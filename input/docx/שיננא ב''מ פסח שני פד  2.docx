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07173" w14:textId="77777777" w:rsidR="00A6533C" w:rsidRDefault="00653351" w:rsidP="007F621B">
      <w:pPr>
        <w:pStyle w:val="afff1"/>
        <w:framePr w:wrap="around"/>
        <w:rPr>
          <w:rtl/>
        </w:rPr>
      </w:pPr>
      <w:r>
        <w:rPr>
          <w:rFonts w:hint="cs"/>
          <w:rtl/>
        </w:rPr>
        <w:t>שנים אוחזין</w:t>
      </w:r>
    </w:p>
    <w:p w14:paraId="038A861C" w14:textId="77777777" w:rsidR="00A6533C" w:rsidRDefault="00653351" w:rsidP="009B508D">
      <w:pPr>
        <w:pStyle w:val="afff"/>
        <w:framePr w:wrap="around"/>
        <w:rPr>
          <w:rtl/>
        </w:rPr>
      </w:pPr>
      <w:r>
        <w:rPr>
          <w:rFonts w:hint="cs"/>
          <w:rtl/>
        </w:rPr>
        <w:t>בבא מציעא</w:t>
      </w:r>
    </w:p>
    <w:p w14:paraId="777FD4F5" w14:textId="77777777" w:rsidR="00A6533C" w:rsidRDefault="00653351" w:rsidP="00E05BD9">
      <w:pPr>
        <w:pStyle w:val="afff0"/>
        <w:framePr w:wrap="around"/>
        <w:rPr>
          <w:rtl/>
        </w:rPr>
      </w:pPr>
      <w:r>
        <w:rPr>
          <w:rFonts w:hint="cs"/>
          <w:rtl/>
        </w:rPr>
        <w:t>פרק ראשון</w:t>
      </w:r>
    </w:p>
    <w:p w14:paraId="6590E616" w14:textId="77777777" w:rsidR="00A6533C" w:rsidRDefault="00653351" w:rsidP="009B508D">
      <w:pPr>
        <w:pStyle w:val="affe"/>
        <w:framePr w:wrap="around"/>
        <w:spacing w:line="220" w:lineRule="exact"/>
        <w:rPr>
          <w:rtl/>
        </w:rPr>
      </w:pPr>
      <w:r>
        <w:rPr>
          <w:rFonts w:hint="cs"/>
          <w:rtl/>
        </w:rPr>
        <w:t>ב.</w:t>
      </w:r>
    </w:p>
    <w:p>
      <w:pPr>
        <w:pStyle w:val="afffff"/>
        <w:rPr>
          <w:ins w:id="20343" w:author="קלוד" w:date="2026-10-06T10:08:05Z"/>
        </w:rPr>
      </w:pPr>
      <w:ins w:id="20342" w:author="קלוד" w:date="2026-10-06T10:08:05Z">
        <w:r>
          <w:t xml:space="preserve">משנה א</w:t>
        </w:r>
      </w:ins>
    </w:p>
    <w:p w14:paraId="264519BC" w14:textId="0B8417C7" w:rsidR="00DD51A6" w:rsidRPr="00DD51A6" w:rsidRDefault="006F071F" w:rsidP="009B508D">
      <w:pPr>
        <w:pStyle w:val="afff3"/>
        <w:spacing w:line="220" w:lineRule="exact"/>
        <w:jc w:val="center"/>
        <w:rPr>
          <w:rFonts w:ascii="BA TM • Vilna Extra-Bold" w:hAnsi="BA TM • Vilna Extra-Bold" w:cs="BA TM • Vilna Extra-Bold"/>
          <w:rtl/>
        </w:rPr>
      </w:pPr>
      <w:ins w:id="9801" w:author="מספור קטעי משנה" w:date="2026-10-06T06:45:11Z">
        <w:r>
          <w:rPr>
            <w:rStyle w:val="MisparKeta"/>
          </w:rPr>
          <w:t xml:space="preserve">א. </w:t>
        </w:r>
      </w:ins>
      <w:r w:rsidRPr="00DD51A6">
        <w:rPr>
          <w:rFonts w:ascii="BA TM • Vilna Extra-Bold" w:hAnsi="BA TM • Vilna Extra-Bold" w:cs="BA TM • Vilna Extra-Bold"/>
          <w:rtl/>
        </w:rPr>
        <w:t>שנים אוחזין בטלית,</w:t>
      </w:r>
    </w:p>
    <w:p w14:paraId="5516CB4A" w14:textId="7BE21D69" w:rsidR="00F707CE" w:rsidRPr="00F707CE" w:rsidRDefault="003A2FAB" w:rsidP="009B508D">
      <w:pPr>
        <w:pStyle w:val="36"/>
        <w:framePr w:wrap="notBeside"/>
        <w:rPr>
          <w:rtl/>
        </w:rPr>
      </w:pPr>
      <w:r w:rsidRPr="00F707CE">
        <w:rPr>
          <w:rFonts w:hint="cs"/>
          <w:rtl/>
        </w:rPr>
        <w:t>א</w:t>
      </w:r>
      <w:r w:rsidR="00F707CE" w:rsidRPr="00F707CE">
        <w:rPr>
          <w:rFonts w:hint="cs"/>
          <w:rtl/>
        </w:rPr>
        <w:t>.</w:t>
      </w:r>
    </w:p>
    <w:p>
      <w:pPr>
        <w:pStyle w:val="afffff"/>
        <w:rPr>
          <w:ins w:id="20345" w:author="קלוד" w:date="2026-10-06T10:08:05Z"/>
        </w:rPr>
      </w:pPr>
      <w:ins w:id="20344" w:author="קלוד" w:date="2026-10-06T10:08:05Z">
        <w:r>
          <w:t xml:space="preserve">משנה א</w:t>
        </w:r>
      </w:ins>
    </w:p>
    <w:p w14:paraId="20BB9AD7" w14:textId="23E9A2C9" w:rsidR="006F071F" w:rsidRPr="007D3DD2" w:rsidRDefault="006F071F" w:rsidP="009B508D">
      <w:pPr>
        <w:pStyle w:val="afff3"/>
        <w:spacing w:line="220" w:lineRule="exact"/>
        <w:rPr>
          <w:rtl/>
        </w:rPr>
      </w:pPr>
      <w:ins w:id="9801" w:author="מספור קטעי משנה" w:date="2026-10-06T10:03:19Z">
        <w:r>
          <w:rPr>
            <w:rStyle w:val="MisparKeta"/>
          </w:rPr>
          <w:t xml:space="preserve">א. </w:t>
        </w:r>
      </w:ins>
      <w:r w:rsidRPr="007D3DD2">
        <w:rPr>
          <w:rtl/>
        </w:rPr>
        <w:t>זה אומר: אני מצאתיה, וזה אומר: אני מצאתיה.</w:t>
      </w:r>
    </w:p>
    <w:p w14:paraId="582FF64E" w14:textId="7A0ECB1B" w:rsidR="006F071F" w:rsidRPr="007D3DD2" w:rsidRDefault="006F071F" w:rsidP="009B508D">
      <w:pPr>
        <w:pStyle w:val="afff3"/>
        <w:spacing w:line="220" w:lineRule="exact"/>
        <w:rPr>
          <w:rtl/>
        </w:rPr>
      </w:pPr>
      <w:r w:rsidRPr="007D3DD2">
        <w:rPr>
          <w:rtl/>
        </w:rPr>
        <w:t>זה אומר: כולה שלי, וזה אומר: כולה שלי.</w:t>
      </w:r>
    </w:p>
    <w:p w14:paraId="43090420" w14:textId="409C1991" w:rsidR="006F071F" w:rsidRPr="007D3DD2" w:rsidRDefault="00DD51A6" w:rsidP="009B508D">
      <w:pPr>
        <w:pStyle w:val="afff3"/>
        <w:spacing w:after="60" w:line="220" w:lineRule="exact"/>
        <w:rPr>
          <w:rtl/>
        </w:rPr>
      </w:pPr>
      <w:r>
        <w:rPr>
          <w:rFonts w:hint="cs"/>
          <w:rtl/>
        </w:rPr>
        <w:t xml:space="preserve">כל אחד </w:t>
      </w:r>
      <w:r w:rsidR="006F071F" w:rsidRPr="007D3DD2">
        <w:rPr>
          <w:rtl/>
        </w:rPr>
        <w:t>ישבע שאין לו בה פחות מחציה, ויחלוקו.</w:t>
      </w:r>
    </w:p>
    <w:p w14:paraId="1AC8C0A7" w14:textId="0D4AB131" w:rsidR="00F707CE" w:rsidRPr="00F707CE" w:rsidRDefault="003A2FAB" w:rsidP="009B508D">
      <w:pPr>
        <w:pStyle w:val="36"/>
        <w:framePr w:wrap="notBeside"/>
        <w:rPr>
          <w:rtl/>
        </w:rPr>
      </w:pPr>
      <w:r w:rsidRPr="00F707CE">
        <w:rPr>
          <w:rFonts w:hint="cs"/>
          <w:rtl/>
        </w:rPr>
        <w:t>ב</w:t>
      </w:r>
      <w:r w:rsidR="00F707CE" w:rsidRPr="00F707CE">
        <w:rPr>
          <w:rFonts w:hint="cs"/>
          <w:rtl/>
        </w:rPr>
        <w:t>.</w:t>
      </w:r>
    </w:p>
    <w:p>
      <w:pPr>
        <w:pStyle w:val="afffff"/>
        <w:rPr>
          <w:ins w:id="20347" w:author="קלוד" w:date="2026-10-06T10:08:05Z"/>
        </w:rPr>
      </w:pPr>
      <w:ins w:id="20346" w:author="קלוד" w:date="2026-10-06T10:08:05Z">
        <w:r>
          <w:t xml:space="preserve">משנה א</w:t>
        </w:r>
      </w:ins>
    </w:p>
    <w:p w14:paraId="4BF007C8" w14:textId="6681C0A7" w:rsidR="006F071F" w:rsidRPr="007D3DD2" w:rsidRDefault="006F071F" w:rsidP="009B508D">
      <w:pPr>
        <w:pStyle w:val="afff3"/>
        <w:spacing w:line="220" w:lineRule="exact"/>
        <w:rPr>
          <w:rtl/>
        </w:rPr>
      </w:pPr>
      <w:r w:rsidRPr="007D3DD2">
        <w:rPr>
          <w:rtl/>
        </w:rPr>
        <w:t>זה אומר: כולה שלי, וזה אומר: חציה שלי.</w:t>
      </w:r>
    </w:p>
    <w:p w14:paraId="1FC6E4BC" w14:textId="77777777" w:rsidR="00A6533C" w:rsidRDefault="006F071F" w:rsidP="009B508D">
      <w:pPr>
        <w:pStyle w:val="afff3"/>
        <w:spacing w:line="220" w:lineRule="exact"/>
        <w:rPr>
          <w:rtl/>
        </w:rPr>
      </w:pPr>
      <w:r w:rsidRPr="003A2FAB">
        <w:rPr>
          <w:rtl/>
        </w:rPr>
        <w:t>האומר כולה שלי - ישבע שאין לו בה פחות משלשה חלקים,</w:t>
      </w:r>
    </w:p>
    <w:p w14:paraId="3FF15A66" w14:textId="77777777" w:rsidR="00A6533C" w:rsidRDefault="006F071F" w:rsidP="009B508D">
      <w:pPr>
        <w:pStyle w:val="afff3"/>
        <w:spacing w:line="220" w:lineRule="exact"/>
        <w:rPr>
          <w:rtl/>
        </w:rPr>
      </w:pPr>
      <w:r w:rsidRPr="003A2FAB">
        <w:rPr>
          <w:rtl/>
        </w:rPr>
        <w:t>והאומר חציה שלי - ישבע שאין לו בה פחות מרביע,</w:t>
      </w:r>
    </w:p>
    <w:p w14:paraId="6204C81C" w14:textId="198C8C5C" w:rsidR="006F071F" w:rsidRPr="003A2FAB" w:rsidRDefault="006F071F" w:rsidP="009B508D">
      <w:pPr>
        <w:pStyle w:val="afff3"/>
        <w:spacing w:after="60" w:line="220" w:lineRule="exact"/>
        <w:rPr>
          <w:rtl/>
        </w:rPr>
      </w:pPr>
      <w:r w:rsidRPr="003A2FAB">
        <w:rPr>
          <w:rtl/>
        </w:rPr>
        <w:t>זה נוטל שלשה חלקים, וזה נוטל רביע.</w:t>
      </w:r>
    </w:p>
    <w:p w14:paraId="12D8000B" w14:textId="0EC3886D" w:rsidR="00F707CE" w:rsidRPr="00F707CE" w:rsidRDefault="00B83362" w:rsidP="009B508D">
      <w:pPr>
        <w:pStyle w:val="36"/>
        <w:framePr w:wrap="notBeside"/>
        <w:rPr>
          <w:rtl/>
        </w:rPr>
      </w:pPr>
      <w:r w:rsidRPr="00F707CE">
        <w:rPr>
          <w:rFonts w:hint="cs"/>
          <w:rtl/>
        </w:rPr>
        <w:t>ג</w:t>
      </w:r>
      <w:r w:rsidR="00F707CE" w:rsidRPr="00F707CE">
        <w:rPr>
          <w:rFonts w:hint="cs"/>
          <w:rtl/>
        </w:rPr>
        <w:t>.</w:t>
      </w:r>
    </w:p>
    <w:p>
      <w:pPr>
        <w:pStyle w:val="afffff"/>
        <w:rPr>
          <w:ins w:id="20349" w:author="קלוד" w:date="2026-10-06T10:08:05Z"/>
        </w:rPr>
      </w:pPr>
      <w:ins w:id="20348" w:author="קלוד" w:date="2026-10-06T10:08:05Z">
        <w:r>
          <w:t xml:space="preserve">משנה ב</w:t>
        </w:r>
      </w:ins>
    </w:p>
    <w:p w14:paraId="13733FDB" w14:textId="2293956B" w:rsidR="00A6533C" w:rsidRDefault="006F071F" w:rsidP="009B508D">
      <w:pPr>
        <w:pStyle w:val="afff3"/>
        <w:spacing w:line="220" w:lineRule="exact"/>
        <w:rPr>
          <w:rtl/>
        </w:rPr>
      </w:pPr>
      <w:r w:rsidRPr="00B83362">
        <w:rPr>
          <w:rtl/>
        </w:rPr>
        <w:t>היו שנים רוכבין ע"ג בהמה, או שהיה אחד רוכב ואחד מנהיג,</w:t>
      </w:r>
    </w:p>
    <w:p w14:paraId="6C7DC312" w14:textId="72DFEC25" w:rsidR="006F071F" w:rsidRPr="00B83362" w:rsidRDefault="006F071F" w:rsidP="009B508D">
      <w:pPr>
        <w:pStyle w:val="afff3"/>
        <w:spacing w:line="220" w:lineRule="exact"/>
        <w:rPr>
          <w:rtl/>
        </w:rPr>
      </w:pPr>
      <w:r w:rsidRPr="00B83362">
        <w:rPr>
          <w:rtl/>
        </w:rPr>
        <w:t>זה אומר: כולה שלי, וזה אומר: כולה שלי - זה ישבע שאין לו בה פחות מחציה, וזה ישבע שאין לו בה פחות מחציה, ויחלוקו.</w:t>
      </w:r>
    </w:p>
    <w:p w14:paraId="2FB16EC5" w14:textId="77777777" w:rsidR="006F071F" w:rsidRDefault="006F071F" w:rsidP="009B508D">
      <w:pPr>
        <w:pStyle w:val="afff3"/>
        <w:spacing w:line="220" w:lineRule="exact"/>
        <w:rPr>
          <w:rtl/>
        </w:rPr>
      </w:pPr>
      <w:r w:rsidRPr="007D3DD2">
        <w:rPr>
          <w:rtl/>
        </w:rPr>
        <w:t>בזמן שהם מודים, או שיש להן עדים - חולקין בלא שבועה.</w:t>
      </w:r>
    </w:p>
    <w:p w14:paraId="6D6AAB57" w14:textId="3F1B5570" w:rsidR="00160754" w:rsidRPr="007D3DD2" w:rsidRDefault="00332D60" w:rsidP="009B508D">
      <w:pPr>
        <w:pStyle w:val="aff9"/>
        <w:rPr>
          <w:rtl/>
        </w:rPr>
      </w:pPr>
      <w:r>
        <w:rPr>
          <w:rFonts w:hint="cs"/>
          <w:rtl/>
        </w:rPr>
        <w:t>זה אומר אני מצאתיה.. וזה אומר כולה שלי</w:t>
      </w:r>
    </w:p>
    <w:p w14:paraId="537C9021" w14:textId="4313B6D7" w:rsidR="00F707CE" w:rsidRPr="00F707CE" w:rsidRDefault="008B18AE" w:rsidP="009B508D">
      <w:pPr>
        <w:pStyle w:val="36"/>
        <w:framePr w:wrap="notBeside"/>
        <w:rPr>
          <w:rtl/>
        </w:rPr>
      </w:pPr>
      <w:r w:rsidRPr="00F707CE">
        <w:rPr>
          <w:rFonts w:hint="cs"/>
          <w:rtl/>
        </w:rPr>
        <w:t>כוונת התנא במשנה</w:t>
      </w:r>
      <w:r w:rsidR="00F707CE" w:rsidRPr="00F707CE">
        <w:rPr>
          <w:rFonts w:hint="cs"/>
          <w:rtl/>
        </w:rPr>
        <w:t>:</w:t>
      </w:r>
    </w:p>
    <w:p w14:paraId="745A013B" w14:textId="03865521" w:rsidR="00A6533C" w:rsidRDefault="008B18AE" w:rsidP="009B508D">
      <w:pPr>
        <w:rPr>
          <w:rtl/>
        </w:rPr>
      </w:pPr>
      <w:r>
        <w:rPr>
          <w:rFonts w:hint="cs"/>
          <w:rtl/>
        </w:rPr>
        <w:t>ש</w:t>
      </w:r>
      <w:r w:rsidR="00332D60">
        <w:rPr>
          <w:rFonts w:hint="cs"/>
          <w:rtl/>
        </w:rPr>
        <w:t xml:space="preserve">מקרה אחד הוא </w:t>
      </w:r>
      <w:r w:rsidRPr="001D60CE">
        <w:rPr>
          <w:rFonts w:hint="cs"/>
          <w:rtl/>
        </w:rPr>
        <w:t>ש</w:t>
      </w:r>
      <w:r w:rsidR="006F071F" w:rsidRPr="001D60CE">
        <w:rPr>
          <w:rtl/>
        </w:rPr>
        <w:t>זה אומר</w:t>
      </w:r>
      <w:r w:rsidRPr="001D60CE">
        <w:rPr>
          <w:rFonts w:hint="cs"/>
          <w:rtl/>
        </w:rPr>
        <w:t>:</w:t>
      </w:r>
      <w:r w:rsidR="006F071F" w:rsidRPr="00B83362">
        <w:rPr>
          <w:rtl/>
        </w:rPr>
        <w:t xml:space="preserve"> אני מצאתיה וכולה שלי,</w:t>
      </w:r>
    </w:p>
    <w:p w14:paraId="42AAF049" w14:textId="27AB5EA1" w:rsidR="006F071F" w:rsidRPr="00B83362" w:rsidRDefault="006F071F" w:rsidP="009B508D">
      <w:pPr>
        <w:ind w:firstLine="113"/>
        <w:rPr>
          <w:rtl/>
        </w:rPr>
      </w:pPr>
      <w:r w:rsidRPr="001D60CE">
        <w:rPr>
          <w:rtl/>
        </w:rPr>
        <w:t>וזה אומר</w:t>
      </w:r>
      <w:r w:rsidR="008B18AE" w:rsidRPr="001D60CE">
        <w:rPr>
          <w:rFonts w:hint="cs"/>
          <w:rtl/>
        </w:rPr>
        <w:t>:</w:t>
      </w:r>
      <w:r w:rsidRPr="00B83362">
        <w:rPr>
          <w:rtl/>
        </w:rPr>
        <w:t xml:space="preserve"> אני מצאתיה וכולה שלי.</w:t>
      </w:r>
    </w:p>
    <w:p w14:paraId="09245735" w14:textId="2AF71F38" w:rsidR="00F707CE" w:rsidRPr="00F707CE" w:rsidRDefault="006F071F" w:rsidP="009B508D">
      <w:pPr>
        <w:pStyle w:val="36"/>
        <w:framePr w:wrap="notBeside"/>
        <w:rPr>
          <w:rtl/>
        </w:rPr>
      </w:pPr>
      <w:r w:rsidRPr="00F707CE">
        <w:rPr>
          <w:rFonts w:hint="cs"/>
          <w:rtl/>
        </w:rPr>
        <w:t>ו</w:t>
      </w:r>
      <w:r w:rsidR="008B18AE" w:rsidRPr="00F707CE">
        <w:rPr>
          <w:rFonts w:hint="cs"/>
          <w:rtl/>
        </w:rPr>
        <w:t>התנא לא שנה</w:t>
      </w:r>
      <w:r w:rsidR="00F707CE" w:rsidRPr="00F707CE">
        <w:rPr>
          <w:rFonts w:hint="cs"/>
          <w:rtl/>
        </w:rPr>
        <w:t>:</w:t>
      </w:r>
    </w:p>
    <w:p w14:paraId="24F3C709" w14:textId="6CB22438" w:rsidR="00A6533C" w:rsidRDefault="00B411C6" w:rsidP="009B508D">
      <w:pPr>
        <w:rPr>
          <w:spacing w:val="-2"/>
          <w:rtl/>
        </w:rPr>
      </w:pPr>
      <w:r>
        <w:rPr>
          <w:rFonts w:hint="cs"/>
          <w:rtl/>
        </w:rPr>
        <w:t>'</w:t>
      </w:r>
      <w:r w:rsidR="006F071F" w:rsidRPr="00821C1E">
        <w:rPr>
          <w:rFonts w:hint="cs"/>
          <w:rtl/>
        </w:rPr>
        <w:t>אני מצאתיה</w:t>
      </w:r>
      <w:r>
        <w:rPr>
          <w:rFonts w:hint="cs"/>
          <w:rtl/>
        </w:rPr>
        <w:t>'</w:t>
      </w:r>
      <w:r w:rsidR="006F071F" w:rsidRPr="00821C1E">
        <w:rPr>
          <w:rFonts w:hint="cs"/>
          <w:rtl/>
        </w:rPr>
        <w:t xml:space="preserve"> לבד</w:t>
      </w:r>
      <w:r w:rsidR="009A2BCE" w:rsidRPr="00821C1E">
        <w:rPr>
          <w:rFonts w:hint="cs"/>
          <w:rtl/>
        </w:rPr>
        <w:t>,</w:t>
      </w:r>
      <w:r w:rsidR="006F071F" w:rsidRPr="00821C1E">
        <w:rPr>
          <w:rFonts w:hint="cs"/>
          <w:rtl/>
        </w:rPr>
        <w:t xml:space="preserve"> </w:t>
      </w:r>
      <w:r w:rsidR="009A2BCE" w:rsidRPr="001D60CE">
        <w:rPr>
          <w:rFonts w:hint="cs"/>
          <w:rtl/>
        </w:rPr>
        <w:t>ש</w:t>
      </w:r>
      <w:r w:rsidR="006F071F" w:rsidRPr="001D60CE">
        <w:rPr>
          <w:rFonts w:hint="cs"/>
          <w:rtl/>
        </w:rPr>
        <w:t xml:space="preserve">היינו </w:t>
      </w:r>
      <w:r w:rsidR="009A2BCE" w:rsidRPr="001D60CE">
        <w:rPr>
          <w:rFonts w:hint="cs"/>
          <w:rtl/>
        </w:rPr>
        <w:t>סבורים</w:t>
      </w:r>
      <w:r w:rsidR="009A2BCE" w:rsidRPr="00821C1E">
        <w:rPr>
          <w:rFonts w:hint="cs"/>
          <w:rtl/>
        </w:rPr>
        <w:t xml:space="preserve"> דהיינו </w:t>
      </w:r>
      <w:r w:rsidR="006F071F" w:rsidRPr="00821C1E">
        <w:rPr>
          <w:rFonts w:hint="cs"/>
          <w:rtl/>
        </w:rPr>
        <w:t>ראיתיה</w:t>
      </w:r>
      <w:r w:rsidR="009A2BCE" w:rsidRPr="00821C1E">
        <w:rPr>
          <w:rFonts w:hint="cs"/>
          <w:rtl/>
        </w:rPr>
        <w:t xml:space="preserve">, ודי לזכות בראייה קמ''ל שלא. </w:t>
      </w:r>
      <w:r w:rsidR="009501DC" w:rsidRPr="009501DC">
        <w:rPr>
          <w:rStyle w:val="affffe"/>
          <w:rFonts w:hint="cs"/>
          <w:rtl/>
        </w:rPr>
        <w:t>ו</w:t>
      </w:r>
      <w:r w:rsidR="00821C1E" w:rsidRPr="009501DC">
        <w:rPr>
          <w:rStyle w:val="affffe"/>
          <w:rFonts w:hint="cs"/>
          <w:rtl/>
        </w:rPr>
        <w:t xml:space="preserve">אף </w:t>
      </w:r>
      <w:r w:rsidR="009501DC" w:rsidRPr="009501DC">
        <w:rPr>
          <w:rStyle w:val="affffe"/>
          <w:rFonts w:hint="cs"/>
          <w:rtl/>
        </w:rPr>
        <w:t>שידענו זאת מ</w:t>
      </w:r>
      <w:r w:rsidR="00821C1E" w:rsidRPr="009501DC">
        <w:rPr>
          <w:rStyle w:val="affffe"/>
          <w:rFonts w:hint="cs"/>
          <w:rtl/>
        </w:rPr>
        <w:t xml:space="preserve">לשון הכתוב </w:t>
      </w:r>
      <w:r w:rsidR="009501DC" w:rsidRPr="009501DC">
        <w:rPr>
          <w:rStyle w:val="affffe"/>
          <w:rFonts w:hint="cs"/>
          <w:rtl/>
        </w:rPr>
        <w:t xml:space="preserve">'ומצאתה' שמשמע שיבוא </w:t>
      </w:r>
      <w:r w:rsidR="009501DC" w:rsidRPr="009501DC">
        <w:rPr>
          <w:rStyle w:val="affffe"/>
          <w:rFonts w:hint="cs"/>
          <w:spacing w:val="-2"/>
          <w:rtl/>
        </w:rPr>
        <w:t>לידו בפועל, היינו סבורים שהתנא נקט לשון מעליא, קמ''ל שבאמת בראייה לבד לא קונה</w:t>
      </w:r>
    </w:p>
    <w:p w14:paraId="6C8A3D31" w14:textId="66B067D7" w:rsidR="00F707CE" w:rsidRPr="00F707CE" w:rsidRDefault="006F071F" w:rsidP="009B508D">
      <w:pPr>
        <w:pStyle w:val="36"/>
        <w:framePr w:wrap="notBeside"/>
        <w:rPr>
          <w:rtl/>
        </w:rPr>
      </w:pPr>
      <w:r w:rsidRPr="00F707CE">
        <w:rPr>
          <w:rFonts w:hint="cs"/>
          <w:rtl/>
        </w:rPr>
        <w:t>ו</w:t>
      </w:r>
      <w:r w:rsidR="00B411C6" w:rsidRPr="00F707CE">
        <w:rPr>
          <w:rFonts w:hint="cs"/>
          <w:rtl/>
        </w:rPr>
        <w:t>התנא לא שנה</w:t>
      </w:r>
      <w:r w:rsidR="00F707CE" w:rsidRPr="00F707CE">
        <w:rPr>
          <w:rFonts w:hint="cs"/>
          <w:rtl/>
        </w:rPr>
        <w:t>:</w:t>
      </w:r>
    </w:p>
    <w:p w14:paraId="79D6C2F3" w14:textId="52323E3B" w:rsidR="006F071F" w:rsidRPr="009258FE" w:rsidRDefault="00B411C6" w:rsidP="009B508D">
      <w:pPr>
        <w:rPr>
          <w:rtl/>
        </w:rPr>
      </w:pPr>
      <w:r w:rsidRPr="009258FE">
        <w:rPr>
          <w:rFonts w:hint="cs"/>
          <w:rtl/>
        </w:rPr>
        <w:t>'</w:t>
      </w:r>
      <w:r w:rsidR="006F071F" w:rsidRPr="009258FE">
        <w:rPr>
          <w:rFonts w:hint="cs"/>
          <w:rtl/>
        </w:rPr>
        <w:t>כולה שלי</w:t>
      </w:r>
      <w:r w:rsidRPr="009258FE">
        <w:rPr>
          <w:rFonts w:hint="cs"/>
          <w:rtl/>
        </w:rPr>
        <w:t>'</w:t>
      </w:r>
      <w:r w:rsidR="006F071F" w:rsidRPr="009258FE">
        <w:rPr>
          <w:rFonts w:hint="cs"/>
          <w:rtl/>
        </w:rPr>
        <w:t xml:space="preserve"> לבד </w:t>
      </w:r>
      <w:r w:rsidRPr="009258FE">
        <w:rPr>
          <w:rFonts w:hint="cs"/>
          <w:rtl/>
        </w:rPr>
        <w:t>שהיינו סבורים שבסתם</w:t>
      </w:r>
      <w:r w:rsidR="006F071F" w:rsidRPr="009258FE">
        <w:rPr>
          <w:rFonts w:hint="cs"/>
          <w:rtl/>
        </w:rPr>
        <w:t xml:space="preserve"> ראיה </w:t>
      </w:r>
      <w:r w:rsidRPr="009258FE">
        <w:rPr>
          <w:rFonts w:hint="cs"/>
          <w:rtl/>
        </w:rPr>
        <w:t xml:space="preserve">קונה </w:t>
      </w:r>
      <w:r w:rsidR="00344A93" w:rsidRPr="009258FE">
        <w:rPr>
          <w:rFonts w:hint="cs"/>
          <w:rtl/>
        </w:rPr>
        <w:t>קמ''ל מ</w:t>
      </w:r>
      <w:r w:rsidR="00CD1245" w:rsidRPr="009258FE">
        <w:rPr>
          <w:rFonts w:hint="cs"/>
          <w:rtl/>
        </w:rPr>
        <w:t>כפילות הלשון שלא קונה.</w:t>
      </w:r>
    </w:p>
    <w:p w14:paraId="3C1D4E46" w14:textId="77777777" w:rsidR="00F707CE" w:rsidRPr="00F707CE" w:rsidRDefault="00D8279A" w:rsidP="009B508D">
      <w:pPr>
        <w:pStyle w:val="36"/>
        <w:framePr w:wrap="notBeside"/>
        <w:rPr>
          <w:rtl/>
        </w:rPr>
      </w:pPr>
      <w:r w:rsidRPr="00F707CE">
        <w:rPr>
          <w:rFonts w:hint="cs"/>
          <w:rtl/>
        </w:rPr>
        <w:t>ועדיין קשה</w:t>
      </w:r>
      <w:r w:rsidR="00F707CE" w:rsidRPr="00F707CE">
        <w:rPr>
          <w:rtl/>
        </w:rPr>
        <w:t>:</w:t>
      </w:r>
    </w:p>
    <w:p w14:paraId="456CD3D7" w14:textId="0E5A5FE3" w:rsidR="00A6533C" w:rsidRDefault="00D8279A" w:rsidP="009B508D">
      <w:pPr>
        <w:rPr>
          <w:rtl/>
        </w:rPr>
      </w:pPr>
      <w:r w:rsidRPr="00650A49">
        <w:rPr>
          <w:rFonts w:hint="cs"/>
          <w:spacing w:val="-2"/>
          <w:rtl/>
        </w:rPr>
        <w:t xml:space="preserve">איך אפשר לומר שמקרה אחד הוא, </w:t>
      </w:r>
      <w:r w:rsidRPr="001D60CE">
        <w:rPr>
          <w:rFonts w:hint="cs"/>
          <w:rtl/>
        </w:rPr>
        <w:t>הא תני</w:t>
      </w:r>
      <w:r>
        <w:rPr>
          <w:rFonts w:hint="cs"/>
          <w:spacing w:val="-2"/>
          <w:rtl/>
        </w:rPr>
        <w:t xml:space="preserve"> 'זה </w:t>
      </w:r>
      <w:r>
        <w:rPr>
          <w:rStyle w:val="affff8"/>
          <w:rFonts w:hint="cs"/>
          <w:spacing w:val="-2"/>
          <w:rtl/>
          <w:rPrChange w:id="9001" w:author="מנוע פסוקים" w:date="2026-10-05T16:38:06Z">
            <w:rPr>
              <w:rFonts w:hint="cs"/>
              <w:spacing w:val="-2"/>
              <w:rtl/>
            </w:rPr>
          </w:rPrChange>
        </w:rPr>
        <w:t xml:space="preserve">אומר' 'וזה אומר</w:t>
      </w:r>
      <w:r>
        <w:rPr>
          <w:rFonts w:hint="cs"/>
          <w:spacing w:val="-2"/>
          <w:rtl/>
        </w:rPr>
        <w:t xml:space="preserve">'</w:t>
      </w:r>
    </w:p>
    <w:p w14:paraId="6F1178E3" w14:textId="64A4536A" w:rsidR="00F707CE" w:rsidRPr="00F707CE" w:rsidRDefault="00650A49" w:rsidP="009B508D">
      <w:pPr>
        <w:pStyle w:val="36"/>
        <w:framePr w:wrap="notBeside"/>
        <w:rPr>
          <w:rtl/>
        </w:rPr>
      </w:pPr>
      <w:r w:rsidRPr="00F707CE">
        <w:rPr>
          <w:rFonts w:hint="cs"/>
          <w:rtl/>
        </w:rPr>
        <w:t xml:space="preserve">תירץ </w:t>
      </w:r>
      <w:r w:rsidR="006F071F" w:rsidRPr="00F707CE">
        <w:rPr>
          <w:rFonts w:hint="cs"/>
          <w:rtl/>
        </w:rPr>
        <w:t>ר"פ</w:t>
      </w:r>
      <w:r w:rsidR="00F707CE" w:rsidRPr="00F707CE">
        <w:rPr>
          <w:rFonts w:hint="cs"/>
          <w:rtl/>
        </w:rPr>
        <w:t>:</w:t>
      </w:r>
    </w:p>
    <w:p w14:paraId="470BAFFB" w14:textId="4B509FDB" w:rsidR="006F071F" w:rsidRPr="00E1035A" w:rsidRDefault="006F071F" w:rsidP="009B508D">
      <w:pPr>
        <w:rPr>
          <w:rStyle w:val="affffe"/>
          <w:rtl/>
        </w:rPr>
      </w:pPr>
      <w:r w:rsidRPr="003C74EC">
        <w:rPr>
          <w:rtl/>
        </w:rPr>
        <w:t xml:space="preserve">רישא במציאה, וסיפא במקח </w:t>
      </w:r>
      <w:r w:rsidR="00E1035A" w:rsidRPr="00E1035A">
        <w:rPr>
          <w:rStyle w:val="affffe"/>
          <w:rFonts w:hint="cs"/>
          <w:rtl/>
        </w:rPr>
        <w:t>שאין יודע ממי לקח מדעתו וממי בע''כ</w:t>
      </w:r>
      <w:r w:rsidR="00E1035A">
        <w:rPr>
          <w:rStyle w:val="affffe"/>
          <w:rFonts w:hint="cs"/>
          <w:rtl/>
        </w:rPr>
        <w:t>.</w:t>
      </w:r>
    </w:p>
    <w:p w14:paraId="266AFA5D" w14:textId="77777777" w:rsidR="006F071F" w:rsidRPr="003C74EC" w:rsidRDefault="006F071F" w:rsidP="009B508D">
      <w:pPr>
        <w:pStyle w:val="affe"/>
        <w:framePr w:wrap="around"/>
        <w:spacing w:line="220" w:lineRule="exact"/>
        <w:rPr>
          <w:rtl/>
        </w:rPr>
      </w:pPr>
      <w:r w:rsidRPr="003C74EC">
        <w:rPr>
          <w:rtl/>
        </w:rPr>
        <w:t>ב:</w:t>
      </w:r>
    </w:p>
    <w:p w14:paraId="13A171CE" w14:textId="7F6A94B6" w:rsidR="00F707CE" w:rsidRPr="00F707CE" w:rsidRDefault="006F071F" w:rsidP="009B508D">
      <w:pPr>
        <w:pStyle w:val="36"/>
        <w:framePr w:wrap="notBeside"/>
        <w:rPr>
          <w:rtl/>
        </w:rPr>
      </w:pPr>
      <w:r w:rsidRPr="00F707CE">
        <w:rPr>
          <w:rtl/>
        </w:rPr>
        <w:t>וצרי</w:t>
      </w:r>
      <w:r w:rsidR="0085271B" w:rsidRPr="00F707CE">
        <w:rPr>
          <w:rFonts w:hint="cs"/>
          <w:rtl/>
        </w:rPr>
        <w:t>ך לשני הדוגמאות</w:t>
      </w:r>
      <w:r w:rsidR="00F707CE" w:rsidRPr="00F707CE">
        <w:rPr>
          <w:rFonts w:hint="cs"/>
          <w:rtl/>
        </w:rPr>
        <w:t>:</w:t>
      </w:r>
    </w:p>
    <w:p w14:paraId="6F242C0A" w14:textId="0C577EA0" w:rsidR="00A6533C" w:rsidRDefault="003B67E0" w:rsidP="009B508D">
      <w:pPr>
        <w:rPr>
          <w:rtl/>
        </w:rPr>
      </w:pPr>
      <w:r w:rsidRPr="0050150D">
        <w:rPr>
          <w:rFonts w:cs="PFT_Frank" w:hint="cs"/>
          <w:b/>
          <w:bCs/>
          <w:szCs w:val="14"/>
          <w:rtl/>
        </w:rPr>
        <w:t>במציאה</w:t>
      </w:r>
      <w:r>
        <w:rPr>
          <w:rFonts w:hint="cs"/>
          <w:rtl/>
        </w:rPr>
        <w:t xml:space="preserve"> </w:t>
      </w:r>
      <w:r w:rsidR="00BA039C">
        <w:rPr>
          <w:rFonts w:hint="cs"/>
          <w:rtl/>
        </w:rPr>
        <w:t xml:space="preserve">הגם שאין א' מהם מפסיד חייבו שבועה, במקח וממכר </w:t>
      </w:r>
      <w:r w:rsidR="00E1035A">
        <w:rPr>
          <w:rFonts w:hint="cs"/>
          <w:rtl/>
        </w:rPr>
        <w:t>שיאמר בליבו שחבירו יטרח לקנות במקום אחד, משא''כ במציאה</w:t>
      </w:r>
    </w:p>
    <w:p w14:paraId="0FBDA358" w14:textId="74BC1951" w:rsidR="006F071F" w:rsidRPr="003C74EC" w:rsidRDefault="006F071F" w:rsidP="009B508D">
      <w:pPr>
        <w:rPr>
          <w:rtl/>
        </w:rPr>
      </w:pPr>
    </w:p>
    <w:p w14:paraId="0454B53F" w14:textId="77777777" w:rsidR="00A6533C" w:rsidRDefault="003B6964" w:rsidP="009B508D">
      <w:pPr>
        <w:pStyle w:val="aff9"/>
        <w:rPr>
          <w:rtl/>
        </w:rPr>
      </w:pPr>
      <w:r w:rsidRPr="003B6964">
        <w:rPr>
          <w:rFonts w:hint="cs"/>
          <w:rtl/>
        </w:rPr>
        <w:t>***</w:t>
      </w:r>
    </w:p>
    <w:p w14:paraId="21519CF7" w14:textId="77777777" w:rsidR="00A6533C" w:rsidRDefault="005D1B84" w:rsidP="009B508D">
      <w:pPr>
        <w:rPr>
          <w:rtl/>
        </w:rPr>
      </w:pPr>
      <w:r>
        <w:rPr>
          <w:rFonts w:hint="cs"/>
          <w:rtl/>
        </w:rPr>
        <w:lastRenderedPageBreak/>
        <w:t xml:space="preserve">הלכת </w:t>
      </w:r>
      <w:r w:rsidR="0051509E">
        <w:rPr>
          <w:rFonts w:hint="cs"/>
          <w:rtl/>
        </w:rPr>
        <w:t>המשנה</w:t>
      </w:r>
      <w:r>
        <w:rPr>
          <w:rFonts w:hint="cs"/>
          <w:rtl/>
        </w:rPr>
        <w:t xml:space="preserve"> שחולקין בשבועה</w:t>
      </w:r>
    </w:p>
    <w:p w14:paraId="5D3D1569" w14:textId="77777777" w:rsidR="00F707CE" w:rsidRPr="00F707CE" w:rsidRDefault="006F071F" w:rsidP="009B508D">
      <w:pPr>
        <w:pStyle w:val="36"/>
        <w:framePr w:wrap="notBeside"/>
        <w:rPr>
          <w:rtl/>
        </w:rPr>
      </w:pPr>
      <w:r w:rsidRPr="00F707CE">
        <w:rPr>
          <w:rFonts w:hint="cs"/>
          <w:rtl/>
        </w:rPr>
        <w:t xml:space="preserve">אפי' </w:t>
      </w:r>
      <w:r w:rsidRPr="00F707CE">
        <w:rPr>
          <w:rtl/>
        </w:rPr>
        <w:t>כבן ננס</w:t>
      </w:r>
      <w:r w:rsidR="00F707CE" w:rsidRPr="00F707CE">
        <w:rPr>
          <w:rtl/>
        </w:rPr>
        <w:t>:</w:t>
      </w:r>
    </w:p>
    <w:p w14:paraId="3AEA6A43" w14:textId="3397AFB9" w:rsidR="00A6533C" w:rsidRDefault="005D1B84" w:rsidP="009B508D">
      <w:pPr>
        <w:rPr>
          <w:rtl/>
        </w:rPr>
      </w:pPr>
      <w:r>
        <w:rPr>
          <w:rFonts w:hint="cs"/>
          <w:rtl/>
        </w:rPr>
        <w:t>שס''ל ש</w:t>
      </w:r>
      <w:r w:rsidR="006F071F" w:rsidRPr="003B6964">
        <w:rPr>
          <w:rFonts w:hint="cs"/>
          <w:rtl/>
        </w:rPr>
        <w:t xml:space="preserve">אין </w:t>
      </w:r>
      <w:r>
        <w:rPr>
          <w:rFonts w:hint="cs"/>
          <w:rtl/>
        </w:rPr>
        <w:t>מ</w:t>
      </w:r>
      <w:r w:rsidR="006F071F" w:rsidRPr="003B6964">
        <w:rPr>
          <w:rFonts w:hint="cs"/>
          <w:rtl/>
        </w:rPr>
        <w:t>שב</w:t>
      </w:r>
      <w:r>
        <w:rPr>
          <w:rFonts w:hint="cs"/>
          <w:rtl/>
        </w:rPr>
        <w:t>י</w:t>
      </w:r>
      <w:r w:rsidR="006F071F" w:rsidRPr="003B6964">
        <w:rPr>
          <w:rFonts w:hint="cs"/>
          <w:rtl/>
        </w:rPr>
        <w:t xml:space="preserve">עין שניהם </w:t>
      </w:r>
      <w:r>
        <w:rPr>
          <w:rFonts w:hint="cs"/>
          <w:rtl/>
        </w:rPr>
        <w:t xml:space="preserve">דווקא כשוודאי תהיה שבועת שווא, אבל </w:t>
      </w:r>
      <w:r w:rsidR="0051509E">
        <w:rPr>
          <w:rFonts w:hint="cs"/>
          <w:rtl/>
        </w:rPr>
        <w:t>כאן יתכן ששניהם הגביהו יחד</w:t>
      </w:r>
    </w:p>
    <w:p w14:paraId="2DD27492" w14:textId="1844A6A5" w:rsidR="00F707CE" w:rsidRPr="00F707CE" w:rsidRDefault="0051509E" w:rsidP="009B508D">
      <w:pPr>
        <w:pStyle w:val="36"/>
        <w:framePr w:wrap="notBeside"/>
        <w:rPr>
          <w:rtl/>
        </w:rPr>
      </w:pPr>
      <w:r w:rsidRPr="00F707CE">
        <w:rPr>
          <w:rFonts w:hint="cs"/>
          <w:rtl/>
        </w:rPr>
        <w:t>- ואפשר כרבנן</w:t>
      </w:r>
      <w:r w:rsidR="00F707CE" w:rsidRPr="00F707CE">
        <w:rPr>
          <w:rFonts w:hint="cs"/>
          <w:rtl/>
        </w:rPr>
        <w:t>:</w:t>
      </w:r>
    </w:p>
    <w:p w14:paraId="2855F058" w14:textId="0B6B48BF" w:rsidR="006F071F" w:rsidRPr="003B6964" w:rsidRDefault="006F071F" w:rsidP="009B508D">
      <w:pPr>
        <w:rPr>
          <w:rtl/>
        </w:rPr>
      </w:pPr>
      <w:r w:rsidRPr="005E3761">
        <w:rPr>
          <w:rStyle w:val="affffc"/>
          <w:rFonts w:hint="cs"/>
          <w:rtl/>
        </w:rPr>
        <w:t>וא</w:t>
      </w:r>
      <w:r w:rsidR="0051509E" w:rsidRPr="005E3761">
        <w:rPr>
          <w:rStyle w:val="affffc"/>
          <w:rFonts w:hint="cs"/>
          <w:rtl/>
        </w:rPr>
        <w:t>ף שבכל מקום</w:t>
      </w:r>
      <w:r w:rsidR="0051509E">
        <w:rPr>
          <w:rFonts w:hint="cs"/>
          <w:rtl/>
        </w:rPr>
        <w:t xml:space="preserve"> המוציא מחבירו עליו הראיה דווקא כששניהם לא אוחזים ותופסים בזה משא''כ כאן. חולקים בשבועה.</w:t>
      </w:r>
    </w:p>
    <w:p w14:paraId="01946E95" w14:textId="77777777" w:rsidR="00F707CE" w:rsidRPr="00F707CE" w:rsidRDefault="006F071F" w:rsidP="009B508D">
      <w:pPr>
        <w:pStyle w:val="36"/>
        <w:framePr w:wrap="notBeside"/>
        <w:rPr>
          <w:rtl/>
        </w:rPr>
      </w:pPr>
      <w:r w:rsidRPr="00F707CE">
        <w:rPr>
          <w:rFonts w:hint="cs"/>
          <w:rtl/>
        </w:rPr>
        <w:t>ואפשר כסומכוס</w:t>
      </w:r>
      <w:r w:rsidR="00F707CE" w:rsidRPr="00F707CE">
        <w:rPr>
          <w:rtl/>
        </w:rPr>
        <w:t>:</w:t>
      </w:r>
    </w:p>
    <w:p w14:paraId="6FBF3091" w14:textId="7DCECCD1" w:rsidR="00A6533C" w:rsidRDefault="0051509E" w:rsidP="009B508D">
      <w:pPr>
        <w:rPr>
          <w:rtl/>
        </w:rPr>
      </w:pPr>
      <w:r w:rsidRPr="005E3761">
        <w:rPr>
          <w:rStyle w:val="affffc"/>
          <w:rFonts w:hint="cs"/>
          <w:rtl/>
        </w:rPr>
        <w:t>ואף שסבר</w:t>
      </w:r>
      <w:r>
        <w:rPr>
          <w:rFonts w:hint="cs"/>
          <w:rtl/>
        </w:rPr>
        <w:t xml:space="preserve"> ש</w:t>
      </w:r>
      <w:r w:rsidR="006F071F" w:rsidRPr="003B6964">
        <w:rPr>
          <w:rFonts w:hint="cs"/>
          <w:rtl/>
        </w:rPr>
        <w:t xml:space="preserve">במקום </w:t>
      </w:r>
      <w:r>
        <w:rPr>
          <w:rFonts w:hint="cs"/>
          <w:rtl/>
        </w:rPr>
        <w:t>שלא תופס חולקין</w:t>
      </w:r>
      <w:r w:rsidR="00C22176">
        <w:rPr>
          <w:rFonts w:hint="cs"/>
          <w:rtl/>
        </w:rPr>
        <w:t>,</w:t>
      </w:r>
      <w:r>
        <w:rPr>
          <w:rFonts w:hint="cs"/>
          <w:rtl/>
        </w:rPr>
        <w:t xml:space="preserve"> כ''כ כשתופסין בזה</w:t>
      </w:r>
    </w:p>
    <w:p w14:paraId="7C534661" w14:textId="636D360B" w:rsidR="006F071F" w:rsidRPr="003B6964" w:rsidRDefault="006F071F" w:rsidP="009B508D">
      <w:pPr>
        <w:rPr>
          <w:rtl/>
        </w:rPr>
      </w:pPr>
      <w:r w:rsidRPr="003B6964">
        <w:rPr>
          <w:rFonts w:hint="cs"/>
          <w:rtl/>
        </w:rPr>
        <w:t>ה''מ בשמא ושמא אבל בברי וברי</w:t>
      </w:r>
      <w:r w:rsidR="0051509E">
        <w:rPr>
          <w:rFonts w:hint="cs"/>
          <w:rtl/>
        </w:rPr>
        <w:t>,</w:t>
      </w:r>
      <w:r w:rsidRPr="003B6964">
        <w:rPr>
          <w:rFonts w:hint="cs"/>
          <w:rtl/>
        </w:rPr>
        <w:t xml:space="preserve"> חולקין בשבועה</w:t>
      </w:r>
    </w:p>
    <w:p w14:paraId="0DF5BD01" w14:textId="77777777" w:rsidR="00F707CE" w:rsidRPr="00F707CE" w:rsidRDefault="006F071F" w:rsidP="009B508D">
      <w:pPr>
        <w:pStyle w:val="36"/>
        <w:framePr w:wrap="notBeside"/>
        <w:rPr>
          <w:rtl/>
        </w:rPr>
      </w:pPr>
      <w:r w:rsidRPr="00F707CE">
        <w:rPr>
          <w:rFonts w:hint="cs"/>
          <w:rtl/>
        </w:rPr>
        <w:t>ואפי' לרבר''ה</w:t>
      </w:r>
      <w:r w:rsidR="00F707CE" w:rsidRPr="00F707CE">
        <w:rPr>
          <w:rtl/>
        </w:rPr>
        <w:t>:</w:t>
      </w:r>
    </w:p>
    <w:p w14:paraId="6E155925" w14:textId="3662F8F6" w:rsidR="00770F2C" w:rsidRDefault="00770F2C" w:rsidP="009B508D">
      <w:pPr>
        <w:rPr>
          <w:rtl/>
        </w:rPr>
      </w:pPr>
      <w:r w:rsidRPr="001D60CE">
        <w:rPr>
          <w:rFonts w:hint="cs"/>
          <w:rtl/>
        </w:rPr>
        <w:t>שסבר ש</w:t>
      </w:r>
      <w:r w:rsidR="006F071F" w:rsidRPr="001D60CE">
        <w:rPr>
          <w:rFonts w:hint="cs"/>
          <w:rtl/>
        </w:rPr>
        <w:t xml:space="preserve">ס''ל </w:t>
      </w:r>
      <w:r w:rsidRPr="001D60CE">
        <w:rPr>
          <w:rFonts w:hint="cs"/>
          <w:rtl/>
        </w:rPr>
        <w:t>ל</w:t>
      </w:r>
      <w:r w:rsidR="006F071F" w:rsidRPr="001D60CE">
        <w:rPr>
          <w:rFonts w:hint="cs"/>
          <w:rtl/>
        </w:rPr>
        <w:t>סומכוס</w:t>
      </w:r>
      <w:r w:rsidR="006F071F" w:rsidRPr="003B6964">
        <w:rPr>
          <w:rFonts w:hint="cs"/>
          <w:rtl/>
        </w:rPr>
        <w:t xml:space="preserve"> אפי' בברי וברי </w:t>
      </w:r>
      <w:r>
        <w:rPr>
          <w:rFonts w:hint="cs"/>
          <w:rtl/>
        </w:rPr>
        <w:t xml:space="preserve"> חולקין</w:t>
      </w:r>
    </w:p>
    <w:p w14:paraId="6F2F16A8" w14:textId="77777777" w:rsidR="00A6533C" w:rsidRDefault="00770F2C" w:rsidP="009B508D">
      <w:pPr>
        <w:rPr>
          <w:rtl/>
        </w:rPr>
      </w:pPr>
      <w:r>
        <w:rPr>
          <w:rFonts w:hint="cs"/>
          <w:rtl/>
        </w:rPr>
        <w:t>- דווקא כשיש</w:t>
      </w:r>
      <w:r w:rsidR="006F071F" w:rsidRPr="003B6964">
        <w:rPr>
          <w:rFonts w:hint="cs"/>
          <w:rtl/>
        </w:rPr>
        <w:t xml:space="preserve"> דררא דממונא</w:t>
      </w:r>
      <w:r>
        <w:rPr>
          <w:rFonts w:hint="cs"/>
          <w:rtl/>
        </w:rPr>
        <w:t>,</w:t>
      </w:r>
      <w:r w:rsidR="006F071F" w:rsidRPr="003B6964">
        <w:rPr>
          <w:rFonts w:hint="cs"/>
          <w:rtl/>
        </w:rPr>
        <w:t xml:space="preserve"> אבל </w:t>
      </w:r>
      <w:r w:rsidR="006368E3">
        <w:rPr>
          <w:rFonts w:hint="cs"/>
          <w:rtl/>
        </w:rPr>
        <w:t>כשאין דררא דממונא לא</w:t>
      </w:r>
    </w:p>
    <w:p w14:paraId="3C3AA745" w14:textId="77777777" w:rsidR="00F707CE" w:rsidRPr="00F707CE" w:rsidRDefault="006F071F" w:rsidP="009B508D">
      <w:pPr>
        <w:pStyle w:val="36"/>
        <w:framePr w:wrap="notBeside"/>
        <w:rPr>
          <w:rtl/>
        </w:rPr>
      </w:pPr>
      <w:r w:rsidRPr="00F707CE">
        <w:rPr>
          <w:rFonts w:hint="cs"/>
          <w:rtl/>
        </w:rPr>
        <w:t>ולא אמרי'</w:t>
      </w:r>
      <w:r w:rsidR="00F707CE" w:rsidRPr="00F707CE">
        <w:rPr>
          <w:rtl/>
        </w:rPr>
        <w:t>:</w:t>
      </w:r>
    </w:p>
    <w:p w14:paraId="0A8A6157" w14:textId="276080D1" w:rsidR="00A6533C" w:rsidRDefault="006F071F" w:rsidP="009B508D">
      <w:pPr>
        <w:rPr>
          <w:rtl/>
        </w:rPr>
      </w:pPr>
      <w:r w:rsidRPr="003B6964">
        <w:rPr>
          <w:rFonts w:hint="cs"/>
          <w:rtl/>
        </w:rPr>
        <w:t xml:space="preserve">ק''ו </w:t>
      </w:r>
      <w:r w:rsidR="006368E3">
        <w:rPr>
          <w:rFonts w:hint="cs"/>
          <w:rtl/>
        </w:rPr>
        <w:t xml:space="preserve">ממקום שיש דררא דממונא </w:t>
      </w:r>
      <w:r w:rsidR="00990FC7">
        <w:rPr>
          <w:rFonts w:hint="cs"/>
          <w:rtl/>
        </w:rPr>
        <w:t xml:space="preserve">שחולקין בלא שבועה </w:t>
      </w:r>
      <w:r w:rsidR="006368E3">
        <w:rPr>
          <w:rFonts w:hint="cs"/>
          <w:rtl/>
        </w:rPr>
        <w:t>למקום שאין</w:t>
      </w:r>
    </w:p>
    <w:p w14:paraId="13704C54" w14:textId="77777777" w:rsidR="00F707CE" w:rsidRPr="00F707CE" w:rsidRDefault="00990FC7" w:rsidP="009B508D">
      <w:pPr>
        <w:pStyle w:val="36"/>
        <w:framePr w:wrap="notBeside"/>
        <w:rPr>
          <w:rtl/>
        </w:rPr>
      </w:pPr>
      <w:r w:rsidRPr="00F707CE">
        <w:rPr>
          <w:rFonts w:hint="cs"/>
          <w:rtl/>
        </w:rPr>
        <w:t>-משום</w:t>
      </w:r>
      <w:r w:rsidR="00F707CE" w:rsidRPr="00F707CE">
        <w:rPr>
          <w:rtl/>
        </w:rPr>
        <w:t>:</w:t>
      </w:r>
    </w:p>
    <w:p w14:paraId="08EB530E" w14:textId="312FD7A3" w:rsidR="006F071F" w:rsidRPr="003B6964" w:rsidRDefault="00990FC7" w:rsidP="009B508D">
      <w:pPr>
        <w:rPr>
          <w:rtl/>
        </w:rPr>
      </w:pPr>
      <w:r>
        <w:rPr>
          <w:rFonts w:hint="cs"/>
          <w:rtl/>
        </w:rPr>
        <w:t>ש</w:t>
      </w:r>
      <w:r w:rsidR="006F071F" w:rsidRPr="003B6964">
        <w:rPr>
          <w:rFonts w:hint="cs"/>
          <w:rtl/>
        </w:rPr>
        <w:t>שבועה זו תקנ</w:t>
      </w:r>
      <w:r>
        <w:rPr>
          <w:rFonts w:hint="cs"/>
          <w:rtl/>
        </w:rPr>
        <w:t xml:space="preserve">ת חכמים היא </w:t>
      </w:r>
      <w:r w:rsidR="006F071F" w:rsidRPr="001D60CE">
        <w:rPr>
          <w:rFonts w:hint="cs"/>
          <w:rtl/>
        </w:rPr>
        <w:t>כרי''ו</w:t>
      </w:r>
      <w:r w:rsidR="006F071F" w:rsidRPr="003B6964">
        <w:rPr>
          <w:rFonts w:hint="cs"/>
          <w:rtl/>
        </w:rPr>
        <w:t xml:space="preserve"> שלא יהא </w:t>
      </w:r>
      <w:r w:rsidR="006F071F" w:rsidRPr="003B6964">
        <w:rPr>
          <w:rtl/>
        </w:rPr>
        <w:t>שלא יהא כ</w:t>
      </w:r>
      <w:r w:rsidR="006F071F" w:rsidRPr="003B6964">
        <w:rPr>
          <w:rFonts w:hint="cs"/>
          <w:rtl/>
        </w:rPr>
        <w:t>או"א</w:t>
      </w:r>
      <w:r w:rsidR="006F071F" w:rsidRPr="003B6964">
        <w:rPr>
          <w:rtl/>
        </w:rPr>
        <w:t xml:space="preserve"> הולך ותוקף בטליתו של חבירו ואומר שלי הוא.</w:t>
      </w:r>
    </w:p>
    <w:p w14:paraId="46DDE9D2" w14:textId="1AD821FC" w:rsidR="006F071F" w:rsidRPr="003B6964" w:rsidRDefault="00990FC7" w:rsidP="009B508D">
      <w:pPr>
        <w:pStyle w:val="aff9"/>
        <w:rPr>
          <w:rtl/>
        </w:rPr>
      </w:pPr>
      <w:r>
        <w:rPr>
          <w:rFonts w:hint="cs"/>
          <w:rtl/>
        </w:rPr>
        <w:t>****</w:t>
      </w:r>
    </w:p>
    <w:p w14:paraId="4A5FFDCC" w14:textId="77777777" w:rsidR="006F071F" w:rsidRPr="00F209AE" w:rsidRDefault="006F071F" w:rsidP="009B508D">
      <w:pPr>
        <w:pStyle w:val="affe"/>
        <w:framePr w:wrap="around"/>
        <w:spacing w:line="220" w:lineRule="exact"/>
        <w:rPr>
          <w:rtl/>
        </w:rPr>
      </w:pPr>
      <w:r w:rsidRPr="00F209AE">
        <w:rPr>
          <w:rFonts w:hint="cs"/>
          <w:rtl/>
        </w:rPr>
        <w:t>ג.</w:t>
      </w:r>
    </w:p>
    <w:p w14:paraId="1423EB94" w14:textId="77777777" w:rsidR="00F707CE" w:rsidRPr="00F707CE" w:rsidRDefault="006F071F" w:rsidP="009B508D">
      <w:pPr>
        <w:pStyle w:val="36"/>
        <w:framePr w:wrap="notBeside"/>
        <w:rPr>
          <w:rtl/>
        </w:rPr>
      </w:pPr>
      <w:r w:rsidRPr="00F707CE">
        <w:rPr>
          <w:rFonts w:hint="cs"/>
          <w:rtl/>
        </w:rPr>
        <w:t>מתני כרבנן</w:t>
      </w:r>
      <w:r w:rsidR="00F707CE" w:rsidRPr="00F707CE">
        <w:rPr>
          <w:rtl/>
        </w:rPr>
        <w:t>:</w:t>
      </w:r>
    </w:p>
    <w:p w14:paraId="5F985326" w14:textId="562CEA43" w:rsidR="006F071F" w:rsidRPr="00F209AE" w:rsidRDefault="0060265B" w:rsidP="009B508D">
      <w:pPr>
        <w:rPr>
          <w:rtl/>
        </w:rPr>
      </w:pPr>
      <w:r w:rsidRPr="001D60CE">
        <w:rPr>
          <w:rFonts w:hint="cs"/>
          <w:rtl/>
        </w:rPr>
        <w:t>שאמרו</w:t>
      </w:r>
      <w:r>
        <w:rPr>
          <w:rFonts w:hint="cs"/>
          <w:rtl/>
        </w:rPr>
        <w:t xml:space="preserve"> </w:t>
      </w:r>
      <w:r w:rsidR="006F071F" w:rsidRPr="00F209AE">
        <w:rPr>
          <w:rFonts w:hint="cs"/>
          <w:rtl/>
        </w:rPr>
        <w:t>'</w:t>
      </w:r>
      <w:r w:rsidR="006F071F" w:rsidRPr="00F209AE">
        <w:rPr>
          <w:rtl/>
        </w:rPr>
        <w:t>השאר יהא מונח עד שיבא אליהו</w:t>
      </w:r>
      <w:r w:rsidR="006F071F" w:rsidRPr="00F209AE">
        <w:rPr>
          <w:rFonts w:hint="cs"/>
          <w:rtl/>
        </w:rPr>
        <w:t xml:space="preserve">' </w:t>
      </w:r>
      <w:r w:rsidR="00C55EF3">
        <w:rPr>
          <w:rFonts w:hint="cs"/>
          <w:rtl/>
        </w:rPr>
        <w:t>דודאי הוא של אחד,</w:t>
      </w:r>
    </w:p>
    <w:p w14:paraId="384F74D1" w14:textId="77777777" w:rsidR="00A6533C" w:rsidRDefault="00E33F3B" w:rsidP="009B508D">
      <w:pPr>
        <w:rPr>
          <w:rtl/>
        </w:rPr>
      </w:pPr>
      <w:r>
        <w:rPr>
          <w:rFonts w:hint="cs"/>
          <w:rtl/>
        </w:rPr>
        <w:t xml:space="preserve">- </w:t>
      </w:r>
      <w:r w:rsidR="00C55EF3">
        <w:rPr>
          <w:rFonts w:hint="cs"/>
          <w:rtl/>
        </w:rPr>
        <w:t xml:space="preserve">אבל </w:t>
      </w:r>
      <w:r>
        <w:rPr>
          <w:rFonts w:hint="cs"/>
          <w:rtl/>
        </w:rPr>
        <w:t xml:space="preserve">כאן </w:t>
      </w:r>
      <w:r w:rsidR="003B4155">
        <w:rPr>
          <w:rFonts w:hint="cs"/>
          <w:rtl/>
        </w:rPr>
        <w:t>יתכן שזה של שניהם. לכך יחלוקו בשבועה.</w:t>
      </w:r>
    </w:p>
    <w:p w14:paraId="4D14051E" w14:textId="77777777" w:rsidR="00F707CE" w:rsidRPr="00F707CE" w:rsidRDefault="006F071F" w:rsidP="009B508D">
      <w:pPr>
        <w:pStyle w:val="36"/>
        <w:framePr w:wrap="notBeside"/>
        <w:rPr>
          <w:rtl/>
        </w:rPr>
      </w:pPr>
      <w:r w:rsidRPr="00F707CE">
        <w:rPr>
          <w:rFonts w:hint="cs"/>
          <w:rtl/>
        </w:rPr>
        <w:t>ואפי' כרבי יוסי</w:t>
      </w:r>
      <w:r w:rsidR="00F707CE" w:rsidRPr="00F707CE">
        <w:rPr>
          <w:rtl/>
        </w:rPr>
        <w:t>:</w:t>
      </w:r>
    </w:p>
    <w:p w14:paraId="01E2B5B4" w14:textId="41113B12" w:rsidR="00A6533C" w:rsidRDefault="00E33F3B" w:rsidP="009B508D">
      <w:pPr>
        <w:rPr>
          <w:rtl/>
        </w:rPr>
      </w:pPr>
      <w:r w:rsidRPr="001D60CE">
        <w:rPr>
          <w:rFonts w:hint="cs"/>
          <w:rtl/>
        </w:rPr>
        <w:t>ד</w:t>
      </w:r>
      <w:r w:rsidR="006F071F" w:rsidRPr="001D60CE">
        <w:rPr>
          <w:rFonts w:hint="cs"/>
          <w:rtl/>
        </w:rPr>
        <w:t>ס''ל</w:t>
      </w:r>
      <w:r w:rsidR="006F071F" w:rsidRPr="00F209AE">
        <w:rPr>
          <w:rFonts w:hint="cs"/>
          <w:rtl/>
        </w:rPr>
        <w:t xml:space="preserve"> דא''כ מה הפסיד רמאי אלא הכל יהא מונח עד שיבוא אליהו'</w:t>
      </w:r>
    </w:p>
    <w:p w14:paraId="0C2AE0AA" w14:textId="77777777" w:rsidR="00A6533C" w:rsidRDefault="00C55EF3" w:rsidP="009B508D">
      <w:pPr>
        <w:rPr>
          <w:rtl/>
        </w:rPr>
      </w:pPr>
      <w:r>
        <w:rPr>
          <w:rFonts w:hint="cs"/>
          <w:rtl/>
        </w:rPr>
        <w:t xml:space="preserve">- </w:t>
      </w:r>
      <w:r w:rsidR="006F071F" w:rsidRPr="00F209AE">
        <w:rPr>
          <w:rFonts w:hint="cs"/>
          <w:rtl/>
        </w:rPr>
        <w:t xml:space="preserve">אפי' דודאי </w:t>
      </w:r>
      <w:r>
        <w:rPr>
          <w:rFonts w:hint="cs"/>
          <w:rtl/>
        </w:rPr>
        <w:t>יש</w:t>
      </w:r>
      <w:r w:rsidR="006F071F" w:rsidRPr="00F209AE">
        <w:rPr>
          <w:rFonts w:hint="cs"/>
          <w:rtl/>
        </w:rPr>
        <w:t xml:space="preserve"> מנה למר ומנה למר וכ'ש </w:t>
      </w:r>
      <w:r w:rsidR="00A75509">
        <w:rPr>
          <w:rFonts w:hint="cs"/>
          <w:rtl/>
        </w:rPr>
        <w:t>כאן דשם ודאי יש רמאי אבל כאן יתכן ששניהם הגביהו יחד</w:t>
      </w:r>
    </w:p>
    <w:p w14:paraId="0D3C4ED3" w14:textId="77777777" w:rsidR="00F707CE" w:rsidRPr="00F707CE" w:rsidRDefault="006F071F" w:rsidP="009B508D">
      <w:pPr>
        <w:pStyle w:val="36"/>
        <w:framePr w:wrap="notBeside"/>
        <w:rPr>
          <w:rtl/>
        </w:rPr>
      </w:pPr>
      <w:r w:rsidRPr="00F707CE">
        <w:rPr>
          <w:rFonts w:hint="cs"/>
          <w:rtl/>
        </w:rPr>
        <w:t>ואין לתרץ</w:t>
      </w:r>
      <w:r w:rsidR="00F707CE" w:rsidRPr="00F707CE">
        <w:rPr>
          <w:rtl/>
        </w:rPr>
        <w:t>:</w:t>
      </w:r>
    </w:p>
    <w:p w14:paraId="36AE1D1A" w14:textId="1415391A" w:rsidR="006F071F" w:rsidRPr="00F209AE" w:rsidRDefault="00A75509" w:rsidP="009B508D">
      <w:pPr>
        <w:rPr>
          <w:rtl/>
        </w:rPr>
      </w:pPr>
      <w:r>
        <w:rPr>
          <w:rFonts w:hint="cs"/>
          <w:rtl/>
        </w:rPr>
        <w:t xml:space="preserve">דשם </w:t>
      </w:r>
      <w:r w:rsidR="006F071F" w:rsidRPr="00F209AE">
        <w:rPr>
          <w:rFonts w:hint="cs"/>
          <w:rtl/>
        </w:rPr>
        <w:t xml:space="preserve">קניס לרמאי כדי שיודה אבל במתני' אין לו הפסד </w:t>
      </w:r>
      <w:r w:rsidR="006F071F" w:rsidRPr="00F209AE">
        <w:rPr>
          <w:rtl/>
        </w:rPr>
        <w:t>–</w:t>
      </w:r>
      <w:r w:rsidR="006F071F" w:rsidRPr="00F209AE">
        <w:rPr>
          <w:rFonts w:hint="cs"/>
          <w:rtl/>
        </w:rPr>
        <w:t>דא</w:t>
      </w:r>
      <w:r>
        <w:rPr>
          <w:rFonts w:hint="cs"/>
          <w:rtl/>
        </w:rPr>
        <w:t>''כ גם במקח וממכר.</w:t>
      </w:r>
    </w:p>
    <w:p w14:paraId="2A15EDDC" w14:textId="20CE5792" w:rsidR="00F707CE" w:rsidRPr="00F707CE" w:rsidRDefault="003D0E59" w:rsidP="009B508D">
      <w:pPr>
        <w:pStyle w:val="36"/>
        <w:framePr w:wrap="notBeside"/>
        <w:rPr>
          <w:rtl/>
        </w:rPr>
      </w:pPr>
      <w:r w:rsidRPr="00F707CE">
        <w:rPr>
          <w:rFonts w:hint="cs"/>
          <w:rtl/>
        </w:rPr>
        <w:t>בחנווני על פנקסו</w:t>
      </w:r>
      <w:r w:rsidR="00F707CE" w:rsidRPr="00F707CE">
        <w:rPr>
          <w:rtl/>
        </w:rPr>
        <w:t>•</w:t>
      </w:r>
    </w:p>
    <w:p w14:paraId="509F321B" w14:textId="5DA8A6DA" w:rsidR="006F071F" w:rsidRPr="00F209AE" w:rsidRDefault="003D0E59" w:rsidP="009B508D">
      <w:pPr>
        <w:rPr>
          <w:rtl/>
        </w:rPr>
      </w:pPr>
      <w:r>
        <w:rPr>
          <w:rFonts w:hint="cs"/>
          <w:rtl/>
        </w:rPr>
        <w:t>גם לרבנן וגם לר' יוסי כל אחד נ</w:t>
      </w:r>
      <w:r w:rsidR="00AA69DE">
        <w:rPr>
          <w:rFonts w:hint="cs"/>
          <w:rtl/>
        </w:rPr>
        <w:t xml:space="preserve">שבע ונוטל </w:t>
      </w:r>
      <w:r>
        <w:rPr>
          <w:rFonts w:hint="cs"/>
          <w:rtl/>
        </w:rPr>
        <w:t>מבעל הבית.</w:t>
      </w:r>
    </w:p>
    <w:p w14:paraId="54F3F8CC" w14:textId="77777777" w:rsidR="00F707CE" w:rsidRPr="00F707CE" w:rsidRDefault="006F071F" w:rsidP="009B508D">
      <w:pPr>
        <w:pStyle w:val="36"/>
        <w:framePr w:wrap="notBeside"/>
        <w:rPr>
          <w:rtl/>
        </w:rPr>
      </w:pPr>
      <w:r w:rsidRPr="00F707CE">
        <w:rPr>
          <w:rFonts w:hint="cs"/>
          <w:rtl/>
        </w:rPr>
        <w:t>לא אמרי'</w:t>
      </w:r>
      <w:r w:rsidR="00F707CE" w:rsidRPr="00F707CE">
        <w:rPr>
          <w:rtl/>
        </w:rPr>
        <w:t>:</w:t>
      </w:r>
    </w:p>
    <w:p w14:paraId="6900E9D6" w14:textId="2652E3A5" w:rsidR="00A6533C" w:rsidRDefault="006F071F" w:rsidP="009B508D">
      <w:pPr>
        <w:rPr>
          <w:rtl/>
        </w:rPr>
      </w:pPr>
      <w:r w:rsidRPr="00F209AE">
        <w:rPr>
          <w:rtl/>
        </w:rPr>
        <w:t xml:space="preserve">ויהא מונח עד שיבא אליהו, </w:t>
      </w:r>
      <w:r w:rsidRPr="00F209AE">
        <w:rPr>
          <w:rFonts w:hint="cs"/>
          <w:rtl/>
        </w:rPr>
        <w:t>למרות שיש וודאי רמאי</w:t>
      </w:r>
    </w:p>
    <w:p w14:paraId="70B2F69E" w14:textId="77777777" w:rsidR="00A6533C" w:rsidRDefault="006F071F" w:rsidP="009B508D">
      <w:pPr>
        <w:rPr>
          <w:rtl/>
        </w:rPr>
      </w:pPr>
      <w:r w:rsidRPr="00F209AE">
        <w:rPr>
          <w:rFonts w:hint="cs"/>
          <w:rtl/>
        </w:rPr>
        <w:t>ד</w:t>
      </w:r>
      <w:r w:rsidRPr="00F209AE">
        <w:rPr>
          <w:rtl/>
        </w:rPr>
        <w:t xml:space="preserve">חנוני </w:t>
      </w:r>
      <w:r w:rsidRPr="00F209AE">
        <w:rPr>
          <w:rFonts w:hint="cs"/>
          <w:rtl/>
        </w:rPr>
        <w:t xml:space="preserve">א"ל </w:t>
      </w:r>
      <w:r w:rsidRPr="00F209AE">
        <w:rPr>
          <w:rtl/>
        </w:rPr>
        <w:t>לבע</w:t>
      </w:r>
      <w:r w:rsidR="009A4805">
        <w:rPr>
          <w:rFonts w:hint="cs"/>
          <w:rtl/>
        </w:rPr>
        <w:t>ה''ב</w:t>
      </w:r>
      <w:r w:rsidRPr="00F209AE">
        <w:rPr>
          <w:rtl/>
        </w:rPr>
        <w:t>: אנ</w:t>
      </w:r>
      <w:r w:rsidRPr="00F209AE">
        <w:rPr>
          <w:rFonts w:hint="cs"/>
          <w:rtl/>
        </w:rPr>
        <w:t>י עשיתי שליחותך</w:t>
      </w:r>
      <w:r w:rsidRPr="00F209AE">
        <w:rPr>
          <w:rtl/>
        </w:rPr>
        <w:t xml:space="preserve">, </w:t>
      </w:r>
      <w:r w:rsidRPr="00F209AE">
        <w:rPr>
          <w:rFonts w:hint="cs"/>
          <w:rtl/>
        </w:rPr>
        <w:t>ו</w:t>
      </w:r>
      <w:r w:rsidRPr="00F209AE">
        <w:rPr>
          <w:rtl/>
        </w:rPr>
        <w:t xml:space="preserve">מאי </w:t>
      </w:r>
      <w:r w:rsidR="00A9016D">
        <w:rPr>
          <w:rFonts w:hint="cs"/>
          <w:rtl/>
        </w:rPr>
        <w:t xml:space="preserve">יש </w:t>
      </w:r>
      <w:r w:rsidRPr="00F209AE">
        <w:rPr>
          <w:rtl/>
        </w:rPr>
        <w:t>לי גבי שכיר?</w:t>
      </w:r>
    </w:p>
    <w:p w14:paraId="57E23C79" w14:textId="77777777" w:rsidR="00A6533C" w:rsidRDefault="00A9016D" w:rsidP="009B508D">
      <w:pPr>
        <w:rPr>
          <w:rtl/>
        </w:rPr>
      </w:pPr>
      <w:r>
        <w:rPr>
          <w:rFonts w:hint="cs"/>
          <w:rtl/>
        </w:rPr>
        <w:lastRenderedPageBreak/>
        <w:t xml:space="preserve">אף שנשבע </w:t>
      </w:r>
      <w:r w:rsidR="006F071F" w:rsidRPr="00F209AE">
        <w:rPr>
          <w:rtl/>
        </w:rPr>
        <w:t xml:space="preserve">לי לא </w:t>
      </w:r>
      <w:r>
        <w:rPr>
          <w:rFonts w:hint="cs"/>
          <w:rtl/>
        </w:rPr>
        <w:t xml:space="preserve">נאמן </w:t>
      </w:r>
      <w:r w:rsidR="006F071F" w:rsidRPr="00F209AE">
        <w:rPr>
          <w:rtl/>
        </w:rPr>
        <w:t>לי בשבועה, את האמנת</w:t>
      </w:r>
      <w:r w:rsidR="00AA69DE">
        <w:rPr>
          <w:rFonts w:hint="cs"/>
          <w:rtl/>
        </w:rPr>
        <w:t>ו</w:t>
      </w:r>
      <w:r w:rsidR="006F071F" w:rsidRPr="00F209AE">
        <w:rPr>
          <w:rtl/>
        </w:rPr>
        <w:t xml:space="preserve">, </w:t>
      </w:r>
      <w:r w:rsidR="00AA69DE">
        <w:rPr>
          <w:rFonts w:hint="cs"/>
          <w:rtl/>
        </w:rPr>
        <w:t>ש</w:t>
      </w:r>
      <w:r w:rsidR="006F071F" w:rsidRPr="00F209AE">
        <w:rPr>
          <w:rtl/>
        </w:rPr>
        <w:t xml:space="preserve">לא אמרת לי </w:t>
      </w:r>
      <w:r w:rsidR="006F071F" w:rsidRPr="00F209AE">
        <w:rPr>
          <w:rFonts w:hint="cs"/>
          <w:rtl/>
        </w:rPr>
        <w:t>ליתן לו בעדים</w:t>
      </w:r>
    </w:p>
    <w:p w14:paraId="01A1A247" w14:textId="77777777" w:rsidR="00A6533C" w:rsidRDefault="006F071F" w:rsidP="009B508D">
      <w:pPr>
        <w:rPr>
          <w:rtl/>
        </w:rPr>
      </w:pPr>
      <w:r w:rsidRPr="00F209AE">
        <w:rPr>
          <w:rtl/>
        </w:rPr>
        <w:t xml:space="preserve">ושכיר </w:t>
      </w:r>
      <w:r w:rsidR="00A9016D">
        <w:rPr>
          <w:rFonts w:hint="cs"/>
          <w:rtl/>
        </w:rPr>
        <w:t xml:space="preserve">גם </w:t>
      </w:r>
      <w:r w:rsidRPr="00F209AE">
        <w:rPr>
          <w:rtl/>
        </w:rPr>
        <w:t>אמר לבע</w:t>
      </w:r>
      <w:r w:rsidRPr="00F209AE">
        <w:rPr>
          <w:rFonts w:hint="cs"/>
          <w:rtl/>
        </w:rPr>
        <w:t>ה''ב</w:t>
      </w:r>
      <w:r w:rsidRPr="00F209AE">
        <w:rPr>
          <w:rtl/>
        </w:rPr>
        <w:t>: אנ</w:t>
      </w:r>
      <w:r w:rsidRPr="00F209AE">
        <w:rPr>
          <w:rFonts w:hint="cs"/>
          <w:rtl/>
        </w:rPr>
        <w:t xml:space="preserve">י עבדתי בשבילך ואין לי עם החנווני ואפי' </w:t>
      </w:r>
      <w:r w:rsidR="00AA69DE">
        <w:rPr>
          <w:rFonts w:hint="cs"/>
          <w:rtl/>
        </w:rPr>
        <w:t>ש</w:t>
      </w:r>
      <w:r w:rsidRPr="00F209AE">
        <w:rPr>
          <w:rFonts w:hint="cs"/>
          <w:rtl/>
        </w:rPr>
        <w:t>נשבע לי לא נאמן</w:t>
      </w:r>
    </w:p>
    <w:p w14:paraId="6E482047" w14:textId="0EA59714" w:rsidR="006F071F" w:rsidRPr="00F209AE" w:rsidRDefault="006F071F" w:rsidP="009B508D">
      <w:pPr>
        <w:rPr>
          <w:rtl/>
        </w:rPr>
      </w:pPr>
      <w:r w:rsidRPr="00F209AE">
        <w:rPr>
          <w:rFonts w:hint="cs"/>
          <w:rtl/>
        </w:rPr>
        <w:t>- הלכך שניהם נשבעים ולוקחים מבעה'ב</w:t>
      </w:r>
      <w:r w:rsidRPr="00F209AE">
        <w:rPr>
          <w:rtl/>
        </w:rPr>
        <w:t>.</w:t>
      </w:r>
    </w:p>
    <w:p w14:paraId="29AFB13B" w14:textId="70D622B0" w:rsidR="006F071F" w:rsidRPr="00F209AE" w:rsidRDefault="008B70CC" w:rsidP="009B508D">
      <w:pPr>
        <w:pStyle w:val="aff9"/>
        <w:rPr>
          <w:rtl/>
        </w:rPr>
      </w:pPr>
      <w:r>
        <w:rPr>
          <w:rFonts w:hint="cs"/>
          <w:rtl/>
        </w:rPr>
        <w:t>****</w:t>
      </w:r>
    </w:p>
    <w:p w14:paraId="542EFE0C" w14:textId="77777777" w:rsidR="006F071F" w:rsidRPr="00F209AE" w:rsidRDefault="006F071F" w:rsidP="009B508D">
      <w:pPr>
        <w:pStyle w:val="affff9"/>
        <w:rPr>
          <w:rtl/>
        </w:rPr>
      </w:pPr>
      <w:r w:rsidRPr="00F209AE">
        <w:rPr>
          <w:rFonts w:hint="cs"/>
          <w:rtl/>
        </w:rPr>
        <w:t xml:space="preserve">- ר''ח קמייתא </w:t>
      </w:r>
      <w:r w:rsidRPr="00F209AE">
        <w:rPr>
          <w:rtl/>
        </w:rPr>
        <w:t xml:space="preserve"> </w:t>
      </w:r>
      <w:r w:rsidRPr="00F209AE">
        <w:rPr>
          <w:rFonts w:hint="cs"/>
          <w:rtl/>
        </w:rPr>
        <w:t>-</w:t>
      </w:r>
    </w:p>
    <w:p w14:paraId="469B6625" w14:textId="1FE140CF" w:rsidR="00F707CE" w:rsidRPr="00F707CE" w:rsidRDefault="006F071F" w:rsidP="009B508D">
      <w:pPr>
        <w:pStyle w:val="36"/>
        <w:framePr w:wrap="notBeside"/>
        <w:rPr>
          <w:rtl/>
        </w:rPr>
      </w:pPr>
      <w:r w:rsidRPr="00F707CE">
        <w:rPr>
          <w:rtl/>
        </w:rPr>
        <w:t>תני ר</w:t>
      </w:r>
      <w:r w:rsidR="008B70CC" w:rsidRPr="00F707CE">
        <w:rPr>
          <w:rFonts w:hint="cs"/>
          <w:rtl/>
        </w:rPr>
        <w:t>"ח</w:t>
      </w:r>
      <w:r w:rsidR="00F707CE" w:rsidRPr="00F707CE">
        <w:rPr>
          <w:rtl/>
        </w:rPr>
        <w:t>:</w:t>
      </w:r>
    </w:p>
    <w:p w14:paraId="69DAA229" w14:textId="2E9C8B5E" w:rsidR="006F071F" w:rsidRDefault="001F2A15" w:rsidP="009B508D">
      <w:pPr>
        <w:rPr>
          <w:rtl/>
        </w:rPr>
      </w:pPr>
      <w:r>
        <w:rPr>
          <w:rFonts w:hint="cs"/>
          <w:rtl/>
        </w:rPr>
        <w:t>מ</w:t>
      </w:r>
      <w:r w:rsidR="006F071F" w:rsidRPr="00F209AE">
        <w:rPr>
          <w:rtl/>
        </w:rPr>
        <w:t xml:space="preserve">נה לי בידך </w:t>
      </w:r>
      <w:r w:rsidR="006F071F" w:rsidRPr="001D60CE">
        <w:rPr>
          <w:rtl/>
        </w:rPr>
        <w:t>והלה אומר:</w:t>
      </w:r>
      <w:r w:rsidR="006F071F" w:rsidRPr="00F209AE">
        <w:rPr>
          <w:rtl/>
        </w:rPr>
        <w:t xml:space="preserve"> אין לך בידי כלום.</w:t>
      </w:r>
      <w:r w:rsidR="006F071F" w:rsidRPr="00F209AE">
        <w:rPr>
          <w:rFonts w:hint="cs"/>
          <w:rtl/>
        </w:rPr>
        <w:t xml:space="preserve"> </w:t>
      </w:r>
      <w:r w:rsidR="006F071F" w:rsidRPr="00F209AE">
        <w:rPr>
          <w:rtl/>
        </w:rPr>
        <w:t xml:space="preserve">והעדים מעידים אותו שיש לו </w:t>
      </w:r>
      <w:r w:rsidR="006F071F" w:rsidRPr="00F209AE">
        <w:rPr>
          <w:rFonts w:hint="cs"/>
          <w:rtl/>
        </w:rPr>
        <w:t xml:space="preserve">נ' </w:t>
      </w:r>
      <w:r w:rsidR="006F071F" w:rsidRPr="00F209AE">
        <w:rPr>
          <w:rtl/>
        </w:rPr>
        <w:t xml:space="preserve">זוז </w:t>
      </w:r>
      <w:r w:rsidR="006F071F" w:rsidRPr="00F209AE">
        <w:rPr>
          <w:rFonts w:hint="cs"/>
          <w:rtl/>
        </w:rPr>
        <w:t xml:space="preserve"> </w:t>
      </w:r>
      <w:r w:rsidR="006F071F" w:rsidRPr="00F209AE">
        <w:rPr>
          <w:rtl/>
        </w:rPr>
        <w:t xml:space="preserve">- נותן לו חמשים זוז, </w:t>
      </w:r>
      <w:r w:rsidR="006F071F" w:rsidRPr="0050150D">
        <w:rPr>
          <w:rFonts w:cs="PFT_Frank"/>
          <w:b/>
          <w:bCs/>
          <w:szCs w:val="14"/>
          <w:rtl/>
        </w:rPr>
        <w:t xml:space="preserve">וישבע על השאר, </w:t>
      </w:r>
      <w:r w:rsidR="006F071F" w:rsidRPr="00F209AE">
        <w:rPr>
          <w:rtl/>
        </w:rPr>
        <w:t>שלא תהא הודאת פיו גדולה מהעדאת עדים, מקל וחומר.</w:t>
      </w:r>
    </w:p>
    <w:p w14:paraId="73F2C66A" w14:textId="0E3E4CAB" w:rsidR="007C2723" w:rsidRPr="00F209AE" w:rsidRDefault="007C2723" w:rsidP="007C2723">
      <w:pPr>
        <w:pStyle w:val="affffd"/>
        <w:rPr>
          <w:rtl/>
        </w:rPr>
      </w:pPr>
      <w:r>
        <w:rPr>
          <w:rFonts w:hint="cs"/>
          <w:rtl/>
        </w:rPr>
        <w:t>שאילו הוא עצמו היה מודה במקצת היה חייב שבועה</w:t>
      </w:r>
    </w:p>
    <w:p w14:paraId="721DAB6B" w14:textId="0C512C91" w:rsidR="00F707CE" w:rsidRPr="00F707CE" w:rsidRDefault="006F071F" w:rsidP="009B508D">
      <w:pPr>
        <w:pStyle w:val="36"/>
        <w:framePr w:wrap="notBeside"/>
        <w:rPr>
          <w:rtl/>
        </w:rPr>
      </w:pPr>
      <w:r w:rsidRPr="00F707CE">
        <w:rPr>
          <w:rtl/>
        </w:rPr>
        <w:t>ותנא תונא</w:t>
      </w:r>
      <w:r w:rsidR="00F707CE" w:rsidRPr="00F707CE">
        <w:rPr>
          <w:rtl/>
        </w:rPr>
        <w:t>:</w:t>
      </w:r>
    </w:p>
    <w:p w14:paraId="0FF9FB18" w14:textId="52AA80D7" w:rsidR="006F071F" w:rsidRPr="00F209AE" w:rsidRDefault="006F071F" w:rsidP="009B508D">
      <w:pPr>
        <w:rPr>
          <w:rtl/>
        </w:rPr>
      </w:pPr>
      <w:r w:rsidRPr="00F209AE">
        <w:rPr>
          <w:rtl/>
        </w:rPr>
        <w:t>שנים אוחזין בטלית זה אומר אני מצאתיה וכו'</w:t>
      </w:r>
      <w:r w:rsidRPr="00F209AE">
        <w:rPr>
          <w:rFonts w:hint="cs"/>
          <w:rtl/>
        </w:rPr>
        <w:t xml:space="preserve"> דאנן סהדי דמה שתפס שלו הוא </w:t>
      </w:r>
      <w:r w:rsidRPr="005E3761">
        <w:rPr>
          <w:rStyle w:val="affffc"/>
          <w:rFonts w:hint="cs"/>
          <w:rtl/>
        </w:rPr>
        <w:t>ותני</w:t>
      </w:r>
      <w:r w:rsidRPr="00F209AE">
        <w:rPr>
          <w:rFonts w:hint="cs"/>
          <w:rtl/>
        </w:rPr>
        <w:t xml:space="preserve"> ישבע</w:t>
      </w:r>
      <w:r w:rsidR="00E215FC">
        <w:rPr>
          <w:rFonts w:hint="cs"/>
          <w:rtl/>
        </w:rPr>
        <w:t xml:space="preserve"> </w:t>
      </w:r>
      <w:r w:rsidRPr="00F209AE">
        <w:rPr>
          <w:rFonts w:hint="cs"/>
          <w:rtl/>
        </w:rPr>
        <w:t>'שלא תהא הודאת פיו' דמודה במקצת חייב שבועה, 'גדולה מהעדאת עדים מק''ו'</w:t>
      </w:r>
      <w:r w:rsidR="00427A94">
        <w:rPr>
          <w:rFonts w:hint="cs"/>
          <w:rtl/>
        </w:rPr>
        <w:t xml:space="preserve">- </w:t>
      </w:r>
      <w:r w:rsidRPr="001D60CE">
        <w:rPr>
          <w:rFonts w:hint="cs"/>
          <w:rtl/>
        </w:rPr>
        <w:t>וקמ'ל</w:t>
      </w:r>
      <w:r w:rsidRPr="00F209AE">
        <w:rPr>
          <w:rFonts w:hint="cs"/>
          <w:rtl/>
        </w:rPr>
        <w:t xml:space="preserve"> דישבע</w:t>
      </w:r>
      <w:r w:rsidR="00595B78">
        <w:rPr>
          <w:rFonts w:hint="cs"/>
          <w:rtl/>
        </w:rPr>
        <w:t xml:space="preserve"> </w:t>
      </w:r>
      <w:r w:rsidR="00A672AB" w:rsidRPr="00A672AB">
        <w:rPr>
          <w:rStyle w:val="affffe"/>
          <w:rFonts w:hint="cs"/>
          <w:rtl/>
        </w:rPr>
        <w:t>[ושאין לחלק בין מודה במקצת בגלל סברת משתמט</w:t>
      </w:r>
      <w:r w:rsidR="00A672AB">
        <w:rPr>
          <w:rStyle w:val="affffe"/>
          <w:rFonts w:hint="cs"/>
          <w:rtl/>
        </w:rPr>
        <w:t>,</w:t>
      </w:r>
      <w:r w:rsidR="00A672AB" w:rsidRPr="00A672AB">
        <w:rPr>
          <w:rStyle w:val="affffe"/>
          <w:rFonts w:hint="cs"/>
          <w:rtl/>
        </w:rPr>
        <w:t xml:space="preserve"> לעדים</w:t>
      </w:r>
      <w:r w:rsidR="009B6AD8">
        <w:rPr>
          <w:rStyle w:val="affffe"/>
          <w:rFonts w:hint="cs"/>
          <w:rtl/>
        </w:rPr>
        <w:t>- דק''ו דחייב</w:t>
      </w:r>
      <w:r w:rsidR="009B6AD8">
        <w:rPr>
          <w:rFonts w:hint="cs"/>
          <w:rtl/>
        </w:rPr>
        <w:t>]</w:t>
      </w:r>
    </w:p>
    <w:p w14:paraId="04227C9F" w14:textId="77777777" w:rsidR="006F071F" w:rsidRPr="00F209AE" w:rsidRDefault="006F071F" w:rsidP="009B508D">
      <w:pPr>
        <w:pStyle w:val="affe"/>
        <w:framePr w:wrap="around"/>
        <w:spacing w:line="220" w:lineRule="exact"/>
        <w:rPr>
          <w:rtl/>
        </w:rPr>
      </w:pPr>
      <w:r w:rsidRPr="00F209AE">
        <w:rPr>
          <w:rFonts w:hint="cs"/>
          <w:rtl/>
        </w:rPr>
        <w:t>ג:</w:t>
      </w:r>
    </w:p>
    <w:p w14:paraId="56DE70DB" w14:textId="2DB7A4E5" w:rsidR="00F707CE" w:rsidRPr="00F707CE" w:rsidRDefault="006F071F" w:rsidP="009B508D">
      <w:pPr>
        <w:pStyle w:val="36"/>
        <w:framePr w:wrap="notBeside"/>
        <w:rPr>
          <w:rtl/>
        </w:rPr>
      </w:pPr>
      <w:r w:rsidRPr="00F707CE">
        <w:rPr>
          <w:rFonts w:hint="cs"/>
          <w:rtl/>
        </w:rPr>
        <w:t>א</w:t>
      </w:r>
      <w:r w:rsidR="00F707CE" w:rsidRPr="00F707CE">
        <w:rPr>
          <w:rFonts w:hint="cs"/>
          <w:rtl/>
        </w:rPr>
        <w:t>.</w:t>
      </w:r>
    </w:p>
    <w:p w14:paraId="750049DD" w14:textId="7746169D" w:rsidR="00A6533C" w:rsidRDefault="006F071F" w:rsidP="009B508D">
      <w:pPr>
        <w:rPr>
          <w:rtl/>
        </w:rPr>
      </w:pPr>
      <w:r w:rsidRPr="00F209AE">
        <w:rPr>
          <w:rFonts w:hint="cs"/>
          <w:rtl/>
        </w:rPr>
        <w:t>לא שפיו אין מחייבו ממון וק"ו לעדים שמחייבים ממון</w:t>
      </w:r>
      <w:r w:rsidR="009D7FDC">
        <w:rPr>
          <w:rFonts w:hint="cs"/>
          <w:rtl/>
        </w:rPr>
        <w:t>.</w:t>
      </w:r>
    </w:p>
    <w:p w14:paraId="37704E89" w14:textId="6358CF0C" w:rsidR="00A6533C" w:rsidRDefault="006F071F" w:rsidP="009B508D">
      <w:pPr>
        <w:rPr>
          <w:rtl/>
        </w:rPr>
      </w:pPr>
      <w:r w:rsidRPr="00F209AE">
        <w:rPr>
          <w:rFonts w:hint="cs"/>
          <w:rtl/>
        </w:rPr>
        <w:t>-דגם פיו מחייבו ממון בהודאת בע''ד</w:t>
      </w:r>
      <w:r w:rsidR="009D7FDC">
        <w:rPr>
          <w:rFonts w:hint="cs"/>
          <w:rtl/>
        </w:rPr>
        <w:t>.</w:t>
      </w:r>
    </w:p>
    <w:p w14:paraId="419E9061" w14:textId="5126E3F5" w:rsidR="00F707CE" w:rsidRPr="00F707CE" w:rsidRDefault="006F071F" w:rsidP="009B508D">
      <w:pPr>
        <w:pStyle w:val="36"/>
        <w:framePr w:wrap="notBeside"/>
        <w:rPr>
          <w:rtl/>
        </w:rPr>
      </w:pPr>
      <w:r w:rsidRPr="00F707CE">
        <w:rPr>
          <w:rFonts w:hint="cs"/>
          <w:rtl/>
        </w:rPr>
        <w:t>ב</w:t>
      </w:r>
      <w:r w:rsidR="00F707CE" w:rsidRPr="00F707CE">
        <w:rPr>
          <w:rFonts w:hint="cs"/>
          <w:rtl/>
        </w:rPr>
        <w:t>.</w:t>
      </w:r>
    </w:p>
    <w:p w14:paraId="3B9B2F32" w14:textId="2E9C6A16" w:rsidR="00A6533C" w:rsidRDefault="006F071F" w:rsidP="009B508D">
      <w:pPr>
        <w:rPr>
          <w:rtl/>
        </w:rPr>
      </w:pPr>
      <w:r w:rsidRPr="00F209AE">
        <w:rPr>
          <w:rFonts w:hint="cs"/>
          <w:rtl/>
        </w:rPr>
        <w:t>ולא שפיו אין מחייבו קנס ק''ו לעדים שמחייבים קנס</w:t>
      </w:r>
    </w:p>
    <w:p w14:paraId="1D630D0F" w14:textId="10983E50" w:rsidR="006F071F" w:rsidRPr="00F209AE" w:rsidRDefault="006F071F" w:rsidP="009B508D">
      <w:pPr>
        <w:rPr>
          <w:rtl/>
        </w:rPr>
      </w:pPr>
      <w:r w:rsidRPr="00F209AE">
        <w:rPr>
          <w:rFonts w:hint="cs"/>
          <w:rtl/>
        </w:rPr>
        <w:t>- דמה לפיו שמחייבו קרבן משא'כ עדים</w:t>
      </w:r>
    </w:p>
    <w:p w14:paraId="0A221C57" w14:textId="77777777" w:rsidR="00F707CE" w:rsidRPr="00F707CE" w:rsidRDefault="006F071F" w:rsidP="009B508D">
      <w:pPr>
        <w:pStyle w:val="36"/>
        <w:framePr w:wrap="notBeside"/>
        <w:rPr>
          <w:rtl/>
        </w:rPr>
      </w:pPr>
      <w:r w:rsidRPr="00F707CE">
        <w:rPr>
          <w:rFonts w:hint="cs"/>
          <w:rtl/>
        </w:rPr>
        <w:t>- ודחי' דר''ח כר'מ</w:t>
      </w:r>
      <w:r w:rsidR="00F707CE" w:rsidRPr="00F707CE">
        <w:rPr>
          <w:rtl/>
        </w:rPr>
        <w:t>:</w:t>
      </w:r>
    </w:p>
    <w:p w14:paraId="7BF8A76D" w14:textId="7B15B087" w:rsidR="006F071F" w:rsidRPr="00F209AE" w:rsidRDefault="006F071F" w:rsidP="009B508D">
      <w:pPr>
        <w:rPr>
          <w:rtl/>
        </w:rPr>
      </w:pPr>
      <w:r w:rsidRPr="00F209AE">
        <w:rPr>
          <w:rFonts w:hint="cs"/>
          <w:rtl/>
        </w:rPr>
        <w:t>ס''ל שעדים מחיבים קרבן מק''ו גבי עדים אומרים אכלת חלב והוא אומר לא אכלתי דאם הביאוהו ש</w:t>
      </w:r>
      <w:r w:rsidRPr="00F209AE">
        <w:rPr>
          <w:rtl/>
        </w:rPr>
        <w:t xml:space="preserve">נים לידי מיתה חמורה, </w:t>
      </w:r>
      <w:r w:rsidRPr="00F209AE">
        <w:rPr>
          <w:rFonts w:hint="cs"/>
          <w:rtl/>
        </w:rPr>
        <w:t xml:space="preserve">כ''ש </w:t>
      </w:r>
      <w:r w:rsidRPr="00F209AE">
        <w:rPr>
          <w:rtl/>
        </w:rPr>
        <w:t>לידי קרבן הקל</w:t>
      </w:r>
      <w:r w:rsidRPr="00F209AE">
        <w:rPr>
          <w:rFonts w:hint="cs"/>
          <w:rtl/>
        </w:rPr>
        <w:t>.</w:t>
      </w:r>
      <w:r w:rsidRPr="00F209AE">
        <w:rPr>
          <w:rtl/>
        </w:rPr>
        <w:t xml:space="preserve"> </w:t>
      </w:r>
      <w:r w:rsidRPr="005E3761">
        <w:rPr>
          <w:rStyle w:val="affffc"/>
          <w:rFonts w:hint="cs"/>
          <w:rtl/>
        </w:rPr>
        <w:t>וחכ''א</w:t>
      </w:r>
      <w:r w:rsidR="005B7A5D" w:rsidRPr="005E3761">
        <w:rPr>
          <w:rStyle w:val="affffc"/>
          <w:rFonts w:hint="cs"/>
          <w:rtl/>
        </w:rPr>
        <w:t>:</w:t>
      </w:r>
      <w:r w:rsidRPr="00F209AE">
        <w:rPr>
          <w:rFonts w:hint="cs"/>
          <w:rtl/>
        </w:rPr>
        <w:t xml:space="preserve"> </w:t>
      </w:r>
      <w:r w:rsidRPr="00F209AE">
        <w:rPr>
          <w:rtl/>
        </w:rPr>
        <w:t>אם ירצה לומר מזיד הייתי</w:t>
      </w:r>
      <w:r w:rsidRPr="00F209AE">
        <w:rPr>
          <w:rFonts w:hint="cs"/>
          <w:rtl/>
        </w:rPr>
        <w:t xml:space="preserve"> </w:t>
      </w:r>
      <w:r w:rsidRPr="00F209AE">
        <w:rPr>
          <w:rtl/>
        </w:rPr>
        <w:t>יפטר</w:t>
      </w:r>
      <w:r w:rsidR="005B7A5D">
        <w:rPr>
          <w:rFonts w:hint="cs"/>
          <w:rtl/>
        </w:rPr>
        <w:t>.</w:t>
      </w:r>
    </w:p>
    <w:p w14:paraId="4ADAB419" w14:textId="77777777" w:rsidR="00F707CE" w:rsidRPr="00F707CE" w:rsidRDefault="006F071F" w:rsidP="009B508D">
      <w:pPr>
        <w:pStyle w:val="36"/>
        <w:framePr w:wrap="notBeside"/>
        <w:rPr>
          <w:rtl/>
        </w:rPr>
      </w:pPr>
      <w:r w:rsidRPr="00F707CE">
        <w:rPr>
          <w:rFonts w:hint="cs"/>
          <w:rtl/>
        </w:rPr>
        <w:t>ואין לפרוך</w:t>
      </w:r>
      <w:r w:rsidR="00F707CE" w:rsidRPr="00F707CE">
        <w:rPr>
          <w:rtl/>
        </w:rPr>
        <w:t>:</w:t>
      </w:r>
    </w:p>
    <w:p w14:paraId="0D3BFC88" w14:textId="59A5DB4B" w:rsidR="006F071F" w:rsidRPr="00F209AE" w:rsidRDefault="006F071F" w:rsidP="009B508D">
      <w:pPr>
        <w:rPr>
          <w:rtl/>
        </w:rPr>
      </w:pPr>
      <w:r w:rsidRPr="00F209AE">
        <w:rPr>
          <w:rtl/>
        </w:rPr>
        <w:t>מה לפיו שמחייבו אשם</w:t>
      </w:r>
      <w:r w:rsidRPr="00F209AE">
        <w:rPr>
          <w:rFonts w:hint="cs"/>
          <w:rtl/>
        </w:rPr>
        <w:t>- ד</w:t>
      </w:r>
      <w:r w:rsidRPr="00F209AE">
        <w:rPr>
          <w:rtl/>
        </w:rPr>
        <w:t>אשם היינו קרבן.</w:t>
      </w:r>
    </w:p>
    <w:p w14:paraId="6DF88BB3" w14:textId="77777777" w:rsidR="00F707CE" w:rsidRPr="00F707CE" w:rsidRDefault="006F071F" w:rsidP="009B508D">
      <w:pPr>
        <w:pStyle w:val="36"/>
        <w:framePr w:wrap="notBeside"/>
        <w:rPr>
          <w:rtl/>
        </w:rPr>
      </w:pPr>
      <w:r w:rsidRPr="00F707CE">
        <w:rPr>
          <w:rFonts w:hint="cs"/>
          <w:rtl/>
        </w:rPr>
        <w:t>ואין לפרוך</w:t>
      </w:r>
      <w:r w:rsidR="00F707CE" w:rsidRPr="00F707CE">
        <w:rPr>
          <w:rtl/>
        </w:rPr>
        <w:t>:</w:t>
      </w:r>
    </w:p>
    <w:p w14:paraId="5153B1AA" w14:textId="433BF37B" w:rsidR="006F071F" w:rsidRPr="00F209AE" w:rsidRDefault="006F071F" w:rsidP="009B508D">
      <w:pPr>
        <w:rPr>
          <w:rtl/>
        </w:rPr>
      </w:pPr>
      <w:r w:rsidRPr="00F209AE">
        <w:rPr>
          <w:rtl/>
        </w:rPr>
        <w:t xml:space="preserve">מה לפיו </w:t>
      </w:r>
      <w:r w:rsidRPr="00F209AE">
        <w:rPr>
          <w:rFonts w:hint="cs"/>
          <w:rtl/>
        </w:rPr>
        <w:t>ש</w:t>
      </w:r>
      <w:r w:rsidRPr="00F209AE">
        <w:rPr>
          <w:rtl/>
        </w:rPr>
        <w:t>מחייבו חומש!</w:t>
      </w:r>
      <w:r w:rsidRPr="00F209AE">
        <w:rPr>
          <w:rFonts w:hint="cs"/>
          <w:rtl/>
        </w:rPr>
        <w:t xml:space="preserve">- </w:t>
      </w:r>
      <w:r w:rsidRPr="005E3761">
        <w:rPr>
          <w:rStyle w:val="affffc"/>
          <w:rFonts w:hint="cs"/>
          <w:rtl/>
        </w:rPr>
        <w:t>דר''ח כר''מ</w:t>
      </w:r>
      <w:r w:rsidRPr="00F209AE">
        <w:rPr>
          <w:rFonts w:hint="cs"/>
          <w:rtl/>
        </w:rPr>
        <w:t xml:space="preserve"> כמו דמחייב קרבן מק''ו ה''נ חומש</w:t>
      </w:r>
    </w:p>
    <w:p w14:paraId="6AE612BC" w14:textId="77777777" w:rsidR="00F707CE" w:rsidRPr="00F707CE" w:rsidRDefault="006F071F" w:rsidP="009B508D">
      <w:pPr>
        <w:pStyle w:val="36"/>
        <w:framePr w:wrap="notBeside"/>
        <w:rPr>
          <w:rtl/>
        </w:rPr>
      </w:pPr>
      <w:r w:rsidRPr="00F707CE">
        <w:rPr>
          <w:rFonts w:hint="cs"/>
          <w:rtl/>
        </w:rPr>
        <w:t>אלא פרכינן</w:t>
      </w:r>
      <w:r w:rsidR="00F707CE" w:rsidRPr="00F707CE">
        <w:rPr>
          <w:rtl/>
        </w:rPr>
        <w:t>:</w:t>
      </w:r>
    </w:p>
    <w:p w14:paraId="3C62D93B" w14:textId="73143FF2" w:rsidR="00A6533C" w:rsidRDefault="006F071F" w:rsidP="009B508D">
      <w:pPr>
        <w:rPr>
          <w:rtl/>
        </w:rPr>
      </w:pPr>
      <w:r w:rsidRPr="00F209AE">
        <w:rPr>
          <w:rFonts w:hint="cs"/>
          <w:rtl/>
        </w:rPr>
        <w:t>ד</w:t>
      </w:r>
      <w:r w:rsidRPr="00F209AE">
        <w:rPr>
          <w:rtl/>
        </w:rPr>
        <w:t xml:space="preserve">מה לפיו </w:t>
      </w:r>
      <w:r w:rsidRPr="00F209AE">
        <w:rPr>
          <w:rFonts w:hint="cs"/>
          <w:rtl/>
        </w:rPr>
        <w:t>ש</w:t>
      </w:r>
      <w:r w:rsidRPr="00F209AE">
        <w:rPr>
          <w:rtl/>
        </w:rPr>
        <w:t xml:space="preserve">אינו בהכחשה ובהזמה, </w:t>
      </w:r>
      <w:r w:rsidRPr="00F209AE">
        <w:rPr>
          <w:rFonts w:hint="cs"/>
          <w:rtl/>
        </w:rPr>
        <w:t>משא''כ עדים שישנן</w:t>
      </w:r>
    </w:p>
    <w:p w14:paraId="49FEC71D" w14:textId="2196BC2D" w:rsidR="00F707CE" w:rsidRPr="00F707CE" w:rsidRDefault="006F071F" w:rsidP="009B508D">
      <w:pPr>
        <w:pStyle w:val="36"/>
        <w:framePr w:wrap="notBeside"/>
        <w:rPr>
          <w:rtl/>
        </w:rPr>
      </w:pPr>
      <w:r w:rsidRPr="00F707CE">
        <w:rPr>
          <w:rFonts w:hint="cs"/>
          <w:rtl/>
        </w:rPr>
        <w:t>ג</w:t>
      </w:r>
      <w:r w:rsidR="00F707CE" w:rsidRPr="00F707CE">
        <w:rPr>
          <w:rFonts w:hint="cs"/>
          <w:rtl/>
        </w:rPr>
        <w:t>.</w:t>
      </w:r>
    </w:p>
    <w:p w14:paraId="578C1D6F" w14:textId="17699ED3" w:rsidR="006F071F" w:rsidRPr="00F209AE" w:rsidRDefault="006F071F" w:rsidP="009B508D">
      <w:pPr>
        <w:rPr>
          <w:rtl/>
        </w:rPr>
      </w:pPr>
      <w:r w:rsidRPr="00F209AE">
        <w:rPr>
          <w:rFonts w:hint="cs"/>
          <w:rtl/>
        </w:rPr>
        <w:lastRenderedPageBreak/>
        <w:t xml:space="preserve">ולא </w:t>
      </w:r>
      <w:r w:rsidRPr="00F209AE">
        <w:rPr>
          <w:rtl/>
        </w:rPr>
        <w:t>מ</w:t>
      </w:r>
      <w:r w:rsidRPr="00F209AE">
        <w:rPr>
          <w:rFonts w:hint="cs"/>
          <w:rtl/>
        </w:rPr>
        <w:t xml:space="preserve">מון שאין </w:t>
      </w:r>
      <w:r w:rsidRPr="00F209AE">
        <w:rPr>
          <w:rtl/>
        </w:rPr>
        <w:t>עד אחד</w:t>
      </w:r>
      <w:r w:rsidRPr="00F209AE">
        <w:rPr>
          <w:rFonts w:hint="cs"/>
          <w:rtl/>
        </w:rPr>
        <w:t xml:space="preserve"> </w:t>
      </w:r>
      <w:r w:rsidRPr="00F209AE">
        <w:rPr>
          <w:rtl/>
        </w:rPr>
        <w:t>מחייבו,</w:t>
      </w:r>
      <w:r w:rsidRPr="00F209AE">
        <w:rPr>
          <w:rFonts w:hint="cs"/>
          <w:rtl/>
        </w:rPr>
        <w:t xml:space="preserve"> כ''ש ע</w:t>
      </w:r>
      <w:r w:rsidRPr="00F209AE">
        <w:rPr>
          <w:rtl/>
        </w:rPr>
        <w:t xml:space="preserve">דים </w:t>
      </w:r>
      <w:r w:rsidRPr="00F209AE">
        <w:rPr>
          <w:rFonts w:hint="cs"/>
          <w:rtl/>
        </w:rPr>
        <w:t>ה</w:t>
      </w:r>
      <w:r w:rsidRPr="00F209AE">
        <w:rPr>
          <w:rtl/>
        </w:rPr>
        <w:t xml:space="preserve">מחייבין ממון </w:t>
      </w:r>
      <w:r w:rsidRPr="00F209AE">
        <w:rPr>
          <w:rFonts w:hint="cs"/>
          <w:rtl/>
        </w:rPr>
        <w:t>- דמה לעד דכל מה שמעיד נשבע אבל עדים על מה שכפר נשבע</w:t>
      </w:r>
      <w:r w:rsidRPr="00F209AE">
        <w:rPr>
          <w:rtl/>
        </w:rPr>
        <w:t>.</w:t>
      </w:r>
    </w:p>
    <w:p w14:paraId="296535EB" w14:textId="4507A132" w:rsidR="00F707CE" w:rsidRPr="00F707CE" w:rsidRDefault="006F071F" w:rsidP="009B508D">
      <w:pPr>
        <w:pStyle w:val="36"/>
        <w:framePr w:wrap="notBeside"/>
        <w:rPr>
          <w:rtl/>
        </w:rPr>
      </w:pPr>
      <w:r w:rsidRPr="00F707CE">
        <w:rPr>
          <w:rFonts w:hint="cs"/>
          <w:rtl/>
        </w:rPr>
        <w:t>ד</w:t>
      </w:r>
      <w:r w:rsidR="00F707CE" w:rsidRPr="00F707CE">
        <w:rPr>
          <w:rFonts w:hint="cs"/>
          <w:rtl/>
        </w:rPr>
        <w:t>.</w:t>
      </w:r>
    </w:p>
    <w:p w14:paraId="355207DD" w14:textId="4E2981CB" w:rsidR="00F209AE" w:rsidRDefault="006F071F" w:rsidP="009B508D">
      <w:pPr>
        <w:rPr>
          <w:rtl/>
        </w:rPr>
      </w:pPr>
      <w:r w:rsidRPr="00F209AE">
        <w:rPr>
          <w:rFonts w:hint="cs"/>
          <w:rtl/>
        </w:rPr>
        <w:t>ולא מגלגול שבועה דעד אחד -דמה לגלגול שבועה שכן שבועה גוררת שבועה תאמר בעדים דממון מחיבי</w:t>
      </w:r>
    </w:p>
    <w:p w14:paraId="571713A8" w14:textId="77777777" w:rsidR="00E83C1F" w:rsidRPr="00E83C1F" w:rsidRDefault="00E83C1F" w:rsidP="009B508D">
      <w:pPr>
        <w:pStyle w:val="affe"/>
        <w:framePr w:wrap="around"/>
        <w:spacing w:line="220" w:lineRule="exact"/>
        <w:rPr>
          <w:rtl/>
        </w:rPr>
      </w:pPr>
      <w:r w:rsidRPr="00E83C1F">
        <w:rPr>
          <w:rFonts w:hint="cs"/>
          <w:rtl/>
        </w:rPr>
        <w:t>ד.</w:t>
      </w:r>
    </w:p>
    <w:p w14:paraId="5FA62A70" w14:textId="77777777" w:rsidR="00F707CE" w:rsidRPr="00F707CE" w:rsidRDefault="00E83C1F" w:rsidP="009B508D">
      <w:pPr>
        <w:pStyle w:val="36"/>
        <w:framePr w:wrap="notBeside"/>
        <w:rPr>
          <w:rtl/>
        </w:rPr>
      </w:pPr>
      <w:r w:rsidRPr="00F707CE">
        <w:rPr>
          <w:rFonts w:hint="cs"/>
          <w:rtl/>
        </w:rPr>
        <w:t>אלא ר''פ</w:t>
      </w:r>
      <w:r w:rsidR="00F707CE" w:rsidRPr="00F707CE">
        <w:rPr>
          <w:rtl/>
        </w:rPr>
        <w:t>:</w:t>
      </w:r>
    </w:p>
    <w:p w14:paraId="09BBEFB0" w14:textId="2AD244CD" w:rsidR="00F209AE" w:rsidRPr="009D7FDC" w:rsidRDefault="00E83C1F" w:rsidP="009D7FDC">
      <w:pPr>
        <w:rPr>
          <w:spacing w:val="-4"/>
        </w:rPr>
      </w:pPr>
      <w:r w:rsidRPr="00E83C1F">
        <w:rPr>
          <w:rFonts w:hint="cs"/>
          <w:spacing w:val="-4"/>
          <w:rtl/>
        </w:rPr>
        <w:t>אתי בצד השווה דפיו ועד אחד דע''י טענה וכפירה הן באין ונשבע</w:t>
      </w:r>
    </w:p>
    <w:p w14:paraId="78A8F25B" w14:textId="77777777" w:rsidR="00F707CE" w:rsidRPr="00F707CE" w:rsidRDefault="006F071F" w:rsidP="009B508D">
      <w:pPr>
        <w:pStyle w:val="36"/>
        <w:framePr w:wrap="notBeside"/>
        <w:rPr>
          <w:rtl/>
        </w:rPr>
      </w:pPr>
      <w:r w:rsidRPr="00F707CE">
        <w:rPr>
          <w:rFonts w:hint="cs"/>
          <w:rtl/>
        </w:rPr>
        <w:t>ואין לדחות</w:t>
      </w:r>
      <w:r w:rsidR="00F707CE" w:rsidRPr="00F707CE">
        <w:rPr>
          <w:rtl/>
        </w:rPr>
        <w:t>:</w:t>
      </w:r>
    </w:p>
    <w:p w14:paraId="0FB55C3B" w14:textId="04B6ECD9" w:rsidR="00A6533C" w:rsidRDefault="006F071F" w:rsidP="009B508D">
      <w:pPr>
        <w:rPr>
          <w:rtl/>
        </w:rPr>
      </w:pPr>
      <w:r w:rsidRPr="00DC5B90">
        <w:rPr>
          <w:rFonts w:hint="cs"/>
          <w:rtl/>
        </w:rPr>
        <w:t>דמה להצד השווה שלא הוחזק כפרן תאמר בעדים שהוחזק כפרן</w:t>
      </w:r>
    </w:p>
    <w:p w14:paraId="6DA4F0BE" w14:textId="77777777" w:rsidR="00F707CE" w:rsidRPr="00F707CE" w:rsidRDefault="006F071F" w:rsidP="009B508D">
      <w:pPr>
        <w:pStyle w:val="36"/>
        <w:framePr w:wrap="notBeside"/>
        <w:rPr>
          <w:rtl/>
        </w:rPr>
      </w:pPr>
      <w:r w:rsidRPr="00F707CE">
        <w:rPr>
          <w:rFonts w:hint="cs"/>
          <w:rtl/>
        </w:rPr>
        <w:t>ד</w:t>
      </w:r>
      <w:r w:rsidR="000A7834" w:rsidRPr="00F707CE">
        <w:rPr>
          <w:rFonts w:hint="cs"/>
          <w:rtl/>
        </w:rPr>
        <w:t>ל</w:t>
      </w:r>
      <w:r w:rsidRPr="00F707CE">
        <w:rPr>
          <w:rFonts w:hint="cs"/>
          <w:rtl/>
        </w:rPr>
        <w:t>ר''ח</w:t>
      </w:r>
      <w:r w:rsidR="00F707CE" w:rsidRPr="00F707CE">
        <w:rPr>
          <w:rtl/>
        </w:rPr>
        <w:t>:</w:t>
      </w:r>
    </w:p>
    <w:p w14:paraId="7EC946D0" w14:textId="04668FBD" w:rsidR="00A6533C" w:rsidRDefault="00A56F64" w:rsidP="009B508D">
      <w:pPr>
        <w:rPr>
          <w:rtl/>
        </w:rPr>
      </w:pPr>
      <w:r>
        <w:rPr>
          <w:rFonts w:hint="cs"/>
          <w:rtl/>
        </w:rPr>
        <w:t xml:space="preserve">גם </w:t>
      </w:r>
      <w:r w:rsidR="006F071F" w:rsidRPr="00DC5B90">
        <w:rPr>
          <w:rFonts w:hint="cs"/>
          <w:rtl/>
        </w:rPr>
        <w:t>בעדים לא הוחזק כפרן</w:t>
      </w:r>
      <w:r w:rsidR="0098269D">
        <w:rPr>
          <w:rFonts w:hint="cs"/>
          <w:rtl/>
        </w:rPr>
        <w:t>,</w:t>
      </w:r>
      <w:r w:rsidR="006F071F" w:rsidRPr="00DC5B90">
        <w:rPr>
          <w:rFonts w:hint="cs"/>
          <w:rtl/>
        </w:rPr>
        <w:t xml:space="preserve"> </w:t>
      </w:r>
      <w:r w:rsidR="00EE327D">
        <w:rPr>
          <w:rFonts w:hint="cs"/>
          <w:rtl/>
        </w:rPr>
        <w:t>ש</w:t>
      </w:r>
      <w:r w:rsidR="006F071F" w:rsidRPr="00DC5B90">
        <w:rPr>
          <w:rFonts w:hint="cs"/>
          <w:rtl/>
        </w:rPr>
        <w:t>הכופר במלוה כשר לעדות</w:t>
      </w:r>
    </w:p>
    <w:p w14:paraId="5102FD85" w14:textId="6691B493" w:rsidR="006F071F" w:rsidRPr="00DC5B90" w:rsidRDefault="0098269D" w:rsidP="009B508D">
      <w:pPr>
        <w:pStyle w:val="affffd"/>
        <w:spacing w:line="220" w:lineRule="exact"/>
        <w:rPr>
          <w:rtl/>
        </w:rPr>
      </w:pPr>
      <w:r>
        <w:rPr>
          <w:rFonts w:hint="cs"/>
          <w:rtl/>
        </w:rPr>
        <w:t xml:space="preserve">אבל </w:t>
      </w:r>
      <w:r w:rsidR="006F071F" w:rsidRPr="00DC5B90">
        <w:rPr>
          <w:rFonts w:hint="cs"/>
          <w:rtl/>
        </w:rPr>
        <w:t xml:space="preserve">בפקדון פסול לעדות </w:t>
      </w:r>
      <w:r>
        <w:rPr>
          <w:rFonts w:hint="cs"/>
          <w:rtl/>
        </w:rPr>
        <w:t>שהיה אסור לו לשלוח יד בפקדון</w:t>
      </w:r>
    </w:p>
    <w:p w14:paraId="0999ACC1" w14:textId="77777777" w:rsidR="00F707CE" w:rsidRPr="00F707CE" w:rsidRDefault="006F071F" w:rsidP="009B508D">
      <w:pPr>
        <w:pStyle w:val="36"/>
        <w:framePr w:wrap="notBeside"/>
        <w:rPr>
          <w:rtl/>
        </w:rPr>
      </w:pPr>
      <w:r w:rsidRPr="00F707CE">
        <w:rPr>
          <w:rFonts w:hint="cs"/>
          <w:rtl/>
        </w:rPr>
        <w:t>ואין לדחות</w:t>
      </w:r>
      <w:r w:rsidR="00F707CE" w:rsidRPr="00F707CE">
        <w:rPr>
          <w:rtl/>
        </w:rPr>
        <w:t>:</w:t>
      </w:r>
    </w:p>
    <w:p w14:paraId="7AC4AEE8" w14:textId="6BB493DE" w:rsidR="006F071F" w:rsidRPr="00DC5B90" w:rsidRDefault="006F071F" w:rsidP="009B508D">
      <w:pPr>
        <w:rPr>
          <w:rtl/>
        </w:rPr>
      </w:pPr>
      <w:r w:rsidRPr="00DC5B90">
        <w:rPr>
          <w:rFonts w:hint="cs"/>
          <w:rtl/>
        </w:rPr>
        <w:t>מה להצד השוה שכן אינה בתורת הזמה משא''כ עדים</w:t>
      </w:r>
      <w:r w:rsidR="000A7834">
        <w:rPr>
          <w:rFonts w:hint="cs"/>
          <w:rtl/>
        </w:rPr>
        <w:t>.</w:t>
      </w:r>
    </w:p>
    <w:p w14:paraId="78524398" w14:textId="77777777" w:rsidR="00F707CE" w:rsidRPr="00F707CE" w:rsidRDefault="000A7834" w:rsidP="009B508D">
      <w:pPr>
        <w:pStyle w:val="36"/>
        <w:framePr w:wrap="notBeside"/>
        <w:rPr>
          <w:rtl/>
        </w:rPr>
      </w:pPr>
      <w:r w:rsidRPr="00F707CE">
        <w:rPr>
          <w:rFonts w:hint="cs"/>
          <w:rtl/>
        </w:rPr>
        <w:t xml:space="preserve">- </w:t>
      </w:r>
      <w:r w:rsidR="006F071F" w:rsidRPr="00F707CE">
        <w:rPr>
          <w:rFonts w:hint="cs"/>
          <w:rtl/>
        </w:rPr>
        <w:t>דלר''ח</w:t>
      </w:r>
      <w:r w:rsidR="00F707CE" w:rsidRPr="00F707CE">
        <w:rPr>
          <w:rtl/>
        </w:rPr>
        <w:t>:</w:t>
      </w:r>
    </w:p>
    <w:p w14:paraId="6676E115" w14:textId="67851A63" w:rsidR="006F071F" w:rsidRPr="000A7834" w:rsidRDefault="006F071F" w:rsidP="009B508D">
      <w:pPr>
        <w:rPr>
          <w:rtl/>
        </w:rPr>
      </w:pPr>
      <w:r w:rsidRPr="000A7834">
        <w:rPr>
          <w:rFonts w:hint="cs"/>
          <w:rtl/>
        </w:rPr>
        <w:t xml:space="preserve">תורת הזמה לא פריך </w:t>
      </w:r>
      <w:r w:rsidR="005910EC" w:rsidRPr="005910EC">
        <w:rPr>
          <w:rStyle w:val="affffe"/>
          <w:rFonts w:hint="cs"/>
          <w:rtl/>
        </w:rPr>
        <w:t>[שגם בע''א זה קיים- רק העונש לא]</w:t>
      </w:r>
    </w:p>
    <w:p w14:paraId="7604BA61" w14:textId="77777777" w:rsidR="00F707CE" w:rsidRPr="00F707CE" w:rsidRDefault="006F071F" w:rsidP="009B508D">
      <w:pPr>
        <w:pStyle w:val="36"/>
        <w:framePr w:wrap="notBeside"/>
        <w:rPr>
          <w:rtl/>
        </w:rPr>
      </w:pPr>
      <w:r w:rsidRPr="00F707CE">
        <w:rPr>
          <w:rFonts w:hint="cs"/>
          <w:rtl/>
        </w:rPr>
        <w:t>אלא</w:t>
      </w:r>
      <w:r w:rsidR="00F707CE" w:rsidRPr="00F707CE">
        <w:rPr>
          <w:rtl/>
        </w:rPr>
        <w:t>:</w:t>
      </w:r>
    </w:p>
    <w:p w14:paraId="0C4D3A54" w14:textId="06F81330" w:rsidR="00A6533C" w:rsidRDefault="00585A97" w:rsidP="009B508D">
      <w:pPr>
        <w:rPr>
          <w:rtl/>
        </w:rPr>
      </w:pPr>
      <w:r>
        <w:rPr>
          <w:rFonts w:hint="cs"/>
          <w:rtl/>
        </w:rPr>
        <w:t xml:space="preserve">אין להוכיח ממשנתנו - </w:t>
      </w:r>
      <w:r w:rsidR="006F071F" w:rsidRPr="00FD57D9">
        <w:rPr>
          <w:rFonts w:hint="cs"/>
          <w:rtl/>
        </w:rPr>
        <w:t>דגבי מנה</w:t>
      </w:r>
      <w:r w:rsidR="00AF4F1E">
        <w:rPr>
          <w:rFonts w:hint="cs"/>
          <w:rtl/>
        </w:rPr>
        <w:t>,</w:t>
      </w:r>
      <w:r w:rsidR="006F071F" w:rsidRPr="00FD57D9">
        <w:rPr>
          <w:rFonts w:hint="cs"/>
          <w:rtl/>
        </w:rPr>
        <w:t xml:space="preserve"> ללוה אין עדים </w:t>
      </w:r>
      <w:r>
        <w:rPr>
          <w:rFonts w:hint="cs"/>
          <w:rtl/>
        </w:rPr>
        <w:t>לכך</w:t>
      </w:r>
      <w:r w:rsidR="006F071F" w:rsidRPr="00FD57D9">
        <w:rPr>
          <w:rFonts w:hint="cs"/>
          <w:rtl/>
        </w:rPr>
        <w:t xml:space="preserve"> נשבע,</w:t>
      </w:r>
    </w:p>
    <w:p w14:paraId="67728B4C" w14:textId="5A806FC8" w:rsidR="006F071F" w:rsidRDefault="006F071F" w:rsidP="009B508D">
      <w:pPr>
        <w:ind w:left="113" w:firstLine="113"/>
        <w:rPr>
          <w:rtl/>
        </w:rPr>
      </w:pPr>
      <w:r w:rsidRPr="00FD57D9">
        <w:rPr>
          <w:rFonts w:hint="cs"/>
          <w:rtl/>
        </w:rPr>
        <w:t>משא''כ ב</w:t>
      </w:r>
      <w:r w:rsidR="00585A97">
        <w:rPr>
          <w:rFonts w:hint="cs"/>
          <w:rtl/>
        </w:rPr>
        <w:t>משנה</w:t>
      </w:r>
      <w:r w:rsidR="00AF4F1E">
        <w:rPr>
          <w:rFonts w:hint="cs"/>
          <w:rtl/>
        </w:rPr>
        <w:t>,</w:t>
      </w:r>
      <w:r w:rsidRPr="00FD57D9">
        <w:rPr>
          <w:rFonts w:hint="cs"/>
          <w:rtl/>
        </w:rPr>
        <w:t xml:space="preserve"> אנן סהדי לשניהם בהאי</w:t>
      </w:r>
      <w:r w:rsidR="00585A97">
        <w:rPr>
          <w:rFonts w:hint="cs"/>
          <w:rtl/>
        </w:rPr>
        <w:t>,</w:t>
      </w:r>
      <w:r w:rsidRPr="00FD57D9">
        <w:rPr>
          <w:rFonts w:hint="cs"/>
          <w:rtl/>
        </w:rPr>
        <w:t xml:space="preserve"> ואפ''ה נשבע</w:t>
      </w:r>
      <w:r w:rsidR="00585A97">
        <w:rPr>
          <w:rFonts w:hint="cs"/>
          <w:rtl/>
        </w:rPr>
        <w:t>.</w:t>
      </w:r>
    </w:p>
    <w:p w14:paraId="3056CB6F" w14:textId="4E3EC4EA" w:rsidR="006F071F" w:rsidRPr="00DC5B90" w:rsidRDefault="00AF4F1E" w:rsidP="009D7FDC">
      <w:pPr>
        <w:pStyle w:val="aff9"/>
      </w:pPr>
      <w:r>
        <w:rPr>
          <w:rFonts w:hint="cs"/>
          <w:rtl/>
        </w:rPr>
        <w:t>***</w:t>
      </w:r>
    </w:p>
    <w:p w14:paraId="0CC73F96" w14:textId="761F3E34" w:rsidR="006F071F" w:rsidRPr="00DC5B90" w:rsidRDefault="00AF3980" w:rsidP="009B508D">
      <w:pPr>
        <w:pStyle w:val="affff9"/>
        <w:rPr>
          <w:rtl/>
        </w:rPr>
      </w:pPr>
      <w:r>
        <w:rPr>
          <w:rFonts w:hint="cs"/>
          <w:rtl/>
        </w:rPr>
        <w:t>'</w:t>
      </w:r>
      <w:r w:rsidR="006F071F" w:rsidRPr="00DC5B90">
        <w:rPr>
          <w:rFonts w:hint="cs"/>
          <w:rtl/>
        </w:rPr>
        <w:t>ר''ח בתרייתא</w:t>
      </w:r>
      <w:r>
        <w:rPr>
          <w:rFonts w:hint="cs"/>
          <w:rtl/>
        </w:rPr>
        <w:t>'</w:t>
      </w:r>
      <w:r w:rsidR="006F071F" w:rsidRPr="00DC5B90">
        <w:rPr>
          <w:rFonts w:hint="cs"/>
          <w:rtl/>
        </w:rPr>
        <w:t xml:space="preserve"> </w:t>
      </w:r>
      <w:r w:rsidR="006F071F" w:rsidRPr="00DC5B90">
        <w:rPr>
          <w:rtl/>
        </w:rPr>
        <w:t xml:space="preserve"> </w:t>
      </w:r>
      <w:r w:rsidR="006F071F" w:rsidRPr="00DC5B90">
        <w:rPr>
          <w:rFonts w:hint="cs"/>
          <w:rtl/>
        </w:rPr>
        <w:t>-</w:t>
      </w:r>
      <w:r w:rsidR="008C51A0">
        <w:rPr>
          <w:rFonts w:hint="cs"/>
          <w:rtl/>
        </w:rPr>
        <w:t xml:space="preserve"> סוגיית 'הילך'</w:t>
      </w:r>
    </w:p>
    <w:p w14:paraId="735D9F2F" w14:textId="77777777" w:rsidR="00F707CE" w:rsidRPr="00F707CE" w:rsidRDefault="006F071F" w:rsidP="009B508D">
      <w:pPr>
        <w:pStyle w:val="36"/>
        <w:framePr w:wrap="notBeside"/>
        <w:rPr>
          <w:rtl/>
        </w:rPr>
      </w:pPr>
      <w:r w:rsidRPr="00F707CE">
        <w:rPr>
          <w:rtl/>
        </w:rPr>
        <w:t>אלא,</w:t>
      </w:r>
      <w:r w:rsidR="00F707CE" w:rsidRPr="00F707CE">
        <w:rPr>
          <w:rtl/>
        </w:rPr>
        <w:t>:</w:t>
      </w:r>
    </w:p>
    <w:p w14:paraId="52DF244C" w14:textId="2E6EFFF1" w:rsidR="006F071F" w:rsidRPr="00DC5B90" w:rsidRDefault="006F071F" w:rsidP="009B508D">
      <w:pPr>
        <w:spacing w:after="60"/>
        <w:rPr>
          <w:rtl/>
        </w:rPr>
      </w:pPr>
      <w:r w:rsidRPr="00DC5B90">
        <w:rPr>
          <w:rtl/>
        </w:rPr>
        <w:t xml:space="preserve">כי איתמר </w:t>
      </w:r>
      <w:r w:rsidR="008C51A0">
        <w:rPr>
          <w:rFonts w:hint="cs"/>
          <w:rtl/>
        </w:rPr>
        <w:t>'</w:t>
      </w:r>
      <w:r w:rsidRPr="00DC5B90">
        <w:rPr>
          <w:rtl/>
        </w:rPr>
        <w:t>ותנא תונא</w:t>
      </w:r>
      <w:r w:rsidR="008C51A0">
        <w:rPr>
          <w:rFonts w:hint="cs"/>
          <w:rtl/>
        </w:rPr>
        <w:t>'</w:t>
      </w:r>
      <w:r w:rsidRPr="00DC5B90">
        <w:rPr>
          <w:rtl/>
        </w:rPr>
        <w:t xml:space="preserve"> - אאידך דרבי חייא איתמר.</w:t>
      </w:r>
    </w:p>
    <w:p w14:paraId="13950015" w14:textId="615D5F6B" w:rsidR="003650DC" w:rsidRDefault="006F071F" w:rsidP="009B508D">
      <w:pPr>
        <w:pStyle w:val="affff9"/>
        <w:spacing w:before="0"/>
        <w:jc w:val="both"/>
        <w:rPr>
          <w:rtl/>
        </w:rPr>
      </w:pPr>
      <w:r w:rsidRPr="00DC5B90">
        <w:rPr>
          <w:rtl/>
        </w:rPr>
        <w:t xml:space="preserve">מנה לי בידך </w:t>
      </w:r>
      <w:r w:rsidRPr="005E3761">
        <w:rPr>
          <w:rStyle w:val="affffc"/>
          <w:b/>
          <w:bCs w:val="0"/>
          <w:rtl/>
        </w:rPr>
        <w:t>והלה אומר:</w:t>
      </w:r>
      <w:r w:rsidRPr="008B536E">
        <w:rPr>
          <w:rtl/>
        </w:rPr>
        <w:t xml:space="preserve"> </w:t>
      </w:r>
      <w:r w:rsidR="003650DC">
        <w:rPr>
          <w:rFonts w:hint="cs"/>
          <w:rtl/>
        </w:rPr>
        <w:t xml:space="preserve">רק </w:t>
      </w:r>
      <w:r w:rsidRPr="00DC5B90">
        <w:rPr>
          <w:rtl/>
        </w:rPr>
        <w:t>חמישים זוז</w:t>
      </w:r>
      <w:r w:rsidR="00AF3980">
        <w:rPr>
          <w:rFonts w:hint="cs"/>
          <w:rtl/>
        </w:rPr>
        <w:t>!</w:t>
      </w:r>
      <w:r w:rsidR="003650DC">
        <w:rPr>
          <w:rFonts w:hint="cs"/>
          <w:rtl/>
        </w:rPr>
        <w:t xml:space="preserve"> </w:t>
      </w:r>
      <w:r w:rsidRPr="003650DC">
        <w:rPr>
          <w:rtl/>
        </w:rPr>
        <w:t>והילך</w:t>
      </w:r>
      <w:r w:rsidR="003650DC">
        <w:rPr>
          <w:rFonts w:hint="cs"/>
          <w:rtl/>
        </w:rPr>
        <w:t>,</w:t>
      </w:r>
    </w:p>
    <w:p w14:paraId="3B85128B" w14:textId="7E7F5E97" w:rsidR="00F707CE" w:rsidRPr="00F707CE" w:rsidRDefault="003650DC" w:rsidP="009B508D">
      <w:pPr>
        <w:pStyle w:val="36"/>
        <w:framePr w:wrap="notBeside"/>
        <w:rPr>
          <w:rtl/>
        </w:rPr>
      </w:pPr>
      <w:r w:rsidRPr="00F707CE">
        <w:rPr>
          <w:rFonts w:hint="cs"/>
          <w:rtl/>
        </w:rPr>
        <w:t>רב חייא</w:t>
      </w:r>
      <w:r w:rsidR="00F707CE" w:rsidRPr="00F707CE">
        <w:rPr>
          <w:rFonts w:hint="cs"/>
          <w:rtl/>
        </w:rPr>
        <w:t>:</w:t>
      </w:r>
    </w:p>
    <w:p w14:paraId="55806A66" w14:textId="69B0B7B9" w:rsidR="006F071F" w:rsidRPr="00BD6D52" w:rsidRDefault="00BD6D52" w:rsidP="009B508D">
      <w:pPr>
        <w:pStyle w:val="affff9"/>
        <w:spacing w:before="0"/>
        <w:jc w:val="both"/>
        <w:rPr>
          <w:rtl/>
        </w:rPr>
      </w:pPr>
      <w:r>
        <w:rPr>
          <w:rFonts w:hint="cs"/>
          <w:rtl/>
        </w:rPr>
        <w:t xml:space="preserve">הילך </w:t>
      </w:r>
      <w:r w:rsidR="006F071F" w:rsidRPr="00BD6D52">
        <w:rPr>
          <w:rtl/>
        </w:rPr>
        <w:t>חייב</w:t>
      </w:r>
      <w:r w:rsidR="000C6F46" w:rsidRPr="00BD6D52">
        <w:rPr>
          <w:rStyle w:val="affffe"/>
          <w:rFonts w:hint="cs"/>
          <w:rtl/>
        </w:rPr>
        <w:t xml:space="preserve"> </w:t>
      </w:r>
      <w:r w:rsidR="000C6F46" w:rsidRPr="00BD6D52">
        <w:rPr>
          <w:rStyle w:val="affffe"/>
          <w:rFonts w:hint="cs"/>
          <w:b w:val="0"/>
          <w:bCs w:val="0"/>
          <w:rtl/>
        </w:rPr>
        <w:t>שבוע</w:t>
      </w:r>
      <w:r w:rsidRPr="00BD6D52">
        <w:rPr>
          <w:rStyle w:val="affffe"/>
          <w:rFonts w:hint="cs"/>
          <w:b w:val="0"/>
          <w:bCs w:val="0"/>
          <w:rtl/>
        </w:rPr>
        <w:t>ת מודה במקצת</w:t>
      </w:r>
      <w:r w:rsidR="006F071F" w:rsidRPr="00BD6D52">
        <w:rPr>
          <w:rtl/>
        </w:rPr>
        <w:t>.</w:t>
      </w:r>
    </w:p>
    <w:p w14:paraId="5C2041BC" w14:textId="77777777" w:rsidR="00F707CE" w:rsidRPr="00F707CE" w:rsidRDefault="007A3C33" w:rsidP="009B508D">
      <w:pPr>
        <w:pStyle w:val="36"/>
        <w:framePr w:wrap="notBeside"/>
        <w:rPr>
          <w:rtl/>
        </w:rPr>
      </w:pPr>
      <w:r w:rsidRPr="00F707CE">
        <w:rPr>
          <w:rFonts w:hint="cs"/>
          <w:rtl/>
        </w:rPr>
        <w:t>והטעם</w:t>
      </w:r>
      <w:r w:rsidR="00F707CE" w:rsidRPr="00F707CE">
        <w:rPr>
          <w:rtl/>
        </w:rPr>
        <w:t>:</w:t>
      </w:r>
    </w:p>
    <w:p w14:paraId="291B24C2" w14:textId="7B252C45" w:rsidR="006F071F" w:rsidRPr="00DC5B90" w:rsidRDefault="006F071F" w:rsidP="009B508D">
      <w:pPr>
        <w:rPr>
          <w:rtl/>
        </w:rPr>
      </w:pPr>
      <w:r w:rsidRPr="00DC5B90">
        <w:rPr>
          <w:rtl/>
        </w:rPr>
        <w:t xml:space="preserve">הילך </w:t>
      </w:r>
      <w:r w:rsidR="007A3C33">
        <w:rPr>
          <w:rFonts w:hint="cs"/>
          <w:rtl/>
        </w:rPr>
        <w:t xml:space="preserve">גם </w:t>
      </w:r>
      <w:r w:rsidRPr="00DC5B90">
        <w:rPr>
          <w:rtl/>
        </w:rPr>
        <w:t>כמודה מקצת הטענה</w:t>
      </w:r>
      <w:r w:rsidR="007A3C33">
        <w:rPr>
          <w:rFonts w:hint="cs"/>
          <w:rtl/>
        </w:rPr>
        <w:t>!</w:t>
      </w:r>
      <w:r w:rsidRPr="00DC5B90">
        <w:rPr>
          <w:rtl/>
        </w:rPr>
        <w:t xml:space="preserve"> </w:t>
      </w:r>
      <w:r w:rsidRPr="0050150D">
        <w:rPr>
          <w:rFonts w:cs="PFT_Frank"/>
          <w:b/>
          <w:bCs/>
          <w:szCs w:val="14"/>
          <w:rtl/>
        </w:rPr>
        <w:t>ותנא תונא:</w:t>
      </w:r>
      <w:r w:rsidRPr="00292C56">
        <w:rPr>
          <w:rStyle w:val="affffe"/>
          <w:rtl/>
        </w:rPr>
        <w:t xml:space="preserve"> </w:t>
      </w:r>
      <w:r w:rsidR="00292C56" w:rsidRPr="00292C56">
        <w:rPr>
          <w:rStyle w:val="affffe"/>
          <w:rFonts w:hint="cs"/>
          <w:rtl/>
        </w:rPr>
        <w:t>ההוכחה מהמשנה</w:t>
      </w:r>
      <w:r w:rsidR="00292C56">
        <w:rPr>
          <w:rFonts w:hint="cs"/>
          <w:rtl/>
        </w:rPr>
        <w:t xml:space="preserve"> </w:t>
      </w:r>
      <w:r w:rsidRPr="00DC5B90">
        <w:rPr>
          <w:rtl/>
        </w:rPr>
        <w:t>שנים אוחזין בטלית</w:t>
      </w:r>
      <w:r w:rsidR="00292C56">
        <w:rPr>
          <w:rFonts w:hint="cs"/>
          <w:rtl/>
        </w:rPr>
        <w:t xml:space="preserve"> </w:t>
      </w:r>
      <w:r w:rsidR="00292C56" w:rsidRPr="008D67FD">
        <w:rPr>
          <w:rStyle w:val="affffe"/>
          <w:rFonts w:hint="cs"/>
          <w:rtl/>
        </w:rPr>
        <w:t>שכל אחד תופס בחצי</w:t>
      </w:r>
      <w:r w:rsidRPr="00DC5B90">
        <w:rPr>
          <w:rtl/>
        </w:rPr>
        <w:t xml:space="preserve"> </w:t>
      </w:r>
      <w:r w:rsidR="008D67FD">
        <w:rPr>
          <w:rFonts w:hint="cs"/>
          <w:rtl/>
        </w:rPr>
        <w:t xml:space="preserve">- </w:t>
      </w:r>
      <w:r w:rsidRPr="00DC5B90">
        <w:rPr>
          <w:rFonts w:hint="cs"/>
          <w:rtl/>
        </w:rPr>
        <w:t>כ</w:t>
      </w:r>
      <w:r w:rsidRPr="00DC5B90">
        <w:rPr>
          <w:rtl/>
        </w:rPr>
        <w:t xml:space="preserve">הילך הוא, </w:t>
      </w:r>
      <w:r w:rsidRPr="005E3761">
        <w:rPr>
          <w:rStyle w:val="affffc"/>
          <w:rtl/>
        </w:rPr>
        <w:t>ותני</w:t>
      </w:r>
      <w:r w:rsidRPr="00DC5B90">
        <w:rPr>
          <w:rtl/>
        </w:rPr>
        <w:t xml:space="preserve"> ישבע.</w:t>
      </w:r>
    </w:p>
    <w:p w14:paraId="35D0F482" w14:textId="77777777" w:rsidR="00F707CE" w:rsidRPr="00F707CE" w:rsidRDefault="006F071F" w:rsidP="009B508D">
      <w:pPr>
        <w:pStyle w:val="36"/>
        <w:framePr w:wrap="notBeside"/>
        <w:rPr>
          <w:rtl/>
        </w:rPr>
      </w:pPr>
      <w:r w:rsidRPr="00F707CE">
        <w:rPr>
          <w:rtl/>
        </w:rPr>
        <w:t>רב ששת</w:t>
      </w:r>
      <w:r w:rsidR="00F707CE" w:rsidRPr="00F707CE">
        <w:rPr>
          <w:rtl/>
        </w:rPr>
        <w:t>:</w:t>
      </w:r>
    </w:p>
    <w:p w14:paraId="3F6FE4F6" w14:textId="5C86AE13" w:rsidR="00A6533C" w:rsidRDefault="006F071F" w:rsidP="009B508D">
      <w:pPr>
        <w:rPr>
          <w:rtl/>
        </w:rPr>
      </w:pPr>
      <w:r w:rsidRPr="0050150D">
        <w:rPr>
          <w:rFonts w:cs="PFT_Frank"/>
          <w:b/>
          <w:bCs/>
          <w:szCs w:val="14"/>
          <w:rtl/>
        </w:rPr>
        <w:t>הילך פטור.</w:t>
      </w:r>
      <w:r w:rsidRPr="00DC5B90">
        <w:rPr>
          <w:rtl/>
        </w:rPr>
        <w:t xml:space="preserve"> </w:t>
      </w:r>
      <w:r w:rsidR="00BD6D52">
        <w:rPr>
          <w:rFonts w:hint="cs"/>
          <w:rtl/>
        </w:rPr>
        <w:t>ד</w:t>
      </w:r>
      <w:r w:rsidRPr="00DC5B90">
        <w:rPr>
          <w:rFonts w:hint="cs"/>
          <w:rtl/>
        </w:rPr>
        <w:t>ב</w:t>
      </w:r>
      <w:r w:rsidR="003650DC">
        <w:rPr>
          <w:rFonts w:hint="cs"/>
          <w:rtl/>
        </w:rPr>
        <w:t xml:space="preserve">מעות שהוא מודה המלווה </w:t>
      </w:r>
      <w:r w:rsidR="00BD6D52">
        <w:rPr>
          <w:rFonts w:hint="cs"/>
          <w:rtl/>
        </w:rPr>
        <w:t>כמי שתפוס.</w:t>
      </w:r>
    </w:p>
    <w:p w14:paraId="213B0D18" w14:textId="77777777" w:rsidR="00A6533C" w:rsidRDefault="006F071F" w:rsidP="009B508D">
      <w:pPr>
        <w:ind w:left="565" w:firstLine="113"/>
        <w:rPr>
          <w:rtl/>
        </w:rPr>
      </w:pPr>
      <w:r w:rsidRPr="00A1134B">
        <w:rPr>
          <w:rFonts w:hint="cs"/>
          <w:rtl/>
        </w:rPr>
        <w:t>וב</w:t>
      </w:r>
      <w:r w:rsidR="00364A1B">
        <w:rPr>
          <w:rFonts w:hint="cs"/>
          <w:rtl/>
        </w:rPr>
        <w:t>מעות שלא מודה אין הודאה במקצת הטענה.</w:t>
      </w:r>
    </w:p>
    <w:p w14:paraId="4FA080E3" w14:textId="3ACC58F6" w:rsidR="00F707CE" w:rsidRPr="00F707CE" w:rsidRDefault="006F071F" w:rsidP="009B508D">
      <w:pPr>
        <w:pStyle w:val="36"/>
        <w:framePr w:wrap="notBeside"/>
        <w:rPr>
          <w:rtl/>
        </w:rPr>
      </w:pPr>
      <w:r w:rsidRPr="00F707CE">
        <w:rPr>
          <w:rFonts w:hint="cs"/>
          <w:rtl/>
        </w:rPr>
        <w:t>ולרב ששת</w:t>
      </w:r>
      <w:r w:rsidR="00F707CE" w:rsidRPr="00F707CE">
        <w:rPr>
          <w:rFonts w:hint="cs"/>
          <w:rtl/>
        </w:rPr>
        <w:t>:</w:t>
      </w:r>
    </w:p>
    <w:p w14:paraId="76E947EF" w14:textId="2C40DE65" w:rsidR="00A6533C" w:rsidRDefault="00364A1B" w:rsidP="009B508D">
      <w:pPr>
        <w:rPr>
          <w:rtl/>
        </w:rPr>
      </w:pPr>
      <w:r>
        <w:rPr>
          <w:rFonts w:hint="cs"/>
          <w:rtl/>
        </w:rPr>
        <w:t xml:space="preserve">לא קשה </w:t>
      </w:r>
      <w:r w:rsidR="006F071F" w:rsidRPr="00A1134B">
        <w:rPr>
          <w:rFonts w:hint="cs"/>
          <w:rtl/>
        </w:rPr>
        <w:t>מ</w:t>
      </w:r>
      <w:r>
        <w:rPr>
          <w:rFonts w:hint="cs"/>
          <w:rtl/>
        </w:rPr>
        <w:t>המשנה</w:t>
      </w:r>
      <w:r w:rsidR="006F071F" w:rsidRPr="00A1134B">
        <w:rPr>
          <w:rFonts w:hint="cs"/>
          <w:rtl/>
        </w:rPr>
        <w:t xml:space="preserve"> דתקנת חכמים היא</w:t>
      </w:r>
      <w:r>
        <w:rPr>
          <w:rFonts w:hint="cs"/>
          <w:rtl/>
        </w:rPr>
        <w:t>.</w:t>
      </w:r>
    </w:p>
    <w:p w14:paraId="74EAD8BF" w14:textId="0C66D98D" w:rsidR="00F707CE" w:rsidRPr="00F707CE" w:rsidRDefault="006F071F" w:rsidP="009B508D">
      <w:pPr>
        <w:pStyle w:val="36"/>
        <w:framePr w:wrap="notBeside"/>
        <w:rPr>
          <w:rtl/>
        </w:rPr>
      </w:pPr>
      <w:r w:rsidRPr="00F707CE">
        <w:rPr>
          <w:rFonts w:hint="cs"/>
          <w:rtl/>
        </w:rPr>
        <w:t>לרב חייא</w:t>
      </w:r>
      <w:r w:rsidR="00F707CE" w:rsidRPr="00F707CE">
        <w:rPr>
          <w:rFonts w:hint="cs"/>
          <w:rtl/>
        </w:rPr>
        <w:t>:</w:t>
      </w:r>
    </w:p>
    <w:p w14:paraId="3E7D4862" w14:textId="5B7D6725" w:rsidR="006F071F" w:rsidRPr="00DC5B90" w:rsidRDefault="006F071F" w:rsidP="009B508D">
      <w:pPr>
        <w:spacing w:after="60"/>
        <w:rPr>
          <w:rtl/>
        </w:rPr>
      </w:pPr>
      <w:r w:rsidRPr="003A5EA6">
        <w:rPr>
          <w:rFonts w:hint="cs"/>
          <w:rtl/>
        </w:rPr>
        <w:t>תקנ''ח היא</w:t>
      </w:r>
      <w:r w:rsidR="00754A27">
        <w:rPr>
          <w:rFonts w:hint="cs"/>
          <w:rtl/>
        </w:rPr>
        <w:t>,</w:t>
      </w:r>
      <w:r w:rsidRPr="003A5EA6">
        <w:rPr>
          <w:rFonts w:hint="cs"/>
          <w:rtl/>
        </w:rPr>
        <w:t xml:space="preserve"> ומיהו אי הילך חייב מדאורייתא שייך לתקן תקנ''ח כעין דאורייתא</w:t>
      </w:r>
      <w:r w:rsidR="00F73CC5">
        <w:rPr>
          <w:rFonts w:hint="cs"/>
          <w:rtl/>
        </w:rPr>
        <w:t>,</w:t>
      </w:r>
      <w:r w:rsidRPr="003A5EA6">
        <w:rPr>
          <w:rFonts w:hint="cs"/>
          <w:rtl/>
        </w:rPr>
        <w:t xml:space="preserve"> </w:t>
      </w:r>
      <w:r w:rsidR="00364A1B">
        <w:rPr>
          <w:rFonts w:hint="cs"/>
          <w:rtl/>
        </w:rPr>
        <w:t>א</w:t>
      </w:r>
      <w:r w:rsidRPr="00DC5B90">
        <w:rPr>
          <w:rFonts w:hint="cs"/>
          <w:rtl/>
        </w:rPr>
        <w:t xml:space="preserve">בל אי פטור מי מתקנים רבנן תקנה </w:t>
      </w:r>
      <w:r w:rsidR="00F73CC5">
        <w:rPr>
          <w:rFonts w:hint="cs"/>
          <w:rtl/>
        </w:rPr>
        <w:t>ש</w:t>
      </w:r>
      <w:r w:rsidRPr="00DC5B90">
        <w:rPr>
          <w:rFonts w:hint="cs"/>
          <w:rtl/>
        </w:rPr>
        <w:t>אין כמותה מן התורה</w:t>
      </w:r>
      <w:r w:rsidR="00F73CC5">
        <w:rPr>
          <w:rFonts w:hint="cs"/>
          <w:rtl/>
        </w:rPr>
        <w:t>?! בהכרח שהיא דאורייתא!</w:t>
      </w:r>
    </w:p>
    <w:p w14:paraId="2BD3C708" w14:textId="77777777" w:rsidR="00A6533C" w:rsidRDefault="006F071F" w:rsidP="009B508D">
      <w:pPr>
        <w:pStyle w:val="affe"/>
        <w:framePr w:wrap="around"/>
        <w:spacing w:line="220" w:lineRule="exact"/>
        <w:rPr>
          <w:rtl/>
        </w:rPr>
      </w:pPr>
      <w:r w:rsidRPr="00DC5B90">
        <w:rPr>
          <w:rtl/>
        </w:rPr>
        <w:lastRenderedPageBreak/>
        <w:t>ד:</w:t>
      </w:r>
    </w:p>
    <w:p w14:paraId="78C3FB1F" w14:textId="77777777" w:rsidR="00F707CE" w:rsidRPr="00F707CE" w:rsidRDefault="006F071F" w:rsidP="009B508D">
      <w:pPr>
        <w:pStyle w:val="36"/>
        <w:framePr w:wrap="notBeside"/>
        <w:rPr>
          <w:rtl/>
        </w:rPr>
      </w:pPr>
      <w:r w:rsidRPr="00F707CE">
        <w:rPr>
          <w:rFonts w:hint="cs"/>
          <w:rtl/>
        </w:rPr>
        <w:t>מיתיבי</w:t>
      </w:r>
      <w:r w:rsidR="00F707CE" w:rsidRPr="00F707CE">
        <w:rPr>
          <w:rtl/>
        </w:rPr>
        <w:t>:</w:t>
      </w:r>
    </w:p>
    <w:p w14:paraId="50C92FEC" w14:textId="7089FD36" w:rsidR="006F071F" w:rsidRPr="00DC5B90" w:rsidRDefault="009C1927" w:rsidP="009B508D">
      <w:pPr>
        <w:rPr>
          <w:rtl/>
        </w:rPr>
      </w:pPr>
      <w:r w:rsidRPr="009C1927">
        <w:rPr>
          <w:rStyle w:val="affffe"/>
          <w:rFonts w:hint="cs"/>
          <w:rtl/>
        </w:rPr>
        <w:t>כתוב בשטר</w:t>
      </w:r>
      <w:r>
        <w:rPr>
          <w:rFonts w:hint="cs"/>
          <w:rtl/>
        </w:rPr>
        <w:t xml:space="preserve"> </w:t>
      </w:r>
      <w:r w:rsidR="006F071F" w:rsidRPr="00DC5B90">
        <w:rPr>
          <w:rtl/>
        </w:rPr>
        <w:t>סלעים, דינרין.</w:t>
      </w:r>
      <w:r w:rsidR="006F071F" w:rsidRPr="00DC5B90">
        <w:rPr>
          <w:rFonts w:hint="cs"/>
          <w:rtl/>
        </w:rPr>
        <w:t xml:space="preserve"> </w:t>
      </w:r>
      <w:r w:rsidR="006F071F" w:rsidRPr="00D26D19">
        <w:rPr>
          <w:rStyle w:val="affffe"/>
          <w:rFonts w:hint="cs"/>
          <w:rtl/>
        </w:rPr>
        <w:t>ולא כתוב כמה</w:t>
      </w:r>
      <w:r w:rsidR="006F071F" w:rsidRPr="00DC5B90">
        <w:rPr>
          <w:rFonts w:hint="cs"/>
          <w:rtl/>
        </w:rPr>
        <w:t xml:space="preserve"> </w:t>
      </w:r>
      <w:r w:rsidR="006F071F" w:rsidRPr="005E3761">
        <w:rPr>
          <w:rStyle w:val="affffc"/>
          <w:rtl/>
        </w:rPr>
        <w:t>מלוה אומר:</w:t>
      </w:r>
      <w:r w:rsidR="006F071F" w:rsidRPr="00DC5B90">
        <w:rPr>
          <w:rtl/>
        </w:rPr>
        <w:t xml:space="preserve"> חמש, </w:t>
      </w:r>
      <w:r w:rsidR="006F071F" w:rsidRPr="005E3761">
        <w:rPr>
          <w:rStyle w:val="affffc"/>
          <w:rtl/>
        </w:rPr>
        <w:t>ולוה אומר:</w:t>
      </w:r>
      <w:r w:rsidR="006F071F" w:rsidRPr="00DC5B90">
        <w:rPr>
          <w:rtl/>
        </w:rPr>
        <w:t xml:space="preserve"> שלש.</w:t>
      </w:r>
    </w:p>
    <w:p w14:paraId="561DAC03" w14:textId="0DD949F6" w:rsidR="00F707CE" w:rsidRPr="00F707CE" w:rsidRDefault="006F071F" w:rsidP="009B508D">
      <w:pPr>
        <w:pStyle w:val="36"/>
        <w:framePr w:wrap="notBeside"/>
        <w:rPr>
          <w:rtl/>
        </w:rPr>
      </w:pPr>
      <w:r w:rsidRPr="00F707CE">
        <w:rPr>
          <w:rFonts w:hint="cs"/>
          <w:rtl/>
        </w:rPr>
        <w:t>ל</w:t>
      </w:r>
      <w:r w:rsidRPr="00F707CE">
        <w:rPr>
          <w:rtl/>
        </w:rPr>
        <w:t>ר</w:t>
      </w:r>
      <w:r w:rsidRPr="00F707CE">
        <w:rPr>
          <w:rFonts w:hint="cs"/>
          <w:rtl/>
        </w:rPr>
        <w:t>שב''א</w:t>
      </w:r>
      <w:r w:rsidR="00F707CE" w:rsidRPr="00F707CE">
        <w:rPr>
          <w:rtl/>
        </w:rPr>
        <w:t>:</w:t>
      </w:r>
    </w:p>
    <w:p w14:paraId="7EA810DA" w14:textId="1185D3DE" w:rsidR="00A6533C" w:rsidRDefault="006F071F" w:rsidP="009B508D">
      <w:pPr>
        <w:rPr>
          <w:rtl/>
        </w:rPr>
      </w:pPr>
      <w:r w:rsidRPr="00DC5B90">
        <w:rPr>
          <w:rtl/>
        </w:rPr>
        <w:t xml:space="preserve">הואיל והודה מקצת הטענה </w:t>
      </w:r>
      <w:r w:rsidR="00DE2F75">
        <w:rPr>
          <w:rFonts w:hint="cs"/>
          <w:rtl/>
        </w:rPr>
        <w:t xml:space="preserve">- </w:t>
      </w:r>
      <w:r w:rsidRPr="0050150D">
        <w:rPr>
          <w:rFonts w:cs="PFT_Frank"/>
          <w:b/>
          <w:bCs/>
          <w:szCs w:val="14"/>
          <w:rtl/>
        </w:rPr>
        <w:t>ישבע</w:t>
      </w:r>
      <w:r w:rsidRPr="00DC5B90">
        <w:rPr>
          <w:rtl/>
        </w:rPr>
        <w:t>,</w:t>
      </w:r>
    </w:p>
    <w:p w14:paraId="41C04231" w14:textId="1A38C3B1" w:rsidR="00F707CE" w:rsidRPr="00F707CE" w:rsidRDefault="006F071F" w:rsidP="009B508D">
      <w:pPr>
        <w:pStyle w:val="36"/>
        <w:framePr w:wrap="notBeside"/>
        <w:rPr>
          <w:rtl/>
        </w:rPr>
      </w:pPr>
      <w:r w:rsidRPr="00F707CE">
        <w:rPr>
          <w:rFonts w:hint="cs"/>
          <w:rtl/>
        </w:rPr>
        <w:t>ולר''ע</w:t>
      </w:r>
      <w:r w:rsidR="00F707CE" w:rsidRPr="00F707CE">
        <w:rPr>
          <w:rtl/>
        </w:rPr>
        <w:t>:</w:t>
      </w:r>
    </w:p>
    <w:p w14:paraId="5058AB04" w14:textId="4B5CCA0D" w:rsidR="00A6533C" w:rsidRDefault="006F071F" w:rsidP="009B508D">
      <w:pPr>
        <w:spacing w:after="60"/>
        <w:rPr>
          <w:rtl/>
        </w:rPr>
      </w:pPr>
      <w:r w:rsidRPr="00DC5B90">
        <w:rPr>
          <w:rtl/>
        </w:rPr>
        <w:t xml:space="preserve">כמשיב אבידה, </w:t>
      </w:r>
      <w:r w:rsidRPr="0050150D">
        <w:rPr>
          <w:rFonts w:cs="PFT_Frank"/>
          <w:b/>
          <w:bCs/>
          <w:szCs w:val="14"/>
          <w:rtl/>
        </w:rPr>
        <w:t>ופטור</w:t>
      </w:r>
      <w:r w:rsidRPr="00DC5B90">
        <w:rPr>
          <w:rtl/>
        </w:rPr>
        <w:t>.</w:t>
      </w:r>
      <w:r w:rsidR="00DE2F75">
        <w:rPr>
          <w:rFonts w:hint="cs"/>
          <w:rtl/>
        </w:rPr>
        <w:t xml:space="preserve"> </w:t>
      </w:r>
      <w:r w:rsidR="00DE2F75" w:rsidRPr="00DE2F75">
        <w:rPr>
          <w:rStyle w:val="affffe"/>
          <w:rFonts w:hint="cs"/>
          <w:rtl/>
        </w:rPr>
        <w:t>[שיכל לומר שחייב רק שנים</w:t>
      </w:r>
      <w:r w:rsidR="00DE2F75">
        <w:rPr>
          <w:rStyle w:val="affffe"/>
          <w:rFonts w:hint="cs"/>
          <w:rtl/>
        </w:rPr>
        <w:t>, מיעוט רבים</w:t>
      </w:r>
      <w:r w:rsidR="00DE2F75" w:rsidRPr="00DE2F75">
        <w:rPr>
          <w:rStyle w:val="affffe"/>
          <w:rFonts w:hint="cs"/>
          <w:rtl/>
        </w:rPr>
        <w:t>]</w:t>
      </w:r>
    </w:p>
    <w:p w14:paraId="4199CB4A" w14:textId="4B19FDE8" w:rsidR="00F707CE" w:rsidRPr="00F707CE" w:rsidRDefault="00D26D19" w:rsidP="009B508D">
      <w:pPr>
        <w:pStyle w:val="36"/>
        <w:framePr w:wrap="notBeside"/>
        <w:rPr>
          <w:rtl/>
        </w:rPr>
      </w:pPr>
      <w:r w:rsidRPr="00F707CE">
        <w:rPr>
          <w:rFonts w:hint="cs"/>
          <w:rtl/>
        </w:rPr>
        <w:t xml:space="preserve">יש שהקשו </w:t>
      </w:r>
      <w:r w:rsidR="006F071F" w:rsidRPr="00F707CE">
        <w:rPr>
          <w:rFonts w:hint="cs"/>
          <w:rtl/>
        </w:rPr>
        <w:t>מר</w:t>
      </w:r>
      <w:r w:rsidR="000B73F7" w:rsidRPr="00F707CE">
        <w:rPr>
          <w:rFonts w:hint="cs"/>
          <w:rtl/>
        </w:rPr>
        <w:t>שב''א</w:t>
      </w:r>
      <w:r w:rsidR="00F707CE" w:rsidRPr="00F707CE">
        <w:rPr>
          <w:rFonts w:hint="cs"/>
          <w:rtl/>
        </w:rPr>
        <w:t>:</w:t>
      </w:r>
    </w:p>
    <w:p w14:paraId="2EE955AE" w14:textId="07B83A1B" w:rsidR="006F071F" w:rsidRPr="00DC5B90" w:rsidRDefault="006F071F" w:rsidP="009B508D">
      <w:pPr>
        <w:rPr>
          <w:rtl/>
        </w:rPr>
      </w:pPr>
      <w:r w:rsidRPr="00DC5B90">
        <w:rPr>
          <w:rFonts w:hint="cs"/>
          <w:rtl/>
        </w:rPr>
        <w:t>ד</w:t>
      </w:r>
      <w:r w:rsidRPr="00DC5B90">
        <w:rPr>
          <w:rtl/>
        </w:rPr>
        <w:t>הואיל והודה מקצת הטענה ישבע.</w:t>
      </w:r>
      <w:r w:rsidRPr="00DC5B90">
        <w:rPr>
          <w:rFonts w:hint="cs"/>
          <w:rtl/>
        </w:rPr>
        <w:t xml:space="preserve"> </w:t>
      </w:r>
      <w:r w:rsidR="00243A56" w:rsidRPr="005E3761">
        <w:rPr>
          <w:rStyle w:val="affffc"/>
          <w:rFonts w:hint="cs"/>
          <w:rtl/>
        </w:rPr>
        <w:t>משמע</w:t>
      </w:r>
      <w:r w:rsidR="00243A56">
        <w:rPr>
          <w:rFonts w:hint="cs"/>
          <w:rtl/>
        </w:rPr>
        <w:t xml:space="preserve"> </w:t>
      </w:r>
      <w:r w:rsidR="001C287C">
        <w:rPr>
          <w:rFonts w:hint="cs"/>
          <w:rtl/>
        </w:rPr>
        <w:t xml:space="preserve">דווקא שאמר שלוש אבל שתים יפטר משבועה </w:t>
      </w:r>
      <w:r w:rsidRPr="00DC5B90">
        <w:rPr>
          <w:rtl/>
        </w:rPr>
        <w:t>ו</w:t>
      </w:r>
      <w:r w:rsidRPr="00DC5B90">
        <w:rPr>
          <w:rFonts w:hint="cs"/>
          <w:rtl/>
        </w:rPr>
        <w:t xml:space="preserve">אפי' דעצם השטר הילך הוא </w:t>
      </w:r>
      <w:r w:rsidR="006F3725">
        <w:rPr>
          <w:rFonts w:hint="cs"/>
          <w:rtl/>
        </w:rPr>
        <w:t xml:space="preserve">- </w:t>
      </w:r>
      <w:r w:rsidRPr="00DC5B90">
        <w:rPr>
          <w:rFonts w:hint="cs"/>
          <w:rtl/>
        </w:rPr>
        <w:t xml:space="preserve">ותני </w:t>
      </w:r>
      <w:r w:rsidRPr="0050150D">
        <w:rPr>
          <w:rFonts w:cs="PFT_Frank" w:hint="cs"/>
          <w:b/>
          <w:bCs/>
          <w:szCs w:val="14"/>
          <w:rtl/>
        </w:rPr>
        <w:t>פטור.</w:t>
      </w:r>
    </w:p>
    <w:p w14:paraId="0392ACF1" w14:textId="77777777" w:rsidR="00F707CE" w:rsidRPr="00F707CE" w:rsidRDefault="006F071F" w:rsidP="009B508D">
      <w:pPr>
        <w:pStyle w:val="36"/>
        <w:framePr w:wrap="notBeside"/>
        <w:rPr>
          <w:rtl/>
        </w:rPr>
      </w:pPr>
      <w:r w:rsidRPr="00F707CE">
        <w:rPr>
          <w:rFonts w:hint="cs"/>
          <w:rtl/>
        </w:rPr>
        <w:t>ואין ליישב</w:t>
      </w:r>
      <w:r w:rsidR="00F707CE" w:rsidRPr="00F707CE">
        <w:rPr>
          <w:rtl/>
        </w:rPr>
        <w:t>:</w:t>
      </w:r>
    </w:p>
    <w:p w14:paraId="0FFC8E2F" w14:textId="4418B98A" w:rsidR="00A6533C" w:rsidRDefault="006F071F" w:rsidP="009B508D">
      <w:pPr>
        <w:rPr>
          <w:rtl/>
        </w:rPr>
      </w:pPr>
      <w:r w:rsidRPr="00DC5B90">
        <w:rPr>
          <w:rFonts w:hint="cs"/>
          <w:rtl/>
        </w:rPr>
        <w:t xml:space="preserve">דלעולם גם בשתים חייב </w:t>
      </w:r>
      <w:r w:rsidRPr="005E3761">
        <w:rPr>
          <w:rStyle w:val="affffc"/>
          <w:rFonts w:hint="cs"/>
          <w:rtl/>
        </w:rPr>
        <w:t>וקמ''ל</w:t>
      </w:r>
      <w:r w:rsidRPr="00DC5B90">
        <w:rPr>
          <w:rFonts w:hint="cs"/>
          <w:rtl/>
        </w:rPr>
        <w:t xml:space="preserve"> דלא כר''ע</w:t>
      </w:r>
      <w:r w:rsidR="005F6A9B">
        <w:rPr>
          <w:rFonts w:hint="cs"/>
          <w:rtl/>
        </w:rPr>
        <w:t>,</w:t>
      </w:r>
    </w:p>
    <w:p w14:paraId="25793CC7" w14:textId="518594F1" w:rsidR="00F707CE" w:rsidRPr="00F707CE" w:rsidRDefault="00F707CE" w:rsidP="009B508D">
      <w:pPr>
        <w:pStyle w:val="36"/>
        <w:framePr w:wrap="notBeside"/>
        <w:rPr>
          <w:rtl/>
        </w:rPr>
      </w:pPr>
      <w:r w:rsidRPr="00F707CE">
        <w:rPr>
          <w:rFonts w:hint="cs"/>
          <w:rtl/>
        </w:rPr>
        <w:t>-</w:t>
      </w:r>
    </w:p>
    <w:p w14:paraId="4888C535" w14:textId="2D0149CE" w:rsidR="006F071F" w:rsidRPr="00DC5B90" w:rsidRDefault="009D1A86" w:rsidP="009B508D">
      <w:pPr>
        <w:rPr>
          <w:rtl/>
        </w:rPr>
      </w:pPr>
      <w:r w:rsidRPr="005E3761">
        <w:rPr>
          <w:rStyle w:val="affffc"/>
          <w:rFonts w:hint="cs"/>
          <w:rtl/>
        </w:rPr>
        <w:t xml:space="preserve">דא''כ </w:t>
      </w:r>
      <w:r w:rsidR="002C3270" w:rsidRPr="005E3761">
        <w:rPr>
          <w:rStyle w:val="affffc"/>
          <w:rFonts w:hint="cs"/>
          <w:rtl/>
        </w:rPr>
        <w:t>היצ''ל</w:t>
      </w:r>
      <w:r w:rsidR="002C3270">
        <w:rPr>
          <w:rFonts w:hint="cs"/>
          <w:rtl/>
        </w:rPr>
        <w:t xml:space="preserve"> </w:t>
      </w:r>
      <w:r w:rsidR="006F071F" w:rsidRPr="00DC5B90">
        <w:rPr>
          <w:rFonts w:hint="cs"/>
          <w:rtl/>
        </w:rPr>
        <w:t xml:space="preserve">אף זה </w:t>
      </w:r>
      <w:r w:rsidR="005F6A9B" w:rsidRPr="005F6A9B">
        <w:rPr>
          <w:rStyle w:val="affffe"/>
          <w:rFonts w:hint="cs"/>
          <w:rtl/>
        </w:rPr>
        <w:t>האומר שלוש</w:t>
      </w:r>
      <w:r w:rsidR="005F6A9B">
        <w:rPr>
          <w:rFonts w:hint="cs"/>
          <w:rtl/>
        </w:rPr>
        <w:t xml:space="preserve"> </w:t>
      </w:r>
      <w:r w:rsidR="006F071F" w:rsidRPr="00DC5B90">
        <w:rPr>
          <w:rFonts w:hint="cs"/>
          <w:rtl/>
        </w:rPr>
        <w:t>ישבע</w:t>
      </w:r>
      <w:r w:rsidR="005F6A9B">
        <w:rPr>
          <w:rFonts w:hint="cs"/>
          <w:rtl/>
        </w:rPr>
        <w:t>,</w:t>
      </w:r>
    </w:p>
    <w:p w14:paraId="7E54BC04" w14:textId="77777777" w:rsidR="00F707CE" w:rsidRPr="00F707CE" w:rsidRDefault="000B73F7" w:rsidP="009B508D">
      <w:pPr>
        <w:pStyle w:val="36"/>
        <w:framePr w:wrap="notBeside"/>
        <w:rPr>
          <w:rtl/>
        </w:rPr>
      </w:pPr>
      <w:r w:rsidRPr="00F707CE">
        <w:rPr>
          <w:rFonts w:hint="cs"/>
          <w:rtl/>
        </w:rPr>
        <w:t xml:space="preserve">- אלא </w:t>
      </w:r>
      <w:r w:rsidR="006F071F" w:rsidRPr="00F707CE">
        <w:rPr>
          <w:rFonts w:hint="cs"/>
          <w:rtl/>
        </w:rPr>
        <w:t>דחי'</w:t>
      </w:r>
      <w:r w:rsidR="00F707CE" w:rsidRPr="00F707CE">
        <w:rPr>
          <w:rtl/>
        </w:rPr>
        <w:t>:</w:t>
      </w:r>
    </w:p>
    <w:p w14:paraId="0FCAE898" w14:textId="371D6913" w:rsidR="00A6533C" w:rsidRDefault="006F071F" w:rsidP="009B508D">
      <w:pPr>
        <w:rPr>
          <w:rtl/>
        </w:rPr>
      </w:pPr>
      <w:r w:rsidRPr="00DC5B90">
        <w:rPr>
          <w:rFonts w:hint="cs"/>
          <w:rtl/>
        </w:rPr>
        <w:t>אלא באמת בשתים יפטר</w:t>
      </w:r>
      <w:r w:rsidR="00B03D59">
        <w:rPr>
          <w:rFonts w:hint="cs"/>
          <w:rtl/>
        </w:rPr>
        <w:t>,</w:t>
      </w:r>
      <w:r w:rsidRPr="00DC5B90">
        <w:rPr>
          <w:rFonts w:hint="cs"/>
          <w:rtl/>
        </w:rPr>
        <w:t xml:space="preserve"> והילך חייב</w:t>
      </w:r>
      <w:r w:rsidR="00B03D59">
        <w:rPr>
          <w:rFonts w:hint="cs"/>
          <w:rtl/>
        </w:rPr>
        <w:t>!</w:t>
      </w:r>
      <w:r w:rsidRPr="00DC5B90">
        <w:rPr>
          <w:rFonts w:hint="cs"/>
          <w:rtl/>
        </w:rPr>
        <w:t xml:space="preserve"> ורק </w:t>
      </w:r>
      <w:r w:rsidR="00237964">
        <w:rPr>
          <w:rFonts w:hint="cs"/>
          <w:rtl/>
        </w:rPr>
        <w:t>כאן</w:t>
      </w:r>
      <w:r w:rsidRPr="00DC5B90">
        <w:rPr>
          <w:rFonts w:hint="cs"/>
          <w:rtl/>
        </w:rPr>
        <w:t xml:space="preserve"> שאני</w:t>
      </w:r>
    </w:p>
    <w:p w14:paraId="74B62B81" w14:textId="6C77C0B8" w:rsidR="00F707CE" w:rsidRPr="00F707CE" w:rsidRDefault="006F071F" w:rsidP="009B508D">
      <w:pPr>
        <w:pStyle w:val="36"/>
        <w:framePr w:wrap="notBeside"/>
        <w:rPr>
          <w:rtl/>
        </w:rPr>
      </w:pPr>
      <w:r w:rsidRPr="00F707CE">
        <w:rPr>
          <w:rFonts w:hint="cs"/>
          <w:rtl/>
        </w:rPr>
        <w:t>א</w:t>
      </w:r>
      <w:r w:rsidR="00F707CE" w:rsidRPr="00F707CE">
        <w:rPr>
          <w:rFonts w:hint="cs"/>
          <w:rtl/>
        </w:rPr>
        <w:t>.</w:t>
      </w:r>
    </w:p>
    <w:p w14:paraId="71876EF0" w14:textId="13BDD58D" w:rsidR="00A6533C" w:rsidRDefault="006F071F" w:rsidP="009B508D">
      <w:pPr>
        <w:rPr>
          <w:rtl/>
        </w:rPr>
      </w:pPr>
      <w:r w:rsidRPr="00DC5B90">
        <w:rPr>
          <w:rFonts w:hint="cs"/>
          <w:rtl/>
        </w:rPr>
        <w:t>דמסייע ל</w:t>
      </w:r>
      <w:r w:rsidR="000B73F7">
        <w:rPr>
          <w:rFonts w:hint="cs"/>
          <w:rtl/>
        </w:rPr>
        <w:t xml:space="preserve">ו השטר </w:t>
      </w:r>
      <w:r w:rsidR="000B73F7" w:rsidRPr="000B73F7">
        <w:rPr>
          <w:rStyle w:val="affffe"/>
          <w:rFonts w:hint="cs"/>
          <w:rtl/>
        </w:rPr>
        <w:t>שכתוב סלעים</w:t>
      </w:r>
    </w:p>
    <w:p w14:paraId="78AE9C6F" w14:textId="503312D0" w:rsidR="00F707CE" w:rsidRPr="00F707CE" w:rsidRDefault="006F071F" w:rsidP="009B508D">
      <w:pPr>
        <w:pStyle w:val="36"/>
        <w:framePr w:wrap="notBeside"/>
        <w:rPr>
          <w:rtl/>
        </w:rPr>
      </w:pPr>
      <w:r w:rsidRPr="00F707CE">
        <w:rPr>
          <w:rFonts w:hint="cs"/>
          <w:rtl/>
        </w:rPr>
        <w:t>ב</w:t>
      </w:r>
      <w:r w:rsidR="00F707CE" w:rsidRPr="00F707CE">
        <w:rPr>
          <w:rFonts w:hint="cs"/>
          <w:rtl/>
        </w:rPr>
        <w:t>.</w:t>
      </w:r>
    </w:p>
    <w:p w14:paraId="0D5D71EE" w14:textId="0BAFF74B" w:rsidR="006F071F" w:rsidRPr="00DC5B90" w:rsidRDefault="006F071F" w:rsidP="00267176">
      <w:pPr>
        <w:rPr>
          <w:rtl/>
        </w:rPr>
      </w:pPr>
      <w:r w:rsidRPr="00DC5B90">
        <w:rPr>
          <w:rFonts w:hint="cs"/>
          <w:rtl/>
        </w:rPr>
        <w:t>ד</w:t>
      </w:r>
      <w:r w:rsidRPr="00DC5B90">
        <w:rPr>
          <w:rtl/>
        </w:rPr>
        <w:t>הו</w:t>
      </w:r>
      <w:r w:rsidRPr="00DC5B90">
        <w:rPr>
          <w:rFonts w:hint="cs"/>
          <w:rtl/>
        </w:rPr>
        <w:t>"ל</w:t>
      </w:r>
      <w:r w:rsidRPr="00DC5B90">
        <w:rPr>
          <w:rtl/>
        </w:rPr>
        <w:t xml:space="preserve"> שטר שעבוד קרקעות - ואין נשבעין על כפירת שעבוד קרקעות.</w:t>
      </w:r>
    </w:p>
    <w:p w14:paraId="67AB9495" w14:textId="7780FC3D" w:rsidR="00F707CE" w:rsidRPr="00F707CE" w:rsidRDefault="000B73F7" w:rsidP="009B508D">
      <w:pPr>
        <w:pStyle w:val="36"/>
        <w:framePr w:wrap="notBeside"/>
        <w:rPr>
          <w:rtl/>
        </w:rPr>
      </w:pPr>
      <w:r w:rsidRPr="00F707CE">
        <w:rPr>
          <w:rFonts w:hint="cs"/>
          <w:rtl/>
        </w:rPr>
        <w:t>יש שהקשו מר''ע</w:t>
      </w:r>
      <w:r w:rsidR="00F707CE" w:rsidRPr="00F707CE">
        <w:rPr>
          <w:rtl/>
        </w:rPr>
        <w:t>:</w:t>
      </w:r>
    </w:p>
    <w:p w14:paraId="54E87CEB" w14:textId="5DB44443" w:rsidR="006F071F" w:rsidRPr="0050150D" w:rsidRDefault="00243A56" w:rsidP="009B508D">
      <w:pPr>
        <w:rPr>
          <w:rFonts w:cs="PFT_Frank"/>
          <w:b/>
          <w:bCs/>
          <w:szCs w:val="14"/>
          <w:rtl/>
        </w:rPr>
      </w:pPr>
      <w:r>
        <w:rPr>
          <w:rFonts w:hint="cs"/>
          <w:rtl/>
        </w:rPr>
        <w:t>שהוא</w:t>
      </w:r>
      <w:r w:rsidR="006F071F" w:rsidRPr="00DC5B90">
        <w:rPr>
          <w:rtl/>
        </w:rPr>
        <w:t xml:space="preserve"> כמשיב אבידה ופטור.</w:t>
      </w:r>
      <w:r w:rsidR="006F071F" w:rsidRPr="00DC5B90">
        <w:rPr>
          <w:rFonts w:hint="cs"/>
          <w:rtl/>
        </w:rPr>
        <w:t xml:space="preserve"> הא שתים חייב </w:t>
      </w:r>
      <w:r w:rsidR="006F071F" w:rsidRPr="0050150D">
        <w:rPr>
          <w:rFonts w:cs="PFT_Frank" w:hint="cs"/>
          <w:b/>
          <w:bCs/>
          <w:szCs w:val="14"/>
          <w:rtl/>
        </w:rPr>
        <w:t>וש''מ הילך חייב</w:t>
      </w:r>
    </w:p>
    <w:p w14:paraId="2E07243E" w14:textId="77777777" w:rsidR="00F707CE" w:rsidRPr="00F707CE" w:rsidRDefault="006F071F" w:rsidP="009B508D">
      <w:pPr>
        <w:pStyle w:val="36"/>
        <w:framePr w:wrap="notBeside"/>
        <w:rPr>
          <w:rtl/>
        </w:rPr>
      </w:pPr>
      <w:r w:rsidRPr="00F707CE">
        <w:rPr>
          <w:rFonts w:hint="cs"/>
          <w:rtl/>
        </w:rPr>
        <w:t>- ודחי'</w:t>
      </w:r>
      <w:r w:rsidR="00F707CE" w:rsidRPr="00F707CE">
        <w:rPr>
          <w:rtl/>
        </w:rPr>
        <w:t>:</w:t>
      </w:r>
    </w:p>
    <w:p w14:paraId="714B97B0" w14:textId="3C6FF497" w:rsidR="00A6533C" w:rsidRDefault="006F071F" w:rsidP="009B508D">
      <w:pPr>
        <w:rPr>
          <w:rtl/>
        </w:rPr>
      </w:pPr>
      <w:r w:rsidRPr="00DC5B90">
        <w:rPr>
          <w:rFonts w:hint="cs"/>
          <w:rtl/>
        </w:rPr>
        <w:t>ד</w:t>
      </w:r>
      <w:r w:rsidRPr="00DC5B90">
        <w:rPr>
          <w:rtl/>
        </w:rPr>
        <w:t xml:space="preserve">לעולם שתים </w:t>
      </w:r>
      <w:r w:rsidR="00243A56">
        <w:rPr>
          <w:rFonts w:hint="cs"/>
          <w:rtl/>
        </w:rPr>
        <w:t xml:space="preserve">גם </w:t>
      </w:r>
      <w:r w:rsidRPr="00DC5B90">
        <w:rPr>
          <w:rtl/>
        </w:rPr>
        <w:t>פטור, ודתני שלש לאפוקי מדר</w:t>
      </w:r>
      <w:r w:rsidRPr="00DC5B90">
        <w:rPr>
          <w:rFonts w:hint="cs"/>
          <w:rtl/>
        </w:rPr>
        <w:t>שב''א</w:t>
      </w:r>
      <w:r w:rsidRPr="00DC5B90">
        <w:rPr>
          <w:rtl/>
        </w:rPr>
        <w:t>,</w:t>
      </w:r>
    </w:p>
    <w:p w14:paraId="7C3DAC8A" w14:textId="4F50E034" w:rsidR="00F707CE" w:rsidRPr="00F707CE" w:rsidRDefault="006F071F" w:rsidP="009B508D">
      <w:pPr>
        <w:pStyle w:val="36"/>
        <w:framePr w:wrap="notBeside"/>
        <w:rPr>
          <w:rtl/>
        </w:rPr>
      </w:pPr>
      <w:r w:rsidRPr="00F707CE">
        <w:rPr>
          <w:rFonts w:hint="cs"/>
          <w:rtl/>
        </w:rPr>
        <w:t>ו</w:t>
      </w:r>
      <w:r w:rsidR="00243A56" w:rsidRPr="00F707CE">
        <w:rPr>
          <w:rFonts w:hint="cs"/>
          <w:rtl/>
        </w:rPr>
        <w:t>כן</w:t>
      </w:r>
      <w:r w:rsidRPr="00F707CE">
        <w:rPr>
          <w:rFonts w:hint="cs"/>
          <w:rtl/>
        </w:rPr>
        <w:t xml:space="preserve"> </w:t>
      </w:r>
      <w:r w:rsidRPr="00F707CE">
        <w:rPr>
          <w:rtl/>
        </w:rPr>
        <w:t>מסתבר</w:t>
      </w:r>
      <w:r w:rsidR="00F707CE" w:rsidRPr="00F707CE">
        <w:rPr>
          <w:rtl/>
        </w:rPr>
        <w:t>:</w:t>
      </w:r>
    </w:p>
    <w:p w14:paraId="0D9E0308" w14:textId="63061AC4" w:rsidR="006F071F" w:rsidRPr="00DC5B90" w:rsidRDefault="006F071F" w:rsidP="009B508D">
      <w:pPr>
        <w:rPr>
          <w:rtl/>
        </w:rPr>
      </w:pPr>
      <w:r w:rsidRPr="003A5EA6">
        <w:rPr>
          <w:rtl/>
        </w:rPr>
        <w:t xml:space="preserve">דאי שתים חייב – </w:t>
      </w:r>
      <w:r w:rsidRPr="003A5EA6">
        <w:rPr>
          <w:rFonts w:hint="cs"/>
          <w:rtl/>
        </w:rPr>
        <w:t xml:space="preserve">איך בג' יפטר הא מערים הוא שיודע דבשנים יצטרך להשבע </w:t>
      </w:r>
      <w:r w:rsidRPr="00DC5B90">
        <w:rPr>
          <w:rFonts w:hint="cs"/>
          <w:rtl/>
        </w:rPr>
        <w:t xml:space="preserve">וישווה לו לומר ג' </w:t>
      </w:r>
      <w:r w:rsidR="00EA531A">
        <w:rPr>
          <w:rFonts w:hint="cs"/>
          <w:rtl/>
        </w:rPr>
        <w:t xml:space="preserve">שיהא </w:t>
      </w:r>
      <w:r w:rsidRPr="00DC5B90">
        <w:rPr>
          <w:rtl/>
        </w:rPr>
        <w:t>כמשיב אבידה ויפטר.</w:t>
      </w:r>
      <w:r w:rsidRPr="00DC5B90">
        <w:rPr>
          <w:rFonts w:hint="cs"/>
          <w:rtl/>
        </w:rPr>
        <w:t xml:space="preserve"> </w:t>
      </w:r>
      <w:r w:rsidRPr="00DC5B90">
        <w:rPr>
          <w:rtl/>
        </w:rPr>
        <w:t>אלא ש"מ: שתים נמי פטור.</w:t>
      </w:r>
    </w:p>
    <w:p w14:paraId="5B3C3D79" w14:textId="206E6F3C" w:rsidR="00F707CE" w:rsidRPr="00F707CE" w:rsidRDefault="00EA531A" w:rsidP="009B508D">
      <w:pPr>
        <w:pStyle w:val="36"/>
        <w:framePr w:wrap="notBeside"/>
        <w:rPr>
          <w:rtl/>
        </w:rPr>
      </w:pPr>
      <w:r w:rsidRPr="00F707CE">
        <w:rPr>
          <w:rFonts w:hint="cs"/>
          <w:rtl/>
        </w:rPr>
        <w:t>אלא ליישב לר''ח א</w:t>
      </w:r>
      <w:r w:rsidR="00F707CE" w:rsidRPr="00F707CE">
        <w:rPr>
          <w:rFonts w:hint="cs"/>
          <w:rtl/>
        </w:rPr>
        <w:t>.</w:t>
      </w:r>
    </w:p>
    <w:p w14:paraId="01E6F525" w14:textId="65111414" w:rsidR="006F071F" w:rsidRPr="00DC5B90" w:rsidRDefault="006F071F" w:rsidP="009B508D">
      <w:pPr>
        <w:rPr>
          <w:rtl/>
        </w:rPr>
      </w:pPr>
      <w:r w:rsidRPr="00DC5B90">
        <w:rPr>
          <w:rtl/>
        </w:rPr>
        <w:t>דקא מסייע ליה שטרא.</w:t>
      </w:r>
    </w:p>
    <w:p w14:paraId="2E7C06D7" w14:textId="7C0BCA66" w:rsidR="00F707CE" w:rsidRPr="00F707CE" w:rsidRDefault="006F071F" w:rsidP="009B508D">
      <w:pPr>
        <w:pStyle w:val="36"/>
        <w:framePr w:wrap="notBeside"/>
        <w:rPr>
          <w:rtl/>
        </w:rPr>
      </w:pPr>
      <w:r w:rsidRPr="00F707CE">
        <w:rPr>
          <w:rFonts w:hint="cs"/>
          <w:rtl/>
        </w:rPr>
        <w:t>ב</w:t>
      </w:r>
      <w:r w:rsidR="00F707CE" w:rsidRPr="00F707CE">
        <w:rPr>
          <w:rFonts w:hint="cs"/>
          <w:rtl/>
        </w:rPr>
        <w:t>.</w:t>
      </w:r>
    </w:p>
    <w:p w14:paraId="14573881" w14:textId="310F2E9D" w:rsidR="006F071F" w:rsidRPr="00DC5B90" w:rsidRDefault="006F071F" w:rsidP="009B508D">
      <w:pPr>
        <w:rPr>
          <w:rtl/>
        </w:rPr>
      </w:pPr>
      <w:r w:rsidRPr="00DC5B90">
        <w:rPr>
          <w:rtl/>
        </w:rPr>
        <w:t>דהו</w:t>
      </w:r>
      <w:r w:rsidRPr="00DC5B90">
        <w:rPr>
          <w:rFonts w:hint="cs"/>
          <w:rtl/>
        </w:rPr>
        <w:t>"ל</w:t>
      </w:r>
      <w:r w:rsidRPr="00DC5B90">
        <w:rPr>
          <w:rtl/>
        </w:rPr>
        <w:t xml:space="preserve"> שטר שעבוד קרקעות, ואין נשבעין על כפירת שעבוד קרקעות.</w:t>
      </w:r>
    </w:p>
    <w:p w14:paraId="711F58D9" w14:textId="370CDA89" w:rsidR="006F071F" w:rsidRPr="00DC5B90" w:rsidRDefault="00EA531A" w:rsidP="009B508D">
      <w:pPr>
        <w:pStyle w:val="aff9"/>
        <w:rPr>
          <w:rtl/>
        </w:rPr>
      </w:pPr>
      <w:r>
        <w:rPr>
          <w:rFonts w:hint="cs"/>
          <w:rtl/>
        </w:rPr>
        <w:t>***</w:t>
      </w:r>
    </w:p>
    <w:p w14:paraId="34695E26" w14:textId="1C95BA7B" w:rsidR="00F707CE" w:rsidRPr="00F707CE" w:rsidRDefault="006F071F" w:rsidP="009B508D">
      <w:pPr>
        <w:pStyle w:val="36"/>
        <w:framePr w:wrap="notBeside"/>
        <w:rPr>
          <w:rtl/>
        </w:rPr>
      </w:pPr>
      <w:r w:rsidRPr="00F707CE">
        <w:rPr>
          <w:rtl/>
        </w:rPr>
        <w:t>מתיב מ</w:t>
      </w:r>
      <w:r w:rsidRPr="00F707CE">
        <w:rPr>
          <w:rFonts w:hint="cs"/>
          <w:rtl/>
        </w:rPr>
        <w:t>"ז בדר''נ</w:t>
      </w:r>
      <w:r w:rsidR="00F707CE" w:rsidRPr="00F707CE">
        <w:rPr>
          <w:rtl/>
        </w:rPr>
        <w:t>:</w:t>
      </w:r>
    </w:p>
    <w:p w14:paraId="59385B97" w14:textId="671F3CB8" w:rsidR="002D18EB" w:rsidRDefault="006F071F" w:rsidP="009B508D">
      <w:pPr>
        <w:pStyle w:val="affff9"/>
        <w:spacing w:before="0"/>
        <w:rPr>
          <w:rtl/>
        </w:rPr>
      </w:pPr>
      <w:r w:rsidRPr="00DC5B90">
        <w:rPr>
          <w:rtl/>
        </w:rPr>
        <w:t>טענו כלים וקרקעות,</w:t>
      </w:r>
    </w:p>
    <w:p w14:paraId="5AA05F36" w14:textId="394CFAA5" w:rsidR="006F071F" w:rsidRPr="00DC5B90" w:rsidRDefault="006F071F" w:rsidP="009B508D">
      <w:pPr>
        <w:rPr>
          <w:rtl/>
        </w:rPr>
      </w:pPr>
      <w:r w:rsidRPr="00DC5B90">
        <w:rPr>
          <w:rtl/>
        </w:rPr>
        <w:t>הודה בכלים וכפר בקרקעות, הודה בקרקעות וכפר בכלים - פטור.</w:t>
      </w:r>
    </w:p>
    <w:p w14:paraId="5571877D" w14:textId="77777777" w:rsidR="006F071F" w:rsidRPr="00DC5B90" w:rsidRDefault="006F071F" w:rsidP="009B508D">
      <w:pPr>
        <w:rPr>
          <w:rtl/>
        </w:rPr>
      </w:pPr>
      <w:r w:rsidRPr="00DC5B90">
        <w:rPr>
          <w:rtl/>
        </w:rPr>
        <w:t>הודה מקצת קרקעות - פטור.</w:t>
      </w:r>
      <w:r w:rsidRPr="00DC5B90">
        <w:rPr>
          <w:rFonts w:hint="cs"/>
          <w:rtl/>
        </w:rPr>
        <w:t xml:space="preserve"> </w:t>
      </w:r>
      <w:r w:rsidRPr="00DC5B90">
        <w:rPr>
          <w:rtl/>
        </w:rPr>
        <w:t>מקצת כלים - חייב.</w:t>
      </w:r>
    </w:p>
    <w:p w14:paraId="4263129C" w14:textId="584943CE" w:rsidR="00F707CE" w:rsidRPr="00F707CE" w:rsidRDefault="002D18EB" w:rsidP="009B508D">
      <w:pPr>
        <w:pStyle w:val="36"/>
        <w:framePr w:wrap="notBeside"/>
        <w:rPr>
          <w:rtl/>
        </w:rPr>
      </w:pPr>
      <w:r w:rsidRPr="00F707CE">
        <w:rPr>
          <w:rFonts w:hint="cs"/>
          <w:rtl/>
        </w:rPr>
        <w:t>ומדייקים, דווקא</w:t>
      </w:r>
      <w:r w:rsidR="00F707CE" w:rsidRPr="00F707CE">
        <w:rPr>
          <w:rFonts w:hint="cs"/>
          <w:rtl/>
        </w:rPr>
        <w:t>:</w:t>
      </w:r>
    </w:p>
    <w:p w14:paraId="68086583" w14:textId="494DA295" w:rsidR="00A6533C" w:rsidRDefault="006F071F" w:rsidP="009B508D">
      <w:pPr>
        <w:rPr>
          <w:rtl/>
        </w:rPr>
      </w:pPr>
      <w:r w:rsidRPr="005D0A56">
        <w:rPr>
          <w:rtl/>
        </w:rPr>
        <w:t xml:space="preserve">כלים וקרקעות, </w:t>
      </w:r>
      <w:r w:rsidR="002D18EB">
        <w:rPr>
          <w:rFonts w:hint="cs"/>
          <w:rtl/>
        </w:rPr>
        <w:t>משום ש</w:t>
      </w:r>
      <w:r w:rsidRPr="005D0A56">
        <w:rPr>
          <w:rtl/>
        </w:rPr>
        <w:t xml:space="preserve">קרקע </w:t>
      </w:r>
      <w:r w:rsidR="001C375B">
        <w:rPr>
          <w:rFonts w:hint="cs"/>
          <w:rtl/>
        </w:rPr>
        <w:t>אינה</w:t>
      </w:r>
      <w:r w:rsidRPr="005D0A56">
        <w:rPr>
          <w:rtl/>
        </w:rPr>
        <w:t xml:space="preserve"> בת שבועה.</w:t>
      </w:r>
    </w:p>
    <w:p w14:paraId="7F679D53" w14:textId="66AF2417" w:rsidR="006F071F" w:rsidRPr="001C375B" w:rsidRDefault="006F071F" w:rsidP="009B508D">
      <w:pPr>
        <w:rPr>
          <w:rtl/>
        </w:rPr>
      </w:pPr>
      <w:r w:rsidRPr="001C375B">
        <w:rPr>
          <w:rtl/>
        </w:rPr>
        <w:lastRenderedPageBreak/>
        <w:t>הא כלים וכלים דומיא דכלים וקרקעות - חייב.</w:t>
      </w:r>
    </w:p>
    <w:p w14:paraId="13BAB0B8" w14:textId="77777777" w:rsidR="00A6533C" w:rsidRDefault="006F071F" w:rsidP="009B508D">
      <w:pPr>
        <w:rPr>
          <w:rtl/>
        </w:rPr>
      </w:pPr>
      <w:r w:rsidRPr="005E3761">
        <w:rPr>
          <w:rStyle w:val="affffc"/>
          <w:rFonts w:hint="cs"/>
          <w:rtl/>
        </w:rPr>
        <w:t>ובפשטות מיירי</w:t>
      </w:r>
      <w:r w:rsidR="00410A5C">
        <w:rPr>
          <w:rFonts w:hint="cs"/>
          <w:rtl/>
        </w:rPr>
        <w:t>:</w:t>
      </w:r>
      <w:r w:rsidRPr="001C375B">
        <w:rPr>
          <w:rFonts w:hint="cs"/>
          <w:rtl/>
        </w:rPr>
        <w:t xml:space="preserve"> דא''ל הילך</w:t>
      </w:r>
      <w:r w:rsidR="00410A5C">
        <w:rPr>
          <w:rFonts w:hint="cs"/>
          <w:rtl/>
        </w:rPr>
        <w:t>,</w:t>
      </w:r>
      <w:r w:rsidRPr="001C375B">
        <w:rPr>
          <w:rFonts w:hint="cs"/>
          <w:rtl/>
        </w:rPr>
        <w:t xml:space="preserve"> וש''מ הילך חייב</w:t>
      </w:r>
    </w:p>
    <w:p w14:paraId="078EA312" w14:textId="77777777" w:rsidR="00F707CE" w:rsidRPr="00F707CE" w:rsidRDefault="001C375B" w:rsidP="009B508D">
      <w:pPr>
        <w:pStyle w:val="36"/>
        <w:framePr w:wrap="notBeside"/>
        <w:rPr>
          <w:rtl/>
        </w:rPr>
      </w:pPr>
      <w:r w:rsidRPr="00F707CE">
        <w:rPr>
          <w:rFonts w:hint="cs"/>
          <w:rtl/>
        </w:rPr>
        <w:t xml:space="preserve">- </w:t>
      </w:r>
      <w:r w:rsidR="006F071F" w:rsidRPr="00F707CE">
        <w:rPr>
          <w:rFonts w:hint="cs"/>
          <w:rtl/>
        </w:rPr>
        <w:t>ודחי'</w:t>
      </w:r>
      <w:r w:rsidR="00F707CE" w:rsidRPr="00F707CE">
        <w:rPr>
          <w:rtl/>
        </w:rPr>
        <w:t>:</w:t>
      </w:r>
    </w:p>
    <w:p w14:paraId="343D8FAA" w14:textId="6DCDB466" w:rsidR="00A6533C" w:rsidRDefault="006F071F" w:rsidP="009B508D">
      <w:pPr>
        <w:spacing w:after="60"/>
        <w:rPr>
          <w:rtl/>
        </w:rPr>
      </w:pPr>
      <w:r w:rsidRPr="001C375B">
        <w:rPr>
          <w:rFonts w:hint="cs"/>
          <w:rtl/>
        </w:rPr>
        <w:t>ד</w:t>
      </w:r>
      <w:r w:rsidRPr="001C375B">
        <w:rPr>
          <w:rtl/>
        </w:rPr>
        <w:t xml:space="preserve">לעולם כלים וכלים </w:t>
      </w:r>
      <w:r w:rsidR="00410A5C">
        <w:rPr>
          <w:rFonts w:hint="cs"/>
          <w:rtl/>
        </w:rPr>
        <w:t xml:space="preserve">גם </w:t>
      </w:r>
      <w:r w:rsidRPr="001C375B">
        <w:rPr>
          <w:rtl/>
        </w:rPr>
        <w:t>פטור,</w:t>
      </w:r>
    </w:p>
    <w:p w14:paraId="139CEE70" w14:textId="77777777" w:rsidR="00F707CE" w:rsidRPr="00F707CE" w:rsidRDefault="006F071F" w:rsidP="009B508D">
      <w:pPr>
        <w:pStyle w:val="36"/>
        <w:framePr w:wrap="notBeside"/>
        <w:rPr>
          <w:rtl/>
        </w:rPr>
      </w:pPr>
      <w:r w:rsidRPr="00F707CE">
        <w:rPr>
          <w:rtl/>
        </w:rPr>
        <w:t>ודתני</w:t>
      </w:r>
      <w:r w:rsidR="00F707CE" w:rsidRPr="00F707CE">
        <w:rPr>
          <w:rtl/>
        </w:rPr>
        <w:t>:</w:t>
      </w:r>
    </w:p>
    <w:p w14:paraId="369215F4" w14:textId="0612A051" w:rsidR="00A6533C" w:rsidRDefault="006F071F" w:rsidP="009B508D">
      <w:pPr>
        <w:rPr>
          <w:rtl/>
        </w:rPr>
      </w:pPr>
      <w:r w:rsidRPr="00FD57D9">
        <w:rPr>
          <w:rtl/>
        </w:rPr>
        <w:t xml:space="preserve">כלים וקרקעות </w:t>
      </w:r>
      <w:r w:rsidRPr="005E3761">
        <w:rPr>
          <w:rStyle w:val="affffc"/>
          <w:rtl/>
        </w:rPr>
        <w:t>קמ"ל:</w:t>
      </w:r>
      <w:r w:rsidRPr="00FD57D9">
        <w:rPr>
          <w:rtl/>
        </w:rPr>
        <w:t xml:space="preserve"> הודה במקצת כלים חייב אף על הקרקעות.</w:t>
      </w:r>
    </w:p>
    <w:p w14:paraId="2A9F359A" w14:textId="77777777" w:rsidR="00F707CE" w:rsidRPr="00F707CE" w:rsidRDefault="006F071F" w:rsidP="009B508D">
      <w:pPr>
        <w:pStyle w:val="36"/>
        <w:framePr w:wrap="notBeside"/>
        <w:rPr>
          <w:rtl/>
        </w:rPr>
      </w:pPr>
      <w:r w:rsidRPr="00F707CE">
        <w:rPr>
          <w:rFonts w:hint="cs"/>
          <w:rtl/>
        </w:rPr>
        <w:t>ו</w:t>
      </w:r>
      <w:r w:rsidRPr="00F707CE">
        <w:rPr>
          <w:rtl/>
        </w:rPr>
        <w:t>קמ"ל</w:t>
      </w:r>
      <w:r w:rsidR="00F707CE" w:rsidRPr="00F707CE">
        <w:rPr>
          <w:rtl/>
        </w:rPr>
        <w:t>:</w:t>
      </w:r>
    </w:p>
    <w:p w14:paraId="5C8804D0" w14:textId="0673FC35" w:rsidR="006F071F" w:rsidRPr="00FD57D9" w:rsidRDefault="006F071F" w:rsidP="009B508D">
      <w:pPr>
        <w:rPr>
          <w:rtl/>
        </w:rPr>
      </w:pPr>
      <w:r w:rsidRPr="00FD57D9">
        <w:rPr>
          <w:rFonts w:hint="cs"/>
          <w:rtl/>
        </w:rPr>
        <w:t>ד</w:t>
      </w:r>
      <w:r w:rsidRPr="00FD57D9">
        <w:rPr>
          <w:rtl/>
        </w:rPr>
        <w:t>זוקקין</w:t>
      </w:r>
      <w:r w:rsidRPr="00FD57D9">
        <w:rPr>
          <w:rFonts w:hint="cs"/>
          <w:rtl/>
        </w:rPr>
        <w:t xml:space="preserve">-  </w:t>
      </w:r>
      <w:r w:rsidR="002D18EB" w:rsidRPr="002D18EB">
        <w:rPr>
          <w:rStyle w:val="affffe"/>
          <w:rFonts w:hint="cs"/>
          <w:rtl/>
        </w:rPr>
        <w:t>גלגול שבועה</w:t>
      </w:r>
      <w:r w:rsidR="002D18EB">
        <w:rPr>
          <w:rFonts w:hint="cs"/>
          <w:rtl/>
        </w:rPr>
        <w:t xml:space="preserve"> </w:t>
      </w:r>
      <w:r w:rsidRPr="00FD57D9">
        <w:rPr>
          <w:rFonts w:hint="cs"/>
          <w:rtl/>
        </w:rPr>
        <w:t>ו</w:t>
      </w:r>
      <w:r w:rsidR="00237964">
        <w:rPr>
          <w:rFonts w:hint="cs"/>
          <w:rtl/>
        </w:rPr>
        <w:t>כאן</w:t>
      </w:r>
      <w:r w:rsidRPr="00FD57D9">
        <w:rPr>
          <w:rFonts w:hint="cs"/>
          <w:rtl/>
        </w:rPr>
        <w:t xml:space="preserve"> </w:t>
      </w:r>
      <w:r w:rsidR="006B5A49" w:rsidRPr="006B5A49">
        <w:rPr>
          <w:rStyle w:val="affffe"/>
          <w:rFonts w:hint="cs"/>
          <w:rtl/>
        </w:rPr>
        <w:t>בסוגייא בשבועות</w:t>
      </w:r>
      <w:r w:rsidR="006B5A49">
        <w:rPr>
          <w:rFonts w:hint="cs"/>
          <w:rtl/>
        </w:rPr>
        <w:t xml:space="preserve"> </w:t>
      </w:r>
      <w:r w:rsidRPr="00FD57D9">
        <w:rPr>
          <w:rFonts w:hint="cs"/>
          <w:rtl/>
        </w:rPr>
        <w:t>עיקר.</w:t>
      </w:r>
    </w:p>
    <w:p w14:paraId="5631C197" w14:textId="5CCDEC16" w:rsidR="00F707CE" w:rsidRPr="00F707CE" w:rsidRDefault="006F071F" w:rsidP="009B508D">
      <w:pPr>
        <w:pStyle w:val="36"/>
        <w:framePr w:wrap="notBeside"/>
        <w:rPr>
          <w:rtl/>
        </w:rPr>
      </w:pPr>
      <w:r w:rsidRPr="00F707CE">
        <w:rPr>
          <w:rFonts w:hint="cs"/>
          <w:rtl/>
        </w:rPr>
        <w:t>והך ד</w:t>
      </w:r>
      <w:r w:rsidRPr="00F707CE">
        <w:rPr>
          <w:rtl/>
        </w:rPr>
        <w:t>תנינא</w:t>
      </w:r>
      <w:r w:rsidR="00F707CE" w:rsidRPr="00F707CE">
        <w:rPr>
          <w:rtl/>
        </w:rPr>
        <w:t>:</w:t>
      </w:r>
    </w:p>
    <w:p w14:paraId="692D7D72" w14:textId="38D81F33" w:rsidR="006F071F" w:rsidRDefault="00410A5C" w:rsidP="009B508D">
      <w:pPr>
        <w:rPr>
          <w:rtl/>
        </w:rPr>
      </w:pPr>
      <w:r>
        <w:rPr>
          <w:rFonts w:hint="cs"/>
          <w:rtl/>
        </w:rPr>
        <w:t>ז</w:t>
      </w:r>
      <w:r w:rsidR="006F071F" w:rsidRPr="00FD57D9">
        <w:rPr>
          <w:rtl/>
        </w:rPr>
        <w:t>וקקין הנכסים שאין להן אחריות, את</w:t>
      </w:r>
      <w:r w:rsidR="006F071F" w:rsidRPr="00FD57D9">
        <w:rPr>
          <w:rFonts w:hint="cs"/>
          <w:rtl/>
        </w:rPr>
        <w:t xml:space="preserve"> ש</w:t>
      </w:r>
      <w:r w:rsidR="006F071F" w:rsidRPr="00FD57D9">
        <w:rPr>
          <w:rtl/>
        </w:rPr>
        <w:t xml:space="preserve">יש להן אחריות לישבע עליהם  </w:t>
      </w:r>
      <w:r w:rsidR="00237964">
        <w:rPr>
          <w:rtl/>
        </w:rPr>
        <w:t>שם</w:t>
      </w:r>
      <w:r w:rsidR="006F071F" w:rsidRPr="00FD57D9">
        <w:rPr>
          <w:rtl/>
        </w:rPr>
        <w:t xml:space="preserve"> - אגב גררא </w:t>
      </w:r>
      <w:r w:rsidR="00E7221C">
        <w:rPr>
          <w:rFonts w:hint="cs"/>
          <w:rtl/>
        </w:rPr>
        <w:t>הזכיר.</w:t>
      </w:r>
    </w:p>
    <w:p w14:paraId="428A115D" w14:textId="3DFA3D11" w:rsidR="002D18EB" w:rsidRPr="00FD57D9" w:rsidRDefault="002D18EB" w:rsidP="009B508D">
      <w:pPr>
        <w:pStyle w:val="aff9"/>
        <w:rPr>
          <w:rtl/>
        </w:rPr>
      </w:pPr>
      <w:r>
        <w:rPr>
          <w:rFonts w:hint="cs"/>
          <w:rtl/>
        </w:rPr>
        <w:t>***</w:t>
      </w:r>
    </w:p>
    <w:p w14:paraId="07FB437F" w14:textId="77777777" w:rsidR="00A6533C" w:rsidRDefault="006F071F" w:rsidP="009B508D">
      <w:pPr>
        <w:pStyle w:val="affe"/>
        <w:framePr w:wrap="around"/>
        <w:spacing w:line="220" w:lineRule="exact"/>
        <w:rPr>
          <w:rtl/>
        </w:rPr>
      </w:pPr>
      <w:r w:rsidRPr="00DC5B90">
        <w:rPr>
          <w:rtl/>
        </w:rPr>
        <w:t>ה.</w:t>
      </w:r>
    </w:p>
    <w:p w14:paraId="249D035A" w14:textId="512FDA7F" w:rsidR="00F707CE" w:rsidRPr="00F707CE" w:rsidRDefault="006F071F" w:rsidP="00CB127A">
      <w:pPr>
        <w:pStyle w:val="36"/>
        <w:framePr w:wrap="notBeside"/>
        <w:rPr>
          <w:rtl/>
        </w:rPr>
      </w:pPr>
      <w:r w:rsidRPr="00F707CE">
        <w:rPr>
          <w:rtl/>
        </w:rPr>
        <w:t>ולמ"ד</w:t>
      </w:r>
      <w:r w:rsidR="00CB127A" w:rsidRPr="00F707CE">
        <w:rPr>
          <w:rFonts w:hint="cs"/>
          <w:rtl/>
        </w:rPr>
        <w:t xml:space="preserve"> הילך פטור</w:t>
      </w:r>
      <w:r w:rsidR="00F707CE" w:rsidRPr="00F707CE">
        <w:rPr>
          <w:rFonts w:hint="cs"/>
          <w:rtl/>
        </w:rPr>
        <w:t>:</w:t>
      </w:r>
    </w:p>
    <w:p w14:paraId="0A094D94" w14:textId="4DDCA46F" w:rsidR="00C82186" w:rsidRPr="00A50525" w:rsidRDefault="00C82186" w:rsidP="00C82186">
      <w:pPr>
        <w:pStyle w:val="affff9"/>
        <w:rPr>
          <w:spacing w:val="-2"/>
          <w:rtl/>
        </w:rPr>
      </w:pPr>
      <w:r w:rsidRPr="00A50525">
        <w:rPr>
          <w:rFonts w:hint="cs"/>
          <w:spacing w:val="-2"/>
          <w:rtl/>
        </w:rPr>
        <w:t>אף שכל קרקע זה 'הילך', צריך פסוק</w:t>
      </w:r>
      <w:r w:rsidRPr="00A50525">
        <w:rPr>
          <w:spacing w:val="-2"/>
          <w:rtl/>
        </w:rPr>
        <w:t xml:space="preserve"> </w:t>
      </w:r>
      <w:r w:rsidRPr="00A50525">
        <w:rPr>
          <w:rFonts w:hint="cs"/>
          <w:spacing w:val="-2"/>
          <w:rtl/>
        </w:rPr>
        <w:t xml:space="preserve">למעט </w:t>
      </w:r>
      <w:r w:rsidRPr="00A50525">
        <w:rPr>
          <w:spacing w:val="-2"/>
          <w:rtl/>
        </w:rPr>
        <w:t>קרקע משבועה</w:t>
      </w:r>
      <w:r w:rsidRPr="00A50525">
        <w:rPr>
          <w:rFonts w:hint="cs"/>
          <w:spacing w:val="-2"/>
          <w:rtl/>
        </w:rPr>
        <w:t>,</w:t>
      </w:r>
      <w:r w:rsidRPr="00A50525">
        <w:rPr>
          <w:spacing w:val="-2"/>
          <w:rtl/>
        </w:rPr>
        <w:t xml:space="preserve"> </w:t>
      </w:r>
    </w:p>
    <w:p w14:paraId="4262848C" w14:textId="738BD7B1" w:rsidR="00F707CE" w:rsidRPr="00F707CE" w:rsidRDefault="00C82186" w:rsidP="00C82186">
      <w:pPr>
        <w:pStyle w:val="36"/>
        <w:framePr w:wrap="notBeside"/>
        <w:rPr>
          <w:rtl/>
        </w:rPr>
      </w:pPr>
      <w:r w:rsidRPr="00F707CE">
        <w:rPr>
          <w:rFonts w:hint="cs"/>
          <w:rtl/>
        </w:rPr>
        <w:t>א</w:t>
      </w:r>
      <w:r w:rsidR="00F707CE" w:rsidRPr="00F707CE">
        <w:rPr>
          <w:rFonts w:hint="cs"/>
          <w:rtl/>
        </w:rPr>
        <w:t>.</w:t>
      </w:r>
    </w:p>
    <w:p w14:paraId="56F506B1" w14:textId="3696630C" w:rsidR="00C82186" w:rsidRPr="006B2BDA" w:rsidRDefault="00C82186" w:rsidP="00C82186">
      <w:pPr>
        <w:rPr>
          <w:rtl/>
        </w:rPr>
      </w:pPr>
      <w:r w:rsidRPr="006B2BDA">
        <w:rPr>
          <w:rFonts w:hint="cs"/>
          <w:rtl/>
        </w:rPr>
        <w:t>למקום ש</w:t>
      </w:r>
      <w:r w:rsidRPr="006B2BDA">
        <w:rPr>
          <w:rtl/>
        </w:rPr>
        <w:t>חפר בה בורות שיחין ומערות.</w:t>
      </w:r>
    </w:p>
    <w:p w14:paraId="52DF8AE3" w14:textId="367C1CE3" w:rsidR="00F707CE" w:rsidRPr="00F707CE" w:rsidRDefault="00C82186" w:rsidP="00C82186">
      <w:pPr>
        <w:pStyle w:val="36"/>
        <w:framePr w:wrap="notBeside"/>
        <w:rPr>
          <w:rtl/>
        </w:rPr>
      </w:pPr>
      <w:r w:rsidRPr="00F707CE">
        <w:rPr>
          <w:rFonts w:hint="cs"/>
          <w:rtl/>
        </w:rPr>
        <w:t xml:space="preserve">  ב</w:t>
      </w:r>
      <w:r w:rsidR="00F707CE" w:rsidRPr="00F707CE">
        <w:rPr>
          <w:rFonts w:hint="cs"/>
          <w:rtl/>
        </w:rPr>
        <w:t>.</w:t>
      </w:r>
    </w:p>
    <w:p w14:paraId="7ACB1A91" w14:textId="5883C9BF" w:rsidR="00C82186" w:rsidRPr="006B2BDA" w:rsidRDefault="00C82186" w:rsidP="00C82186">
      <w:pPr>
        <w:spacing w:after="60"/>
        <w:rPr>
          <w:rtl/>
        </w:rPr>
      </w:pPr>
      <w:r w:rsidRPr="006B2BDA">
        <w:rPr>
          <w:rFonts w:hint="cs"/>
          <w:rtl/>
        </w:rPr>
        <w:t>לכש</w:t>
      </w:r>
      <w:r w:rsidRPr="006B2BDA">
        <w:rPr>
          <w:rtl/>
        </w:rPr>
        <w:t>טענו כלים וקרקעות, והודה בכלים וכפר בקרקעות.</w:t>
      </w:r>
    </w:p>
    <w:p w14:paraId="034161F0" w14:textId="68697E3C" w:rsidR="00F707CE" w:rsidRPr="00F707CE" w:rsidRDefault="00C82186" w:rsidP="00C82186">
      <w:pPr>
        <w:pStyle w:val="36"/>
        <w:framePr w:wrap="notBeside"/>
        <w:rPr>
          <w:rtl/>
        </w:rPr>
      </w:pPr>
      <w:r w:rsidRPr="00F707CE">
        <w:rPr>
          <w:rFonts w:hint="cs"/>
          <w:rtl/>
        </w:rPr>
        <w:t>ואין להוכיח</w:t>
      </w:r>
      <w:r w:rsidR="00F707CE" w:rsidRPr="00F707CE">
        <w:rPr>
          <w:rtl/>
        </w:rPr>
        <w:t>:</w:t>
      </w:r>
    </w:p>
    <w:p w14:paraId="61D7B10D" w14:textId="64E012E2" w:rsidR="00C82186" w:rsidRPr="00A50525" w:rsidRDefault="00C82186" w:rsidP="00C82186">
      <w:pPr>
        <w:rPr>
          <w:spacing w:val="-2"/>
          <w:rtl/>
        </w:rPr>
      </w:pPr>
      <w:r w:rsidRPr="00A50525">
        <w:rPr>
          <w:rFonts w:hint="cs"/>
          <w:spacing w:val="-2"/>
          <w:rtl/>
        </w:rPr>
        <w:t xml:space="preserve">שהילך חייב מד' </w:t>
      </w:r>
      <w:r w:rsidRPr="00A50525">
        <w:rPr>
          <w:spacing w:val="-2"/>
          <w:rtl/>
        </w:rPr>
        <w:t xml:space="preserve">שומרין צריכין כפירה במקצת והודאה במקצת </w:t>
      </w:r>
    </w:p>
    <w:p w14:paraId="6901DF69" w14:textId="340CAEAE" w:rsidR="00F707CE" w:rsidRPr="00F707CE" w:rsidRDefault="00C82186" w:rsidP="00C82186">
      <w:pPr>
        <w:pStyle w:val="36"/>
        <w:framePr w:wrap="notBeside"/>
        <w:rPr>
          <w:rtl/>
        </w:rPr>
      </w:pPr>
      <w:r w:rsidRPr="00F707CE">
        <w:rPr>
          <w:rFonts w:hint="cs"/>
          <w:rtl/>
        </w:rPr>
        <w:t>כאן מדובר</w:t>
      </w:r>
      <w:r w:rsidR="00F707CE" w:rsidRPr="00F707CE">
        <w:rPr>
          <w:rFonts w:hint="cs"/>
          <w:rtl/>
        </w:rPr>
        <w:t>:</w:t>
      </w:r>
    </w:p>
    <w:p w14:paraId="2FF3304E" w14:textId="7E56F4FF" w:rsidR="00A50525" w:rsidRDefault="00C82186" w:rsidP="00A50525">
      <w:pPr>
        <w:rPr>
          <w:rtl/>
        </w:rPr>
      </w:pPr>
      <w:r w:rsidRPr="005E3761">
        <w:rPr>
          <w:rStyle w:val="affffc"/>
          <w:rFonts w:hint="cs"/>
          <w:rtl/>
        </w:rPr>
        <w:t>שא</w:t>
      </w:r>
      <w:r w:rsidRPr="005E3761">
        <w:rPr>
          <w:rStyle w:val="affffc"/>
          <w:rtl/>
        </w:rPr>
        <w:t>"</w:t>
      </w:r>
      <w:r w:rsidRPr="005E3761">
        <w:rPr>
          <w:rStyle w:val="affffc"/>
          <w:rFonts w:hint="cs"/>
          <w:rtl/>
        </w:rPr>
        <w:t>ל</w:t>
      </w:r>
      <w:r w:rsidRPr="005E3761">
        <w:rPr>
          <w:rStyle w:val="affffc"/>
          <w:rtl/>
        </w:rPr>
        <w:t>:</w:t>
      </w:r>
      <w:r w:rsidRPr="006B2BDA">
        <w:rPr>
          <w:rtl/>
        </w:rPr>
        <w:t xml:space="preserve"> </w:t>
      </w:r>
      <w:r w:rsidRPr="006B2BDA">
        <w:rPr>
          <w:rFonts w:hint="cs"/>
          <w:rtl/>
        </w:rPr>
        <w:t xml:space="preserve">ג' </w:t>
      </w:r>
      <w:r w:rsidRPr="006B2BDA">
        <w:rPr>
          <w:rtl/>
        </w:rPr>
        <w:t>פרות מסרתי לך ומתו כול</w:t>
      </w:r>
      <w:r w:rsidRPr="006B2BDA">
        <w:rPr>
          <w:rFonts w:hint="cs"/>
          <w:rtl/>
        </w:rPr>
        <w:t>ם</w:t>
      </w:r>
      <w:r w:rsidRPr="006B2BDA">
        <w:rPr>
          <w:rtl/>
        </w:rPr>
        <w:t xml:space="preserve"> בפשיעה, </w:t>
      </w:r>
    </w:p>
    <w:p w14:paraId="41F3CDEC" w14:textId="09ABA01B" w:rsidR="00C82186" w:rsidRPr="006B2BDA" w:rsidRDefault="00C82186" w:rsidP="00A50525">
      <w:pPr>
        <w:rPr>
          <w:rtl/>
        </w:rPr>
      </w:pPr>
      <w:r w:rsidRPr="005E3761">
        <w:rPr>
          <w:rStyle w:val="affffc"/>
          <w:rtl/>
        </w:rPr>
        <w:t>וא</w:t>
      </w:r>
      <w:r w:rsidRPr="005E3761">
        <w:rPr>
          <w:rStyle w:val="affffc"/>
          <w:rFonts w:hint="cs"/>
          <w:rtl/>
        </w:rPr>
        <w:t>"ל</w:t>
      </w:r>
      <w:r w:rsidRPr="005E3761">
        <w:rPr>
          <w:rStyle w:val="affffc"/>
          <w:rtl/>
        </w:rPr>
        <w:t>:</w:t>
      </w:r>
      <w:r w:rsidRPr="006B2BDA">
        <w:rPr>
          <w:rtl/>
        </w:rPr>
        <w:t xml:space="preserve"> </w:t>
      </w:r>
      <w:r w:rsidRPr="006B2BDA">
        <w:rPr>
          <w:rFonts w:hint="cs"/>
          <w:rtl/>
        </w:rPr>
        <w:t>אחת</w:t>
      </w:r>
      <w:r w:rsidRPr="006B2BDA">
        <w:rPr>
          <w:rtl/>
        </w:rPr>
        <w:t xml:space="preserve">  ל</w:t>
      </w:r>
      <w:r w:rsidRPr="006B2BDA">
        <w:rPr>
          <w:rFonts w:hint="cs"/>
          <w:rtl/>
        </w:rPr>
        <w:t>הד''ם</w:t>
      </w:r>
      <w:r w:rsidRPr="006B2BDA">
        <w:rPr>
          <w:rtl/>
        </w:rPr>
        <w:t>,</w:t>
      </w:r>
      <w:r w:rsidRPr="006B2BDA">
        <w:rPr>
          <w:rFonts w:hint="cs"/>
          <w:rtl/>
        </w:rPr>
        <w:t xml:space="preserve"> </w:t>
      </w:r>
      <w:r w:rsidRPr="006B2BDA">
        <w:rPr>
          <w:spacing w:val="2"/>
          <w:rtl/>
        </w:rPr>
        <w:t>ו</w:t>
      </w:r>
      <w:r w:rsidRPr="006B2BDA">
        <w:rPr>
          <w:rFonts w:hint="cs"/>
          <w:spacing w:val="2"/>
          <w:rtl/>
        </w:rPr>
        <w:t>אחת</w:t>
      </w:r>
      <w:r w:rsidRPr="006B2BDA">
        <w:rPr>
          <w:spacing w:val="2"/>
          <w:rtl/>
        </w:rPr>
        <w:t>- מתה באונס, ו</w:t>
      </w:r>
      <w:r w:rsidRPr="006B2BDA">
        <w:rPr>
          <w:rFonts w:hint="cs"/>
          <w:spacing w:val="2"/>
          <w:rtl/>
        </w:rPr>
        <w:t>אחת</w:t>
      </w:r>
      <w:r w:rsidRPr="006B2BDA">
        <w:rPr>
          <w:spacing w:val="2"/>
          <w:rtl/>
        </w:rPr>
        <w:t xml:space="preserve">- מתה בפשיעה, </w:t>
      </w:r>
      <w:r>
        <w:rPr>
          <w:rFonts w:hint="cs"/>
          <w:rtl/>
        </w:rPr>
        <w:t xml:space="preserve">- </w:t>
      </w:r>
      <w:r w:rsidRPr="006B2BDA">
        <w:rPr>
          <w:rFonts w:hint="cs"/>
          <w:rtl/>
        </w:rPr>
        <w:t xml:space="preserve">ואין זה </w:t>
      </w:r>
      <w:r w:rsidRPr="006B2BDA">
        <w:rPr>
          <w:rtl/>
        </w:rPr>
        <w:t>הילך</w:t>
      </w:r>
      <w:r w:rsidRPr="006B2BDA">
        <w:rPr>
          <w:rFonts w:hint="cs"/>
          <w:rtl/>
        </w:rPr>
        <w:t>.</w:t>
      </w:r>
    </w:p>
    <w:p w14:paraId="6A7FAE2E" w14:textId="1031385F" w:rsidR="00F707CE" w:rsidRPr="00F707CE" w:rsidRDefault="00C82186" w:rsidP="00C82186">
      <w:pPr>
        <w:pStyle w:val="36"/>
        <w:framePr w:wrap="notBeside"/>
        <w:rPr>
          <w:rtl/>
        </w:rPr>
      </w:pPr>
      <w:r w:rsidRPr="00F707CE">
        <w:rPr>
          <w:rFonts w:hint="cs"/>
          <w:rtl/>
        </w:rPr>
        <w:t>והך דר"ח קמייתא</w:t>
      </w:r>
      <w:r w:rsidR="00F707CE" w:rsidRPr="00F707CE">
        <w:rPr>
          <w:rFonts w:hint="cs"/>
          <w:rtl/>
        </w:rPr>
        <w:t>:</w:t>
      </w:r>
    </w:p>
    <w:p w14:paraId="1E4CBB3C" w14:textId="07E4AAF8" w:rsidR="006F071F" w:rsidRDefault="00C82186" w:rsidP="00C82186">
      <w:pPr>
        <w:rPr>
          <w:rtl/>
        </w:rPr>
      </w:pPr>
      <w:r>
        <w:rPr>
          <w:rFonts w:hint="cs"/>
          <w:rtl/>
        </w:rPr>
        <w:t>ש</w:t>
      </w:r>
      <w:r w:rsidRPr="006B2BDA">
        <w:rPr>
          <w:rtl/>
        </w:rPr>
        <w:t xml:space="preserve">העדים מעידים שיש בידו חמשים זוז, </w:t>
      </w:r>
      <w:r w:rsidRPr="00E201E4">
        <w:rPr>
          <w:rStyle w:val="affff8"/>
          <w:rFonts w:hint="cs"/>
          <w:rtl/>
        </w:rPr>
        <w:t>'</w:t>
      </w:r>
      <w:r>
        <w:rPr>
          <w:rStyle w:val="affff8"/>
          <w:rFonts w:hint="cs"/>
          <w:rtl/>
        </w:rPr>
        <w:t>אשר יאמר</w:t>
      </w:r>
      <w:r w:rsidRPr="00E201E4">
        <w:rPr>
          <w:rStyle w:val="affff8"/>
          <w:rFonts w:hint="cs"/>
          <w:rtl/>
        </w:rPr>
        <w:t>'</w:t>
      </w:r>
      <w:r w:rsidRPr="00E201E4">
        <w:rPr>
          <w:rStyle w:val="affff8"/>
          <w:rtl/>
        </w:rPr>
        <w:t>-</w:t>
      </w:r>
      <w:r w:rsidRPr="006B2BDA">
        <w:rPr>
          <w:rtl/>
        </w:rPr>
        <w:t xml:space="preserve"> על</w:t>
      </w:r>
      <w:r w:rsidR="003E2B0F" w:rsidRPr="006B2BDA">
        <w:rPr>
          <w:rtl/>
        </w:rPr>
        <w:t xml:space="preserve"> הודאת פיו אתה מחייבו</w:t>
      </w:r>
      <w:r w:rsidR="003E2B0F">
        <w:rPr>
          <w:rFonts w:hint="cs"/>
          <w:rtl/>
        </w:rPr>
        <w:t xml:space="preserve"> שבועה</w:t>
      </w:r>
      <w:r w:rsidR="003E2B0F" w:rsidRPr="006B2BDA">
        <w:rPr>
          <w:rtl/>
        </w:rPr>
        <w:t xml:space="preserve">, </w:t>
      </w:r>
      <w:r w:rsidR="003E2B0F">
        <w:rPr>
          <w:rFonts w:hint="cs"/>
          <w:rtl/>
        </w:rPr>
        <w:t>ולא</w:t>
      </w:r>
      <w:r w:rsidR="003E2B0F" w:rsidRPr="006B2BDA">
        <w:rPr>
          <w:rtl/>
        </w:rPr>
        <w:t xml:space="preserve"> על העדאת עדים</w:t>
      </w:r>
      <w:r w:rsidR="003E2B0F" w:rsidRPr="006B2BDA">
        <w:rPr>
          <w:rFonts w:hint="cs"/>
          <w:rtl/>
        </w:rPr>
        <w:t>.</w:t>
      </w:r>
    </w:p>
    <w:p w14:paraId="14684930" w14:textId="6D7943C6" w:rsidR="00F707CE" w:rsidRPr="00F707CE" w:rsidRDefault="004230F1" w:rsidP="004230F1">
      <w:pPr>
        <w:pStyle w:val="36"/>
        <w:framePr w:wrap="notBeside"/>
        <w:rPr>
          <w:rtl/>
        </w:rPr>
      </w:pPr>
      <w:r w:rsidRPr="00F707CE">
        <w:rPr>
          <w:rFonts w:hint="cs"/>
          <w:rtl/>
        </w:rPr>
        <w:t>- ר' חייא</w:t>
      </w:r>
      <w:r w:rsidR="00F707CE" w:rsidRPr="00F707CE">
        <w:rPr>
          <w:rFonts w:hint="cs"/>
          <w:rtl/>
        </w:rPr>
        <w:t>:</w:t>
      </w:r>
    </w:p>
    <w:p w14:paraId="6B386F03" w14:textId="3F49FC7E" w:rsidR="004230F1" w:rsidRPr="006B2BDA" w:rsidRDefault="004230F1" w:rsidP="004230F1">
      <w:pPr>
        <w:rPr>
          <w:rtl/>
        </w:rPr>
      </w:pPr>
      <w:r w:rsidRPr="006B2BDA">
        <w:rPr>
          <w:rFonts w:hint="cs"/>
          <w:rtl/>
        </w:rPr>
        <w:t xml:space="preserve">תנא הוא ופליג, </w:t>
      </w:r>
      <w:r>
        <w:rPr>
          <w:rStyle w:val="affff8"/>
          <w:rtl/>
        </w:rPr>
        <w:tab/>
      </w:r>
      <w:r>
        <w:rPr>
          <w:rStyle w:val="affff8"/>
          <w:rtl/>
        </w:rPr>
        <w:tab/>
      </w:r>
      <w:r>
        <w:rPr>
          <w:rStyle w:val="affff8"/>
          <w:rtl/>
        </w:rPr>
        <w:tab/>
      </w:r>
      <w:r w:rsidRPr="00C509B4">
        <w:rPr>
          <w:rStyle w:val="affff8"/>
          <w:rFonts w:hint="cs"/>
          <w:rtl/>
        </w:rPr>
        <w:t>ו</w:t>
      </w:r>
      <w:r>
        <w:rPr>
          <w:rStyle w:val="affff8"/>
          <w:rFonts w:hint="cs"/>
          <w:rtl/>
        </w:rPr>
        <w:t>'כי הוא זה'</w:t>
      </w:r>
      <w:r w:rsidRPr="00C509B4">
        <w:rPr>
          <w:rStyle w:val="affff8"/>
          <w:rFonts w:hint="cs"/>
          <w:rtl/>
        </w:rPr>
        <w:t>-</w:t>
      </w:r>
      <w:r w:rsidRPr="006B2BDA">
        <w:rPr>
          <w:rFonts w:hint="cs"/>
          <w:rtl/>
        </w:rPr>
        <w:t xml:space="preserve"> </w:t>
      </w:r>
      <w:r w:rsidRPr="006B2BDA">
        <w:rPr>
          <w:rtl/>
        </w:rPr>
        <w:t>למודה מקצת הטענה.</w:t>
      </w:r>
    </w:p>
    <w:p w14:paraId="637D5FD8" w14:textId="4902401E" w:rsidR="00F707CE" w:rsidRPr="00F707CE" w:rsidRDefault="004230F1" w:rsidP="004230F1">
      <w:pPr>
        <w:pStyle w:val="36"/>
        <w:framePr w:wrap="notBeside"/>
        <w:rPr>
          <w:rtl/>
        </w:rPr>
      </w:pPr>
      <w:r w:rsidRPr="00F707CE">
        <w:rPr>
          <w:rtl/>
        </w:rPr>
        <w:t>ו</w:t>
      </w:r>
      <w:r w:rsidRPr="00F707CE">
        <w:rPr>
          <w:rFonts w:hint="cs"/>
          <w:rtl/>
        </w:rPr>
        <w:t>ל</w:t>
      </w:r>
      <w:r w:rsidRPr="00F707CE">
        <w:rPr>
          <w:rtl/>
        </w:rPr>
        <w:t>אבוה דר</w:t>
      </w:r>
      <w:r w:rsidRPr="00F707CE">
        <w:rPr>
          <w:rFonts w:hint="cs"/>
          <w:rtl/>
        </w:rPr>
        <w:t>"א</w:t>
      </w:r>
      <w:r w:rsidR="00F707CE" w:rsidRPr="00F707CE">
        <w:rPr>
          <w:rFonts w:hint="cs"/>
          <w:rtl/>
        </w:rPr>
        <w:t>:</w:t>
      </w:r>
    </w:p>
    <w:p w14:paraId="18ADD8A7" w14:textId="7FCC80FD" w:rsidR="004230F1" w:rsidRPr="006B2BDA" w:rsidRDefault="004230F1" w:rsidP="004230F1">
      <w:pPr>
        <w:rPr>
          <w:rtl/>
        </w:rPr>
      </w:pPr>
      <w:r w:rsidRPr="00C509B4">
        <w:rPr>
          <w:rStyle w:val="affff8"/>
          <w:rFonts w:hint="cs"/>
          <w:rtl/>
        </w:rPr>
        <w:t>'</w:t>
      </w:r>
      <w:r w:rsidRPr="00C509B4">
        <w:rPr>
          <w:rStyle w:val="affff8"/>
          <w:rtl/>
        </w:rPr>
        <w:t>הוא</w:t>
      </w:r>
      <w:r w:rsidRPr="00C509B4">
        <w:rPr>
          <w:rStyle w:val="affff8"/>
          <w:rFonts w:hint="cs"/>
          <w:rtl/>
        </w:rPr>
        <w:t>'</w:t>
      </w:r>
      <w:r w:rsidRPr="006B2BDA">
        <w:rPr>
          <w:rtl/>
        </w:rPr>
        <w:t xml:space="preserve"> למודה מקצת הטענה, </w:t>
      </w:r>
      <w:r w:rsidRPr="00C509B4">
        <w:rPr>
          <w:rStyle w:val="affff8"/>
          <w:rFonts w:hint="cs"/>
          <w:rtl/>
        </w:rPr>
        <w:t>'זה'</w:t>
      </w:r>
      <w:r>
        <w:rPr>
          <w:rFonts w:hint="cs"/>
          <w:rtl/>
        </w:rPr>
        <w:t xml:space="preserve"> </w:t>
      </w:r>
      <w:r w:rsidRPr="006B2BDA">
        <w:rPr>
          <w:rtl/>
        </w:rPr>
        <w:t>להעדאת עדים דפטור.</w:t>
      </w:r>
    </w:p>
    <w:p w14:paraId="439E5B5D" w14:textId="3D56F5AE" w:rsidR="00F707CE" w:rsidRPr="00F707CE" w:rsidRDefault="004230F1" w:rsidP="004230F1">
      <w:pPr>
        <w:pStyle w:val="36"/>
        <w:framePr w:wrap="notBeside"/>
        <w:rPr>
          <w:rtl/>
        </w:rPr>
      </w:pPr>
      <w:r w:rsidRPr="00F707CE">
        <w:rPr>
          <w:rFonts w:hint="cs"/>
          <w:rtl/>
        </w:rPr>
        <w:t>ולר''ח</w:t>
      </w:r>
      <w:r w:rsidR="00F707CE" w:rsidRPr="00F707CE">
        <w:rPr>
          <w:rtl/>
        </w:rPr>
        <w:t>:</w:t>
      </w:r>
    </w:p>
    <w:p w14:paraId="74E8E9A0" w14:textId="5BD2DE13" w:rsidR="004230F1" w:rsidRPr="006B2BDA" w:rsidRDefault="004230F1" w:rsidP="004230F1">
      <w:pPr>
        <w:rPr>
          <w:rtl/>
        </w:rPr>
      </w:pPr>
      <w:r w:rsidRPr="00C509B4">
        <w:rPr>
          <w:rStyle w:val="affff8"/>
          <w:rFonts w:hint="cs"/>
          <w:rtl/>
        </w:rPr>
        <w:t>'</w:t>
      </w:r>
      <w:r w:rsidRPr="00C509B4">
        <w:rPr>
          <w:rStyle w:val="affff8"/>
          <w:rtl/>
        </w:rPr>
        <w:t>הוא</w:t>
      </w:r>
      <w:r w:rsidRPr="00C509B4">
        <w:rPr>
          <w:rStyle w:val="affff8"/>
          <w:rFonts w:hint="cs"/>
          <w:rtl/>
        </w:rPr>
        <w:t>'</w:t>
      </w:r>
      <w:r w:rsidRPr="006B2BDA">
        <w:rPr>
          <w:rtl/>
        </w:rPr>
        <w:t xml:space="preserve">  למודה מקצת הטענה, </w:t>
      </w:r>
      <w:r w:rsidRPr="00C509B4">
        <w:rPr>
          <w:rStyle w:val="affff8"/>
          <w:rFonts w:hint="cs"/>
          <w:rtl/>
        </w:rPr>
        <w:t>'</w:t>
      </w:r>
      <w:r>
        <w:rPr>
          <w:rStyle w:val="affff8"/>
          <w:rFonts w:hint="cs"/>
          <w:rtl/>
        </w:rPr>
        <w:t>זה</w:t>
      </w:r>
      <w:r w:rsidRPr="00C509B4">
        <w:rPr>
          <w:rStyle w:val="affff8"/>
          <w:rFonts w:hint="cs"/>
          <w:rtl/>
        </w:rPr>
        <w:t>'</w:t>
      </w:r>
      <w:r w:rsidRPr="006B2BDA">
        <w:rPr>
          <w:rtl/>
        </w:rPr>
        <w:t xml:space="preserve">  למודה ממין הטענה.</w:t>
      </w:r>
    </w:p>
    <w:p w14:paraId="540EFA3A" w14:textId="66CD374A" w:rsidR="00F707CE" w:rsidRPr="00F707CE" w:rsidRDefault="004230F1" w:rsidP="004230F1">
      <w:pPr>
        <w:pStyle w:val="36"/>
        <w:framePr w:wrap="notBeside"/>
        <w:rPr>
          <w:rtl/>
        </w:rPr>
      </w:pPr>
      <w:r w:rsidRPr="00F707CE">
        <w:rPr>
          <w:rFonts w:hint="cs"/>
          <w:rtl/>
        </w:rPr>
        <w:t>ולאבוה דר"א</w:t>
      </w:r>
      <w:r w:rsidR="00F707CE" w:rsidRPr="00F707CE">
        <w:rPr>
          <w:rtl/>
        </w:rPr>
        <w:t>:</w:t>
      </w:r>
    </w:p>
    <w:p w14:paraId="0B5FF9BF" w14:textId="2D23DE2C" w:rsidR="004230F1" w:rsidRPr="00FD57D9" w:rsidRDefault="004230F1" w:rsidP="004230F1">
      <w:pPr>
        <w:rPr>
          <w:rtl/>
        </w:rPr>
      </w:pPr>
      <w:r w:rsidRPr="006B2BDA">
        <w:rPr>
          <w:rtl/>
        </w:rPr>
        <w:t xml:space="preserve">מודה ממין הטענה </w:t>
      </w:r>
      <w:r w:rsidRPr="00890E8A">
        <w:rPr>
          <w:rStyle w:val="affffe"/>
          <w:rFonts w:hint="cs"/>
          <w:rtl/>
        </w:rPr>
        <w:t>בחיטין והודה בשעורין</w:t>
      </w:r>
      <w:r>
        <w:rPr>
          <w:rFonts w:hint="cs"/>
          <w:rtl/>
        </w:rPr>
        <w:t xml:space="preserve"> </w:t>
      </w:r>
      <w:r w:rsidRPr="006B2BDA">
        <w:rPr>
          <w:rtl/>
        </w:rPr>
        <w:t xml:space="preserve">לית ליה, </w:t>
      </w:r>
      <w:r>
        <w:rPr>
          <w:rFonts w:hint="cs"/>
          <w:rtl/>
        </w:rPr>
        <w:t>-</w:t>
      </w:r>
      <w:r w:rsidRPr="005E3761">
        <w:rPr>
          <w:rStyle w:val="affffc"/>
          <w:rtl/>
        </w:rPr>
        <w:t>וס</w:t>
      </w:r>
      <w:r w:rsidRPr="005E3761">
        <w:rPr>
          <w:rStyle w:val="affffc"/>
          <w:rFonts w:hint="cs"/>
          <w:rtl/>
        </w:rPr>
        <w:t>"ל כר''ג:</w:t>
      </w:r>
      <w:r>
        <w:rPr>
          <w:rFonts w:hint="cs"/>
          <w:rtl/>
        </w:rPr>
        <w:t xml:space="preserve"> שחייב </w:t>
      </w:r>
      <w:r w:rsidRPr="006B2BDA">
        <w:rPr>
          <w:rFonts w:hint="cs"/>
          <w:rtl/>
        </w:rPr>
        <w:t xml:space="preserve"> </w:t>
      </w:r>
    </w:p>
    <w:p w14:paraId="59D77C86" w14:textId="77777777" w:rsidR="00A6533C" w:rsidRDefault="00A6533C" w:rsidP="00A6533C">
      <w:pPr>
        <w:pStyle w:val="aff9"/>
        <w:rPr>
          <w:rFonts w:cs="FrankRuehl"/>
          <w:rtl/>
        </w:rPr>
      </w:pPr>
      <w:r>
        <w:rPr>
          <w:rFonts w:ascii="Cambria Math" w:hAnsi="Cambria Math" w:cs="Times New Roman" w:hint="cs"/>
          <w:rtl/>
        </w:rPr>
        <w:t>***</w:t>
      </w:r>
    </w:p>
    <w:p w14:paraId="0899C023" w14:textId="213954CD" w:rsidR="00307858" w:rsidRPr="006B2BDA" w:rsidRDefault="006F071F" w:rsidP="00307858">
      <w:pPr>
        <w:rPr>
          <w:rtl/>
        </w:rPr>
      </w:pPr>
      <w:r w:rsidRPr="00307858">
        <w:rPr>
          <w:rStyle w:val="affffa"/>
          <w:rFonts w:hint="cs"/>
          <w:spacing w:val="-2"/>
          <w:rtl/>
        </w:rPr>
        <w:t>אותו רועה שמסרו לו כל יום בהמות בעדים</w:t>
      </w:r>
      <w:r w:rsidR="00B70EA4" w:rsidRPr="00307858">
        <w:rPr>
          <w:rStyle w:val="affffa"/>
          <w:rFonts w:hint="cs"/>
          <w:spacing w:val="-2"/>
          <w:rtl/>
        </w:rPr>
        <w:t>,</w:t>
      </w:r>
      <w:r w:rsidRPr="00307858">
        <w:rPr>
          <w:rStyle w:val="affffa"/>
          <w:rFonts w:hint="cs"/>
          <w:spacing w:val="-2"/>
          <w:rtl/>
        </w:rPr>
        <w:t xml:space="preserve"> ופעם אחת מסרו</w:t>
      </w:r>
      <w:r w:rsidRPr="00DC5B90">
        <w:rPr>
          <w:rFonts w:hint="cs"/>
          <w:rtl/>
        </w:rPr>
        <w:t xml:space="preserve"> בלא עדים </w:t>
      </w:r>
      <w:r w:rsidRPr="005E3761">
        <w:rPr>
          <w:rStyle w:val="affffc"/>
          <w:rFonts w:hint="cs"/>
          <w:rtl/>
        </w:rPr>
        <w:t>ואמר ב</w:t>
      </w:r>
      <w:r w:rsidR="00307858" w:rsidRPr="005E3761">
        <w:rPr>
          <w:rStyle w:val="affffc"/>
          <w:rFonts w:hint="cs"/>
          <w:rtl/>
        </w:rPr>
        <w:t>סוף</w:t>
      </w:r>
      <w:r w:rsidR="00307858" w:rsidRPr="006B2BDA">
        <w:rPr>
          <w:rFonts w:hint="cs"/>
          <w:rtl/>
        </w:rPr>
        <w:t xml:space="preserve"> </w:t>
      </w:r>
      <w:r w:rsidR="00307858" w:rsidRPr="00307858">
        <w:rPr>
          <w:rFonts w:hint="cs"/>
          <w:rtl/>
        </w:rPr>
        <w:t>דלהד''ם, ובאו עדים שאכל שנים מהם.</w:t>
      </w:r>
    </w:p>
    <w:p w14:paraId="390CA5BB" w14:textId="44918EB8" w:rsidR="00F707CE" w:rsidRPr="00F707CE" w:rsidRDefault="00307858" w:rsidP="00307858">
      <w:pPr>
        <w:pStyle w:val="36"/>
        <w:framePr w:wrap="notBeside"/>
        <w:rPr>
          <w:rtl/>
        </w:rPr>
      </w:pPr>
      <w:r w:rsidRPr="00F707CE">
        <w:rPr>
          <w:rFonts w:hint="cs"/>
          <w:rtl/>
        </w:rPr>
        <w:t>לר''ח קמייתא</w:t>
      </w:r>
      <w:r w:rsidR="00F707CE" w:rsidRPr="00F707CE">
        <w:rPr>
          <w:rFonts w:hint="cs"/>
          <w:rtl/>
        </w:rPr>
        <w:t>:</w:t>
      </w:r>
    </w:p>
    <w:p w14:paraId="1D225D4E" w14:textId="5DA25E68" w:rsidR="00307858" w:rsidRPr="00307858" w:rsidRDefault="00307858" w:rsidP="00307858">
      <w:pPr>
        <w:rPr>
          <w:spacing w:val="-2"/>
          <w:rtl/>
        </w:rPr>
      </w:pPr>
      <w:r w:rsidRPr="00307858">
        <w:rPr>
          <w:rFonts w:hint="cs"/>
          <w:spacing w:val="-2"/>
          <w:rtl/>
        </w:rPr>
        <w:t>שכנגדו נשבע על השאר, - שאין הרועה יכול לישבע, דגזלן הוא.</w:t>
      </w:r>
    </w:p>
    <w:p w14:paraId="44F05835" w14:textId="483F2443" w:rsidR="00F707CE" w:rsidRPr="00F707CE" w:rsidRDefault="00307858" w:rsidP="00307858">
      <w:pPr>
        <w:pStyle w:val="36"/>
        <w:framePr w:wrap="notBeside"/>
        <w:rPr>
          <w:rtl/>
        </w:rPr>
      </w:pPr>
      <w:r w:rsidRPr="00F707CE">
        <w:rPr>
          <w:rFonts w:hint="cs"/>
          <w:rtl/>
        </w:rPr>
        <w:t>ואף לר''נ</w:t>
      </w:r>
      <w:r w:rsidR="00F707CE" w:rsidRPr="00F707CE">
        <w:rPr>
          <w:rFonts w:hint="cs"/>
          <w:rtl/>
        </w:rPr>
        <w:t>:</w:t>
      </w:r>
    </w:p>
    <w:p w14:paraId="05A57FAB" w14:textId="353ECAA1" w:rsidR="006F071F" w:rsidRPr="00307858" w:rsidRDefault="00307858" w:rsidP="00307858">
      <w:pPr>
        <w:rPr>
          <w:rtl/>
        </w:rPr>
      </w:pPr>
      <w:r>
        <w:rPr>
          <w:rFonts w:hint="cs"/>
          <w:rtl/>
        </w:rPr>
        <w:lastRenderedPageBreak/>
        <w:t xml:space="preserve">שמשבעין שבועת היסת, זו רק תקנה ולא עושים תקנה לתקנה </w:t>
      </w:r>
      <w:r w:rsidRPr="00F7114F">
        <w:rPr>
          <w:rStyle w:val="affffe"/>
          <w:rFonts w:hint="cs"/>
          <w:rtl/>
        </w:rPr>
        <w:t>שכנגדו ישבע</w:t>
      </w:r>
    </w:p>
    <w:p w14:paraId="40424ED7" w14:textId="0AE2EB00" w:rsidR="00F707CE" w:rsidRPr="00F707CE" w:rsidRDefault="001F6B11" w:rsidP="00B70EA4">
      <w:pPr>
        <w:pStyle w:val="36"/>
        <w:framePr w:wrap="notBeside"/>
        <w:rPr>
          <w:rtl/>
        </w:rPr>
      </w:pPr>
      <w:r w:rsidRPr="00F707CE">
        <w:rPr>
          <w:rFonts w:hint="cs"/>
          <w:rtl/>
        </w:rPr>
        <w:t>ולא פוסלים מדר''י:</w:t>
      </w:r>
      <w:r w:rsidR="00C241C5">
        <w:rPr>
          <w:rFonts w:hint="cs"/>
          <w:rtl/>
        </w:rPr>
        <w:t>:</w:t>
      </w:r>
    </w:p>
    <w:p w14:paraId="06214840" w14:textId="5374BB4D" w:rsidR="006F071F" w:rsidRPr="00DC5B90" w:rsidRDefault="006F071F" w:rsidP="00225F0E">
      <w:pPr>
        <w:rPr>
          <w:rtl/>
        </w:rPr>
      </w:pPr>
      <w:r w:rsidRPr="00DC5B90">
        <w:rPr>
          <w:rFonts w:hint="cs"/>
          <w:rtl/>
        </w:rPr>
        <w:t xml:space="preserve">דסתם רועה פסול - </w:t>
      </w:r>
      <w:r w:rsidR="001F6B11">
        <w:rPr>
          <w:rFonts w:hint="cs"/>
          <w:rtl/>
        </w:rPr>
        <w:t xml:space="preserve">דווקא </w:t>
      </w:r>
      <w:r w:rsidRPr="00DC5B90">
        <w:rPr>
          <w:rFonts w:hint="cs"/>
          <w:rtl/>
        </w:rPr>
        <w:t xml:space="preserve">ברועה </w:t>
      </w:r>
      <w:r w:rsidR="00225F0E">
        <w:rPr>
          <w:rFonts w:hint="cs"/>
          <w:rtl/>
        </w:rPr>
        <w:t>של עצמו</w:t>
      </w:r>
      <w:r w:rsidRPr="00DC5B90">
        <w:rPr>
          <w:rFonts w:hint="cs"/>
          <w:rtl/>
        </w:rPr>
        <w:t xml:space="preserve"> משא''כ רועה </w:t>
      </w:r>
      <w:r w:rsidR="00225F0E">
        <w:rPr>
          <w:rFonts w:hint="cs"/>
          <w:rtl/>
        </w:rPr>
        <w:t>של אחרים</w:t>
      </w:r>
      <w:r w:rsidR="00B70EA4">
        <w:rPr>
          <w:rFonts w:hint="cs"/>
          <w:rtl/>
        </w:rPr>
        <w:t xml:space="preserve">, </w:t>
      </w:r>
      <w:r w:rsidR="00BE7A42">
        <w:rPr>
          <w:rFonts w:hint="cs"/>
          <w:rtl/>
        </w:rPr>
        <w:t>שאל''כ</w:t>
      </w:r>
      <w:r w:rsidRPr="00DC5B90">
        <w:rPr>
          <w:rFonts w:hint="cs"/>
          <w:rtl/>
        </w:rPr>
        <w:t xml:space="preserve"> </w:t>
      </w:r>
      <w:r w:rsidR="00B70EA4">
        <w:rPr>
          <w:rFonts w:hint="cs"/>
          <w:rtl/>
        </w:rPr>
        <w:t xml:space="preserve">איך מוסרים </w:t>
      </w:r>
      <w:r w:rsidRPr="00DC5B90">
        <w:rPr>
          <w:rFonts w:hint="cs"/>
          <w:rtl/>
        </w:rPr>
        <w:t xml:space="preserve">בהמות לרועה הלא </w:t>
      </w:r>
      <w:r w:rsidR="00B70EA4" w:rsidRPr="00225F0E">
        <w:rPr>
          <w:rStyle w:val="affff8"/>
          <w:rFonts w:hint="cs"/>
          <w:rtl/>
        </w:rPr>
        <w:t>'</w:t>
      </w:r>
      <w:r w:rsidRPr="00225F0E">
        <w:rPr>
          <w:rStyle w:val="affff8"/>
          <w:rFonts w:hint="cs"/>
          <w:rtl/>
        </w:rPr>
        <w:t>לפני עור הוא</w:t>
      </w:r>
      <w:r w:rsidR="00B70EA4" w:rsidRPr="00225F0E">
        <w:rPr>
          <w:rStyle w:val="affff8"/>
          <w:rFonts w:hint="cs"/>
          <w:rtl/>
        </w:rPr>
        <w:t>'</w:t>
      </w:r>
      <w:r w:rsidRPr="00DC5B90">
        <w:rPr>
          <w:rFonts w:hint="cs"/>
          <w:rtl/>
        </w:rPr>
        <w:t xml:space="preserve"> אלא </w:t>
      </w:r>
      <w:r w:rsidRPr="00DC5B90">
        <w:rPr>
          <w:rtl/>
        </w:rPr>
        <w:t>חזקה, אין אדם חוטא ולא לו.</w:t>
      </w:r>
    </w:p>
    <w:p w14:paraId="6C152FEC" w14:textId="77777777" w:rsidR="00A6533C" w:rsidRDefault="00A6533C" w:rsidP="00B70EA4">
      <w:pPr>
        <w:pStyle w:val="aff9"/>
        <w:rPr>
          <w:rFonts w:cs="FrankRuehl"/>
          <w:rtl/>
        </w:rPr>
      </w:pPr>
      <w:r>
        <w:rPr>
          <w:rFonts w:ascii="Cambria Math" w:hAnsi="Cambria Math" w:cs="Times New Roman" w:hint="cs"/>
          <w:rtl/>
        </w:rPr>
        <w:t>***</w:t>
      </w:r>
    </w:p>
    <w:p w14:paraId="2D724027" w14:textId="77777777" w:rsidR="00A6533C" w:rsidRDefault="006F071F" w:rsidP="009B508D">
      <w:pPr>
        <w:pStyle w:val="affe"/>
        <w:framePr w:wrap="around"/>
        <w:spacing w:line="220" w:lineRule="exact"/>
        <w:rPr>
          <w:rtl/>
        </w:rPr>
      </w:pPr>
      <w:r w:rsidRPr="00DC5B90">
        <w:rPr>
          <w:rFonts w:hint="cs"/>
          <w:rtl/>
        </w:rPr>
        <w:t>ה:</w:t>
      </w:r>
    </w:p>
    <w:p w14:paraId="5C36735A" w14:textId="4E3DA1BA" w:rsidR="006F071F" w:rsidRPr="00DC5B90" w:rsidRDefault="006F071F" w:rsidP="00B70EA4">
      <w:pPr>
        <w:pStyle w:val="afffb"/>
        <w:spacing w:before="0"/>
        <w:rPr>
          <w:rtl/>
        </w:rPr>
      </w:pPr>
      <w:ins w:id="9802" w:author="מספור קטעי משנה" w:date="2026-10-06T06:45:11Z">
        <w:r>
          <w:rPr>
            <w:rStyle w:val="MisparKeta"/>
          </w:rPr>
          <w:t xml:space="preserve">א. </w:t>
        </w:r>
      </w:ins>
      <w:r w:rsidRPr="00DC5B90">
        <w:rPr>
          <w:rtl/>
        </w:rPr>
        <w:t>זה ישבע שאין לו בה פחות מחציה [וכו'].</w:t>
      </w:r>
    </w:p>
    <w:p w14:paraId="45A735FB" w14:textId="397528CC" w:rsidR="00F707CE" w:rsidRPr="00F707CE" w:rsidRDefault="006F071F" w:rsidP="00B70EA4">
      <w:pPr>
        <w:pStyle w:val="36"/>
        <w:framePr w:wrap="notBeside"/>
        <w:rPr>
          <w:rtl/>
        </w:rPr>
      </w:pPr>
      <w:r w:rsidRPr="00F707CE">
        <w:rPr>
          <w:rFonts w:hint="cs"/>
          <w:rtl/>
        </w:rPr>
        <w:t>והיינו כר"ה</w:t>
      </w:r>
      <w:r w:rsidR="00F707CE" w:rsidRPr="00F707CE">
        <w:rPr>
          <w:rtl/>
        </w:rPr>
        <w:t>:</w:t>
      </w:r>
    </w:p>
    <w:p w14:paraId="2FF42E3F" w14:textId="4AD76E17" w:rsidR="006F071F" w:rsidRPr="00DC5B90" w:rsidRDefault="006F071F" w:rsidP="00B70EA4">
      <w:pPr>
        <w:rPr>
          <w:rtl/>
        </w:rPr>
      </w:pPr>
      <w:r w:rsidRPr="00DC5B90">
        <w:rPr>
          <w:rFonts w:hint="cs"/>
          <w:rtl/>
        </w:rPr>
        <w:t>ד'</w:t>
      </w:r>
      <w:r w:rsidRPr="00DC5B90">
        <w:rPr>
          <w:rtl/>
        </w:rPr>
        <w:t>שבועה שיש לי בה, ואין לי בה פחות מחציה.</w:t>
      </w:r>
    </w:p>
    <w:p w14:paraId="287F03F5" w14:textId="0B0212C9" w:rsidR="00F707CE" w:rsidRPr="00F707CE" w:rsidRDefault="00225F0E" w:rsidP="00B70EA4">
      <w:pPr>
        <w:pStyle w:val="36"/>
        <w:framePr w:wrap="notBeside"/>
        <w:rPr>
          <w:rtl/>
        </w:rPr>
      </w:pPr>
      <w:r w:rsidRPr="00F707CE">
        <w:rPr>
          <w:rFonts w:hint="cs"/>
          <w:rtl/>
        </w:rPr>
        <w:t>ולא נשבע</w:t>
      </w:r>
      <w:r w:rsidR="00F707CE" w:rsidRPr="00F707CE">
        <w:rPr>
          <w:rFonts w:hint="cs"/>
          <w:rtl/>
        </w:rPr>
        <w:t>:</w:t>
      </w:r>
    </w:p>
    <w:p w14:paraId="4173913D" w14:textId="3ACEBEEB" w:rsidR="00225F0E" w:rsidRDefault="006F071F" w:rsidP="00225F0E">
      <w:pPr>
        <w:rPr>
          <w:rtl/>
        </w:rPr>
      </w:pPr>
      <w:r w:rsidRPr="00DC5B90">
        <w:rPr>
          <w:rFonts w:hint="cs"/>
          <w:rtl/>
        </w:rPr>
        <w:t xml:space="preserve">שכולה שלו - דלא מביאים לו הכל, </w:t>
      </w:r>
    </w:p>
    <w:p w14:paraId="205A5660" w14:textId="6CB35D9A" w:rsidR="00F707CE" w:rsidRPr="00F707CE" w:rsidRDefault="006F071F" w:rsidP="00225F0E">
      <w:pPr>
        <w:pStyle w:val="36"/>
        <w:framePr w:wrap="notBeside"/>
        <w:rPr>
          <w:rtl/>
        </w:rPr>
      </w:pPr>
      <w:r w:rsidRPr="00F707CE">
        <w:rPr>
          <w:rFonts w:hint="cs"/>
          <w:rtl/>
        </w:rPr>
        <w:t>ולא</w:t>
      </w:r>
      <w:r w:rsidR="00BB61CE" w:rsidRPr="00F707CE">
        <w:rPr>
          <w:rFonts w:hint="cs"/>
          <w:rtl/>
        </w:rPr>
        <w:t xml:space="preserve"> נשבע</w:t>
      </w:r>
      <w:r w:rsidR="00F707CE" w:rsidRPr="00F707CE">
        <w:rPr>
          <w:rFonts w:hint="cs"/>
          <w:rtl/>
        </w:rPr>
        <w:t>:</w:t>
      </w:r>
    </w:p>
    <w:p w14:paraId="7BDB200E" w14:textId="2BC78587" w:rsidR="006F071F" w:rsidRPr="00DC5B90" w:rsidRDefault="00225F0E" w:rsidP="00225F0E">
      <w:pPr>
        <w:rPr>
          <w:rtl/>
        </w:rPr>
      </w:pPr>
      <w:r>
        <w:rPr>
          <w:rFonts w:hint="cs"/>
          <w:rtl/>
        </w:rPr>
        <w:t>ש</w:t>
      </w:r>
      <w:r w:rsidR="006F071F" w:rsidRPr="00DC5B90">
        <w:rPr>
          <w:rFonts w:hint="cs"/>
          <w:rtl/>
        </w:rPr>
        <w:t>חציה שלו</w:t>
      </w:r>
      <w:r w:rsidR="004A1B2A">
        <w:rPr>
          <w:rFonts w:hint="cs"/>
          <w:rtl/>
        </w:rPr>
        <w:t>-</w:t>
      </w:r>
      <w:r w:rsidR="006F071F" w:rsidRPr="00DC5B90">
        <w:rPr>
          <w:rFonts w:hint="cs"/>
          <w:rtl/>
        </w:rPr>
        <w:t xml:space="preserve"> דמרע לדיבור</w:t>
      </w:r>
      <w:r>
        <w:rPr>
          <w:rFonts w:hint="cs"/>
          <w:rtl/>
        </w:rPr>
        <w:t>ו</w:t>
      </w:r>
      <w:r w:rsidR="006F071F" w:rsidRPr="00DC5B90">
        <w:rPr>
          <w:rFonts w:hint="cs"/>
          <w:rtl/>
        </w:rPr>
        <w:t>.</w:t>
      </w:r>
      <w:r w:rsidR="00B70EA4">
        <w:rPr>
          <w:rFonts w:hint="cs"/>
          <w:rtl/>
        </w:rPr>
        <w:t xml:space="preserve"> ועכשיו אינו </w:t>
      </w:r>
      <w:r w:rsidR="006F071F" w:rsidRPr="00DC5B90">
        <w:rPr>
          <w:rFonts w:hint="cs"/>
          <w:rtl/>
        </w:rPr>
        <w:t>מרע לדיבורו דאומר כולה שלי</w:t>
      </w:r>
      <w:r w:rsidR="00BB61CE">
        <w:rPr>
          <w:rFonts w:hint="cs"/>
          <w:rtl/>
        </w:rPr>
        <w:t>,</w:t>
      </w:r>
      <w:r w:rsidR="006F071F" w:rsidRPr="00DC5B90">
        <w:rPr>
          <w:rFonts w:hint="cs"/>
          <w:rtl/>
        </w:rPr>
        <w:t xml:space="preserve"> ולדבריכם אין לי בה פחות מחצי</w:t>
      </w:r>
      <w:r w:rsidR="00B70EA4">
        <w:rPr>
          <w:rFonts w:hint="cs"/>
          <w:rtl/>
        </w:rPr>
        <w:t>.</w:t>
      </w:r>
    </w:p>
    <w:p w14:paraId="3CB4C5F4" w14:textId="77777777" w:rsidR="00F707CE" w:rsidRPr="00F707CE" w:rsidRDefault="006F071F" w:rsidP="00B70EA4">
      <w:pPr>
        <w:pStyle w:val="36"/>
        <w:framePr w:wrap="notBeside"/>
        <w:rPr>
          <w:rtl/>
        </w:rPr>
      </w:pPr>
      <w:r w:rsidRPr="00F707CE">
        <w:rPr>
          <w:rFonts w:hint="cs"/>
          <w:rtl/>
        </w:rPr>
        <w:t>ואכתי</w:t>
      </w:r>
      <w:r w:rsidR="00F707CE" w:rsidRPr="00F707CE">
        <w:rPr>
          <w:rtl/>
        </w:rPr>
        <w:t>:</w:t>
      </w:r>
    </w:p>
    <w:p w14:paraId="2069B47F" w14:textId="44B05B8B" w:rsidR="006F071F" w:rsidRPr="00DC5B90" w:rsidRDefault="006F071F" w:rsidP="009B508D">
      <w:pPr>
        <w:rPr>
          <w:rtl/>
        </w:rPr>
      </w:pPr>
      <w:r w:rsidRPr="00DC5B90">
        <w:rPr>
          <w:rFonts w:hint="cs"/>
          <w:rtl/>
        </w:rPr>
        <w:t>אפי' דשניהם תפוסים, צריכים להשבע.</w:t>
      </w:r>
    </w:p>
    <w:p w14:paraId="6A5144D2" w14:textId="5BA8EDA0" w:rsidR="00F707CE" w:rsidRPr="00F707CE" w:rsidRDefault="006F071F" w:rsidP="00B70EA4">
      <w:pPr>
        <w:pStyle w:val="36"/>
        <w:framePr w:wrap="notBeside"/>
        <w:rPr>
          <w:rtl/>
        </w:rPr>
      </w:pPr>
      <w:r w:rsidRPr="00F707CE">
        <w:rPr>
          <w:rFonts w:hint="cs"/>
          <w:rtl/>
        </w:rPr>
        <w:t xml:space="preserve"> </w:t>
      </w:r>
      <w:r w:rsidR="00B70EA4" w:rsidRPr="00F707CE">
        <w:rPr>
          <w:rFonts w:hint="cs"/>
          <w:rtl/>
        </w:rPr>
        <w:t xml:space="preserve">- </w:t>
      </w:r>
      <w:r w:rsidRPr="00F707CE">
        <w:rPr>
          <w:rFonts w:hint="cs"/>
          <w:rtl/>
        </w:rPr>
        <w:t>א</w:t>
      </w:r>
      <w:r w:rsidR="00B70EA4" w:rsidRPr="00F707CE">
        <w:rPr>
          <w:rFonts w:hint="cs"/>
          <w:rtl/>
        </w:rPr>
        <w:t>. כרי''ו</w:t>
      </w:r>
      <w:r w:rsidR="00F707CE" w:rsidRPr="00F707CE">
        <w:rPr>
          <w:rFonts w:hint="cs"/>
          <w:rtl/>
        </w:rPr>
        <w:t>:</w:t>
      </w:r>
    </w:p>
    <w:p w14:paraId="65C4578A" w14:textId="7E1AEF0A" w:rsidR="00A6533C" w:rsidRDefault="006F071F" w:rsidP="009B508D">
      <w:pPr>
        <w:rPr>
          <w:spacing w:val="-4"/>
          <w:rtl/>
        </w:rPr>
      </w:pPr>
      <w:r w:rsidRPr="00D97512">
        <w:rPr>
          <w:rFonts w:hint="cs"/>
          <w:spacing w:val="-4"/>
          <w:rtl/>
        </w:rPr>
        <w:t>שבועה זו תקנ''ח שלא יהא כאו''א תוקף בטלית חבירו ואומר שלי</w:t>
      </w:r>
    </w:p>
    <w:p w14:paraId="15ECC6B7" w14:textId="77777777" w:rsidR="00F970FD" w:rsidRPr="001A34B3" w:rsidRDefault="00F970FD" w:rsidP="00F970FD">
      <w:pPr>
        <w:pStyle w:val="affff9"/>
        <w:rPr>
          <w:rtl/>
        </w:rPr>
      </w:pPr>
      <w:r>
        <w:rPr>
          <w:rFonts w:hint="cs"/>
          <w:rtl/>
        </w:rPr>
        <w:t>ולא אומרים מיגו דחשוד על הממון חשוד על השבועה</w:t>
      </w:r>
    </w:p>
    <w:p w14:paraId="48113B58" w14:textId="7303746E" w:rsidR="00F707CE" w:rsidRPr="00F707CE" w:rsidRDefault="00F970FD" w:rsidP="00F970FD">
      <w:pPr>
        <w:pStyle w:val="36"/>
        <w:framePr w:wrap="notBeside"/>
        <w:rPr>
          <w:rtl/>
        </w:rPr>
      </w:pPr>
      <w:r w:rsidRPr="00F707CE">
        <w:rPr>
          <w:rFonts w:hint="cs"/>
          <w:rtl/>
        </w:rPr>
        <w:t>לאו</w:t>
      </w:r>
      <w:r w:rsidR="00F707CE" w:rsidRPr="00F707CE">
        <w:rPr>
          <w:rFonts w:hint="cs"/>
          <w:rtl/>
        </w:rPr>
        <w:t>:</w:t>
      </w:r>
    </w:p>
    <w:p w14:paraId="2C7CE14A" w14:textId="4ACA2599" w:rsidR="00F970FD" w:rsidRPr="006B2BDA" w:rsidRDefault="00F970FD" w:rsidP="00F970FD">
      <w:pPr>
        <w:rPr>
          <w:rtl/>
        </w:rPr>
      </w:pPr>
      <w:r w:rsidRPr="006B2BDA">
        <w:rPr>
          <w:rFonts w:hint="cs"/>
          <w:rtl/>
        </w:rPr>
        <w:t>מדמודה במקצת הטענה ישבע – דשם משתמט הוא כדרבה,</w:t>
      </w:r>
    </w:p>
    <w:p w14:paraId="234FB769" w14:textId="3B23C1A9" w:rsidR="00F707CE" w:rsidRPr="00F707CE" w:rsidRDefault="00F970FD" w:rsidP="00F970FD">
      <w:pPr>
        <w:pStyle w:val="36"/>
        <w:framePr w:wrap="notBeside"/>
        <w:rPr>
          <w:rtl/>
        </w:rPr>
      </w:pPr>
      <w:r w:rsidRPr="00F707CE">
        <w:rPr>
          <w:rtl/>
        </w:rPr>
        <w:t>תדע ד</w:t>
      </w:r>
      <w:r w:rsidRPr="00F707CE">
        <w:rPr>
          <w:rFonts w:hint="cs"/>
          <w:rtl/>
        </w:rPr>
        <w:t>לר"ח</w:t>
      </w:r>
      <w:r w:rsidR="00F707CE" w:rsidRPr="00F707CE">
        <w:rPr>
          <w:rtl/>
        </w:rPr>
        <w:t>:</w:t>
      </w:r>
    </w:p>
    <w:p w14:paraId="7DB8D9FD" w14:textId="581E73DD" w:rsidR="00F970FD" w:rsidRPr="006B2BDA" w:rsidRDefault="00F970FD" w:rsidP="00F970FD">
      <w:pPr>
        <w:spacing w:after="60"/>
        <w:rPr>
          <w:rtl/>
        </w:rPr>
      </w:pPr>
      <w:r w:rsidRPr="006B2BDA">
        <w:rPr>
          <w:rtl/>
        </w:rPr>
        <w:t>הכופר במלוה כשר לעדות, בפיקדון פסול לעדות.</w:t>
      </w:r>
    </w:p>
    <w:p w14:paraId="4A17A243" w14:textId="76684F02" w:rsidR="00F707CE" w:rsidRPr="00F707CE" w:rsidRDefault="00F970FD" w:rsidP="00F970FD">
      <w:pPr>
        <w:pStyle w:val="36"/>
        <w:framePr w:wrap="notBeside"/>
        <w:rPr>
          <w:rtl/>
        </w:rPr>
      </w:pPr>
      <w:r w:rsidRPr="00F707CE">
        <w:rPr>
          <w:rFonts w:hint="cs"/>
          <w:rtl/>
        </w:rPr>
        <w:t>והך דרב''ח</w:t>
      </w:r>
      <w:r w:rsidR="00F707CE" w:rsidRPr="00F707CE">
        <w:rPr>
          <w:rFonts w:hint="cs"/>
          <w:rtl/>
        </w:rPr>
        <w:t>:</w:t>
      </w:r>
    </w:p>
    <w:p w14:paraId="22B195B1" w14:textId="443BED9E" w:rsidR="00F970FD" w:rsidRPr="00F662AE" w:rsidRDefault="00F970FD" w:rsidP="00F970FD">
      <w:pPr>
        <w:rPr>
          <w:rStyle w:val="affffe"/>
          <w:rtl/>
        </w:rPr>
      </w:pPr>
      <w:r w:rsidRPr="006B2BDA">
        <w:rPr>
          <w:rFonts w:hint="cs"/>
          <w:rtl/>
        </w:rPr>
        <w:t xml:space="preserve">דד' </w:t>
      </w:r>
      <w:r w:rsidRPr="006B2BDA">
        <w:rPr>
          <w:rtl/>
        </w:rPr>
        <w:t xml:space="preserve">שומרין צריכין כפירה במקצת והודאה במקצת: </w:t>
      </w:r>
    </w:p>
    <w:p w14:paraId="539E90D1" w14:textId="77777777" w:rsidR="00F707CE" w:rsidRPr="00F707CE" w:rsidRDefault="00F970FD" w:rsidP="00F970FD">
      <w:pPr>
        <w:pStyle w:val="36"/>
        <w:framePr w:wrap="notBeside"/>
        <w:rPr>
          <w:rtl/>
        </w:rPr>
      </w:pPr>
      <w:r w:rsidRPr="00F707CE">
        <w:rPr>
          <w:rFonts w:hint="cs"/>
          <w:rtl/>
        </w:rPr>
        <w:t>-שם גם</w:t>
      </w:r>
      <w:r w:rsidR="00F707CE" w:rsidRPr="00F707CE">
        <w:rPr>
          <w:rtl/>
        </w:rPr>
        <w:t>:</w:t>
      </w:r>
    </w:p>
    <w:p w14:paraId="524BC80E" w14:textId="07B8B258" w:rsidR="00F970FD" w:rsidRPr="006B2BDA" w:rsidRDefault="00F970FD" w:rsidP="00F970FD">
      <w:pPr>
        <w:rPr>
          <w:rtl/>
        </w:rPr>
      </w:pPr>
      <w:r w:rsidRPr="006B2BDA">
        <w:rPr>
          <w:rFonts w:hint="cs"/>
          <w:rtl/>
        </w:rPr>
        <w:t>משתמט ש</w:t>
      </w:r>
      <w:r w:rsidRPr="006B2BDA">
        <w:rPr>
          <w:rtl/>
        </w:rPr>
        <w:t>ס</w:t>
      </w:r>
      <w:r w:rsidRPr="006B2BDA">
        <w:rPr>
          <w:rFonts w:hint="cs"/>
          <w:rtl/>
        </w:rPr>
        <w:t>ו</w:t>
      </w:r>
      <w:r w:rsidRPr="006B2BDA">
        <w:rPr>
          <w:rtl/>
        </w:rPr>
        <w:t>בר</w:t>
      </w:r>
      <w:r w:rsidRPr="006B2BDA">
        <w:rPr>
          <w:rFonts w:hint="cs"/>
          <w:rtl/>
        </w:rPr>
        <w:t xml:space="preserve"> שימצא את הגנב ויתפסהו, או שימצא לבהמה באגם ויביאה אבל ב</w:t>
      </w:r>
      <w:r w:rsidRPr="006B2BDA">
        <w:rPr>
          <w:rtl/>
        </w:rPr>
        <w:t xml:space="preserve">כופר בפקדון </w:t>
      </w:r>
      <w:r w:rsidRPr="006B2BDA">
        <w:rPr>
          <w:rFonts w:hint="cs"/>
          <w:rtl/>
        </w:rPr>
        <w:t>ד</w:t>
      </w:r>
      <w:r w:rsidRPr="006B2BDA">
        <w:rPr>
          <w:rtl/>
        </w:rPr>
        <w:t>פסול לעדות</w:t>
      </w:r>
      <w:r w:rsidRPr="006B2BDA">
        <w:rPr>
          <w:rFonts w:hint="cs"/>
          <w:rtl/>
        </w:rPr>
        <w:t xml:space="preserve"> לא אמרי' דמשתמט הוא עד שימצא,</w:t>
      </w:r>
    </w:p>
    <w:p w14:paraId="302D6276" w14:textId="533882A0" w:rsidR="00F707CE" w:rsidRPr="00F707CE" w:rsidRDefault="00F970FD" w:rsidP="00F970FD">
      <w:pPr>
        <w:pStyle w:val="36"/>
        <w:framePr w:wrap="notBeside"/>
        <w:rPr>
          <w:rtl/>
        </w:rPr>
      </w:pPr>
      <w:r w:rsidRPr="00F707CE">
        <w:rPr>
          <w:rFonts w:hint="cs"/>
          <w:rtl/>
        </w:rPr>
        <w:t>-דשם מיירי</w:t>
      </w:r>
      <w:r w:rsidR="00F707CE" w:rsidRPr="00F707CE">
        <w:rPr>
          <w:rFonts w:hint="cs"/>
          <w:rtl/>
        </w:rPr>
        <w:t>:</w:t>
      </w:r>
    </w:p>
    <w:p w14:paraId="6EDAB177" w14:textId="05267A45" w:rsidR="00F970FD" w:rsidRPr="006B2BDA" w:rsidRDefault="00F970FD" w:rsidP="00F970FD">
      <w:pPr>
        <w:rPr>
          <w:rtl/>
        </w:rPr>
      </w:pPr>
      <w:r w:rsidRPr="006B2BDA">
        <w:rPr>
          <w:rFonts w:hint="cs"/>
          <w:rtl/>
        </w:rPr>
        <w:t>שהעידו דבשעת כפירה היה אצלו ו</w:t>
      </w:r>
      <w:r w:rsidRPr="006B2BDA">
        <w:rPr>
          <w:rtl/>
        </w:rPr>
        <w:t>ידע.</w:t>
      </w:r>
      <w:r w:rsidRPr="006B2BDA">
        <w:rPr>
          <w:rFonts w:hint="cs"/>
          <w:rtl/>
        </w:rPr>
        <w:t xml:space="preserve"> </w:t>
      </w:r>
      <w:r w:rsidRPr="005E3761">
        <w:rPr>
          <w:rStyle w:val="affffc"/>
          <w:rFonts w:hint="cs"/>
          <w:rtl/>
        </w:rPr>
        <w:t>או</w:t>
      </w:r>
      <w:r w:rsidRPr="006B2BDA">
        <w:rPr>
          <w:rFonts w:hint="cs"/>
          <w:rtl/>
        </w:rPr>
        <w:t xml:space="preserve"> דאחז בזה בידו.</w:t>
      </w:r>
    </w:p>
    <w:p w14:paraId="7134825F" w14:textId="7B98B5C5" w:rsidR="00F707CE" w:rsidRPr="00F707CE" w:rsidRDefault="00F970FD" w:rsidP="00F970FD">
      <w:pPr>
        <w:pStyle w:val="36"/>
        <w:framePr w:wrap="notBeside"/>
        <w:rPr>
          <w:rtl/>
        </w:rPr>
      </w:pPr>
      <w:r w:rsidRPr="00F707CE">
        <w:rPr>
          <w:rtl/>
        </w:rPr>
        <w:t>•</w:t>
      </w:r>
      <w:r w:rsidRPr="00F707CE">
        <w:rPr>
          <w:rFonts w:hint="cs"/>
          <w:rtl/>
        </w:rPr>
        <w:t xml:space="preserve"> והך דר''ה</w:t>
      </w:r>
      <w:r w:rsidR="00F707CE" w:rsidRPr="00F707CE">
        <w:rPr>
          <w:rFonts w:hint="cs"/>
          <w:rtl/>
        </w:rPr>
        <w:t>:</w:t>
      </w:r>
    </w:p>
    <w:p w14:paraId="1692EB2D" w14:textId="582727F3" w:rsidR="00F970FD" w:rsidRDefault="00F970FD" w:rsidP="00F970FD">
      <w:pPr>
        <w:rPr>
          <w:rtl/>
        </w:rPr>
      </w:pPr>
      <w:r w:rsidRPr="006B2BDA">
        <w:rPr>
          <w:rFonts w:hint="cs"/>
          <w:rtl/>
        </w:rPr>
        <w:t>ד</w:t>
      </w:r>
      <w:r w:rsidRPr="006B2BDA">
        <w:rPr>
          <w:rtl/>
        </w:rPr>
        <w:t>משביעין אותו שבועה שאינה ברשותו,</w:t>
      </w:r>
      <w:r w:rsidRPr="006B2BDA">
        <w:rPr>
          <w:rFonts w:hint="cs"/>
          <w:rtl/>
        </w:rPr>
        <w:t xml:space="preserve">- דשם מורה היתר לומר שיביא דמים, ואפי' שיעבור על </w:t>
      </w:r>
      <w:r w:rsidRPr="00F662AE">
        <w:rPr>
          <w:rStyle w:val="affff8"/>
          <w:rFonts w:hint="cs"/>
          <w:rtl/>
        </w:rPr>
        <w:t>לא תחמוד</w:t>
      </w:r>
      <w:r w:rsidRPr="006B2BDA">
        <w:rPr>
          <w:rFonts w:hint="cs"/>
          <w:rtl/>
        </w:rPr>
        <w:t xml:space="preserve"> </w:t>
      </w:r>
    </w:p>
    <w:p w14:paraId="201B3F68" w14:textId="1D859DDE" w:rsidR="00F707CE" w:rsidRPr="00F707CE" w:rsidRDefault="00F970FD" w:rsidP="00F970FD">
      <w:pPr>
        <w:pStyle w:val="36"/>
        <w:framePr w:wrap="notBeside"/>
        <w:rPr>
          <w:rtl/>
        </w:rPr>
      </w:pPr>
      <w:r w:rsidRPr="00F707CE">
        <w:rPr>
          <w:rFonts w:hint="cs"/>
          <w:rtl/>
        </w:rPr>
        <w:t>- כר''א</w:t>
      </w:r>
      <w:r w:rsidR="00F707CE" w:rsidRPr="00F707CE">
        <w:rPr>
          <w:rFonts w:hint="cs"/>
          <w:rtl/>
        </w:rPr>
        <w:t>:</w:t>
      </w:r>
    </w:p>
    <w:p w14:paraId="592CA836" w14:textId="067A6256" w:rsidR="00F970FD" w:rsidRPr="006B2BDA" w:rsidRDefault="00F970FD" w:rsidP="00C342A2">
      <w:pPr>
        <w:spacing w:after="60"/>
        <w:rPr>
          <w:rtl/>
        </w:rPr>
      </w:pPr>
      <w:r>
        <w:rPr>
          <w:rFonts w:hint="cs"/>
          <w:rtl/>
        </w:rPr>
        <w:t>שאנשים טועים לחשוב שהאיסור רק כשלוקח</w:t>
      </w:r>
      <w:r w:rsidRPr="006B2BDA">
        <w:rPr>
          <w:rFonts w:hint="cs"/>
          <w:rtl/>
        </w:rPr>
        <w:t xml:space="preserve"> בלא דמים.</w:t>
      </w:r>
    </w:p>
    <w:p w14:paraId="770ED07D" w14:textId="77777777" w:rsidR="006F071F" w:rsidRPr="00DC5B90" w:rsidRDefault="006F071F" w:rsidP="009B508D">
      <w:pPr>
        <w:pStyle w:val="affe"/>
        <w:framePr w:wrap="around"/>
        <w:spacing w:line="220" w:lineRule="exact"/>
        <w:rPr>
          <w:rtl/>
        </w:rPr>
      </w:pPr>
      <w:r w:rsidRPr="00DC5B90">
        <w:rPr>
          <w:rtl/>
        </w:rPr>
        <w:t>ו.</w:t>
      </w:r>
    </w:p>
    <w:p w14:paraId="7D56B7E9" w14:textId="0D0E4018" w:rsidR="00F707CE" w:rsidRPr="00F707CE" w:rsidRDefault="006F071F" w:rsidP="00EE6F44">
      <w:pPr>
        <w:pStyle w:val="36"/>
        <w:framePr w:wrap="notBeside"/>
        <w:rPr>
          <w:rtl/>
        </w:rPr>
      </w:pPr>
      <w:r w:rsidRPr="00F707CE">
        <w:rPr>
          <w:rtl/>
        </w:rPr>
        <w:t>•</w:t>
      </w:r>
      <w:r w:rsidRPr="00F707CE">
        <w:rPr>
          <w:rFonts w:hint="cs"/>
          <w:rtl/>
        </w:rPr>
        <w:t xml:space="preserve"> ודחי'</w:t>
      </w:r>
      <w:r w:rsidR="00F707CE" w:rsidRPr="00F707CE">
        <w:rPr>
          <w:rFonts w:hint="cs"/>
          <w:rtl/>
        </w:rPr>
        <w:t>:</w:t>
      </w:r>
    </w:p>
    <w:p w14:paraId="5985BE40" w14:textId="505C3B2B" w:rsidR="00A6533C" w:rsidRDefault="00EE6F44" w:rsidP="009B508D">
      <w:pPr>
        <w:rPr>
          <w:rtl/>
        </w:rPr>
      </w:pPr>
      <w:r>
        <w:rPr>
          <w:rFonts w:hint="cs"/>
          <w:rtl/>
        </w:rPr>
        <w:t>ל</w:t>
      </w:r>
      <w:r w:rsidR="006F071F" w:rsidRPr="00DC5B90">
        <w:rPr>
          <w:rFonts w:hint="cs"/>
          <w:rtl/>
        </w:rPr>
        <w:t>הך ראיות</w:t>
      </w:r>
    </w:p>
    <w:p w14:paraId="0D46013E" w14:textId="63B1E990" w:rsidR="00F707CE" w:rsidRPr="00F707CE" w:rsidRDefault="006F071F" w:rsidP="00413E27">
      <w:pPr>
        <w:pStyle w:val="36"/>
        <w:framePr w:wrap="notBeside"/>
        <w:rPr>
          <w:rtl/>
        </w:rPr>
      </w:pPr>
      <w:r w:rsidRPr="00F707CE">
        <w:rPr>
          <w:rFonts w:hint="cs"/>
          <w:rtl/>
        </w:rPr>
        <w:t>א. מדר''נ</w:t>
      </w:r>
      <w:r w:rsidR="00F707CE" w:rsidRPr="00F707CE">
        <w:rPr>
          <w:rFonts w:hint="cs"/>
          <w:rtl/>
        </w:rPr>
        <w:t>:</w:t>
      </w:r>
    </w:p>
    <w:p w14:paraId="4314F502" w14:textId="02DA56F1" w:rsidR="006F071F" w:rsidRPr="00DC5B90" w:rsidRDefault="006F071F" w:rsidP="009B508D">
      <w:pPr>
        <w:rPr>
          <w:rtl/>
        </w:rPr>
      </w:pPr>
      <w:r w:rsidRPr="00DC5B90">
        <w:rPr>
          <w:rFonts w:hint="cs"/>
          <w:rtl/>
        </w:rPr>
        <w:t xml:space="preserve">משביעין אותו שבועת היסת </w:t>
      </w:r>
      <w:r w:rsidR="00662477">
        <w:rPr>
          <w:rFonts w:hint="cs"/>
          <w:rtl/>
        </w:rPr>
        <w:t xml:space="preserve">- </w:t>
      </w:r>
      <w:r w:rsidRPr="00DC5B90">
        <w:rPr>
          <w:rFonts w:hint="cs"/>
          <w:rtl/>
        </w:rPr>
        <w:t>נימא מיגו דחשיד</w:t>
      </w:r>
    </w:p>
    <w:p w14:paraId="118B7F7C" w14:textId="77777777" w:rsidR="00F707CE" w:rsidRPr="00F707CE" w:rsidRDefault="006F071F" w:rsidP="00413E27">
      <w:pPr>
        <w:pStyle w:val="36"/>
        <w:framePr w:wrap="notBeside"/>
        <w:rPr>
          <w:rtl/>
        </w:rPr>
      </w:pPr>
      <w:r w:rsidRPr="00F707CE">
        <w:rPr>
          <w:rFonts w:hint="cs"/>
          <w:rtl/>
        </w:rPr>
        <w:t>ב. מדר''ח</w:t>
      </w:r>
      <w:r w:rsidR="00F707CE" w:rsidRPr="00F707CE">
        <w:rPr>
          <w:rtl/>
        </w:rPr>
        <w:t>:</w:t>
      </w:r>
    </w:p>
    <w:p w14:paraId="4794B58A" w14:textId="51AA6903" w:rsidR="00A6533C" w:rsidRDefault="006F071F" w:rsidP="009B508D">
      <w:pPr>
        <w:rPr>
          <w:rtl/>
        </w:rPr>
      </w:pPr>
      <w:r w:rsidRPr="00DC5B90">
        <w:rPr>
          <w:rFonts w:hint="cs"/>
          <w:rtl/>
        </w:rPr>
        <w:t xml:space="preserve">דשניהם נשבעין ונוטלין מבעה'ב </w:t>
      </w:r>
      <w:r w:rsidR="00662477">
        <w:rPr>
          <w:rFonts w:hint="cs"/>
          <w:rtl/>
        </w:rPr>
        <w:t xml:space="preserve">- </w:t>
      </w:r>
      <w:r w:rsidRPr="00DC5B90">
        <w:rPr>
          <w:rFonts w:hint="cs"/>
          <w:rtl/>
        </w:rPr>
        <w:t>נימא מיגו דחשיד</w:t>
      </w:r>
    </w:p>
    <w:p w14:paraId="1FFEB3C4" w14:textId="0C9FEE2F" w:rsidR="00F707CE" w:rsidRPr="00F707CE" w:rsidRDefault="006F071F" w:rsidP="00413E27">
      <w:pPr>
        <w:pStyle w:val="36"/>
        <w:framePr w:wrap="notBeside"/>
        <w:rPr>
          <w:rtl/>
        </w:rPr>
      </w:pPr>
      <w:r w:rsidRPr="00F707CE">
        <w:rPr>
          <w:rFonts w:hint="cs"/>
          <w:rtl/>
        </w:rPr>
        <w:lastRenderedPageBreak/>
        <w:t>ג. מדר''ש</w:t>
      </w:r>
      <w:r w:rsidR="00F707CE" w:rsidRPr="00F707CE">
        <w:rPr>
          <w:rFonts w:hint="cs"/>
          <w:rtl/>
        </w:rPr>
        <w:t>:</w:t>
      </w:r>
    </w:p>
    <w:p w14:paraId="5474F9BB" w14:textId="2FA675B7" w:rsidR="006F071F" w:rsidRPr="00DC5B90" w:rsidRDefault="006F071F" w:rsidP="009B508D">
      <w:pPr>
        <w:rPr>
          <w:rtl/>
        </w:rPr>
      </w:pPr>
      <w:r w:rsidRPr="00DC5B90">
        <w:rPr>
          <w:rFonts w:hint="cs"/>
          <w:rtl/>
        </w:rPr>
        <w:t xml:space="preserve">ג' שבועות משביעין אותו שלא פשע שלא שלח בה יד ושאינה ברשותו </w:t>
      </w:r>
      <w:r w:rsidR="00662477">
        <w:rPr>
          <w:rFonts w:hint="cs"/>
          <w:rtl/>
        </w:rPr>
        <w:t xml:space="preserve">- </w:t>
      </w:r>
      <w:r w:rsidRPr="00DC5B90">
        <w:rPr>
          <w:rFonts w:hint="cs"/>
          <w:rtl/>
        </w:rPr>
        <w:t>נימא מיגו דחשיד</w:t>
      </w:r>
    </w:p>
    <w:p w14:paraId="706AA0CA" w14:textId="485F6101" w:rsidR="00F707CE" w:rsidRPr="00F707CE" w:rsidRDefault="006F071F" w:rsidP="00413E27">
      <w:pPr>
        <w:pStyle w:val="36"/>
        <w:framePr w:wrap="notBeside"/>
        <w:rPr>
          <w:rtl/>
        </w:rPr>
      </w:pPr>
      <w:r w:rsidRPr="00F707CE">
        <w:rPr>
          <w:rFonts w:hint="cs"/>
          <w:rtl/>
        </w:rPr>
        <w:t xml:space="preserve">- </w:t>
      </w:r>
      <w:r w:rsidRPr="00F707CE">
        <w:rPr>
          <w:rtl/>
        </w:rPr>
        <w:t>אלא</w:t>
      </w:r>
      <w:r w:rsidR="00F707CE" w:rsidRPr="00F707CE">
        <w:rPr>
          <w:rtl/>
        </w:rPr>
        <w:t>:</w:t>
      </w:r>
    </w:p>
    <w:p w14:paraId="269D63AF" w14:textId="09432838" w:rsidR="006F071F" w:rsidRPr="00DC5B90" w:rsidRDefault="006F071F" w:rsidP="009B508D">
      <w:pPr>
        <w:rPr>
          <w:rtl/>
        </w:rPr>
      </w:pPr>
      <w:r w:rsidRPr="00DC5B90">
        <w:rPr>
          <w:rtl/>
        </w:rPr>
        <w:t>לא אמרינן מיגו דחשיד אממונא חשיד אשבועתא.</w:t>
      </w:r>
    </w:p>
    <w:p w14:paraId="42CB7369" w14:textId="7B9B0B0C" w:rsidR="00F707CE" w:rsidRPr="00F707CE" w:rsidRDefault="006F071F" w:rsidP="00413E27">
      <w:pPr>
        <w:pStyle w:val="36"/>
        <w:framePr w:wrap="notBeside"/>
        <w:rPr>
          <w:rtl/>
        </w:rPr>
      </w:pPr>
      <w:r w:rsidRPr="00F707CE">
        <w:rPr>
          <w:rFonts w:hint="cs"/>
          <w:rtl/>
        </w:rPr>
        <w:t>ב. כ</w:t>
      </w:r>
      <w:r w:rsidRPr="00F707CE">
        <w:rPr>
          <w:rtl/>
        </w:rPr>
        <w:t>אביי</w:t>
      </w:r>
      <w:r w:rsidR="00F707CE" w:rsidRPr="00F707CE">
        <w:rPr>
          <w:rtl/>
        </w:rPr>
        <w:t>:</w:t>
      </w:r>
    </w:p>
    <w:p w14:paraId="25689A94" w14:textId="45A76B48" w:rsidR="006F071F" w:rsidRPr="00DC5B90" w:rsidRDefault="006F071F" w:rsidP="00413E27">
      <w:pPr>
        <w:rPr>
          <w:rtl/>
        </w:rPr>
      </w:pPr>
      <w:r w:rsidRPr="00DC5B90">
        <w:rPr>
          <w:rFonts w:hint="cs"/>
          <w:rtl/>
        </w:rPr>
        <w:t xml:space="preserve">טעם דצריכים להשבע </w:t>
      </w:r>
      <w:r w:rsidRPr="00413E27">
        <w:rPr>
          <w:rStyle w:val="affffe"/>
          <w:rFonts w:hint="cs"/>
          <w:rtl/>
        </w:rPr>
        <w:t>[לאו כדרי''ו]-</w:t>
      </w:r>
      <w:r w:rsidRPr="00DC5B90">
        <w:rPr>
          <w:rFonts w:hint="cs"/>
          <w:rtl/>
        </w:rPr>
        <w:t xml:space="preserve"> </w:t>
      </w:r>
      <w:r w:rsidR="00662477">
        <w:rPr>
          <w:rFonts w:hint="cs"/>
          <w:rtl/>
        </w:rPr>
        <w:t>ד</w:t>
      </w:r>
      <w:r w:rsidRPr="00DC5B90">
        <w:rPr>
          <w:rtl/>
        </w:rPr>
        <w:t xml:space="preserve">חיישינן שמא </w:t>
      </w:r>
      <w:r w:rsidRPr="00DC5B90">
        <w:rPr>
          <w:rFonts w:hint="cs"/>
          <w:rtl/>
        </w:rPr>
        <w:t xml:space="preserve">ספק </w:t>
      </w:r>
      <w:r w:rsidRPr="00DC5B90">
        <w:rPr>
          <w:rtl/>
        </w:rPr>
        <w:t>מלוה ישנה יש לו עליו.</w:t>
      </w:r>
      <w:r w:rsidR="00662477">
        <w:rPr>
          <w:rFonts w:hint="cs"/>
          <w:rtl/>
        </w:rPr>
        <w:t xml:space="preserve"> </w:t>
      </w:r>
      <w:r w:rsidRPr="00DC5B90">
        <w:rPr>
          <w:rFonts w:hint="cs"/>
          <w:rtl/>
        </w:rPr>
        <w:t>ופורש אדם מספק שבועה ולא מספק ממון דממון ישנו בחזרה</w:t>
      </w:r>
      <w:r w:rsidR="002C75E0">
        <w:rPr>
          <w:rFonts w:hint="cs"/>
          <w:rtl/>
        </w:rPr>
        <w:t>,</w:t>
      </w:r>
      <w:r w:rsidRPr="00DC5B90">
        <w:rPr>
          <w:rFonts w:hint="cs"/>
          <w:rtl/>
        </w:rPr>
        <w:t xml:space="preserve"> ושבועה אינה בחזרה</w:t>
      </w:r>
      <w:r w:rsidR="002C75E0">
        <w:rPr>
          <w:rFonts w:hint="cs"/>
          <w:rtl/>
        </w:rPr>
        <w:t>.</w:t>
      </w:r>
    </w:p>
    <w:p w14:paraId="7C3F4DA9" w14:textId="77777777" w:rsidR="00A6533C" w:rsidRPr="003617B1" w:rsidRDefault="00A6533C" w:rsidP="006641AC">
      <w:pPr>
        <w:pStyle w:val="aff9"/>
        <w:rPr>
          <w:rtl/>
        </w:rPr>
      </w:pPr>
      <w:r w:rsidRPr="003617B1">
        <w:rPr>
          <w:rFonts w:hint="cs"/>
          <w:rtl/>
        </w:rPr>
        <w:t>***</w:t>
      </w:r>
    </w:p>
    <w:p w14:paraId="255FA0D5" w14:textId="5A744755" w:rsidR="00F707CE" w:rsidRPr="00F707CE" w:rsidRDefault="006F071F" w:rsidP="00662477">
      <w:pPr>
        <w:pStyle w:val="36"/>
        <w:framePr w:wrap="notBeside"/>
        <w:rPr>
          <w:rtl/>
        </w:rPr>
      </w:pPr>
      <w:r w:rsidRPr="00F707CE">
        <w:rPr>
          <w:rtl/>
        </w:rPr>
        <w:t>בעי ר</w:t>
      </w:r>
      <w:r w:rsidRPr="00F707CE">
        <w:rPr>
          <w:rFonts w:hint="cs"/>
          <w:rtl/>
        </w:rPr>
        <w:t>"ז</w:t>
      </w:r>
      <w:r w:rsidR="00F707CE" w:rsidRPr="00F707CE">
        <w:rPr>
          <w:rtl/>
        </w:rPr>
        <w:t>:</w:t>
      </w:r>
    </w:p>
    <w:p w14:paraId="464155BA" w14:textId="12175D36" w:rsidR="00D45F1E" w:rsidRDefault="006F071F" w:rsidP="006641AC">
      <w:pPr>
        <w:pStyle w:val="affff9"/>
        <w:spacing w:before="0"/>
        <w:jc w:val="both"/>
        <w:rPr>
          <w:rtl/>
        </w:rPr>
      </w:pPr>
      <w:r w:rsidRPr="00DC5B90">
        <w:rPr>
          <w:rtl/>
        </w:rPr>
        <w:t xml:space="preserve">תקפה אחד בפנינו </w:t>
      </w:r>
      <w:r w:rsidRPr="00DC5B90">
        <w:rPr>
          <w:rFonts w:hint="cs"/>
          <w:rtl/>
        </w:rPr>
        <w:t>ובתחילה שתק ו</w:t>
      </w:r>
      <w:r w:rsidRPr="00DC5B90">
        <w:rPr>
          <w:rtl/>
        </w:rPr>
        <w:t xml:space="preserve">והדר צווח, </w:t>
      </w:r>
      <w:r w:rsidRPr="00DC5B90">
        <w:rPr>
          <w:rFonts w:hint="cs"/>
          <w:rtl/>
        </w:rPr>
        <w:t>מ</w:t>
      </w:r>
      <w:r w:rsidRPr="00DC5B90">
        <w:rPr>
          <w:rtl/>
        </w:rPr>
        <w:t xml:space="preserve">אי? </w:t>
      </w:r>
    </w:p>
    <w:p w14:paraId="5356DAB1" w14:textId="61674F3C" w:rsidR="006F071F" w:rsidRPr="00223C59" w:rsidRDefault="006F071F" w:rsidP="006641AC">
      <w:pPr>
        <w:rPr>
          <w:rtl/>
        </w:rPr>
      </w:pPr>
      <w:r w:rsidRPr="00223C59">
        <w:rPr>
          <w:rtl/>
        </w:rPr>
        <w:t>מ</w:t>
      </w:r>
      <w:r w:rsidR="00D45F1E" w:rsidRPr="00223C59">
        <w:rPr>
          <w:rFonts w:hint="cs"/>
          <w:rtl/>
        </w:rPr>
        <w:t>זה ששתק</w:t>
      </w:r>
      <w:r w:rsidRPr="00223C59">
        <w:rPr>
          <w:rtl/>
        </w:rPr>
        <w:t xml:space="preserve"> </w:t>
      </w:r>
      <w:r w:rsidR="002C75E0" w:rsidRPr="00223C59">
        <w:rPr>
          <w:rFonts w:hint="cs"/>
          <w:rtl/>
        </w:rPr>
        <w:t>הודה לו</w:t>
      </w:r>
      <w:r w:rsidRPr="00223C59">
        <w:rPr>
          <w:rtl/>
        </w:rPr>
        <w:t>,</w:t>
      </w:r>
      <w:r w:rsidR="00662477" w:rsidRPr="00223C59">
        <w:rPr>
          <w:rFonts w:hint="cs"/>
          <w:rtl/>
        </w:rPr>
        <w:t xml:space="preserve"> </w:t>
      </w:r>
      <w:r w:rsidRPr="005E3761">
        <w:rPr>
          <w:rStyle w:val="affffc"/>
          <w:rtl/>
        </w:rPr>
        <w:t>או</w:t>
      </w:r>
      <w:r w:rsidRPr="00223C59">
        <w:rPr>
          <w:rtl/>
        </w:rPr>
        <w:t xml:space="preserve"> כיון דצווח </w:t>
      </w:r>
      <w:r w:rsidRPr="00223C59">
        <w:rPr>
          <w:rFonts w:hint="cs"/>
          <w:rtl/>
        </w:rPr>
        <w:t>עכשיו מתברר כי מה ששתק בתחילה שסבר שראוהו רבנן</w:t>
      </w:r>
      <w:r w:rsidRPr="00223C59">
        <w:rPr>
          <w:rtl/>
        </w:rPr>
        <w:t>.</w:t>
      </w:r>
    </w:p>
    <w:p w14:paraId="6EDFDD21" w14:textId="177435C0" w:rsidR="00F707CE" w:rsidRPr="00F707CE" w:rsidRDefault="006F071F" w:rsidP="002C75E0">
      <w:pPr>
        <w:pStyle w:val="36"/>
        <w:framePr w:wrap="notBeside"/>
        <w:rPr>
          <w:rtl/>
        </w:rPr>
      </w:pPr>
      <w:r w:rsidRPr="00F707CE">
        <w:rPr>
          <w:rFonts w:hint="cs"/>
          <w:rtl/>
        </w:rPr>
        <w:t>ר"נ</w:t>
      </w:r>
      <w:r w:rsidR="008D4645" w:rsidRPr="00F707CE">
        <w:rPr>
          <w:rFonts w:hint="cs"/>
          <w:rtl/>
        </w:rPr>
        <w:t>:</w:t>
      </w:r>
      <w:r w:rsidRPr="00F707CE">
        <w:rPr>
          <w:rFonts w:hint="cs"/>
          <w:rtl/>
        </w:rPr>
        <w:t xml:space="preserve"> </w:t>
      </w:r>
      <w:r w:rsidRPr="00F707CE">
        <w:rPr>
          <w:rtl/>
        </w:rPr>
        <w:t>ת"ש</w:t>
      </w:r>
      <w:r w:rsidR="00F707CE" w:rsidRPr="00F707CE">
        <w:rPr>
          <w:rtl/>
        </w:rPr>
        <w:t>:</w:t>
      </w:r>
    </w:p>
    <w:p w14:paraId="6399DD22" w14:textId="60A9D867" w:rsidR="006641AC" w:rsidRPr="005E3761" w:rsidRDefault="006F071F" w:rsidP="002C75E0">
      <w:pPr>
        <w:rPr>
          <w:rStyle w:val="affffc"/>
          <w:rtl/>
        </w:rPr>
      </w:pPr>
      <w:r w:rsidRPr="00DC5B90">
        <w:rPr>
          <w:rtl/>
        </w:rPr>
        <w:t>בד"א ששניהם אדוקין בה, אבל היתה טלית יוצאת מתח</w:t>
      </w:r>
      <w:r w:rsidRPr="00DC5B90">
        <w:rPr>
          <w:rFonts w:hint="cs"/>
          <w:rtl/>
        </w:rPr>
        <w:t>"י</w:t>
      </w:r>
      <w:r w:rsidRPr="00DC5B90">
        <w:rPr>
          <w:rtl/>
        </w:rPr>
        <w:t xml:space="preserve"> של אחד מהן המ</w:t>
      </w:r>
      <w:r w:rsidRPr="00DC5B90">
        <w:rPr>
          <w:rFonts w:hint="cs"/>
          <w:rtl/>
        </w:rPr>
        <w:t>ע"ה.</w:t>
      </w:r>
      <w:r w:rsidR="002C75E0">
        <w:rPr>
          <w:rFonts w:hint="cs"/>
          <w:rtl/>
        </w:rPr>
        <w:t xml:space="preserve"> </w:t>
      </w:r>
    </w:p>
    <w:p w14:paraId="01BA8DB8" w14:textId="1F719625" w:rsidR="00A6533C" w:rsidRDefault="006F071F" w:rsidP="002C75E0">
      <w:pPr>
        <w:rPr>
          <w:rtl/>
        </w:rPr>
      </w:pPr>
      <w:r w:rsidRPr="005E3761">
        <w:rPr>
          <w:rStyle w:val="affffc"/>
          <w:rFonts w:hint="cs"/>
          <w:rtl/>
        </w:rPr>
        <w:t>וה''ד</w:t>
      </w:r>
      <w:r w:rsidRPr="00DC5B90">
        <w:rPr>
          <w:rFonts w:hint="cs"/>
          <w:rtl/>
        </w:rPr>
        <w:t xml:space="preserve"> אי כדתני פשיטא</w:t>
      </w:r>
      <w:r w:rsidR="008D4645">
        <w:rPr>
          <w:rFonts w:hint="cs"/>
          <w:rtl/>
        </w:rPr>
        <w:t>,</w:t>
      </w:r>
      <w:r w:rsidRPr="00DC5B90">
        <w:rPr>
          <w:rFonts w:hint="cs"/>
          <w:rtl/>
        </w:rPr>
        <w:t xml:space="preserve"> אלא בהכרח </w:t>
      </w:r>
      <w:r w:rsidR="008D4645">
        <w:rPr>
          <w:rFonts w:hint="cs"/>
          <w:rtl/>
        </w:rPr>
        <w:t xml:space="preserve">באופן </w:t>
      </w:r>
      <w:r w:rsidRPr="00DC5B90">
        <w:rPr>
          <w:rFonts w:hint="cs"/>
          <w:rtl/>
        </w:rPr>
        <w:t>שתקפה אחד בפנינו וכו'</w:t>
      </w:r>
    </w:p>
    <w:p w14:paraId="4DC0E32C" w14:textId="77777777" w:rsidR="00F707CE" w:rsidRPr="00F707CE" w:rsidRDefault="006F071F" w:rsidP="007B21E8">
      <w:pPr>
        <w:pStyle w:val="36"/>
        <w:framePr w:wrap="notBeside"/>
        <w:rPr>
          <w:rtl/>
        </w:rPr>
      </w:pPr>
      <w:r w:rsidRPr="00F707CE">
        <w:rPr>
          <w:rFonts w:hint="cs"/>
          <w:rtl/>
        </w:rPr>
        <w:t>ודחי' א.</w:t>
      </w:r>
      <w:r w:rsidR="001D395F" w:rsidRPr="00F707CE">
        <w:rPr>
          <w:rFonts w:hint="cs"/>
          <w:rtl/>
        </w:rPr>
        <w:t xml:space="preserve"> מיירי</w:t>
      </w:r>
      <w:r w:rsidR="00F707CE" w:rsidRPr="00F707CE">
        <w:rPr>
          <w:rtl/>
        </w:rPr>
        <w:t>:</w:t>
      </w:r>
    </w:p>
    <w:p w14:paraId="00A80C21" w14:textId="1D33228B" w:rsidR="001D395F" w:rsidRPr="005E3761" w:rsidRDefault="001D395F" w:rsidP="001D395F">
      <w:pPr>
        <w:rPr>
          <w:rStyle w:val="affffc"/>
          <w:rtl/>
        </w:rPr>
      </w:pPr>
      <w:r>
        <w:rPr>
          <w:rFonts w:hint="cs"/>
          <w:rtl/>
        </w:rPr>
        <w:t>ש</w:t>
      </w:r>
      <w:r w:rsidR="006F071F" w:rsidRPr="001D395F">
        <w:rPr>
          <w:rFonts w:hint="cs"/>
          <w:rtl/>
        </w:rPr>
        <w:t>הגיעו שניהם תפוסים</w:t>
      </w:r>
      <w:r w:rsidR="006F071F" w:rsidRPr="009258FE">
        <w:rPr>
          <w:rFonts w:hint="cs"/>
          <w:rtl/>
        </w:rPr>
        <w:t xml:space="preserve"> </w:t>
      </w:r>
      <w:r w:rsidR="006F071F" w:rsidRPr="005E3761">
        <w:rPr>
          <w:rStyle w:val="affffc"/>
          <w:rFonts w:hint="cs"/>
          <w:rtl/>
        </w:rPr>
        <w:t>ואמרי' להו</w:t>
      </w:r>
      <w:r w:rsidR="006F071F" w:rsidRPr="009258FE">
        <w:rPr>
          <w:rFonts w:hint="cs"/>
          <w:rtl/>
        </w:rPr>
        <w:t xml:space="preserve"> לכו וחלקו וצאו</w:t>
      </w:r>
      <w:r>
        <w:rPr>
          <w:rFonts w:hint="cs"/>
          <w:rtl/>
        </w:rPr>
        <w:t>,</w:t>
      </w:r>
      <w:r w:rsidR="006F071F" w:rsidRPr="009258FE">
        <w:rPr>
          <w:rFonts w:hint="cs"/>
          <w:rtl/>
        </w:rPr>
        <w:t xml:space="preserve"> ואח''ז באו כשאחד תפוס בזה</w:t>
      </w:r>
      <w:r w:rsidR="007B21E8">
        <w:rPr>
          <w:rFonts w:hint="cs"/>
          <w:rtl/>
        </w:rPr>
        <w:t xml:space="preserve">, </w:t>
      </w:r>
      <w:r w:rsidR="006F071F" w:rsidRPr="005E3761">
        <w:rPr>
          <w:rStyle w:val="affffc"/>
          <w:rFonts w:hint="cs"/>
          <w:rtl/>
        </w:rPr>
        <w:t>זה אומר</w:t>
      </w:r>
      <w:r w:rsidR="006F071F" w:rsidRPr="00DC5B90">
        <w:rPr>
          <w:rFonts w:hint="cs"/>
          <w:rtl/>
        </w:rPr>
        <w:t xml:space="preserve"> שהודה לי </w:t>
      </w:r>
      <w:r w:rsidR="006F071F" w:rsidRPr="005E3761">
        <w:rPr>
          <w:rStyle w:val="affffc"/>
          <w:rFonts w:hint="cs"/>
          <w:rtl/>
        </w:rPr>
        <w:t>וזה אומר</w:t>
      </w:r>
      <w:r w:rsidR="006F071F" w:rsidRPr="00DC5B90">
        <w:rPr>
          <w:rFonts w:hint="cs"/>
          <w:rtl/>
        </w:rPr>
        <w:t xml:space="preserve"> השכרתי לו בדמים</w:t>
      </w:r>
      <w:r w:rsidR="007B21E8">
        <w:rPr>
          <w:rFonts w:hint="cs"/>
          <w:rtl/>
        </w:rPr>
        <w:t xml:space="preserve">. </w:t>
      </w:r>
    </w:p>
    <w:p w14:paraId="631D3245" w14:textId="7EC37EB2" w:rsidR="006F071F" w:rsidRPr="00DC5B90" w:rsidRDefault="006F071F" w:rsidP="001D395F">
      <w:pPr>
        <w:rPr>
          <w:rtl/>
        </w:rPr>
      </w:pPr>
      <w:r w:rsidRPr="005E3761">
        <w:rPr>
          <w:rStyle w:val="affffc"/>
          <w:rFonts w:hint="cs"/>
          <w:rtl/>
        </w:rPr>
        <w:t>אמרי ל</w:t>
      </w:r>
      <w:r w:rsidR="00EA2A04" w:rsidRPr="005E3761">
        <w:rPr>
          <w:rStyle w:val="affffc"/>
          <w:rFonts w:hint="cs"/>
          <w:rtl/>
        </w:rPr>
        <w:t>ו</w:t>
      </w:r>
      <w:r w:rsidRPr="00DC5B90">
        <w:rPr>
          <w:rFonts w:hint="cs"/>
          <w:rtl/>
        </w:rPr>
        <w:t xml:space="preserve"> </w:t>
      </w:r>
      <w:r w:rsidRPr="00DC5B90">
        <w:rPr>
          <w:rtl/>
        </w:rPr>
        <w:t xml:space="preserve">עד </w:t>
      </w:r>
      <w:r w:rsidR="007B21E8">
        <w:rPr>
          <w:rFonts w:hint="cs"/>
          <w:rtl/>
        </w:rPr>
        <w:t xml:space="preserve">עכשיו </w:t>
      </w:r>
      <w:r w:rsidRPr="00DC5B90">
        <w:rPr>
          <w:rtl/>
        </w:rPr>
        <w:t>חשדת</w:t>
      </w:r>
      <w:r w:rsidR="00C51D2C">
        <w:rPr>
          <w:rFonts w:hint="cs"/>
          <w:rtl/>
        </w:rPr>
        <w:t>ו</w:t>
      </w:r>
      <w:r w:rsidRPr="00DC5B90">
        <w:rPr>
          <w:rtl/>
        </w:rPr>
        <w:t xml:space="preserve"> גזלן, ו</w:t>
      </w:r>
      <w:r w:rsidR="008D4645">
        <w:rPr>
          <w:rFonts w:hint="cs"/>
          <w:rtl/>
        </w:rPr>
        <w:t xml:space="preserve">עכשיו </w:t>
      </w:r>
      <w:r w:rsidRPr="00DC5B90">
        <w:rPr>
          <w:rFonts w:hint="cs"/>
          <w:rtl/>
        </w:rPr>
        <w:t>אתה משכיר לו בלא עדים</w:t>
      </w:r>
      <w:r w:rsidR="007B21E8">
        <w:rPr>
          <w:rFonts w:hint="cs"/>
          <w:rtl/>
        </w:rPr>
        <w:t>?</w:t>
      </w:r>
    </w:p>
    <w:p w14:paraId="23486CA1" w14:textId="77654202" w:rsidR="00F707CE" w:rsidRPr="00F707CE" w:rsidRDefault="006F071F" w:rsidP="007B21E8">
      <w:pPr>
        <w:pStyle w:val="36"/>
        <w:framePr w:wrap="notBeside"/>
        <w:rPr>
          <w:rtl/>
        </w:rPr>
      </w:pPr>
      <w:r w:rsidRPr="00F707CE">
        <w:rPr>
          <w:rFonts w:hint="cs"/>
          <w:rtl/>
        </w:rPr>
        <w:t>ב</w:t>
      </w:r>
      <w:r w:rsidR="00F707CE" w:rsidRPr="00F707CE">
        <w:rPr>
          <w:rFonts w:hint="cs"/>
          <w:rtl/>
        </w:rPr>
        <w:t>.</w:t>
      </w:r>
    </w:p>
    <w:p w14:paraId="721E5C1A" w14:textId="7BD7DD0E" w:rsidR="006F071F" w:rsidRPr="00DC5B90" w:rsidRDefault="00C51D2C" w:rsidP="004D62DC">
      <w:pPr>
        <w:rPr>
          <w:rtl/>
        </w:rPr>
      </w:pPr>
      <w:r>
        <w:rPr>
          <w:rFonts w:hint="cs"/>
          <w:rtl/>
        </w:rPr>
        <w:t>כש</w:t>
      </w:r>
      <w:r w:rsidR="006F071F" w:rsidRPr="00DC5B90">
        <w:rPr>
          <w:rFonts w:hint="cs"/>
          <w:rtl/>
        </w:rPr>
        <w:t xml:space="preserve">הגיעו </w:t>
      </w:r>
      <w:r>
        <w:rPr>
          <w:rFonts w:hint="cs"/>
          <w:rtl/>
        </w:rPr>
        <w:t xml:space="preserve">לב''ד </w:t>
      </w:r>
      <w:r w:rsidR="006F071F" w:rsidRPr="00DC5B90">
        <w:rPr>
          <w:rFonts w:hint="cs"/>
          <w:rtl/>
        </w:rPr>
        <w:t>כשאחד תופס</w:t>
      </w:r>
      <w:r>
        <w:rPr>
          <w:rFonts w:hint="cs"/>
          <w:rtl/>
        </w:rPr>
        <w:t>,</w:t>
      </w:r>
      <w:r w:rsidR="006F071F" w:rsidRPr="00DC5B90">
        <w:rPr>
          <w:rFonts w:hint="cs"/>
          <w:rtl/>
        </w:rPr>
        <w:t xml:space="preserve"> והשני</w:t>
      </w:r>
      <w:r w:rsidR="006F071F" w:rsidRPr="00DC5B90">
        <w:rPr>
          <w:rtl/>
        </w:rPr>
        <w:t xml:space="preserve"> </w:t>
      </w:r>
      <w:r w:rsidR="004D62DC">
        <w:rPr>
          <w:rFonts w:hint="cs"/>
          <w:rtl/>
        </w:rPr>
        <w:t xml:space="preserve">במה שנסרך מהבגד. </w:t>
      </w:r>
    </w:p>
    <w:p w14:paraId="33684FC2" w14:textId="2C605F1D" w:rsidR="00F707CE" w:rsidRPr="00F707CE" w:rsidRDefault="006F071F" w:rsidP="007B21E8">
      <w:pPr>
        <w:pStyle w:val="36"/>
        <w:framePr w:wrap="notBeside"/>
        <w:rPr>
          <w:rtl/>
        </w:rPr>
      </w:pPr>
      <w:r w:rsidRPr="00F707CE">
        <w:rPr>
          <w:rtl/>
        </w:rPr>
        <w:t>וא</w:t>
      </w:r>
      <w:r w:rsidR="004D62DC" w:rsidRPr="00F707CE">
        <w:rPr>
          <w:rFonts w:hint="cs"/>
          <w:rtl/>
        </w:rPr>
        <w:t>ף</w:t>
      </w:r>
      <w:r w:rsidRPr="00F707CE">
        <w:rPr>
          <w:rtl/>
        </w:rPr>
        <w:t xml:space="preserve"> לסומכוס</w:t>
      </w:r>
      <w:r w:rsidR="00F707CE" w:rsidRPr="00F707CE">
        <w:rPr>
          <w:rtl/>
        </w:rPr>
        <w:t>:</w:t>
      </w:r>
    </w:p>
    <w:p w14:paraId="11C045E3" w14:textId="2C7C30C9" w:rsidR="006F071F" w:rsidRPr="00DC5B90" w:rsidRDefault="004D62DC" w:rsidP="009B508D">
      <w:pPr>
        <w:rPr>
          <w:rtl/>
        </w:rPr>
      </w:pPr>
      <w:r>
        <w:rPr>
          <w:rFonts w:hint="cs"/>
          <w:rtl/>
        </w:rPr>
        <w:t>ש</w:t>
      </w:r>
      <w:r w:rsidR="006F071F" w:rsidRPr="00DC5B90">
        <w:rPr>
          <w:rFonts w:hint="cs"/>
          <w:rtl/>
        </w:rPr>
        <w:t>מ</w:t>
      </w:r>
      <w:r w:rsidR="006F071F" w:rsidRPr="00DC5B90">
        <w:rPr>
          <w:rtl/>
        </w:rPr>
        <w:t>מון המוטל בספק חולקין בלא שבועה - מודה דסרכא לאו כלום</w:t>
      </w:r>
      <w:r w:rsidR="006F071F" w:rsidRPr="00DC5B90">
        <w:rPr>
          <w:rFonts w:hint="cs"/>
          <w:rtl/>
        </w:rPr>
        <w:t>.</w:t>
      </w:r>
    </w:p>
    <w:p w14:paraId="1845D36F" w14:textId="7626A5D3" w:rsidR="006F071F" w:rsidRPr="00DC5B90" w:rsidRDefault="000F3C8B" w:rsidP="000F3C8B">
      <w:pPr>
        <w:pStyle w:val="affff9"/>
        <w:rPr>
          <w:rtl/>
        </w:rPr>
      </w:pPr>
      <w:r>
        <w:rPr>
          <w:rFonts w:hint="cs"/>
          <w:rtl/>
        </w:rPr>
        <w:t>המשך האיבעיא</w:t>
      </w:r>
    </w:p>
    <w:p w14:paraId="0238BC3D" w14:textId="77777777" w:rsidR="00F707CE" w:rsidRPr="00F707CE" w:rsidRDefault="006F071F" w:rsidP="008D4645">
      <w:pPr>
        <w:pStyle w:val="36"/>
        <w:framePr w:wrap="notBeside"/>
        <w:rPr>
          <w:rtl/>
        </w:rPr>
      </w:pPr>
      <w:r w:rsidRPr="00F707CE">
        <w:rPr>
          <w:rtl/>
        </w:rPr>
        <w:t>את"ל</w:t>
      </w:r>
      <w:r w:rsidR="00F707CE" w:rsidRPr="00F707CE">
        <w:rPr>
          <w:rtl/>
        </w:rPr>
        <w:t>:</w:t>
      </w:r>
    </w:p>
    <w:p w14:paraId="49CD051E" w14:textId="43C89CEB" w:rsidR="006F071F" w:rsidRPr="008466CD" w:rsidRDefault="006F071F" w:rsidP="000F3C8B">
      <w:pPr>
        <w:pStyle w:val="affff9"/>
        <w:spacing w:before="0"/>
        <w:jc w:val="both"/>
        <w:rPr>
          <w:i/>
          <w:spacing w:val="-6"/>
          <w:rtl/>
        </w:rPr>
      </w:pPr>
      <w:r w:rsidRPr="008466CD">
        <w:rPr>
          <w:i/>
          <w:spacing w:val="-6"/>
          <w:rtl/>
        </w:rPr>
        <w:t>תקפה אחד בפנינו מוציאין אותה מידו הקדישה אינה מקודשת</w:t>
      </w:r>
      <w:r w:rsidR="008466CD" w:rsidRPr="008466CD">
        <w:rPr>
          <w:rFonts w:hint="cs"/>
          <w:i/>
          <w:spacing w:val="-6"/>
          <w:rtl/>
        </w:rPr>
        <w:t>!</w:t>
      </w:r>
    </w:p>
    <w:p w14:paraId="17C899B3" w14:textId="77777777" w:rsidR="00F707CE" w:rsidRPr="00F707CE" w:rsidRDefault="006F071F" w:rsidP="008D4645">
      <w:pPr>
        <w:pStyle w:val="36"/>
        <w:framePr w:wrap="notBeside"/>
        <w:rPr>
          <w:rtl/>
        </w:rPr>
      </w:pPr>
      <w:r w:rsidRPr="00F707CE">
        <w:rPr>
          <w:rtl/>
        </w:rPr>
        <w:t>את"ל</w:t>
      </w:r>
      <w:r w:rsidR="00F707CE" w:rsidRPr="00F707CE">
        <w:rPr>
          <w:rtl/>
        </w:rPr>
        <w:t>:</w:t>
      </w:r>
    </w:p>
    <w:p w14:paraId="3F7E53B5" w14:textId="559A33F8" w:rsidR="00A6533C" w:rsidRPr="000F3C8B" w:rsidRDefault="006F071F" w:rsidP="000F3C8B">
      <w:pPr>
        <w:pStyle w:val="affff9"/>
        <w:spacing w:before="0"/>
        <w:jc w:val="both"/>
        <w:rPr>
          <w:spacing w:val="-4"/>
          <w:rtl/>
        </w:rPr>
      </w:pPr>
      <w:r w:rsidRPr="000F3C8B">
        <w:rPr>
          <w:spacing w:val="-4"/>
          <w:rtl/>
        </w:rPr>
        <w:t>תקפה אחד בפנינו אין מוציאין מידו הקדישה בלא תקפה מהו?</w:t>
      </w:r>
    </w:p>
    <w:p w14:paraId="43CF0A49" w14:textId="77777777" w:rsidR="00F707CE" w:rsidRPr="00F707CE" w:rsidRDefault="006F071F" w:rsidP="005D6BD1">
      <w:pPr>
        <w:pStyle w:val="36"/>
        <w:framePr w:wrap="notBeside"/>
        <w:rPr>
          <w:rtl/>
        </w:rPr>
      </w:pPr>
      <w:r w:rsidRPr="00F707CE">
        <w:rPr>
          <w:rFonts w:hint="cs"/>
          <w:rtl/>
        </w:rPr>
        <w:t xml:space="preserve">אי </w:t>
      </w:r>
      <w:r w:rsidRPr="00F707CE">
        <w:rPr>
          <w:rtl/>
        </w:rPr>
        <w:t>כיון</w:t>
      </w:r>
      <w:r w:rsidR="00F707CE" w:rsidRPr="00F707CE">
        <w:rPr>
          <w:rtl/>
        </w:rPr>
        <w:t>:</w:t>
      </w:r>
    </w:p>
    <w:p w14:paraId="10C44795" w14:textId="05BD2207" w:rsidR="00A6533C" w:rsidRDefault="005D6BD1" w:rsidP="009B508D">
      <w:pPr>
        <w:rPr>
          <w:rtl/>
        </w:rPr>
      </w:pPr>
      <w:r>
        <w:rPr>
          <w:rFonts w:hint="cs"/>
          <w:rtl/>
        </w:rPr>
        <w:t>ד</w:t>
      </w:r>
      <w:r w:rsidR="006F071F" w:rsidRPr="00DC5B90">
        <w:rPr>
          <w:rtl/>
        </w:rPr>
        <w:t>אמירתו לגבוה כמסירתו להדיוט דמי - כמאן דתקפה דמי,</w:t>
      </w:r>
    </w:p>
    <w:p w14:paraId="069DCEC4" w14:textId="77777777" w:rsidR="00F707CE" w:rsidRPr="00F707CE" w:rsidRDefault="006F071F" w:rsidP="005D6BD1">
      <w:pPr>
        <w:pStyle w:val="36"/>
        <w:framePr w:wrap="notBeside"/>
        <w:rPr>
          <w:rtl/>
        </w:rPr>
      </w:pPr>
      <w:r w:rsidRPr="00F707CE">
        <w:rPr>
          <w:rtl/>
        </w:rPr>
        <w:t>או"ד</w:t>
      </w:r>
      <w:r w:rsidR="00F707CE" w:rsidRPr="00F707CE">
        <w:rPr>
          <w:rtl/>
        </w:rPr>
        <w:t>:</w:t>
      </w:r>
    </w:p>
    <w:p w14:paraId="53BC1A1C" w14:textId="78CA5EA5" w:rsidR="006F071F" w:rsidRPr="00DC5B90" w:rsidRDefault="005D6BD1" w:rsidP="001F23F2">
      <w:pPr>
        <w:spacing w:after="60"/>
        <w:rPr>
          <w:rtl/>
        </w:rPr>
      </w:pPr>
      <w:r>
        <w:rPr>
          <w:rFonts w:hint="cs"/>
          <w:rtl/>
        </w:rPr>
        <w:lastRenderedPageBreak/>
        <w:t xml:space="preserve">כעת לא תקפה, </w:t>
      </w:r>
      <w:r w:rsidR="006F071F" w:rsidRPr="005D6BD1">
        <w:rPr>
          <w:rStyle w:val="affff8"/>
          <w:rFonts w:hint="cs"/>
          <w:rtl/>
        </w:rPr>
        <w:t>'</w:t>
      </w:r>
      <w:r w:rsidR="006F071F" w:rsidRPr="005D6BD1">
        <w:rPr>
          <w:rStyle w:val="affff8"/>
          <w:rtl/>
        </w:rPr>
        <w:t>ואיש כי יקדיש את ביתו קדש וגו'</w:t>
      </w:r>
      <w:r w:rsidR="006F071F" w:rsidRPr="00DC5B90">
        <w:rPr>
          <w:rtl/>
        </w:rPr>
        <w:t xml:space="preserve"> מה ביתו ברשותו - אף כל ברשותו, ל</w:t>
      </w:r>
      <w:r w:rsidR="000F3C8B">
        <w:rPr>
          <w:rFonts w:hint="cs"/>
          <w:rtl/>
        </w:rPr>
        <w:t>הוציא</w:t>
      </w:r>
      <w:r w:rsidR="006F071F" w:rsidRPr="00DC5B90">
        <w:rPr>
          <w:rtl/>
        </w:rPr>
        <w:t xml:space="preserve"> </w:t>
      </w:r>
      <w:r>
        <w:rPr>
          <w:rFonts w:hint="cs"/>
          <w:rtl/>
        </w:rPr>
        <w:t xml:space="preserve">זה שאינו </w:t>
      </w:r>
      <w:r w:rsidR="006F071F" w:rsidRPr="00DC5B90">
        <w:rPr>
          <w:rtl/>
        </w:rPr>
        <w:t>ברשותו.</w:t>
      </w:r>
    </w:p>
    <w:p w14:paraId="72428F04" w14:textId="77777777" w:rsidR="006F071F" w:rsidRPr="00DC5B90" w:rsidRDefault="006F071F" w:rsidP="00A6533C">
      <w:pPr>
        <w:pStyle w:val="affe"/>
        <w:framePr w:wrap="around"/>
        <w:rPr>
          <w:rtl/>
        </w:rPr>
      </w:pPr>
      <w:r w:rsidRPr="00DC5B90">
        <w:rPr>
          <w:rtl/>
        </w:rPr>
        <w:t>ו:</w:t>
      </w:r>
    </w:p>
    <w:p w14:paraId="1B12C42A" w14:textId="596C39E3" w:rsidR="00F707CE" w:rsidRPr="00F707CE" w:rsidRDefault="006F071F" w:rsidP="005D6BD1">
      <w:pPr>
        <w:pStyle w:val="36"/>
        <w:framePr w:wrap="notBeside"/>
        <w:rPr>
          <w:rtl/>
        </w:rPr>
      </w:pPr>
      <w:r w:rsidRPr="00F707CE">
        <w:rPr>
          <w:rtl/>
        </w:rPr>
        <w:t>•</w:t>
      </w:r>
      <w:r w:rsidRPr="00F707CE">
        <w:rPr>
          <w:rFonts w:hint="cs"/>
          <w:rtl/>
        </w:rPr>
        <w:t xml:space="preserve"> ת''ש</w:t>
      </w:r>
      <w:r w:rsidR="00F707CE" w:rsidRPr="00F707CE">
        <w:rPr>
          <w:rFonts w:hint="cs"/>
          <w:rtl/>
        </w:rPr>
        <w:t>:</w:t>
      </w:r>
    </w:p>
    <w:p w14:paraId="669EB550" w14:textId="6F11DB30" w:rsidR="009245E9" w:rsidRPr="005E3761" w:rsidRDefault="006F071F" w:rsidP="00350FA1">
      <w:pPr>
        <w:spacing w:after="60"/>
        <w:rPr>
          <w:rStyle w:val="affffc"/>
          <w:rtl/>
        </w:rPr>
      </w:pPr>
      <w:r w:rsidRPr="001F23F2">
        <w:rPr>
          <w:rStyle w:val="affffa"/>
          <w:rtl/>
        </w:rPr>
        <w:t>ההיא מסותא</w:t>
      </w:r>
      <w:r w:rsidRPr="00DC5B90">
        <w:rPr>
          <w:rtl/>
        </w:rPr>
        <w:t xml:space="preserve"> </w:t>
      </w:r>
      <w:r w:rsidR="001F23F2" w:rsidRPr="001F23F2">
        <w:rPr>
          <w:rStyle w:val="affffe"/>
          <w:rFonts w:hint="cs"/>
          <w:rtl/>
        </w:rPr>
        <w:t>מרחץ</w:t>
      </w:r>
      <w:r w:rsidR="001F23F2">
        <w:rPr>
          <w:rFonts w:hint="cs"/>
          <w:rtl/>
        </w:rPr>
        <w:t xml:space="preserve"> ש</w:t>
      </w:r>
      <w:r w:rsidRPr="00DC5B90">
        <w:rPr>
          <w:rFonts w:hint="cs"/>
          <w:rtl/>
        </w:rPr>
        <w:t>רבו עליה שנים וכ''א אמר שלי היא ועמד אחד והקדישה</w:t>
      </w:r>
      <w:r w:rsidR="001F23F2">
        <w:rPr>
          <w:rFonts w:hint="cs"/>
          <w:rtl/>
        </w:rPr>
        <w:t>,</w:t>
      </w:r>
      <w:r w:rsidRPr="00DC5B90">
        <w:rPr>
          <w:rFonts w:hint="cs"/>
          <w:rtl/>
        </w:rPr>
        <w:t xml:space="preserve"> ו</w:t>
      </w:r>
      <w:r w:rsidR="009245E9">
        <w:rPr>
          <w:rFonts w:hint="cs"/>
          <w:rtl/>
        </w:rPr>
        <w:t>פרשו מהמרחץ</w:t>
      </w:r>
      <w:r w:rsidRPr="00DC5B90">
        <w:rPr>
          <w:rFonts w:hint="cs"/>
          <w:rtl/>
        </w:rPr>
        <w:t xml:space="preserve"> </w:t>
      </w:r>
      <w:r w:rsidRPr="005E3761">
        <w:rPr>
          <w:rStyle w:val="affffc"/>
          <w:rFonts w:hint="cs"/>
          <w:rtl/>
        </w:rPr>
        <w:t xml:space="preserve">ר''ח ור''א וכולהו רבנן </w:t>
      </w:r>
    </w:p>
    <w:p w14:paraId="1D16123F" w14:textId="62B466A5" w:rsidR="00F707CE" w:rsidRPr="00F707CE" w:rsidRDefault="006F071F" w:rsidP="009245E9">
      <w:pPr>
        <w:pStyle w:val="36"/>
        <w:framePr w:wrap="notBeside"/>
        <w:rPr>
          <w:rtl/>
        </w:rPr>
      </w:pPr>
      <w:r w:rsidRPr="00F707CE">
        <w:rPr>
          <w:rFonts w:hint="cs"/>
          <w:rtl/>
        </w:rPr>
        <w:t>ר''א</w:t>
      </w:r>
      <w:r w:rsidRPr="00F707CE">
        <w:rPr>
          <w:rtl/>
        </w:rPr>
        <w:t xml:space="preserve"> לרבה</w:t>
      </w:r>
      <w:r w:rsidR="00F707CE" w:rsidRPr="00F707CE">
        <w:rPr>
          <w:rtl/>
        </w:rPr>
        <w:t>:</w:t>
      </w:r>
    </w:p>
    <w:p w14:paraId="6765B157" w14:textId="39FC3F52" w:rsidR="001C60A2" w:rsidRPr="005E3761" w:rsidRDefault="006F071F" w:rsidP="00350FA1">
      <w:pPr>
        <w:pStyle w:val="affffb"/>
        <w:ind w:firstLine="0"/>
        <w:jc w:val="center"/>
        <w:rPr>
          <w:rtl/>
        </w:rPr>
      </w:pPr>
      <w:r w:rsidRPr="005E3761">
        <w:rPr>
          <w:rtl/>
        </w:rPr>
        <w:t>כ</w:t>
      </w:r>
      <w:r w:rsidRPr="005E3761">
        <w:rPr>
          <w:rFonts w:hint="cs"/>
          <w:rtl/>
        </w:rPr>
        <w:t>שתלך לפני ר''ח תשאלהו</w:t>
      </w:r>
      <w:r w:rsidR="001F23F2" w:rsidRPr="005E3761">
        <w:rPr>
          <w:rFonts w:hint="cs"/>
          <w:rtl/>
        </w:rPr>
        <w:t>.</w:t>
      </w:r>
      <w:r w:rsidR="00350FA1" w:rsidRPr="005E3761">
        <w:rPr>
          <w:rFonts w:hint="cs"/>
          <w:rtl/>
        </w:rPr>
        <w:t xml:space="preserve"> וכשבא לסורא-</w:t>
      </w:r>
      <w:r w:rsidRPr="005E3761">
        <w:rPr>
          <w:rFonts w:hint="cs"/>
          <w:rtl/>
        </w:rPr>
        <w:t xml:space="preserve"> א''ל רב המנונא</w:t>
      </w:r>
      <w:r w:rsidR="00350FA1" w:rsidRPr="005E3761">
        <w:rPr>
          <w:rFonts w:hint="cs"/>
          <w:rtl/>
        </w:rPr>
        <w:t>:</w:t>
      </w:r>
    </w:p>
    <w:p w14:paraId="3A74233A" w14:textId="77777777" w:rsidR="00350FA1" w:rsidRPr="005E3761" w:rsidRDefault="006F071F" w:rsidP="009B508D">
      <w:pPr>
        <w:rPr>
          <w:rStyle w:val="affffc"/>
          <w:rtl/>
        </w:rPr>
      </w:pPr>
      <w:r w:rsidRPr="0050150D">
        <w:rPr>
          <w:rFonts w:cs="PFT_Frank" w:hint="cs"/>
          <w:b/>
          <w:bCs/>
          <w:szCs w:val="14"/>
          <w:rtl/>
        </w:rPr>
        <w:t>מתני' היא</w:t>
      </w:r>
      <w:r w:rsidR="00350FA1">
        <w:rPr>
          <w:rFonts w:hint="cs"/>
          <w:rtl/>
        </w:rPr>
        <w:t>!</w:t>
      </w:r>
      <w:r w:rsidRPr="00DC5B90">
        <w:rPr>
          <w:rFonts w:hint="cs"/>
          <w:rtl/>
        </w:rPr>
        <w:t xml:space="preserve"> </w:t>
      </w:r>
      <w:r w:rsidRPr="00350FA1">
        <w:rPr>
          <w:rStyle w:val="affffa"/>
          <w:rFonts w:hint="cs"/>
          <w:rtl/>
        </w:rPr>
        <w:t>ד</w:t>
      </w:r>
      <w:r w:rsidRPr="00350FA1">
        <w:rPr>
          <w:rStyle w:val="affffa"/>
          <w:rtl/>
        </w:rPr>
        <w:t>ספק בכורות</w:t>
      </w:r>
      <w:r w:rsidRPr="00DC5B90">
        <w:rPr>
          <w:rtl/>
        </w:rPr>
        <w:t>, אחד בכור אדם ואחד בכור בהמה, בין טהורים בין טמאים - המוציא מחבירו עליו הראיה.</w:t>
      </w:r>
      <w:r w:rsidRPr="00DC5B90">
        <w:rPr>
          <w:rFonts w:hint="cs"/>
          <w:rtl/>
        </w:rPr>
        <w:t xml:space="preserve"> </w:t>
      </w:r>
    </w:p>
    <w:p w14:paraId="7EBE997B" w14:textId="0CFF9310" w:rsidR="006F071F" w:rsidRPr="00DC5B90" w:rsidRDefault="006F071F" w:rsidP="009B508D">
      <w:pPr>
        <w:rPr>
          <w:rtl/>
        </w:rPr>
      </w:pPr>
      <w:r w:rsidRPr="005E3761">
        <w:rPr>
          <w:rStyle w:val="affffc"/>
          <w:rtl/>
        </w:rPr>
        <w:t>ותני עלה:</w:t>
      </w:r>
      <w:r w:rsidRPr="00DC5B90">
        <w:rPr>
          <w:rtl/>
        </w:rPr>
        <w:t xml:space="preserve"> אסורים בגיזה ובעבודה</w:t>
      </w:r>
      <w:r w:rsidR="00350FA1">
        <w:rPr>
          <w:rFonts w:hint="cs"/>
          <w:rtl/>
        </w:rPr>
        <w:t>!</w:t>
      </w:r>
    </w:p>
    <w:p w14:paraId="4AC5BB56" w14:textId="1420BD80" w:rsidR="00F707CE" w:rsidRPr="00F707CE" w:rsidRDefault="006F071F" w:rsidP="001C60A2">
      <w:pPr>
        <w:pStyle w:val="36"/>
        <w:framePr w:wrap="notBeside"/>
        <w:rPr>
          <w:rtl/>
        </w:rPr>
      </w:pPr>
      <w:r w:rsidRPr="00F707CE">
        <w:rPr>
          <w:rtl/>
        </w:rPr>
        <w:t xml:space="preserve">והא </w:t>
      </w:r>
      <w:r w:rsidR="001C60A2" w:rsidRPr="00F707CE">
        <w:rPr>
          <w:rFonts w:hint="cs"/>
          <w:rtl/>
        </w:rPr>
        <w:t>כאן</w:t>
      </w:r>
      <w:r w:rsidR="00F707CE" w:rsidRPr="00F707CE">
        <w:rPr>
          <w:rFonts w:hint="cs"/>
          <w:rtl/>
        </w:rPr>
        <w:t>:</w:t>
      </w:r>
    </w:p>
    <w:p w14:paraId="1211A08C" w14:textId="72C6AC1D" w:rsidR="000A78CA" w:rsidRDefault="006F071F" w:rsidP="009B508D">
      <w:pPr>
        <w:rPr>
          <w:rtl/>
        </w:rPr>
      </w:pPr>
      <w:r w:rsidRPr="005D0A56">
        <w:rPr>
          <w:rtl/>
        </w:rPr>
        <w:t xml:space="preserve">תקפו כהן אין מוציאין אותו מידו, </w:t>
      </w:r>
      <w:r w:rsidRPr="005E3761">
        <w:rPr>
          <w:rStyle w:val="affffc"/>
          <w:rtl/>
        </w:rPr>
        <w:t>דקתני:</w:t>
      </w:r>
      <w:r w:rsidRPr="005D0A56">
        <w:rPr>
          <w:rtl/>
        </w:rPr>
        <w:t xml:space="preserve"> המ</w:t>
      </w:r>
      <w:r w:rsidRPr="005D0A56">
        <w:rPr>
          <w:rFonts w:hint="cs"/>
          <w:rtl/>
        </w:rPr>
        <w:t>ע''ה</w:t>
      </w:r>
      <w:r w:rsidRPr="005D0A56">
        <w:rPr>
          <w:rtl/>
        </w:rPr>
        <w:t xml:space="preserve">, </w:t>
      </w:r>
    </w:p>
    <w:p w14:paraId="711307A1" w14:textId="16AD5138" w:rsidR="006F071F" w:rsidRPr="005D0A56" w:rsidRDefault="006F071F" w:rsidP="009B508D">
      <w:pPr>
        <w:rPr>
          <w:rtl/>
        </w:rPr>
      </w:pPr>
      <w:r w:rsidRPr="005D0A56">
        <w:rPr>
          <w:rtl/>
        </w:rPr>
        <w:t>וכי לא תקפו - אסורין בגיזה ובעבודה.</w:t>
      </w:r>
    </w:p>
    <w:p w14:paraId="7BFCE555" w14:textId="563054D5" w:rsidR="00F707CE" w:rsidRPr="00F707CE" w:rsidRDefault="006F071F" w:rsidP="001C60A2">
      <w:pPr>
        <w:pStyle w:val="36"/>
        <w:framePr w:wrap="notBeside"/>
        <w:rPr>
          <w:rtl/>
        </w:rPr>
      </w:pPr>
      <w:r w:rsidRPr="00F707CE">
        <w:rPr>
          <w:rtl/>
        </w:rPr>
        <w:t xml:space="preserve">- </w:t>
      </w:r>
      <w:r w:rsidRPr="00F707CE">
        <w:rPr>
          <w:rFonts w:hint="cs"/>
          <w:rtl/>
        </w:rPr>
        <w:t xml:space="preserve">    א''ל </w:t>
      </w:r>
      <w:r w:rsidRPr="00F707CE">
        <w:rPr>
          <w:rtl/>
        </w:rPr>
        <w:t>רבה</w:t>
      </w:r>
      <w:r w:rsidR="00F707CE" w:rsidRPr="00F707CE">
        <w:rPr>
          <w:rtl/>
        </w:rPr>
        <w:t>:</w:t>
      </w:r>
    </w:p>
    <w:p w14:paraId="0218A6C0" w14:textId="1EB0B42D" w:rsidR="006F071F" w:rsidRPr="00FD57D9" w:rsidRDefault="006F071F" w:rsidP="00F41A2C">
      <w:pPr>
        <w:rPr>
          <w:rtl/>
        </w:rPr>
      </w:pPr>
      <w:r w:rsidRPr="00FD57D9">
        <w:rPr>
          <w:rtl/>
        </w:rPr>
        <w:t xml:space="preserve">לעולם תקפו כהן מוציאין מידו, </w:t>
      </w:r>
      <w:r w:rsidRPr="005E3761">
        <w:rPr>
          <w:rStyle w:val="affffc"/>
          <w:rtl/>
        </w:rPr>
        <w:t>ואפ</w:t>
      </w:r>
      <w:r w:rsidRPr="005E3761">
        <w:rPr>
          <w:rStyle w:val="affffc"/>
          <w:rFonts w:hint="cs"/>
          <w:rtl/>
        </w:rPr>
        <w:t>'ה</w:t>
      </w:r>
      <w:r w:rsidRPr="00FD57D9">
        <w:rPr>
          <w:rtl/>
        </w:rPr>
        <w:t xml:space="preserve"> אסורים בגיזה ובעבודה </w:t>
      </w:r>
      <w:r w:rsidRPr="0050150D">
        <w:rPr>
          <w:rFonts w:cs="PFT_Frank"/>
          <w:b/>
          <w:bCs/>
          <w:szCs w:val="14"/>
          <w:rtl/>
        </w:rPr>
        <w:t>דקדושה הבאה מאליה שאני.</w:t>
      </w:r>
    </w:p>
    <w:p w14:paraId="2B91D5FC" w14:textId="29277181" w:rsidR="00F707CE" w:rsidRPr="00F707CE" w:rsidRDefault="006F071F" w:rsidP="00B468AD">
      <w:pPr>
        <w:pStyle w:val="36"/>
        <w:framePr w:wrap="notBeside"/>
        <w:rPr>
          <w:rtl/>
        </w:rPr>
      </w:pPr>
      <w:r w:rsidRPr="00F707CE">
        <w:rPr>
          <w:rFonts w:hint="cs"/>
          <w:rtl/>
        </w:rPr>
        <w:t>וסייעו ר''ח ל</w:t>
      </w:r>
      <w:r w:rsidRPr="00F707CE">
        <w:rPr>
          <w:rtl/>
        </w:rPr>
        <w:t>רבה</w:t>
      </w:r>
      <w:r w:rsidR="00F707CE" w:rsidRPr="00F707CE">
        <w:rPr>
          <w:rtl/>
        </w:rPr>
        <w:t>:</w:t>
      </w:r>
    </w:p>
    <w:p w14:paraId="06C1BF96" w14:textId="2FF6D68E" w:rsidR="006F071F" w:rsidRPr="00DC5B90" w:rsidRDefault="006F071F" w:rsidP="009B508D">
      <w:pPr>
        <w:rPr>
          <w:rtl/>
        </w:rPr>
      </w:pPr>
      <w:r w:rsidRPr="005E3761">
        <w:rPr>
          <w:rStyle w:val="affffc"/>
          <w:rFonts w:hint="cs"/>
          <w:rtl/>
        </w:rPr>
        <w:t>מדת</w:t>
      </w:r>
      <w:r w:rsidRPr="005E3761">
        <w:rPr>
          <w:rStyle w:val="affffc"/>
          <w:rtl/>
        </w:rPr>
        <w:t>ניא</w:t>
      </w:r>
      <w:r w:rsidRPr="00DC5B90">
        <w:rPr>
          <w:rtl/>
        </w:rPr>
        <w:t xml:space="preserve"> </w:t>
      </w:r>
      <w:r w:rsidRPr="00DC5B90">
        <w:rPr>
          <w:rFonts w:hint="cs"/>
          <w:rtl/>
        </w:rPr>
        <w:t>'</w:t>
      </w:r>
      <w:r w:rsidRPr="00DC5B90">
        <w:rPr>
          <w:rtl/>
        </w:rPr>
        <w:t>הספיקות נכנסין לדיר להתעשר</w:t>
      </w:r>
      <w:r w:rsidRPr="00DC5B90">
        <w:rPr>
          <w:rFonts w:hint="cs"/>
          <w:rtl/>
        </w:rPr>
        <w:t>' ואי תקפו כהן אין מוציאין מידו אמאי נכנסין לדיר שנמצא זה פוטר עצמו בממון כהן</w:t>
      </w:r>
      <w:r w:rsidRPr="00DC5B90">
        <w:rPr>
          <w:rtl/>
        </w:rPr>
        <w:t>.</w:t>
      </w:r>
    </w:p>
    <w:p w14:paraId="49FB543B" w14:textId="2FDFEE2C" w:rsidR="00F707CE" w:rsidRPr="00F707CE" w:rsidRDefault="006F071F" w:rsidP="00F66705">
      <w:pPr>
        <w:pStyle w:val="36"/>
        <w:framePr w:wrap="notBeside"/>
        <w:rPr>
          <w:rtl/>
        </w:rPr>
      </w:pPr>
      <w:r w:rsidRPr="00F707CE">
        <w:rPr>
          <w:rFonts w:hint="cs"/>
          <w:rtl/>
        </w:rPr>
        <w:t>ו</w:t>
      </w:r>
      <w:r w:rsidR="002F6A02" w:rsidRPr="00F707CE">
        <w:rPr>
          <w:rFonts w:hint="cs"/>
          <w:rtl/>
        </w:rPr>
        <w:t xml:space="preserve">דחאו </w:t>
      </w:r>
      <w:r w:rsidRPr="00F707CE">
        <w:rPr>
          <w:rFonts w:hint="cs"/>
          <w:rtl/>
        </w:rPr>
        <w:t xml:space="preserve"> אביי</w:t>
      </w:r>
      <w:r w:rsidR="00F707CE" w:rsidRPr="00F707CE">
        <w:rPr>
          <w:rFonts w:hint="cs"/>
          <w:rtl/>
        </w:rPr>
        <w:t>:</w:t>
      </w:r>
    </w:p>
    <w:p w14:paraId="51DF9AEF" w14:textId="14CAFA91" w:rsidR="006F071F" w:rsidRPr="005D0A56" w:rsidRDefault="00F66705" w:rsidP="00F66705">
      <w:pPr>
        <w:rPr>
          <w:rtl/>
        </w:rPr>
      </w:pPr>
      <w:r w:rsidRPr="005E3761">
        <w:rPr>
          <w:rStyle w:val="affffc"/>
          <w:rFonts w:hint="cs"/>
          <w:rtl/>
        </w:rPr>
        <w:t>דכאן מדובר</w:t>
      </w:r>
      <w:r>
        <w:rPr>
          <w:rFonts w:hint="cs"/>
          <w:rtl/>
        </w:rPr>
        <w:t xml:space="preserve"> דיש </w:t>
      </w:r>
      <w:r w:rsidR="006F071F" w:rsidRPr="005D0A56">
        <w:rPr>
          <w:rFonts w:hint="cs"/>
          <w:rtl/>
        </w:rPr>
        <w:t>תשעה והוא</w:t>
      </w:r>
      <w:r w:rsidR="008852DC">
        <w:rPr>
          <w:rFonts w:hint="cs"/>
          <w:rtl/>
        </w:rPr>
        <w:t>,</w:t>
      </w:r>
      <w:r w:rsidR="006F071F" w:rsidRPr="005D0A56">
        <w:rPr>
          <w:rFonts w:hint="cs"/>
          <w:rtl/>
        </w:rPr>
        <w:t xml:space="preserve"> </w:t>
      </w:r>
      <w:r w:rsidR="006F071F" w:rsidRPr="005E3761">
        <w:rPr>
          <w:rStyle w:val="affffc"/>
          <w:rFonts w:hint="cs"/>
          <w:rtl/>
        </w:rPr>
        <w:t xml:space="preserve">וממ''נ </w:t>
      </w:r>
      <w:r w:rsidR="006F071F" w:rsidRPr="005D0A56">
        <w:rPr>
          <w:rFonts w:hint="cs"/>
          <w:rtl/>
        </w:rPr>
        <w:t>אפי' א</w:t>
      </w:r>
      <w:r w:rsidR="00A02A36">
        <w:rPr>
          <w:rFonts w:hint="cs"/>
          <w:rtl/>
        </w:rPr>
        <w:t xml:space="preserve">ינו בר חיוב </w:t>
      </w:r>
      <w:r w:rsidR="006F071F" w:rsidRPr="005D0A56">
        <w:rPr>
          <w:rFonts w:hint="cs"/>
          <w:rtl/>
        </w:rPr>
        <w:t>ט' א''צ להתעשר</w:t>
      </w:r>
      <w:r>
        <w:rPr>
          <w:rFonts w:hint="cs"/>
          <w:rtl/>
        </w:rPr>
        <w:t>.</w:t>
      </w:r>
    </w:p>
    <w:p w14:paraId="7C469130" w14:textId="77777777" w:rsidR="00F707CE" w:rsidRPr="00F707CE" w:rsidRDefault="006F071F" w:rsidP="00F66705">
      <w:pPr>
        <w:pStyle w:val="36"/>
        <w:framePr w:wrap="notBeside"/>
        <w:rPr>
          <w:rtl/>
        </w:rPr>
      </w:pPr>
      <w:r w:rsidRPr="00F707CE">
        <w:rPr>
          <w:rFonts w:hint="cs"/>
          <w:rtl/>
        </w:rPr>
        <w:t>וחזר בו אביי</w:t>
      </w:r>
      <w:r w:rsidR="00F707CE" w:rsidRPr="00F707CE">
        <w:rPr>
          <w:rtl/>
        </w:rPr>
        <w:t>:</w:t>
      </w:r>
    </w:p>
    <w:p w14:paraId="7B739755" w14:textId="49DB472E" w:rsidR="006F071F" w:rsidRPr="00DC5B90" w:rsidRDefault="006F071F" w:rsidP="000C43CE">
      <w:pPr>
        <w:rPr>
          <w:rtl/>
        </w:rPr>
      </w:pPr>
      <w:r w:rsidRPr="00DC5B90">
        <w:rPr>
          <w:rFonts w:hint="cs"/>
          <w:rtl/>
        </w:rPr>
        <w:t xml:space="preserve">דלעולם ספק </w:t>
      </w:r>
      <w:r w:rsidR="00A02A36">
        <w:rPr>
          <w:rFonts w:hint="cs"/>
          <w:rtl/>
        </w:rPr>
        <w:t>אינו</w:t>
      </w:r>
      <w:r w:rsidRPr="00DC5B90">
        <w:rPr>
          <w:rFonts w:hint="cs"/>
          <w:rtl/>
        </w:rPr>
        <w:t xml:space="preserve"> בר עישור </w:t>
      </w:r>
      <w:r w:rsidRPr="005E3761">
        <w:rPr>
          <w:rStyle w:val="affffc"/>
          <w:rFonts w:hint="cs"/>
          <w:rtl/>
        </w:rPr>
        <w:t>ד</w:t>
      </w:r>
      <w:r w:rsidRPr="005E3761">
        <w:rPr>
          <w:rStyle w:val="affffc"/>
          <w:rtl/>
        </w:rPr>
        <w:t>תנן:</w:t>
      </w:r>
      <w:r w:rsidRPr="00DC5B90">
        <w:rPr>
          <w:rtl/>
        </w:rPr>
        <w:t xml:space="preserve"> קפץ אחד מן המנויין לתוכן - כולן פטורין.</w:t>
      </w:r>
      <w:r w:rsidR="000C43CE">
        <w:rPr>
          <w:rFonts w:hint="cs"/>
          <w:rtl/>
        </w:rPr>
        <w:t xml:space="preserve"> </w:t>
      </w:r>
      <w:r w:rsidRPr="005E3761">
        <w:rPr>
          <w:rStyle w:val="affffc"/>
          <w:rtl/>
        </w:rPr>
        <w:t>ואי ס</w:t>
      </w:r>
      <w:r w:rsidRPr="005E3761">
        <w:rPr>
          <w:rStyle w:val="affffc"/>
          <w:rFonts w:hint="cs"/>
          <w:rtl/>
        </w:rPr>
        <w:t>"ד</w:t>
      </w:r>
      <w:r w:rsidR="000C43CE" w:rsidRPr="005E3761">
        <w:rPr>
          <w:rStyle w:val="affffc"/>
          <w:rFonts w:hint="cs"/>
          <w:rtl/>
        </w:rPr>
        <w:t xml:space="preserve"> </w:t>
      </w:r>
      <w:r w:rsidRPr="00DC5B90">
        <w:rPr>
          <w:rFonts w:hint="cs"/>
          <w:rtl/>
        </w:rPr>
        <w:t>ס</w:t>
      </w:r>
      <w:r w:rsidRPr="00DC5B90">
        <w:rPr>
          <w:rtl/>
        </w:rPr>
        <w:t xml:space="preserve">פק בעי עשור </w:t>
      </w:r>
      <w:r w:rsidRPr="00DC5B90">
        <w:rPr>
          <w:rFonts w:hint="cs"/>
          <w:rtl/>
        </w:rPr>
        <w:t>שי</w:t>
      </w:r>
      <w:r w:rsidRPr="00DC5B90">
        <w:rPr>
          <w:rtl/>
        </w:rPr>
        <w:t>עשר ממ</w:t>
      </w:r>
      <w:r w:rsidRPr="00DC5B90">
        <w:rPr>
          <w:rFonts w:hint="cs"/>
          <w:rtl/>
        </w:rPr>
        <w:t>"נ</w:t>
      </w:r>
      <w:r w:rsidRPr="00DC5B90">
        <w:rPr>
          <w:rtl/>
        </w:rPr>
        <w:t>.</w:t>
      </w:r>
      <w:r w:rsidRPr="00DC5B90">
        <w:rPr>
          <w:rFonts w:hint="cs"/>
          <w:rtl/>
        </w:rPr>
        <w:t xml:space="preserve"> דאפי' אי </w:t>
      </w:r>
      <w:r w:rsidR="00A02A36">
        <w:rPr>
          <w:rFonts w:hint="cs"/>
          <w:rtl/>
        </w:rPr>
        <w:t xml:space="preserve">אינו </w:t>
      </w:r>
      <w:r w:rsidRPr="00DC5B90">
        <w:rPr>
          <w:rFonts w:hint="cs"/>
          <w:rtl/>
        </w:rPr>
        <w:t xml:space="preserve">בר חיוב יפטר במנין הראוי </w:t>
      </w:r>
      <w:r w:rsidRPr="00B60346">
        <w:rPr>
          <w:rStyle w:val="affffe"/>
          <w:rFonts w:hint="cs"/>
          <w:rtl/>
        </w:rPr>
        <w:t>[כרבא]</w:t>
      </w:r>
    </w:p>
    <w:p w14:paraId="4E04D66E" w14:textId="4C73DEE3" w:rsidR="00F707CE" w:rsidRPr="00F707CE" w:rsidRDefault="006F071F" w:rsidP="00466D57">
      <w:pPr>
        <w:pStyle w:val="36"/>
        <w:framePr w:wrap="notBeside"/>
        <w:rPr>
          <w:rtl/>
        </w:rPr>
      </w:pPr>
      <w:r w:rsidRPr="00F707CE">
        <w:rPr>
          <w:rFonts w:hint="cs"/>
          <w:rtl/>
        </w:rPr>
        <w:t>ובהכרח</w:t>
      </w:r>
      <w:r w:rsidR="00F707CE" w:rsidRPr="00F707CE">
        <w:rPr>
          <w:rFonts w:hint="cs"/>
          <w:rtl/>
        </w:rPr>
        <w:t>:</w:t>
      </w:r>
    </w:p>
    <w:p w14:paraId="1C8196A9" w14:textId="3A3CEAB4" w:rsidR="006F071F" w:rsidRPr="00DC5B90" w:rsidRDefault="006F071F" w:rsidP="009B508D">
      <w:pPr>
        <w:rPr>
          <w:rtl/>
        </w:rPr>
      </w:pPr>
      <w:r w:rsidRPr="000C43CE">
        <w:rPr>
          <w:rStyle w:val="affff8"/>
          <w:rFonts w:hint="cs"/>
          <w:rtl/>
        </w:rPr>
        <w:t>עשירי</w:t>
      </w:r>
      <w:r w:rsidRPr="00DC5B90">
        <w:rPr>
          <w:rFonts w:hint="cs"/>
          <w:rtl/>
        </w:rPr>
        <w:t xml:space="preserve"> וודאי ולא עשירי ספק</w:t>
      </w:r>
      <w:r w:rsidR="00B60346">
        <w:rPr>
          <w:rFonts w:hint="cs"/>
          <w:rtl/>
        </w:rPr>
        <w:t>,</w:t>
      </w:r>
      <w:r w:rsidRPr="00DC5B90">
        <w:rPr>
          <w:rFonts w:hint="cs"/>
          <w:rtl/>
        </w:rPr>
        <w:t xml:space="preserve"> </w:t>
      </w:r>
      <w:r w:rsidRPr="005E3761">
        <w:rPr>
          <w:rStyle w:val="affffc"/>
          <w:rFonts w:hint="cs"/>
          <w:rtl/>
        </w:rPr>
        <w:t xml:space="preserve">ה''נ </w:t>
      </w:r>
      <w:r w:rsidR="00237964" w:rsidRPr="005E3761">
        <w:rPr>
          <w:rStyle w:val="affffc"/>
          <w:rFonts w:hint="cs"/>
          <w:rtl/>
        </w:rPr>
        <w:t>כאן</w:t>
      </w:r>
      <w:r w:rsidRPr="005E3761">
        <w:rPr>
          <w:rStyle w:val="affffc"/>
          <w:rFonts w:hint="cs"/>
          <w:rtl/>
        </w:rPr>
        <w:t xml:space="preserve"> ולעולם</w:t>
      </w:r>
      <w:r w:rsidRPr="00DC5B90">
        <w:rPr>
          <w:rFonts w:hint="cs"/>
          <w:rtl/>
        </w:rPr>
        <w:t xml:space="preserve"> תקפו כהן מוציאין מידו</w:t>
      </w:r>
    </w:p>
    <w:p w14:paraId="327D91C2" w14:textId="77777777" w:rsidR="006F071F" w:rsidRPr="00DC5B90" w:rsidRDefault="006F071F" w:rsidP="00B60346">
      <w:pPr>
        <w:pStyle w:val="affe"/>
        <w:framePr w:wrap="around"/>
        <w:rPr>
          <w:rtl/>
        </w:rPr>
      </w:pPr>
      <w:r w:rsidRPr="00DC5B90">
        <w:rPr>
          <w:rtl/>
        </w:rPr>
        <w:t>ז.</w:t>
      </w:r>
    </w:p>
    <w:p w14:paraId="4B782573" w14:textId="45E5C2D1" w:rsidR="00F707CE" w:rsidRPr="00F707CE" w:rsidRDefault="006F071F" w:rsidP="00466D57">
      <w:pPr>
        <w:pStyle w:val="36"/>
        <w:framePr w:wrap="notBeside"/>
        <w:rPr>
          <w:rtl/>
        </w:rPr>
      </w:pPr>
      <w:r w:rsidRPr="00F707CE">
        <w:rPr>
          <w:rFonts w:hint="cs"/>
          <w:rtl/>
        </w:rPr>
        <w:t>ר''א לרבינא</w:t>
      </w:r>
      <w:r w:rsidR="00F707CE" w:rsidRPr="00F707CE">
        <w:rPr>
          <w:rtl/>
        </w:rPr>
        <w:t>:</w:t>
      </w:r>
    </w:p>
    <w:p w14:paraId="164D9A71" w14:textId="2AA3080A" w:rsidR="006F071F" w:rsidRPr="00DC5B90" w:rsidRDefault="006F071F" w:rsidP="009B508D">
      <w:pPr>
        <w:rPr>
          <w:rtl/>
        </w:rPr>
      </w:pPr>
      <w:r w:rsidRPr="0050150D">
        <w:rPr>
          <w:rFonts w:cs="PFT_Frank"/>
          <w:b/>
          <w:bCs/>
          <w:szCs w:val="14"/>
          <w:rtl/>
        </w:rPr>
        <w:t>ספיקות</w:t>
      </w:r>
      <w:r w:rsidRPr="0050150D">
        <w:rPr>
          <w:rFonts w:cs="PFT_Frank" w:hint="cs"/>
          <w:b/>
          <w:bCs/>
          <w:szCs w:val="14"/>
          <w:rtl/>
        </w:rPr>
        <w:t xml:space="preserve"> דברייתא-</w:t>
      </w:r>
      <w:r w:rsidRPr="00DC5B90">
        <w:rPr>
          <w:rFonts w:hint="cs"/>
          <w:rtl/>
        </w:rPr>
        <w:t xml:space="preserve">לאו </w:t>
      </w:r>
      <w:r w:rsidRPr="00DC5B90">
        <w:rPr>
          <w:rtl/>
        </w:rPr>
        <w:t xml:space="preserve">ספק בכורות, </w:t>
      </w:r>
      <w:r w:rsidRPr="00DC5B90">
        <w:rPr>
          <w:rFonts w:hint="cs"/>
          <w:rtl/>
        </w:rPr>
        <w:t>ד</w:t>
      </w:r>
      <w:r w:rsidRPr="00466D57">
        <w:rPr>
          <w:rStyle w:val="affff8"/>
          <w:rFonts w:hint="cs"/>
          <w:rtl/>
        </w:rPr>
        <w:t>'</w:t>
      </w:r>
      <w:r w:rsidRPr="00466D57">
        <w:rPr>
          <w:rStyle w:val="affff8"/>
          <w:rtl/>
        </w:rPr>
        <w:t>יהיה קדש</w:t>
      </w:r>
      <w:r w:rsidRPr="00466D57">
        <w:rPr>
          <w:rStyle w:val="affff8"/>
          <w:rFonts w:hint="cs"/>
          <w:rtl/>
        </w:rPr>
        <w:t>'</w:t>
      </w:r>
      <w:r w:rsidRPr="00DC5B90">
        <w:rPr>
          <w:rtl/>
        </w:rPr>
        <w:t xml:space="preserve"> ולא שכבר קדוש.</w:t>
      </w:r>
    </w:p>
    <w:p w14:paraId="7AFE96C4" w14:textId="47654B51" w:rsidR="00F707CE" w:rsidRPr="00F707CE" w:rsidRDefault="006F071F" w:rsidP="00466D57">
      <w:pPr>
        <w:pStyle w:val="36"/>
        <w:framePr w:wrap="notBeside"/>
        <w:rPr>
          <w:rtl/>
        </w:rPr>
      </w:pPr>
      <w:r w:rsidRPr="00F707CE">
        <w:rPr>
          <w:rtl/>
        </w:rPr>
        <w:t>אלא</w:t>
      </w:r>
      <w:r w:rsidR="00F707CE" w:rsidRPr="00F707CE">
        <w:rPr>
          <w:rtl/>
        </w:rPr>
        <w:t>:</w:t>
      </w:r>
    </w:p>
    <w:p w14:paraId="3A2AA829" w14:textId="5B4180FF" w:rsidR="006F071F" w:rsidRPr="00DC5B90" w:rsidRDefault="006F071F" w:rsidP="009B508D">
      <w:pPr>
        <w:rPr>
          <w:rtl/>
        </w:rPr>
      </w:pPr>
      <w:r w:rsidRPr="0050150D">
        <w:rPr>
          <w:rFonts w:cs="PFT_Frank"/>
          <w:b/>
          <w:bCs/>
          <w:szCs w:val="14"/>
          <w:rtl/>
        </w:rPr>
        <w:t>ספק פדיון פטר חמור</w:t>
      </w:r>
      <w:r w:rsidRPr="00DC5B90">
        <w:rPr>
          <w:rtl/>
        </w:rPr>
        <w:t xml:space="preserve">, </w:t>
      </w:r>
      <w:r w:rsidRPr="005E3761">
        <w:rPr>
          <w:rStyle w:val="affffc"/>
          <w:rtl/>
        </w:rPr>
        <w:t>וכ</w:t>
      </w:r>
      <w:r w:rsidRPr="005E3761">
        <w:rPr>
          <w:rStyle w:val="affffc"/>
          <w:rFonts w:hint="cs"/>
          <w:rtl/>
        </w:rPr>
        <w:t>רב''א</w:t>
      </w:r>
      <w:r w:rsidRPr="005E3761">
        <w:rPr>
          <w:rStyle w:val="affffc"/>
          <w:rtl/>
        </w:rPr>
        <w:t>:</w:t>
      </w:r>
      <w:r w:rsidRPr="00DC5B90">
        <w:rPr>
          <w:rtl/>
        </w:rPr>
        <w:t xml:space="preserve"> </w:t>
      </w:r>
      <w:r w:rsidRPr="00DC5B90">
        <w:rPr>
          <w:rFonts w:hint="cs"/>
          <w:rtl/>
        </w:rPr>
        <w:t>ד</w:t>
      </w:r>
      <w:r w:rsidRPr="00DC5B90">
        <w:rPr>
          <w:rtl/>
        </w:rPr>
        <w:t xml:space="preserve">ישראל שיש לו עשרה ספק פטרי חמור </w:t>
      </w:r>
      <w:r w:rsidR="00F505A4">
        <w:rPr>
          <w:rFonts w:hint="cs"/>
          <w:rtl/>
        </w:rPr>
        <w:t>ב</w:t>
      </w:r>
      <w:r w:rsidRPr="00DC5B90">
        <w:rPr>
          <w:rtl/>
        </w:rPr>
        <w:t>ביתו מפריש עליהן עשרה שיין, ומעשרן, והן שלו.</w:t>
      </w:r>
    </w:p>
    <w:p w14:paraId="1181EED6" w14:textId="77777777" w:rsidR="006F071F" w:rsidRPr="00DC5B90" w:rsidRDefault="006F071F" w:rsidP="009B508D">
      <w:pPr>
        <w:rPr>
          <w:rtl/>
        </w:rPr>
      </w:pPr>
    </w:p>
    <w:p w14:paraId="6DC8C49C" w14:textId="2C8C072A" w:rsidR="007F3939" w:rsidRDefault="00246088" w:rsidP="00246088">
      <w:pPr>
        <w:pStyle w:val="affff9"/>
        <w:rPr>
          <w:rtl/>
        </w:rPr>
      </w:pPr>
      <w:r>
        <w:rPr>
          <w:rFonts w:hint="cs"/>
          <w:rtl/>
        </w:rPr>
        <w:t xml:space="preserve">הדין שנפסק לגבי המסותא </w:t>
      </w:r>
      <w:r w:rsidRPr="00246088">
        <w:rPr>
          <w:rStyle w:val="affffe"/>
          <w:rFonts w:hint="cs"/>
          <w:b w:val="0"/>
          <w:bCs w:val="0"/>
          <w:rtl/>
        </w:rPr>
        <w:t>מרחץ</w:t>
      </w:r>
    </w:p>
    <w:p w14:paraId="347ECDA1" w14:textId="26FD72F6" w:rsidR="00F707CE" w:rsidRPr="00F707CE" w:rsidRDefault="006F071F" w:rsidP="007F3939">
      <w:pPr>
        <w:pStyle w:val="36"/>
        <w:framePr w:wrap="notBeside"/>
        <w:rPr>
          <w:rtl/>
        </w:rPr>
      </w:pPr>
      <w:r w:rsidRPr="00F707CE">
        <w:rPr>
          <w:rFonts w:hint="cs"/>
          <w:rtl/>
        </w:rPr>
        <w:t>-</w:t>
      </w:r>
      <w:r w:rsidR="007F3939" w:rsidRPr="00F707CE">
        <w:rPr>
          <w:rFonts w:hint="cs"/>
          <w:rtl/>
        </w:rPr>
        <w:t>פשט מר''נ</w:t>
      </w:r>
      <w:r w:rsidR="00F707CE" w:rsidRPr="00F707CE">
        <w:rPr>
          <w:rFonts w:hint="cs"/>
          <w:rtl/>
        </w:rPr>
        <w:t>:</w:t>
      </w:r>
    </w:p>
    <w:p w14:paraId="60791139" w14:textId="13EADF22" w:rsidR="007F3939" w:rsidRPr="0050150D" w:rsidRDefault="006F071F" w:rsidP="007F3939">
      <w:pPr>
        <w:rPr>
          <w:rFonts w:cs="PFT_Frank"/>
          <w:b/>
          <w:bCs/>
          <w:szCs w:val="14"/>
          <w:rtl/>
        </w:rPr>
      </w:pPr>
      <w:r w:rsidRPr="0050150D">
        <w:rPr>
          <w:rFonts w:cs="PFT_Frank"/>
          <w:b/>
          <w:bCs/>
          <w:szCs w:val="14"/>
          <w:rtl/>
        </w:rPr>
        <w:t>כל ממון שאין יכול להוציאו בדיינין,</w:t>
      </w:r>
      <w:r w:rsidR="007F3939" w:rsidRPr="0050150D">
        <w:rPr>
          <w:rFonts w:cs="PFT_Frank" w:hint="cs"/>
          <w:b/>
          <w:bCs/>
          <w:szCs w:val="14"/>
          <w:rtl/>
        </w:rPr>
        <w:t xml:space="preserve"> </w:t>
      </w:r>
      <w:r w:rsidRPr="0050150D">
        <w:rPr>
          <w:rFonts w:cs="PFT_Frank"/>
          <w:b/>
          <w:bCs/>
          <w:szCs w:val="14"/>
          <w:rtl/>
        </w:rPr>
        <w:t xml:space="preserve">הקדישו </w:t>
      </w:r>
      <w:r w:rsidRPr="0050150D">
        <w:rPr>
          <w:rFonts w:cs="PFT_Frank" w:hint="cs"/>
          <w:b/>
          <w:bCs/>
          <w:szCs w:val="14"/>
          <w:rtl/>
        </w:rPr>
        <w:t>א</w:t>
      </w:r>
      <w:r w:rsidRPr="0050150D">
        <w:rPr>
          <w:rFonts w:cs="PFT_Frank"/>
          <w:b/>
          <w:bCs/>
          <w:szCs w:val="14"/>
          <w:rtl/>
        </w:rPr>
        <w:t>ינו קדוש.</w:t>
      </w:r>
      <w:r w:rsidRPr="0050150D">
        <w:rPr>
          <w:rFonts w:cs="PFT_Frank" w:hint="cs"/>
          <w:b/>
          <w:bCs/>
          <w:szCs w:val="14"/>
          <w:rtl/>
        </w:rPr>
        <w:t xml:space="preserve"> </w:t>
      </w:r>
    </w:p>
    <w:p w14:paraId="5C6AAF5C" w14:textId="3343C41A" w:rsidR="006F071F" w:rsidRPr="00DC5B90" w:rsidRDefault="006F071F" w:rsidP="007F3939">
      <w:pPr>
        <w:rPr>
          <w:rtl/>
        </w:rPr>
      </w:pPr>
      <w:r w:rsidRPr="00DC5B90">
        <w:rPr>
          <w:rtl/>
        </w:rPr>
        <w:t xml:space="preserve">- הא יכול להוציאו בדיינין - הקדישו קדוש, </w:t>
      </w:r>
      <w:r w:rsidR="00B84A84">
        <w:rPr>
          <w:rFonts w:hint="cs"/>
          <w:rtl/>
        </w:rPr>
        <w:t xml:space="preserve">אף שלא </w:t>
      </w:r>
      <w:r w:rsidRPr="00DC5B90">
        <w:rPr>
          <w:rFonts w:hint="cs"/>
          <w:rtl/>
        </w:rPr>
        <w:t>הוציא.</w:t>
      </w:r>
    </w:p>
    <w:p w14:paraId="3BDCD714" w14:textId="73A5B9A0" w:rsidR="00F707CE" w:rsidRPr="00F707CE" w:rsidRDefault="006F071F" w:rsidP="00836106">
      <w:pPr>
        <w:pStyle w:val="36"/>
        <w:framePr w:wrap="notBeside"/>
        <w:rPr>
          <w:rtl/>
        </w:rPr>
      </w:pPr>
      <w:r w:rsidRPr="00F707CE">
        <w:rPr>
          <w:rFonts w:hint="cs"/>
          <w:rtl/>
        </w:rPr>
        <w:t>ואפי' ד</w:t>
      </w:r>
      <w:r w:rsidRPr="00F707CE">
        <w:rPr>
          <w:rtl/>
        </w:rPr>
        <w:t>ארי"ו</w:t>
      </w:r>
      <w:r w:rsidR="00F707CE" w:rsidRPr="00F707CE">
        <w:rPr>
          <w:rtl/>
        </w:rPr>
        <w:t>:</w:t>
      </w:r>
    </w:p>
    <w:p w14:paraId="4F451379" w14:textId="7FA36EC1" w:rsidR="006F071F" w:rsidRPr="00DC5B90" w:rsidRDefault="006F071F" w:rsidP="00246088">
      <w:pPr>
        <w:rPr>
          <w:rtl/>
        </w:rPr>
      </w:pPr>
      <w:r w:rsidRPr="003A5EA6">
        <w:rPr>
          <w:rtl/>
        </w:rPr>
        <w:t xml:space="preserve">גזל ולא נתייאשו הבעלים שניהם אינם יכולין להקדישו, שאינה שלו, </w:t>
      </w:r>
      <w:r w:rsidRPr="003A5EA6">
        <w:rPr>
          <w:rFonts w:hint="cs"/>
          <w:rtl/>
        </w:rPr>
        <w:t>וש</w:t>
      </w:r>
      <w:r w:rsidRPr="003A5EA6">
        <w:rPr>
          <w:rtl/>
        </w:rPr>
        <w:t>אינה ברשותו.</w:t>
      </w:r>
      <w:r w:rsidR="00B84A84">
        <w:rPr>
          <w:rFonts w:hint="cs"/>
          <w:rtl/>
        </w:rPr>
        <w:t xml:space="preserve"> כאן מדובר בקרקע </w:t>
      </w:r>
      <w:r w:rsidR="00246088">
        <w:rPr>
          <w:rFonts w:hint="cs"/>
          <w:rtl/>
        </w:rPr>
        <w:t xml:space="preserve">עצם היכולת שלו להוציאה בדיינין </w:t>
      </w:r>
      <w:r w:rsidR="00246088">
        <w:rPr>
          <w:rtl/>
        </w:rPr>
        <w:t>–</w:t>
      </w:r>
      <w:r w:rsidR="00246088">
        <w:rPr>
          <w:rFonts w:hint="cs"/>
          <w:rtl/>
        </w:rPr>
        <w:t xml:space="preserve"> כמי שברשותו עומדת.</w:t>
      </w:r>
    </w:p>
    <w:p w14:paraId="621ED874" w14:textId="77777777" w:rsidR="00A6533C" w:rsidRDefault="00A6533C" w:rsidP="00A6533C">
      <w:pPr>
        <w:pStyle w:val="aff9"/>
        <w:rPr>
          <w:rFonts w:cs="FrankRuehl"/>
          <w:rtl/>
        </w:rPr>
      </w:pPr>
      <w:r>
        <w:rPr>
          <w:rFonts w:ascii="Cambria Math" w:hAnsi="Cambria Math" w:cs="Times New Roman" w:hint="cs"/>
          <w:rtl/>
        </w:rPr>
        <w:t>***</w:t>
      </w:r>
    </w:p>
    <w:p w14:paraId="3B87DFBE" w14:textId="1E834771" w:rsidR="00F707CE" w:rsidRPr="00F707CE" w:rsidRDefault="006F071F" w:rsidP="001A445C">
      <w:pPr>
        <w:pStyle w:val="36"/>
        <w:framePr w:wrap="notBeside"/>
        <w:rPr>
          <w:rtl/>
        </w:rPr>
      </w:pPr>
      <w:r w:rsidRPr="00F707CE">
        <w:rPr>
          <w:rtl/>
        </w:rPr>
        <w:t>ר</w:t>
      </w:r>
      <w:r w:rsidRPr="00F707CE">
        <w:rPr>
          <w:rFonts w:hint="cs"/>
          <w:rtl/>
        </w:rPr>
        <w:t>תב''מ לפני ר''א</w:t>
      </w:r>
      <w:r w:rsidR="00F707CE" w:rsidRPr="00F707CE">
        <w:rPr>
          <w:rtl/>
        </w:rPr>
        <w:t>:</w:t>
      </w:r>
    </w:p>
    <w:p w14:paraId="5B26445B" w14:textId="2233E293" w:rsidR="006F071F" w:rsidRPr="00A20E33" w:rsidRDefault="006F071F" w:rsidP="00A20E33">
      <w:pPr>
        <w:rPr>
          <w:rtl/>
        </w:rPr>
      </w:pPr>
      <w:r w:rsidRPr="007C7EEC">
        <w:rPr>
          <w:rStyle w:val="affffa"/>
          <w:rtl/>
        </w:rPr>
        <w:t>שנים אדוקים בטלית</w:t>
      </w:r>
      <w:r w:rsidR="00C45246" w:rsidRPr="007C7EEC">
        <w:rPr>
          <w:rStyle w:val="affffa"/>
          <w:rFonts w:hint="cs"/>
          <w:rtl/>
        </w:rPr>
        <w:t xml:space="preserve"> </w:t>
      </w:r>
      <w:r w:rsidRPr="007C7EEC">
        <w:rPr>
          <w:rStyle w:val="affffa"/>
          <w:rFonts w:hint="cs"/>
          <w:rtl/>
        </w:rPr>
        <w:t xml:space="preserve">כל אחד נוטל </w:t>
      </w:r>
      <w:r w:rsidRPr="007C7EEC">
        <w:rPr>
          <w:rStyle w:val="affffa"/>
          <w:rtl/>
        </w:rPr>
        <w:t>עד מקום שידו מגעת</w:t>
      </w:r>
      <w:r w:rsidRPr="007C7EEC">
        <w:rPr>
          <w:rStyle w:val="affffa"/>
          <w:rFonts w:hint="cs"/>
          <w:rtl/>
        </w:rPr>
        <w:t xml:space="preserve"> </w:t>
      </w:r>
      <w:r w:rsidRPr="00A20E33">
        <w:rPr>
          <w:rtl/>
        </w:rPr>
        <w:t>והשאר חולקין בשוה.</w:t>
      </w:r>
      <w:r w:rsidR="00A20E33" w:rsidRPr="00A20E33">
        <w:rPr>
          <w:rFonts w:hint="cs"/>
          <w:rtl/>
        </w:rPr>
        <w:t xml:space="preserve"> </w:t>
      </w:r>
      <w:r w:rsidRPr="005E3761">
        <w:rPr>
          <w:rStyle w:val="affffc"/>
          <w:rFonts w:hint="cs"/>
          <w:rtl/>
        </w:rPr>
        <w:t>וסימן ר' אבהו</w:t>
      </w:r>
      <w:r w:rsidR="007C7EEC">
        <w:rPr>
          <w:rFonts w:hint="cs"/>
          <w:rtl/>
        </w:rPr>
        <w:t>:</w:t>
      </w:r>
      <w:r w:rsidRPr="00A20E33">
        <w:rPr>
          <w:rFonts w:hint="cs"/>
          <w:rtl/>
        </w:rPr>
        <w:t xml:space="preserve"> דבשבועה.</w:t>
      </w:r>
    </w:p>
    <w:p w14:paraId="0A65C8AF" w14:textId="77777777" w:rsidR="00F707CE" w:rsidRPr="00F707CE" w:rsidRDefault="007D4BE1" w:rsidP="007D4BE1">
      <w:pPr>
        <w:pStyle w:val="36"/>
        <w:framePr w:wrap="notBeside"/>
        <w:rPr>
          <w:rtl/>
        </w:rPr>
      </w:pPr>
      <w:r w:rsidRPr="00F707CE">
        <w:rPr>
          <w:rFonts w:hint="cs"/>
          <w:rtl/>
        </w:rPr>
        <w:t>ובמשנתנו</w:t>
      </w:r>
      <w:r w:rsidR="00F707CE" w:rsidRPr="00F707CE">
        <w:rPr>
          <w:rtl/>
        </w:rPr>
        <w:t>:</w:t>
      </w:r>
    </w:p>
    <w:p w14:paraId="66194739" w14:textId="669F5AA8" w:rsidR="006F071F" w:rsidRPr="00A20E33" w:rsidRDefault="007D4BE1" w:rsidP="000A2DB3">
      <w:pPr>
        <w:rPr>
          <w:rtl/>
        </w:rPr>
      </w:pPr>
      <w:r>
        <w:rPr>
          <w:rFonts w:hint="cs"/>
          <w:rtl/>
        </w:rPr>
        <w:t>שחולקין בשווה</w:t>
      </w:r>
      <w:r w:rsidR="006F071F" w:rsidRPr="00A20E33">
        <w:rPr>
          <w:rtl/>
        </w:rPr>
        <w:t xml:space="preserve">, </w:t>
      </w:r>
      <w:r w:rsidR="006F071F" w:rsidRPr="000A2DB3">
        <w:rPr>
          <w:rStyle w:val="affffe"/>
          <w:rtl/>
        </w:rPr>
        <w:t>ולא עד מקום שידו מגעת,</w:t>
      </w:r>
      <w:r w:rsidR="000A2DB3">
        <w:rPr>
          <w:rStyle w:val="affffe"/>
          <w:rFonts w:hint="cs"/>
          <w:rtl/>
        </w:rPr>
        <w:t xml:space="preserve">- </w:t>
      </w:r>
      <w:r w:rsidR="000A2DB3">
        <w:rPr>
          <w:rFonts w:hint="cs"/>
          <w:rtl/>
        </w:rPr>
        <w:t xml:space="preserve">כשתופסים </w:t>
      </w:r>
      <w:r w:rsidR="006F071F" w:rsidRPr="00A20E33">
        <w:rPr>
          <w:rtl/>
        </w:rPr>
        <w:t>בכרכשתא.</w:t>
      </w:r>
    </w:p>
    <w:p w14:paraId="72CE52AF" w14:textId="77777777" w:rsidR="006F071F" w:rsidRPr="00A20E33" w:rsidRDefault="006F071F" w:rsidP="00A20E33">
      <w:pPr>
        <w:rPr>
          <w:rtl/>
        </w:rPr>
      </w:pPr>
    </w:p>
    <w:p w14:paraId="46999DE5" w14:textId="3454C6E1" w:rsidR="00F707CE" w:rsidRPr="00F707CE" w:rsidRDefault="006F071F" w:rsidP="000A2DB3">
      <w:pPr>
        <w:pStyle w:val="36"/>
        <w:framePr w:wrap="notBeside"/>
        <w:rPr>
          <w:rtl/>
        </w:rPr>
      </w:pPr>
      <w:r w:rsidRPr="00F707CE">
        <w:rPr>
          <w:rFonts w:hint="cs"/>
          <w:rtl/>
        </w:rPr>
        <w:t>ר"מ</w:t>
      </w:r>
      <w:r w:rsidR="00F707CE" w:rsidRPr="00F707CE">
        <w:rPr>
          <w:rtl/>
        </w:rPr>
        <w:t>:</w:t>
      </w:r>
    </w:p>
    <w:p w14:paraId="704702E0" w14:textId="7DD09964" w:rsidR="006F071F" w:rsidRPr="00A20E33" w:rsidRDefault="006F071F" w:rsidP="00A20E33">
      <w:pPr>
        <w:rPr>
          <w:rtl/>
        </w:rPr>
      </w:pPr>
      <w:r w:rsidRPr="005E3761">
        <w:rPr>
          <w:rStyle w:val="affffc"/>
          <w:rtl/>
        </w:rPr>
        <w:t>ש"מ</w:t>
      </w:r>
      <w:r w:rsidRPr="00A20E33">
        <w:rPr>
          <w:rtl/>
        </w:rPr>
        <w:t xml:space="preserve"> סודר </w:t>
      </w:r>
      <w:r w:rsidR="00F57750">
        <w:rPr>
          <w:rFonts w:hint="cs"/>
          <w:rtl/>
        </w:rPr>
        <w:t xml:space="preserve">שתפס בו ג' על ג' </w:t>
      </w:r>
      <w:r w:rsidRPr="005E3761">
        <w:rPr>
          <w:rStyle w:val="affffc"/>
          <w:rtl/>
        </w:rPr>
        <w:t xml:space="preserve">קרינן </w:t>
      </w:r>
      <w:r w:rsidR="00F57750" w:rsidRPr="005E3761">
        <w:rPr>
          <w:rStyle w:val="affffc"/>
          <w:rFonts w:hint="cs"/>
          <w:rtl/>
        </w:rPr>
        <w:t>בו</w:t>
      </w:r>
      <w:r w:rsidR="00F57750">
        <w:rPr>
          <w:rFonts w:hint="cs"/>
          <w:rtl/>
        </w:rPr>
        <w:t xml:space="preserve"> </w:t>
      </w:r>
      <w:r w:rsidRPr="00F57750">
        <w:rPr>
          <w:rStyle w:val="affff8"/>
          <w:rFonts w:hint="cs"/>
          <w:rtl/>
        </w:rPr>
        <w:t>'</w:t>
      </w:r>
      <w:r w:rsidRPr="00F57750">
        <w:rPr>
          <w:rStyle w:val="affff8"/>
          <w:rtl/>
        </w:rPr>
        <w:t>ונתן לרעהו</w:t>
      </w:r>
      <w:r w:rsidRPr="00F57750">
        <w:rPr>
          <w:rStyle w:val="affff8"/>
          <w:rFonts w:hint="cs"/>
          <w:rtl/>
        </w:rPr>
        <w:t>'</w:t>
      </w:r>
      <w:r w:rsidRPr="00F57750">
        <w:rPr>
          <w:rStyle w:val="affff8"/>
          <w:rtl/>
        </w:rPr>
        <w:t>,</w:t>
      </w:r>
      <w:r w:rsidRPr="00A20E33">
        <w:rPr>
          <w:rtl/>
        </w:rPr>
        <w:t xml:space="preserve"> דכמאן דפסיק דמי וקני.</w:t>
      </w:r>
    </w:p>
    <w:p w14:paraId="74B3789D" w14:textId="4B0F0569" w:rsidR="00F707CE" w:rsidRPr="00F707CE" w:rsidRDefault="006F071F" w:rsidP="00F57750">
      <w:pPr>
        <w:pStyle w:val="36"/>
        <w:framePr w:wrap="notBeside"/>
        <w:rPr>
          <w:rtl/>
        </w:rPr>
      </w:pPr>
      <w:r w:rsidRPr="00F707CE">
        <w:rPr>
          <w:rFonts w:hint="cs"/>
          <w:rtl/>
        </w:rPr>
        <w:t>ושאני מר"ח</w:t>
      </w:r>
      <w:r w:rsidR="00F707CE" w:rsidRPr="00F707CE">
        <w:rPr>
          <w:rtl/>
        </w:rPr>
        <w:t>:</w:t>
      </w:r>
    </w:p>
    <w:p w14:paraId="7E1750B8" w14:textId="0E4B2ABE" w:rsidR="00A6533C" w:rsidRPr="00A20E33" w:rsidRDefault="006F071F" w:rsidP="00A20E33">
      <w:pPr>
        <w:rPr>
          <w:rtl/>
        </w:rPr>
      </w:pPr>
      <w:r w:rsidRPr="00A20E33">
        <w:rPr>
          <w:rtl/>
        </w:rPr>
        <w:t>גט בידה ומשיחה בידו, אם יכול לנתקו ולהביאו אצלו אינה מגורשת, ואם לאו - מגורשת!</w:t>
      </w:r>
      <w:r w:rsidR="00027B4B">
        <w:rPr>
          <w:rFonts w:hint="cs"/>
          <w:rtl/>
        </w:rPr>
        <w:t xml:space="preserve"> דשם בעי' כריתות ואין, </w:t>
      </w:r>
      <w:r w:rsidR="00027B4B" w:rsidRPr="00027B4B">
        <w:rPr>
          <w:rStyle w:val="affffe"/>
          <w:rFonts w:hint="cs"/>
          <w:rtl/>
        </w:rPr>
        <w:t>וכאן יש נתינה</w:t>
      </w:r>
    </w:p>
    <w:p w14:paraId="07ECA6B1" w14:textId="75D224D3" w:rsidR="00F707CE" w:rsidRPr="00F707CE" w:rsidRDefault="006F071F" w:rsidP="00F57750">
      <w:pPr>
        <w:pStyle w:val="36"/>
        <w:framePr w:wrap="notBeside"/>
        <w:rPr>
          <w:rtl/>
        </w:rPr>
      </w:pPr>
      <w:r w:rsidRPr="00F707CE">
        <w:rPr>
          <w:rtl/>
        </w:rPr>
        <w:t>•</w:t>
      </w:r>
      <w:r w:rsidRPr="00F707CE">
        <w:rPr>
          <w:rFonts w:hint="cs"/>
          <w:rtl/>
        </w:rPr>
        <w:t xml:space="preserve"> </w:t>
      </w:r>
      <w:r w:rsidRPr="00F707CE">
        <w:rPr>
          <w:rtl/>
        </w:rPr>
        <w:t>רבא</w:t>
      </w:r>
      <w:r w:rsidR="00F707CE" w:rsidRPr="00F707CE">
        <w:rPr>
          <w:rtl/>
        </w:rPr>
        <w:t>:</w:t>
      </w:r>
    </w:p>
    <w:p w14:paraId="033EF6C7" w14:textId="242704B7" w:rsidR="006F071F" w:rsidRPr="00A20E33" w:rsidRDefault="00006F57" w:rsidP="00006F57">
      <w:pPr>
        <w:rPr>
          <w:rtl/>
        </w:rPr>
      </w:pPr>
      <w:r>
        <w:rPr>
          <w:rFonts w:hint="cs"/>
          <w:rtl/>
        </w:rPr>
        <w:t>ב</w:t>
      </w:r>
      <w:r w:rsidR="006F071F" w:rsidRPr="00A20E33">
        <w:rPr>
          <w:rtl/>
        </w:rPr>
        <w:t xml:space="preserve">טלית מוזהבת </w:t>
      </w:r>
      <w:r w:rsidRPr="00006F57">
        <w:rPr>
          <w:rStyle w:val="affffe"/>
          <w:rFonts w:hint="cs"/>
          <w:rtl/>
        </w:rPr>
        <w:t>[</w:t>
      </w:r>
      <w:r>
        <w:rPr>
          <w:rStyle w:val="affffe"/>
          <w:rFonts w:hint="cs"/>
          <w:rtl/>
        </w:rPr>
        <w:t>אף שה</w:t>
      </w:r>
      <w:r w:rsidRPr="00006F57">
        <w:rPr>
          <w:rStyle w:val="affffe"/>
          <w:rFonts w:hint="cs"/>
          <w:rtl/>
        </w:rPr>
        <w:t>זהב קרוב לאחד</w:t>
      </w:r>
      <w:r>
        <w:rPr>
          <w:rStyle w:val="affffe"/>
          <w:rFonts w:hint="cs"/>
          <w:rtl/>
        </w:rPr>
        <w:t xml:space="preserve">] </w:t>
      </w:r>
      <w:r w:rsidR="006F071F" w:rsidRPr="00A20E33">
        <w:rPr>
          <w:rtl/>
        </w:rPr>
        <w:t>- חולקין</w:t>
      </w:r>
      <w:r w:rsidR="006F071F" w:rsidRPr="00A20E33">
        <w:rPr>
          <w:rFonts w:hint="cs"/>
          <w:rtl/>
        </w:rPr>
        <w:t xml:space="preserve"> בשווה לאורך</w:t>
      </w:r>
    </w:p>
    <w:p w14:paraId="149710C6" w14:textId="77777777" w:rsidR="00A6533C" w:rsidRPr="00027B4B" w:rsidRDefault="00A6533C" w:rsidP="00A6533C">
      <w:pPr>
        <w:pStyle w:val="aff9"/>
        <w:rPr>
          <w:rtl/>
        </w:rPr>
      </w:pPr>
      <w:r w:rsidRPr="00027B4B">
        <w:rPr>
          <w:rFonts w:hint="cs"/>
          <w:rtl/>
        </w:rPr>
        <w:t>***</w:t>
      </w:r>
    </w:p>
    <w:p w14:paraId="155F01E8" w14:textId="1AF0BE2D" w:rsidR="00F707CE" w:rsidRPr="00F707CE" w:rsidRDefault="006F071F" w:rsidP="00FE75AE">
      <w:pPr>
        <w:pStyle w:val="36"/>
        <w:framePr w:wrap="notBeside"/>
        <w:rPr>
          <w:rtl/>
        </w:rPr>
      </w:pPr>
      <w:r w:rsidRPr="00F707CE">
        <w:rPr>
          <w:rtl/>
        </w:rPr>
        <w:t>ת"ר</w:t>
      </w:r>
      <w:r w:rsidR="00F707CE" w:rsidRPr="00F707CE">
        <w:rPr>
          <w:rtl/>
        </w:rPr>
        <w:t>:</w:t>
      </w:r>
    </w:p>
    <w:p w14:paraId="5BD7E932" w14:textId="1CC38F59" w:rsidR="006F071F" w:rsidRPr="00FD57D9" w:rsidRDefault="006F071F" w:rsidP="009B508D">
      <w:pPr>
        <w:rPr>
          <w:rtl/>
        </w:rPr>
      </w:pPr>
      <w:r w:rsidRPr="00FD57D9">
        <w:rPr>
          <w:rtl/>
        </w:rPr>
        <w:t>שנים אדוקין בשטר, מלוה אומר: שלי הוא, ונפל ממני, ומצאתיו.</w:t>
      </w:r>
      <w:r w:rsidRPr="00FD57D9">
        <w:rPr>
          <w:rFonts w:hint="cs"/>
          <w:rtl/>
        </w:rPr>
        <w:t xml:space="preserve"> </w:t>
      </w:r>
      <w:r w:rsidRPr="00FD57D9">
        <w:rPr>
          <w:rtl/>
        </w:rPr>
        <w:t>ולוה אמר: שלך הוא, ופרעתיו לך.</w:t>
      </w:r>
    </w:p>
    <w:p w14:paraId="5C4AD327" w14:textId="77777777" w:rsidR="00A6533C" w:rsidRDefault="006F071F" w:rsidP="009B508D">
      <w:pPr>
        <w:rPr>
          <w:rtl/>
        </w:rPr>
      </w:pPr>
      <w:r w:rsidRPr="005E3761">
        <w:rPr>
          <w:rStyle w:val="affffc"/>
          <w:rFonts w:hint="cs"/>
          <w:rtl/>
        </w:rPr>
        <w:t>לרבי:</w:t>
      </w:r>
      <w:r w:rsidRPr="00DC5B90">
        <w:rPr>
          <w:rFonts w:hint="cs"/>
          <w:rtl/>
        </w:rPr>
        <w:t xml:space="preserve"> </w:t>
      </w:r>
      <w:r w:rsidRPr="00DC5B90">
        <w:rPr>
          <w:rtl/>
        </w:rPr>
        <w:t>יתקיים השטר בחותמיו.</w:t>
      </w:r>
      <w:r w:rsidRPr="00DC5B90">
        <w:rPr>
          <w:rFonts w:hint="cs"/>
          <w:rtl/>
        </w:rPr>
        <w:t xml:space="preserve"> </w:t>
      </w:r>
      <w:r w:rsidRPr="005E3761">
        <w:rPr>
          <w:rStyle w:val="affffc"/>
          <w:rFonts w:hint="cs"/>
          <w:rtl/>
        </w:rPr>
        <w:t>ולרשב''ג</w:t>
      </w:r>
      <w:r w:rsidRPr="00DC5B90">
        <w:rPr>
          <w:rFonts w:hint="cs"/>
          <w:rtl/>
        </w:rPr>
        <w:t xml:space="preserve"> יחלוקו.</w:t>
      </w:r>
    </w:p>
    <w:p w14:paraId="535646A7" w14:textId="362C4B20" w:rsidR="006F071F" w:rsidRPr="00DC5B90" w:rsidRDefault="006F071F" w:rsidP="009B508D">
      <w:pPr>
        <w:rPr>
          <w:rtl/>
        </w:rPr>
      </w:pPr>
      <w:r w:rsidRPr="00DC5B90">
        <w:rPr>
          <w:rtl/>
        </w:rPr>
        <w:t>נפל ליד דיין - לא יוציאו עולמית.</w:t>
      </w:r>
      <w:r w:rsidRPr="00DC5B90">
        <w:rPr>
          <w:rFonts w:hint="cs"/>
          <w:rtl/>
        </w:rPr>
        <w:t xml:space="preserve"> </w:t>
      </w:r>
      <w:r w:rsidRPr="005E3761">
        <w:rPr>
          <w:rStyle w:val="affffc"/>
          <w:rFonts w:hint="cs"/>
          <w:rtl/>
        </w:rPr>
        <w:t>ול</w:t>
      </w:r>
      <w:r w:rsidRPr="005E3761">
        <w:rPr>
          <w:rStyle w:val="affffc"/>
          <w:rtl/>
        </w:rPr>
        <w:t>רבי יוסי:</w:t>
      </w:r>
      <w:r w:rsidRPr="00DC5B90">
        <w:rPr>
          <w:rtl/>
        </w:rPr>
        <w:t xml:space="preserve"> הרי הוא בחזקתו.</w:t>
      </w:r>
    </w:p>
    <w:p w14:paraId="2FE1515B" w14:textId="77777777" w:rsidR="006F071F" w:rsidRPr="00DC5B90" w:rsidRDefault="006F071F" w:rsidP="009B508D">
      <w:pPr>
        <w:rPr>
          <w:rtl/>
        </w:rPr>
      </w:pPr>
    </w:p>
    <w:p w14:paraId="71FADDFB" w14:textId="2ED80BB5" w:rsidR="006F071F" w:rsidRPr="00DC5B90" w:rsidRDefault="00556FA9" w:rsidP="009B508D">
      <w:pPr>
        <w:rPr>
          <w:rtl/>
        </w:rPr>
      </w:pPr>
      <w:r w:rsidRPr="005E3761">
        <w:rPr>
          <w:rStyle w:val="affffc"/>
          <w:rFonts w:hint="cs"/>
          <w:rtl/>
        </w:rPr>
        <w:t>לרבי:</w:t>
      </w:r>
      <w:r>
        <w:rPr>
          <w:rFonts w:hint="cs"/>
          <w:rtl/>
        </w:rPr>
        <w:t xml:space="preserve"> </w:t>
      </w:r>
      <w:r w:rsidR="006F071F" w:rsidRPr="00DC5B90">
        <w:rPr>
          <w:rFonts w:hint="cs"/>
          <w:rtl/>
        </w:rPr>
        <w:t>ד</w:t>
      </w:r>
      <w:r w:rsidR="006F071F" w:rsidRPr="00DC5B90">
        <w:rPr>
          <w:rtl/>
        </w:rPr>
        <w:t>יתקיים השטר בחותמיו.</w:t>
      </w:r>
    </w:p>
    <w:p w14:paraId="3232FEF8" w14:textId="79A6C750" w:rsidR="00F707CE" w:rsidRPr="00F707CE" w:rsidRDefault="006F071F" w:rsidP="00D3098F">
      <w:pPr>
        <w:pStyle w:val="36"/>
        <w:framePr w:wrap="notBeside"/>
        <w:rPr>
          <w:rtl/>
        </w:rPr>
      </w:pPr>
      <w:r w:rsidRPr="00F707CE">
        <w:rPr>
          <w:rFonts w:hint="cs"/>
          <w:rtl/>
        </w:rPr>
        <w:t>רבא מ</w:t>
      </w:r>
      <w:r w:rsidRPr="00F707CE">
        <w:rPr>
          <w:rtl/>
        </w:rPr>
        <w:t>ר</w:t>
      </w:r>
      <w:r w:rsidRPr="00F707CE">
        <w:rPr>
          <w:rFonts w:hint="cs"/>
          <w:rtl/>
        </w:rPr>
        <w:t>"נ</w:t>
      </w:r>
      <w:r w:rsidR="00F707CE" w:rsidRPr="00F707CE">
        <w:rPr>
          <w:rtl/>
        </w:rPr>
        <w:t>:</w:t>
      </w:r>
    </w:p>
    <w:p w14:paraId="38A54C6B" w14:textId="78D8DA13" w:rsidR="003C438D" w:rsidRPr="005E3761" w:rsidRDefault="006F071F" w:rsidP="00556FA9">
      <w:pPr>
        <w:rPr>
          <w:rStyle w:val="affffc"/>
          <w:rtl/>
        </w:rPr>
      </w:pPr>
      <w:r w:rsidRPr="0050150D">
        <w:rPr>
          <w:rFonts w:cs="PFT_Frank"/>
          <w:b/>
          <w:bCs/>
          <w:szCs w:val="14"/>
          <w:rtl/>
        </w:rPr>
        <w:t>במקוים</w:t>
      </w:r>
      <w:r w:rsidRPr="00DC5B90">
        <w:rPr>
          <w:rtl/>
        </w:rPr>
        <w:t xml:space="preserve"> </w:t>
      </w:r>
      <w:r w:rsidRPr="005E3761">
        <w:rPr>
          <w:rStyle w:val="affffc"/>
          <w:rFonts w:hint="cs"/>
          <w:rtl/>
        </w:rPr>
        <w:t>ד</w:t>
      </w:r>
      <w:r w:rsidRPr="005E3761">
        <w:rPr>
          <w:rStyle w:val="affffc"/>
          <w:rtl/>
        </w:rPr>
        <w:t>ברי הכל</w:t>
      </w:r>
      <w:r w:rsidRPr="00DC5B90">
        <w:rPr>
          <w:rtl/>
        </w:rPr>
        <w:t xml:space="preserve"> יחלוקו, </w:t>
      </w:r>
      <w:r w:rsidR="00556FA9">
        <w:rPr>
          <w:rFonts w:hint="cs"/>
          <w:rtl/>
        </w:rPr>
        <w:t xml:space="preserve"> </w:t>
      </w:r>
      <w:r w:rsidRPr="0050150D">
        <w:rPr>
          <w:rFonts w:cs="PFT_Frank"/>
          <w:b/>
          <w:bCs/>
          <w:szCs w:val="14"/>
          <w:rtl/>
        </w:rPr>
        <w:t>בשאינו מקוים</w:t>
      </w:r>
      <w:r w:rsidR="003C438D">
        <w:rPr>
          <w:rFonts w:hint="cs"/>
          <w:rtl/>
        </w:rPr>
        <w:t xml:space="preserve">- </w:t>
      </w:r>
      <w:r w:rsidR="003C438D" w:rsidRPr="005E3761">
        <w:rPr>
          <w:rStyle w:val="affffc"/>
          <w:rFonts w:hint="cs"/>
          <w:rtl/>
        </w:rPr>
        <w:t>חלקו</w:t>
      </w:r>
      <w:r w:rsidR="003C438D">
        <w:rPr>
          <w:rFonts w:hint="cs"/>
          <w:rtl/>
        </w:rPr>
        <w:t>.</w:t>
      </w:r>
      <w:r w:rsidR="003C438D" w:rsidRPr="005E3761">
        <w:rPr>
          <w:rStyle w:val="affffc"/>
          <w:rFonts w:hint="cs"/>
          <w:rtl/>
        </w:rPr>
        <w:t xml:space="preserve"> </w:t>
      </w:r>
    </w:p>
    <w:p w14:paraId="76B411A7" w14:textId="449F2102" w:rsidR="00F707CE" w:rsidRPr="00F707CE" w:rsidRDefault="003C438D" w:rsidP="003C438D">
      <w:pPr>
        <w:pStyle w:val="36"/>
        <w:framePr w:wrap="notBeside"/>
        <w:rPr>
          <w:rtl/>
        </w:rPr>
      </w:pPr>
      <w:r w:rsidRPr="00F707CE">
        <w:rPr>
          <w:rFonts w:hint="cs"/>
          <w:rtl/>
        </w:rPr>
        <w:t>ל</w:t>
      </w:r>
      <w:r w:rsidR="006F071F" w:rsidRPr="00F707CE">
        <w:rPr>
          <w:rtl/>
        </w:rPr>
        <w:t>רבי</w:t>
      </w:r>
      <w:r w:rsidR="00F707CE" w:rsidRPr="00F707CE">
        <w:rPr>
          <w:rFonts w:hint="cs"/>
          <w:rtl/>
        </w:rPr>
        <w:t>:</w:t>
      </w:r>
    </w:p>
    <w:p w14:paraId="12A25E9E" w14:textId="696C3181" w:rsidR="00A6533C" w:rsidRPr="00556FA9" w:rsidRDefault="006F071F" w:rsidP="00556FA9">
      <w:pPr>
        <w:rPr>
          <w:rtl/>
        </w:rPr>
      </w:pPr>
      <w:r w:rsidRPr="00556FA9">
        <w:rPr>
          <w:rtl/>
        </w:rPr>
        <w:t>מודה בשטר שכתבו צריך לקיימו, ואי מקיים פליג,</w:t>
      </w:r>
    </w:p>
    <w:p w14:paraId="047A3FC9" w14:textId="77777777" w:rsidR="00A6533C" w:rsidRPr="00556FA9" w:rsidRDefault="006F071F" w:rsidP="00556FA9">
      <w:pPr>
        <w:rPr>
          <w:rtl/>
        </w:rPr>
      </w:pPr>
      <w:r w:rsidRPr="00556FA9">
        <w:rPr>
          <w:rtl/>
        </w:rPr>
        <w:lastRenderedPageBreak/>
        <w:t xml:space="preserve">ואי </w:t>
      </w:r>
      <w:r w:rsidRPr="00556FA9">
        <w:rPr>
          <w:rFonts w:hint="cs"/>
          <w:rtl/>
        </w:rPr>
        <w:t xml:space="preserve">לא מקיים </w:t>
      </w:r>
      <w:r w:rsidRPr="00556FA9">
        <w:rPr>
          <w:rtl/>
        </w:rPr>
        <w:t>לא</w:t>
      </w:r>
      <w:r w:rsidRPr="00556FA9">
        <w:rPr>
          <w:rFonts w:hint="cs"/>
          <w:rtl/>
        </w:rPr>
        <w:t xml:space="preserve"> ד</w:t>
      </w:r>
      <w:r w:rsidRPr="00556FA9">
        <w:rPr>
          <w:rtl/>
        </w:rPr>
        <w:t xml:space="preserve">חספא בעלמא הוא, </w:t>
      </w:r>
      <w:r w:rsidRPr="00556FA9">
        <w:rPr>
          <w:rFonts w:hint="cs"/>
          <w:rtl/>
        </w:rPr>
        <w:t>שהלוה הוא שאומר שהשטר אמת והוא שאומר פרוע</w:t>
      </w:r>
    </w:p>
    <w:p w14:paraId="6FDC433D" w14:textId="5CA1F171" w:rsidR="00F707CE" w:rsidRPr="00F707CE" w:rsidRDefault="006F071F" w:rsidP="00556FA9">
      <w:pPr>
        <w:pStyle w:val="36"/>
        <w:framePr w:wrap="notBeside"/>
        <w:rPr>
          <w:rtl/>
        </w:rPr>
      </w:pPr>
      <w:r w:rsidRPr="00F707CE">
        <w:rPr>
          <w:rtl/>
        </w:rPr>
        <w:t>ור</w:t>
      </w:r>
      <w:r w:rsidRPr="00F707CE">
        <w:rPr>
          <w:rFonts w:hint="cs"/>
          <w:rtl/>
        </w:rPr>
        <w:t>שב"ג</w:t>
      </w:r>
      <w:r w:rsidR="00F707CE" w:rsidRPr="00F707CE">
        <w:rPr>
          <w:rtl/>
        </w:rPr>
        <w:t>:</w:t>
      </w:r>
    </w:p>
    <w:p w14:paraId="326973B1" w14:textId="7516342B" w:rsidR="006F071F" w:rsidRPr="00556FA9" w:rsidRDefault="006F071F" w:rsidP="00560E97">
      <w:pPr>
        <w:spacing w:after="60"/>
        <w:rPr>
          <w:rtl/>
        </w:rPr>
      </w:pPr>
      <w:r w:rsidRPr="00556FA9">
        <w:rPr>
          <w:rtl/>
        </w:rPr>
        <w:t xml:space="preserve">מודה בשטר שכתבו </w:t>
      </w:r>
      <w:r w:rsidR="003C438D" w:rsidRPr="00556FA9">
        <w:rPr>
          <w:rFonts w:hint="cs"/>
          <w:rtl/>
        </w:rPr>
        <w:t xml:space="preserve">א"צ </w:t>
      </w:r>
      <w:r w:rsidRPr="00556FA9">
        <w:rPr>
          <w:rtl/>
        </w:rPr>
        <w:t xml:space="preserve">לקיימו, </w:t>
      </w:r>
      <w:r w:rsidR="003C438D" w:rsidRPr="00556FA9">
        <w:rPr>
          <w:rFonts w:hint="cs"/>
          <w:rtl/>
        </w:rPr>
        <w:t xml:space="preserve">ואף שלא מקיימו </w:t>
      </w:r>
      <w:r w:rsidRPr="00556FA9">
        <w:rPr>
          <w:rtl/>
        </w:rPr>
        <w:t>- יחלוקו.</w:t>
      </w:r>
    </w:p>
    <w:p w14:paraId="12882904" w14:textId="77777777" w:rsidR="006F071F" w:rsidRPr="00DC5B90" w:rsidRDefault="006F071F" w:rsidP="00A6533C">
      <w:pPr>
        <w:pStyle w:val="affe"/>
        <w:framePr w:wrap="around"/>
        <w:rPr>
          <w:rtl/>
        </w:rPr>
      </w:pPr>
      <w:r w:rsidRPr="00DC5B90">
        <w:rPr>
          <w:rtl/>
        </w:rPr>
        <w:t>ז:</w:t>
      </w:r>
    </w:p>
    <w:p w14:paraId="359BC258" w14:textId="51F27EAE" w:rsidR="00A6533C" w:rsidRPr="00556FA9" w:rsidRDefault="006F071F" w:rsidP="00560E97">
      <w:pPr>
        <w:pStyle w:val="affff9"/>
        <w:rPr>
          <w:rtl/>
        </w:rPr>
      </w:pPr>
      <w:r w:rsidRPr="00556FA9">
        <w:rPr>
          <w:rtl/>
        </w:rPr>
        <w:t>נפל ליד דיין לא יוציאו עולמית,</w:t>
      </w:r>
    </w:p>
    <w:p w14:paraId="286A019B" w14:textId="7DC60F54" w:rsidR="00F707CE" w:rsidRPr="00F707CE" w:rsidRDefault="006F071F" w:rsidP="00556FA9">
      <w:pPr>
        <w:pStyle w:val="36"/>
        <w:framePr w:wrap="notBeside"/>
        <w:rPr>
          <w:rtl/>
        </w:rPr>
      </w:pPr>
      <w:r w:rsidRPr="00F707CE">
        <w:rPr>
          <w:rFonts w:hint="cs"/>
          <w:rtl/>
        </w:rPr>
        <w:t>רבא</w:t>
      </w:r>
      <w:r w:rsidR="00CB430D" w:rsidRPr="00F707CE">
        <w:rPr>
          <w:rFonts w:hint="cs"/>
          <w:rtl/>
        </w:rPr>
        <w:t xml:space="preserve"> ה"ק</w:t>
      </w:r>
      <w:r w:rsidR="00F707CE" w:rsidRPr="00F707CE">
        <w:rPr>
          <w:rtl/>
        </w:rPr>
        <w:t>:</w:t>
      </w:r>
    </w:p>
    <w:p w14:paraId="145D3369" w14:textId="700C7178" w:rsidR="006F071F" w:rsidRPr="00556FA9" w:rsidRDefault="00175901" w:rsidP="00556FA9">
      <w:pPr>
        <w:rPr>
          <w:rtl/>
        </w:rPr>
      </w:pPr>
      <w:r w:rsidRPr="005E3761">
        <w:rPr>
          <w:rStyle w:val="affffc"/>
          <w:rFonts w:hint="cs"/>
          <w:rtl/>
        </w:rPr>
        <w:t>לתק</w:t>
      </w:r>
      <w:r>
        <w:rPr>
          <w:rFonts w:hint="cs"/>
          <w:rtl/>
        </w:rPr>
        <w:t xml:space="preserve"> </w:t>
      </w:r>
      <w:r w:rsidR="006F071F" w:rsidRPr="00556FA9">
        <w:rPr>
          <w:rFonts w:hint="cs"/>
          <w:rtl/>
        </w:rPr>
        <w:t>וא</w:t>
      </w:r>
      <w:r w:rsidR="00556FA9">
        <w:rPr>
          <w:rFonts w:hint="cs"/>
          <w:rtl/>
        </w:rPr>
        <w:t>ף</w:t>
      </w:r>
      <w:r w:rsidR="006F071F" w:rsidRPr="00556FA9">
        <w:rPr>
          <w:rFonts w:hint="cs"/>
          <w:rtl/>
        </w:rPr>
        <w:t xml:space="preserve"> '</w:t>
      </w:r>
      <w:r w:rsidR="00556FA9">
        <w:rPr>
          <w:rFonts w:hint="cs"/>
          <w:rtl/>
        </w:rPr>
        <w:t>ש</w:t>
      </w:r>
      <w:r w:rsidR="006F071F" w:rsidRPr="00556FA9">
        <w:rPr>
          <w:rtl/>
        </w:rPr>
        <w:t>כתב ב</w:t>
      </w:r>
      <w:r w:rsidR="00556FA9">
        <w:rPr>
          <w:rFonts w:hint="cs"/>
          <w:rtl/>
        </w:rPr>
        <w:t>ו</w:t>
      </w:r>
      <w:r w:rsidR="006F071F" w:rsidRPr="00556FA9">
        <w:rPr>
          <w:rtl/>
        </w:rPr>
        <w:t xml:space="preserve"> הנפק</w:t>
      </w:r>
      <w:r w:rsidR="006F071F" w:rsidRPr="00556FA9">
        <w:rPr>
          <w:rFonts w:hint="cs"/>
          <w:rtl/>
        </w:rPr>
        <w:t>'</w:t>
      </w:r>
      <w:r w:rsidR="006F071F" w:rsidRPr="00556FA9">
        <w:rPr>
          <w:rtl/>
        </w:rPr>
        <w:t>, לא יוציאו עולמית.</w:t>
      </w:r>
      <w:r w:rsidR="000447B1">
        <w:rPr>
          <w:rFonts w:hint="cs"/>
          <w:rtl/>
        </w:rPr>
        <w:t xml:space="preserve"> </w:t>
      </w:r>
      <w:r w:rsidR="006F071F" w:rsidRPr="00556FA9">
        <w:rPr>
          <w:rFonts w:hint="cs"/>
          <w:rtl/>
        </w:rPr>
        <w:t>דחישי לפירעון</w:t>
      </w:r>
    </w:p>
    <w:p w14:paraId="5689F45F" w14:textId="512C73A8" w:rsidR="006F071F" w:rsidRPr="00556FA9" w:rsidRDefault="00560E97" w:rsidP="00556FA9">
      <w:pPr>
        <w:rPr>
          <w:rtl/>
        </w:rPr>
      </w:pPr>
      <w:r w:rsidRPr="005E3761">
        <w:rPr>
          <w:rStyle w:val="affffc"/>
          <w:rFonts w:hint="cs"/>
          <w:rtl/>
        </w:rPr>
        <w:t>ולרבי יוסי</w:t>
      </w:r>
      <w:r w:rsidR="000447B1">
        <w:rPr>
          <w:rFonts w:hint="cs"/>
          <w:rtl/>
        </w:rPr>
        <w:t xml:space="preserve"> </w:t>
      </w:r>
      <w:r w:rsidR="006F071F" w:rsidRPr="00556FA9">
        <w:rPr>
          <w:rtl/>
        </w:rPr>
        <w:t>הרי הוא בחזקתו, ולא חיישינן לפירעון.</w:t>
      </w:r>
    </w:p>
    <w:p w14:paraId="0B633B6B" w14:textId="24C1A813" w:rsidR="00F707CE" w:rsidRPr="00F707CE" w:rsidRDefault="006F071F" w:rsidP="00556FA9">
      <w:pPr>
        <w:pStyle w:val="36"/>
        <w:framePr w:wrap="notBeside"/>
        <w:rPr>
          <w:rtl/>
        </w:rPr>
      </w:pPr>
      <w:r w:rsidRPr="00F707CE">
        <w:rPr>
          <w:rFonts w:hint="cs"/>
          <w:rtl/>
        </w:rPr>
        <w:t>והך</w:t>
      </w:r>
      <w:r w:rsidR="00F707CE" w:rsidRPr="00F707CE">
        <w:rPr>
          <w:rFonts w:hint="cs"/>
          <w:rtl/>
        </w:rPr>
        <w:t>:</w:t>
      </w:r>
    </w:p>
    <w:p w14:paraId="19C36D85" w14:textId="05CC5846" w:rsidR="00A6533C" w:rsidRPr="00556FA9" w:rsidRDefault="00556FA9" w:rsidP="00556FA9">
      <w:pPr>
        <w:rPr>
          <w:rtl/>
        </w:rPr>
      </w:pPr>
      <w:r>
        <w:rPr>
          <w:rFonts w:hint="cs"/>
          <w:rtl/>
        </w:rPr>
        <w:t>ד</w:t>
      </w:r>
      <w:r w:rsidR="006F071F" w:rsidRPr="00556FA9">
        <w:rPr>
          <w:rFonts w:hint="cs"/>
          <w:rtl/>
        </w:rPr>
        <w:t xml:space="preserve">משמע </w:t>
      </w:r>
      <w:r w:rsidR="006F071F" w:rsidRPr="005E3761">
        <w:rPr>
          <w:rStyle w:val="affffc"/>
          <w:rFonts w:hint="cs"/>
          <w:rtl/>
        </w:rPr>
        <w:t>דרבי יוסי</w:t>
      </w:r>
      <w:r w:rsidR="006F071F" w:rsidRPr="00556FA9">
        <w:rPr>
          <w:rFonts w:hint="cs"/>
          <w:rtl/>
        </w:rPr>
        <w:t xml:space="preserve"> </w:t>
      </w:r>
      <w:r>
        <w:rPr>
          <w:rFonts w:hint="cs"/>
          <w:rtl/>
        </w:rPr>
        <w:t>חש</w:t>
      </w:r>
      <w:r w:rsidR="006F071F" w:rsidRPr="00556FA9">
        <w:rPr>
          <w:rFonts w:hint="cs"/>
          <w:rtl/>
        </w:rPr>
        <w:t xml:space="preserve">ש לפירעון </w:t>
      </w:r>
      <w:r w:rsidR="006F071F" w:rsidRPr="005E3761">
        <w:rPr>
          <w:rStyle w:val="affffc"/>
          <w:rFonts w:hint="cs"/>
          <w:rtl/>
        </w:rPr>
        <w:t>דת</w:t>
      </w:r>
      <w:r w:rsidR="006F071F" w:rsidRPr="005E3761">
        <w:rPr>
          <w:rStyle w:val="affffc"/>
          <w:rtl/>
        </w:rPr>
        <w:t>ניא:</w:t>
      </w:r>
      <w:r w:rsidR="006F071F" w:rsidRPr="00556FA9">
        <w:rPr>
          <w:rtl/>
        </w:rPr>
        <w:t xml:space="preserve"> מצא שטר כתובה בשוק,</w:t>
      </w:r>
    </w:p>
    <w:p w14:paraId="266FE2D2" w14:textId="77777777" w:rsidR="004A61A1" w:rsidRDefault="004A61A1" w:rsidP="00556FA9">
      <w:pPr>
        <w:rPr>
          <w:rtl/>
        </w:rPr>
      </w:pPr>
    </w:p>
    <w:p w14:paraId="6EEB1E05" w14:textId="77777777" w:rsidR="00F707CE" w:rsidRPr="00F707CE" w:rsidRDefault="004A61A1" w:rsidP="004A61A1">
      <w:pPr>
        <w:pStyle w:val="36"/>
        <w:framePr w:wrap="notBeside"/>
        <w:rPr>
          <w:rtl/>
        </w:rPr>
      </w:pPr>
      <w:r w:rsidRPr="00F707CE">
        <w:rPr>
          <w:rFonts w:hint="cs"/>
          <w:rtl/>
        </w:rPr>
        <w:t>לת''ק</w:t>
      </w:r>
      <w:r w:rsidR="00F707CE" w:rsidRPr="00F707CE">
        <w:rPr>
          <w:rtl/>
        </w:rPr>
        <w:t>:</w:t>
      </w:r>
    </w:p>
    <w:p w14:paraId="529B29FE" w14:textId="78EB1E02" w:rsidR="006F071F" w:rsidRPr="00556FA9" w:rsidRDefault="004A61A1" w:rsidP="00556FA9">
      <w:pPr>
        <w:rPr>
          <w:rtl/>
        </w:rPr>
      </w:pPr>
      <w:r>
        <w:rPr>
          <w:rFonts w:hint="cs"/>
          <w:rtl/>
        </w:rPr>
        <w:t xml:space="preserve">אם </w:t>
      </w:r>
      <w:r w:rsidR="006F071F" w:rsidRPr="00556FA9">
        <w:rPr>
          <w:rtl/>
        </w:rPr>
        <w:t xml:space="preserve">הבעל מודה - יחזיר לאשה, </w:t>
      </w:r>
      <w:r>
        <w:rPr>
          <w:rFonts w:hint="cs"/>
          <w:rtl/>
        </w:rPr>
        <w:t xml:space="preserve">אינו </w:t>
      </w:r>
      <w:r w:rsidR="006F071F" w:rsidRPr="00556FA9">
        <w:rPr>
          <w:rtl/>
        </w:rPr>
        <w:t>מודה - לא יחזיר לא לזה ולא לזה.</w:t>
      </w:r>
    </w:p>
    <w:p w14:paraId="07EDD853" w14:textId="77777777" w:rsidR="00F707CE" w:rsidRPr="00F707CE" w:rsidRDefault="006F071F" w:rsidP="00556FA9">
      <w:pPr>
        <w:pStyle w:val="36"/>
        <w:framePr w:wrap="notBeside"/>
        <w:rPr>
          <w:rtl/>
        </w:rPr>
      </w:pPr>
      <w:r w:rsidRPr="00F707CE">
        <w:rPr>
          <w:rtl/>
        </w:rPr>
        <w:t>רבי יוסי</w:t>
      </w:r>
      <w:r w:rsidR="00F707CE" w:rsidRPr="00F707CE">
        <w:rPr>
          <w:rtl/>
        </w:rPr>
        <w:t>:</w:t>
      </w:r>
    </w:p>
    <w:p w14:paraId="10CF88CB" w14:textId="4CEBAA37" w:rsidR="00A6533C" w:rsidRPr="00556FA9" w:rsidRDefault="006F071F" w:rsidP="00556FA9">
      <w:pPr>
        <w:rPr>
          <w:rtl/>
        </w:rPr>
      </w:pPr>
      <w:r w:rsidRPr="00556FA9">
        <w:rPr>
          <w:rtl/>
        </w:rPr>
        <w:t>עודה תחת בעלה יחזיר לאשה, נתארמלה או נתגרשה - לא יחזיר לא לזה ולא לזה!</w:t>
      </w:r>
    </w:p>
    <w:p w14:paraId="0DB76271" w14:textId="4826BA8D" w:rsidR="006F071F" w:rsidRPr="00556FA9" w:rsidRDefault="006F071F" w:rsidP="002034ED">
      <w:pPr>
        <w:pStyle w:val="affffd"/>
        <w:spacing w:after="60" w:line="220" w:lineRule="exact"/>
        <w:rPr>
          <w:rtl/>
        </w:rPr>
      </w:pPr>
      <w:r w:rsidRPr="00556FA9">
        <w:rPr>
          <w:rFonts w:hint="cs"/>
          <w:rtl/>
        </w:rPr>
        <w:t>[ואין לומר דאיפוך דאי הכי קשיא דרבנן אדרבנן]</w:t>
      </w:r>
    </w:p>
    <w:p w14:paraId="299256F2" w14:textId="39CCDF8E" w:rsidR="00F707CE" w:rsidRPr="00F707CE" w:rsidRDefault="00A747C2" w:rsidP="00556FA9">
      <w:pPr>
        <w:pStyle w:val="36"/>
        <w:framePr w:wrap="notBeside"/>
        <w:rPr>
          <w:rtl/>
        </w:rPr>
      </w:pPr>
      <w:r w:rsidRPr="00F707CE">
        <w:rPr>
          <w:rFonts w:hint="cs"/>
          <w:rtl/>
        </w:rPr>
        <w:t xml:space="preserve"> ותרצי' </w:t>
      </w:r>
      <w:r w:rsidR="006F071F" w:rsidRPr="00F707CE">
        <w:rPr>
          <w:rFonts w:hint="cs"/>
          <w:rtl/>
        </w:rPr>
        <w:t>א</w:t>
      </w:r>
      <w:r w:rsidR="00F707CE" w:rsidRPr="00F707CE">
        <w:rPr>
          <w:rFonts w:hint="cs"/>
          <w:rtl/>
        </w:rPr>
        <w:t>.</w:t>
      </w:r>
    </w:p>
    <w:p w14:paraId="6D264C87" w14:textId="4A90A18C" w:rsidR="00A747C2" w:rsidRPr="005E3761" w:rsidRDefault="006F071F" w:rsidP="00556FA9">
      <w:pPr>
        <w:rPr>
          <w:rStyle w:val="affffc"/>
          <w:rtl/>
        </w:rPr>
      </w:pPr>
      <w:r w:rsidRPr="0050150D">
        <w:rPr>
          <w:rFonts w:cs="PFT_Frank"/>
          <w:b/>
          <w:bCs/>
          <w:szCs w:val="14"/>
          <w:rtl/>
        </w:rPr>
        <w:t xml:space="preserve">שטר כתובה כולה רבי יוסי, </w:t>
      </w:r>
    </w:p>
    <w:p w14:paraId="525CC5CF" w14:textId="0EA334DD" w:rsidR="00A747C2" w:rsidRPr="005E3761" w:rsidRDefault="006F071F" w:rsidP="00556FA9">
      <w:pPr>
        <w:rPr>
          <w:rStyle w:val="affffc"/>
          <w:rtl/>
        </w:rPr>
      </w:pPr>
      <w:r w:rsidRPr="005E3761">
        <w:rPr>
          <w:rStyle w:val="affffc"/>
          <w:rtl/>
        </w:rPr>
        <w:t>וה</w:t>
      </w:r>
      <w:r w:rsidRPr="005E3761">
        <w:rPr>
          <w:rStyle w:val="affffc"/>
          <w:rFonts w:hint="cs"/>
          <w:rtl/>
        </w:rPr>
        <w:t>"ק</w:t>
      </w:r>
      <w:r w:rsidRPr="005E3761">
        <w:rPr>
          <w:rStyle w:val="affffc"/>
          <w:rtl/>
        </w:rPr>
        <w:t>:</w:t>
      </w:r>
      <w:r w:rsidRPr="00556FA9">
        <w:rPr>
          <w:rtl/>
        </w:rPr>
        <w:t xml:space="preserve"> אין הבעל מודה </w:t>
      </w:r>
      <w:r w:rsidR="001831EC">
        <w:rPr>
          <w:rFonts w:hint="cs"/>
          <w:rtl/>
        </w:rPr>
        <w:t>ונתארמלה</w:t>
      </w:r>
      <w:r w:rsidRPr="00556FA9">
        <w:rPr>
          <w:rtl/>
        </w:rPr>
        <w:t xml:space="preserve">- לא יחזיר לא לזה ולא לזה,  </w:t>
      </w:r>
    </w:p>
    <w:p w14:paraId="0BB7F4BB" w14:textId="63F429A0" w:rsidR="00A6533C" w:rsidRPr="00556FA9" w:rsidRDefault="006F071F" w:rsidP="00556FA9">
      <w:pPr>
        <w:rPr>
          <w:rtl/>
        </w:rPr>
      </w:pPr>
      <w:r w:rsidRPr="00556FA9">
        <w:rPr>
          <w:rtl/>
        </w:rPr>
        <w:t>אבל עודה תחת בעלה - יחזיר לאשה,</w:t>
      </w:r>
      <w:r w:rsidR="001831EC">
        <w:rPr>
          <w:rFonts w:hint="cs"/>
          <w:rtl/>
        </w:rPr>
        <w:t xml:space="preserve"> שזה דעת רבי יוסי.</w:t>
      </w:r>
    </w:p>
    <w:p w14:paraId="1AD5CDC4" w14:textId="0A26A3F0" w:rsidR="00F707CE" w:rsidRPr="00F707CE" w:rsidRDefault="00F137D6" w:rsidP="00F137D6">
      <w:pPr>
        <w:pStyle w:val="36"/>
        <w:framePr w:wrap="notBeside"/>
        <w:rPr>
          <w:rtl/>
        </w:rPr>
      </w:pPr>
      <w:r w:rsidRPr="00F707CE">
        <w:rPr>
          <w:rFonts w:hint="cs"/>
          <w:rtl/>
        </w:rPr>
        <w:t>ב</w:t>
      </w:r>
      <w:r w:rsidR="00F707CE" w:rsidRPr="00F707CE">
        <w:rPr>
          <w:rFonts w:hint="cs"/>
          <w:rtl/>
        </w:rPr>
        <w:t>.</w:t>
      </w:r>
    </w:p>
    <w:p w14:paraId="3A174773" w14:textId="6E1E48A5" w:rsidR="00F137D6" w:rsidRPr="0050150D" w:rsidRDefault="006F071F" w:rsidP="00556FA9">
      <w:pPr>
        <w:rPr>
          <w:rFonts w:cs="PFT_Frank"/>
          <w:b/>
          <w:bCs/>
          <w:szCs w:val="14"/>
          <w:rtl/>
        </w:rPr>
      </w:pPr>
      <w:r w:rsidRPr="0050150D">
        <w:rPr>
          <w:rFonts w:cs="PFT_Frank" w:hint="cs"/>
          <w:b/>
          <w:bCs/>
          <w:szCs w:val="14"/>
          <w:rtl/>
        </w:rPr>
        <w:t xml:space="preserve">לא תיפוך ורבי יוסי </w:t>
      </w:r>
      <w:r w:rsidRPr="0050150D">
        <w:rPr>
          <w:rFonts w:cs="PFT_Frank"/>
          <w:b/>
          <w:bCs/>
          <w:szCs w:val="14"/>
          <w:rtl/>
        </w:rPr>
        <w:t>קא</w:t>
      </w:r>
      <w:r w:rsidRPr="0050150D">
        <w:rPr>
          <w:rFonts w:cs="PFT_Frank" w:hint="cs"/>
          <w:b/>
          <w:bCs/>
          <w:szCs w:val="14"/>
          <w:rtl/>
        </w:rPr>
        <w:t>"ל</w:t>
      </w:r>
      <w:r w:rsidRPr="0050150D">
        <w:rPr>
          <w:rFonts w:cs="PFT_Frank"/>
          <w:b/>
          <w:bCs/>
          <w:szCs w:val="14"/>
          <w:rtl/>
        </w:rPr>
        <w:t>:</w:t>
      </w:r>
    </w:p>
    <w:p w14:paraId="2D78D103" w14:textId="5B03C130" w:rsidR="00A6533C" w:rsidRPr="00556FA9" w:rsidRDefault="006F071F" w:rsidP="00556FA9">
      <w:pPr>
        <w:rPr>
          <w:rtl/>
        </w:rPr>
      </w:pPr>
      <w:r w:rsidRPr="00556FA9">
        <w:rPr>
          <w:rtl/>
        </w:rPr>
        <w:t xml:space="preserve"> </w:t>
      </w:r>
      <w:r w:rsidRPr="005E3761">
        <w:rPr>
          <w:rStyle w:val="affffc"/>
          <w:rtl/>
        </w:rPr>
        <w:t>לדידי</w:t>
      </w:r>
      <w:r w:rsidRPr="00556FA9">
        <w:rPr>
          <w:rtl/>
        </w:rPr>
        <w:t xml:space="preserve"> אפילו נתארמלה או נתגרשה לא חיישינן לפירעון,</w:t>
      </w:r>
    </w:p>
    <w:p w14:paraId="79CB24ED" w14:textId="77777777" w:rsidR="00186DC3" w:rsidRDefault="006F071F" w:rsidP="000447B1">
      <w:pPr>
        <w:rPr>
          <w:rtl/>
        </w:rPr>
      </w:pPr>
      <w:r w:rsidRPr="005E3761">
        <w:rPr>
          <w:rStyle w:val="affffc"/>
          <w:rtl/>
        </w:rPr>
        <w:t xml:space="preserve">לדידכו </w:t>
      </w:r>
      <w:r w:rsidRPr="00556FA9">
        <w:rPr>
          <w:rtl/>
        </w:rPr>
        <w:t xml:space="preserve">- </w:t>
      </w:r>
      <w:r w:rsidR="000447B1">
        <w:rPr>
          <w:rFonts w:hint="cs"/>
          <w:rtl/>
        </w:rPr>
        <w:t>ה</w:t>
      </w:r>
      <w:r w:rsidRPr="00556FA9">
        <w:rPr>
          <w:rtl/>
        </w:rPr>
        <w:t xml:space="preserve">ודו לי בעודה תחת בעלה דיחזיר לאשה, </w:t>
      </w:r>
      <w:r w:rsidR="00186DC3">
        <w:rPr>
          <w:rFonts w:hint="cs"/>
          <w:rtl/>
        </w:rPr>
        <w:t xml:space="preserve">שאינה </w:t>
      </w:r>
      <w:r w:rsidRPr="00556FA9">
        <w:rPr>
          <w:rtl/>
        </w:rPr>
        <w:t>בת פירעון</w:t>
      </w:r>
      <w:r w:rsidR="00186DC3">
        <w:rPr>
          <w:rFonts w:hint="cs"/>
          <w:rtl/>
        </w:rPr>
        <w:t>.</w:t>
      </w:r>
    </w:p>
    <w:p w14:paraId="1D3D320E" w14:textId="28F04A46" w:rsidR="006F071F" w:rsidRPr="00556FA9" w:rsidRDefault="006F071F" w:rsidP="000447B1">
      <w:pPr>
        <w:rPr>
          <w:rtl/>
        </w:rPr>
      </w:pPr>
      <w:r w:rsidRPr="005E3761">
        <w:rPr>
          <w:rStyle w:val="affffc"/>
          <w:rtl/>
        </w:rPr>
        <w:t>וא</w:t>
      </w:r>
      <w:r w:rsidRPr="005E3761">
        <w:rPr>
          <w:rStyle w:val="affffc"/>
          <w:rFonts w:hint="cs"/>
          <w:rtl/>
        </w:rPr>
        <w:t>"ל</w:t>
      </w:r>
      <w:r w:rsidRPr="005E3761">
        <w:rPr>
          <w:rStyle w:val="affffc"/>
          <w:rtl/>
        </w:rPr>
        <w:t xml:space="preserve"> רבנן:</w:t>
      </w:r>
      <w:r w:rsidRPr="00556FA9">
        <w:rPr>
          <w:rtl/>
        </w:rPr>
        <w:t xml:space="preserve"> אימור צררי אתפסה.</w:t>
      </w:r>
    </w:p>
    <w:p w14:paraId="1785CA8A" w14:textId="6838E197" w:rsidR="00F707CE" w:rsidRPr="00F707CE" w:rsidRDefault="006F071F" w:rsidP="000447B1">
      <w:pPr>
        <w:pStyle w:val="36"/>
        <w:framePr w:wrap="notBeside"/>
        <w:rPr>
          <w:rtl/>
        </w:rPr>
      </w:pPr>
      <w:r w:rsidRPr="00F707CE">
        <w:rPr>
          <w:rFonts w:hint="cs"/>
          <w:rtl/>
        </w:rPr>
        <w:t xml:space="preserve">ג. </w:t>
      </w:r>
      <w:r w:rsidRPr="00F707CE">
        <w:rPr>
          <w:rtl/>
        </w:rPr>
        <w:t>רבינא</w:t>
      </w:r>
      <w:r w:rsidR="00F707CE" w:rsidRPr="00F707CE">
        <w:rPr>
          <w:rtl/>
        </w:rPr>
        <w:t>:</w:t>
      </w:r>
    </w:p>
    <w:p w14:paraId="22EF8430" w14:textId="17439A5E" w:rsidR="0029223C" w:rsidRDefault="006F071F" w:rsidP="002034ED">
      <w:pPr>
        <w:rPr>
          <w:rtl/>
        </w:rPr>
      </w:pPr>
      <w:r w:rsidRPr="0050150D">
        <w:rPr>
          <w:rFonts w:cs="PFT_Frank"/>
          <w:b/>
          <w:bCs/>
          <w:szCs w:val="14"/>
          <w:rtl/>
        </w:rPr>
        <w:t>איפוך קמייתא.</w:t>
      </w:r>
      <w:r w:rsidRPr="0050150D">
        <w:rPr>
          <w:rFonts w:cs="PFT_Frank" w:hint="cs"/>
          <w:b/>
          <w:bCs/>
          <w:szCs w:val="14"/>
          <w:rtl/>
        </w:rPr>
        <w:t xml:space="preserve"> </w:t>
      </w:r>
      <w:r w:rsidRPr="005E3761">
        <w:rPr>
          <w:rStyle w:val="affffc"/>
          <w:rFonts w:hint="cs"/>
          <w:rtl/>
        </w:rPr>
        <w:t>ורבנן</w:t>
      </w:r>
      <w:r w:rsidRPr="00556FA9">
        <w:rPr>
          <w:rFonts w:hint="cs"/>
          <w:rtl/>
        </w:rPr>
        <w:t xml:space="preserve"> </w:t>
      </w:r>
      <w:r w:rsidR="0029223C">
        <w:rPr>
          <w:rFonts w:hint="cs"/>
          <w:rtl/>
        </w:rPr>
        <w:t xml:space="preserve">רק בכתובה </w:t>
      </w:r>
      <w:r w:rsidRPr="00556FA9">
        <w:rPr>
          <w:rFonts w:hint="cs"/>
          <w:rtl/>
        </w:rPr>
        <w:t>חיישי' לשתי כתובות</w:t>
      </w:r>
      <w:r w:rsidR="000447B1">
        <w:rPr>
          <w:rFonts w:hint="cs"/>
          <w:rtl/>
        </w:rPr>
        <w:t xml:space="preserve"> </w:t>
      </w:r>
    </w:p>
    <w:p w14:paraId="139E1A07" w14:textId="5A7DB0AB" w:rsidR="006F071F" w:rsidRPr="00556FA9" w:rsidRDefault="006F071F" w:rsidP="002034ED">
      <w:pPr>
        <w:ind w:left="678" w:firstLine="113"/>
        <w:rPr>
          <w:rtl/>
        </w:rPr>
      </w:pPr>
      <w:r w:rsidRPr="005E3761">
        <w:rPr>
          <w:rStyle w:val="affffc"/>
          <w:rtl/>
        </w:rPr>
        <w:t>ורבי יוסי</w:t>
      </w:r>
      <w:r w:rsidRPr="00556FA9">
        <w:rPr>
          <w:rtl/>
        </w:rPr>
        <w:t xml:space="preserve"> לשתי כתובות לא חייש.</w:t>
      </w:r>
    </w:p>
    <w:p w14:paraId="33594D85" w14:textId="242E14D1" w:rsidR="006F071F" w:rsidRPr="00556FA9" w:rsidRDefault="00A6533C" w:rsidP="00556FA9">
      <w:r w:rsidRPr="00556FA9">
        <w:rPr>
          <w:rFonts w:hint="cs"/>
          <w:rtl/>
        </w:rPr>
        <w:t>***</w:t>
      </w:r>
      <w:r w:rsidR="006F071F" w:rsidRPr="00556FA9">
        <w:rPr>
          <w:rtl/>
        </w:rPr>
        <w:t xml:space="preserve"> </w:t>
      </w:r>
      <w:r w:rsidR="006F071F" w:rsidRPr="00556FA9">
        <w:rPr>
          <w:rtl/>
        </w:rPr>
        <w:br w:type="page"/>
      </w:r>
    </w:p>
    <w:p w14:paraId="5E764DBD" w14:textId="78389CD8" w:rsidR="00F707CE" w:rsidRPr="00F707CE" w:rsidRDefault="006F071F" w:rsidP="002034ED">
      <w:pPr>
        <w:pStyle w:val="36"/>
        <w:framePr w:wrap="notBeside"/>
        <w:rPr>
          <w:rtl/>
        </w:rPr>
      </w:pPr>
      <w:r w:rsidRPr="00F707CE">
        <w:rPr>
          <w:rtl/>
        </w:rPr>
        <w:lastRenderedPageBreak/>
        <w:t>א</w:t>
      </w:r>
      <w:r w:rsidRPr="00F707CE">
        <w:rPr>
          <w:rFonts w:hint="cs"/>
          <w:rtl/>
        </w:rPr>
        <w:t>ר"א</w:t>
      </w:r>
      <w:r w:rsidR="00F707CE" w:rsidRPr="00F707CE">
        <w:rPr>
          <w:rtl/>
        </w:rPr>
        <w:t>:</w:t>
      </w:r>
    </w:p>
    <w:p w14:paraId="4D1691E4" w14:textId="02B7C111" w:rsidR="00A6533C" w:rsidRPr="00556FA9" w:rsidRDefault="002034ED" w:rsidP="00C3346B">
      <w:pPr>
        <w:pStyle w:val="affff9"/>
        <w:rPr>
          <w:rtl/>
        </w:rPr>
      </w:pPr>
      <w:r>
        <w:rPr>
          <w:rFonts w:hint="cs"/>
          <w:rtl/>
        </w:rPr>
        <w:t>מ</w:t>
      </w:r>
      <w:r w:rsidR="006F071F" w:rsidRPr="00556FA9">
        <w:rPr>
          <w:rtl/>
        </w:rPr>
        <w:t>חלוקת בששניהם אדוקים בטופס ושניהם בתורף,</w:t>
      </w:r>
    </w:p>
    <w:p w14:paraId="70FA05AB" w14:textId="77777777" w:rsidR="00C3346B" w:rsidRDefault="006F071F" w:rsidP="00C3346B">
      <w:pPr>
        <w:rPr>
          <w:rtl/>
        </w:rPr>
      </w:pPr>
      <w:r w:rsidRPr="00556FA9">
        <w:rPr>
          <w:rtl/>
        </w:rPr>
        <w:t>אבל אחד אדוק בטופס ואחד אדוק בתורף - זה נוטל טופס וזה נוטל תורף.</w:t>
      </w:r>
    </w:p>
    <w:p w14:paraId="0E075DC2" w14:textId="6E370A76" w:rsidR="00F707CE" w:rsidRPr="00F707CE" w:rsidRDefault="006F071F" w:rsidP="00C3346B">
      <w:pPr>
        <w:pStyle w:val="36"/>
        <w:framePr w:wrap="notBeside"/>
        <w:rPr>
          <w:rtl/>
        </w:rPr>
      </w:pPr>
      <w:r w:rsidRPr="00F707CE">
        <w:rPr>
          <w:rtl/>
        </w:rPr>
        <w:t>ורי"ו</w:t>
      </w:r>
      <w:r w:rsidR="00F707CE" w:rsidRPr="00F707CE">
        <w:rPr>
          <w:rtl/>
        </w:rPr>
        <w:t>:</w:t>
      </w:r>
    </w:p>
    <w:p w14:paraId="3685181D" w14:textId="7B913E13" w:rsidR="006F071F" w:rsidRPr="00556FA9" w:rsidRDefault="006F071F" w:rsidP="00C3346B">
      <w:pPr>
        <w:rPr>
          <w:rtl/>
        </w:rPr>
      </w:pPr>
      <w:r w:rsidRPr="00556FA9">
        <w:rPr>
          <w:rtl/>
        </w:rPr>
        <w:t>לעולם חולקין, ואפילו אחד אדוק בטופס ואחד אדוק בתורף.</w:t>
      </w:r>
    </w:p>
    <w:p w14:paraId="060995EA" w14:textId="77777777" w:rsidR="00F707CE" w:rsidRPr="00F707CE" w:rsidRDefault="006F071F" w:rsidP="00C3346B">
      <w:pPr>
        <w:pStyle w:val="36"/>
        <w:framePr w:wrap="notBeside"/>
        <w:rPr>
          <w:rtl/>
        </w:rPr>
      </w:pPr>
      <w:r w:rsidRPr="00F707CE">
        <w:rPr>
          <w:rFonts w:hint="cs"/>
          <w:rtl/>
        </w:rPr>
        <w:t>והך</w:t>
      </w:r>
      <w:r w:rsidR="00F707CE" w:rsidRPr="00F707CE">
        <w:rPr>
          <w:rtl/>
        </w:rPr>
        <w:t>:</w:t>
      </w:r>
    </w:p>
    <w:p w14:paraId="2FA7D5A3" w14:textId="4BA4A2E2" w:rsidR="00A6533C" w:rsidRPr="00556FA9" w:rsidRDefault="006F071F" w:rsidP="00556FA9">
      <w:pPr>
        <w:rPr>
          <w:rtl/>
        </w:rPr>
      </w:pPr>
      <w:r w:rsidRPr="00556FA9">
        <w:rPr>
          <w:rFonts w:hint="cs"/>
          <w:rtl/>
        </w:rPr>
        <w:t>ד</w:t>
      </w:r>
      <w:r w:rsidRPr="00556FA9">
        <w:rPr>
          <w:rtl/>
        </w:rPr>
        <w:t>זה נוטל עד מקום שידו מגעת</w:t>
      </w:r>
      <w:r w:rsidRPr="00556FA9">
        <w:rPr>
          <w:rFonts w:hint="cs"/>
          <w:rtl/>
        </w:rPr>
        <w:t xml:space="preserve"> הינו דתורף קרוב לאחד וקמ''ל דחולקין לאורך ובשווה</w:t>
      </w:r>
    </w:p>
    <w:p w14:paraId="76AAF14C" w14:textId="7A3DCB29" w:rsidR="006F071F" w:rsidRPr="00556FA9" w:rsidRDefault="006F071F" w:rsidP="00556FA9">
      <w:pPr>
        <w:rPr>
          <w:rtl/>
        </w:rPr>
      </w:pPr>
    </w:p>
    <w:p w14:paraId="1079FC4E" w14:textId="22AE6966" w:rsidR="00F707CE" w:rsidRPr="00F707CE" w:rsidRDefault="006F071F" w:rsidP="00C3346B">
      <w:pPr>
        <w:pStyle w:val="36"/>
        <w:framePr w:wrap="notBeside"/>
        <w:rPr>
          <w:rtl/>
        </w:rPr>
      </w:pPr>
      <w:r w:rsidRPr="00F707CE">
        <w:rPr>
          <w:rFonts w:hint="cs"/>
          <w:rtl/>
        </w:rPr>
        <w:t xml:space="preserve">ר''א מדיפתי </w:t>
      </w:r>
      <w:r w:rsidRPr="00F707CE">
        <w:rPr>
          <w:rtl/>
        </w:rPr>
        <w:t>רבינא</w:t>
      </w:r>
      <w:r w:rsidR="00F707CE" w:rsidRPr="00F707CE">
        <w:rPr>
          <w:rtl/>
        </w:rPr>
        <w:t>:</w:t>
      </w:r>
    </w:p>
    <w:p w14:paraId="401AB61B" w14:textId="38C8F55E" w:rsidR="006F071F" w:rsidRPr="00556FA9" w:rsidRDefault="006F071F" w:rsidP="00FD4E7C">
      <w:pPr>
        <w:rPr>
          <w:rtl/>
        </w:rPr>
      </w:pPr>
      <w:r w:rsidRPr="005E3761">
        <w:rPr>
          <w:rStyle w:val="affffc"/>
          <w:rtl/>
        </w:rPr>
        <w:t>לר</w:t>
      </w:r>
      <w:r w:rsidRPr="005E3761">
        <w:rPr>
          <w:rStyle w:val="affffc"/>
          <w:rFonts w:hint="cs"/>
          <w:rtl/>
        </w:rPr>
        <w:t>''א</w:t>
      </w:r>
      <w:r w:rsidR="00C3346B" w:rsidRPr="005E3761">
        <w:rPr>
          <w:rStyle w:val="affffc"/>
          <w:rFonts w:hint="cs"/>
          <w:rtl/>
        </w:rPr>
        <w:t>:</w:t>
      </w:r>
      <w:r w:rsidRPr="00556FA9">
        <w:rPr>
          <w:rFonts w:hint="cs"/>
          <w:rtl/>
        </w:rPr>
        <w:t xml:space="preserve"> ד</w:t>
      </w:r>
      <w:r w:rsidRPr="00556FA9">
        <w:rPr>
          <w:rtl/>
        </w:rPr>
        <w:t>זה נוטל טופס וזה נוטל תורף,</w:t>
      </w:r>
      <w:r w:rsidRPr="00556FA9">
        <w:rPr>
          <w:rFonts w:hint="cs"/>
          <w:rtl/>
        </w:rPr>
        <w:t xml:space="preserve"> צריך לדמי</w:t>
      </w:r>
      <w:r w:rsidR="00FD4E7C">
        <w:rPr>
          <w:rFonts w:hint="cs"/>
          <w:rtl/>
        </w:rPr>
        <w:t xml:space="preserve">, </w:t>
      </w:r>
      <w:r w:rsidRPr="00556FA9">
        <w:rPr>
          <w:rFonts w:hint="cs"/>
          <w:rtl/>
        </w:rPr>
        <w:t>דשטר שיש בו זמן גובה ממשועבדים ונותן ההפרש בינו לבין שטר שאין בו זמן</w:t>
      </w:r>
    </w:p>
    <w:p w14:paraId="1ADD6B17" w14:textId="07A476C0" w:rsidR="00A6533C" w:rsidRPr="00556FA9" w:rsidRDefault="006F071F" w:rsidP="00556FA9">
      <w:pPr>
        <w:rPr>
          <w:rtl/>
        </w:rPr>
      </w:pPr>
      <w:r w:rsidRPr="00556FA9">
        <w:rPr>
          <w:rtl/>
        </w:rPr>
        <w:t xml:space="preserve">ויחלוקו </w:t>
      </w:r>
      <w:r w:rsidR="00FD4E7C">
        <w:rPr>
          <w:rFonts w:hint="cs"/>
          <w:rtl/>
        </w:rPr>
        <w:t xml:space="preserve">- </w:t>
      </w:r>
      <w:r w:rsidRPr="00556FA9">
        <w:rPr>
          <w:rtl/>
        </w:rPr>
        <w:t>לדמי.</w:t>
      </w:r>
      <w:r w:rsidRPr="00556FA9">
        <w:rPr>
          <w:rFonts w:hint="cs"/>
          <w:rtl/>
        </w:rPr>
        <w:t xml:space="preserve"> </w:t>
      </w:r>
      <w:r w:rsidR="00FD4E7C">
        <w:rPr>
          <w:rFonts w:hint="cs"/>
          <w:rtl/>
        </w:rPr>
        <w:t xml:space="preserve">שאל''כ </w:t>
      </w:r>
      <w:r w:rsidRPr="00556FA9">
        <w:rPr>
          <w:rFonts w:hint="cs"/>
          <w:rtl/>
        </w:rPr>
        <w:t xml:space="preserve">שנים אוחזים בטלית </w:t>
      </w:r>
      <w:r w:rsidR="00FD4E7C">
        <w:rPr>
          <w:rFonts w:hint="cs"/>
          <w:rtl/>
        </w:rPr>
        <w:t xml:space="preserve">איך </w:t>
      </w:r>
      <w:r w:rsidRPr="00556FA9">
        <w:rPr>
          <w:rFonts w:hint="cs"/>
          <w:rtl/>
        </w:rPr>
        <w:t>יחלקוה</w:t>
      </w:r>
    </w:p>
    <w:p w14:paraId="15C90203" w14:textId="77777777" w:rsidR="00F707CE" w:rsidRPr="00F707CE" w:rsidRDefault="006F071F" w:rsidP="00FD4E7C">
      <w:pPr>
        <w:pStyle w:val="36"/>
        <w:framePr w:wrap="notBeside"/>
        <w:rPr>
          <w:rtl/>
        </w:rPr>
      </w:pPr>
      <w:r w:rsidRPr="00F707CE">
        <w:rPr>
          <w:rFonts w:hint="cs"/>
          <w:rtl/>
        </w:rPr>
        <w:t>ואין לדחות</w:t>
      </w:r>
      <w:r w:rsidR="00F707CE" w:rsidRPr="00F707CE">
        <w:rPr>
          <w:rtl/>
        </w:rPr>
        <w:t>:</w:t>
      </w:r>
    </w:p>
    <w:p w14:paraId="13863BCD" w14:textId="32D0F80E" w:rsidR="00A6533C" w:rsidRPr="00556FA9" w:rsidRDefault="006F071F" w:rsidP="00556FA9">
      <w:pPr>
        <w:rPr>
          <w:rtl/>
        </w:rPr>
      </w:pPr>
      <w:r w:rsidRPr="00556FA9">
        <w:rPr>
          <w:rFonts w:hint="cs"/>
          <w:rtl/>
        </w:rPr>
        <w:t xml:space="preserve">דחזיא לקטנים וטלית מוזהבת </w:t>
      </w:r>
      <w:r w:rsidR="00FD4E7C">
        <w:rPr>
          <w:rFonts w:hint="cs"/>
          <w:rtl/>
        </w:rPr>
        <w:t xml:space="preserve">- </w:t>
      </w:r>
      <w:r w:rsidRPr="00556FA9">
        <w:rPr>
          <w:rFonts w:hint="cs"/>
          <w:rtl/>
        </w:rPr>
        <w:t>דרבא נמי חזי' לבני מלכים,</w:t>
      </w:r>
    </w:p>
    <w:p w14:paraId="53A507BA" w14:textId="0D422303" w:rsidR="00A6533C" w:rsidRPr="00556FA9" w:rsidRDefault="006F071F" w:rsidP="00556FA9">
      <w:pPr>
        <w:rPr>
          <w:rtl/>
        </w:rPr>
      </w:pPr>
      <w:r w:rsidRPr="00556FA9">
        <w:rPr>
          <w:rFonts w:hint="cs"/>
          <w:rtl/>
        </w:rPr>
        <w:t xml:space="preserve">דהא בבהמה דחולקין בשלמא טהורה חולקין בבשר אבל בטמאה בהכרח דהוא לדמי ה''נ </w:t>
      </w:r>
      <w:r w:rsidR="00FD4E7C">
        <w:rPr>
          <w:rFonts w:hint="cs"/>
          <w:rtl/>
        </w:rPr>
        <w:t>כאן</w:t>
      </w:r>
      <w:r w:rsidRPr="00556FA9">
        <w:rPr>
          <w:rFonts w:hint="cs"/>
          <w:rtl/>
        </w:rPr>
        <w:t>.</w:t>
      </w:r>
    </w:p>
    <w:p w14:paraId="458DB544" w14:textId="77777777" w:rsidR="00A6533C" w:rsidRPr="00E21E67" w:rsidRDefault="00A6533C" w:rsidP="00A6533C">
      <w:pPr>
        <w:pStyle w:val="aff9"/>
        <w:rPr>
          <w:rtl/>
        </w:rPr>
      </w:pPr>
      <w:r w:rsidRPr="00E21E67">
        <w:rPr>
          <w:rFonts w:hint="cs"/>
          <w:rtl/>
        </w:rPr>
        <w:t>***</w:t>
      </w:r>
    </w:p>
    <w:p w14:paraId="26B0C86A" w14:textId="77777777" w:rsidR="00A6533C" w:rsidRDefault="006F071F" w:rsidP="00A6533C">
      <w:pPr>
        <w:pStyle w:val="affe"/>
        <w:framePr w:wrap="around"/>
        <w:rPr>
          <w:rtl/>
        </w:rPr>
      </w:pPr>
      <w:r w:rsidRPr="00DC5B90">
        <w:rPr>
          <w:rtl/>
        </w:rPr>
        <w:t>ח.</w:t>
      </w:r>
    </w:p>
    <w:p w14:paraId="1646D4CE" w14:textId="22AC1570" w:rsidR="00A6533C" w:rsidRDefault="00E21E67" w:rsidP="000E2E63">
      <w:pPr>
        <w:pStyle w:val="affff9"/>
        <w:rPr>
          <w:rtl/>
        </w:rPr>
      </w:pPr>
      <w:r w:rsidRPr="005E3761">
        <w:rPr>
          <w:rStyle w:val="affffc"/>
          <w:rFonts w:hint="cs"/>
          <w:b/>
          <w:bCs w:val="0"/>
          <w:rtl/>
        </w:rPr>
        <w:t>ר</w:t>
      </w:r>
      <w:r w:rsidR="00285680" w:rsidRPr="005E3761">
        <w:rPr>
          <w:rStyle w:val="affffc"/>
          <w:rFonts w:hint="cs"/>
          <w:b/>
          <w:bCs w:val="0"/>
          <w:rtl/>
        </w:rPr>
        <w:t xml:space="preserve">מי </w:t>
      </w:r>
      <w:r w:rsidRPr="005E3761">
        <w:rPr>
          <w:rStyle w:val="affffc"/>
          <w:rFonts w:hint="cs"/>
          <w:b/>
          <w:bCs w:val="0"/>
          <w:rtl/>
        </w:rPr>
        <w:t>ב''ח:</w:t>
      </w:r>
      <w:r>
        <w:rPr>
          <w:rFonts w:hint="cs"/>
          <w:rtl/>
        </w:rPr>
        <w:t xml:space="preserve"> </w:t>
      </w:r>
      <w:r w:rsidR="006F071F" w:rsidRPr="00DC5B90">
        <w:rPr>
          <w:rtl/>
        </w:rPr>
        <w:t>זאת אומרת המגביה מציאה לחבירו - קנה חבירו.</w:t>
      </w:r>
    </w:p>
    <w:p w14:paraId="4DE119A6" w14:textId="64E7F230" w:rsidR="006F071F" w:rsidRPr="00DC5B90" w:rsidRDefault="00136F56" w:rsidP="00557F5A">
      <w:pPr>
        <w:rPr>
          <w:rtl/>
        </w:rPr>
      </w:pPr>
      <w:r>
        <w:rPr>
          <w:rFonts w:hint="cs"/>
          <w:rtl/>
        </w:rPr>
        <w:t xml:space="preserve">שאם </w:t>
      </w:r>
      <w:r w:rsidR="006F071F" w:rsidRPr="00DC5B90">
        <w:rPr>
          <w:rFonts w:hint="cs"/>
          <w:rtl/>
        </w:rPr>
        <w:t>לא</w:t>
      </w:r>
      <w:r w:rsidR="00C45070">
        <w:rPr>
          <w:rFonts w:hint="cs"/>
          <w:rtl/>
        </w:rPr>
        <w:t>,</w:t>
      </w:r>
      <w:r w:rsidR="006F071F" w:rsidRPr="00DC5B90">
        <w:rPr>
          <w:rFonts w:hint="cs"/>
          <w:rtl/>
        </w:rPr>
        <w:t xml:space="preserve"> תיעשה כמונחת ע''ג קרקע</w:t>
      </w:r>
      <w:r w:rsidR="000E2E63">
        <w:rPr>
          <w:rFonts w:hint="cs"/>
          <w:rtl/>
        </w:rPr>
        <w:t>,</w:t>
      </w:r>
      <w:r w:rsidR="006F071F" w:rsidRPr="00DC5B90">
        <w:rPr>
          <w:rFonts w:hint="cs"/>
          <w:rtl/>
        </w:rPr>
        <w:t xml:space="preserve"> ושניהם לא יקנו</w:t>
      </w:r>
      <w:r w:rsidR="000E2E63">
        <w:rPr>
          <w:rFonts w:hint="cs"/>
          <w:rtl/>
        </w:rPr>
        <w:t>.</w:t>
      </w:r>
    </w:p>
    <w:p w14:paraId="62D6E0F7" w14:textId="77777777" w:rsidR="00F707CE" w:rsidRPr="00F707CE" w:rsidRDefault="006F071F" w:rsidP="00136F56">
      <w:pPr>
        <w:pStyle w:val="36"/>
        <w:framePr w:wrap="notBeside"/>
        <w:rPr>
          <w:rtl/>
        </w:rPr>
      </w:pPr>
      <w:r w:rsidRPr="00F707CE">
        <w:rPr>
          <w:rtl/>
        </w:rPr>
        <w:t>רבא,</w:t>
      </w:r>
      <w:r w:rsidR="00F707CE" w:rsidRPr="00F707CE">
        <w:rPr>
          <w:rtl/>
        </w:rPr>
        <w:t>:</w:t>
      </w:r>
    </w:p>
    <w:p w14:paraId="4FA1D37E" w14:textId="5B5EE728" w:rsidR="006F071F" w:rsidRPr="00DC5B90" w:rsidRDefault="006F071F" w:rsidP="00136F56">
      <w:pPr>
        <w:rPr>
          <w:rtl/>
        </w:rPr>
      </w:pPr>
      <w:r w:rsidRPr="00DC5B90">
        <w:rPr>
          <w:rtl/>
        </w:rPr>
        <w:t>לעולם - לא קנה חבירו, ו</w:t>
      </w:r>
      <w:r w:rsidR="008B092D">
        <w:rPr>
          <w:rFonts w:hint="cs"/>
          <w:rtl/>
        </w:rPr>
        <w:t>כאן</w:t>
      </w:r>
      <w:r w:rsidRPr="00DC5B90">
        <w:rPr>
          <w:rtl/>
        </w:rPr>
        <w:t xml:space="preserve"> </w:t>
      </w:r>
      <w:r w:rsidRPr="0050150D">
        <w:rPr>
          <w:rFonts w:cs="PFT_Frank" w:hint="cs"/>
          <w:b/>
          <w:bCs/>
          <w:szCs w:val="14"/>
          <w:rtl/>
        </w:rPr>
        <w:t>מ</w:t>
      </w:r>
      <w:r w:rsidRPr="0050150D">
        <w:rPr>
          <w:rFonts w:cs="PFT_Frank"/>
          <w:b/>
          <w:bCs/>
          <w:szCs w:val="14"/>
          <w:rtl/>
        </w:rPr>
        <w:t>גו</w:t>
      </w:r>
      <w:r w:rsidRPr="00DC5B90">
        <w:rPr>
          <w:rtl/>
        </w:rPr>
        <w:t xml:space="preserve"> </w:t>
      </w:r>
      <w:r w:rsidR="00C45070">
        <w:rPr>
          <w:rFonts w:hint="cs"/>
          <w:rtl/>
        </w:rPr>
        <w:t xml:space="preserve">שזוכה </w:t>
      </w:r>
      <w:r w:rsidR="00B56925">
        <w:rPr>
          <w:rFonts w:hint="cs"/>
          <w:rtl/>
        </w:rPr>
        <w:t xml:space="preserve">לעצמו </w:t>
      </w:r>
      <w:r w:rsidR="00136F56">
        <w:rPr>
          <w:rFonts w:hint="cs"/>
          <w:rtl/>
        </w:rPr>
        <w:t xml:space="preserve">זוכה לחבירו. </w:t>
      </w:r>
    </w:p>
    <w:p w14:paraId="44377847" w14:textId="71994B08" w:rsidR="00F707CE" w:rsidRPr="00F707CE" w:rsidRDefault="006F071F" w:rsidP="008B092D">
      <w:pPr>
        <w:pStyle w:val="36"/>
        <w:framePr w:wrap="notBeside"/>
        <w:rPr>
          <w:rtl/>
        </w:rPr>
      </w:pPr>
      <w:r w:rsidRPr="00F707CE">
        <w:rPr>
          <w:rtl/>
        </w:rPr>
        <w:t>תדע</w:t>
      </w:r>
      <w:r w:rsidR="00F707CE" w:rsidRPr="00F707CE">
        <w:rPr>
          <w:rFonts w:hint="cs"/>
          <w:rtl/>
        </w:rPr>
        <w:t>:</w:t>
      </w:r>
    </w:p>
    <w:p w14:paraId="0E3B5F9E" w14:textId="68815219" w:rsidR="006F071F" w:rsidRPr="00DC5B90" w:rsidRDefault="006F071F" w:rsidP="002E3F40">
      <w:pPr>
        <w:spacing w:after="60"/>
        <w:rPr>
          <w:rtl/>
        </w:rPr>
      </w:pPr>
      <w:r w:rsidRPr="00DC5B90">
        <w:rPr>
          <w:rtl/>
        </w:rPr>
        <w:t>שאילו אמר לשלוחו צא וגנוב לי, וגנב - פטור.</w:t>
      </w:r>
      <w:r w:rsidRPr="00DC5B90">
        <w:rPr>
          <w:rFonts w:hint="cs"/>
          <w:rtl/>
        </w:rPr>
        <w:t xml:space="preserve"> </w:t>
      </w:r>
      <w:r w:rsidRPr="00DC5B90">
        <w:rPr>
          <w:rtl/>
        </w:rPr>
        <w:t>ושותפין שגנבו - חייבין.</w:t>
      </w:r>
      <w:r w:rsidRPr="00DC5B90">
        <w:rPr>
          <w:rFonts w:hint="cs"/>
          <w:rtl/>
        </w:rPr>
        <w:t xml:space="preserve"> ו</w:t>
      </w:r>
      <w:r w:rsidR="002E3F40">
        <w:rPr>
          <w:rFonts w:hint="cs"/>
          <w:rtl/>
        </w:rPr>
        <w:t xml:space="preserve">היינו משום </w:t>
      </w:r>
      <w:r w:rsidRPr="0050150D">
        <w:rPr>
          <w:rFonts w:cs="PFT_Frank" w:hint="cs"/>
          <w:b/>
          <w:bCs/>
          <w:szCs w:val="14"/>
          <w:rtl/>
        </w:rPr>
        <w:t>מגו דזכי</w:t>
      </w:r>
      <w:r w:rsidR="002E3F40" w:rsidRPr="0050150D">
        <w:rPr>
          <w:rFonts w:cs="PFT_Frank" w:hint="cs"/>
          <w:b/>
          <w:bCs/>
          <w:szCs w:val="14"/>
          <w:rtl/>
        </w:rPr>
        <w:t xml:space="preserve"> לעצמו זוכה גם לחבירו</w:t>
      </w:r>
      <w:r w:rsidRPr="0050150D">
        <w:rPr>
          <w:rFonts w:cs="PFT_Frank" w:hint="cs"/>
          <w:b/>
          <w:bCs/>
          <w:szCs w:val="14"/>
          <w:rtl/>
        </w:rPr>
        <w:t>, ש''מ</w:t>
      </w:r>
      <w:r w:rsidR="00B56925">
        <w:rPr>
          <w:rFonts w:hint="cs"/>
          <w:rtl/>
        </w:rPr>
        <w:t>.</w:t>
      </w:r>
    </w:p>
    <w:p w14:paraId="77D15702" w14:textId="5C5E5B2A" w:rsidR="00F707CE" w:rsidRPr="00F707CE" w:rsidRDefault="006F071F" w:rsidP="008B092D">
      <w:pPr>
        <w:pStyle w:val="36"/>
        <w:framePr w:wrap="notBeside"/>
        <w:rPr>
          <w:rtl/>
        </w:rPr>
      </w:pPr>
      <w:r w:rsidRPr="00F707CE">
        <w:rPr>
          <w:rtl/>
        </w:rPr>
        <w:t>רבא</w:t>
      </w:r>
      <w:r w:rsidR="00F707CE" w:rsidRPr="00F707CE">
        <w:rPr>
          <w:rtl/>
        </w:rPr>
        <w:t>:</w:t>
      </w:r>
    </w:p>
    <w:p w14:paraId="12C781FB" w14:textId="1F0E048D" w:rsidR="00A6533C" w:rsidRDefault="00905404" w:rsidP="008B092D">
      <w:pPr>
        <w:rPr>
          <w:rtl/>
        </w:rPr>
      </w:pPr>
      <w:r w:rsidRPr="00905404">
        <w:rPr>
          <w:rFonts w:hint="cs"/>
          <w:spacing w:val="-2"/>
          <w:rtl/>
        </w:rPr>
        <w:t>מעתה שאומרים</w:t>
      </w:r>
      <w:r w:rsidR="006F071F" w:rsidRPr="00905404">
        <w:rPr>
          <w:spacing w:val="-2"/>
          <w:rtl/>
        </w:rPr>
        <w:t xml:space="preserve"> </w:t>
      </w:r>
      <w:r w:rsidRPr="00905404">
        <w:rPr>
          <w:rFonts w:hint="cs"/>
          <w:spacing w:val="-2"/>
          <w:rtl/>
        </w:rPr>
        <w:t>'</w:t>
      </w:r>
      <w:r w:rsidR="006F071F" w:rsidRPr="00905404">
        <w:rPr>
          <w:spacing w:val="-2"/>
          <w:rtl/>
        </w:rPr>
        <w:t>מגו</w:t>
      </w:r>
      <w:r w:rsidRPr="00905404">
        <w:rPr>
          <w:rFonts w:hint="cs"/>
          <w:spacing w:val="-2"/>
          <w:rtl/>
        </w:rPr>
        <w:t>'</w:t>
      </w:r>
      <w:r w:rsidR="006F071F" w:rsidRPr="00905404">
        <w:rPr>
          <w:spacing w:val="-2"/>
          <w:rtl/>
        </w:rPr>
        <w:t xml:space="preserve">, </w:t>
      </w:r>
      <w:r w:rsidR="006F071F" w:rsidRPr="0050150D">
        <w:rPr>
          <w:rFonts w:cs="PFT_Frank"/>
          <w:b/>
          <w:bCs/>
          <w:spacing w:val="-2"/>
          <w:szCs w:val="14"/>
          <w:rtl/>
        </w:rPr>
        <w:t>חרש ופקח שהגביהו מציאה,</w:t>
      </w:r>
      <w:r w:rsidR="008B092D" w:rsidRPr="00905404">
        <w:rPr>
          <w:rFonts w:hint="cs"/>
          <w:spacing w:val="-2"/>
          <w:rtl/>
        </w:rPr>
        <w:t xml:space="preserve"> </w:t>
      </w:r>
      <w:r w:rsidR="006F071F" w:rsidRPr="00905404">
        <w:rPr>
          <w:rFonts w:hint="cs"/>
          <w:spacing w:val="-2"/>
          <w:rtl/>
        </w:rPr>
        <w:t>מתוך שלא</w:t>
      </w:r>
      <w:r w:rsidR="006F071F" w:rsidRPr="00DC5B90">
        <w:rPr>
          <w:rFonts w:hint="cs"/>
          <w:rtl/>
        </w:rPr>
        <w:t xml:space="preserve"> קנה חרש [בהרמת פקח דלא קנה אפי' לעצמו] לא קנה פקח</w:t>
      </w:r>
      <w:r w:rsidR="00762307">
        <w:rPr>
          <w:rFonts w:hint="cs"/>
          <w:rtl/>
        </w:rPr>
        <w:t>.</w:t>
      </w:r>
    </w:p>
    <w:p w14:paraId="5216967F" w14:textId="103006D8" w:rsidR="00762307" w:rsidRDefault="006F071F" w:rsidP="009B508D">
      <w:pPr>
        <w:rPr>
          <w:rtl/>
        </w:rPr>
      </w:pPr>
      <w:r w:rsidRPr="0050150D">
        <w:rPr>
          <w:rFonts w:cs="PFT_Frank" w:hint="cs"/>
          <w:b/>
          <w:bCs/>
          <w:szCs w:val="14"/>
          <w:rtl/>
        </w:rPr>
        <w:t>ובשני חרשין</w:t>
      </w:r>
      <w:r w:rsidR="005F1549" w:rsidRPr="0050150D">
        <w:rPr>
          <w:rFonts w:cs="PFT_Frank" w:hint="cs"/>
          <w:b/>
          <w:bCs/>
          <w:szCs w:val="14"/>
          <w:rtl/>
        </w:rPr>
        <w:t xml:space="preserve"> </w:t>
      </w:r>
      <w:r w:rsidRPr="0050150D">
        <w:rPr>
          <w:rFonts w:cs="PFT_Frank" w:hint="cs"/>
          <w:b/>
          <w:bCs/>
          <w:szCs w:val="14"/>
          <w:rtl/>
        </w:rPr>
        <w:t xml:space="preserve">דעלמא </w:t>
      </w:r>
      <w:r w:rsidR="005F1549" w:rsidRPr="0050150D">
        <w:rPr>
          <w:rFonts w:cs="PFT_Frank" w:hint="cs"/>
          <w:b/>
          <w:bCs/>
          <w:szCs w:val="14"/>
          <w:rtl/>
        </w:rPr>
        <w:t>שקנו</w:t>
      </w:r>
      <w:r w:rsidR="005F1549">
        <w:rPr>
          <w:rFonts w:hint="cs"/>
          <w:rtl/>
        </w:rPr>
        <w:t xml:space="preserve"> - </w:t>
      </w:r>
      <w:r w:rsidRPr="00DC5B90">
        <w:rPr>
          <w:rFonts w:hint="cs"/>
          <w:rtl/>
        </w:rPr>
        <w:t>תי</w:t>
      </w:r>
      <w:r w:rsidR="005F1549">
        <w:rPr>
          <w:rFonts w:hint="cs"/>
          <w:rtl/>
        </w:rPr>
        <w:t>ק</w:t>
      </w:r>
      <w:r w:rsidRPr="00DC5B90">
        <w:rPr>
          <w:rFonts w:hint="cs"/>
          <w:rtl/>
        </w:rPr>
        <w:t xml:space="preserve">נו רבנן </w:t>
      </w:r>
      <w:r w:rsidR="003B2F1D">
        <w:rPr>
          <w:rFonts w:hint="cs"/>
          <w:rtl/>
        </w:rPr>
        <w:t xml:space="preserve">שלא </w:t>
      </w:r>
      <w:r w:rsidR="002F57AF">
        <w:rPr>
          <w:rFonts w:hint="cs"/>
          <w:rtl/>
        </w:rPr>
        <w:t xml:space="preserve">למריבה </w:t>
      </w:r>
      <w:r w:rsidR="002F57AF" w:rsidRPr="002F57AF">
        <w:rPr>
          <w:rStyle w:val="affffe"/>
          <w:rFonts w:hint="cs"/>
          <w:rtl/>
        </w:rPr>
        <w:t>עם שלישי</w:t>
      </w:r>
    </w:p>
    <w:p w14:paraId="747B551C" w14:textId="71575EC2" w:rsidR="006F071F" w:rsidRPr="00DC5B90" w:rsidRDefault="006F071F" w:rsidP="005C10A2">
      <w:pPr>
        <w:spacing w:after="60"/>
        <w:rPr>
          <w:rtl/>
        </w:rPr>
      </w:pPr>
      <w:r w:rsidRPr="00DC5B90">
        <w:rPr>
          <w:rFonts w:hint="cs"/>
          <w:rtl/>
        </w:rPr>
        <w:t xml:space="preserve">אבל </w:t>
      </w:r>
      <w:r w:rsidR="008B092D">
        <w:rPr>
          <w:rFonts w:hint="cs"/>
          <w:rtl/>
        </w:rPr>
        <w:t xml:space="preserve">כאן </w:t>
      </w:r>
      <w:r w:rsidRPr="00DC5B90">
        <w:rPr>
          <w:rFonts w:hint="cs"/>
          <w:rtl/>
        </w:rPr>
        <w:t xml:space="preserve">יאמר </w:t>
      </w:r>
      <w:r w:rsidR="002F57AF">
        <w:rPr>
          <w:rFonts w:hint="cs"/>
          <w:rtl/>
        </w:rPr>
        <w:t xml:space="preserve">החרש, </w:t>
      </w:r>
      <w:r w:rsidRPr="00DC5B90">
        <w:rPr>
          <w:rFonts w:hint="cs"/>
          <w:rtl/>
        </w:rPr>
        <w:t>אי פקח לא קנה</w:t>
      </w:r>
      <w:r w:rsidR="00483893">
        <w:rPr>
          <w:rFonts w:hint="cs"/>
          <w:rtl/>
        </w:rPr>
        <w:t>,</w:t>
      </w:r>
      <w:r w:rsidRPr="00DC5B90">
        <w:rPr>
          <w:rFonts w:hint="cs"/>
          <w:rtl/>
        </w:rPr>
        <w:t xml:space="preserve"> אני אקנה?</w:t>
      </w:r>
    </w:p>
    <w:p w14:paraId="6EE8C99B" w14:textId="5D151143" w:rsidR="00F707CE" w:rsidRPr="00F707CE" w:rsidRDefault="006F071F" w:rsidP="003F202E">
      <w:pPr>
        <w:pStyle w:val="36"/>
        <w:framePr w:wrap="notBeside"/>
        <w:rPr>
          <w:rtl/>
        </w:rPr>
      </w:pPr>
      <w:r w:rsidRPr="00F707CE">
        <w:rPr>
          <w:rFonts w:hint="cs"/>
          <w:rtl/>
        </w:rPr>
        <w:t>ראבדר''א לר</w:t>
      </w:r>
      <w:r w:rsidR="005C10A2" w:rsidRPr="00F707CE">
        <w:rPr>
          <w:rFonts w:hint="cs"/>
          <w:rtl/>
        </w:rPr>
        <w:t>"א</w:t>
      </w:r>
      <w:r w:rsidR="00F707CE" w:rsidRPr="00F707CE">
        <w:rPr>
          <w:rtl/>
        </w:rPr>
        <w:t>:</w:t>
      </w:r>
    </w:p>
    <w:p w14:paraId="77135A26" w14:textId="3503D400" w:rsidR="00A6533C" w:rsidRDefault="006F071F" w:rsidP="009B508D">
      <w:pPr>
        <w:rPr>
          <w:rtl/>
        </w:rPr>
      </w:pPr>
      <w:r w:rsidRPr="00B21C45">
        <w:rPr>
          <w:rStyle w:val="affffa"/>
          <w:rtl/>
        </w:rPr>
        <w:t>דיוק</w:t>
      </w:r>
      <w:r w:rsidR="003D790A" w:rsidRPr="00B21C45">
        <w:rPr>
          <w:rStyle w:val="affffa"/>
          <w:rFonts w:hint="cs"/>
          <w:rtl/>
        </w:rPr>
        <w:t xml:space="preserve">ו של </w:t>
      </w:r>
      <w:r w:rsidRPr="00B21C45">
        <w:rPr>
          <w:rStyle w:val="affffa"/>
          <w:rtl/>
        </w:rPr>
        <w:t>ר</w:t>
      </w:r>
      <w:r w:rsidRPr="00B21C45">
        <w:rPr>
          <w:rStyle w:val="affffa"/>
          <w:rFonts w:hint="cs"/>
          <w:rtl/>
        </w:rPr>
        <w:t>ב''ח</w:t>
      </w:r>
      <w:r w:rsidR="003F202E">
        <w:rPr>
          <w:rFonts w:hint="cs"/>
          <w:rtl/>
        </w:rPr>
        <w:t xml:space="preserve"> </w:t>
      </w:r>
      <w:r w:rsidR="003F202E" w:rsidRPr="003D790A">
        <w:rPr>
          <w:rStyle w:val="affffe"/>
          <w:rFonts w:hint="cs"/>
          <w:rtl/>
        </w:rPr>
        <w:t>[שהמגביה מציאה לחבירו</w:t>
      </w:r>
      <w:r w:rsidR="003D790A" w:rsidRPr="003D790A">
        <w:rPr>
          <w:rStyle w:val="affffe"/>
          <w:rFonts w:hint="cs"/>
          <w:rtl/>
        </w:rPr>
        <w:t xml:space="preserve"> קנה חבירו</w:t>
      </w:r>
      <w:r w:rsidR="003F202E" w:rsidRPr="003D790A">
        <w:rPr>
          <w:rStyle w:val="affffe"/>
          <w:rFonts w:hint="cs"/>
          <w:rtl/>
        </w:rPr>
        <w:t>]</w:t>
      </w:r>
      <w:r w:rsidR="003F202E">
        <w:rPr>
          <w:rFonts w:hint="cs"/>
          <w:rtl/>
        </w:rPr>
        <w:t xml:space="preserve"> </w:t>
      </w:r>
      <w:r w:rsidR="003F202E" w:rsidRPr="00B21C45">
        <w:rPr>
          <w:rStyle w:val="affffa"/>
          <w:rFonts w:hint="cs"/>
          <w:rtl/>
        </w:rPr>
        <w:t>מהמשנה</w:t>
      </w:r>
      <w:r w:rsidR="00AC6D12" w:rsidRPr="00B21C45">
        <w:rPr>
          <w:rStyle w:val="affffa"/>
          <w:rFonts w:hint="cs"/>
          <w:rtl/>
        </w:rPr>
        <w:t>.</w:t>
      </w:r>
      <w:r w:rsidR="003F202E">
        <w:rPr>
          <w:rFonts w:hint="cs"/>
          <w:rtl/>
        </w:rPr>
        <w:t xml:space="preserve"> </w:t>
      </w:r>
    </w:p>
    <w:p w14:paraId="3E97C734" w14:textId="77777777" w:rsidR="00F707CE" w:rsidRPr="00F707CE" w:rsidRDefault="006F071F" w:rsidP="003F202E">
      <w:pPr>
        <w:pStyle w:val="36"/>
        <w:framePr w:wrap="notBeside"/>
        <w:rPr>
          <w:rtl/>
        </w:rPr>
      </w:pPr>
      <w:r w:rsidRPr="00F707CE">
        <w:rPr>
          <w:rFonts w:hint="cs"/>
          <w:rtl/>
        </w:rPr>
        <w:t>לא מ</w:t>
      </w:r>
      <w:r w:rsidR="003D790A" w:rsidRPr="00F707CE">
        <w:rPr>
          <w:rFonts w:hint="cs"/>
          <w:rtl/>
        </w:rPr>
        <w:t>ה</w:t>
      </w:r>
      <w:r w:rsidRPr="00F707CE">
        <w:rPr>
          <w:rFonts w:hint="cs"/>
          <w:rtl/>
        </w:rPr>
        <w:t>רישא</w:t>
      </w:r>
      <w:r w:rsidR="00F707CE" w:rsidRPr="00F707CE">
        <w:rPr>
          <w:rtl/>
        </w:rPr>
        <w:t>:</w:t>
      </w:r>
    </w:p>
    <w:p w14:paraId="508E483D" w14:textId="738B35B1" w:rsidR="00A6533C" w:rsidRDefault="006F071F" w:rsidP="009B508D">
      <w:pPr>
        <w:rPr>
          <w:rtl/>
        </w:rPr>
      </w:pPr>
      <w:r w:rsidRPr="003A5EA6">
        <w:rPr>
          <w:rFonts w:hint="cs"/>
          <w:rtl/>
        </w:rPr>
        <w:t>דשנים אוחזין</w:t>
      </w:r>
      <w:r w:rsidR="003F202E">
        <w:rPr>
          <w:rFonts w:hint="cs"/>
          <w:rtl/>
        </w:rPr>
        <w:t>,</w:t>
      </w:r>
      <w:r w:rsidRPr="003A5EA6">
        <w:rPr>
          <w:rFonts w:hint="cs"/>
          <w:rtl/>
        </w:rPr>
        <w:t xml:space="preserve"> </w:t>
      </w:r>
      <w:r w:rsidR="005C10A2">
        <w:rPr>
          <w:rFonts w:hint="cs"/>
          <w:rtl/>
        </w:rPr>
        <w:t xml:space="preserve">- דשם </w:t>
      </w:r>
      <w:r w:rsidRPr="003A5EA6">
        <w:rPr>
          <w:rFonts w:hint="cs"/>
          <w:rtl/>
        </w:rPr>
        <w:t>כ''א אומר שלי והגבהתי כולה</w:t>
      </w:r>
      <w:r w:rsidR="00AC6D12">
        <w:rPr>
          <w:rFonts w:hint="cs"/>
          <w:rtl/>
        </w:rPr>
        <w:t>.</w:t>
      </w:r>
    </w:p>
    <w:p w14:paraId="2E72A678" w14:textId="77777777" w:rsidR="00F707CE" w:rsidRPr="00F707CE" w:rsidRDefault="006F071F" w:rsidP="005C10A2">
      <w:pPr>
        <w:pStyle w:val="36"/>
        <w:framePr w:wrap="notBeside"/>
        <w:rPr>
          <w:rtl/>
        </w:rPr>
      </w:pPr>
      <w:r w:rsidRPr="00F707CE">
        <w:rPr>
          <w:rFonts w:hint="cs"/>
          <w:rtl/>
        </w:rPr>
        <w:t>ולאו מ</w:t>
      </w:r>
      <w:r w:rsidRPr="00F707CE">
        <w:rPr>
          <w:rtl/>
        </w:rPr>
        <w:t>דתני</w:t>
      </w:r>
      <w:r w:rsidR="00F707CE" w:rsidRPr="00F707CE">
        <w:rPr>
          <w:rtl/>
        </w:rPr>
        <w:t>:</w:t>
      </w:r>
    </w:p>
    <w:p w14:paraId="3CE31E5B" w14:textId="5FC1F220" w:rsidR="00A6533C" w:rsidRDefault="006F071F" w:rsidP="009B508D">
      <w:pPr>
        <w:rPr>
          <w:rtl/>
        </w:rPr>
      </w:pPr>
      <w:r w:rsidRPr="00DC5B90">
        <w:rPr>
          <w:rtl/>
        </w:rPr>
        <w:t>זה אומר כולה שלי</w:t>
      </w:r>
      <w:r w:rsidR="007D60C0">
        <w:rPr>
          <w:rFonts w:hint="cs"/>
          <w:rtl/>
        </w:rPr>
        <w:t>.</w:t>
      </w:r>
    </w:p>
    <w:p w14:paraId="7CEC08BD" w14:textId="77777777" w:rsidR="00F707CE" w:rsidRPr="00F707CE" w:rsidRDefault="006F071F" w:rsidP="005C10A2">
      <w:pPr>
        <w:pStyle w:val="36"/>
        <w:framePr w:wrap="notBeside"/>
        <w:rPr>
          <w:rtl/>
        </w:rPr>
      </w:pPr>
      <w:r w:rsidRPr="00F707CE">
        <w:rPr>
          <w:rFonts w:hint="cs"/>
          <w:rtl/>
        </w:rPr>
        <w:lastRenderedPageBreak/>
        <w:t xml:space="preserve">ולא </w:t>
      </w:r>
      <w:r w:rsidRPr="00F707CE">
        <w:rPr>
          <w:rtl/>
        </w:rPr>
        <w:t>ממשנה יתירה</w:t>
      </w:r>
      <w:r w:rsidR="00F707CE" w:rsidRPr="00F707CE">
        <w:rPr>
          <w:rtl/>
        </w:rPr>
        <w:t>:</w:t>
      </w:r>
    </w:p>
    <w:p w14:paraId="77702077" w14:textId="7F691232" w:rsidR="006F071F" w:rsidRPr="00DC5B90" w:rsidRDefault="006F071F" w:rsidP="005C10A2">
      <w:pPr>
        <w:rPr>
          <w:rtl/>
        </w:rPr>
      </w:pPr>
      <w:r w:rsidRPr="00285680">
        <w:rPr>
          <w:rFonts w:hint="cs"/>
          <w:spacing w:val="-4"/>
          <w:rtl/>
        </w:rPr>
        <w:t>ד</w:t>
      </w:r>
      <w:r w:rsidRPr="00285680">
        <w:rPr>
          <w:spacing w:val="-4"/>
          <w:rtl/>
        </w:rPr>
        <w:t>המגביה מציאה לחבירו קנה חבירו.</w:t>
      </w:r>
      <w:r w:rsidR="005C10A2" w:rsidRPr="00285680">
        <w:rPr>
          <w:rFonts w:hint="cs"/>
          <w:spacing w:val="-4"/>
          <w:rtl/>
        </w:rPr>
        <w:t xml:space="preserve">- </w:t>
      </w:r>
      <w:r w:rsidRPr="00285680">
        <w:rPr>
          <w:rFonts w:hint="cs"/>
          <w:spacing w:val="-4"/>
          <w:rtl/>
        </w:rPr>
        <w:t>דאפשר דמייר</w:t>
      </w:r>
      <w:r w:rsidR="00AC6D12" w:rsidRPr="00285680">
        <w:rPr>
          <w:rFonts w:hint="cs"/>
          <w:spacing w:val="-4"/>
          <w:rtl/>
        </w:rPr>
        <w:t>י</w:t>
      </w:r>
      <w:r w:rsidRPr="00285680">
        <w:rPr>
          <w:rFonts w:hint="cs"/>
          <w:spacing w:val="-4"/>
          <w:rtl/>
        </w:rPr>
        <w:t xml:space="preserve"> במקח וממכר</w:t>
      </w:r>
      <w:r w:rsidRPr="00DC5B90">
        <w:rPr>
          <w:rFonts w:hint="cs"/>
          <w:rtl/>
        </w:rPr>
        <w:t xml:space="preserve"> </w:t>
      </w:r>
      <w:r w:rsidRPr="005E3761">
        <w:rPr>
          <w:rStyle w:val="affffc"/>
          <w:rFonts w:hint="cs"/>
          <w:rtl/>
        </w:rPr>
        <w:t>וקמ''ל</w:t>
      </w:r>
      <w:r w:rsidRPr="00DC5B90">
        <w:rPr>
          <w:rFonts w:hint="cs"/>
          <w:rtl/>
        </w:rPr>
        <w:t xml:space="preserve"> </w:t>
      </w:r>
      <w:r w:rsidR="00285680">
        <w:rPr>
          <w:rFonts w:hint="cs"/>
          <w:rtl/>
        </w:rPr>
        <w:t xml:space="preserve">שמה שאמר </w:t>
      </w:r>
      <w:r w:rsidRPr="00DC5B90">
        <w:rPr>
          <w:rFonts w:hint="cs"/>
          <w:rtl/>
        </w:rPr>
        <w:t>'חציה שלי' לא להיות כמשיך אבידה,</w:t>
      </w:r>
    </w:p>
    <w:p w14:paraId="239A5E82" w14:textId="77777777" w:rsidR="006F071F" w:rsidRPr="00DC5B90" w:rsidRDefault="006F071F" w:rsidP="009B508D">
      <w:pPr>
        <w:rPr>
          <w:rtl/>
        </w:rPr>
      </w:pPr>
      <w:r w:rsidRPr="00DC5B90">
        <w:rPr>
          <w:rFonts w:hint="cs"/>
          <w:rtl/>
        </w:rPr>
        <w:t>אלא מערים כדי שלא יצטרך להשבע אם יגיד כולה שלי.</w:t>
      </w:r>
    </w:p>
    <w:p w14:paraId="68D69634" w14:textId="77777777" w:rsidR="00F707CE" w:rsidRPr="00F707CE" w:rsidRDefault="006F071F" w:rsidP="005C10A2">
      <w:pPr>
        <w:pStyle w:val="36"/>
        <w:framePr w:wrap="notBeside"/>
        <w:rPr>
          <w:rtl/>
        </w:rPr>
      </w:pPr>
      <w:r w:rsidRPr="00F707CE">
        <w:rPr>
          <w:rFonts w:hint="cs"/>
          <w:rtl/>
        </w:rPr>
        <w:t>ולא</w:t>
      </w:r>
      <w:r w:rsidR="00F707CE" w:rsidRPr="00F707CE">
        <w:rPr>
          <w:rtl/>
        </w:rPr>
        <w:t>:</w:t>
      </w:r>
    </w:p>
    <w:p w14:paraId="1615E123" w14:textId="06182F2D" w:rsidR="00A6533C" w:rsidRDefault="006F071F" w:rsidP="009B508D">
      <w:pPr>
        <w:rPr>
          <w:rtl/>
        </w:rPr>
      </w:pPr>
      <w:r w:rsidRPr="00DC5B90">
        <w:rPr>
          <w:rFonts w:hint="cs"/>
          <w:rtl/>
        </w:rPr>
        <w:t>מ'</w:t>
      </w:r>
      <w:r w:rsidRPr="00DC5B90">
        <w:rPr>
          <w:rtl/>
        </w:rPr>
        <w:t>היו שנים רוכבין ע"ג בהמה</w:t>
      </w:r>
      <w:r w:rsidRPr="00DC5B90">
        <w:rPr>
          <w:rFonts w:hint="cs"/>
          <w:rtl/>
        </w:rPr>
        <w:t>'</w:t>
      </w:r>
      <w:r w:rsidRPr="00DC5B90">
        <w:rPr>
          <w:rtl/>
        </w:rPr>
        <w:t xml:space="preserve"> </w:t>
      </w:r>
      <w:r w:rsidR="00C322F1">
        <w:rPr>
          <w:rFonts w:hint="cs"/>
          <w:rtl/>
        </w:rPr>
        <w:t xml:space="preserve">- </w:t>
      </w:r>
      <w:r w:rsidRPr="00DC5B90">
        <w:rPr>
          <w:rFonts w:hint="cs"/>
          <w:rtl/>
        </w:rPr>
        <w:t>ד</w:t>
      </w:r>
      <w:r w:rsidRPr="00DC5B90">
        <w:rPr>
          <w:rtl/>
        </w:rPr>
        <w:t>תו למה לי?</w:t>
      </w:r>
    </w:p>
    <w:p w14:paraId="2E8F942D" w14:textId="2C2927F8" w:rsidR="00F707CE" w:rsidRPr="00F707CE" w:rsidRDefault="006F071F" w:rsidP="005C10A2">
      <w:pPr>
        <w:pStyle w:val="36"/>
        <w:framePr w:wrap="notBeside"/>
        <w:rPr>
          <w:rtl/>
        </w:rPr>
      </w:pPr>
      <w:r w:rsidRPr="00F707CE">
        <w:rPr>
          <w:rFonts w:hint="cs"/>
          <w:rtl/>
        </w:rPr>
        <w:t xml:space="preserve">ולא </w:t>
      </w:r>
      <w:r w:rsidRPr="00F707CE">
        <w:rPr>
          <w:rtl/>
        </w:rPr>
        <w:t>ממשנה יתירה</w:t>
      </w:r>
      <w:r w:rsidR="00F707CE" w:rsidRPr="00F707CE">
        <w:rPr>
          <w:rtl/>
        </w:rPr>
        <w:t>:</w:t>
      </w:r>
    </w:p>
    <w:p w14:paraId="4B77015B" w14:textId="0B4D4653" w:rsidR="006F071F" w:rsidRPr="00DC5B90" w:rsidRDefault="006F071F" w:rsidP="009B508D">
      <w:pPr>
        <w:rPr>
          <w:rtl/>
        </w:rPr>
      </w:pPr>
      <w:r w:rsidRPr="00DC5B90">
        <w:rPr>
          <w:rFonts w:hint="cs"/>
          <w:rtl/>
        </w:rPr>
        <w:t>'</w:t>
      </w:r>
      <w:r w:rsidRPr="00DC5B90">
        <w:rPr>
          <w:rtl/>
        </w:rPr>
        <w:t>המגביה מציאה לחבירו קנה חבירו</w:t>
      </w:r>
      <w:r w:rsidRPr="00DC5B90">
        <w:rPr>
          <w:rFonts w:hint="cs"/>
          <w:rtl/>
        </w:rPr>
        <w:t xml:space="preserve">'- </w:t>
      </w:r>
      <w:r w:rsidRPr="005E3761">
        <w:rPr>
          <w:rStyle w:val="affffc"/>
          <w:rFonts w:hint="cs"/>
          <w:rtl/>
        </w:rPr>
        <w:t>דהא קמ''ל</w:t>
      </w:r>
      <w:r w:rsidRPr="00DC5B90">
        <w:rPr>
          <w:rFonts w:hint="cs"/>
          <w:rtl/>
        </w:rPr>
        <w:t xml:space="preserve"> </w:t>
      </w:r>
      <w:r w:rsidR="002208FA">
        <w:rPr>
          <w:rFonts w:hint="cs"/>
          <w:rtl/>
        </w:rPr>
        <w:t xml:space="preserve">שגם </w:t>
      </w:r>
      <w:r w:rsidRPr="00DC5B90">
        <w:rPr>
          <w:rFonts w:hint="cs"/>
          <w:rtl/>
        </w:rPr>
        <w:t xml:space="preserve">רוכב </w:t>
      </w:r>
      <w:r w:rsidR="002208FA">
        <w:rPr>
          <w:rFonts w:hint="cs"/>
          <w:rtl/>
        </w:rPr>
        <w:t>קונה</w:t>
      </w:r>
    </w:p>
    <w:p w14:paraId="548AD191" w14:textId="0AC6B39A" w:rsidR="00F707CE" w:rsidRPr="00F707CE" w:rsidRDefault="006F071F" w:rsidP="002208FA">
      <w:pPr>
        <w:pStyle w:val="36"/>
        <w:framePr w:wrap="notBeside"/>
        <w:rPr>
          <w:rtl/>
        </w:rPr>
      </w:pPr>
      <w:r w:rsidRPr="00F707CE">
        <w:rPr>
          <w:rFonts w:hint="cs"/>
          <w:rtl/>
        </w:rPr>
        <w:t xml:space="preserve">אלא </w:t>
      </w:r>
      <w:r w:rsidRPr="00F707CE">
        <w:rPr>
          <w:rtl/>
        </w:rPr>
        <w:t>מסיפא</w:t>
      </w:r>
      <w:r w:rsidR="00F707CE" w:rsidRPr="00F707CE">
        <w:rPr>
          <w:rtl/>
        </w:rPr>
        <w:t>:</w:t>
      </w:r>
    </w:p>
    <w:p w14:paraId="602FB982" w14:textId="55345AC3" w:rsidR="002208FA" w:rsidRDefault="006F071F" w:rsidP="009B508D">
      <w:pPr>
        <w:rPr>
          <w:rtl/>
        </w:rPr>
      </w:pPr>
      <w:r w:rsidRPr="00FD57D9">
        <w:rPr>
          <w:rFonts w:hint="cs"/>
          <w:rtl/>
        </w:rPr>
        <w:t>'</w:t>
      </w:r>
      <w:r w:rsidRPr="00FD57D9">
        <w:rPr>
          <w:rtl/>
        </w:rPr>
        <w:t>בזמן שהן מודין או שיש להן עדים - חולקין בלא שבועה</w:t>
      </w:r>
      <w:r w:rsidRPr="00FD57D9">
        <w:rPr>
          <w:rFonts w:hint="cs"/>
          <w:rtl/>
        </w:rPr>
        <w:t xml:space="preserve">' </w:t>
      </w:r>
    </w:p>
    <w:p w14:paraId="2F7BCA9D" w14:textId="29717893" w:rsidR="006F071F" w:rsidRPr="00FD57D9" w:rsidRDefault="006F071F" w:rsidP="009B508D">
      <w:pPr>
        <w:rPr>
          <w:rtl/>
        </w:rPr>
      </w:pPr>
      <w:r w:rsidRPr="005E3761">
        <w:rPr>
          <w:rStyle w:val="affffc"/>
          <w:rFonts w:hint="cs"/>
          <w:rtl/>
        </w:rPr>
        <w:t>ולא מיירי</w:t>
      </w:r>
      <w:r w:rsidRPr="00FD57D9">
        <w:rPr>
          <w:rFonts w:hint="cs"/>
          <w:rtl/>
        </w:rPr>
        <w:t xml:space="preserve"> במקח וממכר </w:t>
      </w:r>
      <w:r w:rsidR="00C322F1">
        <w:rPr>
          <w:rFonts w:hint="cs"/>
          <w:rtl/>
        </w:rPr>
        <w:t xml:space="preserve">- </w:t>
      </w:r>
      <w:r w:rsidRPr="00FD57D9">
        <w:rPr>
          <w:rFonts w:hint="cs"/>
          <w:rtl/>
        </w:rPr>
        <w:t>דפשיטא</w:t>
      </w:r>
      <w:r w:rsidR="003D790A">
        <w:rPr>
          <w:rFonts w:hint="cs"/>
          <w:rtl/>
        </w:rPr>
        <w:t>.</w:t>
      </w:r>
    </w:p>
    <w:p w14:paraId="3B18B89C" w14:textId="7F0BA0B8" w:rsidR="006F071F" w:rsidRPr="00DC5B90" w:rsidRDefault="006F071F" w:rsidP="002208FA">
      <w:pPr>
        <w:rPr>
          <w:rtl/>
        </w:rPr>
      </w:pPr>
      <w:r w:rsidRPr="005E3761">
        <w:rPr>
          <w:rStyle w:val="affffc"/>
          <w:rFonts w:hint="cs"/>
          <w:rtl/>
        </w:rPr>
        <w:t>ובהכרח</w:t>
      </w:r>
      <w:r w:rsidRPr="00DC5B90">
        <w:rPr>
          <w:rFonts w:hint="cs"/>
          <w:rtl/>
        </w:rPr>
        <w:t xml:space="preserve"> </w:t>
      </w:r>
      <w:r w:rsidR="002208FA">
        <w:rPr>
          <w:rFonts w:hint="cs"/>
          <w:rtl/>
        </w:rPr>
        <w:t>ד</w:t>
      </w:r>
      <w:r w:rsidRPr="00DC5B90">
        <w:rPr>
          <w:rFonts w:hint="cs"/>
          <w:rtl/>
        </w:rPr>
        <w:t>במציאה וש''מ</w:t>
      </w:r>
      <w:r w:rsidRPr="00DC5B90">
        <w:rPr>
          <w:rtl/>
        </w:rPr>
        <w:t>: המגביה מציאה לחבירו קנה חבירו.</w:t>
      </w:r>
    </w:p>
    <w:p w14:paraId="651E94AF" w14:textId="77777777" w:rsidR="00F707CE" w:rsidRPr="00F707CE" w:rsidRDefault="006F071F" w:rsidP="00E63ED9">
      <w:pPr>
        <w:pStyle w:val="36"/>
        <w:framePr w:wrap="notBeside"/>
        <w:rPr>
          <w:rtl/>
        </w:rPr>
      </w:pPr>
      <w:r w:rsidRPr="00F707CE">
        <w:rPr>
          <w:rtl/>
        </w:rPr>
        <w:t>•</w:t>
      </w:r>
      <w:r w:rsidRPr="00F707CE">
        <w:rPr>
          <w:rFonts w:hint="cs"/>
          <w:rtl/>
        </w:rPr>
        <w:t xml:space="preserve"> </w:t>
      </w:r>
      <w:r w:rsidRPr="00F707CE">
        <w:rPr>
          <w:rtl/>
        </w:rPr>
        <w:t>ורבא</w:t>
      </w:r>
      <w:r w:rsidR="00F707CE" w:rsidRPr="00F707CE">
        <w:rPr>
          <w:rtl/>
        </w:rPr>
        <w:t>:</w:t>
      </w:r>
    </w:p>
    <w:p w14:paraId="3E6F0EC4" w14:textId="6C9682A3" w:rsidR="006F071F" w:rsidRPr="00DC5B90" w:rsidRDefault="006F071F" w:rsidP="009B508D">
      <w:pPr>
        <w:rPr>
          <w:rtl/>
        </w:rPr>
      </w:pPr>
      <w:r w:rsidRPr="00DC5B90">
        <w:rPr>
          <w:rtl/>
        </w:rPr>
        <w:t xml:space="preserve">אמר לך: מגו דזכי </w:t>
      </w:r>
      <w:r w:rsidR="003D790A">
        <w:rPr>
          <w:rFonts w:hint="cs"/>
          <w:rtl/>
        </w:rPr>
        <w:t>לעצמו,</w:t>
      </w:r>
      <w:r w:rsidRPr="00DC5B90">
        <w:rPr>
          <w:rtl/>
        </w:rPr>
        <w:t xml:space="preserve"> זכי </w:t>
      </w:r>
      <w:r w:rsidR="003D790A">
        <w:rPr>
          <w:rFonts w:hint="cs"/>
          <w:rtl/>
        </w:rPr>
        <w:t xml:space="preserve">גם </w:t>
      </w:r>
      <w:r w:rsidRPr="00DC5B90">
        <w:rPr>
          <w:rtl/>
        </w:rPr>
        <w:t>לחבר</w:t>
      </w:r>
      <w:r w:rsidR="003D790A">
        <w:rPr>
          <w:rFonts w:hint="cs"/>
          <w:rtl/>
        </w:rPr>
        <w:t>ו</w:t>
      </w:r>
      <w:r w:rsidRPr="00DC5B90">
        <w:rPr>
          <w:rtl/>
        </w:rPr>
        <w:t>.</w:t>
      </w:r>
    </w:p>
    <w:p w14:paraId="01CE1B66" w14:textId="2B8F121B" w:rsidR="00A6533C" w:rsidRPr="00E63ED9" w:rsidRDefault="00E63ED9" w:rsidP="00C322F1">
      <w:pPr>
        <w:pStyle w:val="aff9"/>
        <w:rPr>
          <w:rtl/>
        </w:rPr>
      </w:pPr>
      <w:r>
        <w:rPr>
          <w:rFonts w:hint="cs"/>
          <w:rtl/>
        </w:rPr>
        <w:t>*</w:t>
      </w:r>
      <w:r w:rsidR="00A6533C" w:rsidRPr="00E63ED9">
        <w:rPr>
          <w:rFonts w:hint="cs"/>
          <w:rtl/>
        </w:rPr>
        <w:t>***</w:t>
      </w:r>
    </w:p>
    <w:p w14:paraId="33E302F4" w14:textId="77777777" w:rsidR="00C322F1" w:rsidRDefault="006F071F" w:rsidP="00C322F1">
      <w:pPr>
        <w:pStyle w:val="affe"/>
        <w:framePr w:wrap="around"/>
        <w:rPr>
          <w:rtl/>
        </w:rPr>
      </w:pPr>
      <w:r w:rsidRPr="00DC5B90">
        <w:rPr>
          <w:rFonts w:hint="cs"/>
          <w:rtl/>
        </w:rPr>
        <w:t xml:space="preserve">ח: </w:t>
      </w:r>
    </w:p>
    <w:p w14:paraId="30B11E33" w14:textId="001EAD17" w:rsidR="006F071F" w:rsidRPr="00DC5B90" w:rsidRDefault="006F071F" w:rsidP="00C322F1">
      <w:pPr>
        <w:pStyle w:val="afffb"/>
        <w:spacing w:before="0"/>
        <w:rPr>
          <w:rtl/>
        </w:rPr>
      </w:pPr>
      <w:ins w:id="9803" w:author="מספור קטעי משנה" w:date="2026-10-06T06:45:11Z">
        <w:r>
          <w:rPr>
            <w:rStyle w:val="MisparKeta"/>
          </w:rPr>
          <w:t xml:space="preserve">ב. </w:t>
        </w:r>
      </w:ins>
      <w:r w:rsidRPr="00DC5B90">
        <w:rPr>
          <w:rtl/>
        </w:rPr>
        <w:t>היו שנים רוכבין.</w:t>
      </w:r>
    </w:p>
    <w:p w14:paraId="2B947618" w14:textId="2AD53D91" w:rsidR="00F707CE" w:rsidRPr="00F707CE" w:rsidRDefault="006F071F" w:rsidP="00127784">
      <w:pPr>
        <w:pStyle w:val="36"/>
        <w:framePr w:wrap="notBeside"/>
        <w:rPr>
          <w:rtl/>
        </w:rPr>
      </w:pPr>
      <w:r w:rsidRPr="00F707CE">
        <w:rPr>
          <w:rtl/>
        </w:rPr>
        <w:t>רב יוסף</w:t>
      </w:r>
      <w:r w:rsidR="00127784" w:rsidRPr="00F707CE">
        <w:rPr>
          <w:rFonts w:hint="cs"/>
          <w:rtl/>
        </w:rPr>
        <w:t xml:space="preserve"> מר''י</w:t>
      </w:r>
      <w:r w:rsidR="00F707CE" w:rsidRPr="00F707CE">
        <w:rPr>
          <w:rFonts w:hint="cs"/>
          <w:rtl/>
        </w:rPr>
        <w:t>:</w:t>
      </w:r>
    </w:p>
    <w:p w14:paraId="15E04606" w14:textId="613AE5F3" w:rsidR="006F071F" w:rsidRPr="00986AE4" w:rsidRDefault="006F071F" w:rsidP="009B508D">
      <w:pPr>
        <w:rPr>
          <w:spacing w:val="-2"/>
          <w:rtl/>
        </w:rPr>
      </w:pPr>
      <w:r w:rsidRPr="005E3761">
        <w:rPr>
          <w:rStyle w:val="affffc"/>
          <w:spacing w:val="-2"/>
          <w:rtl/>
        </w:rPr>
        <w:t>ש</w:t>
      </w:r>
      <w:r w:rsidRPr="005E3761">
        <w:rPr>
          <w:rStyle w:val="affffc"/>
          <w:rFonts w:hint="cs"/>
          <w:spacing w:val="-2"/>
          <w:rtl/>
        </w:rPr>
        <w:t>"</w:t>
      </w:r>
      <w:r w:rsidRPr="005E3761">
        <w:rPr>
          <w:rStyle w:val="affffc"/>
          <w:spacing w:val="-2"/>
          <w:rtl/>
        </w:rPr>
        <w:t xml:space="preserve">מ </w:t>
      </w:r>
      <w:r w:rsidR="00BB3AE9" w:rsidRPr="005E3761">
        <w:rPr>
          <w:rStyle w:val="affffc"/>
          <w:rFonts w:hint="cs"/>
          <w:spacing w:val="-2"/>
          <w:rtl/>
        </w:rPr>
        <w:t>מ</w:t>
      </w:r>
      <w:r w:rsidRPr="005E3761">
        <w:rPr>
          <w:rStyle w:val="affffc"/>
          <w:spacing w:val="-2"/>
          <w:rtl/>
        </w:rPr>
        <w:t>שמואל</w:t>
      </w:r>
      <w:r w:rsidR="000F4002" w:rsidRPr="005E3761">
        <w:rPr>
          <w:rStyle w:val="affffc"/>
          <w:rFonts w:hint="cs"/>
          <w:spacing w:val="-2"/>
          <w:rtl/>
        </w:rPr>
        <w:t xml:space="preserve"> ב'</w:t>
      </w:r>
      <w:r w:rsidRPr="005E3761">
        <w:rPr>
          <w:rStyle w:val="affffc"/>
          <w:spacing w:val="-2"/>
          <w:rtl/>
        </w:rPr>
        <w:t>,</w:t>
      </w:r>
      <w:r w:rsidRPr="00986AE4">
        <w:rPr>
          <w:spacing w:val="-2"/>
          <w:rtl/>
        </w:rPr>
        <w:t xml:space="preserve"> </w:t>
      </w:r>
      <w:r w:rsidRPr="00986AE4">
        <w:rPr>
          <w:rStyle w:val="affffa"/>
          <w:spacing w:val="-2"/>
          <w:rtl/>
        </w:rPr>
        <w:t>רכוב ומנהיג - חד קני וחד לא קני,</w:t>
      </w:r>
      <w:r w:rsidRPr="00986AE4">
        <w:rPr>
          <w:spacing w:val="-2"/>
          <w:rtl/>
        </w:rPr>
        <w:t xml:space="preserve"> </w:t>
      </w:r>
      <w:r w:rsidR="00BB3AE9" w:rsidRPr="00986AE4">
        <w:rPr>
          <w:rFonts w:hint="cs"/>
          <w:spacing w:val="-2"/>
          <w:rtl/>
        </w:rPr>
        <w:t>וא''י איזה מהם</w:t>
      </w:r>
    </w:p>
    <w:p w14:paraId="38D10802" w14:textId="77777777" w:rsidR="00F707CE" w:rsidRPr="00F707CE" w:rsidRDefault="006F071F" w:rsidP="00F95513">
      <w:pPr>
        <w:pStyle w:val="36"/>
        <w:framePr w:wrap="notBeside"/>
        <w:rPr>
          <w:rtl/>
        </w:rPr>
      </w:pPr>
      <w:r w:rsidRPr="00F707CE">
        <w:rPr>
          <w:rFonts w:hint="cs"/>
          <w:rtl/>
        </w:rPr>
        <w:t>ופשוט</w:t>
      </w:r>
      <w:r w:rsidR="00F707CE" w:rsidRPr="00F707CE">
        <w:rPr>
          <w:rtl/>
        </w:rPr>
        <w:t>:</w:t>
      </w:r>
    </w:p>
    <w:p w14:paraId="2F2D78D6" w14:textId="79832FE3" w:rsidR="00A6533C" w:rsidRDefault="006F071F" w:rsidP="009B508D">
      <w:pPr>
        <w:rPr>
          <w:rtl/>
        </w:rPr>
      </w:pPr>
      <w:r w:rsidRPr="00DC5B90">
        <w:rPr>
          <w:rFonts w:hint="cs"/>
          <w:rtl/>
        </w:rPr>
        <w:t xml:space="preserve">דמנהיג </w:t>
      </w:r>
      <w:r w:rsidR="00F95513">
        <w:rPr>
          <w:rFonts w:hint="cs"/>
          <w:rtl/>
        </w:rPr>
        <w:t>לבד</w:t>
      </w:r>
      <w:r w:rsidRPr="00DC5B90">
        <w:rPr>
          <w:rFonts w:hint="cs"/>
          <w:rtl/>
        </w:rPr>
        <w:t xml:space="preserve"> וודאי ק</w:t>
      </w:r>
      <w:r w:rsidR="00BB3AE9">
        <w:rPr>
          <w:rFonts w:hint="cs"/>
          <w:rtl/>
        </w:rPr>
        <w:t>ו</w:t>
      </w:r>
      <w:r w:rsidRPr="00DC5B90">
        <w:rPr>
          <w:rFonts w:hint="cs"/>
          <w:rtl/>
        </w:rPr>
        <w:t>נ</w:t>
      </w:r>
      <w:r w:rsidR="00BB3AE9">
        <w:rPr>
          <w:rFonts w:hint="cs"/>
          <w:rtl/>
        </w:rPr>
        <w:t>ה</w:t>
      </w:r>
      <w:r w:rsidR="001F53A1">
        <w:rPr>
          <w:rStyle w:val="affffe"/>
          <w:rFonts w:hint="cs"/>
          <w:rtl/>
        </w:rPr>
        <w:t xml:space="preserve"> </w:t>
      </w:r>
      <w:r w:rsidR="001F53A1" w:rsidRPr="001F53A1">
        <w:rPr>
          <w:rStyle w:val="affffe"/>
          <w:rFonts w:hint="cs"/>
          <w:rtl/>
        </w:rPr>
        <w:t>[</w:t>
      </w:r>
      <w:r w:rsidR="001F53A1">
        <w:rPr>
          <w:rStyle w:val="affffe"/>
          <w:rFonts w:hint="cs"/>
          <w:rtl/>
        </w:rPr>
        <w:t>ב</w:t>
      </w:r>
      <w:r w:rsidR="001F53A1" w:rsidRPr="001F53A1">
        <w:rPr>
          <w:rStyle w:val="affffe"/>
          <w:rFonts w:hint="cs"/>
          <w:rtl/>
        </w:rPr>
        <w:t>משיכה]</w:t>
      </w:r>
      <w:r w:rsidR="00F95513">
        <w:rPr>
          <w:rFonts w:hint="cs"/>
          <w:rtl/>
        </w:rPr>
        <w:t>,</w:t>
      </w:r>
      <w:r w:rsidRPr="00DC5B90">
        <w:rPr>
          <w:rFonts w:hint="cs"/>
          <w:rtl/>
        </w:rPr>
        <w:t xml:space="preserve"> </w:t>
      </w:r>
      <w:r w:rsidR="00BB3AE9">
        <w:rPr>
          <w:rFonts w:hint="cs"/>
          <w:rtl/>
        </w:rPr>
        <w:t xml:space="preserve">ורק </w:t>
      </w:r>
      <w:r w:rsidRPr="00DC5B90">
        <w:rPr>
          <w:rFonts w:hint="cs"/>
          <w:rtl/>
        </w:rPr>
        <w:t>רכוב לא קני</w:t>
      </w:r>
    </w:p>
    <w:p w14:paraId="4897ADBA" w14:textId="77777777" w:rsidR="00F707CE" w:rsidRPr="00F707CE" w:rsidRDefault="006F071F" w:rsidP="00BB3AE9">
      <w:pPr>
        <w:pStyle w:val="36"/>
        <w:framePr w:wrap="notBeside"/>
        <w:rPr>
          <w:rtl/>
        </w:rPr>
      </w:pPr>
      <w:r w:rsidRPr="00F707CE">
        <w:rPr>
          <w:rFonts w:hint="cs"/>
          <w:rtl/>
        </w:rPr>
        <w:t>ומיבעי</w:t>
      </w:r>
      <w:r w:rsidR="00F707CE" w:rsidRPr="00F707CE">
        <w:rPr>
          <w:rtl/>
        </w:rPr>
        <w:t>:</w:t>
      </w:r>
    </w:p>
    <w:p w14:paraId="418EB56D" w14:textId="462D07F9" w:rsidR="00CF05C7" w:rsidRDefault="006F071F" w:rsidP="00BB3AE9">
      <w:pPr>
        <w:rPr>
          <w:rtl/>
        </w:rPr>
      </w:pPr>
      <w:r w:rsidRPr="00DC5B90">
        <w:rPr>
          <w:rtl/>
        </w:rPr>
        <w:t>רכוב במקום מנהיג</w:t>
      </w:r>
      <w:r w:rsidRPr="00DC5B90">
        <w:rPr>
          <w:rFonts w:hint="cs"/>
          <w:rtl/>
        </w:rPr>
        <w:t xml:space="preserve"> - אי</w:t>
      </w:r>
      <w:r w:rsidRPr="00DC5B90">
        <w:rPr>
          <w:rtl/>
        </w:rPr>
        <w:t xml:space="preserve"> רכוב עדיף </w:t>
      </w:r>
      <w:r w:rsidR="00BB3AE9">
        <w:rPr>
          <w:rFonts w:hint="cs"/>
          <w:rtl/>
        </w:rPr>
        <w:t>ש</w:t>
      </w:r>
      <w:r w:rsidRPr="00DC5B90">
        <w:rPr>
          <w:rtl/>
        </w:rPr>
        <w:t>ת</w:t>
      </w:r>
      <w:r w:rsidR="00CF05C7">
        <w:rPr>
          <w:rFonts w:hint="cs"/>
          <w:rtl/>
        </w:rPr>
        <w:t>ופס</w:t>
      </w:r>
      <w:r w:rsidRPr="00DC5B90">
        <w:rPr>
          <w:rtl/>
        </w:rPr>
        <w:t xml:space="preserve"> בה, </w:t>
      </w:r>
    </w:p>
    <w:p w14:paraId="7BB7BF50" w14:textId="160CD418" w:rsidR="006F071F" w:rsidRPr="00DC5B90" w:rsidRDefault="00BB3AE9" w:rsidP="000F4002">
      <w:pPr>
        <w:ind w:left="1130" w:firstLine="113"/>
        <w:rPr>
          <w:rtl/>
        </w:rPr>
      </w:pPr>
      <w:r>
        <w:rPr>
          <w:rFonts w:hint="cs"/>
          <w:rtl/>
        </w:rPr>
        <w:t xml:space="preserve">או </w:t>
      </w:r>
      <w:r w:rsidR="006F071F" w:rsidRPr="00DC5B90">
        <w:rPr>
          <w:rtl/>
        </w:rPr>
        <w:t xml:space="preserve">מנהיג עדיף </w:t>
      </w:r>
      <w:r>
        <w:rPr>
          <w:rFonts w:hint="cs"/>
          <w:rtl/>
        </w:rPr>
        <w:t>שהולכת מחמתו</w:t>
      </w:r>
      <w:r w:rsidR="006F071F" w:rsidRPr="00DC5B90">
        <w:rPr>
          <w:rtl/>
        </w:rPr>
        <w:t>.</w:t>
      </w:r>
    </w:p>
    <w:p w14:paraId="13B73A97" w14:textId="26419AA0" w:rsidR="00F707CE" w:rsidRPr="00F707CE" w:rsidRDefault="005966CE" w:rsidP="005966CE">
      <w:pPr>
        <w:pStyle w:val="36"/>
        <w:framePr w:wrap="notBeside"/>
        <w:rPr>
          <w:rtl/>
        </w:rPr>
      </w:pPr>
      <w:r w:rsidRPr="00F707CE">
        <w:rPr>
          <w:rtl/>
        </w:rPr>
        <w:t>רב יוסף</w:t>
      </w:r>
      <w:r w:rsidRPr="00F707CE">
        <w:rPr>
          <w:rFonts w:hint="cs"/>
          <w:rtl/>
        </w:rPr>
        <w:t xml:space="preserve"> מר''י</w:t>
      </w:r>
      <w:r w:rsidR="00F707CE" w:rsidRPr="00F707CE">
        <w:rPr>
          <w:rFonts w:hint="cs"/>
          <w:rtl/>
        </w:rPr>
        <w:t>:</w:t>
      </w:r>
    </w:p>
    <w:p w14:paraId="73ECEEDD" w14:textId="7DF0A357" w:rsidR="006F071F" w:rsidRPr="00DC5B90" w:rsidRDefault="006F071F" w:rsidP="00134F69">
      <w:pPr>
        <w:rPr>
          <w:rtl/>
        </w:rPr>
      </w:pPr>
      <w:r w:rsidRPr="005E3761">
        <w:rPr>
          <w:rStyle w:val="affffc"/>
          <w:rtl/>
        </w:rPr>
        <w:t xml:space="preserve">דתנן: </w:t>
      </w:r>
      <w:r w:rsidRPr="0050150D">
        <w:rPr>
          <w:rFonts w:cs="PFT_Frank"/>
          <w:b/>
          <w:bCs/>
          <w:szCs w:val="14"/>
          <w:rtl/>
        </w:rPr>
        <w:t>המנהיג</w:t>
      </w:r>
      <w:r w:rsidRPr="00DC5B90">
        <w:rPr>
          <w:rtl/>
        </w:rPr>
        <w:t xml:space="preserve"> </w:t>
      </w:r>
      <w:r w:rsidR="00134F69">
        <w:rPr>
          <w:rFonts w:hint="cs"/>
          <w:rtl/>
        </w:rPr>
        <w:t xml:space="preserve">סופג ארבעים, </w:t>
      </w:r>
      <w:r w:rsidRPr="0050150D">
        <w:rPr>
          <w:rFonts w:cs="PFT_Frank"/>
          <w:b/>
          <w:bCs/>
          <w:szCs w:val="14"/>
          <w:rtl/>
        </w:rPr>
        <w:t>והיושב בקרון</w:t>
      </w:r>
      <w:r w:rsidRPr="00DC5B90">
        <w:rPr>
          <w:rtl/>
        </w:rPr>
        <w:t xml:space="preserve"> סופג</w:t>
      </w:r>
      <w:r w:rsidR="00134F69">
        <w:rPr>
          <w:rFonts w:hint="cs"/>
          <w:rtl/>
        </w:rPr>
        <w:t xml:space="preserve"> מ',</w:t>
      </w:r>
      <w:r w:rsidRPr="00DC5B90">
        <w:rPr>
          <w:rtl/>
        </w:rPr>
        <w:t xml:space="preserve"> </w:t>
      </w:r>
      <w:r w:rsidR="00134F69" w:rsidRPr="005E3761">
        <w:rPr>
          <w:rStyle w:val="affffc"/>
          <w:rFonts w:hint="cs"/>
          <w:rtl/>
        </w:rPr>
        <w:t>ור''מ</w:t>
      </w:r>
      <w:r w:rsidR="00134F69">
        <w:rPr>
          <w:rFonts w:hint="cs"/>
          <w:rtl/>
        </w:rPr>
        <w:t xml:space="preserve"> פטרו </w:t>
      </w:r>
    </w:p>
    <w:p w14:paraId="402BED7A" w14:textId="4A3B6761" w:rsidR="00F707CE" w:rsidRPr="00F707CE" w:rsidRDefault="006F071F" w:rsidP="00134F69">
      <w:pPr>
        <w:pStyle w:val="36"/>
        <w:framePr w:wrap="notBeside"/>
        <w:rPr>
          <w:rtl/>
        </w:rPr>
      </w:pPr>
      <w:r w:rsidRPr="00F707CE">
        <w:rPr>
          <w:rtl/>
        </w:rPr>
        <w:t>ומדאפיך שמואל ותני</w:t>
      </w:r>
      <w:r w:rsidR="00F707CE" w:rsidRPr="00F707CE">
        <w:rPr>
          <w:rtl/>
        </w:rPr>
        <w:t>:</w:t>
      </w:r>
    </w:p>
    <w:p w14:paraId="4A828EBC" w14:textId="774F819A" w:rsidR="006F071F" w:rsidRPr="00986AE4" w:rsidRDefault="00D853A3" w:rsidP="000F4002">
      <w:pPr>
        <w:spacing w:after="60"/>
        <w:rPr>
          <w:spacing w:val="-2"/>
          <w:rtl/>
        </w:rPr>
      </w:pPr>
      <w:r w:rsidRPr="005E3761">
        <w:rPr>
          <w:rStyle w:val="affffc"/>
          <w:rFonts w:hint="cs"/>
          <w:spacing w:val="-2"/>
          <w:rtl/>
        </w:rPr>
        <w:t>ש</w:t>
      </w:r>
      <w:r w:rsidR="006F071F" w:rsidRPr="005E3761">
        <w:rPr>
          <w:rStyle w:val="affffc"/>
          <w:spacing w:val="-2"/>
          <w:rtl/>
        </w:rPr>
        <w:t>חכמים</w:t>
      </w:r>
      <w:r w:rsidR="006F071F" w:rsidRPr="00986AE4">
        <w:rPr>
          <w:spacing w:val="-2"/>
          <w:rtl/>
        </w:rPr>
        <w:t xml:space="preserve"> </w:t>
      </w:r>
      <w:r w:rsidRPr="00986AE4">
        <w:rPr>
          <w:rFonts w:hint="cs"/>
          <w:spacing w:val="-2"/>
          <w:rtl/>
        </w:rPr>
        <w:t>ש</w:t>
      </w:r>
      <w:r w:rsidR="006F071F" w:rsidRPr="00986AE4">
        <w:rPr>
          <w:spacing w:val="-2"/>
          <w:rtl/>
        </w:rPr>
        <w:t>פט</w:t>
      </w:r>
      <w:r w:rsidRPr="00986AE4">
        <w:rPr>
          <w:rFonts w:hint="cs"/>
          <w:spacing w:val="-2"/>
          <w:rtl/>
        </w:rPr>
        <w:t xml:space="preserve">רו </w:t>
      </w:r>
      <w:r w:rsidR="006F071F" w:rsidRPr="0050150D">
        <w:rPr>
          <w:rFonts w:cs="PFT_Frank"/>
          <w:b/>
          <w:bCs/>
          <w:spacing w:val="-2"/>
          <w:szCs w:val="14"/>
          <w:rtl/>
        </w:rPr>
        <w:t xml:space="preserve">ש"מ: </w:t>
      </w:r>
      <w:r w:rsidR="006F071F" w:rsidRPr="00986AE4">
        <w:rPr>
          <w:spacing w:val="-2"/>
          <w:rtl/>
        </w:rPr>
        <w:t xml:space="preserve">רכוב </w:t>
      </w:r>
      <w:r w:rsidR="00193C2F" w:rsidRPr="00986AE4">
        <w:rPr>
          <w:rFonts w:hint="cs"/>
          <w:spacing w:val="-2"/>
          <w:rtl/>
        </w:rPr>
        <w:t>ל</w:t>
      </w:r>
      <w:r w:rsidRPr="00986AE4">
        <w:rPr>
          <w:rFonts w:hint="cs"/>
          <w:spacing w:val="-2"/>
          <w:rtl/>
        </w:rPr>
        <w:t>א קונה</w:t>
      </w:r>
      <w:r w:rsidR="006F071F" w:rsidRPr="00986AE4">
        <w:rPr>
          <w:spacing w:val="-2"/>
          <w:rtl/>
        </w:rPr>
        <w:t>, וכ</w:t>
      </w:r>
      <w:r w:rsidR="006F071F" w:rsidRPr="00986AE4">
        <w:rPr>
          <w:rFonts w:hint="cs"/>
          <w:spacing w:val="-2"/>
          <w:rtl/>
        </w:rPr>
        <w:t>"ש</w:t>
      </w:r>
      <w:r w:rsidR="006F071F" w:rsidRPr="00986AE4">
        <w:rPr>
          <w:spacing w:val="-2"/>
          <w:rtl/>
        </w:rPr>
        <w:t xml:space="preserve"> רכוב במקום מנהיג.</w:t>
      </w:r>
    </w:p>
    <w:p w14:paraId="37436CCF" w14:textId="03942DB9" w:rsidR="00F707CE" w:rsidRPr="00F707CE" w:rsidRDefault="00193C2F" w:rsidP="00D853A3">
      <w:pPr>
        <w:pStyle w:val="36"/>
        <w:framePr w:wrap="notBeside"/>
        <w:rPr>
          <w:rtl/>
        </w:rPr>
      </w:pPr>
      <w:r w:rsidRPr="00F707CE">
        <w:rPr>
          <w:rFonts w:hint="cs"/>
          <w:rtl/>
        </w:rPr>
        <w:t>רב</w:t>
      </w:r>
      <w:r w:rsidR="006F071F" w:rsidRPr="00F707CE">
        <w:rPr>
          <w:rtl/>
        </w:rPr>
        <w:t xml:space="preserve"> יוסף</w:t>
      </w:r>
      <w:r w:rsidR="00F707CE" w:rsidRPr="00F707CE">
        <w:rPr>
          <w:rFonts w:hint="cs"/>
          <w:rtl/>
        </w:rPr>
        <w:t>:</w:t>
      </w:r>
    </w:p>
    <w:p w14:paraId="0DAA9818" w14:textId="704236F6" w:rsidR="006F071F" w:rsidRPr="00DC5B90" w:rsidRDefault="000B3F39" w:rsidP="000B3F39">
      <w:pPr>
        <w:rPr>
          <w:rtl/>
        </w:rPr>
      </w:pPr>
      <w:r>
        <w:rPr>
          <w:rFonts w:hint="cs"/>
          <w:rtl/>
        </w:rPr>
        <w:t>ר''י הוא ש</w:t>
      </w:r>
      <w:r w:rsidR="006F071F" w:rsidRPr="00DC5B90">
        <w:rPr>
          <w:rtl/>
        </w:rPr>
        <w:t>א</w:t>
      </w:r>
      <w:r w:rsidR="00193C2F">
        <w:rPr>
          <w:rFonts w:hint="cs"/>
          <w:rtl/>
        </w:rPr>
        <w:t>מר נחזי אנן</w:t>
      </w:r>
      <w:r>
        <w:rPr>
          <w:rFonts w:hint="cs"/>
          <w:rtl/>
        </w:rPr>
        <w:t>.</w:t>
      </w:r>
    </w:p>
    <w:p w14:paraId="3BCF9FCA" w14:textId="77777777" w:rsidR="00F707CE" w:rsidRPr="00F707CE" w:rsidRDefault="006F071F" w:rsidP="000B3F39">
      <w:pPr>
        <w:pStyle w:val="36"/>
        <w:framePr w:wrap="notBeside"/>
        <w:rPr>
          <w:rtl/>
        </w:rPr>
      </w:pPr>
      <w:r w:rsidRPr="00F707CE">
        <w:rPr>
          <w:rFonts w:hint="cs"/>
          <w:rtl/>
        </w:rPr>
        <w:t>וזכורני שהקשתי</w:t>
      </w:r>
      <w:r w:rsidR="00F707CE" w:rsidRPr="00F707CE">
        <w:rPr>
          <w:rtl/>
        </w:rPr>
        <w:t>:</w:t>
      </w:r>
    </w:p>
    <w:p w14:paraId="454A53B4" w14:textId="30B21B57" w:rsidR="00A6533C" w:rsidRDefault="006F071F" w:rsidP="009B508D">
      <w:pPr>
        <w:rPr>
          <w:rtl/>
        </w:rPr>
      </w:pPr>
      <w:r w:rsidRPr="00DC5B90">
        <w:rPr>
          <w:rFonts w:hint="cs"/>
          <w:rtl/>
        </w:rPr>
        <w:t>שא</w:t>
      </w:r>
      <w:r w:rsidR="00036D4F">
        <w:rPr>
          <w:rFonts w:hint="cs"/>
          <w:rtl/>
        </w:rPr>
        <w:t>ין</w:t>
      </w:r>
      <w:r w:rsidRPr="00DC5B90">
        <w:rPr>
          <w:rFonts w:hint="cs"/>
          <w:rtl/>
        </w:rPr>
        <w:t xml:space="preserve"> לדמות רכוב </w:t>
      </w:r>
      <w:r w:rsidR="00193C2F">
        <w:rPr>
          <w:rFonts w:hint="cs"/>
          <w:rtl/>
        </w:rPr>
        <w:t>שתופס</w:t>
      </w:r>
      <w:r w:rsidRPr="00DC5B90">
        <w:rPr>
          <w:rFonts w:hint="cs"/>
          <w:rtl/>
        </w:rPr>
        <w:t xml:space="preserve"> במוסירה</w:t>
      </w:r>
      <w:r w:rsidR="00036D4F">
        <w:rPr>
          <w:rFonts w:hint="cs"/>
          <w:rtl/>
        </w:rPr>
        <w:t>,</w:t>
      </w:r>
      <w:r w:rsidRPr="00DC5B90">
        <w:rPr>
          <w:rFonts w:hint="cs"/>
          <w:rtl/>
        </w:rPr>
        <w:t xml:space="preserve"> ליושב דלא תפיס</w:t>
      </w:r>
    </w:p>
    <w:p w14:paraId="3D36D39B" w14:textId="40AAF988" w:rsidR="00F707CE" w:rsidRPr="00F707CE" w:rsidRDefault="006F071F" w:rsidP="000B3F39">
      <w:pPr>
        <w:pStyle w:val="36"/>
        <w:framePr w:wrap="notBeside"/>
        <w:rPr>
          <w:rtl/>
        </w:rPr>
      </w:pPr>
      <w:r w:rsidRPr="00F707CE">
        <w:rPr>
          <w:rtl/>
        </w:rPr>
        <w:t>ו</w:t>
      </w:r>
      <w:r w:rsidR="00971BA1" w:rsidRPr="00F707CE">
        <w:rPr>
          <w:rFonts w:hint="cs"/>
          <w:rtl/>
        </w:rPr>
        <w:t>ענה לי</w:t>
      </w:r>
      <w:r w:rsidR="000B3F39" w:rsidRPr="00F707CE">
        <w:rPr>
          <w:rFonts w:hint="cs"/>
          <w:rtl/>
        </w:rPr>
        <w:t xml:space="preserve"> ר''י</w:t>
      </w:r>
      <w:r w:rsidR="00F707CE" w:rsidRPr="00F707CE">
        <w:rPr>
          <w:rtl/>
        </w:rPr>
        <w:t>:</w:t>
      </w:r>
    </w:p>
    <w:p w14:paraId="7051A542" w14:textId="2731D14A" w:rsidR="006F071F" w:rsidRPr="00DC5B90" w:rsidRDefault="00036D4F" w:rsidP="009B508D">
      <w:pPr>
        <w:rPr>
          <w:rtl/>
        </w:rPr>
      </w:pPr>
      <w:r w:rsidRPr="005E3761">
        <w:rPr>
          <w:rStyle w:val="affffc"/>
          <w:rFonts w:hint="cs"/>
          <w:rtl/>
        </w:rPr>
        <w:t>ל</w:t>
      </w:r>
      <w:r w:rsidR="006F071F" w:rsidRPr="005E3761">
        <w:rPr>
          <w:rStyle w:val="affffc"/>
          <w:rtl/>
        </w:rPr>
        <w:t>רב ושמואל</w:t>
      </w:r>
      <w:r w:rsidRPr="005E3761">
        <w:rPr>
          <w:rStyle w:val="affffc"/>
          <w:rFonts w:hint="cs"/>
          <w:rtl/>
        </w:rPr>
        <w:t xml:space="preserve">- </w:t>
      </w:r>
      <w:r w:rsidR="006F071F" w:rsidRPr="00DC5B90">
        <w:rPr>
          <w:rtl/>
        </w:rPr>
        <w:t xml:space="preserve"> מוסירה לא קני.</w:t>
      </w:r>
    </w:p>
    <w:p w14:paraId="4A7F60E3" w14:textId="77777777" w:rsidR="00F707CE" w:rsidRPr="00F707CE" w:rsidRDefault="00036D4F" w:rsidP="00036D4F">
      <w:pPr>
        <w:pStyle w:val="36"/>
        <w:framePr w:wrap="notBeside"/>
        <w:rPr>
          <w:rtl/>
        </w:rPr>
      </w:pPr>
      <w:r w:rsidRPr="00F707CE">
        <w:rPr>
          <w:rFonts w:hint="cs"/>
          <w:rtl/>
        </w:rPr>
        <w:t>א''ד</w:t>
      </w:r>
      <w:r w:rsidR="00F707CE" w:rsidRPr="00F707CE">
        <w:rPr>
          <w:rtl/>
        </w:rPr>
        <w:t>:</w:t>
      </w:r>
    </w:p>
    <w:p w14:paraId="08B4031C" w14:textId="7B60C556" w:rsidR="006F071F" w:rsidRPr="00DC5B90" w:rsidRDefault="00036D4F" w:rsidP="00986AE4">
      <w:pPr>
        <w:rPr>
          <w:rtl/>
        </w:rPr>
      </w:pPr>
      <w:r w:rsidRPr="005E3761">
        <w:rPr>
          <w:rStyle w:val="affffc"/>
          <w:rFonts w:hint="cs"/>
          <w:rtl/>
        </w:rPr>
        <w:t>שאביי</w:t>
      </w:r>
      <w:r>
        <w:rPr>
          <w:rFonts w:hint="cs"/>
          <w:rtl/>
        </w:rPr>
        <w:t xml:space="preserve"> זה ששאל </w:t>
      </w:r>
      <w:r w:rsidRPr="005E3761">
        <w:rPr>
          <w:rStyle w:val="affffc"/>
          <w:rFonts w:hint="cs"/>
          <w:rtl/>
        </w:rPr>
        <w:t>לרב יוסף,</w:t>
      </w:r>
      <w:r>
        <w:rPr>
          <w:rFonts w:hint="cs"/>
          <w:rtl/>
        </w:rPr>
        <w:t xml:space="preserve"> וזה מה </w:t>
      </w:r>
      <w:r w:rsidR="00971BA1" w:rsidRPr="005E3761">
        <w:rPr>
          <w:rStyle w:val="affffc"/>
          <w:rFonts w:hint="cs"/>
          <w:rtl/>
        </w:rPr>
        <w:t>שרב יוסף</w:t>
      </w:r>
      <w:r w:rsidR="00971BA1">
        <w:rPr>
          <w:rFonts w:hint="cs"/>
          <w:rtl/>
        </w:rPr>
        <w:t xml:space="preserve"> </w:t>
      </w:r>
      <w:r>
        <w:rPr>
          <w:rFonts w:hint="cs"/>
          <w:rtl/>
        </w:rPr>
        <w:t>השיבו.</w:t>
      </w:r>
    </w:p>
    <w:p w14:paraId="7CE7EFD5" w14:textId="0CB77F41" w:rsidR="006F071F" w:rsidRPr="00DC5B90" w:rsidRDefault="006F071F" w:rsidP="00DD2837">
      <w:pPr>
        <w:pStyle w:val="affff9"/>
        <w:rPr>
          <w:rtl/>
        </w:rPr>
      </w:pPr>
      <w:r w:rsidRPr="00402E88">
        <w:rPr>
          <w:rtl/>
        </w:rPr>
        <w:t>מוסירה</w:t>
      </w:r>
      <w:r w:rsidR="00DD2837">
        <w:rPr>
          <w:rFonts w:hint="cs"/>
          <w:rtl/>
        </w:rPr>
        <w:t xml:space="preserve"> </w:t>
      </w:r>
      <w:r w:rsidR="00DD2837">
        <w:rPr>
          <w:rtl/>
        </w:rPr>
        <w:t>–</w:t>
      </w:r>
      <w:r w:rsidR="00DD2837">
        <w:rPr>
          <w:rFonts w:hint="cs"/>
          <w:rtl/>
        </w:rPr>
        <w:t xml:space="preserve"> </w:t>
      </w:r>
      <w:r w:rsidR="00DD2837" w:rsidRPr="00DD2837">
        <w:rPr>
          <w:rStyle w:val="affffe"/>
          <w:rFonts w:hint="cs"/>
          <w:b w:val="0"/>
          <w:bCs w:val="0"/>
          <w:rtl/>
        </w:rPr>
        <w:t>כאדם המוסר לחבירו</w:t>
      </w:r>
    </w:p>
    <w:p w14:paraId="1A28EEAA" w14:textId="77777777" w:rsidR="00F707CE" w:rsidRPr="00F707CE" w:rsidRDefault="00DD2837" w:rsidP="00DD2837">
      <w:pPr>
        <w:pStyle w:val="36"/>
        <w:framePr w:wrap="notBeside"/>
        <w:rPr>
          <w:rtl/>
        </w:rPr>
      </w:pPr>
      <w:r w:rsidRPr="00F707CE">
        <w:rPr>
          <w:rFonts w:hint="cs"/>
          <w:rtl/>
        </w:rPr>
        <w:t>מר''ה</w:t>
      </w:r>
      <w:r w:rsidR="00F707CE" w:rsidRPr="00F707CE">
        <w:rPr>
          <w:rtl/>
        </w:rPr>
        <w:t>:</w:t>
      </w:r>
    </w:p>
    <w:p w14:paraId="26837F05" w14:textId="13B4CCFE" w:rsidR="00DD2837" w:rsidRDefault="006F071F" w:rsidP="00402E88">
      <w:pPr>
        <w:rPr>
          <w:rtl/>
        </w:rPr>
      </w:pPr>
      <w:r w:rsidRPr="00DC5B90">
        <w:rPr>
          <w:rtl/>
        </w:rPr>
        <w:t>מחבירו קנ</w:t>
      </w:r>
      <w:r w:rsidR="00DD2837">
        <w:rPr>
          <w:rFonts w:hint="cs"/>
          <w:rtl/>
        </w:rPr>
        <w:t>ה</w:t>
      </w:r>
      <w:r w:rsidRPr="00DC5B90">
        <w:rPr>
          <w:rtl/>
        </w:rPr>
        <w:t xml:space="preserve"> - </w:t>
      </w:r>
      <w:r w:rsidR="00DD2837">
        <w:rPr>
          <w:rFonts w:hint="cs"/>
          <w:rtl/>
        </w:rPr>
        <w:t>ש</w:t>
      </w:r>
      <w:r w:rsidRPr="00DC5B90">
        <w:rPr>
          <w:rtl/>
        </w:rPr>
        <w:t xml:space="preserve">מסר </w:t>
      </w:r>
      <w:r w:rsidR="00DD2837">
        <w:rPr>
          <w:rFonts w:hint="cs"/>
          <w:rtl/>
        </w:rPr>
        <w:t xml:space="preserve">לו </w:t>
      </w:r>
      <w:r w:rsidRPr="00DC5B90">
        <w:rPr>
          <w:rtl/>
        </w:rPr>
        <w:t>חבר</w:t>
      </w:r>
      <w:r w:rsidR="00DD2837">
        <w:rPr>
          <w:rFonts w:hint="cs"/>
          <w:rtl/>
        </w:rPr>
        <w:t>ו</w:t>
      </w:r>
      <w:r w:rsidRPr="00DC5B90">
        <w:rPr>
          <w:rtl/>
        </w:rPr>
        <w:t xml:space="preserve">, </w:t>
      </w:r>
    </w:p>
    <w:p w14:paraId="3E43A34F" w14:textId="6C447123" w:rsidR="00A6533C" w:rsidRDefault="006F071F" w:rsidP="00DD2837">
      <w:pPr>
        <w:rPr>
          <w:rtl/>
        </w:rPr>
      </w:pPr>
      <w:r w:rsidRPr="00DC5B90">
        <w:rPr>
          <w:rtl/>
        </w:rPr>
        <w:t xml:space="preserve">במציאה ובנכסי הגר </w:t>
      </w:r>
      <w:r w:rsidR="00DD2837">
        <w:rPr>
          <w:rtl/>
        </w:rPr>
        <w:t>–</w:t>
      </w:r>
      <w:r w:rsidRPr="00DC5B90">
        <w:rPr>
          <w:rtl/>
        </w:rPr>
        <w:t xml:space="preserve"> </w:t>
      </w:r>
      <w:r w:rsidR="00DD2837">
        <w:rPr>
          <w:rFonts w:hint="cs"/>
          <w:rtl/>
        </w:rPr>
        <w:t xml:space="preserve">לא קנה דמי מסר לו שיקנה. </w:t>
      </w:r>
    </w:p>
    <w:p w14:paraId="76194ADD" w14:textId="77777777" w:rsidR="00F707CE" w:rsidRPr="00F707CE" w:rsidRDefault="006F071F" w:rsidP="00402E88">
      <w:pPr>
        <w:pStyle w:val="36"/>
        <w:framePr w:wrap="notBeside"/>
        <w:rPr>
          <w:rtl/>
        </w:rPr>
      </w:pPr>
      <w:r w:rsidRPr="00F707CE">
        <w:rPr>
          <w:rFonts w:hint="cs"/>
          <w:rtl/>
        </w:rPr>
        <w:t>והך</w:t>
      </w:r>
      <w:r w:rsidR="00F707CE" w:rsidRPr="00F707CE">
        <w:rPr>
          <w:rtl/>
        </w:rPr>
        <w:t>:</w:t>
      </w:r>
    </w:p>
    <w:p w14:paraId="13433276" w14:textId="2F58A0B0" w:rsidR="00A6533C" w:rsidRDefault="006F071F" w:rsidP="009B508D">
      <w:pPr>
        <w:rPr>
          <w:rtl/>
        </w:rPr>
      </w:pPr>
      <w:r w:rsidRPr="00DC5B90">
        <w:rPr>
          <w:rFonts w:hint="cs"/>
          <w:rtl/>
        </w:rPr>
        <w:t>ד'</w:t>
      </w:r>
      <w:r w:rsidRPr="00DC5B90">
        <w:rPr>
          <w:rtl/>
        </w:rPr>
        <w:t>היו שנים רוכבין ע"ג בהמה,</w:t>
      </w:r>
      <w:r w:rsidRPr="00DC5B90">
        <w:rPr>
          <w:rFonts w:hint="cs"/>
          <w:rtl/>
        </w:rPr>
        <w:t xml:space="preserve"> </w:t>
      </w:r>
      <w:r w:rsidRPr="005E3761">
        <w:rPr>
          <w:rStyle w:val="affffc"/>
          <w:rFonts w:hint="cs"/>
          <w:rtl/>
        </w:rPr>
        <w:t>לאו ר''מ</w:t>
      </w:r>
      <w:r w:rsidRPr="00DC5B90">
        <w:rPr>
          <w:rFonts w:hint="cs"/>
          <w:rtl/>
        </w:rPr>
        <w:t xml:space="preserve"> דאי יושב קני כ''ש רכוב</w:t>
      </w:r>
    </w:p>
    <w:p w14:paraId="6CC0A4F3" w14:textId="7C45B19A" w:rsidR="00F707CE" w:rsidRPr="00F707CE" w:rsidRDefault="00DD2837" w:rsidP="00402E88">
      <w:pPr>
        <w:pStyle w:val="36"/>
        <w:framePr w:wrap="notBeside"/>
        <w:rPr>
          <w:rtl/>
        </w:rPr>
      </w:pPr>
      <w:r w:rsidRPr="00F707CE">
        <w:rPr>
          <w:rFonts w:hint="cs"/>
          <w:rtl/>
        </w:rPr>
        <w:t>ל</w:t>
      </w:r>
      <w:r w:rsidR="006F071F" w:rsidRPr="00F707CE">
        <w:rPr>
          <w:rFonts w:hint="cs"/>
          <w:rtl/>
        </w:rPr>
        <w:t>רבנן</w:t>
      </w:r>
      <w:r w:rsidRPr="00F707CE">
        <w:rPr>
          <w:rFonts w:hint="cs"/>
          <w:rtl/>
        </w:rPr>
        <w:t xml:space="preserve"> אין להוכיח</w:t>
      </w:r>
      <w:r w:rsidR="00F707CE" w:rsidRPr="00F707CE">
        <w:rPr>
          <w:rFonts w:hint="cs"/>
          <w:rtl/>
        </w:rPr>
        <w:t>:</w:t>
      </w:r>
    </w:p>
    <w:p w14:paraId="6BFB3CB1" w14:textId="4359F2B3" w:rsidR="00DD2837" w:rsidRPr="00986AE4" w:rsidRDefault="00DD2837" w:rsidP="00986AE4">
      <w:pPr>
        <w:rPr>
          <w:spacing w:val="-2"/>
          <w:rtl/>
        </w:rPr>
      </w:pPr>
      <w:r w:rsidRPr="00986AE4">
        <w:rPr>
          <w:rFonts w:hint="cs"/>
          <w:spacing w:val="-2"/>
          <w:rtl/>
        </w:rPr>
        <w:t>ש</w:t>
      </w:r>
      <w:r w:rsidR="006F071F" w:rsidRPr="00986AE4">
        <w:rPr>
          <w:rFonts w:hint="cs"/>
          <w:spacing w:val="-2"/>
          <w:rtl/>
        </w:rPr>
        <w:t xml:space="preserve">רכוב קנה </w:t>
      </w:r>
      <w:r w:rsidRPr="00986AE4">
        <w:rPr>
          <w:rFonts w:hint="cs"/>
          <w:spacing w:val="-2"/>
          <w:rtl/>
        </w:rPr>
        <w:t xml:space="preserve">שכאן </w:t>
      </w:r>
      <w:r w:rsidR="006F071F" w:rsidRPr="00986AE4">
        <w:rPr>
          <w:rFonts w:hint="cs"/>
          <w:spacing w:val="-2"/>
          <w:rtl/>
        </w:rPr>
        <w:t xml:space="preserve">מיירי במנהיג ברגליו </w:t>
      </w:r>
      <w:r w:rsidR="006F071F" w:rsidRPr="005E3761">
        <w:rPr>
          <w:rStyle w:val="affffc"/>
          <w:rFonts w:hint="cs"/>
          <w:spacing w:val="-2"/>
          <w:rtl/>
        </w:rPr>
        <w:t xml:space="preserve">וקמ''ל </w:t>
      </w:r>
      <w:r w:rsidR="006F071F" w:rsidRPr="00986AE4">
        <w:rPr>
          <w:rFonts w:hint="cs"/>
          <w:spacing w:val="-2"/>
          <w:rtl/>
        </w:rPr>
        <w:t xml:space="preserve">דעדיף ממנהיג </w:t>
      </w:r>
      <w:r w:rsidR="006F071F" w:rsidRPr="00986AE4">
        <w:rPr>
          <w:spacing w:val="-2"/>
          <w:rtl/>
        </w:rPr>
        <w:t>ותפיס בה,</w:t>
      </w:r>
    </w:p>
    <w:p w14:paraId="35C4116A" w14:textId="77777777" w:rsidR="006F071F" w:rsidRPr="00BC6BC9" w:rsidRDefault="006F071F" w:rsidP="00A6533C">
      <w:pPr>
        <w:pStyle w:val="affe"/>
        <w:framePr w:wrap="around"/>
        <w:rPr>
          <w:rtl/>
        </w:rPr>
      </w:pPr>
      <w:r w:rsidRPr="00BC6BC9">
        <w:rPr>
          <w:rtl/>
        </w:rPr>
        <w:lastRenderedPageBreak/>
        <w:t>ט.</w:t>
      </w:r>
    </w:p>
    <w:p w14:paraId="49C4AAC6" w14:textId="2A736447" w:rsidR="00F707CE" w:rsidRPr="00F707CE" w:rsidRDefault="007B7111" w:rsidP="007B7111">
      <w:pPr>
        <w:pStyle w:val="36"/>
        <w:framePr w:wrap="notBeside"/>
        <w:rPr>
          <w:rtl/>
        </w:rPr>
      </w:pPr>
      <w:r w:rsidRPr="00F707CE">
        <w:rPr>
          <w:rFonts w:hint="cs"/>
          <w:rtl/>
        </w:rPr>
        <w:t xml:space="preserve">ב. </w:t>
      </w:r>
      <w:r w:rsidR="006F071F" w:rsidRPr="00F707CE">
        <w:rPr>
          <w:rtl/>
        </w:rPr>
        <w:t>ת"ש</w:t>
      </w:r>
      <w:r w:rsidR="00F707CE" w:rsidRPr="00F707CE">
        <w:rPr>
          <w:rtl/>
        </w:rPr>
        <w:t>:</w:t>
      </w:r>
    </w:p>
    <w:p w14:paraId="3DDCE214" w14:textId="3584FC02" w:rsidR="006F071F" w:rsidRPr="00BC6BC9" w:rsidRDefault="006F071F" w:rsidP="009B508D">
      <w:pPr>
        <w:rPr>
          <w:rtl/>
        </w:rPr>
      </w:pPr>
      <w:r w:rsidRPr="00BC6BC9">
        <w:rPr>
          <w:rtl/>
        </w:rPr>
        <w:t xml:space="preserve">שנים שהיו מושכין בגמל ומנהיגין בחמור, או שהיה אחד מושך ואחד מנהיג, </w:t>
      </w:r>
      <w:r w:rsidR="003F2EC1">
        <w:rPr>
          <w:rFonts w:hint="cs"/>
          <w:rtl/>
        </w:rPr>
        <w:t xml:space="preserve">- </w:t>
      </w:r>
      <w:r w:rsidRPr="00BC6BC9">
        <w:rPr>
          <w:rtl/>
        </w:rPr>
        <w:t>במדה זאת קנו.</w:t>
      </w:r>
    </w:p>
    <w:p w14:paraId="5DD9F98C" w14:textId="4AAEF893" w:rsidR="006F071F" w:rsidRPr="00BC6BC9" w:rsidRDefault="006F071F" w:rsidP="007B7111">
      <w:pPr>
        <w:rPr>
          <w:rtl/>
        </w:rPr>
      </w:pPr>
      <w:r w:rsidRPr="005E3761">
        <w:rPr>
          <w:rStyle w:val="affffc"/>
          <w:rFonts w:hint="cs"/>
          <w:rtl/>
        </w:rPr>
        <w:t>ר''י</w:t>
      </w:r>
      <w:r w:rsidRPr="005E3761">
        <w:rPr>
          <w:rStyle w:val="affffc"/>
          <w:rtl/>
        </w:rPr>
        <w:t>:</w:t>
      </w:r>
      <w:r w:rsidRPr="00BC6BC9">
        <w:rPr>
          <w:rtl/>
        </w:rPr>
        <w:t xml:space="preserve"> לעולם לא קנה עד שתהא </w:t>
      </w:r>
      <w:r w:rsidRPr="0050150D">
        <w:rPr>
          <w:rFonts w:cs="PFT_Frank"/>
          <w:b/>
          <w:bCs/>
          <w:szCs w:val="14"/>
          <w:rtl/>
        </w:rPr>
        <w:t>משיכה</w:t>
      </w:r>
      <w:r w:rsidRPr="00BC6BC9">
        <w:rPr>
          <w:rtl/>
        </w:rPr>
        <w:t xml:space="preserve"> בגמל</w:t>
      </w:r>
      <w:r w:rsidR="003F2EC1">
        <w:rPr>
          <w:rFonts w:hint="cs"/>
          <w:rtl/>
        </w:rPr>
        <w:t>,</w:t>
      </w:r>
      <w:r w:rsidRPr="00BC6BC9">
        <w:rPr>
          <w:rtl/>
        </w:rPr>
        <w:t xml:space="preserve"> </w:t>
      </w:r>
      <w:r w:rsidRPr="0050150D">
        <w:rPr>
          <w:rFonts w:cs="PFT_Frank"/>
          <w:b/>
          <w:bCs/>
          <w:szCs w:val="14"/>
          <w:rtl/>
        </w:rPr>
        <w:t>והנהגה</w:t>
      </w:r>
      <w:r w:rsidRPr="00BC6BC9">
        <w:rPr>
          <w:rtl/>
        </w:rPr>
        <w:t xml:space="preserve"> בחמור.</w:t>
      </w:r>
    </w:p>
    <w:p w14:paraId="3BADC918" w14:textId="65267C2C" w:rsidR="00F707CE" w:rsidRPr="00F707CE" w:rsidRDefault="006F071F" w:rsidP="007B7111">
      <w:pPr>
        <w:pStyle w:val="36"/>
        <w:framePr w:wrap="notBeside"/>
        <w:rPr>
          <w:rtl/>
        </w:rPr>
      </w:pPr>
      <w:r w:rsidRPr="00F707CE">
        <w:rPr>
          <w:rFonts w:hint="cs"/>
          <w:rtl/>
        </w:rPr>
        <w:t>אין להוכיח</w:t>
      </w:r>
      <w:r w:rsidR="00F707CE" w:rsidRPr="00F707CE">
        <w:rPr>
          <w:rFonts w:hint="cs"/>
          <w:rtl/>
        </w:rPr>
        <w:t>:</w:t>
      </w:r>
    </w:p>
    <w:p w14:paraId="7D088503" w14:textId="18D843CD" w:rsidR="007B7111" w:rsidRDefault="007B7111" w:rsidP="009B508D">
      <w:pPr>
        <w:rPr>
          <w:rtl/>
        </w:rPr>
      </w:pPr>
      <w:r>
        <w:rPr>
          <w:rFonts w:hint="cs"/>
          <w:rtl/>
        </w:rPr>
        <w:t>ד</w:t>
      </w:r>
      <w:r w:rsidR="006F071F" w:rsidRPr="00BC6BC9">
        <w:rPr>
          <w:rFonts w:hint="cs"/>
          <w:rtl/>
        </w:rPr>
        <w:t>רכוב לא</w:t>
      </w:r>
      <w:r w:rsidR="003F2EC1">
        <w:rPr>
          <w:rFonts w:hint="cs"/>
          <w:rtl/>
        </w:rPr>
        <w:t xml:space="preserve"> קונה</w:t>
      </w:r>
      <w:r>
        <w:rPr>
          <w:rFonts w:hint="cs"/>
          <w:rtl/>
        </w:rPr>
        <w:t>,</w:t>
      </w:r>
      <w:r w:rsidR="006F071F" w:rsidRPr="00BC6BC9">
        <w:rPr>
          <w:rFonts w:hint="cs"/>
          <w:rtl/>
        </w:rPr>
        <w:t xml:space="preserve"> </w:t>
      </w:r>
    </w:p>
    <w:p w14:paraId="12595784" w14:textId="79556B9E" w:rsidR="00A6533C" w:rsidRPr="00BC6BC9" w:rsidRDefault="006F071F" w:rsidP="009B508D">
      <w:pPr>
        <w:rPr>
          <w:rtl/>
        </w:rPr>
      </w:pPr>
      <w:r w:rsidRPr="00BC6BC9">
        <w:rPr>
          <w:rFonts w:hint="cs"/>
          <w:rtl/>
        </w:rPr>
        <w:t xml:space="preserve">דה''ה לרכוב </w:t>
      </w:r>
      <w:r w:rsidRPr="005E3761">
        <w:rPr>
          <w:rStyle w:val="affffc"/>
          <w:rFonts w:hint="cs"/>
          <w:rtl/>
        </w:rPr>
        <w:t>ותני</w:t>
      </w:r>
      <w:r w:rsidRPr="00BC6BC9">
        <w:rPr>
          <w:rFonts w:hint="cs"/>
          <w:rtl/>
        </w:rPr>
        <w:t xml:space="preserve"> מושך ומנהיג </w:t>
      </w:r>
      <w:r w:rsidRPr="005E3761">
        <w:rPr>
          <w:rStyle w:val="affffc"/>
          <w:rFonts w:hint="cs"/>
          <w:rtl/>
        </w:rPr>
        <w:t>לאפוקי מר''י</w:t>
      </w:r>
      <w:r w:rsidRPr="00BC6BC9">
        <w:rPr>
          <w:rFonts w:hint="cs"/>
          <w:rtl/>
        </w:rPr>
        <w:t xml:space="preserve"> -דאפי </w:t>
      </w:r>
      <w:r w:rsidR="00BF78A7">
        <w:rPr>
          <w:rFonts w:hint="cs"/>
          <w:rtl/>
        </w:rPr>
        <w:t xml:space="preserve">להיפך </w:t>
      </w:r>
      <w:r w:rsidRPr="00BC6BC9">
        <w:rPr>
          <w:rFonts w:hint="cs"/>
          <w:rtl/>
        </w:rPr>
        <w:t>מהני</w:t>
      </w:r>
    </w:p>
    <w:p w14:paraId="34661769" w14:textId="288ADB32" w:rsidR="006F2732" w:rsidRPr="00261D6E" w:rsidRDefault="006F071F" w:rsidP="00F06028">
      <w:pPr>
        <w:rPr>
          <w:spacing w:val="-4"/>
          <w:rtl/>
        </w:rPr>
      </w:pPr>
      <w:r w:rsidRPr="00261D6E">
        <w:rPr>
          <w:rFonts w:hint="cs"/>
          <w:spacing w:val="-4"/>
          <w:rtl/>
        </w:rPr>
        <w:t>ולא ערבינהו משיכה והנהגה בחמור וגמל -</w:t>
      </w:r>
      <w:r w:rsidR="00F06028" w:rsidRPr="00261D6E">
        <w:rPr>
          <w:rFonts w:hint="cs"/>
          <w:spacing w:val="-4"/>
          <w:rtl/>
        </w:rPr>
        <w:t>שיש צד אחד שלא קנה</w:t>
      </w:r>
    </w:p>
    <w:p w14:paraId="1FEE27B2" w14:textId="723ABA1F" w:rsidR="004E7592" w:rsidRPr="00BC6BC9" w:rsidRDefault="006F071F" w:rsidP="00BA3615">
      <w:pPr>
        <w:rPr>
          <w:rtl/>
        </w:rPr>
      </w:pPr>
      <w:r w:rsidRPr="005E3761">
        <w:rPr>
          <w:rStyle w:val="affffc"/>
          <w:rtl/>
        </w:rPr>
        <w:t>א"ד</w:t>
      </w:r>
      <w:r w:rsidRPr="00BC6BC9">
        <w:rPr>
          <w:rtl/>
        </w:rPr>
        <w:t xml:space="preserve"> משיכה בחמור, </w:t>
      </w:r>
      <w:r w:rsidRPr="005E3761">
        <w:rPr>
          <w:rStyle w:val="affffc"/>
          <w:rtl/>
        </w:rPr>
        <w:t>וא"ד</w:t>
      </w:r>
      <w:r w:rsidRPr="00BC6BC9">
        <w:rPr>
          <w:rtl/>
        </w:rPr>
        <w:t xml:space="preserve"> הנהגה בגמל.</w:t>
      </w:r>
    </w:p>
    <w:p w14:paraId="7F0AEFB3" w14:textId="77777777" w:rsidR="00F707CE" w:rsidRPr="00F707CE" w:rsidRDefault="00F61A2A" w:rsidP="00F61A2A">
      <w:pPr>
        <w:pStyle w:val="36"/>
        <w:framePr w:wrap="notBeside"/>
        <w:rPr>
          <w:rtl/>
        </w:rPr>
      </w:pPr>
      <w:r w:rsidRPr="00F707CE">
        <w:rPr>
          <w:rFonts w:hint="cs"/>
          <w:rtl/>
        </w:rPr>
        <w:t>ויש שהקשו</w:t>
      </w:r>
      <w:r w:rsidR="00F707CE" w:rsidRPr="00F707CE">
        <w:rPr>
          <w:rtl/>
        </w:rPr>
        <w:t>:</w:t>
      </w:r>
    </w:p>
    <w:p w14:paraId="22FBFE7A" w14:textId="15086B59" w:rsidR="006F071F" w:rsidRPr="00BC6BC9" w:rsidRDefault="006F071F" w:rsidP="009B508D">
      <w:pPr>
        <w:rPr>
          <w:rtl/>
        </w:rPr>
      </w:pPr>
      <w:r w:rsidRPr="005E3761">
        <w:rPr>
          <w:rStyle w:val="affffc"/>
          <w:rtl/>
        </w:rPr>
        <w:t xml:space="preserve">מסיפא: </w:t>
      </w:r>
      <w:r w:rsidRPr="00BC6BC9">
        <w:rPr>
          <w:rFonts w:hint="cs"/>
          <w:rtl/>
        </w:rPr>
        <w:t>'</w:t>
      </w:r>
      <w:r w:rsidRPr="00BC6BC9">
        <w:rPr>
          <w:rtl/>
        </w:rPr>
        <w:t>במדה זו קנה</w:t>
      </w:r>
      <w:r w:rsidRPr="00BC6BC9">
        <w:rPr>
          <w:rFonts w:hint="cs"/>
          <w:rtl/>
        </w:rPr>
        <w:t>'</w:t>
      </w:r>
      <w:r w:rsidRPr="00BC6BC9">
        <w:rPr>
          <w:rtl/>
        </w:rPr>
        <w:t xml:space="preserve">, לא למעט רכוב? </w:t>
      </w:r>
      <w:r w:rsidR="00BF78A7">
        <w:rPr>
          <w:rtl/>
        </w:rPr>
        <w:t>–</w:t>
      </w:r>
      <w:r w:rsidRPr="00BC6BC9">
        <w:rPr>
          <w:rtl/>
        </w:rPr>
        <w:t xml:space="preserve"> </w:t>
      </w:r>
      <w:r w:rsidR="00BF78A7">
        <w:rPr>
          <w:rFonts w:hint="cs"/>
          <w:rtl/>
        </w:rPr>
        <w:t xml:space="preserve">ודחי </w:t>
      </w:r>
      <w:r w:rsidRPr="00BC6BC9">
        <w:rPr>
          <w:rtl/>
        </w:rPr>
        <w:t>למעט איפכא.</w:t>
      </w:r>
    </w:p>
    <w:p w14:paraId="0205387F" w14:textId="77777777" w:rsidR="00F707CE" w:rsidRPr="00F707CE" w:rsidRDefault="006F071F" w:rsidP="00F61A2A">
      <w:pPr>
        <w:pStyle w:val="36"/>
        <w:framePr w:wrap="notBeside"/>
        <w:rPr>
          <w:rtl/>
        </w:rPr>
      </w:pPr>
      <w:r w:rsidRPr="00F707CE">
        <w:rPr>
          <w:rFonts w:hint="cs"/>
          <w:rtl/>
        </w:rPr>
        <w:t>ולאו ר''י היא</w:t>
      </w:r>
      <w:r w:rsidR="00F707CE" w:rsidRPr="00F707CE">
        <w:rPr>
          <w:rtl/>
        </w:rPr>
        <w:t>:</w:t>
      </w:r>
    </w:p>
    <w:p w14:paraId="15A1432B" w14:textId="619A92F9" w:rsidR="006F071F" w:rsidRPr="00BC6BC9" w:rsidRDefault="00F61A2A" w:rsidP="00C433B0">
      <w:pPr>
        <w:spacing w:after="60"/>
        <w:rPr>
          <w:rtl/>
        </w:rPr>
      </w:pPr>
      <w:r w:rsidRPr="005E3761">
        <w:rPr>
          <w:rStyle w:val="affffc"/>
          <w:rFonts w:hint="cs"/>
          <w:rtl/>
        </w:rPr>
        <w:t>דנפק''מ</w:t>
      </w:r>
      <w:r>
        <w:rPr>
          <w:rFonts w:hint="cs"/>
          <w:rtl/>
        </w:rPr>
        <w:t xml:space="preserve"> צ</w:t>
      </w:r>
      <w:r w:rsidR="006F071F" w:rsidRPr="00BC6BC9">
        <w:rPr>
          <w:rtl/>
        </w:rPr>
        <w:t xml:space="preserve">ד אחד </w:t>
      </w:r>
      <w:r>
        <w:rPr>
          <w:rFonts w:hint="cs"/>
          <w:rtl/>
        </w:rPr>
        <w:t>ש</w:t>
      </w:r>
      <w:r w:rsidR="006F071F" w:rsidRPr="00BC6BC9">
        <w:rPr>
          <w:rtl/>
        </w:rPr>
        <w:t xml:space="preserve">לא קנה, </w:t>
      </w:r>
      <w:r>
        <w:rPr>
          <w:rFonts w:hint="cs"/>
          <w:rtl/>
        </w:rPr>
        <w:t xml:space="preserve">או </w:t>
      </w:r>
      <w:r w:rsidR="006F071F" w:rsidRPr="00BC6BC9">
        <w:rPr>
          <w:rtl/>
        </w:rPr>
        <w:t xml:space="preserve">משיכה בחמור, </w:t>
      </w:r>
      <w:r>
        <w:rPr>
          <w:rFonts w:hint="cs"/>
          <w:rtl/>
        </w:rPr>
        <w:t xml:space="preserve">או </w:t>
      </w:r>
      <w:r w:rsidR="006F071F" w:rsidRPr="00BC6BC9">
        <w:rPr>
          <w:rtl/>
        </w:rPr>
        <w:t>הנהגה בגמל.</w:t>
      </w:r>
    </w:p>
    <w:p w14:paraId="63A1E26C" w14:textId="0EF9D8ED" w:rsidR="00F707CE" w:rsidRPr="00F707CE" w:rsidRDefault="00446C96" w:rsidP="00446C96">
      <w:pPr>
        <w:pStyle w:val="36"/>
        <w:framePr w:wrap="notBeside"/>
        <w:rPr>
          <w:rtl/>
        </w:rPr>
      </w:pPr>
      <w:r w:rsidRPr="00F707CE">
        <w:rPr>
          <w:rFonts w:hint="cs"/>
          <w:rtl/>
        </w:rPr>
        <w:t>ג.</w:t>
      </w:r>
      <w:r w:rsidR="006F071F" w:rsidRPr="00F707CE">
        <w:rPr>
          <w:rFonts w:hint="cs"/>
          <w:rtl/>
        </w:rPr>
        <w:t xml:space="preserve"> </w:t>
      </w:r>
      <w:r w:rsidR="006F071F" w:rsidRPr="00F707CE">
        <w:rPr>
          <w:rtl/>
        </w:rPr>
        <w:t>ת"ש</w:t>
      </w:r>
      <w:r w:rsidR="00F707CE" w:rsidRPr="00F707CE">
        <w:rPr>
          <w:rtl/>
        </w:rPr>
        <w:t>:</w:t>
      </w:r>
    </w:p>
    <w:p w14:paraId="669A8B01" w14:textId="1D55120B" w:rsidR="006F071F" w:rsidRPr="0035174A" w:rsidRDefault="006F071F" w:rsidP="009B508D">
      <w:pPr>
        <w:rPr>
          <w:spacing w:val="-4"/>
          <w:rtl/>
        </w:rPr>
      </w:pPr>
      <w:r w:rsidRPr="0035174A">
        <w:rPr>
          <w:spacing w:val="-4"/>
          <w:rtl/>
        </w:rPr>
        <w:t>אחד רכוב חמור</w:t>
      </w:r>
      <w:r w:rsidR="0035174A" w:rsidRPr="0035174A">
        <w:rPr>
          <w:rFonts w:hint="cs"/>
          <w:spacing w:val="-4"/>
          <w:rtl/>
        </w:rPr>
        <w:t>,</w:t>
      </w:r>
      <w:r w:rsidRPr="0035174A">
        <w:rPr>
          <w:spacing w:val="-4"/>
          <w:rtl/>
        </w:rPr>
        <w:t xml:space="preserve"> ואחד תפוס במוסירה - זה קנה חמור</w:t>
      </w:r>
      <w:r w:rsidRPr="0035174A">
        <w:rPr>
          <w:rFonts w:hint="cs"/>
          <w:spacing w:val="-4"/>
          <w:rtl/>
        </w:rPr>
        <w:t>,</w:t>
      </w:r>
      <w:r w:rsidRPr="0035174A">
        <w:rPr>
          <w:spacing w:val="-4"/>
          <w:rtl/>
        </w:rPr>
        <w:t xml:space="preserve"> וזה קנה מוסירה.</w:t>
      </w:r>
    </w:p>
    <w:p w14:paraId="24C029B5" w14:textId="0308E55A" w:rsidR="00F707CE" w:rsidRPr="00F707CE" w:rsidRDefault="003A07C5" w:rsidP="001C1B89">
      <w:pPr>
        <w:pStyle w:val="36"/>
        <w:framePr w:wrap="notBeside"/>
        <w:rPr>
          <w:rtl/>
        </w:rPr>
      </w:pPr>
      <w:r w:rsidRPr="00F707CE">
        <w:rPr>
          <w:rFonts w:hint="cs"/>
          <w:rtl/>
        </w:rPr>
        <w:t xml:space="preserve">- </w:t>
      </w:r>
      <w:r w:rsidR="001C1B89" w:rsidRPr="00F707CE">
        <w:rPr>
          <w:rFonts w:hint="cs"/>
          <w:rtl/>
        </w:rPr>
        <w:t>ודחי'</w:t>
      </w:r>
      <w:r w:rsidR="00F707CE" w:rsidRPr="00F707CE">
        <w:rPr>
          <w:rFonts w:hint="cs"/>
          <w:rtl/>
        </w:rPr>
        <w:t>:</w:t>
      </w:r>
    </w:p>
    <w:p w14:paraId="275A41A1" w14:textId="54784371" w:rsidR="00786280" w:rsidRDefault="003A07C5" w:rsidP="009B508D">
      <w:pPr>
        <w:rPr>
          <w:rtl/>
        </w:rPr>
      </w:pPr>
      <w:r w:rsidRPr="0050150D">
        <w:rPr>
          <w:rFonts w:cs="PFT_Frank" w:hint="cs"/>
          <w:b/>
          <w:bCs/>
          <w:szCs w:val="14"/>
          <w:rtl/>
        </w:rPr>
        <w:t>מדובר ברכוב שמנהיג ברגליו</w:t>
      </w:r>
      <w:r>
        <w:rPr>
          <w:rFonts w:hint="cs"/>
          <w:rtl/>
        </w:rPr>
        <w:t xml:space="preserve"> </w:t>
      </w:r>
      <w:r w:rsidRPr="005E3761">
        <w:rPr>
          <w:rStyle w:val="affffc"/>
          <w:rFonts w:hint="cs"/>
          <w:rtl/>
        </w:rPr>
        <w:t>וקשה</w:t>
      </w:r>
      <w:r>
        <w:rPr>
          <w:rFonts w:hint="cs"/>
          <w:rtl/>
        </w:rPr>
        <w:t xml:space="preserve"> דא''כ שיקנה גם המוסירה</w:t>
      </w:r>
    </w:p>
    <w:p w14:paraId="51D3A304" w14:textId="61291BB4" w:rsidR="006F071F" w:rsidRPr="00BC6BC9" w:rsidRDefault="00BD1977" w:rsidP="009B508D">
      <w:pPr>
        <w:rPr>
          <w:rtl/>
        </w:rPr>
      </w:pPr>
      <w:r w:rsidRPr="005E3761">
        <w:rPr>
          <w:rStyle w:val="affffc"/>
          <w:rFonts w:hint="cs"/>
          <w:rtl/>
        </w:rPr>
        <w:t>ב. אימא</w:t>
      </w:r>
      <w:r>
        <w:rPr>
          <w:rFonts w:hint="cs"/>
          <w:rtl/>
        </w:rPr>
        <w:t xml:space="preserve"> </w:t>
      </w:r>
      <w:r w:rsidR="006F071F" w:rsidRPr="00BC6BC9">
        <w:rPr>
          <w:rtl/>
        </w:rPr>
        <w:t>זה קנה חמור וחצי מוסירה, וזה קנה חצי מוסירה.</w:t>
      </w:r>
    </w:p>
    <w:p w14:paraId="17CD2593" w14:textId="05595DF8" w:rsidR="00786280" w:rsidRDefault="00BD1977" w:rsidP="009B508D">
      <w:pPr>
        <w:rPr>
          <w:rtl/>
        </w:rPr>
      </w:pPr>
      <w:r w:rsidRPr="005E3761">
        <w:rPr>
          <w:rStyle w:val="affffc"/>
          <w:rFonts w:hint="cs"/>
          <w:rtl/>
        </w:rPr>
        <w:t>וקשה:</w:t>
      </w:r>
      <w:r>
        <w:rPr>
          <w:rFonts w:hint="cs"/>
          <w:rtl/>
        </w:rPr>
        <w:t xml:space="preserve"> </w:t>
      </w:r>
      <w:r w:rsidR="006F071F" w:rsidRPr="00BC6BC9">
        <w:rPr>
          <w:rFonts w:hint="cs"/>
          <w:rtl/>
        </w:rPr>
        <w:t>תפוס במוסירה במ</w:t>
      </w:r>
      <w:r w:rsidR="00786280">
        <w:rPr>
          <w:rFonts w:hint="cs"/>
          <w:rtl/>
        </w:rPr>
        <w:t>ה</w:t>
      </w:r>
      <w:r w:rsidR="006F071F" w:rsidRPr="00BC6BC9">
        <w:rPr>
          <w:rFonts w:hint="cs"/>
          <w:rtl/>
        </w:rPr>
        <w:t xml:space="preserve"> קנ</w:t>
      </w:r>
      <w:r w:rsidR="00786280">
        <w:rPr>
          <w:rFonts w:hint="cs"/>
          <w:rtl/>
        </w:rPr>
        <w:t>ה</w:t>
      </w:r>
      <w:r w:rsidR="0024270B">
        <w:rPr>
          <w:rFonts w:hint="cs"/>
          <w:rtl/>
        </w:rPr>
        <w:t>.</w:t>
      </w:r>
      <w:r w:rsidR="006F071F" w:rsidRPr="00BC6BC9">
        <w:rPr>
          <w:rFonts w:hint="cs"/>
          <w:rtl/>
        </w:rPr>
        <w:t xml:space="preserve"> </w:t>
      </w:r>
    </w:p>
    <w:p w14:paraId="3F21C1BF" w14:textId="335EBD48" w:rsidR="006F071F" w:rsidRPr="00BC6BC9" w:rsidRDefault="00BD1977" w:rsidP="009B508D">
      <w:pPr>
        <w:rPr>
          <w:rtl/>
        </w:rPr>
      </w:pPr>
      <w:r w:rsidRPr="005E3761">
        <w:rPr>
          <w:rStyle w:val="affffc"/>
          <w:rFonts w:hint="cs"/>
          <w:rtl/>
        </w:rPr>
        <w:t>ג. אלא:</w:t>
      </w:r>
      <w:r>
        <w:rPr>
          <w:rFonts w:hint="cs"/>
          <w:rtl/>
        </w:rPr>
        <w:t xml:space="preserve"> </w:t>
      </w:r>
      <w:r w:rsidR="006F071F" w:rsidRPr="00BC6BC9">
        <w:rPr>
          <w:rtl/>
        </w:rPr>
        <w:t xml:space="preserve">זה קנה חמור </w:t>
      </w:r>
      <w:r w:rsidR="00C433B0">
        <w:rPr>
          <w:rFonts w:hint="cs"/>
          <w:rtl/>
        </w:rPr>
        <w:t xml:space="preserve">וכל </w:t>
      </w:r>
      <w:r w:rsidR="006F071F" w:rsidRPr="00BC6BC9">
        <w:rPr>
          <w:rtl/>
        </w:rPr>
        <w:t>מוסירה, וזה קני מה שתפוס בידו.</w:t>
      </w:r>
    </w:p>
    <w:p w14:paraId="3ECB9130" w14:textId="4366F7D4" w:rsidR="00A6533C" w:rsidRPr="00BC6BC9" w:rsidRDefault="00BD1977" w:rsidP="009B508D">
      <w:pPr>
        <w:rPr>
          <w:rtl/>
        </w:rPr>
      </w:pPr>
      <w:r w:rsidRPr="005E3761">
        <w:rPr>
          <w:rStyle w:val="affffc"/>
          <w:rFonts w:hint="cs"/>
          <w:rtl/>
        </w:rPr>
        <w:t>וקשה</w:t>
      </w:r>
      <w:r>
        <w:rPr>
          <w:rFonts w:hint="cs"/>
          <w:rtl/>
        </w:rPr>
        <w:t xml:space="preserve"> </w:t>
      </w:r>
      <w:r w:rsidR="006F071F" w:rsidRPr="00BC6BC9">
        <w:rPr>
          <w:rFonts w:hint="cs"/>
          <w:rtl/>
        </w:rPr>
        <w:t>הא איהו לא קני</w:t>
      </w:r>
      <w:r w:rsidR="006207BD">
        <w:rPr>
          <w:rFonts w:hint="cs"/>
          <w:rtl/>
        </w:rPr>
        <w:t>,</w:t>
      </w:r>
      <w:r w:rsidR="006F071F" w:rsidRPr="00BC6BC9">
        <w:rPr>
          <w:rFonts w:hint="cs"/>
          <w:rtl/>
        </w:rPr>
        <w:t xml:space="preserve"> לאחריני מקני </w:t>
      </w:r>
      <w:r w:rsidR="006F071F" w:rsidRPr="00533619">
        <w:rPr>
          <w:rStyle w:val="affffe"/>
          <w:rFonts w:hint="cs"/>
          <w:rtl/>
        </w:rPr>
        <w:t>[בתפיסת המוסירה]</w:t>
      </w:r>
      <w:r w:rsidR="006207BD">
        <w:rPr>
          <w:rStyle w:val="affffe"/>
          <w:rFonts w:hint="cs"/>
          <w:rtl/>
        </w:rPr>
        <w:t>?</w:t>
      </w:r>
    </w:p>
    <w:p w14:paraId="4475671F" w14:textId="0BB84943" w:rsidR="006207BD" w:rsidRDefault="00BD1977" w:rsidP="009B508D">
      <w:pPr>
        <w:rPr>
          <w:rtl/>
        </w:rPr>
      </w:pPr>
      <w:r w:rsidRPr="005E3761">
        <w:rPr>
          <w:rStyle w:val="affffc"/>
          <w:rFonts w:hint="cs"/>
          <w:rtl/>
        </w:rPr>
        <w:t>ד.</w:t>
      </w:r>
      <w:r>
        <w:rPr>
          <w:rFonts w:hint="cs"/>
          <w:rtl/>
        </w:rPr>
        <w:t xml:space="preserve"> </w:t>
      </w:r>
      <w:r w:rsidR="00CD0169" w:rsidRPr="005E3761">
        <w:rPr>
          <w:rStyle w:val="affffc"/>
          <w:rFonts w:hint="cs"/>
          <w:rtl/>
        </w:rPr>
        <w:t>רב אשי:</w:t>
      </w:r>
      <w:r w:rsidR="00CD0169">
        <w:rPr>
          <w:rFonts w:hint="cs"/>
          <w:rtl/>
        </w:rPr>
        <w:t xml:space="preserve"> </w:t>
      </w:r>
      <w:r w:rsidR="006F071F" w:rsidRPr="00BC6BC9">
        <w:rPr>
          <w:rtl/>
        </w:rPr>
        <w:t xml:space="preserve">זה קנה חמור ובית פגיה, וזה קנה מה שתפוס בידו, </w:t>
      </w:r>
    </w:p>
    <w:p w14:paraId="1B09188A" w14:textId="0FE44D47" w:rsidR="006F071F" w:rsidRPr="00BC6BC9" w:rsidRDefault="006F071F" w:rsidP="009B508D">
      <w:pPr>
        <w:rPr>
          <w:rtl/>
        </w:rPr>
      </w:pPr>
      <w:r w:rsidRPr="00BC6BC9">
        <w:rPr>
          <w:rtl/>
        </w:rPr>
        <w:t>והשאר לא קנה לא זה ולא זה.</w:t>
      </w:r>
    </w:p>
    <w:p w14:paraId="46FF3688" w14:textId="4EA8755C" w:rsidR="006F071F" w:rsidRPr="00BC6BC9" w:rsidRDefault="00CD0169" w:rsidP="009B508D">
      <w:pPr>
        <w:rPr>
          <w:rtl/>
        </w:rPr>
      </w:pPr>
      <w:r w:rsidRPr="005E3761">
        <w:rPr>
          <w:rStyle w:val="affffc"/>
          <w:rFonts w:hint="cs"/>
          <w:rtl/>
        </w:rPr>
        <w:t>ה</w:t>
      </w:r>
      <w:r w:rsidRPr="005E3761">
        <w:rPr>
          <w:rStyle w:val="affffc"/>
          <w:rFonts w:hint="cs"/>
          <w:spacing w:val="-4"/>
          <w:rtl/>
        </w:rPr>
        <w:t>. ר'</w:t>
      </w:r>
      <w:r w:rsidR="00545740" w:rsidRPr="005E3761">
        <w:rPr>
          <w:rStyle w:val="affffc"/>
          <w:rFonts w:hint="cs"/>
          <w:spacing w:val="-4"/>
          <w:rtl/>
        </w:rPr>
        <w:t>א</w:t>
      </w:r>
      <w:r w:rsidRPr="00545740">
        <w:rPr>
          <w:rFonts w:hint="cs"/>
          <w:spacing w:val="-4"/>
          <w:rtl/>
        </w:rPr>
        <w:t xml:space="preserve"> </w:t>
      </w:r>
      <w:r w:rsidR="006207BD" w:rsidRPr="00545740">
        <w:rPr>
          <w:rFonts w:hint="cs"/>
          <w:spacing w:val="-4"/>
          <w:rtl/>
        </w:rPr>
        <w:t>ל</w:t>
      </w:r>
      <w:r w:rsidR="006F071F" w:rsidRPr="00545740">
        <w:rPr>
          <w:spacing w:val="-4"/>
          <w:rtl/>
        </w:rPr>
        <w:t>עולם כדתני</w:t>
      </w:r>
      <w:r w:rsidR="0035709B" w:rsidRPr="00545740">
        <w:rPr>
          <w:rFonts w:hint="cs"/>
          <w:spacing w:val="-4"/>
          <w:rtl/>
        </w:rPr>
        <w:t xml:space="preserve"> </w:t>
      </w:r>
      <w:r w:rsidR="0035709B" w:rsidRPr="00545740">
        <w:rPr>
          <w:rStyle w:val="affffe"/>
          <w:rFonts w:hint="cs"/>
          <w:spacing w:val="-4"/>
          <w:rtl/>
        </w:rPr>
        <w:t>כל המוסירה</w:t>
      </w:r>
      <w:r w:rsidR="006F071F" w:rsidRPr="00545740">
        <w:rPr>
          <w:spacing w:val="-4"/>
          <w:rtl/>
        </w:rPr>
        <w:t xml:space="preserve"> </w:t>
      </w:r>
      <w:r w:rsidR="0035709B" w:rsidRPr="00545740">
        <w:rPr>
          <w:rFonts w:hint="cs"/>
          <w:spacing w:val="-4"/>
          <w:rtl/>
        </w:rPr>
        <w:t xml:space="preserve">- </w:t>
      </w:r>
      <w:r w:rsidR="006F071F" w:rsidRPr="00545740">
        <w:rPr>
          <w:spacing w:val="-4"/>
          <w:rtl/>
        </w:rPr>
        <w:t>הואיל ויכול לנתקה ולהביאה אצלו.</w:t>
      </w:r>
    </w:p>
    <w:p w14:paraId="57977E27" w14:textId="14C61219" w:rsidR="006F071F" w:rsidRPr="00EF48A2" w:rsidRDefault="00CD0169" w:rsidP="00255447">
      <w:pPr>
        <w:spacing w:after="60"/>
        <w:rPr>
          <w:rStyle w:val="affffe"/>
          <w:rtl/>
        </w:rPr>
      </w:pPr>
      <w:r w:rsidRPr="005E3761">
        <w:rPr>
          <w:rStyle w:val="affffc"/>
          <w:rFonts w:hint="cs"/>
          <w:rtl/>
        </w:rPr>
        <w:t>ודחי' דר' אבהו</w:t>
      </w:r>
      <w:r>
        <w:rPr>
          <w:rFonts w:hint="cs"/>
          <w:rtl/>
        </w:rPr>
        <w:t xml:space="preserve"> </w:t>
      </w:r>
      <w:r w:rsidR="006F071F" w:rsidRPr="00BC6BC9">
        <w:rPr>
          <w:rtl/>
        </w:rPr>
        <w:t>ברותא היא.</w:t>
      </w:r>
      <w:r w:rsidR="006F071F" w:rsidRPr="00BC6BC9">
        <w:rPr>
          <w:rFonts w:hint="cs"/>
          <w:rtl/>
        </w:rPr>
        <w:t xml:space="preserve"> </w:t>
      </w:r>
      <w:r w:rsidR="006207BD">
        <w:rPr>
          <w:rFonts w:hint="cs"/>
          <w:rtl/>
        </w:rPr>
        <w:t>ש</w:t>
      </w:r>
      <w:r w:rsidR="006F071F" w:rsidRPr="00BC6BC9">
        <w:rPr>
          <w:rFonts w:hint="cs"/>
          <w:rtl/>
        </w:rPr>
        <w:t>אל''</w:t>
      </w:r>
      <w:r w:rsidR="00255447">
        <w:rPr>
          <w:rFonts w:hint="cs"/>
          <w:rtl/>
        </w:rPr>
        <w:t>כ</w:t>
      </w:r>
      <w:r w:rsidR="00545740">
        <w:rPr>
          <w:rFonts w:hint="cs"/>
          <w:rtl/>
        </w:rPr>
        <w:t>,</w:t>
      </w:r>
      <w:r w:rsidR="006F071F" w:rsidRPr="00BC6BC9">
        <w:rPr>
          <w:rtl/>
        </w:rPr>
        <w:t xml:space="preserve"> </w:t>
      </w:r>
      <w:r w:rsidR="00545740">
        <w:rPr>
          <w:rFonts w:hint="cs"/>
          <w:rtl/>
        </w:rPr>
        <w:t>בא א'</w:t>
      </w:r>
      <w:r w:rsidR="006F071F" w:rsidRPr="00BC6BC9">
        <w:rPr>
          <w:rtl/>
        </w:rPr>
        <w:t xml:space="preserve"> והגביה חציה מע"ג קרקע, ובא אחר והגביה חציה מע"ג עמוד,</w:t>
      </w:r>
      <w:r w:rsidR="00EF48A2">
        <w:rPr>
          <w:rFonts w:hint="cs"/>
          <w:rtl/>
        </w:rPr>
        <w:t xml:space="preserve"> השני לא יקנה כיון שהראשון </w:t>
      </w:r>
      <w:r w:rsidR="006F071F" w:rsidRPr="00BC6BC9">
        <w:rPr>
          <w:rtl/>
        </w:rPr>
        <w:t>יכול לנתק ולהביא אצלו?</w:t>
      </w:r>
      <w:r w:rsidR="0071021A">
        <w:rPr>
          <w:rFonts w:hint="cs"/>
          <w:rtl/>
        </w:rPr>
        <w:t>!</w:t>
      </w:r>
      <w:r w:rsidR="00EF48A2">
        <w:rPr>
          <w:rFonts w:hint="cs"/>
          <w:rtl/>
        </w:rPr>
        <w:t xml:space="preserve"> </w:t>
      </w:r>
      <w:r w:rsidR="00EF48A2" w:rsidRPr="00EF48A2">
        <w:rPr>
          <w:rStyle w:val="affffe"/>
          <w:rFonts w:hint="cs"/>
          <w:rtl/>
        </w:rPr>
        <w:t>ולא מצינו שחלוק דינה מהמשנה</w:t>
      </w:r>
    </w:p>
    <w:p w14:paraId="355D1A91" w14:textId="2713CC05" w:rsidR="00F707CE" w:rsidRPr="00F707CE" w:rsidRDefault="00255447" w:rsidP="004540FD">
      <w:pPr>
        <w:pStyle w:val="36"/>
        <w:framePr w:wrap="notBeside"/>
        <w:rPr>
          <w:rtl/>
        </w:rPr>
      </w:pPr>
      <w:r w:rsidRPr="00F707CE">
        <w:rPr>
          <w:rFonts w:hint="cs"/>
          <w:rtl/>
        </w:rPr>
        <w:t>ד.</w:t>
      </w:r>
      <w:r w:rsidR="006F071F" w:rsidRPr="00F707CE">
        <w:rPr>
          <w:rFonts w:hint="cs"/>
          <w:rtl/>
        </w:rPr>
        <w:t xml:space="preserve"> </w:t>
      </w:r>
      <w:r w:rsidR="006F071F" w:rsidRPr="00F707CE">
        <w:rPr>
          <w:rtl/>
        </w:rPr>
        <w:t>ת"ש ר</w:t>
      </w:r>
      <w:r w:rsidR="006F071F" w:rsidRPr="00F707CE">
        <w:rPr>
          <w:rFonts w:hint="cs"/>
          <w:rtl/>
        </w:rPr>
        <w:t>''א</w:t>
      </w:r>
      <w:r w:rsidR="00F707CE" w:rsidRPr="00F707CE">
        <w:rPr>
          <w:rtl/>
        </w:rPr>
        <w:t>:</w:t>
      </w:r>
    </w:p>
    <w:p w14:paraId="5C261667" w14:textId="7B0CCE8E" w:rsidR="00C95394" w:rsidRDefault="006F071F" w:rsidP="009B508D">
      <w:pPr>
        <w:rPr>
          <w:rtl/>
        </w:rPr>
      </w:pPr>
      <w:r w:rsidRPr="00BC6BC9">
        <w:rPr>
          <w:rtl/>
        </w:rPr>
        <w:t xml:space="preserve">רכוב בשדה ומנהיג בעיר - קנה! </w:t>
      </w:r>
    </w:p>
    <w:p w14:paraId="20D1492E" w14:textId="77777777" w:rsidR="00F707CE" w:rsidRPr="00F707CE" w:rsidRDefault="006F071F" w:rsidP="00C95394">
      <w:pPr>
        <w:pStyle w:val="36"/>
        <w:framePr w:wrap="notBeside"/>
        <w:rPr>
          <w:rtl/>
        </w:rPr>
      </w:pPr>
      <w:r w:rsidRPr="00F707CE">
        <w:rPr>
          <w:rtl/>
        </w:rPr>
        <w:t>–</w:t>
      </w:r>
      <w:r w:rsidR="00C95394" w:rsidRPr="00F707CE">
        <w:rPr>
          <w:rFonts w:hint="cs"/>
          <w:rtl/>
        </w:rPr>
        <w:t>ודחי'</w:t>
      </w:r>
      <w:r w:rsidR="00F707CE" w:rsidRPr="00F707CE">
        <w:rPr>
          <w:rtl/>
        </w:rPr>
        <w:t>:</w:t>
      </w:r>
    </w:p>
    <w:p w14:paraId="69CF89EA" w14:textId="4FD1059D" w:rsidR="006F071F" w:rsidRPr="00BC6BC9" w:rsidRDefault="006F071F" w:rsidP="009B508D">
      <w:pPr>
        <w:rPr>
          <w:rtl/>
        </w:rPr>
      </w:pPr>
      <w:r w:rsidRPr="00BC6BC9">
        <w:rPr>
          <w:rtl/>
        </w:rPr>
        <w:t>ה</w:t>
      </w:r>
      <w:r w:rsidRPr="00BC6BC9">
        <w:rPr>
          <w:rFonts w:hint="cs"/>
          <w:rtl/>
        </w:rPr>
        <w:t>"נ</w:t>
      </w:r>
      <w:r w:rsidRPr="00BC6BC9">
        <w:rPr>
          <w:rtl/>
        </w:rPr>
        <w:t xml:space="preserve"> מנהיג ברגליו.</w:t>
      </w:r>
      <w:r w:rsidRPr="00BC6BC9">
        <w:rPr>
          <w:rFonts w:hint="cs"/>
          <w:rtl/>
        </w:rPr>
        <w:t xml:space="preserve"> ותרי גווני מנהיג</w:t>
      </w:r>
    </w:p>
    <w:p w14:paraId="59EAB77D" w14:textId="77777777" w:rsidR="006F071F" w:rsidRPr="00BC6BC9" w:rsidRDefault="006F071F" w:rsidP="004540FD">
      <w:pPr>
        <w:rPr>
          <w:rtl/>
        </w:rPr>
      </w:pPr>
      <w:r w:rsidRPr="00BC6BC9">
        <w:rPr>
          <w:rFonts w:hint="cs"/>
          <w:rtl/>
        </w:rPr>
        <w:t xml:space="preserve">ורכוב בעיר לא קונה </w:t>
      </w:r>
      <w:r w:rsidRPr="005E3761">
        <w:rPr>
          <w:rStyle w:val="affffc"/>
          <w:rFonts w:hint="cs"/>
          <w:rtl/>
        </w:rPr>
        <w:t>כר''כ</w:t>
      </w:r>
      <w:r w:rsidRPr="00BC6BC9">
        <w:rPr>
          <w:rFonts w:hint="cs"/>
          <w:rtl/>
        </w:rPr>
        <w:t xml:space="preserve"> ד</w:t>
      </w:r>
      <w:r w:rsidRPr="00BC6BC9">
        <w:rPr>
          <w:rtl/>
        </w:rPr>
        <w:t>אין דרכן של בני אדם לרכוב בעיר.</w:t>
      </w:r>
    </w:p>
    <w:p w14:paraId="1991B9BF" w14:textId="77777777" w:rsidR="00F707CE" w:rsidRPr="00F707CE" w:rsidRDefault="006F071F" w:rsidP="004540FD">
      <w:pPr>
        <w:pStyle w:val="36"/>
        <w:framePr w:wrap="notBeside"/>
        <w:rPr>
          <w:rtl/>
        </w:rPr>
      </w:pPr>
      <w:r w:rsidRPr="00F707CE">
        <w:rPr>
          <w:rFonts w:hint="cs"/>
          <w:rtl/>
        </w:rPr>
        <w:t>ודחאו רב אשי</w:t>
      </w:r>
      <w:r w:rsidR="00F707CE" w:rsidRPr="00F707CE">
        <w:rPr>
          <w:rtl/>
        </w:rPr>
        <w:t>:</w:t>
      </w:r>
    </w:p>
    <w:p w14:paraId="1C8E1C51" w14:textId="17F127D4" w:rsidR="006F071F" w:rsidRPr="00BC6BC9" w:rsidRDefault="006F071F" w:rsidP="009B508D">
      <w:pPr>
        <w:rPr>
          <w:rtl/>
        </w:rPr>
      </w:pPr>
      <w:r w:rsidRPr="00BC6BC9">
        <w:rPr>
          <w:rFonts w:hint="cs"/>
          <w:rtl/>
        </w:rPr>
        <w:t>דא''ה</w:t>
      </w:r>
      <w:r w:rsidRPr="00BC6BC9">
        <w:rPr>
          <w:rtl/>
        </w:rPr>
        <w:t xml:space="preserve"> הגביה ארנקי בשבת, שאין דרכן של בני אדם להגביה ארנקי בשבת </w:t>
      </w:r>
      <w:r w:rsidR="003844E2">
        <w:rPr>
          <w:rFonts w:hint="cs"/>
          <w:rtl/>
        </w:rPr>
        <w:t>גם שלא קנה?! פשוט שמע שעשה קנה וה'נ כאן</w:t>
      </w:r>
    </w:p>
    <w:p w14:paraId="4F94CA54" w14:textId="70D7278D" w:rsidR="00F707CE" w:rsidRPr="00F707CE" w:rsidRDefault="006F071F" w:rsidP="00ED0750">
      <w:pPr>
        <w:pStyle w:val="36"/>
        <w:framePr w:wrap="notBeside"/>
        <w:rPr>
          <w:rtl/>
        </w:rPr>
      </w:pPr>
      <w:r w:rsidRPr="00F707CE">
        <w:rPr>
          <w:rtl/>
        </w:rPr>
        <w:lastRenderedPageBreak/>
        <w:t>•</w:t>
      </w:r>
      <w:r w:rsidRPr="00F707CE">
        <w:rPr>
          <w:rFonts w:hint="cs"/>
          <w:rtl/>
        </w:rPr>
        <w:t xml:space="preserve"> </w:t>
      </w:r>
      <w:r w:rsidRPr="00F707CE">
        <w:rPr>
          <w:rtl/>
        </w:rPr>
        <w:t xml:space="preserve">אלא </w:t>
      </w:r>
      <w:r w:rsidRPr="00F707CE">
        <w:rPr>
          <w:rFonts w:hint="cs"/>
          <w:rtl/>
        </w:rPr>
        <w:t>ר''א</w:t>
      </w:r>
      <w:r w:rsidR="00F707CE" w:rsidRPr="00F707CE">
        <w:rPr>
          <w:rFonts w:hint="cs"/>
          <w:rtl/>
        </w:rPr>
        <w:t>:</w:t>
      </w:r>
    </w:p>
    <w:p w14:paraId="30437981" w14:textId="068FA40A" w:rsidR="00A6533C" w:rsidRPr="00BC6BC9" w:rsidRDefault="006F071F" w:rsidP="009B508D">
      <w:pPr>
        <w:rPr>
          <w:rtl/>
        </w:rPr>
      </w:pPr>
      <w:r w:rsidRPr="00BC6BC9">
        <w:rPr>
          <w:rtl/>
        </w:rPr>
        <w:t xml:space="preserve">במקח וממכר עסקינן, </w:t>
      </w:r>
      <w:r w:rsidRPr="005E3761">
        <w:rPr>
          <w:rStyle w:val="affffc"/>
          <w:rtl/>
        </w:rPr>
        <w:t>דא</w:t>
      </w:r>
      <w:r w:rsidRPr="005E3761">
        <w:rPr>
          <w:rStyle w:val="affffc"/>
          <w:rFonts w:hint="cs"/>
          <w:rtl/>
        </w:rPr>
        <w:t>"ל</w:t>
      </w:r>
      <w:r w:rsidRPr="005E3761">
        <w:rPr>
          <w:rStyle w:val="affffc"/>
          <w:rtl/>
        </w:rPr>
        <w:t>:</w:t>
      </w:r>
      <w:r w:rsidRPr="00BC6BC9">
        <w:rPr>
          <w:rtl/>
        </w:rPr>
        <w:t xml:space="preserve"> קני כדרך שבני אדם קונין.</w:t>
      </w:r>
    </w:p>
    <w:p w14:paraId="10219C09" w14:textId="77777777" w:rsidR="00F42A92" w:rsidRDefault="006F071F" w:rsidP="009B508D">
      <w:pPr>
        <w:rPr>
          <w:rtl/>
        </w:rPr>
      </w:pPr>
      <w:r w:rsidRPr="00BC6BC9">
        <w:rPr>
          <w:rFonts w:hint="cs"/>
          <w:rtl/>
        </w:rPr>
        <w:t xml:space="preserve">רכוב ברה''ר קונה, או אדם חשוב בעיר, או אשה </w:t>
      </w:r>
      <w:r w:rsidRPr="00F42A92">
        <w:rPr>
          <w:rStyle w:val="affffe"/>
          <w:rFonts w:hint="cs"/>
          <w:rtl/>
        </w:rPr>
        <w:t>[מחולשתה]</w:t>
      </w:r>
      <w:r w:rsidR="003A6F12">
        <w:rPr>
          <w:rFonts w:hint="cs"/>
          <w:rtl/>
        </w:rPr>
        <w:t xml:space="preserve"> </w:t>
      </w:r>
      <w:r w:rsidRPr="00BC6BC9">
        <w:rPr>
          <w:rFonts w:hint="cs"/>
          <w:rtl/>
        </w:rPr>
        <w:t xml:space="preserve">בעיר, </w:t>
      </w:r>
    </w:p>
    <w:p w14:paraId="5963FD7F" w14:textId="16F6AD97" w:rsidR="006F071F" w:rsidRPr="00BC6BC9" w:rsidRDefault="006F071F" w:rsidP="009B508D">
      <w:pPr>
        <w:rPr>
          <w:rtl/>
        </w:rPr>
      </w:pPr>
      <w:r w:rsidRPr="00BC6BC9">
        <w:rPr>
          <w:rFonts w:hint="cs"/>
          <w:rtl/>
        </w:rPr>
        <w:t xml:space="preserve">או </w:t>
      </w:r>
      <w:r w:rsidR="00F42A92">
        <w:rPr>
          <w:rFonts w:hint="cs"/>
          <w:rtl/>
        </w:rPr>
        <w:t xml:space="preserve">אדם זול </w:t>
      </w:r>
      <w:r w:rsidRPr="00F42A92">
        <w:rPr>
          <w:rStyle w:val="affffe"/>
          <w:rFonts w:hint="cs"/>
          <w:rtl/>
        </w:rPr>
        <w:t>[שאינו צנוע]</w:t>
      </w:r>
      <w:r w:rsidRPr="00BC6BC9">
        <w:rPr>
          <w:rFonts w:hint="cs"/>
          <w:rtl/>
        </w:rPr>
        <w:t xml:space="preserve"> אפי' בסימטא</w:t>
      </w:r>
    </w:p>
    <w:p w14:paraId="1E36FEB0" w14:textId="77777777" w:rsidR="00A6533C" w:rsidRPr="00BC6BC9" w:rsidRDefault="00A6533C" w:rsidP="00A6533C">
      <w:pPr>
        <w:pStyle w:val="aff9"/>
        <w:rPr>
          <w:rtl/>
        </w:rPr>
      </w:pPr>
      <w:r w:rsidRPr="00BC6BC9">
        <w:rPr>
          <w:rFonts w:hint="cs"/>
          <w:rtl/>
        </w:rPr>
        <w:t>***</w:t>
      </w:r>
    </w:p>
    <w:p w14:paraId="74A01430" w14:textId="5F175C26" w:rsidR="006F071F" w:rsidRPr="00BC6BC9" w:rsidRDefault="006F071F" w:rsidP="00A6533C">
      <w:pPr>
        <w:pStyle w:val="affe"/>
        <w:framePr w:wrap="around"/>
        <w:rPr>
          <w:rtl/>
        </w:rPr>
      </w:pPr>
      <w:r w:rsidRPr="00BC6BC9">
        <w:rPr>
          <w:rtl/>
        </w:rPr>
        <w:t>ט:</w:t>
      </w:r>
    </w:p>
    <w:p w14:paraId="4A3B0529" w14:textId="55FF393D" w:rsidR="00F42A92" w:rsidRDefault="004729BF" w:rsidP="00F42A92">
      <w:pPr>
        <w:pStyle w:val="affff9"/>
        <w:rPr>
          <w:rtl/>
        </w:rPr>
      </w:pPr>
      <w:r w:rsidRPr="005E3761">
        <w:rPr>
          <w:rStyle w:val="affffc"/>
          <w:rFonts w:hint="cs"/>
          <w:b/>
          <w:bCs w:val="0"/>
          <w:rtl/>
        </w:rPr>
        <w:t>בעי ר''א:</w:t>
      </w:r>
      <w:r>
        <w:rPr>
          <w:rFonts w:hint="cs"/>
          <w:rtl/>
        </w:rPr>
        <w:t xml:space="preserve"> </w:t>
      </w:r>
      <w:r w:rsidR="006F071F" w:rsidRPr="00BC6BC9">
        <w:rPr>
          <w:rFonts w:hint="cs"/>
          <w:rtl/>
        </w:rPr>
        <w:t>'</w:t>
      </w:r>
      <w:r w:rsidR="006F071F" w:rsidRPr="00BC6BC9">
        <w:rPr>
          <w:rtl/>
        </w:rPr>
        <w:t>משוך בהמה זו וקנ</w:t>
      </w:r>
      <w:r w:rsidR="00F0482F">
        <w:rPr>
          <w:rFonts w:hint="cs"/>
          <w:rtl/>
        </w:rPr>
        <w:t>ה</w:t>
      </w:r>
      <w:r w:rsidR="006F071F" w:rsidRPr="00BC6BC9">
        <w:rPr>
          <w:rtl/>
        </w:rPr>
        <w:t xml:space="preserve"> כלים שעליה</w:t>
      </w:r>
      <w:r w:rsidR="006F071F" w:rsidRPr="00BC6BC9">
        <w:rPr>
          <w:rFonts w:hint="cs"/>
          <w:rtl/>
        </w:rPr>
        <w:t>'</w:t>
      </w:r>
      <w:r w:rsidR="006F071F" w:rsidRPr="00BC6BC9">
        <w:rPr>
          <w:rtl/>
        </w:rPr>
        <w:t xml:space="preserve"> מהו? </w:t>
      </w:r>
    </w:p>
    <w:p w14:paraId="1706F418" w14:textId="12EAD3D1" w:rsidR="00A6533C" w:rsidRPr="00BC6BC9" w:rsidRDefault="00F0482F" w:rsidP="00FB1A43">
      <w:pPr>
        <w:pStyle w:val="affffd"/>
        <w:jc w:val="center"/>
        <w:rPr>
          <w:rtl/>
        </w:rPr>
      </w:pPr>
      <w:r>
        <w:rPr>
          <w:rFonts w:hint="cs"/>
          <w:rtl/>
        </w:rPr>
        <w:t xml:space="preserve">אם </w:t>
      </w:r>
      <w:r w:rsidR="006F071F" w:rsidRPr="00BC6BC9">
        <w:rPr>
          <w:rtl/>
        </w:rPr>
        <w:t>משיכ</w:t>
      </w:r>
      <w:r w:rsidR="00FB1A43">
        <w:rPr>
          <w:rFonts w:hint="cs"/>
          <w:rtl/>
        </w:rPr>
        <w:t>ת ה</w:t>
      </w:r>
      <w:r w:rsidR="006F071F" w:rsidRPr="00BC6BC9">
        <w:rPr>
          <w:rtl/>
        </w:rPr>
        <w:t xml:space="preserve">בהמה </w:t>
      </w:r>
      <w:r w:rsidR="00FB1A43">
        <w:rPr>
          <w:rFonts w:hint="cs"/>
          <w:rtl/>
        </w:rPr>
        <w:t xml:space="preserve">מועלת </w:t>
      </w:r>
      <w:r>
        <w:rPr>
          <w:rFonts w:hint="cs"/>
          <w:rtl/>
        </w:rPr>
        <w:t>להקנות</w:t>
      </w:r>
      <w:r w:rsidR="006F071F" w:rsidRPr="00BC6BC9">
        <w:rPr>
          <w:rtl/>
        </w:rPr>
        <w:t xml:space="preserve"> כלים</w:t>
      </w:r>
      <w:r w:rsidR="00FB1A43">
        <w:rPr>
          <w:rFonts w:hint="cs"/>
          <w:rtl/>
        </w:rPr>
        <w:t>?</w:t>
      </w:r>
    </w:p>
    <w:p w14:paraId="485C5728" w14:textId="48822DAF" w:rsidR="00F707CE" w:rsidRPr="00F707CE" w:rsidRDefault="006F071F" w:rsidP="003A6F12">
      <w:pPr>
        <w:pStyle w:val="36"/>
        <w:framePr w:wrap="notBeside"/>
        <w:rPr>
          <w:rtl/>
        </w:rPr>
      </w:pPr>
      <w:r w:rsidRPr="00F707CE">
        <w:rPr>
          <w:rtl/>
        </w:rPr>
        <w:t>רבא</w:t>
      </w:r>
      <w:r w:rsidR="00F707CE" w:rsidRPr="00F707CE">
        <w:rPr>
          <w:rtl/>
        </w:rPr>
        <w:t>:</w:t>
      </w:r>
    </w:p>
    <w:p w14:paraId="1D79E339" w14:textId="1A22E949" w:rsidR="006F071F" w:rsidRPr="00BC6BC9" w:rsidRDefault="00F0482F" w:rsidP="009B508D">
      <w:pPr>
        <w:rPr>
          <w:rtl/>
        </w:rPr>
      </w:pPr>
      <w:r>
        <w:rPr>
          <w:rFonts w:hint="cs"/>
          <w:rtl/>
        </w:rPr>
        <w:t>מ</w:t>
      </w:r>
      <w:r w:rsidR="006F071F" w:rsidRPr="00BC6BC9">
        <w:rPr>
          <w:rtl/>
        </w:rPr>
        <w:t>י א"ל קני בהמה</w:t>
      </w:r>
      <w:r w:rsidR="00FB1A43">
        <w:rPr>
          <w:rFonts w:hint="cs"/>
          <w:rtl/>
        </w:rPr>
        <w:t>,</w:t>
      </w:r>
      <w:r w:rsidR="006F071F" w:rsidRPr="00BC6BC9">
        <w:rPr>
          <w:rtl/>
        </w:rPr>
        <w:t xml:space="preserve"> וקני כלים</w:t>
      </w:r>
      <w:r w:rsidR="006F071F" w:rsidRPr="00BC6BC9">
        <w:rPr>
          <w:rFonts w:hint="cs"/>
          <w:rtl/>
        </w:rPr>
        <w:t xml:space="preserve">- </w:t>
      </w:r>
      <w:r w:rsidR="006F071F" w:rsidRPr="00BC6BC9">
        <w:rPr>
          <w:rtl/>
        </w:rPr>
        <w:t>חצר מהלכת היא, ולא קנה.</w:t>
      </w:r>
    </w:p>
    <w:p w14:paraId="680ECBE2" w14:textId="77777777" w:rsidR="006F071F" w:rsidRPr="00BC6BC9" w:rsidRDefault="006F071F" w:rsidP="003A6F12">
      <w:pPr>
        <w:rPr>
          <w:rtl/>
        </w:rPr>
      </w:pPr>
      <w:r w:rsidRPr="00BC6BC9">
        <w:rPr>
          <w:rtl/>
        </w:rPr>
        <w:t>ו</w:t>
      </w:r>
      <w:r w:rsidRPr="00BC6BC9">
        <w:rPr>
          <w:rFonts w:hint="cs"/>
          <w:rtl/>
        </w:rPr>
        <w:t xml:space="preserve">אפי' בעמדה </w:t>
      </w:r>
      <w:r w:rsidRPr="00BC6BC9">
        <w:rPr>
          <w:rtl/>
        </w:rPr>
        <w:t>כל שאילו מהלך לא קנה - עומד ויושב לא קנה.</w:t>
      </w:r>
      <w:r w:rsidRPr="00BC6BC9">
        <w:rPr>
          <w:rFonts w:hint="cs"/>
          <w:rtl/>
        </w:rPr>
        <w:t xml:space="preserve"> </w:t>
      </w:r>
      <w:r w:rsidRPr="0050150D">
        <w:rPr>
          <w:rFonts w:cs="PFT_Frank" w:hint="cs"/>
          <w:b/>
          <w:bCs/>
          <w:szCs w:val="14"/>
          <w:rtl/>
        </w:rPr>
        <w:t xml:space="preserve">- </w:t>
      </w:r>
      <w:r w:rsidRPr="0050150D">
        <w:rPr>
          <w:rFonts w:cs="PFT_Frank"/>
          <w:b/>
          <w:bCs/>
          <w:szCs w:val="14"/>
          <w:rtl/>
        </w:rPr>
        <w:t>והלכתא - בכפותה.</w:t>
      </w:r>
    </w:p>
    <w:p w14:paraId="236B4D6D" w14:textId="77777777" w:rsidR="00F707CE" w:rsidRPr="00F707CE" w:rsidRDefault="00FA55A1" w:rsidP="00FA55A1">
      <w:pPr>
        <w:pStyle w:val="36"/>
        <w:framePr w:wrap="notBeside"/>
        <w:rPr>
          <w:rtl/>
        </w:rPr>
      </w:pPr>
      <w:r w:rsidRPr="00F707CE">
        <w:rPr>
          <w:rFonts w:hint="cs"/>
          <w:rtl/>
        </w:rPr>
        <w:t>והך</w:t>
      </w:r>
      <w:r w:rsidR="00F707CE" w:rsidRPr="00F707CE">
        <w:rPr>
          <w:rtl/>
        </w:rPr>
        <w:t>:</w:t>
      </w:r>
    </w:p>
    <w:p w14:paraId="1AB09690" w14:textId="198877DE" w:rsidR="006F071F" w:rsidRPr="00BC6BC9" w:rsidRDefault="00FA55A1" w:rsidP="009B508D">
      <w:pPr>
        <w:rPr>
          <w:rtl/>
        </w:rPr>
      </w:pPr>
      <w:r>
        <w:rPr>
          <w:rFonts w:hint="cs"/>
          <w:rtl/>
        </w:rPr>
        <w:t>ד</w:t>
      </w:r>
      <w:r w:rsidR="006F071F" w:rsidRPr="00BC6BC9">
        <w:rPr>
          <w:rFonts w:hint="cs"/>
          <w:rtl/>
        </w:rPr>
        <w:t xml:space="preserve">קונה במהלך בספינה וקפצו דגים ונפלו לתוך הספינה דספינה </w:t>
      </w:r>
      <w:r w:rsidR="00DF6E4F">
        <w:rPr>
          <w:rFonts w:hint="cs"/>
          <w:rtl/>
        </w:rPr>
        <w:t>עומדת והמים הם שמוליכים אותה</w:t>
      </w:r>
      <w:r w:rsidR="006F071F" w:rsidRPr="00BC6BC9">
        <w:rPr>
          <w:rFonts w:hint="cs"/>
          <w:rtl/>
        </w:rPr>
        <w:t>.</w:t>
      </w:r>
    </w:p>
    <w:p w14:paraId="4129809F" w14:textId="77777777" w:rsidR="00F707CE" w:rsidRPr="00F707CE" w:rsidRDefault="006F071F" w:rsidP="00BC08A2">
      <w:pPr>
        <w:pStyle w:val="36"/>
        <w:framePr w:wrap="notBeside"/>
        <w:rPr>
          <w:rtl/>
        </w:rPr>
      </w:pPr>
      <w:r w:rsidRPr="00F707CE">
        <w:rPr>
          <w:rFonts w:hint="cs"/>
          <w:rtl/>
        </w:rPr>
        <w:t>ו</w:t>
      </w:r>
      <w:r w:rsidR="00BC08A2" w:rsidRPr="00F707CE">
        <w:rPr>
          <w:rFonts w:hint="cs"/>
          <w:rtl/>
        </w:rPr>
        <w:t>הך</w:t>
      </w:r>
      <w:r w:rsidR="00F707CE" w:rsidRPr="00F707CE">
        <w:rPr>
          <w:rtl/>
        </w:rPr>
        <w:t>:</w:t>
      </w:r>
    </w:p>
    <w:p w14:paraId="5C305DB4" w14:textId="668616E7" w:rsidR="00BC08A2" w:rsidRDefault="006F071F" w:rsidP="009B508D">
      <w:pPr>
        <w:rPr>
          <w:rtl/>
        </w:rPr>
      </w:pPr>
      <w:r w:rsidRPr="00BC6BC9">
        <w:rPr>
          <w:rFonts w:hint="cs"/>
          <w:rtl/>
        </w:rPr>
        <w:t>שמהלכת ברה''ר וזרק לה גט לתוך חיקה או קלתה דמגורשת</w:t>
      </w:r>
    </w:p>
    <w:p w14:paraId="038CD6A7" w14:textId="7BB564C0" w:rsidR="006F071F" w:rsidRPr="00BC6BC9" w:rsidRDefault="00BC08A2" w:rsidP="009B508D">
      <w:pPr>
        <w:rPr>
          <w:rtl/>
        </w:rPr>
      </w:pPr>
      <w:r>
        <w:rPr>
          <w:rFonts w:hint="cs"/>
          <w:rtl/>
        </w:rPr>
        <w:t xml:space="preserve">- </w:t>
      </w:r>
      <w:r w:rsidR="006F071F" w:rsidRPr="00BC6BC9">
        <w:rPr>
          <w:rFonts w:hint="cs"/>
          <w:rtl/>
        </w:rPr>
        <w:t>קלתא נייחא והיא שהולכת תחתיה.</w:t>
      </w:r>
    </w:p>
    <w:p w14:paraId="4D136AF5" w14:textId="30D4400B" w:rsidR="006F071F" w:rsidRPr="00BC6BC9" w:rsidRDefault="00A6533C" w:rsidP="00A6533C">
      <w:pPr>
        <w:pStyle w:val="aff9"/>
        <w:rPr>
          <w:rtl/>
        </w:rPr>
      </w:pPr>
      <w:r w:rsidRPr="00BC6BC9">
        <w:rPr>
          <w:rFonts w:hint="cs"/>
          <w:rtl/>
        </w:rPr>
        <w:t>***</w:t>
      </w:r>
    </w:p>
    <w:p w14:paraId="7CFB0BDF" w14:textId="77777777" w:rsidR="006F071F" w:rsidRPr="00BC6BC9" w:rsidRDefault="006F071F" w:rsidP="00E66419">
      <w:pPr>
        <w:pStyle w:val="afffff"/>
        <w:framePr w:wrap="around"/>
        <w:rPr>
          <w:rtl/>
        </w:rPr>
      </w:pPr>
      <w:bookmarkStart w:id="0" w:name="_Hlk170291613"/>
      <w:del w:id="20161" w:author="קלוד" w:date="2026-10-06T10:08:05Z">
        <w:r>
          <w:rPr>
            <w:rtl/>
          </w:rPr>
          <w:delText xml:space="preserve">משנה.</w:delText>
        </w:r>
      </w:del>
      <w:ins w:id="20162" w:author="קלוד" w:date="2026-10-06T10:08:05Z">
        <w:r>
          <w:rPr>
            <w:rtl/>
          </w:rPr>
          <w:t xml:space="preserve">משנה ג</w:t>
        </w:r>
      </w:ins>
    </w:p>
    <w:bookmarkEnd w:id="0"/>
    <w:p w14:paraId="4603662B" w14:textId="77777777" w:rsidR="006F071F" w:rsidRPr="00BC6BC9" w:rsidRDefault="006F071F" w:rsidP="009B508D">
      <w:pPr>
        <w:pStyle w:val="afff3"/>
        <w:spacing w:line="220" w:lineRule="exact"/>
        <w:rPr>
          <w:rtl/>
        </w:rPr>
      </w:pPr>
      <w:ins w:id="9804" w:author="מספור קטעי משנה" w:date="2026-10-06T06:45:11Z">
        <w:r>
          <w:rPr>
            <w:rStyle w:val="MisparKeta"/>
          </w:rPr>
          <w:t xml:space="preserve">ב. </w:t>
        </w:r>
      </w:ins>
      <w:r w:rsidRPr="00BC6BC9">
        <w:rPr>
          <w:rtl/>
        </w:rPr>
        <w:t>היה רוכב ע"ג בהמה וראה את המציאה, ואמר לחבירו תנה לי, נטלה ואמר אני זכיתי בה</w:t>
      </w:r>
      <w:r w:rsidRPr="00BC6BC9">
        <w:rPr>
          <w:rFonts w:hint="cs"/>
          <w:rtl/>
        </w:rPr>
        <w:t xml:space="preserve"> </w:t>
      </w:r>
      <w:r w:rsidRPr="00BC6BC9">
        <w:rPr>
          <w:rtl/>
        </w:rPr>
        <w:t>זכה בה.</w:t>
      </w:r>
    </w:p>
    <w:p w14:paraId="0B7358B7" w14:textId="77777777" w:rsidR="006F071F" w:rsidRPr="00BC6BC9" w:rsidRDefault="006F071F" w:rsidP="00F23F64">
      <w:pPr>
        <w:pStyle w:val="afff3"/>
        <w:spacing w:after="60" w:line="220" w:lineRule="exact"/>
        <w:rPr>
          <w:rtl/>
        </w:rPr>
      </w:pPr>
      <w:r w:rsidRPr="00BC6BC9">
        <w:rPr>
          <w:rtl/>
        </w:rPr>
        <w:t>אם משנתנה לו אמר אני זכיתי בה תחלה - לא אמר כלום.</w:t>
      </w:r>
    </w:p>
    <w:p w14:paraId="36F23657" w14:textId="0CFD1325" w:rsidR="00F707CE" w:rsidRPr="00F707CE" w:rsidRDefault="006F071F" w:rsidP="00F23F64">
      <w:pPr>
        <w:pStyle w:val="36"/>
        <w:framePr w:wrap="notBeside"/>
        <w:rPr>
          <w:rtl/>
        </w:rPr>
      </w:pPr>
      <w:r w:rsidRPr="00F707CE">
        <w:rPr>
          <w:rtl/>
        </w:rPr>
        <w:t xml:space="preserve">תנן </w:t>
      </w:r>
      <w:r w:rsidR="00237964" w:rsidRPr="00F707CE">
        <w:rPr>
          <w:rtl/>
        </w:rPr>
        <w:t>שם</w:t>
      </w:r>
      <w:r w:rsidR="00F707CE" w:rsidRPr="00F707CE">
        <w:rPr>
          <w:rtl/>
        </w:rPr>
        <w:t>:</w:t>
      </w:r>
    </w:p>
    <w:p w14:paraId="1E76CAE4" w14:textId="70383265" w:rsidR="00F23F64" w:rsidRDefault="006F071F" w:rsidP="00533800">
      <w:pPr>
        <w:pStyle w:val="affff9"/>
        <w:rPr>
          <w:rtl/>
        </w:rPr>
      </w:pPr>
      <w:r w:rsidRPr="00BC6BC9">
        <w:rPr>
          <w:rtl/>
        </w:rPr>
        <w:t>מי שליקט את הפאה, ואמר הר</w:t>
      </w:r>
      <w:r w:rsidRPr="00BC6BC9">
        <w:rPr>
          <w:rFonts w:hint="cs"/>
          <w:rtl/>
        </w:rPr>
        <w:t xml:space="preserve">"ז </w:t>
      </w:r>
      <w:r w:rsidRPr="00BC6BC9">
        <w:rPr>
          <w:rtl/>
        </w:rPr>
        <w:t xml:space="preserve">לפלוני עני, </w:t>
      </w:r>
    </w:p>
    <w:p w14:paraId="3ABBC59E" w14:textId="67C70E26" w:rsidR="006F071F" w:rsidRPr="00BC6BC9" w:rsidRDefault="006F071F" w:rsidP="008E639D">
      <w:pPr>
        <w:ind w:firstLine="113"/>
        <w:jc w:val="center"/>
        <w:rPr>
          <w:rtl/>
        </w:rPr>
      </w:pPr>
      <w:r w:rsidRPr="005E3761">
        <w:rPr>
          <w:rStyle w:val="affffc"/>
          <w:rtl/>
        </w:rPr>
        <w:t>ר</w:t>
      </w:r>
      <w:r w:rsidRPr="005E3761">
        <w:rPr>
          <w:rStyle w:val="affffc"/>
          <w:rFonts w:hint="cs"/>
          <w:rtl/>
        </w:rPr>
        <w:t>"א</w:t>
      </w:r>
      <w:r w:rsidRPr="005E3761">
        <w:rPr>
          <w:rStyle w:val="affffc"/>
          <w:rtl/>
        </w:rPr>
        <w:t xml:space="preserve">: </w:t>
      </w:r>
      <w:r w:rsidRPr="00BC6BC9">
        <w:rPr>
          <w:rtl/>
        </w:rPr>
        <w:t xml:space="preserve">זכה לו, </w:t>
      </w:r>
      <w:r w:rsidR="008E639D">
        <w:rPr>
          <w:rtl/>
        </w:rPr>
        <w:tab/>
      </w:r>
      <w:r w:rsidR="008E639D">
        <w:rPr>
          <w:rtl/>
        </w:rPr>
        <w:tab/>
      </w:r>
      <w:r w:rsidR="008E639D">
        <w:rPr>
          <w:rtl/>
        </w:rPr>
        <w:tab/>
      </w:r>
      <w:r w:rsidRPr="005E3761">
        <w:rPr>
          <w:rStyle w:val="affffc"/>
          <w:rtl/>
        </w:rPr>
        <w:t>וחכ</w:t>
      </w:r>
      <w:r w:rsidRPr="005E3761">
        <w:rPr>
          <w:rStyle w:val="affffc"/>
          <w:rFonts w:hint="cs"/>
          <w:rtl/>
        </w:rPr>
        <w:t>"א</w:t>
      </w:r>
      <w:r w:rsidRPr="005E3761">
        <w:rPr>
          <w:rStyle w:val="affffc"/>
          <w:rtl/>
        </w:rPr>
        <w:t>:</w:t>
      </w:r>
      <w:r w:rsidRPr="00BC6BC9">
        <w:rPr>
          <w:rtl/>
        </w:rPr>
        <w:t xml:space="preserve"> יתננה לעני הנמצא ראשון.</w:t>
      </w:r>
    </w:p>
    <w:p w14:paraId="0BEE3C54" w14:textId="5CB11AB0" w:rsidR="00F707CE" w:rsidRPr="00F707CE" w:rsidRDefault="006F071F" w:rsidP="00533800">
      <w:pPr>
        <w:pStyle w:val="36"/>
        <w:framePr w:wrap="notBeside"/>
        <w:rPr>
          <w:rtl/>
        </w:rPr>
      </w:pPr>
      <w:r w:rsidRPr="00F707CE">
        <w:rPr>
          <w:rtl/>
        </w:rPr>
        <w:t>עולא א</w:t>
      </w:r>
      <w:r w:rsidRPr="00F707CE">
        <w:rPr>
          <w:rFonts w:hint="cs"/>
          <w:rtl/>
        </w:rPr>
        <w:t>ריב"ל</w:t>
      </w:r>
      <w:r w:rsidR="00F707CE" w:rsidRPr="00F707CE">
        <w:rPr>
          <w:rtl/>
        </w:rPr>
        <w:t>:</w:t>
      </w:r>
    </w:p>
    <w:p w14:paraId="19F66859" w14:textId="051B85F2" w:rsidR="006F071F" w:rsidRPr="00BC6BC9" w:rsidRDefault="006F071F" w:rsidP="00533800">
      <w:pPr>
        <w:rPr>
          <w:rtl/>
        </w:rPr>
      </w:pPr>
      <w:r w:rsidRPr="00BC6BC9">
        <w:rPr>
          <w:rtl/>
        </w:rPr>
        <w:t>מחלוקת מעשיר לעני,</w:t>
      </w:r>
      <w:r w:rsidR="00533800">
        <w:rPr>
          <w:rFonts w:hint="cs"/>
          <w:rtl/>
        </w:rPr>
        <w:t xml:space="preserve"> </w:t>
      </w:r>
      <w:r w:rsidRPr="005E3761">
        <w:rPr>
          <w:rStyle w:val="affffc"/>
          <w:rtl/>
        </w:rPr>
        <w:t>ד</w:t>
      </w:r>
      <w:r w:rsidRPr="005E3761">
        <w:rPr>
          <w:rStyle w:val="affffc"/>
          <w:rFonts w:hint="cs"/>
          <w:rtl/>
        </w:rPr>
        <w:t>ל</w:t>
      </w:r>
      <w:r w:rsidRPr="005E3761">
        <w:rPr>
          <w:rStyle w:val="affffc"/>
          <w:rtl/>
        </w:rPr>
        <w:t>ר</w:t>
      </w:r>
      <w:r w:rsidRPr="005E3761">
        <w:rPr>
          <w:rStyle w:val="affffc"/>
          <w:rFonts w:hint="cs"/>
          <w:rtl/>
        </w:rPr>
        <w:t>"א</w:t>
      </w:r>
      <w:r w:rsidRPr="005E3761">
        <w:rPr>
          <w:rStyle w:val="affffc"/>
          <w:rtl/>
        </w:rPr>
        <w:t>:</w:t>
      </w:r>
      <w:r w:rsidRPr="00BC6BC9">
        <w:rPr>
          <w:rtl/>
        </w:rPr>
        <w:t xml:space="preserve"> מגו </w:t>
      </w:r>
      <w:r w:rsidR="0024324D">
        <w:rPr>
          <w:rFonts w:hint="cs"/>
          <w:rtl/>
        </w:rPr>
        <w:t>שאם ירצה להפקיר נכסיו ויהא עני וראוי לו, כעת גם ראוי לו</w:t>
      </w:r>
      <w:r w:rsidRPr="00BC6BC9">
        <w:rPr>
          <w:rtl/>
        </w:rPr>
        <w:t xml:space="preserve">, ומגו דזכי </w:t>
      </w:r>
      <w:r w:rsidR="00533800">
        <w:rPr>
          <w:rFonts w:hint="cs"/>
          <w:rtl/>
        </w:rPr>
        <w:t>לעצמו זוכה לחבירו</w:t>
      </w:r>
    </w:p>
    <w:p w14:paraId="3BB09EFE" w14:textId="3B25002D" w:rsidR="00F707CE" w:rsidRPr="00F707CE" w:rsidRDefault="006F071F" w:rsidP="0024324D">
      <w:pPr>
        <w:pStyle w:val="36"/>
        <w:framePr w:wrap="notBeside"/>
        <w:rPr>
          <w:rtl/>
        </w:rPr>
      </w:pPr>
      <w:r w:rsidRPr="00F707CE">
        <w:rPr>
          <w:rtl/>
        </w:rPr>
        <w:t>ו</w:t>
      </w:r>
      <w:r w:rsidRPr="00F707CE">
        <w:rPr>
          <w:rFonts w:hint="cs"/>
          <w:rtl/>
        </w:rPr>
        <w:t>ל</w:t>
      </w:r>
      <w:r w:rsidRPr="00F707CE">
        <w:rPr>
          <w:rtl/>
        </w:rPr>
        <w:t>רבנן</w:t>
      </w:r>
      <w:r w:rsidR="00F707CE" w:rsidRPr="00F707CE">
        <w:rPr>
          <w:rtl/>
        </w:rPr>
        <w:t>:</w:t>
      </w:r>
    </w:p>
    <w:p w14:paraId="0BFEFB43" w14:textId="4D8D2AD2" w:rsidR="00A6533C" w:rsidRPr="00BC6BC9" w:rsidRDefault="006F071F" w:rsidP="009B508D">
      <w:pPr>
        <w:rPr>
          <w:rtl/>
        </w:rPr>
      </w:pPr>
      <w:r w:rsidRPr="00BC6BC9">
        <w:rPr>
          <w:rtl/>
        </w:rPr>
        <w:t>חד מגו אמרינן, תרי מגו לא אמרינן.</w:t>
      </w:r>
    </w:p>
    <w:p w14:paraId="3645233A" w14:textId="72E74C9E" w:rsidR="006F071F" w:rsidRPr="00BC6BC9" w:rsidRDefault="006F071F" w:rsidP="00CE2F02">
      <w:pPr>
        <w:rPr>
          <w:rtl/>
        </w:rPr>
      </w:pPr>
      <w:r w:rsidRPr="00BC6BC9">
        <w:rPr>
          <w:rtl/>
        </w:rPr>
        <w:t xml:space="preserve">אבל מעני לעני </w:t>
      </w:r>
      <w:r w:rsidR="00CE2F02">
        <w:rPr>
          <w:rFonts w:hint="cs"/>
          <w:rtl/>
        </w:rPr>
        <w:t>-</w:t>
      </w:r>
      <w:r w:rsidRPr="00BC6BC9">
        <w:rPr>
          <w:rFonts w:hint="cs"/>
          <w:rtl/>
        </w:rPr>
        <w:t xml:space="preserve">לכו''ע </w:t>
      </w:r>
      <w:r w:rsidRPr="00BC6BC9">
        <w:rPr>
          <w:rtl/>
        </w:rPr>
        <w:t xml:space="preserve">זכה לו, דמגו דזכי </w:t>
      </w:r>
      <w:r w:rsidR="00CE2F02">
        <w:rPr>
          <w:rFonts w:hint="cs"/>
          <w:rtl/>
        </w:rPr>
        <w:t>לעצמו זכה לחבירו</w:t>
      </w:r>
    </w:p>
    <w:p w14:paraId="15652CDB" w14:textId="77777777" w:rsidR="006F071F" w:rsidRPr="00BC6BC9" w:rsidRDefault="006F071F" w:rsidP="00A6533C">
      <w:pPr>
        <w:pStyle w:val="affe"/>
        <w:framePr w:wrap="around"/>
        <w:rPr>
          <w:rtl/>
        </w:rPr>
      </w:pPr>
      <w:r w:rsidRPr="00BC6BC9">
        <w:rPr>
          <w:rtl/>
        </w:rPr>
        <w:t>י.</w:t>
      </w:r>
    </w:p>
    <w:p w14:paraId="305631EE" w14:textId="1B565509" w:rsidR="00F707CE" w:rsidRPr="00F707CE" w:rsidRDefault="006F071F" w:rsidP="00CE2F02">
      <w:pPr>
        <w:pStyle w:val="36"/>
        <w:framePr w:wrap="notBeside"/>
        <w:rPr>
          <w:rtl/>
        </w:rPr>
      </w:pPr>
      <w:r w:rsidRPr="00F707CE">
        <w:rPr>
          <w:rtl/>
        </w:rPr>
        <w:t>•</w:t>
      </w:r>
      <w:r w:rsidRPr="00F707CE">
        <w:rPr>
          <w:rFonts w:hint="cs"/>
          <w:rtl/>
        </w:rPr>
        <w:t xml:space="preserve"> ר"נ </w:t>
      </w:r>
      <w:r w:rsidRPr="00F707CE">
        <w:rPr>
          <w:rtl/>
        </w:rPr>
        <w:t>לעולא</w:t>
      </w:r>
      <w:r w:rsidR="00F707CE" w:rsidRPr="00F707CE">
        <w:rPr>
          <w:rtl/>
        </w:rPr>
        <w:t>:</w:t>
      </w:r>
    </w:p>
    <w:p w14:paraId="3F984D07" w14:textId="01D054E9" w:rsidR="00A6533C" w:rsidRPr="00BC6BC9" w:rsidRDefault="006F071F" w:rsidP="009B508D">
      <w:pPr>
        <w:rPr>
          <w:rtl/>
        </w:rPr>
      </w:pPr>
      <w:r w:rsidRPr="00BC6BC9">
        <w:rPr>
          <w:rtl/>
        </w:rPr>
        <w:t>ולימא מר מעני לעני מחלוקת, דהא מציאה הכל עניים אצלה,</w:t>
      </w:r>
    </w:p>
    <w:p w14:paraId="128B168B" w14:textId="42367E4E" w:rsidR="006F071F" w:rsidRPr="00BC6BC9" w:rsidRDefault="006F071F" w:rsidP="009B508D">
      <w:pPr>
        <w:rPr>
          <w:rtl/>
        </w:rPr>
      </w:pPr>
      <w:r w:rsidRPr="005E3761">
        <w:rPr>
          <w:rStyle w:val="affffc"/>
          <w:rtl/>
        </w:rPr>
        <w:lastRenderedPageBreak/>
        <w:t>ותנן:</w:t>
      </w:r>
      <w:r w:rsidRPr="00BC6BC9">
        <w:rPr>
          <w:rtl/>
        </w:rPr>
        <w:t xml:space="preserve"> היה רוכב ע"ג בהמה וראה את המציאה, ואמר לחבירו תנה לי נטלה ואמר אני זכיתי בה </w:t>
      </w:r>
      <w:r w:rsidRPr="00BC6BC9">
        <w:rPr>
          <w:rFonts w:hint="cs"/>
          <w:rtl/>
        </w:rPr>
        <w:t>-</w:t>
      </w:r>
      <w:r w:rsidRPr="00BC6BC9">
        <w:rPr>
          <w:rtl/>
        </w:rPr>
        <w:t>זכה בה.</w:t>
      </w:r>
    </w:p>
    <w:p w14:paraId="54D09825" w14:textId="77777777" w:rsidR="00F707CE" w:rsidRPr="00F707CE" w:rsidRDefault="006F071F" w:rsidP="00AD523E">
      <w:pPr>
        <w:pStyle w:val="36"/>
        <w:framePr w:wrap="notBeside"/>
        <w:rPr>
          <w:rtl/>
        </w:rPr>
      </w:pPr>
      <w:r w:rsidRPr="00F707CE">
        <w:rPr>
          <w:rtl/>
        </w:rPr>
        <w:t>א</w:t>
      </w:r>
      <w:r w:rsidR="00AD523E" w:rsidRPr="00F707CE">
        <w:rPr>
          <w:rFonts w:hint="cs"/>
          <w:rtl/>
        </w:rPr>
        <w:t>י</w:t>
      </w:r>
      <w:r w:rsidR="00F707CE" w:rsidRPr="00F707CE">
        <w:rPr>
          <w:rtl/>
        </w:rPr>
        <w:t>:</w:t>
      </w:r>
    </w:p>
    <w:p w14:paraId="7CEC842C" w14:textId="75C655A5" w:rsidR="006F071F" w:rsidRPr="00BC6BC9" w:rsidRDefault="006F071F" w:rsidP="009B508D">
      <w:pPr>
        <w:rPr>
          <w:rtl/>
        </w:rPr>
      </w:pPr>
      <w:r w:rsidRPr="00BC6BC9">
        <w:rPr>
          <w:rtl/>
        </w:rPr>
        <w:t xml:space="preserve">מעני לעני מחלוקת - מתניתין </w:t>
      </w:r>
      <w:r w:rsidR="00AD523E">
        <w:rPr>
          <w:rFonts w:hint="cs"/>
          <w:rtl/>
        </w:rPr>
        <w:t>כ</w:t>
      </w:r>
      <w:r w:rsidRPr="00BC6BC9">
        <w:rPr>
          <w:rtl/>
        </w:rPr>
        <w:t>רבנן</w:t>
      </w:r>
    </w:p>
    <w:p w14:paraId="2EC6022C" w14:textId="77777777" w:rsidR="00F707CE" w:rsidRPr="00F707CE" w:rsidRDefault="006F071F" w:rsidP="00A87EA9">
      <w:pPr>
        <w:pStyle w:val="36"/>
        <w:framePr w:wrap="notBeside"/>
        <w:rPr>
          <w:rtl/>
        </w:rPr>
      </w:pPr>
      <w:r w:rsidRPr="00F707CE">
        <w:rPr>
          <w:rtl/>
        </w:rPr>
        <w:t xml:space="preserve">אלא </w:t>
      </w:r>
      <w:r w:rsidR="00AD523E" w:rsidRPr="00F707CE">
        <w:rPr>
          <w:rFonts w:hint="cs"/>
          <w:rtl/>
        </w:rPr>
        <w:t>אי</w:t>
      </w:r>
      <w:r w:rsidR="00F707CE" w:rsidRPr="00F707CE">
        <w:rPr>
          <w:rtl/>
        </w:rPr>
        <w:t>:</w:t>
      </w:r>
    </w:p>
    <w:p w14:paraId="11AC88F1" w14:textId="6169B15C" w:rsidR="00A6533C" w:rsidRPr="00AD523E" w:rsidRDefault="006F071F" w:rsidP="00AD523E">
      <w:pPr>
        <w:rPr>
          <w:spacing w:val="-4"/>
          <w:rtl/>
        </w:rPr>
      </w:pPr>
      <w:r w:rsidRPr="00AD523E">
        <w:rPr>
          <w:spacing w:val="-4"/>
          <w:rtl/>
        </w:rPr>
        <w:t>בעשיר ועני מח</w:t>
      </w:r>
      <w:r w:rsidR="00AD523E">
        <w:rPr>
          <w:rFonts w:hint="cs"/>
          <w:spacing w:val="-4"/>
          <w:rtl/>
        </w:rPr>
        <w:t>ל'</w:t>
      </w:r>
      <w:r w:rsidRPr="00AD523E">
        <w:rPr>
          <w:spacing w:val="-4"/>
          <w:rtl/>
        </w:rPr>
        <w:t xml:space="preserve">, אבל מעני לעני </w:t>
      </w:r>
      <w:r w:rsidR="00A87EA9" w:rsidRPr="005E3761">
        <w:rPr>
          <w:rStyle w:val="affffc"/>
          <w:rFonts w:hint="cs"/>
          <w:spacing w:val="-4"/>
          <w:rtl/>
        </w:rPr>
        <w:t>לכו''ע</w:t>
      </w:r>
      <w:r w:rsidR="00A87EA9" w:rsidRPr="00AD523E">
        <w:rPr>
          <w:rFonts w:hint="cs"/>
          <w:spacing w:val="-4"/>
          <w:rtl/>
        </w:rPr>
        <w:t xml:space="preserve"> זכה </w:t>
      </w:r>
      <w:r w:rsidR="00AD523E" w:rsidRPr="00AD523E">
        <w:rPr>
          <w:rFonts w:hint="cs"/>
          <w:spacing w:val="-4"/>
          <w:rtl/>
        </w:rPr>
        <w:t xml:space="preserve">מתני </w:t>
      </w:r>
      <w:r w:rsidRPr="00AD523E">
        <w:rPr>
          <w:rFonts w:hint="cs"/>
          <w:spacing w:val="-4"/>
          <w:rtl/>
        </w:rPr>
        <w:t>לא רבנן ולא ר''א</w:t>
      </w:r>
    </w:p>
    <w:p w14:paraId="36598459" w14:textId="62C28257" w:rsidR="00F707CE" w:rsidRPr="00F707CE" w:rsidRDefault="001055C0" w:rsidP="00A87EA9">
      <w:pPr>
        <w:pStyle w:val="36"/>
        <w:framePr w:wrap="notBeside"/>
        <w:rPr>
          <w:rtl/>
        </w:rPr>
      </w:pPr>
      <w:r w:rsidRPr="00F707CE">
        <w:rPr>
          <w:rFonts w:hint="cs"/>
          <w:rtl/>
        </w:rPr>
        <w:t xml:space="preserve">- </w:t>
      </w:r>
      <w:r w:rsidR="006F071F" w:rsidRPr="00F707CE">
        <w:rPr>
          <w:rFonts w:hint="cs"/>
          <w:rtl/>
        </w:rPr>
        <w:t>א''ל</w:t>
      </w:r>
      <w:r w:rsidR="00F707CE" w:rsidRPr="00F707CE">
        <w:rPr>
          <w:rtl/>
        </w:rPr>
        <w:t>:</w:t>
      </w:r>
    </w:p>
    <w:p w14:paraId="186D80E9" w14:textId="7D4E0D19" w:rsidR="006F071F" w:rsidRPr="00BC6BC9" w:rsidRDefault="00A03B74" w:rsidP="00AD523E">
      <w:pPr>
        <w:rPr>
          <w:rtl/>
        </w:rPr>
      </w:pPr>
      <w:r>
        <w:rPr>
          <w:rFonts w:hint="cs"/>
          <w:rtl/>
        </w:rPr>
        <w:t>מ</w:t>
      </w:r>
      <w:r w:rsidR="006F071F" w:rsidRPr="00BC6BC9">
        <w:rPr>
          <w:rtl/>
        </w:rPr>
        <w:t>תני דאמר תחילה.</w:t>
      </w:r>
      <w:r w:rsidR="00AD523E" w:rsidRPr="005E3761">
        <w:rPr>
          <w:rStyle w:val="affffc"/>
          <w:rFonts w:hint="cs"/>
          <w:rtl/>
        </w:rPr>
        <w:t xml:space="preserve"> </w:t>
      </w:r>
      <w:r w:rsidR="006F071F" w:rsidRPr="005E3761">
        <w:rPr>
          <w:rStyle w:val="affffc"/>
          <w:rFonts w:hint="cs"/>
          <w:rtl/>
        </w:rPr>
        <w:t>ו</w:t>
      </w:r>
      <w:r w:rsidR="006F071F" w:rsidRPr="005E3761">
        <w:rPr>
          <w:rStyle w:val="affffc"/>
          <w:rtl/>
        </w:rPr>
        <w:t>ה</w:t>
      </w:r>
      <w:r w:rsidR="006F071F" w:rsidRPr="005E3761">
        <w:rPr>
          <w:rStyle w:val="affffc"/>
          <w:rFonts w:hint="cs"/>
          <w:rtl/>
        </w:rPr>
        <w:t>"נ</w:t>
      </w:r>
      <w:r w:rsidR="006F071F" w:rsidRPr="005E3761">
        <w:rPr>
          <w:rStyle w:val="affffc"/>
          <w:rtl/>
        </w:rPr>
        <w:t xml:space="preserve"> מסתבר </w:t>
      </w:r>
      <w:r w:rsidR="006F071F" w:rsidRPr="005E3761">
        <w:rPr>
          <w:rStyle w:val="affffc"/>
          <w:rFonts w:hint="cs"/>
          <w:rtl/>
        </w:rPr>
        <w:t>מד</w:t>
      </w:r>
      <w:r w:rsidR="006F071F" w:rsidRPr="005E3761">
        <w:rPr>
          <w:rStyle w:val="affffc"/>
          <w:rtl/>
        </w:rPr>
        <w:t>סיפא:</w:t>
      </w:r>
      <w:r w:rsidR="006F071F" w:rsidRPr="00BC6BC9">
        <w:rPr>
          <w:rtl/>
        </w:rPr>
        <w:t xml:space="preserve"> אם משנתנה לו אמר: אני זכיתי בה תחילה לא אמר כלום.</w:t>
      </w:r>
      <w:r w:rsidR="00AD523E">
        <w:rPr>
          <w:rFonts w:hint="cs"/>
          <w:rtl/>
        </w:rPr>
        <w:t xml:space="preserve"> </w:t>
      </w:r>
      <w:r w:rsidR="006F071F" w:rsidRPr="00BC6BC9">
        <w:rPr>
          <w:rFonts w:hint="cs"/>
          <w:rtl/>
        </w:rPr>
        <w:t>ו'תחילה' בסיפא לא איצטריך אי לא</w:t>
      </w:r>
      <w:r w:rsidR="001055C0">
        <w:rPr>
          <w:rFonts w:hint="cs"/>
          <w:rtl/>
        </w:rPr>
        <w:t xml:space="preserve"> לגלות</w:t>
      </w:r>
      <w:r w:rsidR="006F071F" w:rsidRPr="00BC6BC9">
        <w:rPr>
          <w:rFonts w:hint="cs"/>
          <w:rtl/>
        </w:rPr>
        <w:t xml:space="preserve"> דגם ברישא מיירי באמר תחילה</w:t>
      </w:r>
      <w:r w:rsidR="00AD523E">
        <w:rPr>
          <w:rFonts w:hint="cs"/>
          <w:rtl/>
        </w:rPr>
        <w:t>.</w:t>
      </w:r>
    </w:p>
    <w:p w14:paraId="15A17B97" w14:textId="233C6E12" w:rsidR="00F707CE" w:rsidRPr="00F707CE" w:rsidRDefault="006F071F" w:rsidP="00D329AF">
      <w:pPr>
        <w:pStyle w:val="36"/>
        <w:framePr w:wrap="notBeside"/>
        <w:rPr>
          <w:rtl/>
        </w:rPr>
      </w:pPr>
      <w:r w:rsidRPr="00F707CE">
        <w:rPr>
          <w:rFonts w:hint="cs"/>
          <w:rtl/>
        </w:rPr>
        <w:t>ואידך ס''ל</w:t>
      </w:r>
      <w:r w:rsidR="00F707CE" w:rsidRPr="00F707CE">
        <w:rPr>
          <w:rFonts w:hint="cs"/>
          <w:rtl/>
        </w:rPr>
        <w:t>:</w:t>
      </w:r>
    </w:p>
    <w:p w14:paraId="3BF7332D" w14:textId="2337255F" w:rsidR="006F071F" w:rsidRPr="00BC6BC9" w:rsidRDefault="006F071F" w:rsidP="00AD523E">
      <w:pPr>
        <w:spacing w:after="60"/>
        <w:rPr>
          <w:rtl/>
        </w:rPr>
      </w:pPr>
      <w:r w:rsidRPr="00BC6BC9">
        <w:rPr>
          <w:rFonts w:hint="cs"/>
          <w:rtl/>
        </w:rPr>
        <w:t>תנא סיפא לגלו</w:t>
      </w:r>
      <w:r w:rsidR="00A03B74">
        <w:rPr>
          <w:rFonts w:hint="cs"/>
          <w:rtl/>
        </w:rPr>
        <w:t>ת</w:t>
      </w:r>
      <w:r w:rsidRPr="00BC6BC9">
        <w:rPr>
          <w:rFonts w:hint="cs"/>
          <w:rtl/>
        </w:rPr>
        <w:t xml:space="preserve"> ארישא דלא אמר תחילה</w:t>
      </w:r>
      <w:r w:rsidR="001055C0">
        <w:rPr>
          <w:rFonts w:hint="cs"/>
          <w:rtl/>
        </w:rPr>
        <w:t>.</w:t>
      </w:r>
    </w:p>
    <w:p w14:paraId="2F8C53B5" w14:textId="1446620C" w:rsidR="00F707CE" w:rsidRPr="00F707CE" w:rsidRDefault="006F071F" w:rsidP="00A03B74">
      <w:pPr>
        <w:pStyle w:val="36"/>
        <w:framePr w:wrap="notBeside"/>
        <w:rPr>
          <w:rtl/>
        </w:rPr>
      </w:pPr>
      <w:r w:rsidRPr="00F707CE">
        <w:rPr>
          <w:rtl/>
        </w:rPr>
        <w:t>•</w:t>
      </w:r>
      <w:r w:rsidRPr="00F707CE">
        <w:rPr>
          <w:rFonts w:hint="cs"/>
          <w:rtl/>
        </w:rPr>
        <w:t xml:space="preserve"> ר"נ</w:t>
      </w:r>
      <w:r w:rsidRPr="00F707CE">
        <w:rPr>
          <w:rtl/>
        </w:rPr>
        <w:t xml:space="preserve"> </w:t>
      </w:r>
      <w:r w:rsidRPr="00F707CE">
        <w:rPr>
          <w:rFonts w:hint="cs"/>
          <w:rtl/>
        </w:rPr>
        <w:t>ור"ח</w:t>
      </w:r>
      <w:r w:rsidR="00F707CE" w:rsidRPr="00F707CE">
        <w:rPr>
          <w:rtl/>
        </w:rPr>
        <w:t>:</w:t>
      </w:r>
    </w:p>
    <w:p w14:paraId="15731899" w14:textId="6F0F0DAB" w:rsidR="006F071F" w:rsidRPr="00BC6BC9" w:rsidRDefault="006F071F" w:rsidP="00CA15C5">
      <w:pPr>
        <w:pStyle w:val="affff9"/>
        <w:rPr>
          <w:rtl/>
        </w:rPr>
      </w:pPr>
      <w:r w:rsidRPr="00BC6BC9">
        <w:rPr>
          <w:rtl/>
        </w:rPr>
        <w:t>המגביה מציאה לחבירו - לא קנה חבירו.</w:t>
      </w:r>
      <w:r w:rsidRPr="00BC6BC9">
        <w:rPr>
          <w:rFonts w:hint="cs"/>
          <w:rtl/>
        </w:rPr>
        <w:t xml:space="preserve"> דהוי </w:t>
      </w:r>
      <w:r w:rsidRPr="00BC6BC9">
        <w:rPr>
          <w:rtl/>
        </w:rPr>
        <w:t>תופס לבע</w:t>
      </w:r>
      <w:r w:rsidRPr="00BC6BC9">
        <w:rPr>
          <w:rFonts w:hint="cs"/>
          <w:rtl/>
        </w:rPr>
        <w:t>"ח</w:t>
      </w:r>
      <w:r w:rsidRPr="00BC6BC9">
        <w:rPr>
          <w:rtl/>
        </w:rPr>
        <w:t xml:space="preserve"> במקום שחב לאחרים</w:t>
      </w:r>
      <w:r w:rsidRPr="00BC6BC9">
        <w:rPr>
          <w:rFonts w:hint="cs"/>
          <w:rtl/>
        </w:rPr>
        <w:t xml:space="preserve"> ד</w:t>
      </w:r>
      <w:r w:rsidRPr="00BC6BC9">
        <w:rPr>
          <w:rtl/>
        </w:rPr>
        <w:t>לא קנה.</w:t>
      </w:r>
    </w:p>
    <w:p w14:paraId="3E44F03E" w14:textId="18A838BB" w:rsidR="00F707CE" w:rsidRPr="00F707CE" w:rsidRDefault="00CA15C5" w:rsidP="00A03B74">
      <w:pPr>
        <w:pStyle w:val="36"/>
        <w:framePr w:wrap="notBeside"/>
        <w:rPr>
          <w:rtl/>
        </w:rPr>
      </w:pPr>
      <w:r w:rsidRPr="00F707CE">
        <w:rPr>
          <w:rFonts w:hint="cs"/>
          <w:rtl/>
        </w:rPr>
        <w:t>שאל</w:t>
      </w:r>
      <w:r w:rsidR="006F071F" w:rsidRPr="00F707CE">
        <w:rPr>
          <w:rtl/>
        </w:rPr>
        <w:t xml:space="preserve"> רבא לר</w:t>
      </w:r>
      <w:r w:rsidR="006F071F" w:rsidRPr="00F707CE">
        <w:rPr>
          <w:rFonts w:hint="cs"/>
          <w:rtl/>
        </w:rPr>
        <w:t>"נ</w:t>
      </w:r>
      <w:r w:rsidR="00F707CE" w:rsidRPr="00F707CE">
        <w:rPr>
          <w:rtl/>
        </w:rPr>
        <w:t>:</w:t>
      </w:r>
    </w:p>
    <w:p w14:paraId="7B83517D" w14:textId="35740086" w:rsidR="006F071F" w:rsidRPr="00BC6BC9" w:rsidRDefault="006F071F" w:rsidP="009B508D">
      <w:pPr>
        <w:rPr>
          <w:rtl/>
        </w:rPr>
      </w:pPr>
      <w:r w:rsidRPr="00BC6BC9">
        <w:rPr>
          <w:rtl/>
        </w:rPr>
        <w:t>מציאת פועל - לעצמו.</w:t>
      </w:r>
      <w:r w:rsidRPr="00BC6BC9">
        <w:rPr>
          <w:rFonts w:hint="cs"/>
          <w:rtl/>
        </w:rPr>
        <w:t xml:space="preserve"> ודווקא בזמן שאמר בעה''ב נכש, או עדור עמי היום</w:t>
      </w:r>
    </w:p>
    <w:p w14:paraId="6AA4EBF3" w14:textId="7D75D9FD" w:rsidR="00A6533C" w:rsidRPr="00BC6BC9" w:rsidRDefault="006F071F" w:rsidP="00A03B74">
      <w:pPr>
        <w:rPr>
          <w:rtl/>
        </w:rPr>
      </w:pPr>
      <w:r w:rsidRPr="00BC6BC9">
        <w:rPr>
          <w:rtl/>
        </w:rPr>
        <w:t>אבל אמר לו: עשה עמי מלאכה היום מציאתו של בע</w:t>
      </w:r>
      <w:r w:rsidRPr="00BC6BC9">
        <w:rPr>
          <w:rFonts w:hint="cs"/>
          <w:rtl/>
        </w:rPr>
        <w:t>ה"ב</w:t>
      </w:r>
      <w:r w:rsidRPr="00BC6BC9">
        <w:rPr>
          <w:rtl/>
        </w:rPr>
        <w:t>!</w:t>
      </w:r>
    </w:p>
    <w:p w14:paraId="149A87CA" w14:textId="5F6B5F14" w:rsidR="00F707CE" w:rsidRPr="00F707CE" w:rsidRDefault="00EC0557" w:rsidP="00EC0557">
      <w:pPr>
        <w:pStyle w:val="36"/>
        <w:framePr w:wrap="notBeside"/>
        <w:rPr>
          <w:rtl/>
        </w:rPr>
      </w:pPr>
      <w:r w:rsidRPr="00F707CE">
        <w:rPr>
          <w:rFonts w:hint="cs"/>
          <w:rtl/>
        </w:rPr>
        <w:t xml:space="preserve">-  </w:t>
      </w:r>
      <w:r w:rsidR="006F071F" w:rsidRPr="00F707CE">
        <w:rPr>
          <w:rtl/>
        </w:rPr>
        <w:t>א</w:t>
      </w:r>
      <w:r w:rsidR="006F071F" w:rsidRPr="00F707CE">
        <w:rPr>
          <w:rFonts w:hint="cs"/>
          <w:rtl/>
        </w:rPr>
        <w:t>"ל</w:t>
      </w:r>
      <w:r w:rsidR="00F707CE" w:rsidRPr="00F707CE">
        <w:rPr>
          <w:rtl/>
        </w:rPr>
        <w:t>:</w:t>
      </w:r>
    </w:p>
    <w:p w14:paraId="03829735" w14:textId="75C15303" w:rsidR="00A6533C" w:rsidRPr="00BC6BC9" w:rsidRDefault="006F071F" w:rsidP="009B508D">
      <w:pPr>
        <w:rPr>
          <w:rtl/>
        </w:rPr>
      </w:pPr>
      <w:r w:rsidRPr="00BC6BC9">
        <w:rPr>
          <w:rtl/>
        </w:rPr>
        <w:t>אני פועל דידו כיד בע</w:t>
      </w:r>
      <w:r w:rsidRPr="00BC6BC9">
        <w:rPr>
          <w:rFonts w:hint="cs"/>
          <w:rtl/>
        </w:rPr>
        <w:t xml:space="preserve">ה"ב </w:t>
      </w:r>
      <w:r w:rsidRPr="00BC6BC9">
        <w:rPr>
          <w:rtl/>
        </w:rPr>
        <w:t>הוא</w:t>
      </w:r>
      <w:r w:rsidRPr="00BC6BC9">
        <w:rPr>
          <w:rFonts w:hint="cs"/>
          <w:rtl/>
        </w:rPr>
        <w:t xml:space="preserve"> ואפי' דיכול לחזור בו בחצי היום כל שלא חזר בו כיד בעה''ב הוא</w:t>
      </w:r>
    </w:p>
    <w:p w14:paraId="2B95EC5C" w14:textId="76522CC8" w:rsidR="006F071F" w:rsidRPr="00BC6BC9" w:rsidRDefault="006F071F" w:rsidP="009B508D">
      <w:pPr>
        <w:rPr>
          <w:rtl/>
        </w:rPr>
      </w:pPr>
      <w:r w:rsidRPr="00BC6BC9">
        <w:rPr>
          <w:rFonts w:hint="cs"/>
          <w:rtl/>
        </w:rPr>
        <w:t xml:space="preserve">ואחר שחזר </w:t>
      </w:r>
      <w:r w:rsidRPr="00BC6BC9">
        <w:rPr>
          <w:rtl/>
        </w:rPr>
        <w:t xml:space="preserve"> </w:t>
      </w:r>
      <w:r w:rsidR="00EC0557">
        <w:rPr>
          <w:rFonts w:hint="cs"/>
          <w:rtl/>
        </w:rPr>
        <w:t xml:space="preserve">- </w:t>
      </w:r>
      <w:r w:rsidRPr="00EC0557">
        <w:rPr>
          <w:rStyle w:val="affff8"/>
          <w:rtl/>
        </w:rPr>
        <w:t>ד</w:t>
      </w:r>
      <w:r w:rsidRPr="00EC0557">
        <w:rPr>
          <w:rStyle w:val="affff8"/>
          <w:rFonts w:hint="cs"/>
          <w:rtl/>
        </w:rPr>
        <w:t>'</w:t>
      </w:r>
      <w:r w:rsidRPr="00EC0557">
        <w:rPr>
          <w:rStyle w:val="affff8"/>
          <w:rtl/>
        </w:rPr>
        <w:t>כי לי בני ישראל עבדים -</w:t>
      </w:r>
      <w:r w:rsidRPr="00BC6BC9">
        <w:rPr>
          <w:rtl/>
        </w:rPr>
        <w:t xml:space="preserve"> ולא עבדים לעבדים</w:t>
      </w:r>
      <w:r w:rsidR="007A347A">
        <w:rPr>
          <w:rFonts w:hint="cs"/>
          <w:rtl/>
        </w:rPr>
        <w:t>.</w:t>
      </w:r>
    </w:p>
    <w:p w14:paraId="5625E5C4" w14:textId="5DA68E54" w:rsidR="00F707CE" w:rsidRPr="00F707CE" w:rsidRDefault="006F071F" w:rsidP="00EC0557">
      <w:pPr>
        <w:pStyle w:val="36"/>
        <w:framePr w:wrap="notBeside"/>
        <w:rPr>
          <w:rtl/>
        </w:rPr>
      </w:pPr>
      <w:r w:rsidRPr="00F707CE">
        <w:rPr>
          <w:rFonts w:hint="cs"/>
          <w:rtl/>
        </w:rPr>
        <w:t>מ</w:t>
      </w:r>
      <w:r w:rsidRPr="00F707CE">
        <w:rPr>
          <w:rtl/>
        </w:rPr>
        <w:t>רי"ו</w:t>
      </w:r>
      <w:r w:rsidR="00F707CE" w:rsidRPr="00F707CE">
        <w:rPr>
          <w:rtl/>
        </w:rPr>
        <w:t>:</w:t>
      </w:r>
    </w:p>
    <w:p w14:paraId="264200CF" w14:textId="075800DD" w:rsidR="007A347A" w:rsidRDefault="006F071F" w:rsidP="009B508D">
      <w:pPr>
        <w:rPr>
          <w:rtl/>
        </w:rPr>
      </w:pPr>
      <w:r w:rsidRPr="00BC6BC9">
        <w:rPr>
          <w:rtl/>
        </w:rPr>
        <w:t xml:space="preserve">המגביה מציאה לחבירו קנה חבירו, </w:t>
      </w:r>
    </w:p>
    <w:p w14:paraId="31995E70" w14:textId="1EE08459" w:rsidR="006F071F" w:rsidRPr="00BC6BC9" w:rsidRDefault="006F071F" w:rsidP="009B508D">
      <w:pPr>
        <w:rPr>
          <w:rtl/>
        </w:rPr>
      </w:pPr>
      <w:r w:rsidRPr="00BC6BC9">
        <w:rPr>
          <w:rtl/>
        </w:rPr>
        <w:t>וא</w:t>
      </w:r>
      <w:r w:rsidRPr="00BC6BC9">
        <w:rPr>
          <w:rFonts w:hint="cs"/>
          <w:rtl/>
        </w:rPr>
        <w:t>"ת</w:t>
      </w:r>
      <w:r w:rsidRPr="00BC6BC9">
        <w:rPr>
          <w:rtl/>
        </w:rPr>
        <w:t xml:space="preserve"> משנתינו - דאמר תנה לי, ולא אמר זכה לי.</w:t>
      </w:r>
    </w:p>
    <w:p w14:paraId="5B1FC21B" w14:textId="77777777" w:rsidR="00A6533C" w:rsidRPr="00BC6BC9" w:rsidRDefault="00A6533C" w:rsidP="00A6533C">
      <w:pPr>
        <w:pStyle w:val="aff9"/>
        <w:rPr>
          <w:rtl/>
        </w:rPr>
      </w:pPr>
      <w:r w:rsidRPr="00BC6BC9">
        <w:rPr>
          <w:rtl/>
        </w:rPr>
        <w:t>***</w:t>
      </w:r>
    </w:p>
    <w:p w14:paraId="278B42AF" w14:textId="1A9B83E6" w:rsidR="006F071F" w:rsidRPr="00BC6BC9" w:rsidRDefault="006F071F" w:rsidP="004851ED">
      <w:pPr>
        <w:pStyle w:val="afffff"/>
        <w:framePr w:wrap="around"/>
        <w:rPr>
          <w:rtl/>
        </w:rPr>
      </w:pPr>
      <w:del w:id="20163" w:author="קלוד" w:date="2026-10-06T10:08:05Z">
        <w:r>
          <w:rPr>
            <w:rtl/>
          </w:rPr>
          <w:delText xml:space="preserve">משנה.</w:delText>
        </w:r>
      </w:del>
      <w:ins w:id="20164" w:author="קלוד" w:date="2026-10-06T10:08:05Z">
        <w:r>
          <w:rPr>
            <w:rtl/>
          </w:rPr>
          <w:t xml:space="preserve">משנה ד</w:t>
        </w:r>
      </w:ins>
    </w:p>
    <w:p w14:paraId="2489FDAE" w14:textId="77777777" w:rsidR="006F071F" w:rsidRPr="00BC6BC9" w:rsidRDefault="006F071F" w:rsidP="000137E2">
      <w:pPr>
        <w:pStyle w:val="afff3"/>
        <w:rPr>
          <w:rtl/>
        </w:rPr>
      </w:pPr>
      <w:ins w:id="9805" w:author="מספור קטעי משנה" w:date="2026-10-06T06:45:11Z">
        <w:r>
          <w:rPr>
            <w:rStyle w:val="MisparKeta"/>
          </w:rPr>
          <w:t xml:space="preserve">א. </w:t>
        </w:r>
      </w:ins>
      <w:r w:rsidRPr="00BC6BC9">
        <w:rPr>
          <w:rtl/>
        </w:rPr>
        <w:t>ראה את המציאה ונפל עליה, ובא אחר והחזיק בה - זה שהחזיק בה זכה בה.</w:t>
      </w:r>
    </w:p>
    <w:p w14:paraId="3850A6CA" w14:textId="2AC76067" w:rsidR="00F707CE" w:rsidRPr="00F707CE" w:rsidRDefault="006F071F" w:rsidP="004851ED">
      <w:pPr>
        <w:pStyle w:val="36"/>
        <w:framePr w:wrap="notBeside"/>
        <w:rPr>
          <w:rtl/>
        </w:rPr>
      </w:pPr>
      <w:r w:rsidRPr="00F707CE">
        <w:rPr>
          <w:rtl/>
        </w:rPr>
        <w:t>אבא כהן ברדלא</w:t>
      </w:r>
      <w:r w:rsidR="00F707CE" w:rsidRPr="00F707CE">
        <w:rPr>
          <w:rtl/>
        </w:rPr>
        <w:t>:</w:t>
      </w:r>
    </w:p>
    <w:p w14:paraId="10737A10" w14:textId="06EC74FC" w:rsidR="006F071F" w:rsidRPr="007A347A" w:rsidRDefault="00AF6E18" w:rsidP="004851ED">
      <w:pPr>
        <w:rPr>
          <w:rtl/>
        </w:rPr>
      </w:pPr>
      <w:r>
        <w:rPr>
          <w:rFonts w:hint="cs"/>
          <w:rtl/>
        </w:rPr>
        <w:t xml:space="preserve">תיקנו רבנן </w:t>
      </w:r>
      <w:r w:rsidR="004851ED">
        <w:rPr>
          <w:rFonts w:hint="cs"/>
          <w:rtl/>
        </w:rPr>
        <w:t>ד'</w:t>
      </w:r>
      <w:r w:rsidR="006F071F" w:rsidRPr="007A347A">
        <w:rPr>
          <w:rtl/>
        </w:rPr>
        <w:t xml:space="preserve"> אמות של אדם קונות לו בכל מקום</w:t>
      </w:r>
      <w:r w:rsidR="004851ED">
        <w:rPr>
          <w:rFonts w:hint="cs"/>
          <w:rtl/>
        </w:rPr>
        <w:t>-</w:t>
      </w:r>
      <w:r w:rsidR="006F071F" w:rsidRPr="007A347A">
        <w:rPr>
          <w:rFonts w:hint="cs"/>
          <w:rtl/>
        </w:rPr>
        <w:t xml:space="preserve"> </w:t>
      </w:r>
      <w:r w:rsidR="004851ED">
        <w:rPr>
          <w:rFonts w:hint="cs"/>
          <w:rtl/>
        </w:rPr>
        <w:t>שלא יבואו לריב</w:t>
      </w:r>
    </w:p>
    <w:p w14:paraId="783AA36A" w14:textId="77777777" w:rsidR="00F707CE" w:rsidRPr="00F707CE" w:rsidRDefault="006F071F" w:rsidP="00A12521">
      <w:pPr>
        <w:pStyle w:val="36"/>
        <w:framePr w:wrap="notBeside"/>
        <w:rPr>
          <w:rtl/>
        </w:rPr>
      </w:pPr>
      <w:r w:rsidRPr="00F707CE">
        <w:rPr>
          <w:rtl/>
        </w:rPr>
        <w:t>אביי, מותיב ר</w:t>
      </w:r>
      <w:r w:rsidRPr="00F707CE">
        <w:rPr>
          <w:rFonts w:hint="cs"/>
          <w:rtl/>
        </w:rPr>
        <w:t>חב"י</w:t>
      </w:r>
      <w:r w:rsidR="00F707CE" w:rsidRPr="00F707CE">
        <w:rPr>
          <w:rtl/>
        </w:rPr>
        <w:t>:</w:t>
      </w:r>
    </w:p>
    <w:p w14:paraId="1EABF712" w14:textId="091B528D" w:rsidR="00A6533C" w:rsidRPr="007A347A" w:rsidRDefault="006F071F" w:rsidP="009B508D">
      <w:pPr>
        <w:rPr>
          <w:rtl/>
        </w:rPr>
      </w:pPr>
      <w:r w:rsidRPr="0050150D">
        <w:rPr>
          <w:rFonts w:cs="PFT_Frank"/>
          <w:b/>
          <w:bCs/>
          <w:szCs w:val="14"/>
          <w:rtl/>
        </w:rPr>
        <w:t>פיאה:</w:t>
      </w:r>
      <w:r w:rsidRPr="007A347A">
        <w:rPr>
          <w:rtl/>
        </w:rPr>
        <w:t xml:space="preserve"> נטל מקצת פיאה וזרק על השאר - אין לו בה כלום,</w:t>
      </w:r>
    </w:p>
    <w:p w14:paraId="372D55C9" w14:textId="57A9D77C" w:rsidR="006F071F" w:rsidRPr="007A347A" w:rsidRDefault="006F071F" w:rsidP="009B508D">
      <w:pPr>
        <w:rPr>
          <w:rtl/>
        </w:rPr>
      </w:pPr>
      <w:r w:rsidRPr="007A347A">
        <w:rPr>
          <w:rtl/>
        </w:rPr>
        <w:t>נפל עליה, פרס טליתו עליה - מעבירין אותו הימנה, וכן בעומר שכחה.</w:t>
      </w:r>
    </w:p>
    <w:p w14:paraId="0CE65D9B" w14:textId="60924EC4" w:rsidR="00F707CE" w:rsidRPr="00F707CE" w:rsidRDefault="00DF4CF9" w:rsidP="00DF4CF9">
      <w:pPr>
        <w:pStyle w:val="36"/>
        <w:framePr w:wrap="notBeside"/>
        <w:rPr>
          <w:rtl/>
        </w:rPr>
      </w:pPr>
      <w:r w:rsidRPr="00F707CE">
        <w:rPr>
          <w:rFonts w:hint="cs"/>
          <w:rtl/>
        </w:rPr>
        <w:t xml:space="preserve">- </w:t>
      </w:r>
      <w:r w:rsidR="006F071F" w:rsidRPr="00F707CE">
        <w:rPr>
          <w:rFonts w:hint="cs"/>
          <w:rtl/>
        </w:rPr>
        <w:t>הב''ע</w:t>
      </w:r>
      <w:r w:rsidR="00F707CE" w:rsidRPr="00F707CE">
        <w:rPr>
          <w:rFonts w:hint="cs"/>
          <w:rtl/>
        </w:rPr>
        <w:t>:</w:t>
      </w:r>
    </w:p>
    <w:p w14:paraId="7CB01C37" w14:textId="7C9C228C" w:rsidR="00A6533C" w:rsidRPr="007A347A" w:rsidRDefault="006F071F" w:rsidP="009B508D">
      <w:pPr>
        <w:rPr>
          <w:rtl/>
        </w:rPr>
      </w:pPr>
      <w:r w:rsidRPr="007A347A">
        <w:rPr>
          <w:rFonts w:hint="cs"/>
          <w:rtl/>
        </w:rPr>
        <w:lastRenderedPageBreak/>
        <w:t xml:space="preserve">לא אמר אקני כיון דנפל </w:t>
      </w:r>
      <w:r w:rsidR="00DF4CF9">
        <w:rPr>
          <w:rFonts w:hint="cs"/>
          <w:rtl/>
        </w:rPr>
        <w:t xml:space="preserve">גילה דעתו </w:t>
      </w:r>
      <w:r w:rsidRPr="007A347A">
        <w:rPr>
          <w:rFonts w:hint="cs"/>
          <w:rtl/>
        </w:rPr>
        <w:t>דבנפילה ניח''ל דליקני ולא בקנין ד' אמות</w:t>
      </w:r>
    </w:p>
    <w:p w14:paraId="352AAC51" w14:textId="77777777" w:rsidR="00A6533C" w:rsidRPr="007A347A" w:rsidRDefault="006F071F" w:rsidP="00A6533C">
      <w:pPr>
        <w:pStyle w:val="affe"/>
        <w:framePr w:wrap="around"/>
        <w:rPr>
          <w:rtl/>
        </w:rPr>
      </w:pPr>
      <w:r w:rsidRPr="007A347A">
        <w:rPr>
          <w:rtl/>
        </w:rPr>
        <w:t>י:</w:t>
      </w:r>
    </w:p>
    <w:p w14:paraId="65C82DD7" w14:textId="0FEE1708" w:rsidR="00F707CE" w:rsidRPr="00F707CE" w:rsidRDefault="006F071F" w:rsidP="00DF4CF9">
      <w:pPr>
        <w:pStyle w:val="36"/>
        <w:framePr w:wrap="notBeside"/>
        <w:rPr>
          <w:rtl/>
        </w:rPr>
      </w:pPr>
      <w:r w:rsidRPr="00F707CE">
        <w:rPr>
          <w:rFonts w:hint="cs"/>
          <w:rtl/>
        </w:rPr>
        <w:t>ר"פ</w:t>
      </w:r>
      <w:r w:rsidR="00F707CE" w:rsidRPr="00F707CE">
        <w:rPr>
          <w:rtl/>
        </w:rPr>
        <w:t>:</w:t>
      </w:r>
    </w:p>
    <w:p w14:paraId="67D4228B" w14:textId="7CA1C9D0" w:rsidR="006F071F" w:rsidRPr="007A347A" w:rsidRDefault="00DF4CF9" w:rsidP="009B508D">
      <w:pPr>
        <w:rPr>
          <w:rtl/>
        </w:rPr>
      </w:pPr>
      <w:r>
        <w:rPr>
          <w:rFonts w:hint="cs"/>
          <w:rtl/>
        </w:rPr>
        <w:t xml:space="preserve">רבנן תקנו </w:t>
      </w:r>
      <w:r w:rsidR="006F071F" w:rsidRPr="007A347A">
        <w:rPr>
          <w:rFonts w:hint="cs"/>
          <w:rtl/>
        </w:rPr>
        <w:t>ד</w:t>
      </w:r>
      <w:r w:rsidR="000309F3">
        <w:rPr>
          <w:rFonts w:hint="cs"/>
          <w:rtl/>
        </w:rPr>
        <w:t>'</w:t>
      </w:r>
      <w:r w:rsidR="006F071F" w:rsidRPr="007A347A">
        <w:rPr>
          <w:rFonts w:hint="cs"/>
          <w:rtl/>
        </w:rPr>
        <w:t xml:space="preserve"> </w:t>
      </w:r>
      <w:r w:rsidR="006F071F" w:rsidRPr="007A347A">
        <w:rPr>
          <w:rtl/>
        </w:rPr>
        <w:t>אמות בעלמא, בשדה דב</w:t>
      </w:r>
      <w:r w:rsidR="006F071F" w:rsidRPr="007A347A">
        <w:rPr>
          <w:rFonts w:hint="cs"/>
          <w:rtl/>
        </w:rPr>
        <w:t>עה"ב</w:t>
      </w:r>
      <w:r w:rsidR="006F071F" w:rsidRPr="007A347A">
        <w:rPr>
          <w:rtl/>
        </w:rPr>
        <w:t xml:space="preserve">- לא </w:t>
      </w:r>
      <w:r>
        <w:rPr>
          <w:rFonts w:hint="cs"/>
          <w:rtl/>
        </w:rPr>
        <w:t>תקנו</w:t>
      </w:r>
      <w:r w:rsidR="006F071F" w:rsidRPr="007A347A">
        <w:rPr>
          <w:rtl/>
        </w:rPr>
        <w:t>.</w:t>
      </w:r>
    </w:p>
    <w:p w14:paraId="78CF6605" w14:textId="53213962" w:rsidR="006F071F" w:rsidRPr="007A347A" w:rsidRDefault="00DF4CF9" w:rsidP="00AF6E18">
      <w:pPr>
        <w:spacing w:after="60"/>
        <w:rPr>
          <w:rtl/>
        </w:rPr>
      </w:pPr>
      <w:r>
        <w:rPr>
          <w:rFonts w:hint="cs"/>
          <w:rtl/>
        </w:rPr>
        <w:t xml:space="preserve">ואף דזכה בזה </w:t>
      </w:r>
      <w:r w:rsidR="00AF6E18">
        <w:rPr>
          <w:rFonts w:hint="cs"/>
          <w:rtl/>
        </w:rPr>
        <w:t xml:space="preserve">להלך בה לקחת פאה ולא שתהא חצירו </w:t>
      </w:r>
    </w:p>
    <w:p w14:paraId="75856907" w14:textId="47925C2F" w:rsidR="00F707CE" w:rsidRPr="00F707CE" w:rsidRDefault="006F071F" w:rsidP="000309F3">
      <w:pPr>
        <w:pStyle w:val="36"/>
        <w:framePr w:wrap="notBeside"/>
        <w:rPr>
          <w:rtl/>
        </w:rPr>
      </w:pPr>
      <w:r w:rsidRPr="00F707CE">
        <w:rPr>
          <w:rtl/>
        </w:rPr>
        <w:t>רבא, מותיב ר</w:t>
      </w:r>
      <w:r w:rsidRPr="00F707CE">
        <w:rPr>
          <w:rFonts w:hint="cs"/>
          <w:rtl/>
        </w:rPr>
        <w:t>יב''א</w:t>
      </w:r>
      <w:r w:rsidR="00F707CE" w:rsidRPr="00F707CE">
        <w:rPr>
          <w:rtl/>
        </w:rPr>
        <w:t>:</w:t>
      </w:r>
    </w:p>
    <w:p w14:paraId="3C7FCA20" w14:textId="4B9385EB" w:rsidR="00480F02" w:rsidRDefault="000309F3" w:rsidP="000309F3">
      <w:pPr>
        <w:rPr>
          <w:rtl/>
        </w:rPr>
      </w:pPr>
      <w:r w:rsidRPr="0050150D">
        <w:rPr>
          <w:rFonts w:cs="PFT_Frank" w:hint="cs"/>
          <w:b/>
          <w:bCs/>
          <w:szCs w:val="14"/>
          <w:rtl/>
        </w:rPr>
        <w:t>נ</w:t>
      </w:r>
      <w:r w:rsidR="006F071F" w:rsidRPr="0050150D">
        <w:rPr>
          <w:rFonts w:cs="PFT_Frank"/>
          <w:b/>
          <w:bCs/>
          <w:szCs w:val="14"/>
          <w:rtl/>
        </w:rPr>
        <w:t>זיקין:</w:t>
      </w:r>
      <w:r w:rsidR="006F071F" w:rsidRPr="007A347A">
        <w:rPr>
          <w:rtl/>
        </w:rPr>
        <w:t xml:space="preserve"> ראה את המציאה ונפל לו עליה,</w:t>
      </w:r>
      <w:r>
        <w:rPr>
          <w:rFonts w:hint="cs"/>
          <w:rtl/>
        </w:rPr>
        <w:t xml:space="preserve"> </w:t>
      </w:r>
      <w:r w:rsidR="006F071F" w:rsidRPr="007A347A">
        <w:rPr>
          <w:rtl/>
        </w:rPr>
        <w:t xml:space="preserve">ובא אחר והחזיק בה </w:t>
      </w:r>
    </w:p>
    <w:p w14:paraId="0C8C0953" w14:textId="7AE2C6D0" w:rsidR="006F071F" w:rsidRPr="007A347A" w:rsidRDefault="00480F02" w:rsidP="000309F3">
      <w:pPr>
        <w:rPr>
          <w:rtl/>
        </w:rPr>
      </w:pPr>
      <w:r>
        <w:rPr>
          <w:rFonts w:hint="cs"/>
          <w:rtl/>
        </w:rPr>
        <w:t>-</w:t>
      </w:r>
      <w:r w:rsidR="006F071F" w:rsidRPr="007A347A">
        <w:rPr>
          <w:rtl/>
        </w:rPr>
        <w:t xml:space="preserve"> זה שהחזיק בה זכה בה.</w:t>
      </w:r>
      <w:r w:rsidR="006F071F" w:rsidRPr="007A347A">
        <w:rPr>
          <w:rFonts w:hint="cs"/>
          <w:rtl/>
        </w:rPr>
        <w:t xml:space="preserve"> ואי ד' אמות קונות </w:t>
      </w:r>
      <w:r>
        <w:rPr>
          <w:rFonts w:hint="cs"/>
          <w:rtl/>
        </w:rPr>
        <w:t>שיקנו לו.</w:t>
      </w:r>
    </w:p>
    <w:p w14:paraId="1C622B66" w14:textId="711A5F90" w:rsidR="00F707CE" w:rsidRPr="00F707CE" w:rsidRDefault="006F071F" w:rsidP="00480F02">
      <w:pPr>
        <w:pStyle w:val="36"/>
        <w:framePr w:wrap="notBeside"/>
        <w:rPr>
          <w:rtl/>
        </w:rPr>
      </w:pPr>
      <w:r w:rsidRPr="00F707CE">
        <w:rPr>
          <w:rFonts w:hint="cs"/>
          <w:rtl/>
        </w:rPr>
        <w:t xml:space="preserve">א. </w:t>
      </w:r>
      <w:r w:rsidRPr="00F707CE">
        <w:rPr>
          <w:rtl/>
        </w:rPr>
        <w:t>ה</w:t>
      </w:r>
      <w:r w:rsidRPr="00F707CE">
        <w:rPr>
          <w:rFonts w:hint="cs"/>
          <w:rtl/>
        </w:rPr>
        <w:t>ב''ע</w:t>
      </w:r>
      <w:r w:rsidR="00F707CE" w:rsidRPr="00F707CE">
        <w:rPr>
          <w:rFonts w:hint="cs"/>
          <w:rtl/>
        </w:rPr>
        <w:t>:</w:t>
      </w:r>
    </w:p>
    <w:p w14:paraId="734E5EF6" w14:textId="1A1B1786" w:rsidR="006F071F" w:rsidRPr="007A347A" w:rsidRDefault="006F071F" w:rsidP="009B508D">
      <w:r w:rsidRPr="007A347A">
        <w:rPr>
          <w:rtl/>
        </w:rPr>
        <w:t>דלא אמר אקני.</w:t>
      </w:r>
      <w:r w:rsidRPr="007A347A">
        <w:rPr>
          <w:rFonts w:hint="cs"/>
          <w:rtl/>
        </w:rPr>
        <w:t xml:space="preserve"> וגלי דעתיה דבנפילה ניח''ל ליקני ולא בקנין ד' אמות</w:t>
      </w:r>
    </w:p>
    <w:p w14:paraId="77F02F40" w14:textId="3FDBF090" w:rsidR="00F707CE" w:rsidRPr="00F707CE" w:rsidRDefault="006F071F" w:rsidP="00480F02">
      <w:pPr>
        <w:pStyle w:val="36"/>
        <w:framePr w:wrap="notBeside"/>
        <w:rPr>
          <w:rtl/>
        </w:rPr>
      </w:pPr>
      <w:r w:rsidRPr="00F707CE">
        <w:rPr>
          <w:rFonts w:hint="cs"/>
          <w:rtl/>
        </w:rPr>
        <w:t>ב. ר"ש</w:t>
      </w:r>
      <w:r w:rsidR="00F707CE" w:rsidRPr="00F707CE">
        <w:rPr>
          <w:rtl/>
        </w:rPr>
        <w:t>:</w:t>
      </w:r>
    </w:p>
    <w:p w14:paraId="209DEAD8" w14:textId="7D27B8F9" w:rsidR="006F071F" w:rsidRPr="007A347A" w:rsidRDefault="006F071F" w:rsidP="000B5AE5">
      <w:pPr>
        <w:rPr>
          <w:rtl/>
        </w:rPr>
      </w:pPr>
      <w:r w:rsidRPr="007A347A">
        <w:rPr>
          <w:rtl/>
        </w:rPr>
        <w:t>רבנן</w:t>
      </w:r>
      <w:r w:rsidR="00480F02">
        <w:rPr>
          <w:rFonts w:hint="cs"/>
          <w:rtl/>
        </w:rPr>
        <w:t xml:space="preserve"> תקנו</w:t>
      </w:r>
      <w:r w:rsidRPr="007A347A">
        <w:rPr>
          <w:rtl/>
        </w:rPr>
        <w:t xml:space="preserve"> </w:t>
      </w:r>
      <w:r w:rsidR="000B5AE5">
        <w:rPr>
          <w:rFonts w:hint="cs"/>
          <w:rtl/>
        </w:rPr>
        <w:t xml:space="preserve">רק </w:t>
      </w:r>
      <w:r w:rsidRPr="007A347A">
        <w:rPr>
          <w:rtl/>
        </w:rPr>
        <w:t xml:space="preserve">בסמטא, דלא דחקי רבים, </w:t>
      </w:r>
      <w:r w:rsidR="000B5AE5">
        <w:rPr>
          <w:rFonts w:hint="cs"/>
          <w:rtl/>
        </w:rPr>
        <w:t xml:space="preserve">ולא </w:t>
      </w:r>
      <w:r w:rsidRPr="007A347A">
        <w:rPr>
          <w:rtl/>
        </w:rPr>
        <w:t>בר</w:t>
      </w:r>
      <w:r w:rsidRPr="007A347A">
        <w:rPr>
          <w:rFonts w:hint="cs"/>
          <w:rtl/>
        </w:rPr>
        <w:t xml:space="preserve">ה''ר </w:t>
      </w:r>
    </w:p>
    <w:p w14:paraId="5AB784E3" w14:textId="77777777" w:rsidR="00F707CE" w:rsidRPr="00F707CE" w:rsidRDefault="006F071F" w:rsidP="00480F02">
      <w:pPr>
        <w:pStyle w:val="36"/>
        <w:framePr w:wrap="notBeside"/>
        <w:rPr>
          <w:rtl/>
        </w:rPr>
      </w:pPr>
      <w:r w:rsidRPr="00F707CE">
        <w:rPr>
          <w:rtl/>
        </w:rPr>
        <w:t>וה</w:t>
      </w:r>
      <w:r w:rsidRPr="00F707CE">
        <w:rPr>
          <w:rFonts w:hint="cs"/>
          <w:rtl/>
        </w:rPr>
        <w:t>ך</w:t>
      </w:r>
      <w:r w:rsidR="00F707CE" w:rsidRPr="00F707CE">
        <w:rPr>
          <w:rtl/>
        </w:rPr>
        <w:t>:</w:t>
      </w:r>
    </w:p>
    <w:p w14:paraId="65473476" w14:textId="5451A1C2" w:rsidR="006F071F" w:rsidRPr="007A347A" w:rsidRDefault="006F071F" w:rsidP="00480F02">
      <w:pPr>
        <w:rPr>
          <w:rtl/>
        </w:rPr>
      </w:pPr>
      <w:r w:rsidRPr="007A347A">
        <w:rPr>
          <w:rFonts w:hint="cs"/>
          <w:rtl/>
        </w:rPr>
        <w:t>דקונות 'ב</w:t>
      </w:r>
      <w:r w:rsidRPr="007A347A">
        <w:rPr>
          <w:rtl/>
        </w:rPr>
        <w:t>כל מקום</w:t>
      </w:r>
      <w:r w:rsidRPr="007A347A">
        <w:rPr>
          <w:rFonts w:hint="cs"/>
          <w:rtl/>
        </w:rPr>
        <w:t>'</w:t>
      </w:r>
      <w:r w:rsidRPr="007A347A">
        <w:rPr>
          <w:rtl/>
        </w:rPr>
        <w:t xml:space="preserve"> </w:t>
      </w:r>
      <w:r w:rsidR="00480F02">
        <w:rPr>
          <w:rtl/>
        </w:rPr>
        <w:t>–</w:t>
      </w:r>
      <w:r w:rsidRPr="007A347A">
        <w:rPr>
          <w:rFonts w:hint="cs"/>
          <w:rtl/>
        </w:rPr>
        <w:t xml:space="preserve"> </w:t>
      </w:r>
      <w:r w:rsidR="00480F02">
        <w:rPr>
          <w:rFonts w:hint="cs"/>
          <w:rtl/>
        </w:rPr>
        <w:t xml:space="preserve">להביא </w:t>
      </w:r>
      <w:r w:rsidRPr="007A347A">
        <w:rPr>
          <w:rtl/>
        </w:rPr>
        <w:t>צידי רשות הרבים.</w:t>
      </w:r>
    </w:p>
    <w:p w14:paraId="688E07AD" w14:textId="77777777" w:rsidR="00A6533C" w:rsidRPr="007A347A" w:rsidRDefault="00A6533C" w:rsidP="00A6533C">
      <w:pPr>
        <w:pStyle w:val="aff9"/>
        <w:rPr>
          <w:rtl/>
        </w:rPr>
      </w:pPr>
      <w:r w:rsidRPr="007A347A">
        <w:rPr>
          <w:rtl/>
        </w:rPr>
        <w:t>***</w:t>
      </w:r>
    </w:p>
    <w:p w14:paraId="263E423D" w14:textId="253E418F" w:rsidR="00F707CE" w:rsidRPr="00F707CE" w:rsidRDefault="000B5AE5" w:rsidP="000B5AE5">
      <w:pPr>
        <w:pStyle w:val="36"/>
        <w:framePr w:wrap="notBeside"/>
        <w:rPr>
          <w:rtl/>
        </w:rPr>
      </w:pPr>
      <w:r w:rsidRPr="00F707CE">
        <w:rPr>
          <w:rFonts w:hint="cs"/>
          <w:rtl/>
        </w:rPr>
        <w:t>מ</w:t>
      </w:r>
      <w:r w:rsidR="006F071F" w:rsidRPr="00F707CE">
        <w:rPr>
          <w:rtl/>
        </w:rPr>
        <w:t>אבא כהן ברדלא</w:t>
      </w:r>
      <w:r w:rsidR="00F707CE" w:rsidRPr="00F707CE">
        <w:rPr>
          <w:rtl/>
        </w:rPr>
        <w:t>:</w:t>
      </w:r>
    </w:p>
    <w:p w14:paraId="634A646D" w14:textId="4D71EA81" w:rsidR="006F071F" w:rsidRPr="007A347A" w:rsidRDefault="006F071F" w:rsidP="000B5AE5">
      <w:pPr>
        <w:pStyle w:val="affff9"/>
        <w:rPr>
          <w:rtl/>
        </w:rPr>
      </w:pPr>
      <w:r w:rsidRPr="007A347A">
        <w:rPr>
          <w:rtl/>
        </w:rPr>
        <w:t xml:space="preserve">קטנה אין לה חצר, ואין לה </w:t>
      </w:r>
      <w:r w:rsidRPr="007A347A">
        <w:rPr>
          <w:rFonts w:hint="cs"/>
          <w:rtl/>
        </w:rPr>
        <w:t>ד'</w:t>
      </w:r>
      <w:r w:rsidRPr="007A347A">
        <w:rPr>
          <w:rtl/>
        </w:rPr>
        <w:t xml:space="preserve"> אמות.</w:t>
      </w:r>
    </w:p>
    <w:p w14:paraId="6D46789D" w14:textId="3E57BE74" w:rsidR="00F707CE" w:rsidRPr="00F707CE" w:rsidRDefault="000B5AE5" w:rsidP="00364370">
      <w:pPr>
        <w:pStyle w:val="36"/>
        <w:framePr w:wrap="notBeside"/>
        <w:rPr>
          <w:rtl/>
        </w:rPr>
      </w:pPr>
      <w:r w:rsidRPr="00F707CE">
        <w:rPr>
          <w:rFonts w:hint="cs"/>
          <w:rtl/>
        </w:rPr>
        <w:t>מ</w:t>
      </w:r>
      <w:r w:rsidR="006F071F" w:rsidRPr="00F707CE">
        <w:rPr>
          <w:rtl/>
        </w:rPr>
        <w:t>רבי ינאי</w:t>
      </w:r>
      <w:r w:rsidR="00F707CE" w:rsidRPr="00F707CE">
        <w:rPr>
          <w:rtl/>
        </w:rPr>
        <w:t>:</w:t>
      </w:r>
    </w:p>
    <w:p w14:paraId="37FBA767" w14:textId="3D7FDCCD" w:rsidR="006F071F" w:rsidRPr="007A347A" w:rsidRDefault="006F071F" w:rsidP="000B5AE5">
      <w:pPr>
        <w:rPr>
          <w:rtl/>
        </w:rPr>
      </w:pPr>
      <w:r w:rsidRPr="007A347A">
        <w:rPr>
          <w:rtl/>
        </w:rPr>
        <w:t>יש לה חצר ויש לה ארבע אמות.</w:t>
      </w:r>
    </w:p>
    <w:p w14:paraId="3E375A25" w14:textId="48D8B586" w:rsidR="00F707CE" w:rsidRPr="00F707CE" w:rsidRDefault="006F071F" w:rsidP="00364370">
      <w:pPr>
        <w:pStyle w:val="36"/>
        <w:framePr w:wrap="notBeside"/>
        <w:rPr>
          <w:rtl/>
        </w:rPr>
      </w:pPr>
      <w:r w:rsidRPr="00F707CE">
        <w:rPr>
          <w:rFonts w:hint="cs"/>
          <w:rtl/>
        </w:rPr>
        <w:t>ו</w:t>
      </w:r>
      <w:r w:rsidR="00364370" w:rsidRPr="00F707CE">
        <w:rPr>
          <w:rFonts w:hint="cs"/>
          <w:rtl/>
        </w:rPr>
        <w:t>חלקו</w:t>
      </w:r>
      <w:r w:rsidR="00F707CE" w:rsidRPr="00F707CE">
        <w:rPr>
          <w:rFonts w:hint="cs"/>
          <w:rtl/>
        </w:rPr>
        <w:t>:</w:t>
      </w:r>
    </w:p>
    <w:p w14:paraId="4C51F348" w14:textId="438E1E90" w:rsidR="006F071F" w:rsidRPr="007A347A" w:rsidRDefault="00364370" w:rsidP="00364370">
      <w:pPr>
        <w:rPr>
          <w:rtl/>
        </w:rPr>
      </w:pPr>
      <w:r>
        <w:rPr>
          <w:rFonts w:hint="cs"/>
          <w:rtl/>
        </w:rPr>
        <w:t xml:space="preserve">אי </w:t>
      </w:r>
      <w:r w:rsidR="006F071F" w:rsidRPr="007A347A">
        <w:rPr>
          <w:rtl/>
        </w:rPr>
        <w:t xml:space="preserve">חצר </w:t>
      </w:r>
      <w:r>
        <w:rPr>
          <w:rFonts w:hint="cs"/>
          <w:rtl/>
        </w:rPr>
        <w:t>מ</w:t>
      </w:r>
      <w:r w:rsidRPr="00364370">
        <w:rPr>
          <w:rStyle w:val="affff8"/>
          <w:rFonts w:hint="cs"/>
          <w:rtl/>
        </w:rPr>
        <w:t>'</w:t>
      </w:r>
      <w:r w:rsidR="006F071F" w:rsidRPr="00364370">
        <w:rPr>
          <w:rStyle w:val="affff8"/>
          <w:rtl/>
        </w:rPr>
        <w:t>ידה</w:t>
      </w:r>
      <w:r w:rsidR="006F071F" w:rsidRPr="007A347A">
        <w:rPr>
          <w:rtl/>
        </w:rPr>
        <w:t xml:space="preserve"> </w:t>
      </w:r>
      <w:r>
        <w:rPr>
          <w:rFonts w:hint="cs"/>
          <w:rtl/>
        </w:rPr>
        <w:t>נתרבתה</w:t>
      </w:r>
      <w:r w:rsidR="006F071F" w:rsidRPr="007A347A">
        <w:rPr>
          <w:rtl/>
        </w:rPr>
        <w:t xml:space="preserve">, </w:t>
      </w:r>
      <w:r>
        <w:rPr>
          <w:rFonts w:hint="cs"/>
          <w:rtl/>
        </w:rPr>
        <w:t xml:space="preserve">אם יש </w:t>
      </w:r>
      <w:r w:rsidR="006F071F" w:rsidRPr="007A347A">
        <w:rPr>
          <w:rtl/>
        </w:rPr>
        <w:t xml:space="preserve">לה יד </w:t>
      </w:r>
      <w:r>
        <w:rPr>
          <w:rtl/>
        </w:rPr>
        <w:t>–</w:t>
      </w:r>
      <w:r w:rsidR="006F071F" w:rsidRPr="007A347A">
        <w:rPr>
          <w:rtl/>
        </w:rPr>
        <w:t xml:space="preserve"> </w:t>
      </w:r>
      <w:r>
        <w:rPr>
          <w:rFonts w:hint="cs"/>
          <w:rtl/>
        </w:rPr>
        <w:t xml:space="preserve">יש לה </w:t>
      </w:r>
      <w:r w:rsidR="006F071F" w:rsidRPr="007A347A">
        <w:rPr>
          <w:rtl/>
        </w:rPr>
        <w:t xml:space="preserve">חצר </w:t>
      </w:r>
    </w:p>
    <w:p w14:paraId="7EEEFB53" w14:textId="688B8929" w:rsidR="006F071F" w:rsidRPr="007A347A" w:rsidRDefault="00364370" w:rsidP="00A00E88">
      <w:pPr>
        <w:rPr>
          <w:rtl/>
        </w:rPr>
      </w:pPr>
      <w:r>
        <w:rPr>
          <w:rFonts w:hint="cs"/>
          <w:rtl/>
        </w:rPr>
        <w:t>או מ'</w:t>
      </w:r>
      <w:r w:rsidR="006F071F" w:rsidRPr="00364370">
        <w:rPr>
          <w:rStyle w:val="affff8"/>
          <w:rtl/>
        </w:rPr>
        <w:t>שליחות</w:t>
      </w:r>
      <w:r w:rsidR="006F071F" w:rsidRPr="007A347A">
        <w:rPr>
          <w:rtl/>
        </w:rPr>
        <w:t xml:space="preserve"> </w:t>
      </w:r>
      <w:r>
        <w:rPr>
          <w:rFonts w:hint="cs"/>
          <w:rtl/>
        </w:rPr>
        <w:t xml:space="preserve">נתרבתה </w:t>
      </w:r>
      <w:r w:rsidR="00A00E88">
        <w:rPr>
          <w:rFonts w:hint="cs"/>
          <w:rtl/>
        </w:rPr>
        <w:t xml:space="preserve">וכמו דאין לה שליחות אין לה חצר </w:t>
      </w:r>
    </w:p>
    <w:p w14:paraId="0A8081C0" w14:textId="6EAF8521" w:rsidR="00F707CE" w:rsidRPr="00F707CE" w:rsidRDefault="006F071F" w:rsidP="00A00E88">
      <w:pPr>
        <w:pStyle w:val="36"/>
        <w:framePr w:wrap="notBeside"/>
        <w:rPr>
          <w:rtl/>
        </w:rPr>
      </w:pPr>
      <w:r w:rsidRPr="00F707CE">
        <w:rPr>
          <w:rtl/>
        </w:rPr>
        <w:t>-</w:t>
      </w:r>
      <w:r w:rsidR="00A00E88" w:rsidRPr="00F707CE">
        <w:rPr>
          <w:rFonts w:hint="cs"/>
          <w:rtl/>
        </w:rPr>
        <w:t>וקשה</w:t>
      </w:r>
      <w:r w:rsidR="00F707CE" w:rsidRPr="00F707CE">
        <w:rPr>
          <w:rFonts w:hint="cs"/>
          <w:rtl/>
        </w:rPr>
        <w:t>:</w:t>
      </w:r>
    </w:p>
    <w:p w14:paraId="733B0A52" w14:textId="6C8A237E" w:rsidR="00A6533C" w:rsidRPr="007A347A" w:rsidRDefault="006F071F" w:rsidP="00A00E88">
      <w:pPr>
        <w:rPr>
          <w:rtl/>
        </w:rPr>
      </w:pPr>
      <w:r w:rsidRPr="007A347A">
        <w:rPr>
          <w:rtl/>
        </w:rPr>
        <w:t>מי איכא מ"ד חצר משום שליחות איתרבאי?</w:t>
      </w:r>
    </w:p>
    <w:p w14:paraId="0101E0EF" w14:textId="4F15E81F" w:rsidR="00F707CE" w:rsidRPr="00F707CE" w:rsidRDefault="006F071F" w:rsidP="00A00E88">
      <w:pPr>
        <w:pStyle w:val="36"/>
        <w:framePr w:wrap="notBeside"/>
        <w:rPr>
          <w:rtl/>
        </w:rPr>
      </w:pPr>
      <w:r w:rsidRPr="00F707CE">
        <w:rPr>
          <w:rtl/>
        </w:rPr>
        <w:t>והתניא</w:t>
      </w:r>
      <w:r w:rsidR="00F707CE" w:rsidRPr="00F707CE">
        <w:rPr>
          <w:rtl/>
        </w:rPr>
        <w:t>:</w:t>
      </w:r>
    </w:p>
    <w:p w14:paraId="1A207E42" w14:textId="7EFE68A8" w:rsidR="006F071F" w:rsidRPr="007A347A" w:rsidRDefault="006F071F" w:rsidP="009B508D">
      <w:pPr>
        <w:rPr>
          <w:rtl/>
        </w:rPr>
      </w:pPr>
      <w:r w:rsidRPr="00F0109D">
        <w:rPr>
          <w:rStyle w:val="affff8"/>
          <w:rFonts w:hint="cs"/>
          <w:rtl/>
        </w:rPr>
        <w:t>'</w:t>
      </w:r>
      <w:r w:rsidRPr="00F0109D">
        <w:rPr>
          <w:rStyle w:val="affff8"/>
          <w:rtl/>
        </w:rPr>
        <w:t>בידו</w:t>
      </w:r>
      <w:r w:rsidRPr="00F0109D">
        <w:rPr>
          <w:rStyle w:val="affff8"/>
          <w:rFonts w:hint="cs"/>
          <w:rtl/>
        </w:rPr>
        <w:t>'</w:t>
      </w:r>
      <w:r w:rsidRPr="00F0109D">
        <w:rPr>
          <w:rStyle w:val="affff8"/>
          <w:rtl/>
        </w:rPr>
        <w:t xml:space="preserve"> -</w:t>
      </w:r>
      <w:r w:rsidRPr="007A347A">
        <w:rPr>
          <w:rtl/>
        </w:rPr>
        <w:t xml:space="preserve"> ידו, </w:t>
      </w:r>
      <w:r w:rsidR="00F0109D">
        <w:rPr>
          <w:rFonts w:hint="cs"/>
          <w:rtl/>
        </w:rPr>
        <w:t xml:space="preserve"> '</w:t>
      </w:r>
      <w:r w:rsidR="00F0109D" w:rsidRPr="00F0109D">
        <w:rPr>
          <w:rStyle w:val="affff8"/>
          <w:rFonts w:hint="cs"/>
          <w:rtl/>
        </w:rPr>
        <w:t>המצא תמצא</w:t>
      </w:r>
      <w:r w:rsidR="00F0109D">
        <w:rPr>
          <w:rFonts w:hint="cs"/>
          <w:rtl/>
        </w:rPr>
        <w:t>' מכל מקום אף ל</w:t>
      </w:r>
      <w:r w:rsidRPr="007A347A">
        <w:rPr>
          <w:rtl/>
        </w:rPr>
        <w:t xml:space="preserve">גגו חצירו וקרפיפו </w:t>
      </w:r>
    </w:p>
    <w:p w14:paraId="6B9856C8" w14:textId="3FB3AF9F" w:rsidR="006F071F" w:rsidRPr="007A347A" w:rsidRDefault="006F071F" w:rsidP="009B508D">
      <w:pPr>
        <w:rPr>
          <w:rtl/>
        </w:rPr>
      </w:pPr>
      <w:r w:rsidRPr="007A347A">
        <w:rPr>
          <w:rFonts w:hint="cs"/>
          <w:rtl/>
        </w:rPr>
        <w:t xml:space="preserve">ואי </w:t>
      </w:r>
      <w:r w:rsidRPr="007A347A">
        <w:rPr>
          <w:rtl/>
        </w:rPr>
        <w:t>חצר משום שליחות איתרבאי א</w:t>
      </w:r>
      <w:r w:rsidRPr="007A347A">
        <w:rPr>
          <w:rFonts w:hint="cs"/>
          <w:rtl/>
        </w:rPr>
        <w:t>"כ</w:t>
      </w:r>
      <w:r w:rsidRPr="007A347A">
        <w:rPr>
          <w:rtl/>
        </w:rPr>
        <w:t xml:space="preserve"> מצינו שליח לדבר עבירה, וקיי</w:t>
      </w:r>
      <w:r w:rsidRPr="007A347A">
        <w:rPr>
          <w:rFonts w:hint="cs"/>
          <w:rtl/>
        </w:rPr>
        <w:t>מ"ל אין שליח לד''ע</w:t>
      </w:r>
    </w:p>
    <w:p w14:paraId="79A54C9D" w14:textId="65FD5F66" w:rsidR="00F707CE" w:rsidRPr="00F707CE" w:rsidRDefault="006F071F" w:rsidP="00D4349A">
      <w:pPr>
        <w:pStyle w:val="36"/>
        <w:framePr w:wrap="notBeside"/>
        <w:rPr>
          <w:rtl/>
        </w:rPr>
      </w:pPr>
      <w:r w:rsidRPr="00F707CE">
        <w:rPr>
          <w:rFonts w:hint="cs"/>
          <w:rtl/>
        </w:rPr>
        <w:t xml:space="preserve">א. </w:t>
      </w:r>
      <w:r w:rsidRPr="00F707CE">
        <w:rPr>
          <w:rtl/>
        </w:rPr>
        <w:t>רבינא</w:t>
      </w:r>
      <w:r w:rsidR="00F707CE" w:rsidRPr="00F707CE">
        <w:rPr>
          <w:rtl/>
        </w:rPr>
        <w:t>:</w:t>
      </w:r>
    </w:p>
    <w:p w14:paraId="37C69F3E" w14:textId="401ED384" w:rsidR="00FE1D05" w:rsidRDefault="006F071F" w:rsidP="009B508D">
      <w:pPr>
        <w:rPr>
          <w:rtl/>
        </w:rPr>
      </w:pPr>
      <w:r w:rsidRPr="007A347A">
        <w:rPr>
          <w:rtl/>
        </w:rPr>
        <w:t>ה</w:t>
      </w:r>
      <w:r w:rsidRPr="007A347A">
        <w:rPr>
          <w:rFonts w:hint="cs"/>
          <w:rtl/>
        </w:rPr>
        <w:t>ך דאין שליח לד''ע היכא דשליח בר חיובא הוא</w:t>
      </w:r>
      <w:r w:rsidR="00FE1D05">
        <w:rPr>
          <w:rFonts w:hint="cs"/>
          <w:rtl/>
        </w:rPr>
        <w:t>,</w:t>
      </w:r>
      <w:r w:rsidRPr="007A347A">
        <w:rPr>
          <w:rFonts w:hint="cs"/>
          <w:rtl/>
        </w:rPr>
        <w:t xml:space="preserve"> </w:t>
      </w:r>
    </w:p>
    <w:p w14:paraId="0D1BF53F" w14:textId="7A0BF518" w:rsidR="00A6533C" w:rsidRPr="007A347A" w:rsidRDefault="006F071F" w:rsidP="009B508D">
      <w:pPr>
        <w:rPr>
          <w:rtl/>
        </w:rPr>
      </w:pPr>
      <w:r w:rsidRPr="007A347A">
        <w:rPr>
          <w:rFonts w:hint="cs"/>
          <w:rtl/>
        </w:rPr>
        <w:t>אבל בחצר דלאו בר חיובא מחייב שולחו</w:t>
      </w:r>
    </w:p>
    <w:p w14:paraId="50E6CB15" w14:textId="77777777" w:rsidR="00A6533C" w:rsidRPr="007A347A" w:rsidRDefault="006F071F" w:rsidP="009B508D">
      <w:pPr>
        <w:rPr>
          <w:rtl/>
        </w:rPr>
      </w:pPr>
      <w:r w:rsidRPr="007A347A">
        <w:rPr>
          <w:rFonts w:hint="cs"/>
          <w:rtl/>
        </w:rPr>
        <w:t>אבל עבד ואשה דאמר צאו גנבו לי אפי' דלאו בני חיובא הוא עכשיו מ''מ אח''כ כשנתגרשה או נשתחרר חייבין לשלם.</w:t>
      </w:r>
    </w:p>
    <w:p w14:paraId="1F8C780D" w14:textId="29BC035E" w:rsidR="00F707CE" w:rsidRPr="00F707CE" w:rsidRDefault="006F071F" w:rsidP="00D4349A">
      <w:pPr>
        <w:pStyle w:val="36"/>
        <w:framePr w:wrap="notBeside"/>
        <w:rPr>
          <w:rtl/>
        </w:rPr>
      </w:pPr>
      <w:r w:rsidRPr="00F707CE">
        <w:rPr>
          <w:rFonts w:hint="cs"/>
          <w:rtl/>
        </w:rPr>
        <w:t xml:space="preserve">ב. </w:t>
      </w:r>
      <w:r w:rsidRPr="00F707CE">
        <w:rPr>
          <w:rtl/>
        </w:rPr>
        <w:t>ר</w:t>
      </w:r>
      <w:r w:rsidRPr="00F707CE">
        <w:rPr>
          <w:rFonts w:hint="cs"/>
          <w:rtl/>
        </w:rPr>
        <w:t>"ס</w:t>
      </w:r>
      <w:r w:rsidR="00F707CE" w:rsidRPr="00F707CE">
        <w:rPr>
          <w:rtl/>
        </w:rPr>
        <w:t>:</w:t>
      </w:r>
    </w:p>
    <w:p w14:paraId="3B516A3B" w14:textId="55790A49" w:rsidR="00A6533C" w:rsidRPr="007A347A" w:rsidRDefault="006F071F" w:rsidP="00D4349A">
      <w:pPr>
        <w:rPr>
          <w:rtl/>
        </w:rPr>
      </w:pPr>
      <w:r w:rsidRPr="007A347A">
        <w:rPr>
          <w:rFonts w:hint="cs"/>
          <w:rtl/>
        </w:rPr>
        <w:t>הך דאין שליח לד''ע היכא דתלוי ברצונו אבל חצר דבע''כ מותיב בה מחייב שולחו</w:t>
      </w:r>
    </w:p>
    <w:p w14:paraId="1EA2140E" w14:textId="77777777" w:rsidR="00F707CE" w:rsidRPr="00F707CE" w:rsidRDefault="006F071F" w:rsidP="00D4349A">
      <w:pPr>
        <w:pStyle w:val="36"/>
        <w:framePr w:wrap="notBeside"/>
        <w:rPr>
          <w:rtl/>
        </w:rPr>
      </w:pPr>
      <w:r w:rsidRPr="00F707CE">
        <w:rPr>
          <w:rtl/>
        </w:rPr>
        <w:t>איכא בינייהו</w:t>
      </w:r>
      <w:r w:rsidR="00F707CE" w:rsidRPr="00F707CE">
        <w:rPr>
          <w:rtl/>
        </w:rPr>
        <w:t>:</w:t>
      </w:r>
    </w:p>
    <w:p w14:paraId="3C69C5DE" w14:textId="6AE642EB" w:rsidR="00A6533C" w:rsidRPr="007A347A" w:rsidRDefault="006F071F" w:rsidP="009B508D">
      <w:pPr>
        <w:rPr>
          <w:rtl/>
        </w:rPr>
      </w:pPr>
      <w:r w:rsidRPr="007A347A">
        <w:rPr>
          <w:rtl/>
        </w:rPr>
        <w:t>כהן דאמר ישראל צא וקדש לי אשה גרושה.</w:t>
      </w:r>
    </w:p>
    <w:p w14:paraId="4517E73E" w14:textId="77777777" w:rsidR="00F707CE" w:rsidRPr="00F707CE" w:rsidRDefault="006F071F" w:rsidP="00D4349A">
      <w:pPr>
        <w:pStyle w:val="36"/>
        <w:framePr w:wrap="notBeside"/>
        <w:rPr>
          <w:rtl/>
        </w:rPr>
      </w:pPr>
      <w:r w:rsidRPr="00F707CE">
        <w:rPr>
          <w:rFonts w:hint="cs"/>
          <w:rtl/>
        </w:rPr>
        <w:t>א"נ</w:t>
      </w:r>
      <w:r w:rsidRPr="00F707CE">
        <w:rPr>
          <w:rtl/>
        </w:rPr>
        <w:t>,</w:t>
      </w:r>
      <w:r w:rsidR="00F707CE" w:rsidRPr="00F707CE">
        <w:rPr>
          <w:rtl/>
        </w:rPr>
        <w:t>:</w:t>
      </w:r>
    </w:p>
    <w:p w14:paraId="2EA2B6ED" w14:textId="4AE8191A" w:rsidR="006F071F" w:rsidRPr="007A347A" w:rsidRDefault="006F071F" w:rsidP="00D4349A">
      <w:pPr>
        <w:rPr>
          <w:rtl/>
        </w:rPr>
      </w:pPr>
      <w:r w:rsidRPr="007A347A">
        <w:rPr>
          <w:rtl/>
        </w:rPr>
        <w:t>איש דאמר לה לאשה: אקפי לי קטן.</w:t>
      </w:r>
    </w:p>
    <w:p w14:paraId="33507232" w14:textId="1308C5FB" w:rsidR="006F071F" w:rsidRPr="007A347A" w:rsidRDefault="006F071F" w:rsidP="009B508D">
      <w:pPr>
        <w:rPr>
          <w:rtl/>
        </w:rPr>
      </w:pPr>
      <w:r w:rsidRPr="007A347A">
        <w:rPr>
          <w:rFonts w:hint="cs"/>
          <w:rtl/>
        </w:rPr>
        <w:lastRenderedPageBreak/>
        <w:t xml:space="preserve">ללישנא דתלי ברצונו ה''נ תלוי ברצונו ולא מחייב שולחן וללישנא דתל' בחיובא </w:t>
      </w:r>
      <w:r w:rsidR="00237964">
        <w:rPr>
          <w:rFonts w:hint="cs"/>
          <w:rtl/>
        </w:rPr>
        <w:t>כאן</w:t>
      </w:r>
      <w:r w:rsidRPr="007A347A">
        <w:rPr>
          <w:rFonts w:hint="cs"/>
          <w:rtl/>
        </w:rPr>
        <w:t xml:space="preserve"> חייבי בשולחן</w:t>
      </w:r>
    </w:p>
    <w:p w14:paraId="7851C586" w14:textId="77777777" w:rsidR="00F707CE" w:rsidRPr="00F707CE" w:rsidRDefault="006F071F" w:rsidP="00D4349A">
      <w:pPr>
        <w:pStyle w:val="36"/>
        <w:framePr w:wrap="notBeside"/>
        <w:rPr>
          <w:rtl/>
        </w:rPr>
      </w:pPr>
      <w:r w:rsidRPr="00F707CE">
        <w:rPr>
          <w:rtl/>
        </w:rPr>
        <w:t>•</w:t>
      </w:r>
      <w:r w:rsidRPr="00F707CE">
        <w:rPr>
          <w:rFonts w:hint="cs"/>
          <w:rtl/>
        </w:rPr>
        <w:t xml:space="preserve"> גם למ''ד</w:t>
      </w:r>
      <w:r w:rsidR="00F707CE" w:rsidRPr="00F707CE">
        <w:rPr>
          <w:rtl/>
        </w:rPr>
        <w:t>:</w:t>
      </w:r>
    </w:p>
    <w:p w14:paraId="0968183E" w14:textId="410F0579" w:rsidR="00A6533C" w:rsidRPr="007A347A" w:rsidRDefault="006F071F" w:rsidP="009B508D">
      <w:pPr>
        <w:rPr>
          <w:rtl/>
        </w:rPr>
      </w:pPr>
      <w:r w:rsidRPr="00BE41B3">
        <w:rPr>
          <w:rStyle w:val="affff8"/>
          <w:rFonts w:hint="cs"/>
          <w:rtl/>
        </w:rPr>
        <w:t>ד</w:t>
      </w:r>
      <w:r w:rsidRPr="00BE41B3">
        <w:rPr>
          <w:rStyle w:val="affff8"/>
          <w:rtl/>
        </w:rPr>
        <w:t>חצר</w:t>
      </w:r>
      <w:r w:rsidRPr="007A347A">
        <w:rPr>
          <w:rtl/>
        </w:rPr>
        <w:t xml:space="preserve"> לאו משום ידה איתרבאי</w:t>
      </w:r>
      <w:r w:rsidRPr="007A347A">
        <w:rPr>
          <w:rFonts w:hint="cs"/>
          <w:rtl/>
        </w:rPr>
        <w:t xml:space="preserve">- מסכים דמרבינן </w:t>
      </w:r>
      <w:r w:rsidRPr="00BE41B3">
        <w:rPr>
          <w:rStyle w:val="affff8"/>
          <w:rFonts w:hint="cs"/>
          <w:rtl/>
        </w:rPr>
        <w:t>מ'ונתן'</w:t>
      </w:r>
      <w:r w:rsidRPr="007A347A">
        <w:rPr>
          <w:rFonts w:hint="cs"/>
          <w:rtl/>
        </w:rPr>
        <w:t xml:space="preserve"> אף לחצר אלא דהיינו לענין גט</w:t>
      </w:r>
    </w:p>
    <w:p w14:paraId="31C6D5BA" w14:textId="51CE1C25" w:rsidR="00F707CE" w:rsidRPr="00F707CE" w:rsidRDefault="006F071F" w:rsidP="00BE41B3">
      <w:pPr>
        <w:pStyle w:val="36"/>
        <w:framePr w:wrap="notBeside"/>
        <w:rPr>
          <w:rtl/>
        </w:rPr>
      </w:pPr>
      <w:r w:rsidRPr="00F707CE">
        <w:rPr>
          <w:rFonts w:hint="cs"/>
          <w:rtl/>
        </w:rPr>
        <w:t>א</w:t>
      </w:r>
      <w:r w:rsidR="00F707CE" w:rsidRPr="00F707CE">
        <w:rPr>
          <w:rFonts w:hint="cs"/>
          <w:rtl/>
        </w:rPr>
        <w:t>.</w:t>
      </w:r>
    </w:p>
    <w:p w14:paraId="5A19DBCF" w14:textId="7413AC53" w:rsidR="00A6533C" w:rsidRPr="007A347A" w:rsidRDefault="00BE41B3" w:rsidP="009B508D">
      <w:pPr>
        <w:rPr>
          <w:rtl/>
        </w:rPr>
      </w:pPr>
      <w:r>
        <w:rPr>
          <w:rFonts w:hint="cs"/>
          <w:rtl/>
        </w:rPr>
        <w:t xml:space="preserve">וחלקו </w:t>
      </w:r>
      <w:r w:rsidR="006F071F" w:rsidRPr="007A347A">
        <w:rPr>
          <w:rFonts w:hint="cs"/>
          <w:rtl/>
        </w:rPr>
        <w:t>לענין מציאה אי ילפי מגט</w:t>
      </w:r>
    </w:p>
    <w:p w14:paraId="4F5A4436" w14:textId="7405372E" w:rsidR="00F707CE" w:rsidRPr="00F707CE" w:rsidRDefault="006F071F" w:rsidP="00BE41B3">
      <w:pPr>
        <w:pStyle w:val="36"/>
        <w:framePr w:wrap="notBeside"/>
        <w:rPr>
          <w:rtl/>
        </w:rPr>
      </w:pPr>
      <w:r w:rsidRPr="00F707CE">
        <w:rPr>
          <w:rFonts w:hint="cs"/>
          <w:rtl/>
        </w:rPr>
        <w:t>ב</w:t>
      </w:r>
      <w:r w:rsidR="00F707CE" w:rsidRPr="00F707CE">
        <w:rPr>
          <w:rFonts w:hint="cs"/>
          <w:rtl/>
        </w:rPr>
        <w:t>.</w:t>
      </w:r>
    </w:p>
    <w:p w14:paraId="7520240F" w14:textId="340217DD" w:rsidR="00A6533C" w:rsidRPr="007A347A" w:rsidRDefault="006F071F" w:rsidP="009B508D">
      <w:pPr>
        <w:rPr>
          <w:rtl/>
        </w:rPr>
      </w:pPr>
      <w:r w:rsidRPr="007A347A">
        <w:rPr>
          <w:rFonts w:hint="cs"/>
          <w:rtl/>
        </w:rPr>
        <w:t>בקטנה לכו''ע ילפי מציאה מגט</w:t>
      </w:r>
      <w:r w:rsidR="00BE41B3">
        <w:rPr>
          <w:rFonts w:hint="cs"/>
          <w:rtl/>
        </w:rPr>
        <w:t>,</w:t>
      </w:r>
      <w:r w:rsidRPr="007A347A">
        <w:rPr>
          <w:rFonts w:hint="cs"/>
          <w:rtl/>
        </w:rPr>
        <w:t xml:space="preserve"> </w:t>
      </w:r>
      <w:r w:rsidR="00BE41B3" w:rsidRPr="005E3761">
        <w:rPr>
          <w:rStyle w:val="affffc"/>
          <w:rFonts w:hint="cs"/>
          <w:rtl/>
        </w:rPr>
        <w:t>וחלקו</w:t>
      </w:r>
      <w:r w:rsidR="00BE41B3">
        <w:rPr>
          <w:rFonts w:hint="cs"/>
          <w:rtl/>
        </w:rPr>
        <w:t xml:space="preserve"> </w:t>
      </w:r>
      <w:r w:rsidRPr="007A347A">
        <w:rPr>
          <w:rFonts w:hint="cs"/>
          <w:rtl/>
        </w:rPr>
        <w:t>אי ילפי קטן מקטנה</w:t>
      </w:r>
    </w:p>
    <w:p w14:paraId="3F4220C2" w14:textId="5F766B71" w:rsidR="00F707CE" w:rsidRPr="00F707CE" w:rsidRDefault="006F071F" w:rsidP="00BE41B3">
      <w:pPr>
        <w:pStyle w:val="36"/>
        <w:framePr w:wrap="notBeside"/>
        <w:rPr>
          <w:rtl/>
        </w:rPr>
      </w:pPr>
      <w:r w:rsidRPr="00F707CE">
        <w:rPr>
          <w:rFonts w:hint="cs"/>
          <w:rtl/>
        </w:rPr>
        <w:t>ג</w:t>
      </w:r>
      <w:r w:rsidR="00F707CE" w:rsidRPr="00F707CE">
        <w:rPr>
          <w:rFonts w:hint="cs"/>
          <w:rtl/>
        </w:rPr>
        <w:t>.</w:t>
      </w:r>
    </w:p>
    <w:p w14:paraId="5A570C32" w14:textId="54F7BE08" w:rsidR="00A6533C" w:rsidRPr="007A347A" w:rsidRDefault="006F071F" w:rsidP="009B508D">
      <w:pPr>
        <w:rPr>
          <w:rtl/>
        </w:rPr>
      </w:pPr>
      <w:r w:rsidRPr="007A347A">
        <w:rPr>
          <w:rFonts w:hint="cs"/>
          <w:rtl/>
        </w:rPr>
        <w:t xml:space="preserve">מר אמר חדא ומר אמר חדא ולא </w:t>
      </w:r>
      <w:r w:rsidR="00237964">
        <w:rPr>
          <w:rFonts w:hint="cs"/>
          <w:rtl/>
        </w:rPr>
        <w:t>חלקו</w:t>
      </w:r>
    </w:p>
    <w:p w14:paraId="54E8166E" w14:textId="77777777" w:rsidR="00A6533C" w:rsidRPr="00BE41B3" w:rsidRDefault="00A6533C" w:rsidP="00A6533C">
      <w:pPr>
        <w:pStyle w:val="aff9"/>
        <w:rPr>
          <w:rtl/>
        </w:rPr>
      </w:pPr>
      <w:r w:rsidRPr="00BE41B3">
        <w:rPr>
          <w:rtl/>
        </w:rPr>
        <w:t>***</w:t>
      </w:r>
    </w:p>
    <w:p w14:paraId="58C4CBD1" w14:textId="77777777" w:rsidR="000137E2" w:rsidRDefault="006F071F" w:rsidP="00386307">
      <w:pPr>
        <w:pStyle w:val="affe"/>
        <w:framePr w:wrap="around"/>
        <w:rPr>
          <w:rtl/>
        </w:rPr>
      </w:pPr>
      <w:r>
        <w:rPr>
          <w:rFonts w:hint="cs"/>
          <w:rtl/>
        </w:rPr>
        <w:t>יא.</w:t>
      </w:r>
    </w:p>
    <w:p w14:paraId="368B6E8D" w14:textId="054F92F1" w:rsidR="006F071F" w:rsidRPr="007D3DD2" w:rsidRDefault="006F071F" w:rsidP="00BB7F98">
      <w:pPr>
        <w:pStyle w:val="afffff"/>
        <w:framePr w:wrap="around"/>
        <w:rPr>
          <w:rtl/>
        </w:rPr>
      </w:pPr>
      <w:del w:id="20165" w:author="קלוד" w:date="2026-10-06T10:08:05Z">
        <w:r>
          <w:rPr>
            <w:rFonts w:hint="cs"/>
            <w:rtl/>
          </w:rPr>
          <w:delText xml:space="preserve"> </w:delText>
        </w:r>
      </w:del>
      <w:ins w:id="20166" w:author="קלוד" w:date="2026-10-06T10:08:05Z">
        <w:r>
          <w:rPr>
            <w:rFonts w:hint="cs"/>
            <w:rtl/>
          </w:rPr>
          <w:t xml:space="preserve">משנה ד</w:t>
        </w:r>
      </w:ins>
      <w:del w:id="20167" w:author="קלוד" w:date="2026-10-06T10:08:05Z">
        <w:r>
          <w:rPr>
            <w:rtl/>
          </w:rPr>
          <w:delText xml:space="preserve">משנה.</w:delText>
        </w:r>
      </w:del>
    </w:p>
    <w:p w14:paraId="1E1CE1DB" w14:textId="77777777" w:rsidR="006F071F" w:rsidRPr="007D3DD2" w:rsidRDefault="006F071F" w:rsidP="00386307">
      <w:pPr>
        <w:pStyle w:val="afff3"/>
        <w:rPr>
          <w:rtl/>
        </w:rPr>
      </w:pPr>
      <w:ins w:id="9806" w:author="מספור קטעי משנה" w:date="2026-10-06T06:45:11Z">
        <w:r>
          <w:rPr>
            <w:rStyle w:val="MisparKeta"/>
          </w:rPr>
          <w:t xml:space="preserve">א. </w:t>
        </w:r>
      </w:ins>
      <w:r w:rsidRPr="007D3DD2">
        <w:rPr>
          <w:rtl/>
        </w:rPr>
        <w:t>ראה אותן רצין אחר מציאה, אחר צבי שבור, אחר גוזלות שלא פרחו, ואמר: זכתה לי שדי - זכתה לו.</w:t>
      </w:r>
    </w:p>
    <w:p w14:paraId="3C6A1997" w14:textId="77777777" w:rsidR="00C6778C" w:rsidRDefault="006F071F" w:rsidP="00386307">
      <w:pPr>
        <w:pStyle w:val="afff3"/>
        <w:rPr>
          <w:rtl/>
        </w:rPr>
      </w:pPr>
      <w:r w:rsidRPr="007D3DD2">
        <w:rPr>
          <w:rtl/>
        </w:rPr>
        <w:t xml:space="preserve">היה צבי רץ כדרכו, או שהיו גוזלות מפריחין, </w:t>
      </w:r>
    </w:p>
    <w:p w14:paraId="55113EBD" w14:textId="4B2DF057" w:rsidR="006F071F" w:rsidRPr="007D3DD2" w:rsidRDefault="006F071F" w:rsidP="00386307">
      <w:pPr>
        <w:pStyle w:val="afff3"/>
        <w:rPr>
          <w:rtl/>
        </w:rPr>
      </w:pPr>
      <w:r w:rsidRPr="007D3DD2">
        <w:rPr>
          <w:rtl/>
        </w:rPr>
        <w:t>ואמר זכתה לי שדי - לא אמר כלום.</w:t>
      </w:r>
    </w:p>
    <w:p w14:paraId="0D7CA165" w14:textId="4198DD1C" w:rsidR="00F707CE" w:rsidRPr="00F707CE" w:rsidRDefault="006F071F" w:rsidP="00C6778C">
      <w:pPr>
        <w:pStyle w:val="36"/>
        <w:framePr w:wrap="notBeside"/>
        <w:rPr>
          <w:rtl/>
        </w:rPr>
      </w:pPr>
      <w:r w:rsidRPr="00F707CE">
        <w:rPr>
          <w:rtl/>
        </w:rPr>
        <w:t>ר</w:t>
      </w:r>
      <w:r w:rsidR="00C6778C" w:rsidRPr="00F707CE">
        <w:rPr>
          <w:rFonts w:hint="cs"/>
          <w:rtl/>
        </w:rPr>
        <w:t>"</w:t>
      </w:r>
      <w:r w:rsidRPr="00F707CE">
        <w:rPr>
          <w:rtl/>
        </w:rPr>
        <w:t>י</w:t>
      </w:r>
      <w:r w:rsidR="00C6778C" w:rsidRPr="00F707CE">
        <w:rPr>
          <w:rFonts w:hint="cs"/>
          <w:rtl/>
        </w:rPr>
        <w:t xml:space="preserve"> משמואל</w:t>
      </w:r>
      <w:r w:rsidR="00F707CE" w:rsidRPr="00F707CE">
        <w:rPr>
          <w:rtl/>
        </w:rPr>
        <w:t>:</w:t>
      </w:r>
    </w:p>
    <w:p w14:paraId="3DB82DA8" w14:textId="66EF82DF" w:rsidR="00C6778C" w:rsidRDefault="006F071F" w:rsidP="009B508D">
      <w:pPr>
        <w:rPr>
          <w:rtl/>
        </w:rPr>
      </w:pPr>
      <w:r w:rsidRPr="00D30E18">
        <w:rPr>
          <w:rtl/>
        </w:rPr>
        <w:t>והוא שעומד בצד שדהו.</w:t>
      </w:r>
      <w:r w:rsidRPr="00D30E18">
        <w:rPr>
          <w:rFonts w:hint="cs"/>
          <w:rtl/>
        </w:rPr>
        <w:t xml:space="preserve"> </w:t>
      </w:r>
      <w:r w:rsidR="00C6778C" w:rsidRPr="00C6778C">
        <w:rPr>
          <w:rStyle w:val="affffe"/>
          <w:rFonts w:hint="cs"/>
          <w:rtl/>
        </w:rPr>
        <w:t>[בחצר שאינה משתמרת]</w:t>
      </w:r>
    </w:p>
    <w:p w14:paraId="51ADC7A2" w14:textId="77777777" w:rsidR="00F707CE" w:rsidRPr="00F707CE" w:rsidRDefault="006F071F" w:rsidP="00C6778C">
      <w:pPr>
        <w:pStyle w:val="36"/>
        <w:framePr w:wrap="notBeside"/>
        <w:rPr>
          <w:rtl/>
        </w:rPr>
      </w:pPr>
      <w:r w:rsidRPr="00F707CE">
        <w:rPr>
          <w:rFonts w:hint="cs"/>
          <w:rtl/>
        </w:rPr>
        <w:t>והך</w:t>
      </w:r>
      <w:r w:rsidR="00F707CE" w:rsidRPr="00F707CE">
        <w:rPr>
          <w:rtl/>
        </w:rPr>
        <w:t>:</w:t>
      </w:r>
    </w:p>
    <w:p w14:paraId="08EDC5C6" w14:textId="01486741" w:rsidR="00A6533C" w:rsidRDefault="006F071F" w:rsidP="009B508D">
      <w:pPr>
        <w:rPr>
          <w:rtl/>
        </w:rPr>
      </w:pPr>
      <w:r w:rsidRPr="00D30E18">
        <w:rPr>
          <w:rFonts w:hint="cs"/>
          <w:rtl/>
        </w:rPr>
        <w:t>דחצרו קונה לו שלא מדעתו- רק בחצר המשתמרת</w:t>
      </w:r>
      <w:r w:rsidR="00D773E5">
        <w:rPr>
          <w:rFonts w:hint="cs"/>
          <w:rtl/>
        </w:rPr>
        <w:t>.</w:t>
      </w:r>
    </w:p>
    <w:p w14:paraId="1096FBFA" w14:textId="0DC071D2" w:rsidR="00D773E5" w:rsidRPr="00D30E18" w:rsidRDefault="00D773E5" w:rsidP="00D773E5">
      <w:pPr>
        <w:pStyle w:val="affff9"/>
        <w:rPr>
          <w:rtl/>
        </w:rPr>
      </w:pPr>
      <w:r>
        <w:rPr>
          <w:rFonts w:hint="cs"/>
          <w:rtl/>
        </w:rPr>
        <w:t>המקור לכך</w:t>
      </w:r>
    </w:p>
    <w:p w14:paraId="61E5753E" w14:textId="3868B7ED" w:rsidR="00F707CE" w:rsidRPr="00F707CE" w:rsidRDefault="006F071F" w:rsidP="00D773E5">
      <w:pPr>
        <w:pStyle w:val="36"/>
        <w:framePr w:wrap="notBeside"/>
        <w:rPr>
          <w:rtl/>
        </w:rPr>
      </w:pPr>
      <w:r w:rsidRPr="00F707CE">
        <w:rPr>
          <w:rFonts w:hint="cs"/>
          <w:rtl/>
        </w:rPr>
        <w:t>מ</w:t>
      </w:r>
      <w:r w:rsidRPr="00F707CE">
        <w:rPr>
          <w:rtl/>
        </w:rPr>
        <w:t>דתניא</w:t>
      </w:r>
      <w:r w:rsidR="00F707CE" w:rsidRPr="00F707CE">
        <w:rPr>
          <w:rtl/>
        </w:rPr>
        <w:t>:</w:t>
      </w:r>
    </w:p>
    <w:p w14:paraId="51F5D54A" w14:textId="12D07356" w:rsidR="00385D8B" w:rsidRDefault="00D773E5" w:rsidP="009B508D">
      <w:pPr>
        <w:rPr>
          <w:rtl/>
        </w:rPr>
      </w:pPr>
      <w:r w:rsidRPr="00385D8B">
        <w:rPr>
          <w:rFonts w:hint="cs"/>
          <w:spacing w:val="-4"/>
          <w:rtl/>
        </w:rPr>
        <w:t>עמד</w:t>
      </w:r>
      <w:r w:rsidR="006F071F" w:rsidRPr="00385D8B">
        <w:rPr>
          <w:spacing w:val="-4"/>
          <w:rtl/>
        </w:rPr>
        <w:t xml:space="preserve"> בעיר ואמר יודע אני שעומר שיש לי בשדה פועלים שכחוהו,</w:t>
      </w:r>
      <w:r w:rsidR="006F071F" w:rsidRPr="00D30E18">
        <w:rPr>
          <w:rtl/>
        </w:rPr>
        <w:t xml:space="preserve"> </w:t>
      </w:r>
    </w:p>
    <w:p w14:paraId="7EF7D2CE" w14:textId="6D2C278A" w:rsidR="006F071F" w:rsidRPr="00D30E18" w:rsidRDefault="006F071F" w:rsidP="009B508D">
      <w:pPr>
        <w:rPr>
          <w:rtl/>
        </w:rPr>
      </w:pPr>
      <w:r w:rsidRPr="00D30E18">
        <w:rPr>
          <w:rtl/>
        </w:rPr>
        <w:t xml:space="preserve">לא יהא שכחה, </w:t>
      </w:r>
      <w:r w:rsidR="008E0F1D">
        <w:rPr>
          <w:rFonts w:hint="cs"/>
          <w:rtl/>
        </w:rPr>
        <w:t xml:space="preserve">- </w:t>
      </w:r>
      <w:r w:rsidRPr="008E0F1D">
        <w:rPr>
          <w:rStyle w:val="affff8"/>
          <w:rtl/>
        </w:rPr>
        <w:t>ושכחת עמר בשדה</w:t>
      </w:r>
      <w:r w:rsidRPr="00D30E18">
        <w:rPr>
          <w:rtl/>
        </w:rPr>
        <w:t xml:space="preserve"> בשדה ושכחת, ולא בעיר.</w:t>
      </w:r>
    </w:p>
    <w:p w14:paraId="4FC1DC03" w14:textId="48FAC25B" w:rsidR="00F707CE" w:rsidRPr="00F707CE" w:rsidRDefault="006F071F" w:rsidP="008E0F1D">
      <w:pPr>
        <w:pStyle w:val="36"/>
        <w:framePr w:wrap="notBeside"/>
        <w:rPr>
          <w:rtl/>
        </w:rPr>
      </w:pPr>
      <w:r w:rsidRPr="00F707CE">
        <w:rPr>
          <w:rFonts w:hint="cs"/>
          <w:rtl/>
        </w:rPr>
        <w:t>ו</w:t>
      </w:r>
      <w:r w:rsidRPr="00F707CE">
        <w:rPr>
          <w:rtl/>
        </w:rPr>
        <w:t>ה</w:t>
      </w:r>
      <w:r w:rsidRPr="00F707CE">
        <w:rPr>
          <w:rFonts w:hint="cs"/>
          <w:rtl/>
        </w:rPr>
        <w:t>"ק</w:t>
      </w:r>
      <w:r w:rsidR="00F707CE" w:rsidRPr="00F707CE">
        <w:rPr>
          <w:rFonts w:hint="cs"/>
          <w:rtl/>
        </w:rPr>
        <w:t>:</w:t>
      </w:r>
    </w:p>
    <w:p w14:paraId="131AB680" w14:textId="3ACFC4E8" w:rsidR="00A6533C" w:rsidRPr="00D30E18" w:rsidRDefault="006F071F" w:rsidP="00183F57">
      <w:pPr>
        <w:rPr>
          <w:rtl/>
        </w:rPr>
      </w:pPr>
      <w:r w:rsidRPr="0050150D">
        <w:rPr>
          <w:rFonts w:cs="PFT_Frank"/>
          <w:b/>
          <w:bCs/>
          <w:szCs w:val="14"/>
          <w:rtl/>
        </w:rPr>
        <w:t>בשדה</w:t>
      </w:r>
      <w:r w:rsidRPr="00D30E18">
        <w:rPr>
          <w:rtl/>
        </w:rPr>
        <w:t xml:space="preserve"> זכור ולבסוף שכוח</w:t>
      </w:r>
      <w:r w:rsidRPr="00D30E18">
        <w:rPr>
          <w:rFonts w:hint="cs"/>
          <w:rtl/>
        </w:rPr>
        <w:t xml:space="preserve"> </w:t>
      </w:r>
      <w:r w:rsidRPr="00D30E18">
        <w:rPr>
          <w:rtl/>
        </w:rPr>
        <w:t>אין שכחה.</w:t>
      </w:r>
      <w:r w:rsidRPr="00D30E18">
        <w:rPr>
          <w:rFonts w:hint="cs"/>
          <w:rtl/>
        </w:rPr>
        <w:t>- דקאי גבה זכתה חצרו</w:t>
      </w:r>
    </w:p>
    <w:p w14:paraId="368F6645" w14:textId="5A8EE59F" w:rsidR="006F071F" w:rsidRPr="00D30E18" w:rsidRDefault="006F071F" w:rsidP="00385D8B">
      <w:pPr>
        <w:rPr>
          <w:rtl/>
        </w:rPr>
      </w:pPr>
      <w:r w:rsidRPr="0050150D">
        <w:rPr>
          <w:rFonts w:cs="PFT_Frank"/>
          <w:b/>
          <w:bCs/>
          <w:szCs w:val="14"/>
          <w:rtl/>
        </w:rPr>
        <w:t>אבל בעיר</w:t>
      </w:r>
      <w:r w:rsidRPr="00D30E18">
        <w:rPr>
          <w:rtl/>
        </w:rPr>
        <w:t xml:space="preserve"> </w:t>
      </w:r>
      <w:r w:rsidR="00183F57">
        <w:rPr>
          <w:rFonts w:hint="cs"/>
          <w:rtl/>
        </w:rPr>
        <w:t xml:space="preserve">אף </w:t>
      </w:r>
      <w:r w:rsidRPr="00D30E18">
        <w:rPr>
          <w:rtl/>
        </w:rPr>
        <w:t>זכור ולבסוף שכוח</w:t>
      </w:r>
      <w:r w:rsidR="00385D8B">
        <w:rPr>
          <w:rFonts w:hint="cs"/>
          <w:rtl/>
        </w:rPr>
        <w:t>-</w:t>
      </w:r>
      <w:r w:rsidRPr="00D30E18">
        <w:rPr>
          <w:rtl/>
        </w:rPr>
        <w:t xml:space="preserve"> הויא שכחה.</w:t>
      </w:r>
      <w:r w:rsidRPr="00D30E18">
        <w:rPr>
          <w:rFonts w:hint="cs"/>
          <w:rtl/>
        </w:rPr>
        <w:t xml:space="preserve"> </w:t>
      </w:r>
      <w:r w:rsidR="00385D8B">
        <w:rPr>
          <w:rFonts w:hint="cs"/>
          <w:rtl/>
        </w:rPr>
        <w:t>שאינו לידה לזכות</w:t>
      </w:r>
      <w:r w:rsidRPr="00D30E18">
        <w:rPr>
          <w:rtl/>
        </w:rPr>
        <w:t>.</w:t>
      </w:r>
    </w:p>
    <w:p w14:paraId="25CAB6C8" w14:textId="2AEDA332" w:rsidR="00A6533C" w:rsidRPr="00D30E18" w:rsidRDefault="006F071F" w:rsidP="009B508D">
      <w:pPr>
        <w:rPr>
          <w:rtl/>
        </w:rPr>
      </w:pPr>
      <w:r w:rsidRPr="00385D8B">
        <w:rPr>
          <w:rStyle w:val="affff8"/>
          <w:rFonts w:hint="cs"/>
          <w:rtl/>
        </w:rPr>
        <w:t>'יהיה'</w:t>
      </w:r>
      <w:r w:rsidRPr="00D30E18">
        <w:rPr>
          <w:rFonts w:hint="cs"/>
          <w:rtl/>
        </w:rPr>
        <w:t xml:space="preserve"> </w:t>
      </w:r>
      <w:r w:rsidR="00183F57">
        <w:rPr>
          <w:rFonts w:hint="cs"/>
          <w:rtl/>
        </w:rPr>
        <w:t xml:space="preserve">- </w:t>
      </w:r>
      <w:r w:rsidRPr="00D30E18">
        <w:rPr>
          <w:rFonts w:hint="cs"/>
          <w:rtl/>
        </w:rPr>
        <w:t>לרבות שכחת העיר</w:t>
      </w:r>
      <w:r w:rsidR="00385D8B">
        <w:rPr>
          <w:rFonts w:hint="cs"/>
          <w:rtl/>
        </w:rPr>
        <w:t xml:space="preserve"> </w:t>
      </w:r>
      <w:r w:rsidRPr="00385D8B">
        <w:rPr>
          <w:rStyle w:val="affffe"/>
          <w:rFonts w:hint="cs"/>
          <w:rtl/>
        </w:rPr>
        <w:t>[דהוי שכחה].</w:t>
      </w:r>
      <w:r w:rsidRPr="00D30E18">
        <w:rPr>
          <w:rFonts w:hint="cs"/>
          <w:rtl/>
        </w:rPr>
        <w:t xml:space="preserve"> </w:t>
      </w:r>
      <w:r w:rsidR="00385D8B">
        <w:rPr>
          <w:rStyle w:val="affff8"/>
          <w:rtl/>
        </w:rPr>
        <w:tab/>
      </w:r>
      <w:r w:rsidRPr="00385D8B">
        <w:rPr>
          <w:rStyle w:val="affff8"/>
          <w:rFonts w:hint="cs"/>
          <w:rtl/>
        </w:rPr>
        <w:t>ו'לקחתו'</w:t>
      </w:r>
      <w:r w:rsidRPr="00D30E18">
        <w:rPr>
          <w:rFonts w:hint="cs"/>
          <w:rtl/>
        </w:rPr>
        <w:t xml:space="preserve"> ילפי' ללאו.</w:t>
      </w:r>
    </w:p>
    <w:p w14:paraId="71F25ECF" w14:textId="77777777" w:rsidR="00A6533C" w:rsidRPr="00D30E18" w:rsidRDefault="006F071F" w:rsidP="009B508D">
      <w:pPr>
        <w:rPr>
          <w:rtl/>
        </w:rPr>
      </w:pPr>
      <w:r w:rsidRPr="00385D8B">
        <w:rPr>
          <w:rStyle w:val="affff8"/>
          <w:rFonts w:hint="cs"/>
          <w:rtl/>
        </w:rPr>
        <w:t>'לא תשוב לקחתו'</w:t>
      </w:r>
      <w:r w:rsidRPr="00D30E18">
        <w:rPr>
          <w:rFonts w:hint="cs"/>
          <w:rtl/>
        </w:rPr>
        <w:t xml:space="preserve"> -</w:t>
      </w:r>
      <w:r w:rsidRPr="00D30E18">
        <w:rPr>
          <w:rtl/>
        </w:rPr>
        <w:t xml:space="preserve"> שלפניו - אין שכחה, שלאחריו - יש שכחה,</w:t>
      </w:r>
    </w:p>
    <w:p w14:paraId="499303C8" w14:textId="0D3BD3C6" w:rsidR="00F707CE" w:rsidRPr="00F707CE" w:rsidRDefault="006F071F" w:rsidP="00385D8B">
      <w:pPr>
        <w:pStyle w:val="36"/>
        <w:framePr w:wrap="notBeside"/>
        <w:rPr>
          <w:rtl/>
        </w:rPr>
      </w:pPr>
      <w:r w:rsidRPr="00F707CE">
        <w:rPr>
          <w:rtl/>
        </w:rPr>
        <w:t>זה הכלל</w:t>
      </w:r>
      <w:r w:rsidR="00F707CE" w:rsidRPr="00F707CE">
        <w:rPr>
          <w:rtl/>
        </w:rPr>
        <w:t>:</w:t>
      </w:r>
    </w:p>
    <w:p w14:paraId="74542D8D" w14:textId="5B222FDC" w:rsidR="00A6533C" w:rsidRPr="00D30E18" w:rsidRDefault="006F071F" w:rsidP="00385D8B">
      <w:pPr>
        <w:rPr>
          <w:rtl/>
        </w:rPr>
      </w:pPr>
      <w:r w:rsidRPr="00D30E18">
        <w:rPr>
          <w:rtl/>
        </w:rPr>
        <w:t xml:space="preserve">כל שהוא </w:t>
      </w:r>
      <w:r w:rsidRPr="00385D8B">
        <w:rPr>
          <w:rtl/>
        </w:rPr>
        <w:t>ב</w:t>
      </w:r>
      <w:r w:rsidRPr="00385D8B">
        <w:rPr>
          <w:rStyle w:val="affff8"/>
          <w:rFonts w:hint="cs"/>
          <w:rtl/>
        </w:rPr>
        <w:t>'</w:t>
      </w:r>
      <w:r w:rsidRPr="00385D8B">
        <w:rPr>
          <w:rStyle w:val="affff8"/>
          <w:rtl/>
        </w:rPr>
        <w:t>בל תשוב</w:t>
      </w:r>
      <w:r w:rsidRPr="00385D8B">
        <w:rPr>
          <w:rStyle w:val="affff8"/>
          <w:rFonts w:hint="cs"/>
          <w:rtl/>
        </w:rPr>
        <w:t>'</w:t>
      </w:r>
      <w:r w:rsidRPr="00D30E18">
        <w:rPr>
          <w:rtl/>
        </w:rPr>
        <w:t xml:space="preserve"> שכחה, כל שאינו בבל תשוב אינו שכחה</w:t>
      </w:r>
    </w:p>
    <w:p w14:paraId="69257742" w14:textId="498B235C" w:rsidR="00A6533C" w:rsidRPr="00D30E18" w:rsidRDefault="00183F57" w:rsidP="00500905">
      <w:pPr>
        <w:spacing w:after="60"/>
        <w:rPr>
          <w:rtl/>
        </w:rPr>
      </w:pPr>
      <w:r w:rsidRPr="005E3761">
        <w:rPr>
          <w:rStyle w:val="affffc"/>
          <w:rFonts w:hint="cs"/>
          <w:rtl/>
        </w:rPr>
        <w:t xml:space="preserve">וכן אמרו </w:t>
      </w:r>
      <w:r w:rsidR="006F071F" w:rsidRPr="005E3761">
        <w:rPr>
          <w:rStyle w:val="affffc"/>
          <w:rtl/>
        </w:rPr>
        <w:t>עולא</w:t>
      </w:r>
      <w:r w:rsidR="006F071F" w:rsidRPr="005E3761">
        <w:rPr>
          <w:rStyle w:val="affffc"/>
          <w:rFonts w:hint="cs"/>
          <w:rtl/>
        </w:rPr>
        <w:t xml:space="preserve"> וכן רבב''ח</w:t>
      </w:r>
      <w:r w:rsidR="006F071F" w:rsidRPr="005E3761">
        <w:rPr>
          <w:rStyle w:val="affffc"/>
          <w:rtl/>
        </w:rPr>
        <w:t>:</w:t>
      </w:r>
      <w:r w:rsidR="006F071F" w:rsidRPr="00D30E18">
        <w:rPr>
          <w:rtl/>
        </w:rPr>
        <w:t xml:space="preserve"> והוא שעומד בצד שדהו.</w:t>
      </w:r>
    </w:p>
    <w:p w14:paraId="6A1505D8" w14:textId="07AF3F8B" w:rsidR="006F071F" w:rsidRPr="00D30E18" w:rsidRDefault="006F071F" w:rsidP="00A6533C">
      <w:pPr>
        <w:pStyle w:val="affe"/>
        <w:framePr w:wrap="around"/>
        <w:rPr>
          <w:rtl/>
        </w:rPr>
      </w:pPr>
      <w:r w:rsidRPr="00D30E18">
        <w:rPr>
          <w:rtl/>
        </w:rPr>
        <w:t>יא:</w:t>
      </w:r>
    </w:p>
    <w:p w14:paraId="5F6A5FB6" w14:textId="41B35A6D" w:rsidR="00F707CE" w:rsidRPr="00F707CE" w:rsidRDefault="00500905" w:rsidP="00500905">
      <w:pPr>
        <w:pStyle w:val="36"/>
        <w:framePr w:wrap="notBeside"/>
        <w:rPr>
          <w:rtl/>
        </w:rPr>
      </w:pPr>
      <w:r w:rsidRPr="00F707CE">
        <w:rPr>
          <w:rFonts w:hint="cs"/>
          <w:rtl/>
        </w:rPr>
        <w:t xml:space="preserve">הקשה </w:t>
      </w:r>
      <w:r w:rsidR="006F071F" w:rsidRPr="00F707CE">
        <w:rPr>
          <w:rtl/>
        </w:rPr>
        <w:t>ר</w:t>
      </w:r>
      <w:r w:rsidR="006F071F" w:rsidRPr="00F707CE">
        <w:rPr>
          <w:rFonts w:hint="cs"/>
          <w:rtl/>
        </w:rPr>
        <w:t xml:space="preserve">''א </w:t>
      </w:r>
      <w:r w:rsidR="006F071F" w:rsidRPr="00F707CE">
        <w:rPr>
          <w:rtl/>
        </w:rPr>
        <w:t>לעולא</w:t>
      </w:r>
      <w:r w:rsidR="00F707CE" w:rsidRPr="00F707CE">
        <w:rPr>
          <w:rtl/>
        </w:rPr>
        <w:t>:</w:t>
      </w:r>
    </w:p>
    <w:p w14:paraId="40D4773F" w14:textId="2804E8F9" w:rsidR="00500905" w:rsidRDefault="006F071F" w:rsidP="00500905">
      <w:pPr>
        <w:rPr>
          <w:rtl/>
        </w:rPr>
      </w:pPr>
      <w:r w:rsidRPr="00D30E18">
        <w:rPr>
          <w:rtl/>
        </w:rPr>
        <w:t xml:space="preserve">מעשה </w:t>
      </w:r>
      <w:r w:rsidR="00500905">
        <w:rPr>
          <w:rFonts w:hint="cs"/>
          <w:rtl/>
        </w:rPr>
        <w:t xml:space="preserve">בר''ג וזקנים שבאו בספינה </w:t>
      </w:r>
    </w:p>
    <w:p w14:paraId="3523D4E2" w14:textId="0CC6C732" w:rsidR="00500905" w:rsidRDefault="00500905" w:rsidP="00500905">
      <w:pPr>
        <w:rPr>
          <w:rtl/>
        </w:rPr>
      </w:pPr>
      <w:r w:rsidRPr="005E3761">
        <w:rPr>
          <w:rStyle w:val="affffc"/>
          <w:rFonts w:hint="cs"/>
          <w:rtl/>
        </w:rPr>
        <w:t>ואר''ג</w:t>
      </w:r>
      <w:r>
        <w:rPr>
          <w:rFonts w:hint="cs"/>
          <w:rtl/>
        </w:rPr>
        <w:t xml:space="preserve"> </w:t>
      </w:r>
      <w:r w:rsidR="006F071F" w:rsidRPr="00D30E18">
        <w:rPr>
          <w:rtl/>
        </w:rPr>
        <w:t xml:space="preserve">עישור שאני עתיד למוד נתון </w:t>
      </w:r>
      <w:r w:rsidR="006F071F" w:rsidRPr="005E3761">
        <w:rPr>
          <w:rStyle w:val="affffc"/>
          <w:rtl/>
        </w:rPr>
        <w:t>ליהושע</w:t>
      </w:r>
      <w:r w:rsidR="006F071F" w:rsidRPr="00D30E18">
        <w:rPr>
          <w:rtl/>
        </w:rPr>
        <w:t>, ומקומו מושכר לו.</w:t>
      </w:r>
      <w:r>
        <w:rPr>
          <w:rFonts w:hint="cs"/>
          <w:rtl/>
        </w:rPr>
        <w:t xml:space="preserve"> </w:t>
      </w:r>
    </w:p>
    <w:p w14:paraId="10288ABF" w14:textId="6F279A44" w:rsidR="006F071F" w:rsidRPr="00D30E18" w:rsidRDefault="00D475CD" w:rsidP="00500905">
      <w:pPr>
        <w:rPr>
          <w:rtl/>
        </w:rPr>
      </w:pPr>
      <w:r>
        <w:rPr>
          <w:rFonts w:hint="cs"/>
          <w:rtl/>
        </w:rPr>
        <w:t xml:space="preserve"> </w:t>
      </w:r>
      <w:r>
        <w:rPr>
          <w:rtl/>
        </w:rPr>
        <w:tab/>
      </w:r>
      <w:r>
        <w:rPr>
          <w:rtl/>
        </w:rPr>
        <w:tab/>
      </w:r>
      <w:r>
        <w:rPr>
          <w:rFonts w:hint="cs"/>
          <w:rtl/>
        </w:rPr>
        <w:t xml:space="preserve"> </w:t>
      </w:r>
      <w:r w:rsidR="006F071F" w:rsidRPr="00D30E18">
        <w:rPr>
          <w:rtl/>
        </w:rPr>
        <w:t xml:space="preserve">ועישור אחר </w:t>
      </w:r>
      <w:r w:rsidR="006F071F" w:rsidRPr="005E3761">
        <w:rPr>
          <w:rStyle w:val="affffc"/>
          <w:rtl/>
        </w:rPr>
        <w:t>ל</w:t>
      </w:r>
      <w:r w:rsidRPr="005E3761">
        <w:rPr>
          <w:rStyle w:val="affffc"/>
          <w:rFonts w:hint="cs"/>
          <w:rtl/>
        </w:rPr>
        <w:t>ר''ע:</w:t>
      </w:r>
      <w:r w:rsidR="006F071F" w:rsidRPr="00D30E18">
        <w:rPr>
          <w:rtl/>
        </w:rPr>
        <w:t xml:space="preserve"> שיזכה בו לעניים, ומקומו מושכר לו.</w:t>
      </w:r>
    </w:p>
    <w:p w14:paraId="7E5F78E8" w14:textId="40606015" w:rsidR="006F071F" w:rsidRPr="00D30E18" w:rsidRDefault="006F071F" w:rsidP="009B508D">
      <w:pPr>
        <w:rPr>
          <w:rtl/>
        </w:rPr>
      </w:pPr>
      <w:r w:rsidRPr="00D30E18">
        <w:rPr>
          <w:rtl/>
        </w:rPr>
        <w:lastRenderedPageBreak/>
        <w:t>וכי ר</w:t>
      </w:r>
      <w:r w:rsidR="00D475CD">
        <w:rPr>
          <w:rFonts w:hint="cs"/>
          <w:rtl/>
        </w:rPr>
        <w:t>י''ה ור'ע בצד שדה ר''ג עמדו ?</w:t>
      </w:r>
    </w:p>
    <w:p w14:paraId="4547D1A9" w14:textId="6C4C1602" w:rsidR="00F707CE" w:rsidRPr="00F707CE" w:rsidRDefault="006F071F" w:rsidP="00D475CD">
      <w:pPr>
        <w:pStyle w:val="36"/>
        <w:framePr w:wrap="notBeside"/>
        <w:rPr>
          <w:rtl/>
        </w:rPr>
      </w:pPr>
      <w:r w:rsidRPr="00F707CE">
        <w:rPr>
          <w:rtl/>
        </w:rPr>
        <w:t xml:space="preserve"> - א</w:t>
      </w:r>
      <w:r w:rsidRPr="00F707CE">
        <w:rPr>
          <w:rFonts w:hint="cs"/>
          <w:rtl/>
        </w:rPr>
        <w:t>"ל</w:t>
      </w:r>
      <w:r w:rsidR="00F707CE" w:rsidRPr="00F707CE">
        <w:rPr>
          <w:rtl/>
        </w:rPr>
        <w:t>:</w:t>
      </w:r>
    </w:p>
    <w:p w14:paraId="70790D84" w14:textId="0EE6BF5B" w:rsidR="00A6533C" w:rsidRPr="005E3761" w:rsidRDefault="00D475CD" w:rsidP="00D475CD">
      <w:pPr>
        <w:rPr>
          <w:rStyle w:val="affffc"/>
          <w:spacing w:val="2"/>
          <w:rtl/>
        </w:rPr>
      </w:pPr>
      <w:r w:rsidRPr="005E3761">
        <w:rPr>
          <w:rStyle w:val="affffc"/>
          <w:rFonts w:hint="cs"/>
          <w:spacing w:val="2"/>
          <w:rtl/>
        </w:rPr>
        <w:t>דומה ר''א כמי שלא למד השמועה</w:t>
      </w:r>
      <w:r w:rsidR="006F071F" w:rsidRPr="005E3761">
        <w:rPr>
          <w:rStyle w:val="affffc"/>
          <w:spacing w:val="2"/>
          <w:rtl/>
        </w:rPr>
        <w:t>.</w:t>
      </w:r>
      <w:r w:rsidR="006F071F" w:rsidRPr="005E3761">
        <w:rPr>
          <w:rStyle w:val="affffc"/>
          <w:rFonts w:hint="cs"/>
          <w:spacing w:val="2"/>
          <w:rtl/>
        </w:rPr>
        <w:t xml:space="preserve"> </w:t>
      </w:r>
      <w:r w:rsidR="006F071F" w:rsidRPr="005E3761">
        <w:rPr>
          <w:rStyle w:val="affffc"/>
          <w:spacing w:val="2"/>
          <w:rtl/>
        </w:rPr>
        <w:t>כ</w:t>
      </w:r>
      <w:r w:rsidR="006F071F" w:rsidRPr="005E3761">
        <w:rPr>
          <w:rStyle w:val="affffc"/>
          <w:rFonts w:hint="cs"/>
          <w:spacing w:val="2"/>
          <w:rtl/>
        </w:rPr>
        <w:t>ש</w:t>
      </w:r>
      <w:r w:rsidRPr="005E3761">
        <w:rPr>
          <w:rStyle w:val="affffc"/>
          <w:rFonts w:hint="cs"/>
          <w:spacing w:val="2"/>
          <w:rtl/>
        </w:rPr>
        <w:t>בא</w:t>
      </w:r>
      <w:r w:rsidR="006F071F" w:rsidRPr="005E3761">
        <w:rPr>
          <w:rStyle w:val="affffc"/>
          <w:rFonts w:hint="cs"/>
          <w:spacing w:val="2"/>
          <w:rtl/>
        </w:rPr>
        <w:t xml:space="preserve"> לסורא א''ל כך אמר עולא וכך שאלתיו</w:t>
      </w:r>
    </w:p>
    <w:p w14:paraId="7DE78F3B" w14:textId="70C0AF5D" w:rsidR="00F707CE" w:rsidRPr="00F707CE" w:rsidRDefault="006F071F" w:rsidP="00D475CD">
      <w:pPr>
        <w:pStyle w:val="36"/>
        <w:framePr w:wrap="notBeside"/>
        <w:rPr>
          <w:rtl/>
        </w:rPr>
      </w:pPr>
      <w:r w:rsidRPr="00F707CE">
        <w:rPr>
          <w:rFonts w:hint="cs"/>
          <w:rtl/>
        </w:rPr>
        <w:t xml:space="preserve">א. </w:t>
      </w:r>
      <w:r w:rsidRPr="00F707CE">
        <w:rPr>
          <w:rtl/>
        </w:rPr>
        <w:t>א</w:t>
      </w:r>
      <w:r w:rsidRPr="00F707CE">
        <w:rPr>
          <w:rFonts w:hint="cs"/>
          <w:rtl/>
        </w:rPr>
        <w:t xml:space="preserve">"ל </w:t>
      </w:r>
      <w:r w:rsidRPr="00F707CE">
        <w:rPr>
          <w:rtl/>
        </w:rPr>
        <w:t>ההוא מרבנן</w:t>
      </w:r>
      <w:r w:rsidR="00F707CE" w:rsidRPr="00F707CE">
        <w:rPr>
          <w:rtl/>
        </w:rPr>
        <w:t>:</w:t>
      </w:r>
    </w:p>
    <w:p w14:paraId="4CCBCD7D" w14:textId="6F4324CC" w:rsidR="006F071F" w:rsidRPr="00D30E18" w:rsidRDefault="00D475CD" w:rsidP="00D475CD">
      <w:pPr>
        <w:rPr>
          <w:rtl/>
        </w:rPr>
      </w:pPr>
      <w:r>
        <w:rPr>
          <w:rStyle w:val="affffc"/>
          <w:rFonts w:hint="cs"/>
          <w:rtl/>
          <w:rPrChange w:id="9001" w:author="מנוע אמוראים" w:date="2026-10-05T16:41:14Z">
            <w:rPr>
              <w:rFonts w:hint="cs"/>
              <w:rtl/>
            </w:rPr>
          </w:rPrChange>
        </w:rPr>
        <w:t xml:space="preserve">ר"ג</w:t>
      </w:r>
      <w:r>
        <w:rPr>
          <w:rFonts w:hint="cs"/>
          <w:rtl/>
        </w:rPr>
        <w:t xml:space="preserve"> הקנה להם מטלטלין </w:t>
      </w:r>
      <w:r w:rsidRPr="0050150D">
        <w:rPr>
          <w:rFonts w:cs="PFT_Frank" w:hint="cs"/>
          <w:b/>
          <w:bCs/>
          <w:szCs w:val="14"/>
          <w:rtl/>
        </w:rPr>
        <w:t>בקנין</w:t>
      </w:r>
      <w:r>
        <w:rPr>
          <w:rFonts w:hint="cs"/>
          <w:rtl/>
        </w:rPr>
        <w:t xml:space="preserve"> </w:t>
      </w:r>
      <w:r w:rsidRPr="0050150D">
        <w:rPr>
          <w:rFonts w:cs="PFT_Frank" w:hint="cs"/>
          <w:b/>
          <w:bCs/>
          <w:szCs w:val="14"/>
          <w:rtl/>
        </w:rPr>
        <w:t>אגב</w:t>
      </w:r>
      <w:r>
        <w:rPr>
          <w:rFonts w:hint="cs"/>
          <w:rtl/>
        </w:rPr>
        <w:t xml:space="preserve"> קרקע</w:t>
      </w:r>
      <w:r w:rsidR="009E353D" w:rsidRPr="005E3761">
        <w:rPr>
          <w:rStyle w:val="affffc"/>
          <w:rFonts w:hint="cs"/>
          <w:rtl/>
        </w:rPr>
        <w:t>- ר''ז קיבל</w:t>
      </w:r>
      <w:r w:rsidR="00C66502" w:rsidRPr="005E3761">
        <w:rPr>
          <w:rStyle w:val="affffc"/>
          <w:rFonts w:hint="cs"/>
          <w:rtl/>
        </w:rPr>
        <w:t>,</w:t>
      </w:r>
      <w:r w:rsidR="009E353D" w:rsidRPr="005E3761">
        <w:rPr>
          <w:rStyle w:val="affffc"/>
          <w:rFonts w:hint="cs"/>
          <w:rtl/>
        </w:rPr>
        <w:t xml:space="preserve"> ור''א לא קיבל</w:t>
      </w:r>
      <w:r w:rsidR="00C66502" w:rsidRPr="005E3761">
        <w:rPr>
          <w:rStyle w:val="affffc"/>
          <w:rFonts w:hint="cs"/>
          <w:rtl/>
        </w:rPr>
        <w:t>.</w:t>
      </w:r>
      <w:r w:rsidR="009E353D">
        <w:rPr>
          <w:rFonts w:hint="cs"/>
          <w:rtl/>
        </w:rPr>
        <w:t xml:space="preserve"> </w:t>
      </w:r>
    </w:p>
    <w:p w14:paraId="2F7AAB4F" w14:textId="4BDB2247" w:rsidR="00F707CE" w:rsidRPr="00F707CE" w:rsidRDefault="009E353D" w:rsidP="009E353D">
      <w:pPr>
        <w:pStyle w:val="36"/>
        <w:framePr w:wrap="notBeside"/>
        <w:rPr>
          <w:rtl/>
        </w:rPr>
      </w:pPr>
      <w:r w:rsidRPr="00F707CE">
        <w:rPr>
          <w:rFonts w:hint="cs"/>
          <w:rtl/>
        </w:rPr>
        <w:t>רבא</w:t>
      </w:r>
      <w:r w:rsidR="00F707CE" w:rsidRPr="00F707CE">
        <w:rPr>
          <w:rFonts w:hint="cs"/>
          <w:rtl/>
        </w:rPr>
        <w:t>:</w:t>
      </w:r>
    </w:p>
    <w:p w14:paraId="46558E8D" w14:textId="376EC4A4" w:rsidR="006F071F" w:rsidRPr="00D475CD" w:rsidRDefault="009E353D" w:rsidP="00D475CD">
      <w:pPr>
        <w:rPr>
          <w:rtl/>
        </w:rPr>
      </w:pPr>
      <w:r w:rsidRPr="005E3761">
        <w:rPr>
          <w:rStyle w:val="affffc"/>
          <w:rFonts w:hint="cs"/>
          <w:spacing w:val="-4"/>
          <w:rtl/>
        </w:rPr>
        <w:t>יפה</w:t>
      </w:r>
      <w:r w:rsidR="006F071F" w:rsidRPr="005E3761">
        <w:rPr>
          <w:rStyle w:val="affffc"/>
          <w:spacing w:val="-4"/>
          <w:rtl/>
        </w:rPr>
        <w:t xml:space="preserve"> </w:t>
      </w:r>
      <w:r w:rsidR="00D475CD" w:rsidRPr="005E3761">
        <w:rPr>
          <w:rStyle w:val="affffc"/>
          <w:rFonts w:hint="cs"/>
          <w:spacing w:val="-4"/>
          <w:rtl/>
        </w:rPr>
        <w:t>ר''א שלא קיבל</w:t>
      </w:r>
      <w:r w:rsidR="00D475CD" w:rsidRPr="003F0C09">
        <w:rPr>
          <w:rFonts w:hint="cs"/>
          <w:spacing w:val="-4"/>
          <w:rtl/>
        </w:rPr>
        <w:t xml:space="preserve"> שמדוע לא הקנה להן בחליפין, ובהכרח ש</w:t>
      </w:r>
      <w:r w:rsidR="006F071F" w:rsidRPr="003F0C09">
        <w:rPr>
          <w:spacing w:val="-4"/>
          <w:rtl/>
        </w:rPr>
        <w:t>טובת הנאה</w:t>
      </w:r>
      <w:r w:rsidR="006F071F" w:rsidRPr="00D475CD">
        <w:rPr>
          <w:rtl/>
        </w:rPr>
        <w:t xml:space="preserve"> אינה ממון לקנות בחליפין, </w:t>
      </w:r>
      <w:r w:rsidR="006F071F" w:rsidRPr="005E3761">
        <w:rPr>
          <w:rStyle w:val="affffc"/>
          <w:rFonts w:hint="cs"/>
          <w:rtl/>
        </w:rPr>
        <w:t>ה''נ</w:t>
      </w:r>
      <w:r w:rsidR="006F071F" w:rsidRPr="00D475CD">
        <w:rPr>
          <w:rtl/>
        </w:rPr>
        <w:t xml:space="preserve"> </w:t>
      </w:r>
      <w:r w:rsidR="00D475CD">
        <w:rPr>
          <w:rFonts w:hint="cs"/>
          <w:rtl/>
        </w:rPr>
        <w:t xml:space="preserve">שלא מועיל לקנות </w:t>
      </w:r>
      <w:r w:rsidR="006F071F" w:rsidRPr="00D475CD">
        <w:rPr>
          <w:rtl/>
        </w:rPr>
        <w:t>ע"ג קרקע.</w:t>
      </w:r>
    </w:p>
    <w:p w14:paraId="086CE275" w14:textId="77777777" w:rsidR="00F707CE" w:rsidRPr="00F707CE" w:rsidRDefault="006F071F" w:rsidP="003F0C09">
      <w:pPr>
        <w:pStyle w:val="36"/>
        <w:framePr w:wrap="notBeside"/>
        <w:rPr>
          <w:rtl/>
        </w:rPr>
      </w:pPr>
      <w:r w:rsidRPr="00F707CE">
        <w:rPr>
          <w:rFonts w:hint="cs"/>
          <w:rtl/>
        </w:rPr>
        <w:t xml:space="preserve">- </w:t>
      </w:r>
      <w:r w:rsidRPr="00F707CE">
        <w:rPr>
          <w:rFonts w:hint="cs"/>
          <w:rtl/>
        </w:rPr>
        <w:tab/>
      </w:r>
      <w:r w:rsidRPr="00F707CE">
        <w:rPr>
          <w:rtl/>
        </w:rPr>
        <w:t>ולא היא,</w:t>
      </w:r>
      <w:r w:rsidR="00F707CE" w:rsidRPr="00F707CE">
        <w:rPr>
          <w:rtl/>
        </w:rPr>
        <w:t>:</w:t>
      </w:r>
    </w:p>
    <w:p w14:paraId="538085AA" w14:textId="100AC67A" w:rsidR="00A6533C" w:rsidRPr="00D475CD" w:rsidRDefault="006F071F" w:rsidP="00D475CD">
      <w:pPr>
        <w:rPr>
          <w:rtl/>
        </w:rPr>
      </w:pPr>
      <w:r w:rsidRPr="00D475CD">
        <w:rPr>
          <w:rFonts w:hint="cs"/>
          <w:rtl/>
        </w:rPr>
        <w:t>ד</w:t>
      </w:r>
      <w:r w:rsidRPr="00D475CD">
        <w:rPr>
          <w:rtl/>
        </w:rPr>
        <w:t xml:space="preserve">מתנות כהונה </w:t>
      </w:r>
      <w:r w:rsidRPr="003F0C09">
        <w:rPr>
          <w:rStyle w:val="affff8"/>
          <w:rtl/>
        </w:rPr>
        <w:t>נתינה</w:t>
      </w:r>
      <w:r w:rsidRPr="00D475CD">
        <w:rPr>
          <w:rtl/>
        </w:rPr>
        <w:t xml:space="preserve"> </w:t>
      </w:r>
      <w:r w:rsidR="00107D54">
        <w:rPr>
          <w:rFonts w:hint="cs"/>
          <w:rtl/>
        </w:rPr>
        <w:t>כתוב בהן</w:t>
      </w:r>
      <w:r w:rsidRPr="00D475CD">
        <w:rPr>
          <w:rtl/>
        </w:rPr>
        <w:t xml:space="preserve">, </w:t>
      </w:r>
      <w:r w:rsidRPr="0050150D">
        <w:rPr>
          <w:rFonts w:cs="PFT_Frank"/>
          <w:b/>
          <w:bCs/>
          <w:szCs w:val="14"/>
          <w:rtl/>
        </w:rPr>
        <w:t>חליפין</w:t>
      </w:r>
      <w:r w:rsidRPr="00D475CD">
        <w:rPr>
          <w:rtl/>
        </w:rPr>
        <w:t xml:space="preserve"> דרך מקח וממכר הוא.</w:t>
      </w:r>
    </w:p>
    <w:p w14:paraId="55A37062" w14:textId="6F921D72" w:rsidR="006F071F" w:rsidRPr="00D475CD" w:rsidRDefault="006F071F" w:rsidP="009E353D">
      <w:pPr>
        <w:spacing w:after="60"/>
        <w:rPr>
          <w:rtl/>
        </w:rPr>
      </w:pPr>
      <w:r w:rsidRPr="00D475CD">
        <w:rPr>
          <w:rtl/>
        </w:rPr>
        <w:t xml:space="preserve">מטלטלין אגב </w:t>
      </w:r>
      <w:r w:rsidRPr="00D475CD">
        <w:rPr>
          <w:rFonts w:hint="cs"/>
          <w:rtl/>
        </w:rPr>
        <w:t>ק</w:t>
      </w:r>
      <w:r w:rsidRPr="00D475CD">
        <w:rPr>
          <w:rtl/>
        </w:rPr>
        <w:t>רקע נתינה אלימא היא.</w:t>
      </w:r>
    </w:p>
    <w:p w14:paraId="103330C4" w14:textId="031AE2BC" w:rsidR="00F707CE" w:rsidRPr="00F707CE" w:rsidRDefault="006F071F" w:rsidP="009E353D">
      <w:pPr>
        <w:pStyle w:val="36"/>
        <w:framePr w:wrap="notBeside"/>
        <w:rPr>
          <w:rtl/>
        </w:rPr>
      </w:pPr>
      <w:r w:rsidRPr="00F707CE">
        <w:rPr>
          <w:rtl/>
        </w:rPr>
        <w:t>ר</w:t>
      </w:r>
      <w:r w:rsidRPr="00F707CE">
        <w:rPr>
          <w:rFonts w:hint="cs"/>
          <w:rtl/>
        </w:rPr>
        <w:t>"פ</w:t>
      </w:r>
      <w:r w:rsidR="00F707CE" w:rsidRPr="00F707CE">
        <w:rPr>
          <w:rtl/>
        </w:rPr>
        <w:t>:</w:t>
      </w:r>
    </w:p>
    <w:p w14:paraId="7A1B347E" w14:textId="54385574" w:rsidR="006F071F" w:rsidRPr="00D475CD" w:rsidRDefault="00C66502" w:rsidP="00D475CD">
      <w:pPr>
        <w:rPr>
          <w:rtl/>
        </w:rPr>
      </w:pPr>
      <w:r>
        <w:rPr>
          <w:rFonts w:hint="cs"/>
          <w:rtl/>
        </w:rPr>
        <w:t xml:space="preserve">שאני </w:t>
      </w:r>
      <w:r w:rsidR="006F071F" w:rsidRPr="0050150D">
        <w:rPr>
          <w:rFonts w:cs="PFT_Frank"/>
          <w:b/>
          <w:bCs/>
          <w:szCs w:val="14"/>
          <w:rtl/>
        </w:rPr>
        <w:t xml:space="preserve">דעת אחרת מקנה </w:t>
      </w:r>
      <w:r w:rsidR="006F071F" w:rsidRPr="00C66502">
        <w:rPr>
          <w:rtl/>
        </w:rPr>
        <w:t>אותן</w:t>
      </w:r>
      <w:r w:rsidR="006F071F" w:rsidRPr="00C66502">
        <w:rPr>
          <w:rStyle w:val="affffe"/>
          <w:rtl/>
        </w:rPr>
        <w:t xml:space="preserve"> </w:t>
      </w:r>
      <w:r w:rsidRPr="00C66502">
        <w:rPr>
          <w:rStyle w:val="affffe"/>
          <w:rFonts w:hint="cs"/>
          <w:rtl/>
        </w:rPr>
        <w:t>[שמועיל גם שלא עומד בצד שדהו</w:t>
      </w:r>
      <w:r>
        <w:rPr>
          <w:rStyle w:val="affffe"/>
          <w:rFonts w:hint="cs"/>
          <w:rtl/>
        </w:rPr>
        <w:t>]</w:t>
      </w:r>
    </w:p>
    <w:p w14:paraId="093DD016" w14:textId="2312E2A8" w:rsidR="00F707CE" w:rsidRPr="00F707CE" w:rsidRDefault="006F071F" w:rsidP="009E353D">
      <w:pPr>
        <w:pStyle w:val="36"/>
        <w:framePr w:wrap="notBeside"/>
        <w:rPr>
          <w:rtl/>
        </w:rPr>
      </w:pPr>
      <w:r w:rsidRPr="00F707CE">
        <w:rPr>
          <w:rFonts w:hint="cs"/>
          <w:rtl/>
        </w:rPr>
        <w:t>וראייה מ</w:t>
      </w:r>
      <w:r w:rsidRPr="00F707CE">
        <w:rPr>
          <w:rtl/>
        </w:rPr>
        <w:t>דתנן</w:t>
      </w:r>
      <w:r w:rsidR="00F707CE" w:rsidRPr="00F707CE">
        <w:rPr>
          <w:rtl/>
        </w:rPr>
        <w:t>:</w:t>
      </w:r>
    </w:p>
    <w:p w14:paraId="6647DA38" w14:textId="16E278B7" w:rsidR="00A6533C" w:rsidRPr="00D475CD" w:rsidRDefault="009E353D" w:rsidP="00D475CD">
      <w:pPr>
        <w:rPr>
          <w:rtl/>
        </w:rPr>
      </w:pPr>
      <w:r>
        <w:rPr>
          <w:rFonts w:hint="cs"/>
          <w:rtl/>
        </w:rPr>
        <w:t>ר</w:t>
      </w:r>
      <w:r w:rsidR="006F071F" w:rsidRPr="00D475CD">
        <w:rPr>
          <w:rtl/>
        </w:rPr>
        <w:t xml:space="preserve">אה אותן רצין אחר המציאה כו', </w:t>
      </w:r>
      <w:r w:rsidR="00C66502" w:rsidRPr="005E3761">
        <w:rPr>
          <w:rStyle w:val="affffc"/>
          <w:rFonts w:hint="cs"/>
          <w:rtl/>
        </w:rPr>
        <w:t>וא</w:t>
      </w:r>
      <w:r w:rsidR="006F071F" w:rsidRPr="005E3761">
        <w:rPr>
          <w:rStyle w:val="affffc"/>
          <w:rtl/>
        </w:rPr>
        <w:t>רי"ו:</w:t>
      </w:r>
      <w:r w:rsidR="006F071F" w:rsidRPr="00D475CD">
        <w:rPr>
          <w:rtl/>
        </w:rPr>
        <w:t xml:space="preserve"> והוא שרץ אחריהן ומגיען,</w:t>
      </w:r>
    </w:p>
    <w:p w14:paraId="65760E07" w14:textId="734EF8DD" w:rsidR="00F707CE" w:rsidRPr="00F707CE" w:rsidRDefault="006F071F" w:rsidP="00C66502">
      <w:pPr>
        <w:pStyle w:val="36"/>
        <w:framePr w:wrap="notBeside"/>
        <w:rPr>
          <w:rtl/>
        </w:rPr>
      </w:pPr>
      <w:r w:rsidRPr="00F707CE">
        <w:rPr>
          <w:rtl/>
        </w:rPr>
        <w:t>ובעי ר</w:t>
      </w:r>
      <w:r w:rsidRPr="00F707CE">
        <w:rPr>
          <w:rFonts w:hint="cs"/>
          <w:rtl/>
        </w:rPr>
        <w:t>י"ר</w:t>
      </w:r>
      <w:r w:rsidR="00F707CE" w:rsidRPr="00F707CE">
        <w:rPr>
          <w:rtl/>
        </w:rPr>
        <w:t>:</w:t>
      </w:r>
    </w:p>
    <w:p w14:paraId="09215661" w14:textId="23649A09" w:rsidR="00C66502" w:rsidRDefault="006F071F" w:rsidP="00D475CD">
      <w:pPr>
        <w:rPr>
          <w:rtl/>
        </w:rPr>
      </w:pPr>
      <w:r w:rsidRPr="00D475CD">
        <w:rPr>
          <w:rtl/>
        </w:rPr>
        <w:t xml:space="preserve">במתנה היאך? </w:t>
      </w:r>
      <w:bookmarkStart w:id="1" w:name="_Hlk170291936"/>
      <w:r w:rsidRPr="005E3761">
        <w:rPr>
          <w:rStyle w:val="affffc"/>
          <w:rtl/>
        </w:rPr>
        <w:t>קבלה מיניה ר</w:t>
      </w:r>
      <w:r w:rsidRPr="005E3761">
        <w:rPr>
          <w:rStyle w:val="affffc"/>
          <w:rFonts w:hint="cs"/>
          <w:rtl/>
        </w:rPr>
        <w:t>אב''כ:</w:t>
      </w:r>
      <w:r w:rsidRPr="00D475CD">
        <w:rPr>
          <w:rtl/>
        </w:rPr>
        <w:t xml:space="preserve"> </w:t>
      </w:r>
      <w:bookmarkEnd w:id="1"/>
      <w:r w:rsidRPr="00D475CD">
        <w:rPr>
          <w:rtl/>
        </w:rPr>
        <w:t>אע"פ שרץ אחריהן ואין מגיען.</w:t>
      </w:r>
      <w:r w:rsidRPr="00D475CD">
        <w:rPr>
          <w:rFonts w:hint="cs"/>
          <w:rtl/>
        </w:rPr>
        <w:t xml:space="preserve"> </w:t>
      </w:r>
    </w:p>
    <w:p w14:paraId="4829F589" w14:textId="77777777" w:rsidR="00F707CE" w:rsidRPr="00F707CE" w:rsidRDefault="006F071F" w:rsidP="00C66502">
      <w:pPr>
        <w:pStyle w:val="36"/>
        <w:framePr w:wrap="notBeside"/>
        <w:rPr>
          <w:rtl/>
        </w:rPr>
      </w:pPr>
      <w:r w:rsidRPr="00F707CE">
        <w:rPr>
          <w:rFonts w:hint="cs"/>
          <w:rtl/>
        </w:rPr>
        <w:t>והיינו</w:t>
      </w:r>
      <w:r w:rsidR="00F707CE" w:rsidRPr="00F707CE">
        <w:rPr>
          <w:rtl/>
        </w:rPr>
        <w:t>:</w:t>
      </w:r>
    </w:p>
    <w:p w14:paraId="70C4C6CF" w14:textId="7D051CAC" w:rsidR="006F071F" w:rsidRPr="00D475CD" w:rsidRDefault="00C66502" w:rsidP="00C66502">
      <w:pPr>
        <w:spacing w:after="60"/>
        <w:rPr>
          <w:rtl/>
        </w:rPr>
      </w:pPr>
      <w:r>
        <w:rPr>
          <w:rFonts w:hint="cs"/>
          <w:rtl/>
        </w:rPr>
        <w:t xml:space="preserve">שמועיל </w:t>
      </w:r>
      <w:r w:rsidR="006F071F" w:rsidRPr="00D475CD">
        <w:rPr>
          <w:rFonts w:hint="cs"/>
          <w:rtl/>
        </w:rPr>
        <w:t>מצד דעת אחרת.</w:t>
      </w:r>
    </w:p>
    <w:p w14:paraId="56B6A0C7" w14:textId="29C6347A" w:rsidR="00F707CE" w:rsidRPr="00F707CE" w:rsidRDefault="006F071F" w:rsidP="00C66502">
      <w:pPr>
        <w:pStyle w:val="36"/>
        <w:framePr w:wrap="notBeside"/>
        <w:rPr>
          <w:rtl/>
        </w:rPr>
      </w:pPr>
      <w:r w:rsidRPr="00F707CE">
        <w:rPr>
          <w:rFonts w:hint="cs"/>
          <w:rtl/>
        </w:rPr>
        <w:t>ויקשה</w:t>
      </w:r>
      <w:r w:rsidR="00F707CE" w:rsidRPr="00F707CE">
        <w:rPr>
          <w:rFonts w:hint="cs"/>
          <w:rtl/>
        </w:rPr>
        <w:t>:</w:t>
      </w:r>
    </w:p>
    <w:p w14:paraId="240004B4" w14:textId="0CBD56C6" w:rsidR="00A6533C" w:rsidRPr="00D475CD" w:rsidRDefault="006E3133" w:rsidP="006E3133">
      <w:pPr>
        <w:rPr>
          <w:rtl/>
        </w:rPr>
      </w:pPr>
      <w:r>
        <w:rPr>
          <w:rFonts w:hint="cs"/>
          <w:rtl/>
        </w:rPr>
        <w:t xml:space="preserve">שהרי </w:t>
      </w:r>
      <w:r w:rsidR="006F071F" w:rsidRPr="0050150D">
        <w:rPr>
          <w:rFonts w:cs="PFT_Frank" w:hint="cs"/>
          <w:b/>
          <w:bCs/>
          <w:szCs w:val="14"/>
          <w:rtl/>
        </w:rPr>
        <w:t>בגט</w:t>
      </w:r>
      <w:r w:rsidR="006F071F" w:rsidRPr="00D475CD">
        <w:rPr>
          <w:rFonts w:hint="cs"/>
          <w:rtl/>
        </w:rPr>
        <w:t xml:space="preserve"> </w:t>
      </w:r>
      <w:r>
        <w:rPr>
          <w:rFonts w:hint="cs"/>
          <w:rtl/>
        </w:rPr>
        <w:t xml:space="preserve">אף שדעת אחרת מקנה, צריך שתעמוד בצד חצירה. </w:t>
      </w:r>
    </w:p>
    <w:p w14:paraId="1864889D" w14:textId="77777777" w:rsidR="00F707CE" w:rsidRPr="00F707CE" w:rsidRDefault="006F071F" w:rsidP="006E3133">
      <w:pPr>
        <w:pStyle w:val="36"/>
        <w:framePr w:wrap="notBeside"/>
        <w:rPr>
          <w:rtl/>
        </w:rPr>
      </w:pPr>
      <w:r w:rsidRPr="00F707CE">
        <w:rPr>
          <w:rFonts w:hint="cs"/>
          <w:rtl/>
        </w:rPr>
        <w:t>ואין ליישב</w:t>
      </w:r>
      <w:r w:rsidR="00F707CE" w:rsidRPr="00F707CE">
        <w:rPr>
          <w:rtl/>
        </w:rPr>
        <w:t>:</w:t>
      </w:r>
    </w:p>
    <w:p w14:paraId="0DD33024" w14:textId="3742CAA2" w:rsidR="006F071F" w:rsidRPr="00D475CD" w:rsidRDefault="006F071F" w:rsidP="00D475CD">
      <w:pPr>
        <w:rPr>
          <w:rtl/>
        </w:rPr>
      </w:pPr>
      <w:r w:rsidRPr="00D475CD">
        <w:rPr>
          <w:rFonts w:hint="cs"/>
          <w:rtl/>
        </w:rPr>
        <w:t>דשאני גט דבע''כ</w:t>
      </w:r>
      <w:r w:rsidR="005A1885">
        <w:rPr>
          <w:rFonts w:hint="cs"/>
          <w:rtl/>
        </w:rPr>
        <w:t xml:space="preserve">, דא''כ כ''ש מתנה דמדעתה. </w:t>
      </w:r>
    </w:p>
    <w:p w14:paraId="30058436" w14:textId="32A39D31" w:rsidR="00F707CE" w:rsidRPr="00F707CE" w:rsidRDefault="006F071F" w:rsidP="005A1885">
      <w:pPr>
        <w:pStyle w:val="36"/>
        <w:framePr w:wrap="notBeside"/>
        <w:rPr>
          <w:rtl/>
        </w:rPr>
      </w:pPr>
      <w:r w:rsidRPr="00F707CE">
        <w:rPr>
          <w:rtl/>
        </w:rPr>
        <w:t>אלא רב אשי</w:t>
      </w:r>
      <w:r w:rsidR="00F707CE" w:rsidRPr="00F707CE">
        <w:rPr>
          <w:rtl/>
        </w:rPr>
        <w:t>:</w:t>
      </w:r>
    </w:p>
    <w:p w14:paraId="79EA8AE0" w14:textId="63D9A7C1" w:rsidR="006F071F" w:rsidRPr="00D475CD" w:rsidRDefault="006F071F" w:rsidP="00D475CD">
      <w:pPr>
        <w:rPr>
          <w:rtl/>
        </w:rPr>
      </w:pPr>
      <w:r w:rsidRPr="00D475CD">
        <w:rPr>
          <w:rtl/>
        </w:rPr>
        <w:t xml:space="preserve">חצר </w:t>
      </w:r>
      <w:r w:rsidR="005A1885">
        <w:rPr>
          <w:rFonts w:hint="cs"/>
          <w:rtl/>
        </w:rPr>
        <w:t xml:space="preserve">נתרבתה </w:t>
      </w:r>
      <w:r w:rsidRPr="00D475CD">
        <w:rPr>
          <w:rtl/>
        </w:rPr>
        <w:t xml:space="preserve">משום </w:t>
      </w:r>
      <w:r w:rsidR="005A1885">
        <w:rPr>
          <w:rStyle w:val="affff8"/>
          <w:rFonts w:hint="cs"/>
          <w:rtl/>
        </w:rPr>
        <w:t>'</w:t>
      </w:r>
      <w:r w:rsidRPr="005A1885">
        <w:rPr>
          <w:rStyle w:val="affff8"/>
          <w:rtl/>
        </w:rPr>
        <w:t>יד</w:t>
      </w:r>
      <w:r w:rsidR="005A1885">
        <w:rPr>
          <w:rStyle w:val="affff8"/>
          <w:rFonts w:hint="cs"/>
          <w:rtl/>
        </w:rPr>
        <w:t>'</w:t>
      </w:r>
      <w:r w:rsidRPr="00D475CD">
        <w:rPr>
          <w:rtl/>
        </w:rPr>
        <w:t>, ולא גרעה משליחות.</w:t>
      </w:r>
    </w:p>
    <w:p w14:paraId="35DE9D40" w14:textId="0285C4D6" w:rsidR="006F071F" w:rsidRPr="00D475CD" w:rsidRDefault="005A1885" w:rsidP="00D475CD">
      <w:pPr>
        <w:rPr>
          <w:rtl/>
        </w:rPr>
      </w:pPr>
      <w:r>
        <w:rPr>
          <w:rFonts w:hint="cs"/>
          <w:rtl/>
        </w:rPr>
        <w:t xml:space="preserve">לכן </w:t>
      </w:r>
      <w:r w:rsidR="006F071F" w:rsidRPr="00D475CD">
        <w:rPr>
          <w:rtl/>
        </w:rPr>
        <w:t xml:space="preserve">גבי גט </w:t>
      </w:r>
      <w:r w:rsidR="00D51207">
        <w:rPr>
          <w:rFonts w:hint="cs"/>
          <w:rtl/>
        </w:rPr>
        <w:t>ש</w:t>
      </w:r>
      <w:r w:rsidR="006F071F" w:rsidRPr="00D475CD">
        <w:rPr>
          <w:rtl/>
        </w:rPr>
        <w:t>חוב הוא לה - אין חבין לאדם אלא בפניו.</w:t>
      </w:r>
    </w:p>
    <w:p w14:paraId="38436D0D" w14:textId="7DCA6C73" w:rsidR="006F071F" w:rsidRPr="00D475CD" w:rsidRDefault="006F071F" w:rsidP="00D51207">
      <w:pPr>
        <w:ind w:left="113" w:firstLine="113"/>
        <w:rPr>
          <w:rtl/>
        </w:rPr>
      </w:pPr>
      <w:r w:rsidRPr="00D475CD">
        <w:rPr>
          <w:rtl/>
        </w:rPr>
        <w:t xml:space="preserve">גבי מתנה, </w:t>
      </w:r>
      <w:r w:rsidR="00D51207">
        <w:rPr>
          <w:rFonts w:hint="cs"/>
          <w:rtl/>
        </w:rPr>
        <w:t>ש</w:t>
      </w:r>
      <w:r w:rsidRPr="00D475CD">
        <w:rPr>
          <w:rtl/>
        </w:rPr>
        <w:t>זכות הוא לו - זכין לאדם שלא בפניו.</w:t>
      </w:r>
    </w:p>
    <w:p w14:paraId="77177BC5" w14:textId="77777777" w:rsidR="00A6533C" w:rsidRPr="00D475CD" w:rsidRDefault="00A6533C" w:rsidP="00757BD8">
      <w:pPr>
        <w:pStyle w:val="aff9"/>
        <w:jc w:val="both"/>
        <w:rPr>
          <w:rtl/>
        </w:rPr>
      </w:pPr>
      <w:r w:rsidRPr="00D475CD">
        <w:rPr>
          <w:rtl/>
        </w:rPr>
        <w:t>***</w:t>
      </w:r>
    </w:p>
    <w:p w14:paraId="738033C2" w14:textId="77777777" w:rsidR="00695006" w:rsidRDefault="006F071F" w:rsidP="00E66419">
      <w:pPr>
        <w:pStyle w:val="affe"/>
        <w:framePr w:wrap="around"/>
        <w:rPr>
          <w:rtl/>
        </w:rPr>
      </w:pPr>
      <w:r w:rsidRPr="008C5FCC">
        <w:rPr>
          <w:rtl/>
        </w:rPr>
        <w:t>יב.</w:t>
      </w:r>
    </w:p>
    <w:p w14:paraId="6A3F6AF4" w14:textId="4BEA923F" w:rsidR="006F071F" w:rsidRPr="00695006" w:rsidRDefault="006F071F" w:rsidP="00757BD8">
      <w:pPr>
        <w:pStyle w:val="afffb"/>
        <w:spacing w:before="0"/>
        <w:rPr>
          <w:rtl/>
        </w:rPr>
      </w:pPr>
      <w:ins w:id="9807" w:author="מספור קטעי משנה" w:date="2026-10-06T06:45:11Z">
        <w:r>
          <w:rPr>
            <w:rStyle w:val="MisparKeta"/>
          </w:rPr>
          <w:t xml:space="preserve">א. </w:t>
        </w:r>
      </w:ins>
      <w:r w:rsidRPr="00695006">
        <w:rPr>
          <w:rtl/>
        </w:rPr>
        <w:t>ראה אותן רצין אחר המציאה וכו'.</w:t>
      </w:r>
    </w:p>
    <w:p w14:paraId="4D3AAE5A" w14:textId="1EA533D5" w:rsidR="00F707CE" w:rsidRPr="00F707CE" w:rsidRDefault="006F071F" w:rsidP="00695006">
      <w:pPr>
        <w:pStyle w:val="36"/>
        <w:framePr w:wrap="notBeside"/>
        <w:rPr>
          <w:rtl/>
        </w:rPr>
      </w:pPr>
      <w:r w:rsidRPr="00F707CE">
        <w:rPr>
          <w:rFonts w:hint="cs"/>
          <w:rtl/>
        </w:rPr>
        <w:t>רי''ר מ</w:t>
      </w:r>
      <w:r w:rsidRPr="00F707CE">
        <w:rPr>
          <w:rtl/>
        </w:rPr>
        <w:t>רי"ו</w:t>
      </w:r>
      <w:r w:rsidR="00F707CE" w:rsidRPr="00F707CE">
        <w:rPr>
          <w:rtl/>
        </w:rPr>
        <w:t>:</w:t>
      </w:r>
    </w:p>
    <w:p w14:paraId="1DF712C5" w14:textId="5EADD113" w:rsidR="006F071F" w:rsidRPr="00695006" w:rsidRDefault="006F071F" w:rsidP="00757BD8">
      <w:pPr>
        <w:pStyle w:val="affff9"/>
        <w:spacing w:before="0"/>
        <w:rPr>
          <w:rtl/>
        </w:rPr>
      </w:pPr>
      <w:r w:rsidRPr="00695006">
        <w:rPr>
          <w:rtl/>
        </w:rPr>
        <w:t>והוא שרץ אחריהן ומגיען.</w:t>
      </w:r>
    </w:p>
    <w:p w14:paraId="252FE7BC" w14:textId="316343FE" w:rsidR="00F707CE" w:rsidRPr="00F707CE" w:rsidRDefault="006F071F" w:rsidP="00695006">
      <w:pPr>
        <w:pStyle w:val="36"/>
        <w:framePr w:wrap="notBeside"/>
        <w:rPr>
          <w:rtl/>
        </w:rPr>
      </w:pPr>
      <w:r w:rsidRPr="00F707CE">
        <w:rPr>
          <w:rtl/>
        </w:rPr>
        <w:t>בעי ר</w:t>
      </w:r>
      <w:r w:rsidRPr="00F707CE">
        <w:rPr>
          <w:rFonts w:hint="cs"/>
          <w:rtl/>
        </w:rPr>
        <w:t>י"ר</w:t>
      </w:r>
      <w:r w:rsidR="00F707CE" w:rsidRPr="00F707CE">
        <w:rPr>
          <w:rtl/>
        </w:rPr>
        <w:t>:</w:t>
      </w:r>
    </w:p>
    <w:p w14:paraId="2A97DA46" w14:textId="5F3F947A" w:rsidR="006F071F" w:rsidRPr="00695006" w:rsidRDefault="006F071F" w:rsidP="00757BD8">
      <w:pPr>
        <w:rPr>
          <w:rtl/>
        </w:rPr>
      </w:pPr>
      <w:r w:rsidRPr="00695006">
        <w:rPr>
          <w:rtl/>
        </w:rPr>
        <w:t xml:space="preserve">במתנה היאך? </w:t>
      </w:r>
      <w:r w:rsidRPr="00695006">
        <w:rPr>
          <w:rFonts w:hint="cs"/>
          <w:rtl/>
        </w:rPr>
        <w:t xml:space="preserve">- </w:t>
      </w:r>
      <w:r w:rsidRPr="005E3761">
        <w:rPr>
          <w:rStyle w:val="affffc"/>
          <w:rFonts w:hint="cs"/>
          <w:rtl/>
        </w:rPr>
        <w:t>ו</w:t>
      </w:r>
      <w:r w:rsidRPr="005E3761">
        <w:rPr>
          <w:rStyle w:val="affffc"/>
          <w:rtl/>
        </w:rPr>
        <w:t xml:space="preserve">קבלה </w:t>
      </w:r>
      <w:r w:rsidRPr="005E3761">
        <w:rPr>
          <w:rStyle w:val="affffc"/>
          <w:rFonts w:hint="cs"/>
          <w:rtl/>
        </w:rPr>
        <w:t>מראב"כ</w:t>
      </w:r>
      <w:r w:rsidRPr="005E3761">
        <w:rPr>
          <w:rStyle w:val="affffc"/>
          <w:rtl/>
        </w:rPr>
        <w:t>:</w:t>
      </w:r>
      <w:r w:rsidRPr="00695006">
        <w:rPr>
          <w:rtl/>
        </w:rPr>
        <w:t xml:space="preserve"> אע"פ שרץ אחריהן ואין מגיען.</w:t>
      </w:r>
    </w:p>
    <w:p w14:paraId="76BA37C4" w14:textId="33035A0B" w:rsidR="00F707CE" w:rsidRPr="00F707CE" w:rsidRDefault="006F071F" w:rsidP="00695006">
      <w:pPr>
        <w:pStyle w:val="36"/>
        <w:framePr w:wrap="notBeside"/>
        <w:rPr>
          <w:rtl/>
        </w:rPr>
      </w:pPr>
      <w:r w:rsidRPr="00F707CE">
        <w:rPr>
          <w:rtl/>
        </w:rPr>
        <w:t>בעי רבא</w:t>
      </w:r>
      <w:r w:rsidR="00F707CE" w:rsidRPr="00F707CE">
        <w:rPr>
          <w:rtl/>
        </w:rPr>
        <w:t>:</w:t>
      </w:r>
    </w:p>
    <w:p w14:paraId="4E883A7E" w14:textId="39D9E1DA" w:rsidR="003C5898" w:rsidRDefault="00695006" w:rsidP="00757BD8">
      <w:pPr>
        <w:pStyle w:val="affff9"/>
        <w:spacing w:before="0"/>
        <w:rPr>
          <w:rtl/>
        </w:rPr>
      </w:pPr>
      <w:r>
        <w:rPr>
          <w:rFonts w:hint="cs"/>
          <w:rtl/>
        </w:rPr>
        <w:t>ז</w:t>
      </w:r>
      <w:r w:rsidR="006F071F" w:rsidRPr="00695006">
        <w:rPr>
          <w:rtl/>
        </w:rPr>
        <w:t>רק ארנקי בפתח זה ויצא בפתח אחר מהו?</w:t>
      </w:r>
    </w:p>
    <w:p w14:paraId="204C42C1" w14:textId="4DA8AF5F" w:rsidR="00695006" w:rsidRDefault="006F071F" w:rsidP="00757BD8">
      <w:pPr>
        <w:pStyle w:val="affffd"/>
        <w:jc w:val="center"/>
        <w:rPr>
          <w:rtl/>
        </w:rPr>
      </w:pPr>
      <w:r w:rsidRPr="00695006">
        <w:rPr>
          <w:rtl/>
        </w:rPr>
        <w:t>אויר שאין סופו לנוח כמונח דמי, או לא?</w:t>
      </w:r>
    </w:p>
    <w:p w14:paraId="7EDB5FFE" w14:textId="22747915" w:rsidR="00F707CE" w:rsidRPr="00F707CE" w:rsidRDefault="006F071F" w:rsidP="00695006">
      <w:pPr>
        <w:pStyle w:val="36"/>
        <w:framePr w:wrap="notBeside"/>
        <w:rPr>
          <w:rtl/>
        </w:rPr>
      </w:pPr>
      <w:r w:rsidRPr="00F707CE">
        <w:rPr>
          <w:rFonts w:hint="cs"/>
          <w:rtl/>
        </w:rPr>
        <w:t>א''ל ר''פ</w:t>
      </w:r>
      <w:r w:rsidR="00695006" w:rsidRPr="00F707CE">
        <w:rPr>
          <w:rFonts w:hint="cs"/>
          <w:rtl/>
        </w:rPr>
        <w:t xml:space="preserve"> .</w:t>
      </w:r>
      <w:r w:rsidR="00F707CE" w:rsidRPr="00F707CE">
        <w:rPr>
          <w:rFonts w:hint="cs"/>
          <w:rtl/>
        </w:rPr>
        <w:t>.</w:t>
      </w:r>
    </w:p>
    <w:p w14:paraId="7B770E07" w14:textId="60FA56A8" w:rsidR="00A6533C" w:rsidRPr="00695006" w:rsidRDefault="006F071F" w:rsidP="00695006">
      <w:pPr>
        <w:rPr>
          <w:rtl/>
        </w:rPr>
      </w:pPr>
      <w:r w:rsidRPr="005E3761">
        <w:rPr>
          <w:rStyle w:val="affffc"/>
          <w:rFonts w:hint="cs"/>
          <w:rtl/>
        </w:rPr>
        <w:lastRenderedPageBreak/>
        <w:t>ה</w:t>
      </w:r>
      <w:r w:rsidRPr="005E3761">
        <w:rPr>
          <w:rStyle w:val="affffc"/>
          <w:rtl/>
        </w:rPr>
        <w:t>יינו מתני</w:t>
      </w:r>
      <w:r w:rsidRPr="005E3761">
        <w:rPr>
          <w:rStyle w:val="affffc"/>
          <w:rFonts w:hint="cs"/>
          <w:rtl/>
        </w:rPr>
        <w:t>'</w:t>
      </w:r>
      <w:r w:rsidRPr="00695006">
        <w:rPr>
          <w:rtl/>
        </w:rPr>
        <w:t xml:space="preserve"> ראה אותן רצין אחר המציאה,</w:t>
      </w:r>
      <w:r w:rsidR="00695006">
        <w:rPr>
          <w:rFonts w:hint="cs"/>
          <w:rtl/>
        </w:rPr>
        <w:t xml:space="preserve"> </w:t>
      </w:r>
      <w:r w:rsidRPr="005E3761">
        <w:rPr>
          <w:rStyle w:val="affffc"/>
          <w:rtl/>
        </w:rPr>
        <w:t>וא</w:t>
      </w:r>
      <w:r w:rsidRPr="005E3761">
        <w:rPr>
          <w:rStyle w:val="affffc"/>
          <w:rFonts w:hint="cs"/>
          <w:rtl/>
        </w:rPr>
        <w:t>רי''ו:</w:t>
      </w:r>
      <w:r w:rsidRPr="00695006">
        <w:rPr>
          <w:rFonts w:hint="cs"/>
          <w:rtl/>
        </w:rPr>
        <w:t xml:space="preserve"> </w:t>
      </w:r>
      <w:r w:rsidRPr="00695006">
        <w:rPr>
          <w:rtl/>
        </w:rPr>
        <w:t>והוא שרץ אחריהן ומגיען.</w:t>
      </w:r>
      <w:r w:rsidR="003C5898">
        <w:rPr>
          <w:rFonts w:hint="cs"/>
          <w:rtl/>
        </w:rPr>
        <w:t xml:space="preserve"> </w:t>
      </w:r>
      <w:r w:rsidR="006723F4" w:rsidRPr="005E3761">
        <w:rPr>
          <w:rStyle w:val="affffc"/>
          <w:rFonts w:hint="cs"/>
          <w:rtl/>
        </w:rPr>
        <w:t>ושאל רי''ר</w:t>
      </w:r>
      <w:r w:rsidR="006723F4">
        <w:rPr>
          <w:rFonts w:hint="cs"/>
          <w:rtl/>
        </w:rPr>
        <w:t xml:space="preserve"> איך הדין במתנה </w:t>
      </w:r>
      <w:r w:rsidR="006723F4" w:rsidRPr="005E3761">
        <w:rPr>
          <w:rStyle w:val="affffc"/>
          <w:rFonts w:hint="cs"/>
          <w:rtl/>
        </w:rPr>
        <w:t>וקבל</w:t>
      </w:r>
      <w:r w:rsidR="006723F4">
        <w:rPr>
          <w:rFonts w:hint="cs"/>
          <w:rtl/>
        </w:rPr>
        <w:t xml:space="preserve"> דאף שרץ אחריהם </w:t>
      </w:r>
    </w:p>
    <w:p w14:paraId="7EC8FF61" w14:textId="173CEC83" w:rsidR="00F707CE" w:rsidRPr="00F707CE" w:rsidRDefault="006F071F" w:rsidP="006723F4">
      <w:pPr>
        <w:pStyle w:val="36"/>
        <w:framePr w:wrap="notBeside"/>
        <w:rPr>
          <w:rtl/>
        </w:rPr>
      </w:pPr>
      <w:r w:rsidRPr="00F707CE">
        <w:rPr>
          <w:rFonts w:hint="cs"/>
          <w:rtl/>
        </w:rPr>
        <w:t>-</w:t>
      </w:r>
      <w:r w:rsidRPr="00F707CE">
        <w:rPr>
          <w:rFonts w:hint="cs"/>
          <w:rtl/>
        </w:rPr>
        <w:tab/>
        <w:t>א"ל</w:t>
      </w:r>
      <w:r w:rsidR="00F707CE" w:rsidRPr="00F707CE">
        <w:rPr>
          <w:rtl/>
        </w:rPr>
        <w:t>:</w:t>
      </w:r>
    </w:p>
    <w:p w14:paraId="6B58C411" w14:textId="40FE81DE" w:rsidR="006F071F" w:rsidRPr="00695006" w:rsidRDefault="006F071F" w:rsidP="00695006">
      <w:pPr>
        <w:rPr>
          <w:rtl/>
        </w:rPr>
      </w:pPr>
      <w:r w:rsidRPr="00695006">
        <w:rPr>
          <w:rtl/>
        </w:rPr>
        <w:t>שאני מתגלגל דכמונח דמי.</w:t>
      </w:r>
    </w:p>
    <w:p w14:paraId="6FE2648E" w14:textId="77777777" w:rsidR="00A6533C" w:rsidRPr="00695006" w:rsidRDefault="00A6533C" w:rsidP="006723F4">
      <w:pPr>
        <w:pStyle w:val="aff9"/>
        <w:rPr>
          <w:rtl/>
        </w:rPr>
      </w:pPr>
      <w:r w:rsidRPr="00695006">
        <w:rPr>
          <w:rtl/>
        </w:rPr>
        <w:t>***</w:t>
      </w:r>
    </w:p>
    <w:p w14:paraId="46F89426" w14:textId="03B5C8BB" w:rsidR="006F071F" w:rsidRPr="00695006" w:rsidRDefault="006F071F" w:rsidP="006723F4">
      <w:pPr>
        <w:pStyle w:val="afffff"/>
        <w:framePr w:wrap="around"/>
        <w:rPr>
          <w:rtl/>
        </w:rPr>
      </w:pPr>
      <w:del w:id="20168" w:author="קלוד" w:date="2026-10-06T10:08:05Z">
        <w:r>
          <w:rPr>
            <w:rtl/>
          </w:rPr>
          <w:delText xml:space="preserve">משנה.</w:delText>
        </w:r>
      </w:del>
      <w:ins w:id="20169" w:author="קלוד" w:date="2026-10-06T10:08:05Z">
        <w:r>
          <w:rPr>
            <w:rtl/>
          </w:rPr>
          <w:t xml:space="preserve">משנה ה</w:t>
        </w:r>
      </w:ins>
    </w:p>
    <w:p w14:paraId="4958423B" w14:textId="77777777" w:rsidR="006F071F" w:rsidRPr="00695006" w:rsidRDefault="006F071F" w:rsidP="006723F4">
      <w:pPr>
        <w:pStyle w:val="afff3"/>
        <w:rPr>
          <w:rtl/>
        </w:rPr>
      </w:pPr>
      <w:ins w:id="9808" w:author="מספור קטעי משנה" w:date="2026-10-06T06:45:11Z">
        <w:r>
          <w:rPr>
            <w:rStyle w:val="MisparKeta"/>
          </w:rPr>
          <w:t xml:space="preserve">ב. </w:t>
        </w:r>
      </w:ins>
      <w:r w:rsidRPr="00695006">
        <w:rPr>
          <w:rtl/>
        </w:rPr>
        <w:t>מציאת בנו ובתו הקטנים, מציאת עבדו ושפחתו הכנענים, מציאת אשתו - הרי אלו שלו.</w:t>
      </w:r>
    </w:p>
    <w:p w14:paraId="5D5A69EB" w14:textId="77777777" w:rsidR="00A6533C" w:rsidRPr="00695006" w:rsidRDefault="006F071F" w:rsidP="006723F4">
      <w:pPr>
        <w:pStyle w:val="afff3"/>
        <w:rPr>
          <w:rtl/>
        </w:rPr>
      </w:pPr>
      <w:r w:rsidRPr="00695006">
        <w:rPr>
          <w:rtl/>
        </w:rPr>
        <w:t>מציאת בנו ובתו הגדולים, מציאת עבדו ושפחתו העברים,</w:t>
      </w:r>
    </w:p>
    <w:p w14:paraId="615C32D7" w14:textId="5533C422" w:rsidR="00A6533C" w:rsidRPr="00695006" w:rsidRDefault="006F071F" w:rsidP="00757BD8">
      <w:pPr>
        <w:pStyle w:val="afff3"/>
        <w:spacing w:after="60" w:line="220" w:lineRule="exact"/>
        <w:rPr>
          <w:rtl/>
        </w:rPr>
      </w:pPr>
      <w:r w:rsidRPr="00695006">
        <w:rPr>
          <w:rtl/>
        </w:rPr>
        <w:t>מציאת אשתו שגירשה אע"פ שלא נתן כתובה - הרי אלו שלהן.</w:t>
      </w:r>
    </w:p>
    <w:p w14:paraId="0674EA5E" w14:textId="77777777" w:rsidR="00757BD8" w:rsidRDefault="006F071F" w:rsidP="00757BD8">
      <w:pPr>
        <w:pStyle w:val="affff9"/>
        <w:rPr>
          <w:rtl/>
        </w:rPr>
      </w:pPr>
      <w:r w:rsidRPr="00695006">
        <w:rPr>
          <w:rtl/>
        </w:rPr>
        <w:t xml:space="preserve">מפני מה אמרו מציאת קטן לאביו </w:t>
      </w:r>
    </w:p>
    <w:p w14:paraId="3CDDCD7C" w14:textId="3FC3F9EE" w:rsidR="00F707CE" w:rsidRPr="00F707CE" w:rsidRDefault="006F071F" w:rsidP="00757BD8">
      <w:pPr>
        <w:pStyle w:val="36"/>
        <w:framePr w:wrap="notBeside"/>
        <w:rPr>
          <w:rtl/>
        </w:rPr>
      </w:pPr>
      <w:r w:rsidRPr="00F707CE">
        <w:rPr>
          <w:rFonts w:hint="cs"/>
          <w:rtl/>
        </w:rPr>
        <w:t>א. ש</w:t>
      </w:r>
      <w:r w:rsidRPr="00F707CE">
        <w:rPr>
          <w:rtl/>
        </w:rPr>
        <w:t>מואל</w:t>
      </w:r>
      <w:r w:rsidR="00F707CE" w:rsidRPr="00F707CE">
        <w:rPr>
          <w:rtl/>
        </w:rPr>
        <w:t>:</w:t>
      </w:r>
    </w:p>
    <w:p w14:paraId="06401482" w14:textId="7FFA355A" w:rsidR="006F071F" w:rsidRPr="00695006" w:rsidRDefault="006F071F" w:rsidP="00757BD8">
      <w:pPr>
        <w:rPr>
          <w:rtl/>
        </w:rPr>
      </w:pPr>
      <w:r w:rsidRPr="00695006">
        <w:rPr>
          <w:rtl/>
        </w:rPr>
        <w:t>בשעה שמוצאה מריצה אצל אביו, ואינו מאחר בידו.</w:t>
      </w:r>
    </w:p>
    <w:p w14:paraId="1AF45D97" w14:textId="3810DD56" w:rsidR="00F707CE" w:rsidRPr="00F707CE" w:rsidRDefault="006F071F" w:rsidP="007D3934">
      <w:pPr>
        <w:pStyle w:val="36"/>
        <w:framePr w:wrap="notBeside"/>
        <w:rPr>
          <w:rtl/>
        </w:rPr>
      </w:pPr>
      <w:r w:rsidRPr="00F707CE">
        <w:rPr>
          <w:rFonts w:hint="cs"/>
          <w:rtl/>
        </w:rPr>
        <w:t>שמואל עצמו ס''ל</w:t>
      </w:r>
      <w:r w:rsidR="00F707CE" w:rsidRPr="00F707CE">
        <w:rPr>
          <w:rFonts w:hint="cs"/>
          <w:rtl/>
        </w:rPr>
        <w:t>:</w:t>
      </w:r>
    </w:p>
    <w:p w14:paraId="712A2D9C" w14:textId="2420D767" w:rsidR="00A6533C" w:rsidRPr="00695006" w:rsidRDefault="006F071F" w:rsidP="007D3934">
      <w:pPr>
        <w:rPr>
          <w:rtl/>
        </w:rPr>
      </w:pPr>
      <w:r w:rsidRPr="00695006">
        <w:rPr>
          <w:rFonts w:hint="cs"/>
          <w:rtl/>
        </w:rPr>
        <w:t xml:space="preserve">קטן </w:t>
      </w:r>
      <w:r w:rsidR="007D3934">
        <w:rPr>
          <w:rFonts w:hint="cs"/>
          <w:rtl/>
        </w:rPr>
        <w:t xml:space="preserve">יש זכייה לעצמו מן התורה </w:t>
      </w:r>
    </w:p>
    <w:p w14:paraId="2E7F2E6D" w14:textId="11BF50DB" w:rsidR="00F707CE" w:rsidRPr="00F707CE" w:rsidRDefault="006F071F" w:rsidP="007D3934">
      <w:pPr>
        <w:pStyle w:val="36"/>
        <w:framePr w:wrap="notBeside"/>
        <w:rPr>
          <w:rtl/>
        </w:rPr>
      </w:pPr>
      <w:r w:rsidRPr="00F707CE">
        <w:rPr>
          <w:rFonts w:hint="cs"/>
          <w:rtl/>
        </w:rPr>
        <w:t>דתניא</w:t>
      </w:r>
      <w:r w:rsidR="00F707CE" w:rsidRPr="00F707CE">
        <w:rPr>
          <w:rtl/>
        </w:rPr>
        <w:t>:</w:t>
      </w:r>
    </w:p>
    <w:p w14:paraId="2793BD84" w14:textId="2BB73529" w:rsidR="00C673F2" w:rsidRDefault="006F071F" w:rsidP="00C673F2">
      <w:pPr>
        <w:rPr>
          <w:rtl/>
        </w:rPr>
      </w:pPr>
      <w:r w:rsidRPr="00695006">
        <w:rPr>
          <w:rtl/>
        </w:rPr>
        <w:t>השוכר את הפועל - ילקט בנו אחריו, למחצה לשליש ולרביע לא ילקט בנו אחריו.</w:t>
      </w:r>
      <w:r w:rsidR="00C673F2">
        <w:rPr>
          <w:rFonts w:hint="cs"/>
          <w:rtl/>
        </w:rPr>
        <w:t xml:space="preserve"> </w:t>
      </w:r>
      <w:r w:rsidRPr="005E3761">
        <w:rPr>
          <w:rStyle w:val="affffc"/>
          <w:rtl/>
        </w:rPr>
        <w:t>רבי יוסי</w:t>
      </w:r>
      <w:r w:rsidRPr="00695006">
        <w:rPr>
          <w:rtl/>
        </w:rPr>
        <w:t xml:space="preserve"> בין כך ובין כך ילקט בנו ואשתו אחריו.</w:t>
      </w:r>
      <w:r w:rsidRPr="00695006">
        <w:rPr>
          <w:rFonts w:hint="cs"/>
          <w:rtl/>
        </w:rPr>
        <w:t xml:space="preserve"> </w:t>
      </w:r>
    </w:p>
    <w:p w14:paraId="0185D6BF" w14:textId="1BE2D1B1" w:rsidR="00F707CE" w:rsidRPr="00F707CE" w:rsidRDefault="006F071F" w:rsidP="00C673F2">
      <w:pPr>
        <w:pStyle w:val="36"/>
        <w:framePr w:wrap="notBeside"/>
        <w:rPr>
          <w:rtl/>
        </w:rPr>
      </w:pPr>
      <w:r w:rsidRPr="00F707CE">
        <w:rPr>
          <w:rtl/>
        </w:rPr>
        <w:t>ואמר שמואל</w:t>
      </w:r>
      <w:r w:rsidR="00F707CE" w:rsidRPr="00F707CE">
        <w:rPr>
          <w:rtl/>
        </w:rPr>
        <w:t>:</w:t>
      </w:r>
    </w:p>
    <w:p w14:paraId="51FAA968" w14:textId="6024DED7" w:rsidR="006F071F" w:rsidRPr="00CF68FC" w:rsidRDefault="006F071F" w:rsidP="00CF68FC">
      <w:pPr>
        <w:rPr>
          <w:sz w:val="14"/>
          <w:szCs w:val="13"/>
          <w:rtl/>
        </w:rPr>
      </w:pPr>
      <w:r w:rsidRPr="0050150D">
        <w:rPr>
          <w:rFonts w:cs="PFT_Frank"/>
          <w:b/>
          <w:bCs/>
          <w:szCs w:val="14"/>
          <w:rtl/>
        </w:rPr>
        <w:t>הלכה כרבי יוסי.</w:t>
      </w:r>
      <w:r w:rsidR="00C673F2">
        <w:rPr>
          <w:rFonts w:hint="cs"/>
          <w:rtl/>
        </w:rPr>
        <w:t xml:space="preserve"> </w:t>
      </w:r>
      <w:r w:rsidRPr="005E3761">
        <w:rPr>
          <w:rStyle w:val="affffc"/>
          <w:rFonts w:hint="cs"/>
          <w:rtl/>
        </w:rPr>
        <w:t xml:space="preserve">והיינו דס''ל </w:t>
      </w:r>
      <w:r w:rsidRPr="00695006">
        <w:rPr>
          <w:rFonts w:hint="cs"/>
          <w:rtl/>
        </w:rPr>
        <w:t>ד</w:t>
      </w:r>
      <w:r w:rsidR="00C673F2">
        <w:rPr>
          <w:rFonts w:hint="cs"/>
          <w:rtl/>
        </w:rPr>
        <w:t>יש</w:t>
      </w:r>
      <w:r w:rsidRPr="00695006">
        <w:rPr>
          <w:rFonts w:hint="cs"/>
          <w:rtl/>
        </w:rPr>
        <w:t xml:space="preserve"> לקטן זכייה, </w:t>
      </w:r>
      <w:r w:rsidR="00C673F2">
        <w:rPr>
          <w:rFonts w:hint="cs"/>
          <w:rtl/>
        </w:rPr>
        <w:t xml:space="preserve">ולכך </w:t>
      </w:r>
      <w:r w:rsidRPr="00695006">
        <w:rPr>
          <w:rFonts w:hint="cs"/>
          <w:rtl/>
        </w:rPr>
        <w:t xml:space="preserve">מלקט לעצמו </w:t>
      </w:r>
      <w:bookmarkStart w:id="2" w:name="_Hlk170291963"/>
      <w:r w:rsidRPr="00695006">
        <w:rPr>
          <w:rFonts w:hint="cs"/>
          <w:rtl/>
        </w:rPr>
        <w:t>ואביו זוכה ממנו</w:t>
      </w:r>
      <w:r w:rsidR="00C673F2">
        <w:rPr>
          <w:rFonts w:hint="cs"/>
          <w:rtl/>
        </w:rPr>
        <w:t xml:space="preserve"> </w:t>
      </w:r>
      <w:r w:rsidRPr="00C673F2">
        <w:rPr>
          <w:rStyle w:val="affffe"/>
          <w:rFonts w:hint="cs"/>
          <w:rtl/>
        </w:rPr>
        <w:t>[דאי מלקט לאביו הא אביו עשיר הוא]</w:t>
      </w:r>
    </w:p>
    <w:bookmarkEnd w:id="2"/>
    <w:p w14:paraId="4339A4F2" w14:textId="202B355F" w:rsidR="00F707CE" w:rsidRPr="00F707CE" w:rsidRDefault="00D56B48" w:rsidP="00C673F2">
      <w:pPr>
        <w:pStyle w:val="36"/>
        <w:framePr w:wrap="notBeside"/>
        <w:rPr>
          <w:rtl/>
        </w:rPr>
      </w:pPr>
      <w:r w:rsidRPr="00F707CE">
        <w:rPr>
          <w:rFonts w:hint="cs"/>
          <w:rtl/>
        </w:rPr>
        <w:t xml:space="preserve">- </w:t>
      </w:r>
      <w:r w:rsidR="006F071F" w:rsidRPr="00F707CE">
        <w:rPr>
          <w:rFonts w:hint="cs"/>
          <w:rtl/>
        </w:rPr>
        <w:t>ודחי</w:t>
      </w:r>
      <w:r w:rsidRPr="00F707CE">
        <w:rPr>
          <w:rFonts w:hint="cs"/>
          <w:rtl/>
        </w:rPr>
        <w:t>'</w:t>
      </w:r>
      <w:r w:rsidR="00F707CE" w:rsidRPr="00F707CE">
        <w:rPr>
          <w:rFonts w:hint="cs"/>
          <w:rtl/>
        </w:rPr>
        <w:t>:</w:t>
      </w:r>
    </w:p>
    <w:p w14:paraId="572596B1" w14:textId="068BFB70" w:rsidR="00A6533C" w:rsidRPr="00695006" w:rsidRDefault="00D56B48" w:rsidP="00695006">
      <w:pPr>
        <w:rPr>
          <w:rtl/>
        </w:rPr>
      </w:pPr>
      <w:r>
        <w:rPr>
          <w:rFonts w:hint="cs"/>
          <w:rtl/>
        </w:rPr>
        <w:t>ד</w:t>
      </w:r>
      <w:r w:rsidR="006F071F" w:rsidRPr="00695006">
        <w:rPr>
          <w:rFonts w:hint="cs"/>
          <w:rtl/>
        </w:rPr>
        <w:t>להדיא חזי' ד</w:t>
      </w:r>
      <w:r>
        <w:rPr>
          <w:rFonts w:hint="cs"/>
          <w:rtl/>
        </w:rPr>
        <w:t>ל</w:t>
      </w:r>
      <w:r w:rsidR="006F071F" w:rsidRPr="00695006">
        <w:rPr>
          <w:rFonts w:hint="cs"/>
          <w:rtl/>
        </w:rPr>
        <w:t xml:space="preserve">רבי יוסי </w:t>
      </w:r>
      <w:r>
        <w:rPr>
          <w:rFonts w:hint="cs"/>
          <w:rtl/>
        </w:rPr>
        <w:t xml:space="preserve">אין לו </w:t>
      </w:r>
      <w:r w:rsidR="006F071F" w:rsidRPr="00695006">
        <w:rPr>
          <w:rFonts w:hint="cs"/>
          <w:rtl/>
        </w:rPr>
        <w:t>זכייה מדאורייתא</w:t>
      </w:r>
    </w:p>
    <w:p w14:paraId="78B4AC1A" w14:textId="1451A5D0" w:rsidR="00F707CE" w:rsidRPr="00F707CE" w:rsidRDefault="006F071F" w:rsidP="00CF68FC">
      <w:pPr>
        <w:pStyle w:val="36"/>
        <w:framePr w:wrap="notBeside"/>
        <w:rPr>
          <w:rtl/>
        </w:rPr>
      </w:pPr>
      <w:r w:rsidRPr="00F707CE">
        <w:rPr>
          <w:rFonts w:hint="cs"/>
          <w:rtl/>
        </w:rPr>
        <w:t>ד</w:t>
      </w:r>
      <w:r w:rsidRPr="00F707CE">
        <w:rPr>
          <w:rtl/>
        </w:rPr>
        <w:t>תנן</w:t>
      </w:r>
      <w:r w:rsidR="00F707CE" w:rsidRPr="00F707CE">
        <w:rPr>
          <w:rtl/>
        </w:rPr>
        <w:t>:</w:t>
      </w:r>
    </w:p>
    <w:p w14:paraId="66B4BB4C" w14:textId="1579B22A" w:rsidR="00CF68FC" w:rsidRDefault="006F071F" w:rsidP="00695006">
      <w:pPr>
        <w:rPr>
          <w:rtl/>
        </w:rPr>
      </w:pPr>
      <w:r w:rsidRPr="00695006">
        <w:rPr>
          <w:rtl/>
        </w:rPr>
        <w:t>מציאת ח</w:t>
      </w:r>
      <w:r w:rsidRPr="00695006">
        <w:rPr>
          <w:rFonts w:hint="cs"/>
          <w:rtl/>
        </w:rPr>
        <w:t xml:space="preserve">ש"ו </w:t>
      </w:r>
      <w:r w:rsidRPr="00695006">
        <w:rPr>
          <w:rtl/>
        </w:rPr>
        <w:t xml:space="preserve">- יש בהן משום גזל מפני דרכי שלום, </w:t>
      </w:r>
    </w:p>
    <w:p w14:paraId="3476867C" w14:textId="2889C8CF" w:rsidR="006F071F" w:rsidRPr="00695006" w:rsidRDefault="006F071F" w:rsidP="00CF68FC">
      <w:pPr>
        <w:rPr>
          <w:rtl/>
        </w:rPr>
      </w:pPr>
      <w:r w:rsidRPr="005E3761">
        <w:rPr>
          <w:rStyle w:val="affffc"/>
          <w:rtl/>
        </w:rPr>
        <w:t>רבי יוסי</w:t>
      </w:r>
      <w:r w:rsidR="00CF68FC" w:rsidRPr="005E3761">
        <w:rPr>
          <w:rStyle w:val="affffc"/>
          <w:rFonts w:hint="cs"/>
          <w:rtl/>
        </w:rPr>
        <w:t>:</w:t>
      </w:r>
      <w:r w:rsidRPr="00695006">
        <w:rPr>
          <w:rtl/>
        </w:rPr>
        <w:t xml:space="preserve"> גזל גמור.</w:t>
      </w:r>
      <w:r w:rsidR="00CF68FC">
        <w:rPr>
          <w:rFonts w:hint="cs"/>
          <w:rtl/>
        </w:rPr>
        <w:t xml:space="preserve"> </w:t>
      </w:r>
      <w:r w:rsidRPr="005E3761">
        <w:rPr>
          <w:rStyle w:val="affffc"/>
          <w:rtl/>
        </w:rPr>
        <w:t>וא</w:t>
      </w:r>
      <w:r w:rsidRPr="005E3761">
        <w:rPr>
          <w:rStyle w:val="affffc"/>
          <w:rFonts w:hint="cs"/>
          <w:rtl/>
        </w:rPr>
        <w:t>ר"ח</w:t>
      </w:r>
      <w:r w:rsidRPr="005E3761">
        <w:rPr>
          <w:rStyle w:val="affffc"/>
          <w:rtl/>
        </w:rPr>
        <w:t>:</w:t>
      </w:r>
      <w:r w:rsidRPr="00695006">
        <w:rPr>
          <w:rtl/>
        </w:rPr>
        <w:t xml:space="preserve"> גזל גמור מדבריהן.</w:t>
      </w:r>
      <w:r w:rsidRPr="00695006">
        <w:rPr>
          <w:rFonts w:hint="cs"/>
          <w:rtl/>
        </w:rPr>
        <w:t xml:space="preserve"> </w:t>
      </w:r>
      <w:r w:rsidRPr="005E3761">
        <w:rPr>
          <w:rStyle w:val="affffc"/>
          <w:rFonts w:hint="cs"/>
          <w:rtl/>
        </w:rPr>
        <w:t>נפק"מ</w:t>
      </w:r>
      <w:r w:rsidRPr="00695006">
        <w:rPr>
          <w:rtl/>
        </w:rPr>
        <w:t xml:space="preserve"> להוציאה בדיינין.</w:t>
      </w:r>
    </w:p>
    <w:p w14:paraId="6EE471A3" w14:textId="5262E88C" w:rsidR="00F707CE" w:rsidRPr="00F707CE" w:rsidRDefault="006F071F" w:rsidP="00CF68FC">
      <w:pPr>
        <w:pStyle w:val="36"/>
        <w:framePr w:wrap="notBeside"/>
        <w:rPr>
          <w:rtl/>
        </w:rPr>
      </w:pPr>
      <w:r w:rsidRPr="00F707CE">
        <w:rPr>
          <w:rFonts w:hint="cs"/>
          <w:rtl/>
        </w:rPr>
        <w:t>ב. א</w:t>
      </w:r>
      <w:r w:rsidRPr="00F707CE">
        <w:rPr>
          <w:rtl/>
        </w:rPr>
        <w:t>לא אביי</w:t>
      </w:r>
      <w:r w:rsidR="00F707CE" w:rsidRPr="00F707CE">
        <w:rPr>
          <w:rtl/>
        </w:rPr>
        <w:t>:</w:t>
      </w:r>
    </w:p>
    <w:p w14:paraId="42121F0F" w14:textId="463B6026" w:rsidR="006F071F" w:rsidRPr="00695006" w:rsidRDefault="006F071F" w:rsidP="00695006">
      <w:pPr>
        <w:rPr>
          <w:rtl/>
        </w:rPr>
      </w:pPr>
      <w:r w:rsidRPr="0050150D">
        <w:rPr>
          <w:rFonts w:cs="PFT_Frank"/>
          <w:b/>
          <w:bCs/>
          <w:szCs w:val="14"/>
          <w:rtl/>
        </w:rPr>
        <w:t>עשאוה כמי שהלכו בה נמושות,</w:t>
      </w:r>
      <w:r w:rsidRPr="00695006">
        <w:rPr>
          <w:rtl/>
        </w:rPr>
        <w:t xml:space="preserve"> דעניים </w:t>
      </w:r>
      <w:r w:rsidR="00614C4C">
        <w:rPr>
          <w:rFonts w:hint="cs"/>
          <w:rtl/>
        </w:rPr>
        <w:t xml:space="preserve">עצמן מסיחין דעתן, </w:t>
      </w:r>
      <w:r w:rsidRPr="00695006">
        <w:rPr>
          <w:rFonts w:hint="cs"/>
          <w:rtl/>
        </w:rPr>
        <w:t>שסבורים שבנו ילקט לו</w:t>
      </w:r>
    </w:p>
    <w:p w14:paraId="09C1F9D5" w14:textId="32F8D3B1" w:rsidR="00F707CE" w:rsidRPr="00F707CE" w:rsidRDefault="006F071F" w:rsidP="00CF68FC">
      <w:pPr>
        <w:pStyle w:val="36"/>
        <w:framePr w:wrap="notBeside"/>
        <w:rPr>
          <w:rtl/>
        </w:rPr>
      </w:pPr>
      <w:r w:rsidRPr="00F707CE">
        <w:rPr>
          <w:rFonts w:hint="cs"/>
          <w:rtl/>
        </w:rPr>
        <w:t xml:space="preserve">ראב"מ </w:t>
      </w:r>
      <w:r w:rsidRPr="00F707CE">
        <w:rPr>
          <w:rtl/>
        </w:rPr>
        <w:t>לאביי</w:t>
      </w:r>
      <w:r w:rsidR="00F707CE" w:rsidRPr="00F707CE">
        <w:rPr>
          <w:rtl/>
        </w:rPr>
        <w:t>:</w:t>
      </w:r>
    </w:p>
    <w:p w14:paraId="6EDC082A" w14:textId="4CE86044" w:rsidR="00A6533C" w:rsidRPr="00695006" w:rsidRDefault="00254EBF" w:rsidP="00695006">
      <w:pPr>
        <w:rPr>
          <w:rtl/>
        </w:rPr>
      </w:pPr>
      <w:r>
        <w:rPr>
          <w:rFonts w:hint="cs"/>
          <w:rtl/>
        </w:rPr>
        <w:t>ו</w:t>
      </w:r>
      <w:r w:rsidR="006F071F" w:rsidRPr="00695006">
        <w:rPr>
          <w:rtl/>
        </w:rPr>
        <w:t>כי מותר לאדם להרביץ ארי בתוך שדהו כדי שיראו עניים ויברחו?</w:t>
      </w:r>
    </w:p>
    <w:p w14:paraId="3E0FB4B5" w14:textId="48DF9071" w:rsidR="00F707CE" w:rsidRPr="00F707CE" w:rsidRDefault="006F071F" w:rsidP="00CF68FC">
      <w:pPr>
        <w:pStyle w:val="36"/>
        <w:framePr w:wrap="notBeside"/>
        <w:rPr>
          <w:rtl/>
        </w:rPr>
      </w:pPr>
      <w:r w:rsidRPr="00F707CE">
        <w:rPr>
          <w:rFonts w:hint="cs"/>
          <w:rtl/>
        </w:rPr>
        <w:t xml:space="preserve">ג. </w:t>
      </w:r>
      <w:r w:rsidRPr="00F707CE">
        <w:rPr>
          <w:rtl/>
        </w:rPr>
        <w:t>אלא</w:t>
      </w:r>
      <w:r w:rsidRPr="00F707CE">
        <w:rPr>
          <w:rFonts w:hint="cs"/>
          <w:rtl/>
        </w:rPr>
        <w:t xml:space="preserve"> </w:t>
      </w:r>
      <w:r w:rsidRPr="00F707CE">
        <w:rPr>
          <w:rtl/>
        </w:rPr>
        <w:t>רבא</w:t>
      </w:r>
      <w:r w:rsidR="00F707CE" w:rsidRPr="00F707CE">
        <w:rPr>
          <w:rtl/>
        </w:rPr>
        <w:t>:</w:t>
      </w:r>
    </w:p>
    <w:p w14:paraId="01402619" w14:textId="719A0DC8" w:rsidR="00A6533C" w:rsidRPr="00695006" w:rsidRDefault="006F071F" w:rsidP="00695006">
      <w:pPr>
        <w:rPr>
          <w:rtl/>
        </w:rPr>
      </w:pPr>
      <w:r w:rsidRPr="0050150D">
        <w:rPr>
          <w:rFonts w:cs="PFT_Frank"/>
          <w:b/>
          <w:bCs/>
          <w:szCs w:val="14"/>
          <w:rtl/>
        </w:rPr>
        <w:t>עשו שאינו זוכה כזוכה,</w:t>
      </w:r>
      <w:r w:rsidRPr="00695006">
        <w:rPr>
          <w:rtl/>
        </w:rPr>
        <w:t xml:space="preserve"> </w:t>
      </w:r>
      <w:r w:rsidRPr="00695006">
        <w:rPr>
          <w:rFonts w:hint="cs"/>
          <w:rtl/>
        </w:rPr>
        <w:t>ד</w:t>
      </w:r>
      <w:r w:rsidRPr="00695006">
        <w:rPr>
          <w:rtl/>
        </w:rPr>
        <w:t>עניים גופייהו ניח</w:t>
      </w:r>
      <w:r w:rsidRPr="00695006">
        <w:rPr>
          <w:rFonts w:hint="cs"/>
          <w:rtl/>
        </w:rPr>
        <w:t>"ל שכשישכירום גם בניהם יעברו אחריהם</w:t>
      </w:r>
    </w:p>
    <w:p w14:paraId="04113654" w14:textId="143B4381" w:rsidR="00F707CE" w:rsidRPr="00F707CE" w:rsidRDefault="00446CA7" w:rsidP="00446CA7">
      <w:pPr>
        <w:pStyle w:val="36"/>
        <w:framePr w:wrap="notBeside"/>
        <w:rPr>
          <w:rtl/>
        </w:rPr>
      </w:pPr>
      <w:r w:rsidRPr="00F707CE">
        <w:rPr>
          <w:rFonts w:hint="cs"/>
          <w:rtl/>
        </w:rPr>
        <w:lastRenderedPageBreak/>
        <w:t>שמואל לא כרחב''א</w:t>
      </w:r>
      <w:r w:rsidR="00F707CE" w:rsidRPr="00F707CE">
        <w:rPr>
          <w:rFonts w:hint="cs"/>
          <w:rtl/>
        </w:rPr>
        <w:t>:</w:t>
      </w:r>
    </w:p>
    <w:p w14:paraId="6DD218FA" w14:textId="7B9451C0" w:rsidR="00B54FBB" w:rsidRDefault="006F071F" w:rsidP="00446CA7">
      <w:pPr>
        <w:rPr>
          <w:rtl/>
        </w:rPr>
      </w:pPr>
      <w:r w:rsidRPr="005E3761">
        <w:rPr>
          <w:rStyle w:val="affffc"/>
          <w:rFonts w:hint="cs"/>
          <w:rtl/>
        </w:rPr>
        <w:t>ד</w:t>
      </w:r>
      <w:r w:rsidR="00254EBF" w:rsidRPr="005E3761">
        <w:rPr>
          <w:rStyle w:val="affffc"/>
          <w:rFonts w:hint="cs"/>
          <w:rtl/>
        </w:rPr>
        <w:t>רי'ו ב</w:t>
      </w:r>
      <w:r w:rsidRPr="005E3761">
        <w:rPr>
          <w:rStyle w:val="affffc"/>
          <w:rFonts w:hint="cs"/>
          <w:rtl/>
        </w:rPr>
        <w:t>מתני'</w:t>
      </w:r>
      <w:r w:rsidRPr="00695006">
        <w:rPr>
          <w:rFonts w:hint="cs"/>
          <w:rtl/>
        </w:rPr>
        <w:t xml:space="preserve">  </w:t>
      </w:r>
      <w:r w:rsidRPr="0050150D">
        <w:rPr>
          <w:rFonts w:cs="PFT_Frank"/>
          <w:b/>
          <w:bCs/>
          <w:szCs w:val="14"/>
          <w:rtl/>
        </w:rPr>
        <w:t>גדול</w:t>
      </w:r>
      <w:r w:rsidRPr="00695006">
        <w:rPr>
          <w:rtl/>
        </w:rPr>
        <w:t xml:space="preserve"> וסמוך על שלחן אביו </w:t>
      </w:r>
      <w:r w:rsidRPr="0050150D">
        <w:rPr>
          <w:rFonts w:cs="PFT_Frank"/>
          <w:b/>
          <w:bCs/>
          <w:szCs w:val="14"/>
          <w:rtl/>
        </w:rPr>
        <w:t>זהו קטן,</w:t>
      </w:r>
      <w:r w:rsidRPr="00695006">
        <w:rPr>
          <w:rtl/>
        </w:rPr>
        <w:t xml:space="preserve"> </w:t>
      </w:r>
    </w:p>
    <w:p w14:paraId="70D59EB8" w14:textId="5A1835BA" w:rsidR="006F071F" w:rsidRPr="00695006" w:rsidRDefault="006F071F" w:rsidP="000C5FDC">
      <w:pPr>
        <w:ind w:left="452" w:firstLine="113"/>
        <w:rPr>
          <w:rtl/>
        </w:rPr>
      </w:pPr>
      <w:r w:rsidRPr="0050150D">
        <w:rPr>
          <w:rFonts w:cs="PFT_Frank"/>
          <w:b/>
          <w:bCs/>
          <w:szCs w:val="14"/>
          <w:rtl/>
        </w:rPr>
        <w:t>קטן</w:t>
      </w:r>
      <w:r w:rsidRPr="00695006">
        <w:rPr>
          <w:rtl/>
        </w:rPr>
        <w:t xml:space="preserve"> ואינו סמוך על שלחן אביו </w:t>
      </w:r>
      <w:r w:rsidRPr="0050150D">
        <w:rPr>
          <w:rFonts w:cs="PFT_Frank"/>
          <w:b/>
          <w:bCs/>
          <w:szCs w:val="14"/>
          <w:rtl/>
        </w:rPr>
        <w:t>זהו גדול.</w:t>
      </w:r>
    </w:p>
    <w:p w14:paraId="195EF4FF" w14:textId="77777777" w:rsidR="00A6533C" w:rsidRPr="00695006" w:rsidRDefault="00A6533C" w:rsidP="00695006">
      <w:pPr>
        <w:rPr>
          <w:rtl/>
        </w:rPr>
      </w:pPr>
      <w:r w:rsidRPr="00695006">
        <w:rPr>
          <w:rtl/>
        </w:rPr>
        <w:t>***</w:t>
      </w:r>
    </w:p>
    <w:p w14:paraId="0B738016" w14:textId="77777777" w:rsidR="00A6533C" w:rsidRPr="00695006" w:rsidRDefault="006F071F" w:rsidP="00B54FBB">
      <w:pPr>
        <w:pStyle w:val="afffff"/>
        <w:framePr w:wrap="around"/>
        <w:rPr>
          <w:rtl/>
        </w:rPr>
      </w:pPr>
      <w:r w:rsidRPr="00695006">
        <w:rPr>
          <w:rtl/>
        </w:rPr>
        <w:t>יב:</w:t>
      </w:r>
    </w:p>
    <w:p w14:paraId="29A00FAB" w14:textId="459BF785" w:rsidR="006F071F" w:rsidRPr="00695006" w:rsidRDefault="006F071F" w:rsidP="00AA0717">
      <w:pPr>
        <w:pStyle w:val="afffb"/>
        <w:rPr>
          <w:rtl/>
        </w:rPr>
      </w:pPr>
      <w:ins w:id="9809" w:author="מספור קטעי משנה" w:date="2026-10-06T06:45:11Z">
        <w:r>
          <w:rPr>
            <w:rStyle w:val="MisparKeta"/>
          </w:rPr>
          <w:t xml:space="preserve">ב. </w:t>
        </w:r>
      </w:ins>
      <w:r w:rsidRPr="00695006">
        <w:rPr>
          <w:rtl/>
        </w:rPr>
        <w:t>מציאת עבדו ושפחתו העברים הרי הוא של עצמן.</w:t>
      </w:r>
    </w:p>
    <w:p w14:paraId="1CA4FC3A" w14:textId="6DE0FBC2" w:rsidR="00A6533C" w:rsidRPr="00695006" w:rsidRDefault="000B5399" w:rsidP="00695006">
      <w:pPr>
        <w:rPr>
          <w:rtl/>
        </w:rPr>
      </w:pPr>
      <w:r>
        <w:rPr>
          <w:rFonts w:hint="cs"/>
          <w:rtl/>
        </w:rPr>
        <w:t xml:space="preserve">ואינו </w:t>
      </w:r>
      <w:r w:rsidR="006F071F" w:rsidRPr="00695006">
        <w:rPr>
          <w:rFonts w:hint="cs"/>
          <w:rtl/>
        </w:rPr>
        <w:t xml:space="preserve">כפועל </w:t>
      </w:r>
      <w:r w:rsidR="00B4347E">
        <w:rPr>
          <w:rFonts w:hint="cs"/>
          <w:rtl/>
        </w:rPr>
        <w:t>ש</w:t>
      </w:r>
      <w:r w:rsidR="006F071F" w:rsidRPr="00695006">
        <w:rPr>
          <w:rFonts w:hint="cs"/>
          <w:rtl/>
        </w:rPr>
        <w:t>אמר לו עשה עמי מלאכה היום מציאתו לבעה''ב</w:t>
      </w:r>
    </w:p>
    <w:p w14:paraId="64604F88" w14:textId="59808088" w:rsidR="00F707CE" w:rsidRPr="00F707CE" w:rsidRDefault="00DD1436" w:rsidP="00AA0717">
      <w:pPr>
        <w:pStyle w:val="36"/>
        <w:framePr w:wrap="notBeside"/>
        <w:rPr>
          <w:rtl/>
        </w:rPr>
      </w:pPr>
      <w:r w:rsidRPr="00F707CE">
        <w:rPr>
          <w:rFonts w:hint="cs"/>
          <w:rtl/>
        </w:rPr>
        <w:t xml:space="preserve">א. </w:t>
      </w:r>
      <w:r w:rsidR="006F071F" w:rsidRPr="00F707CE">
        <w:rPr>
          <w:rtl/>
        </w:rPr>
        <w:t>רי"ו</w:t>
      </w:r>
      <w:r w:rsidR="00F707CE" w:rsidRPr="00F707CE">
        <w:rPr>
          <w:rtl/>
        </w:rPr>
        <w:t>:</w:t>
      </w:r>
    </w:p>
    <w:p w14:paraId="3850B182" w14:textId="235DE67F" w:rsidR="006F071F" w:rsidRPr="00695006" w:rsidRDefault="006F071F" w:rsidP="00695006">
      <w:pPr>
        <w:rPr>
          <w:rtl/>
        </w:rPr>
      </w:pPr>
      <w:r w:rsidRPr="00695006">
        <w:rPr>
          <w:rtl/>
        </w:rPr>
        <w:t>בעבד נוקב מרגליות, שאין רבו רוצה לשנותו למלאכה אחרת.</w:t>
      </w:r>
    </w:p>
    <w:p w14:paraId="40A4EF82" w14:textId="0AED1EF0" w:rsidR="00F707CE" w:rsidRPr="00F707CE" w:rsidRDefault="00DD1436" w:rsidP="00AA0717">
      <w:pPr>
        <w:pStyle w:val="36"/>
        <w:framePr w:wrap="notBeside"/>
        <w:rPr>
          <w:rtl/>
        </w:rPr>
      </w:pPr>
      <w:r w:rsidRPr="00F707CE">
        <w:rPr>
          <w:rFonts w:hint="cs"/>
          <w:rtl/>
        </w:rPr>
        <w:t xml:space="preserve">ב. </w:t>
      </w:r>
      <w:r w:rsidR="006F071F" w:rsidRPr="00F707CE">
        <w:rPr>
          <w:rtl/>
        </w:rPr>
        <w:t>רבא</w:t>
      </w:r>
      <w:r w:rsidR="00F707CE" w:rsidRPr="00F707CE">
        <w:rPr>
          <w:rtl/>
        </w:rPr>
        <w:t>:</w:t>
      </w:r>
    </w:p>
    <w:p w14:paraId="0AB6897E" w14:textId="5DD7F37D" w:rsidR="006F071F" w:rsidRPr="00695006" w:rsidRDefault="006F071F" w:rsidP="00695006">
      <w:pPr>
        <w:rPr>
          <w:rtl/>
        </w:rPr>
      </w:pPr>
      <w:r w:rsidRPr="00695006">
        <w:rPr>
          <w:rtl/>
        </w:rPr>
        <w:t>במגביה מציאה עם מלאכתו עסקינן.</w:t>
      </w:r>
    </w:p>
    <w:p w14:paraId="16510907" w14:textId="3D5F3908" w:rsidR="00F707CE" w:rsidRPr="00F707CE" w:rsidRDefault="00DD1436" w:rsidP="00DE7654">
      <w:pPr>
        <w:pStyle w:val="36"/>
        <w:framePr w:wrap="notBeside"/>
        <w:rPr>
          <w:rtl/>
        </w:rPr>
      </w:pPr>
      <w:r w:rsidRPr="00F707CE">
        <w:rPr>
          <w:rFonts w:hint="cs"/>
          <w:rtl/>
        </w:rPr>
        <w:t xml:space="preserve">ג. </w:t>
      </w:r>
      <w:r w:rsidR="006F071F" w:rsidRPr="00F707CE">
        <w:rPr>
          <w:rtl/>
        </w:rPr>
        <w:t>ר</w:t>
      </w:r>
      <w:r w:rsidR="006F071F" w:rsidRPr="00F707CE">
        <w:rPr>
          <w:rFonts w:hint="cs"/>
          <w:rtl/>
        </w:rPr>
        <w:t>"פ</w:t>
      </w:r>
      <w:r w:rsidR="00F707CE" w:rsidRPr="00F707CE">
        <w:rPr>
          <w:rtl/>
        </w:rPr>
        <w:t>:</w:t>
      </w:r>
    </w:p>
    <w:p w14:paraId="22613E7C" w14:textId="128513B0" w:rsidR="00A6533C" w:rsidRPr="00695006" w:rsidRDefault="006F071F" w:rsidP="00DE7654">
      <w:pPr>
        <w:rPr>
          <w:rtl/>
        </w:rPr>
      </w:pPr>
      <w:r w:rsidRPr="00695006">
        <w:rPr>
          <w:rtl/>
        </w:rPr>
        <w:t>שכרו ללקט מציאות.</w:t>
      </w:r>
      <w:r w:rsidRPr="00695006">
        <w:rPr>
          <w:rFonts w:hint="cs"/>
          <w:rtl/>
        </w:rPr>
        <w:t xml:space="preserve"> </w:t>
      </w:r>
      <w:r w:rsidRPr="005E3761">
        <w:rPr>
          <w:rStyle w:val="affffc"/>
          <w:rFonts w:hint="cs"/>
          <w:rtl/>
        </w:rPr>
        <w:t>ומיירי</w:t>
      </w:r>
      <w:r w:rsidRPr="00695006">
        <w:rPr>
          <w:rFonts w:hint="cs"/>
          <w:rtl/>
        </w:rPr>
        <w:t xml:space="preserve"> שצף נהר חוץ לגדותיו והקיף האגם ברשתות לצוד הדגים</w:t>
      </w:r>
      <w:r w:rsidRPr="00695006">
        <w:rPr>
          <w:rtl/>
        </w:rPr>
        <w:t>.</w:t>
      </w:r>
    </w:p>
    <w:p w14:paraId="5F73644F" w14:textId="04F8748B" w:rsidR="00DE7654" w:rsidRDefault="006F071F" w:rsidP="00DE7654">
      <w:pPr>
        <w:pStyle w:val="afffb"/>
        <w:rPr>
          <w:rtl/>
        </w:rPr>
      </w:pPr>
      <w:ins w:id="9802" w:author="מספור קטעי משנה" w:date="2026-10-06T10:03:19Z">
        <w:r>
          <w:rPr>
            <w:rStyle w:val="MisparKeta"/>
          </w:rPr>
          <w:t xml:space="preserve">ב. </w:t>
        </w:r>
      </w:ins>
      <w:r w:rsidRPr="00695006">
        <w:rPr>
          <w:rtl/>
        </w:rPr>
        <w:t>שפחה</w:t>
      </w:r>
      <w:r w:rsidRPr="00695006">
        <w:rPr>
          <w:rFonts w:hint="cs"/>
          <w:rtl/>
        </w:rPr>
        <w:t xml:space="preserve"> </w:t>
      </w:r>
    </w:p>
    <w:p w14:paraId="0B0214C9" w14:textId="77777777" w:rsidR="00F707CE" w:rsidRPr="00F707CE" w:rsidRDefault="00EE58BA" w:rsidP="00EE58BA">
      <w:pPr>
        <w:pStyle w:val="36"/>
        <w:framePr w:wrap="notBeside"/>
        <w:rPr>
          <w:rtl/>
        </w:rPr>
      </w:pPr>
      <w:r w:rsidRPr="00F707CE">
        <w:rPr>
          <w:rFonts w:hint="cs"/>
          <w:rtl/>
        </w:rPr>
        <w:t>ומדובר</w:t>
      </w:r>
      <w:r w:rsidR="00F707CE" w:rsidRPr="00F707CE">
        <w:rPr>
          <w:rtl/>
        </w:rPr>
        <w:t>:</w:t>
      </w:r>
    </w:p>
    <w:p w14:paraId="6097EB6C" w14:textId="3DD40CF6" w:rsidR="006F071F" w:rsidRPr="00695006" w:rsidRDefault="00EE58BA" w:rsidP="00695006">
      <w:pPr>
        <w:rPr>
          <w:rtl/>
        </w:rPr>
      </w:pPr>
      <w:r>
        <w:rPr>
          <w:rFonts w:hint="cs"/>
          <w:rtl/>
        </w:rPr>
        <w:t xml:space="preserve">דישנה </w:t>
      </w:r>
      <w:r w:rsidR="006F071F" w:rsidRPr="00695006">
        <w:rPr>
          <w:rFonts w:hint="cs"/>
          <w:rtl/>
        </w:rPr>
        <w:t xml:space="preserve">לאב </w:t>
      </w:r>
      <w:r w:rsidR="006F071F" w:rsidRPr="005E3761">
        <w:rPr>
          <w:rStyle w:val="affffc"/>
          <w:rFonts w:hint="cs"/>
          <w:rtl/>
        </w:rPr>
        <w:t>והך</w:t>
      </w:r>
      <w:r w:rsidR="006F071F" w:rsidRPr="00695006">
        <w:rPr>
          <w:rFonts w:hint="cs"/>
          <w:rtl/>
        </w:rPr>
        <w:t xml:space="preserve"> ד'הרי הן שלהן' </w:t>
      </w:r>
      <w:r w:rsidRPr="00EE58BA">
        <w:rPr>
          <w:rStyle w:val="affffe"/>
          <w:rFonts w:hint="cs"/>
          <w:rtl/>
        </w:rPr>
        <w:t>ולא של רבה</w:t>
      </w:r>
      <w:r>
        <w:rPr>
          <w:rFonts w:hint="cs"/>
          <w:rtl/>
        </w:rPr>
        <w:t xml:space="preserve"> </w:t>
      </w:r>
      <w:r w:rsidR="006F071F" w:rsidRPr="00695006">
        <w:rPr>
          <w:rFonts w:hint="cs"/>
          <w:rtl/>
        </w:rPr>
        <w:t>אלא של אביה</w:t>
      </w:r>
      <w:r w:rsidR="006F071F" w:rsidRPr="00695006">
        <w:rPr>
          <w:rtl/>
        </w:rPr>
        <w:t>.</w:t>
      </w:r>
    </w:p>
    <w:p w14:paraId="6BF57230" w14:textId="77777777" w:rsidR="00F707CE" w:rsidRPr="00F707CE" w:rsidRDefault="006F071F" w:rsidP="00EE58BA">
      <w:pPr>
        <w:pStyle w:val="36"/>
        <w:framePr w:wrap="notBeside"/>
        <w:rPr>
          <w:rtl/>
        </w:rPr>
      </w:pPr>
      <w:r w:rsidRPr="00F707CE">
        <w:rPr>
          <w:rFonts w:hint="cs"/>
          <w:rtl/>
        </w:rPr>
        <w:t>דא''א דמיירי</w:t>
      </w:r>
      <w:r w:rsidR="00F707CE" w:rsidRPr="00F707CE">
        <w:rPr>
          <w:rtl/>
        </w:rPr>
        <w:t>:</w:t>
      </w:r>
    </w:p>
    <w:p w14:paraId="3F2F848C" w14:textId="69E40735" w:rsidR="006F071F" w:rsidRPr="00695006" w:rsidRDefault="00EE58BA" w:rsidP="00EE58BA">
      <w:pPr>
        <w:rPr>
          <w:rtl/>
        </w:rPr>
      </w:pPr>
      <w:r>
        <w:rPr>
          <w:rFonts w:hint="cs"/>
          <w:rtl/>
        </w:rPr>
        <w:t>שהביאה</w:t>
      </w:r>
      <w:r w:rsidR="006F071F" w:rsidRPr="00695006">
        <w:rPr>
          <w:rtl/>
        </w:rPr>
        <w:t xml:space="preserve"> </w:t>
      </w:r>
      <w:r>
        <w:rPr>
          <w:rFonts w:hint="cs"/>
          <w:rtl/>
        </w:rPr>
        <w:t>ב'</w:t>
      </w:r>
      <w:r w:rsidR="006F071F" w:rsidRPr="00695006">
        <w:rPr>
          <w:rtl/>
        </w:rPr>
        <w:t xml:space="preserve"> שערות</w:t>
      </w:r>
      <w:r w:rsidR="006F071F" w:rsidRPr="00695006">
        <w:rPr>
          <w:rFonts w:hint="cs"/>
          <w:rtl/>
        </w:rPr>
        <w:t xml:space="preserve"> דא'</w:t>
      </w:r>
      <w:r>
        <w:rPr>
          <w:rFonts w:hint="cs"/>
          <w:rtl/>
        </w:rPr>
        <w:t>'</w:t>
      </w:r>
      <w:r w:rsidR="006F071F" w:rsidRPr="00695006">
        <w:rPr>
          <w:rFonts w:hint="cs"/>
          <w:rtl/>
        </w:rPr>
        <w:t xml:space="preserve">כ </w:t>
      </w:r>
      <w:r>
        <w:rPr>
          <w:rFonts w:hint="cs"/>
          <w:rtl/>
        </w:rPr>
        <w:t xml:space="preserve">מה עושה אצלו. </w:t>
      </w:r>
    </w:p>
    <w:p w14:paraId="7711FACA" w14:textId="77777777" w:rsidR="00F707CE" w:rsidRPr="00F707CE" w:rsidRDefault="006F071F" w:rsidP="00EE58BA">
      <w:pPr>
        <w:pStyle w:val="36"/>
        <w:framePr w:wrap="notBeside"/>
        <w:rPr>
          <w:rtl/>
        </w:rPr>
      </w:pPr>
      <w:r w:rsidRPr="00F707CE">
        <w:rPr>
          <w:rFonts w:hint="cs"/>
          <w:rtl/>
        </w:rPr>
        <w:t>וא</w:t>
      </w:r>
      <w:r w:rsidR="001726AE" w:rsidRPr="00F707CE">
        <w:rPr>
          <w:rFonts w:hint="cs"/>
          <w:rtl/>
        </w:rPr>
        <w:t>י</w:t>
      </w:r>
      <w:r w:rsidR="00F707CE" w:rsidRPr="00F707CE">
        <w:rPr>
          <w:rtl/>
        </w:rPr>
        <w:t>:</w:t>
      </w:r>
    </w:p>
    <w:p w14:paraId="512FD318" w14:textId="422A97E5" w:rsidR="00A6533C" w:rsidRPr="000B5399" w:rsidRDefault="00EE58BA" w:rsidP="00695006">
      <w:pPr>
        <w:rPr>
          <w:rStyle w:val="affffe"/>
          <w:rtl/>
        </w:rPr>
      </w:pPr>
      <w:r>
        <w:rPr>
          <w:rFonts w:hint="cs"/>
          <w:rtl/>
        </w:rPr>
        <w:t>בלא הביאה</w:t>
      </w:r>
      <w:r w:rsidR="001726AE">
        <w:rPr>
          <w:rFonts w:hint="cs"/>
          <w:rtl/>
        </w:rPr>
        <w:t>,</w:t>
      </w:r>
      <w:r>
        <w:rPr>
          <w:rFonts w:hint="cs"/>
          <w:rtl/>
        </w:rPr>
        <w:t xml:space="preserve"> </w:t>
      </w:r>
      <w:r w:rsidR="001726AE">
        <w:rPr>
          <w:rFonts w:hint="cs"/>
          <w:rtl/>
        </w:rPr>
        <w:t xml:space="preserve">- </w:t>
      </w:r>
      <w:r w:rsidR="006F071F" w:rsidRPr="00695006">
        <w:rPr>
          <w:rFonts w:hint="cs"/>
          <w:rtl/>
        </w:rPr>
        <w:t xml:space="preserve">מציאתה לאביה, ואי מת תצא במיתת האב </w:t>
      </w:r>
      <w:r w:rsidR="006F071F" w:rsidRPr="005E3761">
        <w:rPr>
          <w:rStyle w:val="affffc"/>
          <w:rFonts w:hint="cs"/>
          <w:rtl/>
        </w:rPr>
        <w:t>כדר''ל</w:t>
      </w:r>
      <w:r w:rsidR="006F071F" w:rsidRPr="00695006">
        <w:rPr>
          <w:rFonts w:hint="cs"/>
          <w:rtl/>
        </w:rPr>
        <w:t xml:space="preserve"> דק''ו מרשות אדון. </w:t>
      </w:r>
      <w:r w:rsidR="006F071F" w:rsidRPr="000B5399">
        <w:rPr>
          <w:rStyle w:val="affffe"/>
          <w:rFonts w:hint="cs"/>
          <w:rtl/>
        </w:rPr>
        <w:t xml:space="preserve">ואפי' </w:t>
      </w:r>
      <w:r w:rsidRPr="000B5399">
        <w:rPr>
          <w:rStyle w:val="affffe"/>
          <w:rFonts w:hint="cs"/>
          <w:rtl/>
        </w:rPr>
        <w:t xml:space="preserve">שכבר הוקשה </w:t>
      </w:r>
      <w:r w:rsidR="000B5399">
        <w:rPr>
          <w:rStyle w:val="affffe"/>
          <w:rFonts w:hint="cs"/>
          <w:rtl/>
        </w:rPr>
        <w:t xml:space="preserve">ר''ל, </w:t>
      </w:r>
      <w:r w:rsidR="006F071F" w:rsidRPr="000B5399">
        <w:rPr>
          <w:rStyle w:val="affffe"/>
          <w:rFonts w:hint="cs"/>
          <w:rtl/>
        </w:rPr>
        <w:t xml:space="preserve">אין להקשות </w:t>
      </w:r>
      <w:r w:rsidRPr="000B5399">
        <w:rPr>
          <w:rStyle w:val="affffe"/>
          <w:rFonts w:hint="cs"/>
          <w:rtl/>
        </w:rPr>
        <w:t>גם מכאן</w:t>
      </w:r>
      <w:r w:rsidR="000B5399">
        <w:rPr>
          <w:rStyle w:val="affffe"/>
          <w:rFonts w:hint="cs"/>
          <w:rtl/>
        </w:rPr>
        <w:t>.</w:t>
      </w:r>
    </w:p>
    <w:p w14:paraId="2C592906" w14:textId="0D100F6B" w:rsidR="006F071F" w:rsidRPr="00695006" w:rsidRDefault="006F071F" w:rsidP="009C22A8">
      <w:pPr>
        <w:pStyle w:val="afffb"/>
        <w:rPr>
          <w:rtl/>
        </w:rPr>
      </w:pPr>
      <w:ins w:id="9810" w:author="מספור קטעי משנה" w:date="2026-10-06T06:45:11Z">
        <w:r>
          <w:rPr>
            <w:rStyle w:val="MisparKeta"/>
          </w:rPr>
          <w:t xml:space="preserve">ב. </w:t>
        </w:r>
      </w:ins>
      <w:r w:rsidRPr="00695006">
        <w:rPr>
          <w:rtl/>
        </w:rPr>
        <w:t>מציאת אשתו.</w:t>
      </w:r>
    </w:p>
    <w:p w14:paraId="2C25258F" w14:textId="1C9DC391" w:rsidR="00F707CE" w:rsidRPr="00F707CE" w:rsidRDefault="009C22A8" w:rsidP="009C22A8">
      <w:pPr>
        <w:pStyle w:val="36"/>
        <w:framePr w:wrap="notBeside"/>
        <w:rPr>
          <w:rtl/>
        </w:rPr>
      </w:pPr>
      <w:r w:rsidRPr="00F707CE">
        <w:rPr>
          <w:rFonts w:hint="cs"/>
          <w:rtl/>
        </w:rPr>
        <w:t>מדובר</w:t>
      </w:r>
      <w:r w:rsidR="00F707CE" w:rsidRPr="00F707CE">
        <w:rPr>
          <w:rFonts w:hint="cs"/>
          <w:rtl/>
        </w:rPr>
        <w:t>:</w:t>
      </w:r>
    </w:p>
    <w:p w14:paraId="73879B6D" w14:textId="07CF05FB" w:rsidR="006F071F" w:rsidRPr="00695006" w:rsidRDefault="009C22A8" w:rsidP="00695006">
      <w:pPr>
        <w:rPr>
          <w:rtl/>
        </w:rPr>
      </w:pPr>
      <w:r>
        <w:rPr>
          <w:rFonts w:hint="cs"/>
          <w:rtl/>
        </w:rPr>
        <w:t>ב</w:t>
      </w:r>
      <w:r w:rsidR="008421F1">
        <w:rPr>
          <w:rFonts w:hint="cs"/>
          <w:rtl/>
        </w:rPr>
        <w:t xml:space="preserve">ספק </w:t>
      </w:r>
      <w:r w:rsidR="006F071F" w:rsidRPr="00695006">
        <w:rPr>
          <w:rtl/>
        </w:rPr>
        <w:t>מגורשת ואינה מגורשת.</w:t>
      </w:r>
      <w:r w:rsidR="006F071F" w:rsidRPr="00695006">
        <w:rPr>
          <w:rFonts w:hint="cs"/>
          <w:rtl/>
        </w:rPr>
        <w:t xml:space="preserve"> </w:t>
      </w:r>
      <w:r>
        <w:rPr>
          <w:rFonts w:hint="cs"/>
          <w:rtl/>
        </w:rPr>
        <w:t>ש</w:t>
      </w:r>
      <w:r w:rsidR="008421F1">
        <w:rPr>
          <w:rFonts w:hint="cs"/>
          <w:rtl/>
        </w:rPr>
        <w:t xml:space="preserve">עדיין </w:t>
      </w:r>
      <w:r w:rsidR="006F071F" w:rsidRPr="00695006">
        <w:rPr>
          <w:rtl/>
        </w:rPr>
        <w:t>בעלה חייב במזונותיה.</w:t>
      </w:r>
    </w:p>
    <w:p w14:paraId="7A788F93" w14:textId="37835D05" w:rsidR="001159B2" w:rsidRDefault="008421F1" w:rsidP="0001010E">
      <w:pPr>
        <w:rPr>
          <w:rtl/>
        </w:rPr>
      </w:pPr>
      <w:r>
        <w:rPr>
          <w:rFonts w:hint="cs"/>
          <w:rtl/>
        </w:rPr>
        <w:t>ו</w:t>
      </w:r>
      <w:r w:rsidR="001159B2">
        <w:rPr>
          <w:rFonts w:hint="cs"/>
          <w:rtl/>
        </w:rPr>
        <w:t xml:space="preserve">כל </w:t>
      </w:r>
      <w:r>
        <w:rPr>
          <w:rFonts w:hint="cs"/>
          <w:rtl/>
        </w:rPr>
        <w:t>ה</w:t>
      </w:r>
      <w:r w:rsidR="009C22A8">
        <w:rPr>
          <w:rFonts w:hint="cs"/>
          <w:rtl/>
        </w:rPr>
        <w:t xml:space="preserve">טעם שתיקנו </w:t>
      </w:r>
      <w:r w:rsidR="006F071F" w:rsidRPr="00695006">
        <w:rPr>
          <w:rtl/>
        </w:rPr>
        <w:t>מציאת אשה לבעלה -</w:t>
      </w:r>
      <w:r w:rsidR="009C22A8">
        <w:rPr>
          <w:rFonts w:hint="cs"/>
          <w:rtl/>
        </w:rPr>
        <w:t xml:space="preserve">שלא תהא איבה </w:t>
      </w:r>
    </w:p>
    <w:p w14:paraId="3462930B" w14:textId="3993E9AE" w:rsidR="006F071F" w:rsidRPr="00695006" w:rsidRDefault="0039689B" w:rsidP="001159B2">
      <w:pPr>
        <w:pStyle w:val="affffd"/>
        <w:rPr>
          <w:rtl/>
        </w:rPr>
      </w:pPr>
      <w:r>
        <w:rPr>
          <w:rFonts w:hint="cs"/>
          <w:rtl/>
        </w:rPr>
        <w:t xml:space="preserve">אבל </w:t>
      </w:r>
      <w:r w:rsidR="0001010E">
        <w:rPr>
          <w:rFonts w:hint="cs"/>
          <w:rtl/>
        </w:rPr>
        <w:t xml:space="preserve">כאן </w:t>
      </w:r>
      <w:r w:rsidR="001159B2">
        <w:rPr>
          <w:rFonts w:hint="cs"/>
          <w:rtl/>
        </w:rPr>
        <w:t xml:space="preserve">שעומדת להתגרש וודאי </w:t>
      </w:r>
      <w:r w:rsidR="0001010E">
        <w:rPr>
          <w:rFonts w:hint="cs"/>
          <w:rtl/>
        </w:rPr>
        <w:t xml:space="preserve">יש לה איבה </w:t>
      </w:r>
    </w:p>
    <w:p w14:paraId="28DC0F23" w14:textId="77777777" w:rsidR="00A6533C" w:rsidRPr="00695006" w:rsidRDefault="00A6533C" w:rsidP="00E41367">
      <w:pPr>
        <w:pStyle w:val="aff9"/>
        <w:rPr>
          <w:rtl/>
        </w:rPr>
      </w:pPr>
      <w:r w:rsidRPr="00695006">
        <w:rPr>
          <w:rtl/>
        </w:rPr>
        <w:t>***</w:t>
      </w:r>
    </w:p>
    <w:p w14:paraId="29BC027D" w14:textId="50AD7130" w:rsidR="006F071F" w:rsidRPr="00386307" w:rsidRDefault="006F071F" w:rsidP="00662A41">
      <w:pPr>
        <w:pStyle w:val="afffff"/>
        <w:framePr w:wrap="around"/>
        <w:rPr>
          <w:rtl/>
        </w:rPr>
      </w:pPr>
      <w:del w:id="20170" w:author="קלוד" w:date="2026-10-06T10:08:05Z">
        <w:r>
          <w:rPr>
            <w:rStyle w:val="afffff0"/>
            <w:rtl/>
          </w:rPr>
          <w:delText xml:space="preserve">משנה</w:delText>
        </w:r>
      </w:del>
      <w:ins w:id="20171" w:author="קלוד" w:date="2026-10-06T10:08:05Z">
        <w:r>
          <w:rPr>
            <w:rStyle w:val="afffff0"/>
            <w:rtl/>
          </w:rPr>
          <w:t xml:space="preserve">משנה ו</w:t>
        </w:r>
      </w:ins>
      <w:del w:id="20172" w:author="קלוד" w:date="2026-10-06T10:08:05Z">
        <w:r>
          <w:rPr>
            <w:rtl/>
          </w:rPr>
          <w:delText xml:space="preserve">.</w:delText>
        </w:r>
      </w:del>
    </w:p>
    <w:p w14:paraId="3F28C7B1" w14:textId="2F4FF5C3" w:rsidR="00057F6E" w:rsidRPr="009330DD" w:rsidRDefault="006F071F" w:rsidP="009330DD">
      <w:pPr>
        <w:pStyle w:val="afff3"/>
        <w:jc w:val="center"/>
        <w:rPr>
          <w:b/>
          <w:bCs/>
          <w:rtl/>
        </w:rPr>
      </w:pPr>
      <w:ins w:id="9803" w:author="מספור קטעי משנה" w:date="2026-10-06T10:03:19Z">
        <w:r>
          <w:rPr>
            <w:rStyle w:val="MisparKeta"/>
          </w:rPr>
          <w:t xml:space="preserve">ד. </w:t>
        </w:r>
      </w:ins>
      <w:r w:rsidRPr="009330DD">
        <w:rPr>
          <w:b/>
          <w:bCs/>
          <w:rtl/>
        </w:rPr>
        <w:t>מצא שטרי חוב,</w:t>
      </w:r>
    </w:p>
    <w:p w14:paraId="2CB82F55" w14:textId="12DCE423" w:rsidR="006F071F" w:rsidRPr="00057F6E" w:rsidRDefault="006F071F" w:rsidP="00057F6E">
      <w:pPr>
        <w:pStyle w:val="afff3"/>
        <w:rPr>
          <w:rtl/>
        </w:rPr>
      </w:pPr>
      <w:r w:rsidRPr="00057F6E">
        <w:rPr>
          <w:rtl/>
        </w:rPr>
        <w:t>אם יש בהן אחריות נכסים - לא יחזיר, שבית דין נפרעין מהן.</w:t>
      </w:r>
    </w:p>
    <w:p w14:paraId="30FC9304" w14:textId="64C0AF93" w:rsidR="006F071F" w:rsidRPr="00057F6E" w:rsidRDefault="006F071F" w:rsidP="00057F6E">
      <w:pPr>
        <w:pStyle w:val="afff3"/>
        <w:rPr>
          <w:rtl/>
        </w:rPr>
      </w:pPr>
      <w:r w:rsidRPr="00057F6E">
        <w:rPr>
          <w:rtl/>
        </w:rPr>
        <w:t>אין בהן אחריות נכסים</w:t>
      </w:r>
      <w:r w:rsidR="00057F6E">
        <w:rPr>
          <w:rFonts w:hint="cs"/>
          <w:rtl/>
        </w:rPr>
        <w:t xml:space="preserve">- </w:t>
      </w:r>
      <w:r w:rsidR="00057F6E" w:rsidRPr="005E3761">
        <w:rPr>
          <w:rStyle w:val="TanaimMishna"/>
          <w:rFonts w:hint="cs"/>
          <w:rtl/>
          <w:rPrChange w:id="20001" w:author="קלוד" w:date="2026-10-06T10:08:05Z">
            <w:rPr>
              <w:rStyle w:val="affffc"/>
              <w:rFonts w:hint="cs"/>
              <w:rtl/>
            </w:rPr>
          </w:rPrChange>
        </w:rPr>
        <w:t>לר''מ:</w:t>
      </w:r>
      <w:r w:rsidR="00057F6E">
        <w:rPr>
          <w:rFonts w:hint="cs"/>
          <w:rtl/>
        </w:rPr>
        <w:t xml:space="preserve"> </w:t>
      </w:r>
      <w:r w:rsidRPr="00057F6E">
        <w:rPr>
          <w:rtl/>
        </w:rPr>
        <w:t xml:space="preserve">יחזיר, שאין בית דין נפרעין מהן, </w:t>
      </w:r>
    </w:p>
    <w:p w14:paraId="64A0D0B3" w14:textId="77777777" w:rsidR="006F071F" w:rsidRPr="00057F6E" w:rsidRDefault="006F071F" w:rsidP="007548CF">
      <w:pPr>
        <w:pStyle w:val="afff3"/>
        <w:spacing w:after="60" w:line="220" w:lineRule="exact"/>
        <w:rPr>
          <w:rtl/>
        </w:rPr>
      </w:pPr>
      <w:r w:rsidRPr="005E3761">
        <w:rPr>
          <w:rStyle w:val="TanaimMishna"/>
          <w:rtl/>
          <w:rPrChange w:id="20002" w:author="קלוד" w:date="2026-10-06T10:08:05Z">
            <w:rPr>
              <w:rStyle w:val="affffc"/>
              <w:rtl/>
            </w:rPr>
          </w:rPrChange>
        </w:rPr>
        <w:t>וחכ</w:t>
      </w:r>
      <w:r w:rsidRPr="005E3761">
        <w:rPr>
          <w:rStyle w:val="TanaimMishna"/>
          <w:rFonts w:hint="cs"/>
          <w:rtl/>
          <w:rPrChange w:id="20003" w:author="קלוד" w:date="2026-10-06T10:08:05Z">
            <w:rPr>
              <w:rStyle w:val="affffc"/>
              <w:rFonts w:hint="cs"/>
              <w:rtl/>
            </w:rPr>
          </w:rPrChange>
        </w:rPr>
        <w:t>''א</w:t>
      </w:r>
      <w:r w:rsidRPr="005E3761">
        <w:rPr>
          <w:rStyle w:val="TanaimMishna"/>
          <w:rtl/>
          <w:rPrChange w:id="20004" w:author="קלוד" w:date="2026-10-06T10:08:05Z">
            <w:rPr>
              <w:rStyle w:val="affffc"/>
              <w:rtl/>
            </w:rPr>
          </w:rPrChange>
        </w:rPr>
        <w:t>:</w:t>
      </w:r>
      <w:r w:rsidRPr="00057F6E">
        <w:rPr>
          <w:rtl/>
        </w:rPr>
        <w:t xml:space="preserve"> בין כך ובין כך לא יחזיר, מפני שבית דין נפרעין מהן.</w:t>
      </w:r>
    </w:p>
    <w:p w14:paraId="789D20C2" w14:textId="77777777" w:rsidR="00262574" w:rsidRPr="009330DD" w:rsidRDefault="00262574" w:rsidP="00262574">
      <w:pPr>
        <w:pStyle w:val="afff3"/>
        <w:jc w:val="center"/>
        <w:rPr>
          <w:b/>
          <w:bCs/>
          <w:rtl/>
        </w:rPr>
      </w:pPr>
      <w:r w:rsidRPr="009330DD">
        <w:rPr>
          <w:b/>
          <w:bCs/>
          <w:rtl/>
        </w:rPr>
        <w:t>מצא שטרי חוב,</w:t>
      </w:r>
    </w:p>
    <w:p w14:paraId="3EFEBD78" w14:textId="77777777" w:rsidR="00262574" w:rsidRPr="00057F6E" w:rsidRDefault="00262574" w:rsidP="00262574">
      <w:pPr>
        <w:pStyle w:val="afff3"/>
        <w:rPr>
          <w:rtl/>
        </w:rPr>
      </w:pPr>
      <w:r w:rsidRPr="00057F6E">
        <w:rPr>
          <w:rtl/>
        </w:rPr>
        <w:lastRenderedPageBreak/>
        <w:t>אם יש בהן אחריות נכסים - לא יחזיר, שבית דין נפרעין מהן.</w:t>
      </w:r>
    </w:p>
    <w:p w14:paraId="4DB77C56" w14:textId="77777777" w:rsidR="00262574" w:rsidRPr="00057F6E" w:rsidRDefault="00262574" w:rsidP="00262574">
      <w:pPr>
        <w:pStyle w:val="afff3"/>
        <w:rPr>
          <w:rtl/>
        </w:rPr>
      </w:pPr>
      <w:r w:rsidRPr="00057F6E">
        <w:rPr>
          <w:rtl/>
        </w:rPr>
        <w:t>אין בהן אחריות נכסים</w:t>
      </w:r>
      <w:r>
        <w:rPr>
          <w:rFonts w:hint="cs"/>
          <w:rtl/>
        </w:rPr>
        <w:t xml:space="preserve">- </w:t>
      </w:r>
      <w:r w:rsidRPr="005E3761">
        <w:rPr>
          <w:rStyle w:val="TanaimMishna"/>
          <w:rFonts w:hint="cs"/>
          <w:rtl/>
          <w:rPrChange w:id="20005" w:author="קלוד" w:date="2026-10-06T10:08:05Z">
            <w:rPr>
              <w:rStyle w:val="affffc"/>
              <w:rFonts w:hint="cs"/>
              <w:rtl/>
            </w:rPr>
          </w:rPrChange>
        </w:rPr>
        <w:t>לר''מ:</w:t>
      </w:r>
      <w:r>
        <w:rPr>
          <w:rFonts w:hint="cs"/>
          <w:rtl/>
        </w:rPr>
        <w:t xml:space="preserve"> </w:t>
      </w:r>
      <w:r w:rsidRPr="00057F6E">
        <w:rPr>
          <w:rtl/>
        </w:rPr>
        <w:t xml:space="preserve">יחזיר, שאין בית דין נפרעין מהן, </w:t>
      </w:r>
    </w:p>
    <w:p w14:paraId="1329BD9F" w14:textId="77777777" w:rsidR="00262574" w:rsidRPr="00057F6E" w:rsidRDefault="00262574" w:rsidP="00262574">
      <w:pPr>
        <w:pStyle w:val="afff3"/>
        <w:spacing w:after="60" w:line="220" w:lineRule="exact"/>
        <w:rPr>
          <w:rtl/>
        </w:rPr>
      </w:pPr>
      <w:r w:rsidRPr="005E3761">
        <w:rPr>
          <w:rStyle w:val="TanaimMishna"/>
          <w:rtl/>
          <w:rPrChange w:id="20006" w:author="קלוד" w:date="2026-10-06T10:08:05Z">
            <w:rPr>
              <w:rStyle w:val="affffc"/>
              <w:rtl/>
            </w:rPr>
          </w:rPrChange>
        </w:rPr>
        <w:t>וחכ</w:t>
      </w:r>
      <w:r w:rsidRPr="005E3761">
        <w:rPr>
          <w:rStyle w:val="TanaimMishna"/>
          <w:rFonts w:hint="cs"/>
          <w:rtl/>
          <w:rPrChange w:id="20007" w:author="קלוד" w:date="2026-10-06T10:08:05Z">
            <w:rPr>
              <w:rStyle w:val="affffc"/>
              <w:rFonts w:hint="cs"/>
              <w:rtl/>
            </w:rPr>
          </w:rPrChange>
        </w:rPr>
        <w:t>''א</w:t>
      </w:r>
      <w:r w:rsidRPr="005E3761">
        <w:rPr>
          <w:rStyle w:val="TanaimMishna"/>
          <w:rtl/>
          <w:rPrChange w:id="20008" w:author="קלוד" w:date="2026-10-06T10:08:05Z">
            <w:rPr>
              <w:rStyle w:val="affffc"/>
              <w:rtl/>
            </w:rPr>
          </w:rPrChange>
        </w:rPr>
        <w:t>:</w:t>
      </w:r>
      <w:r w:rsidRPr="00057F6E">
        <w:rPr>
          <w:rtl/>
        </w:rPr>
        <w:t xml:space="preserve"> בין כך ובין כך לא יחזיר, מפני שבית דין נפרעין מהן.</w:t>
      </w:r>
    </w:p>
    <w:p w14:paraId="435C3016" w14:textId="77777777" w:rsidR="00262574" w:rsidRPr="00057F6E" w:rsidRDefault="00262574" w:rsidP="00262574">
      <w:pPr>
        <w:pStyle w:val="afff3"/>
        <w:spacing w:after="60" w:line="220" w:lineRule="exact"/>
        <w:rPr>
          <w:rtl/>
        </w:rPr>
      </w:pPr>
    </w:p>
    <w:p w14:paraId="393A41E1" w14:textId="049A8E5B" w:rsidR="00F707CE" w:rsidRPr="00F707CE" w:rsidRDefault="00262574" w:rsidP="00262574">
      <w:pPr>
        <w:pStyle w:val="36"/>
        <w:framePr w:wrap="notBeside"/>
        <w:rPr>
          <w:rtl/>
        </w:rPr>
      </w:pPr>
      <w:r w:rsidRPr="00F707CE">
        <w:rPr>
          <w:rFonts w:hint="cs"/>
          <w:rtl/>
        </w:rPr>
        <w:t>מיירי</w:t>
      </w:r>
      <w:r w:rsidR="00F707CE" w:rsidRPr="00F707CE">
        <w:rPr>
          <w:rFonts w:hint="cs"/>
          <w:rtl/>
        </w:rPr>
        <w:t>:</w:t>
      </w:r>
    </w:p>
    <w:p w14:paraId="1AC9A1FD" w14:textId="281E9B58" w:rsidR="00262574" w:rsidRPr="005E3761" w:rsidRDefault="00262574" w:rsidP="00262574">
      <w:pPr>
        <w:pStyle w:val="affff9"/>
        <w:rPr>
          <w:rStyle w:val="affffc"/>
          <w:rFonts w:ascii="Fb Fontext" w:hAnsi="Fb Fontext" w:cs="FrankRuehl"/>
          <w:b/>
          <w:bCs w:val="0"/>
          <w:spacing w:val="0"/>
          <w:sz w:val="32"/>
          <w:szCs w:val="18"/>
          <w:rtl/>
        </w:rPr>
      </w:pPr>
      <w:r w:rsidRPr="007C15AE">
        <w:rPr>
          <w:rStyle w:val="affffe"/>
          <w:rFonts w:hint="cs"/>
          <w:b w:val="0"/>
          <w:bCs w:val="0"/>
          <w:rtl/>
        </w:rPr>
        <w:t>כשהלוה</w:t>
      </w:r>
      <w:r>
        <w:rPr>
          <w:rFonts w:hint="cs"/>
          <w:rtl/>
        </w:rPr>
        <w:t xml:space="preserve"> ה</w:t>
      </w:r>
      <w:r w:rsidRPr="009330DD">
        <w:rPr>
          <w:rFonts w:hint="cs"/>
          <w:rtl/>
        </w:rPr>
        <w:t>חייב</w:t>
      </w:r>
      <w:r>
        <w:rPr>
          <w:rFonts w:hint="cs"/>
          <w:rtl/>
        </w:rPr>
        <w:t>,</w:t>
      </w:r>
      <w:r w:rsidRPr="009330DD">
        <w:rPr>
          <w:rFonts w:hint="cs"/>
          <w:rtl/>
        </w:rPr>
        <w:t xml:space="preserve"> מודה</w:t>
      </w:r>
      <w:r>
        <w:rPr>
          <w:rFonts w:hint="cs"/>
          <w:rtl/>
        </w:rPr>
        <w:t>.</w:t>
      </w:r>
    </w:p>
    <w:p w14:paraId="557B87DB" w14:textId="77777777" w:rsidR="00F707CE" w:rsidRPr="00F707CE" w:rsidRDefault="00262574" w:rsidP="00262574">
      <w:pPr>
        <w:pStyle w:val="36"/>
        <w:framePr w:wrap="notBeside"/>
        <w:rPr>
          <w:rtl/>
        </w:rPr>
      </w:pPr>
      <w:r w:rsidRPr="00F707CE">
        <w:rPr>
          <w:rFonts w:hint="cs"/>
          <w:rtl/>
        </w:rPr>
        <w:t>והטעם שמא</w:t>
      </w:r>
      <w:r w:rsidR="00F707CE" w:rsidRPr="00F707CE">
        <w:rPr>
          <w:rtl/>
        </w:rPr>
        <w:t>:</w:t>
      </w:r>
    </w:p>
    <w:p w14:paraId="06DE8CC4" w14:textId="0AFE3673" w:rsidR="00262574" w:rsidRPr="009330DD" w:rsidRDefault="00262574" w:rsidP="00262574">
      <w:pPr>
        <w:rPr>
          <w:rtl/>
        </w:rPr>
      </w:pPr>
      <w:r w:rsidRPr="009330DD">
        <w:rPr>
          <w:rFonts w:hint="cs"/>
          <w:rtl/>
        </w:rPr>
        <w:t>כתב ללות בניסן</w:t>
      </w:r>
      <w:r>
        <w:rPr>
          <w:rFonts w:hint="cs"/>
          <w:rtl/>
        </w:rPr>
        <w:t>,</w:t>
      </w:r>
      <w:r w:rsidRPr="009330DD">
        <w:rPr>
          <w:rFonts w:hint="cs"/>
          <w:rtl/>
        </w:rPr>
        <w:t xml:space="preserve"> ולוה </w:t>
      </w:r>
      <w:r>
        <w:rPr>
          <w:rFonts w:hint="cs"/>
          <w:rtl/>
        </w:rPr>
        <w:t>רק ב</w:t>
      </w:r>
      <w:r w:rsidRPr="009330DD">
        <w:rPr>
          <w:rFonts w:hint="cs"/>
          <w:rtl/>
        </w:rPr>
        <w:t xml:space="preserve">תשרי </w:t>
      </w:r>
      <w:r>
        <w:rPr>
          <w:rFonts w:hint="cs"/>
          <w:rtl/>
        </w:rPr>
        <w:t>וי</w:t>
      </w:r>
      <w:r w:rsidRPr="009330DD">
        <w:rPr>
          <w:rFonts w:hint="cs"/>
          <w:rtl/>
        </w:rPr>
        <w:t>טרוף מלקוחות שלא כדין</w:t>
      </w:r>
      <w:r>
        <w:rPr>
          <w:rFonts w:hint="cs"/>
          <w:rtl/>
        </w:rPr>
        <w:t>.</w:t>
      </w:r>
    </w:p>
    <w:p w14:paraId="22CAE3AB" w14:textId="77777777" w:rsidR="00262574" w:rsidRPr="00AE4624" w:rsidRDefault="00262574" w:rsidP="00262574">
      <w:pPr>
        <w:spacing w:after="60"/>
        <w:rPr>
          <w:rtl/>
        </w:rPr>
      </w:pPr>
      <w:r w:rsidRPr="005E3761">
        <w:rPr>
          <w:rStyle w:val="affffc"/>
          <w:rFonts w:hint="cs"/>
          <w:rtl/>
        </w:rPr>
        <w:t xml:space="preserve">בכל </w:t>
      </w:r>
      <w:r w:rsidRPr="005E3761">
        <w:rPr>
          <w:rStyle w:val="affffc"/>
          <w:rtl/>
        </w:rPr>
        <w:t>שטר</w:t>
      </w:r>
      <w:r w:rsidRPr="00AE4624">
        <w:rPr>
          <w:rtl/>
        </w:rPr>
        <w:t xml:space="preserve"> </w:t>
      </w:r>
      <w:r w:rsidRPr="00AE4624">
        <w:rPr>
          <w:rFonts w:hint="cs"/>
          <w:rtl/>
        </w:rPr>
        <w:t>לא חיישי שאין ריעותא</w:t>
      </w:r>
      <w:r>
        <w:rPr>
          <w:rFonts w:hint="cs"/>
          <w:rtl/>
        </w:rPr>
        <w:t>,</w:t>
      </w:r>
      <w:r w:rsidRPr="00AE4624">
        <w:rPr>
          <w:rFonts w:hint="cs"/>
          <w:rtl/>
        </w:rPr>
        <w:t xml:space="preserve"> </w:t>
      </w:r>
      <w:r>
        <w:rPr>
          <w:rtl/>
        </w:rPr>
        <w:tab/>
      </w:r>
      <w:r w:rsidRPr="005E3761">
        <w:rPr>
          <w:rStyle w:val="affffc"/>
          <w:rFonts w:hint="cs"/>
          <w:rtl/>
        </w:rPr>
        <w:t>כאן</w:t>
      </w:r>
      <w:r w:rsidRPr="00AE4624">
        <w:rPr>
          <w:rFonts w:hint="cs"/>
          <w:rtl/>
        </w:rPr>
        <w:t xml:space="preserve"> עצם זה שנפל איתרע</w:t>
      </w:r>
      <w:r w:rsidRPr="00AE4624">
        <w:rPr>
          <w:rtl/>
        </w:rPr>
        <w:t>.</w:t>
      </w:r>
    </w:p>
    <w:p w14:paraId="4FD0A9C8" w14:textId="058634DC" w:rsidR="00F707CE" w:rsidRPr="00F707CE" w:rsidRDefault="00262574" w:rsidP="00262574">
      <w:pPr>
        <w:pStyle w:val="36"/>
        <w:framePr w:wrap="notBeside"/>
        <w:rPr>
          <w:rtl/>
        </w:rPr>
      </w:pPr>
      <w:r w:rsidRPr="00F707CE">
        <w:rPr>
          <w:rFonts w:hint="cs"/>
          <w:rtl/>
        </w:rPr>
        <w:t>ו</w:t>
      </w:r>
      <w:r w:rsidRPr="00F707CE">
        <w:rPr>
          <w:rtl/>
        </w:rPr>
        <w:t>הא דתנן</w:t>
      </w:r>
      <w:r w:rsidR="00F707CE" w:rsidRPr="00F707CE">
        <w:rPr>
          <w:rtl/>
        </w:rPr>
        <w:t>:</w:t>
      </w:r>
    </w:p>
    <w:p w14:paraId="20C39B91" w14:textId="7F17D198" w:rsidR="00262574" w:rsidRPr="00245C6F" w:rsidRDefault="00262574" w:rsidP="00262574">
      <w:pPr>
        <w:spacing w:after="60"/>
        <w:rPr>
          <w:rStyle w:val="affffe"/>
          <w:spacing w:val="2"/>
          <w:rtl/>
        </w:rPr>
      </w:pPr>
      <w:r w:rsidRPr="00245C6F">
        <w:rPr>
          <w:spacing w:val="2"/>
          <w:rtl/>
        </w:rPr>
        <w:t xml:space="preserve">כותבין </w:t>
      </w:r>
      <w:r w:rsidR="008405EC" w:rsidRPr="008405EC">
        <w:rPr>
          <w:rStyle w:val="affffe"/>
          <w:rFonts w:hint="cs"/>
          <w:rtl/>
        </w:rPr>
        <w:t>לכתחילה</w:t>
      </w:r>
      <w:r w:rsidR="008405EC">
        <w:rPr>
          <w:rFonts w:hint="cs"/>
          <w:spacing w:val="2"/>
          <w:rtl/>
        </w:rPr>
        <w:t xml:space="preserve"> </w:t>
      </w:r>
      <w:r w:rsidRPr="00245C6F">
        <w:rPr>
          <w:spacing w:val="2"/>
          <w:rtl/>
        </w:rPr>
        <w:t xml:space="preserve">שטר ללוה </w:t>
      </w:r>
      <w:r w:rsidRPr="00245C6F">
        <w:rPr>
          <w:rFonts w:hint="cs"/>
          <w:spacing w:val="2"/>
          <w:rtl/>
        </w:rPr>
        <w:t>אף</w:t>
      </w:r>
      <w:r w:rsidRPr="00245C6F">
        <w:rPr>
          <w:spacing w:val="2"/>
          <w:rtl/>
        </w:rPr>
        <w:t xml:space="preserve"> שאין מלוה עמו, </w:t>
      </w:r>
      <w:r w:rsidRPr="00245C6F">
        <w:rPr>
          <w:rStyle w:val="affffe"/>
          <w:rFonts w:hint="cs"/>
          <w:spacing w:val="2"/>
          <w:rtl/>
        </w:rPr>
        <w:t>ולא חישי' לזמן מוקדם</w:t>
      </w:r>
    </w:p>
    <w:p w14:paraId="236E1512" w14:textId="77777777" w:rsidR="00F707CE" w:rsidRPr="00F707CE" w:rsidRDefault="00262574" w:rsidP="00262574">
      <w:pPr>
        <w:pStyle w:val="36"/>
        <w:framePr w:wrap="notBeside"/>
        <w:rPr>
          <w:rtl/>
        </w:rPr>
      </w:pPr>
      <w:r w:rsidRPr="00F707CE">
        <w:rPr>
          <w:rFonts w:hint="cs"/>
          <w:rtl/>
        </w:rPr>
        <w:t>א. רב אסי: מיירי</w:t>
      </w:r>
      <w:r w:rsidR="00F707CE" w:rsidRPr="00F707CE">
        <w:rPr>
          <w:rtl/>
        </w:rPr>
        <w:t>:</w:t>
      </w:r>
    </w:p>
    <w:p w14:paraId="5C6D8182" w14:textId="130E3759" w:rsidR="00262574" w:rsidRPr="00AE4624" w:rsidRDefault="00262574" w:rsidP="00262574">
      <w:pPr>
        <w:rPr>
          <w:rtl/>
        </w:rPr>
      </w:pPr>
      <w:r w:rsidRPr="0050150D">
        <w:rPr>
          <w:rFonts w:cs="PFT_Frank" w:hint="cs"/>
          <w:b/>
          <w:bCs/>
          <w:szCs w:val="14"/>
          <w:rtl/>
        </w:rPr>
        <w:t>בשטרי הקנאה דשיעבד נפשו</w:t>
      </w:r>
      <w:r w:rsidRPr="00AE4624">
        <w:rPr>
          <w:rFonts w:hint="cs"/>
          <w:rtl/>
        </w:rPr>
        <w:t xml:space="preserve"> שיוכל לגבות </w:t>
      </w:r>
      <w:r>
        <w:rPr>
          <w:rFonts w:hint="cs"/>
          <w:rtl/>
        </w:rPr>
        <w:t>אף אם לא ילווה</w:t>
      </w:r>
      <w:r w:rsidR="00482429">
        <w:rPr>
          <w:rFonts w:hint="cs"/>
          <w:rtl/>
        </w:rPr>
        <w:t xml:space="preserve"> </w:t>
      </w:r>
      <w:r w:rsidR="00482429" w:rsidRPr="00482429">
        <w:rPr>
          <w:rStyle w:val="affffe"/>
          <w:rFonts w:hint="cs"/>
          <w:rtl/>
        </w:rPr>
        <w:t>מעכשיו</w:t>
      </w:r>
      <w:r>
        <w:rPr>
          <w:rFonts w:hint="cs"/>
          <w:rtl/>
        </w:rPr>
        <w:t>.</w:t>
      </w:r>
    </w:p>
    <w:p w14:paraId="700E48D7" w14:textId="77777777" w:rsidR="00262574" w:rsidRPr="00AE4624" w:rsidRDefault="00262574" w:rsidP="00262574">
      <w:pPr>
        <w:pStyle w:val="affe"/>
        <w:framePr w:wrap="around"/>
        <w:rPr>
          <w:rtl/>
        </w:rPr>
      </w:pPr>
      <w:r w:rsidRPr="00AE4624">
        <w:rPr>
          <w:rtl/>
        </w:rPr>
        <w:t>יג.</w:t>
      </w:r>
    </w:p>
    <w:p w14:paraId="7BE3E8AC" w14:textId="06DF92DC" w:rsidR="00F707CE" w:rsidRPr="00F707CE" w:rsidRDefault="00262574" w:rsidP="00262574">
      <w:pPr>
        <w:pStyle w:val="36"/>
        <w:framePr w:wrap="notBeside"/>
        <w:rPr>
          <w:rtl/>
        </w:rPr>
      </w:pPr>
      <w:r w:rsidRPr="00F707CE">
        <w:rPr>
          <w:rFonts w:hint="cs"/>
          <w:rtl/>
        </w:rPr>
        <w:t>ומשנתנו</w:t>
      </w:r>
      <w:r w:rsidR="00F707CE" w:rsidRPr="00F707CE">
        <w:rPr>
          <w:rFonts w:hint="cs"/>
          <w:rtl/>
        </w:rPr>
        <w:t>:</w:t>
      </w:r>
    </w:p>
    <w:p w14:paraId="6F3D2821" w14:textId="512B0ECE" w:rsidR="00262574" w:rsidRPr="00AE4624" w:rsidRDefault="00262574" w:rsidP="00262574">
      <w:pPr>
        <w:spacing w:after="60"/>
        <w:rPr>
          <w:rtl/>
        </w:rPr>
      </w:pPr>
      <w:r>
        <w:rPr>
          <w:rFonts w:hint="cs"/>
          <w:rtl/>
        </w:rPr>
        <w:t>ש</w:t>
      </w:r>
      <w:r w:rsidRPr="00AE4624">
        <w:rPr>
          <w:rFonts w:hint="cs"/>
          <w:rtl/>
        </w:rPr>
        <w:t xml:space="preserve">לא יחזיר </w:t>
      </w:r>
      <w:r>
        <w:rPr>
          <w:rFonts w:hint="cs"/>
          <w:rtl/>
        </w:rPr>
        <w:t xml:space="preserve">- </w:t>
      </w:r>
      <w:r w:rsidRPr="00AE4624">
        <w:rPr>
          <w:rFonts w:hint="cs"/>
          <w:rtl/>
        </w:rPr>
        <w:t xml:space="preserve">כיון </w:t>
      </w:r>
      <w:r>
        <w:rPr>
          <w:rFonts w:hint="cs"/>
          <w:rtl/>
        </w:rPr>
        <w:t>ש</w:t>
      </w:r>
      <w:r w:rsidRPr="00AE4624">
        <w:rPr>
          <w:rFonts w:hint="cs"/>
          <w:rtl/>
        </w:rPr>
        <w:t xml:space="preserve">נפל איתרע ליה וחישי' </w:t>
      </w:r>
      <w:r>
        <w:rPr>
          <w:rFonts w:hint="cs"/>
          <w:rtl/>
        </w:rPr>
        <w:t>ש</w:t>
      </w:r>
      <w:r w:rsidRPr="00AE4624">
        <w:rPr>
          <w:rFonts w:hint="cs"/>
          <w:rtl/>
        </w:rPr>
        <w:t>מא אקרי וכתוב</w:t>
      </w:r>
      <w:r>
        <w:rPr>
          <w:rFonts w:hint="cs"/>
          <w:rtl/>
        </w:rPr>
        <w:t>.</w:t>
      </w:r>
    </w:p>
    <w:p w14:paraId="58CC13D7" w14:textId="77575B27" w:rsidR="00F707CE" w:rsidRPr="00F707CE" w:rsidRDefault="00262574" w:rsidP="00262574">
      <w:pPr>
        <w:pStyle w:val="36"/>
        <w:framePr w:wrap="notBeside"/>
        <w:rPr>
          <w:rtl/>
        </w:rPr>
      </w:pPr>
      <w:r w:rsidRPr="00F707CE">
        <w:rPr>
          <w:rFonts w:hint="cs"/>
          <w:rtl/>
        </w:rPr>
        <w:t xml:space="preserve">ב. </w:t>
      </w:r>
      <w:r w:rsidRPr="00F707CE">
        <w:rPr>
          <w:rtl/>
        </w:rPr>
        <w:t>אביי</w:t>
      </w:r>
      <w:r w:rsidRPr="00F707CE">
        <w:rPr>
          <w:rFonts w:hint="cs"/>
          <w:rtl/>
        </w:rPr>
        <w:t xml:space="preserve"> מיירי</w:t>
      </w:r>
      <w:r w:rsidR="00F707CE" w:rsidRPr="00F707CE">
        <w:rPr>
          <w:rtl/>
        </w:rPr>
        <w:t>:</w:t>
      </w:r>
    </w:p>
    <w:p w14:paraId="703F797A" w14:textId="716207A4" w:rsidR="00262574" w:rsidRPr="00AE4624" w:rsidRDefault="00262574" w:rsidP="00262574">
      <w:pPr>
        <w:rPr>
          <w:rtl/>
        </w:rPr>
      </w:pPr>
      <w:r w:rsidRPr="0050150D">
        <w:rPr>
          <w:rFonts w:cs="PFT_Frank" w:hint="cs"/>
          <w:b/>
          <w:bCs/>
          <w:szCs w:val="14"/>
          <w:rtl/>
        </w:rPr>
        <w:t>ע</w:t>
      </w:r>
      <w:r w:rsidRPr="0050150D">
        <w:rPr>
          <w:rFonts w:cs="PFT_Frank"/>
          <w:b/>
          <w:bCs/>
          <w:szCs w:val="14"/>
          <w:rtl/>
        </w:rPr>
        <w:t>דיו בחתומיו זכין לו</w:t>
      </w:r>
      <w:r w:rsidRPr="00AE4624">
        <w:rPr>
          <w:rtl/>
        </w:rPr>
        <w:t xml:space="preserve">, ואפילו </w:t>
      </w:r>
      <w:r>
        <w:rPr>
          <w:rFonts w:hint="cs"/>
          <w:rtl/>
        </w:rPr>
        <w:t xml:space="preserve">בשטרות שאינן שטרי הקנאה. </w:t>
      </w:r>
    </w:p>
    <w:p w14:paraId="3BE4DBBD" w14:textId="7A143F7F" w:rsidR="00F707CE" w:rsidRPr="00F707CE" w:rsidRDefault="00262574" w:rsidP="00262574">
      <w:pPr>
        <w:pStyle w:val="36"/>
        <w:framePr w:wrap="notBeside"/>
        <w:rPr>
          <w:rtl/>
        </w:rPr>
      </w:pPr>
      <w:r w:rsidRPr="00F707CE">
        <w:rPr>
          <w:rFonts w:hint="cs"/>
          <w:rtl/>
        </w:rPr>
        <w:t>ולא ס''ל כר''א</w:t>
      </w:r>
      <w:r w:rsidR="00F707CE" w:rsidRPr="00F707CE">
        <w:rPr>
          <w:rFonts w:hint="cs"/>
          <w:rtl/>
        </w:rPr>
        <w:t>:</w:t>
      </w:r>
    </w:p>
    <w:p w14:paraId="5C3153D7" w14:textId="28220349" w:rsidR="00262574" w:rsidRPr="00AE4624" w:rsidRDefault="00262574" w:rsidP="00262574">
      <w:pPr>
        <w:spacing w:after="60"/>
        <w:rPr>
          <w:rtl/>
        </w:rPr>
      </w:pPr>
      <w:r w:rsidRPr="00AE4624">
        <w:rPr>
          <w:rFonts w:hint="cs"/>
          <w:rtl/>
        </w:rPr>
        <w:t>כיון דכש</w:t>
      </w:r>
      <w:r>
        <w:rPr>
          <w:rFonts w:hint="cs"/>
          <w:rtl/>
        </w:rPr>
        <w:t>המ</w:t>
      </w:r>
      <w:r w:rsidRPr="00AE4624">
        <w:rPr>
          <w:rtl/>
        </w:rPr>
        <w:t xml:space="preserve">לוה </w:t>
      </w:r>
      <w:r>
        <w:rPr>
          <w:rFonts w:hint="cs"/>
          <w:rtl/>
        </w:rPr>
        <w:t>לא נמצא</w:t>
      </w:r>
      <w:r w:rsidRPr="00AE4624">
        <w:rPr>
          <w:rtl/>
        </w:rPr>
        <w:t xml:space="preserve"> לא כתבינן </w:t>
      </w:r>
      <w:r w:rsidRPr="00AE4624">
        <w:rPr>
          <w:rFonts w:hint="cs"/>
          <w:rtl/>
        </w:rPr>
        <w:t xml:space="preserve">אין לחוש </w:t>
      </w:r>
      <w:r w:rsidRPr="00AE4624">
        <w:rPr>
          <w:rtl/>
        </w:rPr>
        <w:t>דאקרי וכתוב.</w:t>
      </w:r>
    </w:p>
    <w:p w14:paraId="77ED644E" w14:textId="05522EFA" w:rsidR="00F707CE" w:rsidRPr="00F707CE" w:rsidRDefault="00262574" w:rsidP="00262574">
      <w:pPr>
        <w:pStyle w:val="36"/>
        <w:framePr w:wrap="notBeside"/>
        <w:rPr>
          <w:rtl/>
        </w:rPr>
      </w:pPr>
      <w:r w:rsidRPr="00F707CE">
        <w:rPr>
          <w:rFonts w:hint="cs"/>
          <w:rtl/>
        </w:rPr>
        <w:t xml:space="preserve">והא </w:t>
      </w:r>
      <w:r w:rsidRPr="00F707CE">
        <w:rPr>
          <w:rtl/>
        </w:rPr>
        <w:t>דתנן</w:t>
      </w:r>
      <w:r w:rsidR="00F707CE" w:rsidRPr="00F707CE">
        <w:rPr>
          <w:rtl/>
        </w:rPr>
        <w:t>:</w:t>
      </w:r>
    </w:p>
    <w:p w14:paraId="682DEA05" w14:textId="55CEC1CB" w:rsidR="00262574" w:rsidRDefault="00262574" w:rsidP="00262574">
      <w:pPr>
        <w:rPr>
          <w:rtl/>
        </w:rPr>
      </w:pPr>
      <w:r w:rsidRPr="00AE4624">
        <w:rPr>
          <w:rtl/>
        </w:rPr>
        <w:t xml:space="preserve">מצא גיטי נשים </w:t>
      </w:r>
      <w:r w:rsidRPr="009038ED">
        <w:rPr>
          <w:rStyle w:val="affffe"/>
          <w:rtl/>
        </w:rPr>
        <w:t>ושחרורי עבדים, דייתיקי, מתנה ושוברים</w:t>
      </w:r>
      <w:r w:rsidRPr="00AE4624">
        <w:rPr>
          <w:rtl/>
        </w:rPr>
        <w:t xml:space="preserve"> </w:t>
      </w:r>
      <w:r w:rsidRPr="0050150D">
        <w:rPr>
          <w:rFonts w:cs="PFT_Frank"/>
          <w:b/>
          <w:bCs/>
          <w:szCs w:val="14"/>
          <w:rtl/>
        </w:rPr>
        <w:t>- לא יחזיר,</w:t>
      </w:r>
      <w:r w:rsidRPr="00AE4624">
        <w:rPr>
          <w:rtl/>
        </w:rPr>
        <w:t xml:space="preserve"> </w:t>
      </w:r>
      <w:r>
        <w:rPr>
          <w:rFonts w:hint="cs"/>
          <w:rtl/>
        </w:rPr>
        <w:t xml:space="preserve"> </w:t>
      </w:r>
    </w:p>
    <w:p w14:paraId="5081F6FC" w14:textId="77777777" w:rsidR="00BE38BB" w:rsidRDefault="00262574" w:rsidP="00262574">
      <w:pPr>
        <w:rPr>
          <w:rtl/>
        </w:rPr>
      </w:pPr>
      <w:r w:rsidRPr="00AE4624">
        <w:rPr>
          <w:rtl/>
        </w:rPr>
        <w:t>שמא כתובים היו ונמלך עליהם שלא ליתנם.</w:t>
      </w:r>
      <w:r>
        <w:rPr>
          <w:rFonts w:hint="cs"/>
          <w:rtl/>
        </w:rPr>
        <w:t xml:space="preserve"> </w:t>
      </w:r>
    </w:p>
    <w:p w14:paraId="3E306FF5" w14:textId="0A419379" w:rsidR="00262574" w:rsidRPr="00AE4624" w:rsidRDefault="000E7ABA" w:rsidP="000E7ABA">
      <w:pPr>
        <w:spacing w:after="60"/>
      </w:pPr>
      <w:r>
        <w:rPr>
          <w:rFonts w:hint="cs"/>
          <w:rtl/>
        </w:rPr>
        <w:t xml:space="preserve">- </w:t>
      </w:r>
      <w:r w:rsidR="00BE38BB">
        <w:rPr>
          <w:rFonts w:hint="cs"/>
          <w:rtl/>
        </w:rPr>
        <w:t xml:space="preserve">הדין </w:t>
      </w:r>
      <w:r w:rsidR="00262574">
        <w:rPr>
          <w:rFonts w:hint="cs"/>
          <w:rtl/>
        </w:rPr>
        <w:t xml:space="preserve">שעדיו זכין לו  זה דווקא בשבאו לידו. </w:t>
      </w:r>
    </w:p>
    <w:p w14:paraId="253D3636" w14:textId="186BA7E8" w:rsidR="00F707CE" w:rsidRPr="00F707CE" w:rsidRDefault="00262574" w:rsidP="00262574">
      <w:pPr>
        <w:pStyle w:val="36"/>
        <w:framePr w:wrap="notBeside"/>
        <w:rPr>
          <w:rtl/>
        </w:rPr>
      </w:pPr>
      <w:r w:rsidRPr="00F707CE">
        <w:rPr>
          <w:rFonts w:hint="cs"/>
          <w:rtl/>
        </w:rPr>
        <w:t>ומשנתנו</w:t>
      </w:r>
      <w:r w:rsidR="00F707CE" w:rsidRPr="00F707CE">
        <w:rPr>
          <w:rtl/>
        </w:rPr>
        <w:t>:</w:t>
      </w:r>
    </w:p>
    <w:p w14:paraId="40269485" w14:textId="692E0330" w:rsidR="00262574" w:rsidRDefault="00262574" w:rsidP="00262574">
      <w:pPr>
        <w:rPr>
          <w:rtl/>
        </w:rPr>
      </w:pPr>
      <w:r>
        <w:rPr>
          <w:rFonts w:hint="cs"/>
          <w:rtl/>
        </w:rPr>
        <w:t>ש</w:t>
      </w:r>
      <w:r w:rsidRPr="00AE4624">
        <w:rPr>
          <w:rtl/>
        </w:rPr>
        <w:t>לא יחזיר.</w:t>
      </w:r>
      <w:r>
        <w:rPr>
          <w:rFonts w:hint="cs"/>
          <w:rtl/>
        </w:rPr>
        <w:t xml:space="preserve"> </w:t>
      </w:r>
      <w:r w:rsidRPr="007200EB">
        <w:rPr>
          <w:rFonts w:hint="cs"/>
          <w:rtl/>
        </w:rPr>
        <w:t xml:space="preserve">והעמדנו </w:t>
      </w:r>
      <w:r w:rsidRPr="007200EB">
        <w:rPr>
          <w:rtl/>
        </w:rPr>
        <w:t xml:space="preserve">כשחייב מודה, </w:t>
      </w:r>
    </w:p>
    <w:p w14:paraId="231C79BA" w14:textId="77777777" w:rsidR="00262574" w:rsidRPr="00AE4624" w:rsidRDefault="00262574" w:rsidP="00262574">
      <w:pPr>
        <w:rPr>
          <w:rtl/>
        </w:rPr>
      </w:pPr>
      <w:r w:rsidRPr="007200EB">
        <w:rPr>
          <w:rFonts w:hint="cs"/>
          <w:rtl/>
        </w:rPr>
        <w:t>-</w:t>
      </w:r>
      <w:r w:rsidRPr="007200EB">
        <w:rPr>
          <w:rtl/>
        </w:rPr>
        <w:t>שמא כתב ללות בניסן ולא לוה עד תשרי</w:t>
      </w:r>
      <w:r w:rsidRPr="00AE4624">
        <w:rPr>
          <w:rtl/>
        </w:rPr>
        <w:t>.</w:t>
      </w:r>
    </w:p>
    <w:p w14:paraId="4045E889" w14:textId="77777777" w:rsidR="00F707CE" w:rsidRPr="00F707CE" w:rsidRDefault="00262574" w:rsidP="00262574">
      <w:pPr>
        <w:pStyle w:val="36"/>
        <w:framePr w:wrap="notBeside"/>
        <w:rPr>
          <w:rtl/>
        </w:rPr>
      </w:pPr>
      <w:r w:rsidRPr="00F707CE">
        <w:rPr>
          <w:rFonts w:hint="cs"/>
          <w:rtl/>
        </w:rPr>
        <w:t>ל</w:t>
      </w:r>
      <w:r w:rsidRPr="00F707CE">
        <w:rPr>
          <w:rtl/>
        </w:rPr>
        <w:t>רב אסי</w:t>
      </w:r>
      <w:r w:rsidR="00F707CE" w:rsidRPr="00F707CE">
        <w:rPr>
          <w:rtl/>
        </w:rPr>
        <w:t>:</w:t>
      </w:r>
    </w:p>
    <w:p w14:paraId="5CE65F2D" w14:textId="38556D11" w:rsidR="00262574" w:rsidRPr="00AE4624" w:rsidRDefault="00262574" w:rsidP="00262574">
      <w:pPr>
        <w:rPr>
          <w:rtl/>
        </w:rPr>
      </w:pPr>
      <w:r>
        <w:rPr>
          <w:rFonts w:hint="cs"/>
          <w:rtl/>
        </w:rPr>
        <w:t>ד</w:t>
      </w:r>
      <w:r w:rsidRPr="00AE4624">
        <w:rPr>
          <w:rtl/>
        </w:rPr>
        <w:t xml:space="preserve">בשטרי </w:t>
      </w:r>
      <w:r>
        <w:rPr>
          <w:rFonts w:hint="cs"/>
          <w:rtl/>
        </w:rPr>
        <w:t xml:space="preserve">הקנאה יעמיד </w:t>
      </w:r>
      <w:r w:rsidRPr="00AE4624">
        <w:rPr>
          <w:rtl/>
        </w:rPr>
        <w:t>בשטרי דלאו אקנייתא, וכדאמרינן.</w:t>
      </w:r>
    </w:p>
    <w:p w14:paraId="1787A3D1" w14:textId="5ADDC5F7" w:rsidR="00F707CE" w:rsidRPr="00F707CE" w:rsidRDefault="00262574" w:rsidP="00262574">
      <w:pPr>
        <w:pStyle w:val="36"/>
        <w:framePr w:wrap="notBeside"/>
        <w:rPr>
          <w:rtl/>
        </w:rPr>
      </w:pPr>
      <w:r w:rsidRPr="00F707CE">
        <w:rPr>
          <w:rFonts w:hint="cs"/>
          <w:rtl/>
        </w:rPr>
        <w:t>ו</w:t>
      </w:r>
      <w:r w:rsidRPr="00F707CE">
        <w:rPr>
          <w:rtl/>
        </w:rPr>
        <w:t>לאביי</w:t>
      </w:r>
      <w:r w:rsidR="00F707CE" w:rsidRPr="00F707CE">
        <w:rPr>
          <w:rtl/>
        </w:rPr>
        <w:t>:</w:t>
      </w:r>
    </w:p>
    <w:p w14:paraId="4177DE95" w14:textId="54F6B4EC" w:rsidR="00262574" w:rsidRPr="00AE4624" w:rsidRDefault="00262574" w:rsidP="00262574">
      <w:pPr>
        <w:spacing w:after="60"/>
        <w:rPr>
          <w:rtl/>
        </w:rPr>
      </w:pPr>
      <w:r>
        <w:rPr>
          <w:rFonts w:hint="cs"/>
          <w:rtl/>
        </w:rPr>
        <w:t>ד</w:t>
      </w:r>
      <w:r w:rsidRPr="00AE4624">
        <w:rPr>
          <w:rtl/>
        </w:rPr>
        <w:t>עדיו בחתומיו זכין לו,</w:t>
      </w:r>
      <w:r w:rsidRPr="00AE4624">
        <w:rPr>
          <w:rFonts w:hint="cs"/>
          <w:rtl/>
        </w:rPr>
        <w:t xml:space="preserve"> </w:t>
      </w:r>
      <w:r w:rsidRPr="005E3761">
        <w:rPr>
          <w:rStyle w:val="affffc"/>
          <w:rFonts w:hint="cs"/>
          <w:rtl/>
        </w:rPr>
        <w:t xml:space="preserve">הטעם: </w:t>
      </w:r>
      <w:r>
        <w:rPr>
          <w:rFonts w:hint="cs"/>
          <w:rtl/>
        </w:rPr>
        <w:t xml:space="preserve">שאנו חוששים </w:t>
      </w:r>
      <w:r w:rsidRPr="00AE4624">
        <w:rPr>
          <w:rtl/>
        </w:rPr>
        <w:t>לפרעון ולקנוניא.</w:t>
      </w:r>
    </w:p>
    <w:p w14:paraId="4117BA44" w14:textId="718A5E1A" w:rsidR="00F707CE" w:rsidRPr="00F707CE" w:rsidRDefault="00262574" w:rsidP="00262574">
      <w:pPr>
        <w:pStyle w:val="36"/>
        <w:framePr w:wrap="notBeside"/>
        <w:rPr>
          <w:rtl/>
        </w:rPr>
      </w:pPr>
      <w:r w:rsidRPr="00F707CE">
        <w:rPr>
          <w:rtl/>
        </w:rPr>
        <w:t>ולשמואל</w:t>
      </w:r>
      <w:r w:rsidR="00F707CE" w:rsidRPr="00F707CE">
        <w:rPr>
          <w:rtl/>
        </w:rPr>
        <w:t>:</w:t>
      </w:r>
    </w:p>
    <w:p w14:paraId="36549228" w14:textId="49A459D9" w:rsidR="00262574" w:rsidRPr="005E3761" w:rsidRDefault="00262574" w:rsidP="00262574">
      <w:pPr>
        <w:rPr>
          <w:rStyle w:val="affffc"/>
          <w:rtl/>
        </w:rPr>
      </w:pPr>
      <w:r w:rsidRPr="00AE4624">
        <w:rPr>
          <w:rFonts w:hint="cs"/>
          <w:rtl/>
        </w:rPr>
        <w:t xml:space="preserve">דלא חייש לפרעון וקנוניא </w:t>
      </w:r>
    </w:p>
    <w:p w14:paraId="6577D99A" w14:textId="77777777" w:rsidR="00262574" w:rsidRPr="00A63EBD" w:rsidRDefault="00262574" w:rsidP="00262574">
      <w:pPr>
        <w:rPr>
          <w:spacing w:val="4"/>
          <w:rtl/>
        </w:rPr>
      </w:pPr>
      <w:r w:rsidRPr="005E3761">
        <w:rPr>
          <w:rStyle w:val="affffc"/>
          <w:rFonts w:hint="cs"/>
          <w:rtl/>
        </w:rPr>
        <w:t>אי ס''ל כר''א:</w:t>
      </w:r>
      <w:r w:rsidRPr="00A63EBD">
        <w:rPr>
          <w:rFonts w:hint="cs"/>
          <w:spacing w:val="4"/>
          <w:rtl/>
        </w:rPr>
        <w:t xml:space="preserve"> מתני' בשטרי דלאו הקנאה.</w:t>
      </w:r>
    </w:p>
    <w:p w14:paraId="41E3D751" w14:textId="77777777" w:rsidR="00262574" w:rsidRPr="00A63EBD" w:rsidRDefault="00262574" w:rsidP="00262574">
      <w:pPr>
        <w:rPr>
          <w:spacing w:val="4"/>
          <w:rtl/>
        </w:rPr>
      </w:pPr>
      <w:r w:rsidRPr="005E3761">
        <w:rPr>
          <w:rStyle w:val="affffc"/>
          <w:rFonts w:hint="cs"/>
          <w:rtl/>
        </w:rPr>
        <w:t>אי ס''ל כאביי:</w:t>
      </w:r>
      <w:r w:rsidRPr="00A63EBD">
        <w:rPr>
          <w:rFonts w:hint="cs"/>
          <w:spacing w:val="4"/>
          <w:rtl/>
        </w:rPr>
        <w:t xml:space="preserve"> מתני' כשאין חייב מודה ויחזיר אפי' דגבי מבני חרי </w:t>
      </w:r>
    </w:p>
    <w:p w14:paraId="5CC80741" w14:textId="77777777" w:rsidR="00262574" w:rsidRPr="00A63EBD" w:rsidRDefault="00262574" w:rsidP="00262574">
      <w:pPr>
        <w:rPr>
          <w:spacing w:val="2"/>
          <w:rtl/>
        </w:rPr>
      </w:pPr>
      <w:r w:rsidRPr="005E3761">
        <w:rPr>
          <w:rStyle w:val="affffc"/>
          <w:rFonts w:hint="cs"/>
          <w:spacing w:val="2"/>
          <w:rtl/>
        </w:rPr>
        <w:lastRenderedPageBreak/>
        <w:t>דס''ל כר''מ</w:t>
      </w:r>
      <w:r w:rsidRPr="00A63EBD">
        <w:rPr>
          <w:rFonts w:hint="cs"/>
          <w:spacing w:val="2"/>
          <w:rtl/>
        </w:rPr>
        <w:t xml:space="preserve"> דשט''ח שאין בו אחריות נכסים אין גובה אפי' מבני חרי</w:t>
      </w:r>
    </w:p>
    <w:p w14:paraId="00CB37BC" w14:textId="77777777" w:rsidR="00262574" w:rsidRPr="00A63EBD" w:rsidRDefault="00262574" w:rsidP="00262574">
      <w:pPr>
        <w:rPr>
          <w:rStyle w:val="affffe"/>
          <w:spacing w:val="4"/>
          <w:rtl/>
        </w:rPr>
      </w:pPr>
      <w:r w:rsidRPr="0050150D">
        <w:rPr>
          <w:rFonts w:cs="PFT_Frank" w:hint="cs"/>
          <w:b/>
          <w:bCs/>
          <w:spacing w:val="4"/>
          <w:szCs w:val="14"/>
          <w:rtl/>
        </w:rPr>
        <w:t>ומחזיר</w:t>
      </w:r>
      <w:r w:rsidRPr="00A63EBD">
        <w:rPr>
          <w:rFonts w:hint="cs"/>
          <w:spacing w:val="4"/>
          <w:rtl/>
        </w:rPr>
        <w:t xml:space="preserve">- לצור ע'פ צלוחיתו של מלוה </w:t>
      </w:r>
      <w:r w:rsidRPr="00A63EBD">
        <w:rPr>
          <w:rStyle w:val="affffe"/>
          <w:rFonts w:hint="cs"/>
          <w:spacing w:val="4"/>
          <w:rtl/>
        </w:rPr>
        <w:t>ולא של לוה שהרי אמר להד''ם</w:t>
      </w:r>
    </w:p>
    <w:p w14:paraId="67EE5CFA" w14:textId="3AFB3955" w:rsidR="006F071F" w:rsidRPr="00AE4624" w:rsidRDefault="00A6533C" w:rsidP="00A6533C">
      <w:pPr>
        <w:pStyle w:val="aff9"/>
        <w:rPr>
          <w:rtl/>
        </w:rPr>
      </w:pPr>
      <w:r w:rsidRPr="00AE4624">
        <w:rPr>
          <w:rtl/>
        </w:rPr>
        <w:t>***</w:t>
      </w:r>
    </w:p>
    <w:p w14:paraId="3E71DC94" w14:textId="77777777" w:rsidR="006F071F" w:rsidRPr="00AE4624" w:rsidRDefault="006F071F" w:rsidP="00A6533C">
      <w:pPr>
        <w:pStyle w:val="affe"/>
        <w:framePr w:wrap="around"/>
        <w:rPr>
          <w:rtl/>
        </w:rPr>
      </w:pPr>
      <w:r w:rsidRPr="00AE4624">
        <w:rPr>
          <w:rtl/>
        </w:rPr>
        <w:t>יג:</w:t>
      </w:r>
    </w:p>
    <w:p w14:paraId="5D2D97A3" w14:textId="06990587" w:rsidR="00A6533C" w:rsidRPr="00AE4624" w:rsidRDefault="006F071F" w:rsidP="00877F95">
      <w:pPr>
        <w:pStyle w:val="affff9"/>
        <w:rPr>
          <w:rtl/>
        </w:rPr>
      </w:pPr>
      <w:r w:rsidRPr="00AE4624">
        <w:rPr>
          <w:rFonts w:hint="cs"/>
          <w:rtl/>
        </w:rPr>
        <w:t>ר"א</w:t>
      </w:r>
      <w:r w:rsidRPr="00AE4624">
        <w:rPr>
          <w:rtl/>
        </w:rPr>
        <w:t xml:space="preserve">: </w:t>
      </w:r>
      <w:r w:rsidR="00651EC9">
        <w:rPr>
          <w:rFonts w:hint="cs"/>
          <w:rtl/>
        </w:rPr>
        <w:t>ה</w:t>
      </w:r>
      <w:r w:rsidRPr="00AE4624">
        <w:rPr>
          <w:rtl/>
        </w:rPr>
        <w:t xml:space="preserve">מחלוקת </w:t>
      </w:r>
      <w:r w:rsidR="00651EC9">
        <w:rPr>
          <w:rFonts w:hint="cs"/>
          <w:rtl/>
        </w:rPr>
        <w:t>במשנה -</w:t>
      </w:r>
      <w:r w:rsidRPr="00AE4624">
        <w:rPr>
          <w:rtl/>
        </w:rPr>
        <w:t>בשאין חייב מודה,</w:t>
      </w:r>
    </w:p>
    <w:p w14:paraId="09151913" w14:textId="77777777" w:rsidR="00D02FA4" w:rsidRDefault="006F071F" w:rsidP="00D02FA4">
      <w:pPr>
        <w:rPr>
          <w:rtl/>
        </w:rPr>
      </w:pPr>
      <w:r w:rsidRPr="0050150D">
        <w:rPr>
          <w:rFonts w:cs="PFT_Frank"/>
          <w:b/>
          <w:bCs/>
          <w:szCs w:val="14"/>
          <w:rtl/>
        </w:rPr>
        <w:t>שטר שאין בו אחריות נכסים</w:t>
      </w:r>
      <w:r w:rsidRPr="00AE4624">
        <w:rPr>
          <w:rtl/>
        </w:rPr>
        <w:t xml:space="preserve"> </w:t>
      </w:r>
      <w:r w:rsidR="00D02FA4" w:rsidRPr="005E3761">
        <w:rPr>
          <w:rStyle w:val="affffc"/>
          <w:rFonts w:hint="cs"/>
          <w:rtl/>
        </w:rPr>
        <w:t>לר''מ</w:t>
      </w:r>
      <w:r w:rsidR="00D02FA4">
        <w:rPr>
          <w:rFonts w:hint="cs"/>
          <w:rtl/>
        </w:rPr>
        <w:t xml:space="preserve"> </w:t>
      </w:r>
      <w:r w:rsidR="00651EC9">
        <w:rPr>
          <w:rFonts w:hint="cs"/>
          <w:rtl/>
        </w:rPr>
        <w:t xml:space="preserve">לא גובה אף מבני חורין </w:t>
      </w:r>
      <w:r w:rsidR="00D02FA4" w:rsidRPr="005E3761">
        <w:rPr>
          <w:rStyle w:val="affffc"/>
          <w:rFonts w:hint="cs"/>
          <w:rtl/>
        </w:rPr>
        <w:t>לרבנן</w:t>
      </w:r>
      <w:r w:rsidR="00D02FA4">
        <w:rPr>
          <w:rFonts w:hint="cs"/>
          <w:rtl/>
        </w:rPr>
        <w:t xml:space="preserve"> גובה</w:t>
      </w:r>
    </w:p>
    <w:p w14:paraId="275DB6DD" w14:textId="334031B2" w:rsidR="006F071F" w:rsidRPr="00AE4624" w:rsidRDefault="006F071F" w:rsidP="00D02FA4">
      <w:pPr>
        <w:rPr>
          <w:rtl/>
        </w:rPr>
      </w:pPr>
      <w:r w:rsidRPr="0050150D">
        <w:rPr>
          <w:rFonts w:cs="PFT_Frank"/>
          <w:b/>
          <w:bCs/>
          <w:szCs w:val="14"/>
          <w:rtl/>
        </w:rPr>
        <w:t>כשחייב מודה</w:t>
      </w:r>
      <w:r w:rsidRPr="00AE4624">
        <w:rPr>
          <w:rtl/>
        </w:rPr>
        <w:t xml:space="preserve"> </w:t>
      </w:r>
      <w:r w:rsidR="00D02FA4" w:rsidRPr="005E3761">
        <w:rPr>
          <w:rStyle w:val="affffc"/>
          <w:rFonts w:hint="cs"/>
          <w:rtl/>
        </w:rPr>
        <w:t xml:space="preserve"> </w:t>
      </w:r>
      <w:r w:rsidR="00651EC9" w:rsidRPr="005E3761">
        <w:rPr>
          <w:rStyle w:val="affffc"/>
          <w:rFonts w:hint="cs"/>
          <w:rtl/>
        </w:rPr>
        <w:t>לכו''ע</w:t>
      </w:r>
      <w:r w:rsidR="00651EC9">
        <w:rPr>
          <w:rFonts w:hint="cs"/>
          <w:rtl/>
        </w:rPr>
        <w:t xml:space="preserve"> </w:t>
      </w:r>
      <w:r w:rsidRPr="00AE4624">
        <w:rPr>
          <w:rtl/>
        </w:rPr>
        <w:t>יחזיר, ולא חיישינן לפרעון ולקנוניא.</w:t>
      </w:r>
    </w:p>
    <w:p w14:paraId="7E3D4638" w14:textId="77777777" w:rsidR="00A6533C" w:rsidRPr="00AE4624" w:rsidRDefault="006F071F" w:rsidP="00DA5AE6">
      <w:pPr>
        <w:pStyle w:val="affff9"/>
        <w:rPr>
          <w:rtl/>
        </w:rPr>
      </w:pPr>
      <w:r w:rsidRPr="00AE4624">
        <w:rPr>
          <w:rtl/>
        </w:rPr>
        <w:t>ורי"ו: מחלוקת כשחייב מודה,</w:t>
      </w:r>
    </w:p>
    <w:p w14:paraId="429F014D" w14:textId="77777777" w:rsidR="00F707CE" w:rsidRPr="00F707CE" w:rsidRDefault="006F071F" w:rsidP="00DA5AE6">
      <w:pPr>
        <w:pStyle w:val="36"/>
        <w:framePr w:wrap="notBeside"/>
        <w:rPr>
          <w:rtl/>
        </w:rPr>
      </w:pPr>
      <w:r w:rsidRPr="00F707CE">
        <w:rPr>
          <w:rtl/>
        </w:rPr>
        <w:t>ד</w:t>
      </w:r>
      <w:r w:rsidR="00DA5AE6" w:rsidRPr="00F707CE">
        <w:rPr>
          <w:rFonts w:hint="cs"/>
          <w:rtl/>
        </w:rPr>
        <w:t>ל</w:t>
      </w:r>
      <w:r w:rsidRPr="00F707CE">
        <w:rPr>
          <w:rtl/>
        </w:rPr>
        <w:t>ר</w:t>
      </w:r>
      <w:r w:rsidRPr="00F707CE">
        <w:rPr>
          <w:rFonts w:hint="cs"/>
          <w:rtl/>
        </w:rPr>
        <w:t>"מ</w:t>
      </w:r>
      <w:r w:rsidR="00F707CE" w:rsidRPr="00F707CE">
        <w:rPr>
          <w:rtl/>
        </w:rPr>
        <w:t>:</w:t>
      </w:r>
    </w:p>
    <w:p w14:paraId="60128F82" w14:textId="465193C7" w:rsidR="006F071F" w:rsidRPr="00AE4624" w:rsidRDefault="006F071F" w:rsidP="002540F0">
      <w:pPr>
        <w:rPr>
          <w:rtl/>
        </w:rPr>
      </w:pPr>
      <w:r w:rsidRPr="0050150D">
        <w:rPr>
          <w:rFonts w:cs="PFT_Frank"/>
          <w:b/>
          <w:bCs/>
          <w:szCs w:val="14"/>
          <w:rtl/>
        </w:rPr>
        <w:t>שטר שאין בו אחריות נכסים</w:t>
      </w:r>
      <w:r w:rsidRPr="00AE4624">
        <w:rPr>
          <w:rtl/>
        </w:rPr>
        <w:t xml:space="preserve"> </w:t>
      </w:r>
      <w:r w:rsidR="002540F0" w:rsidRPr="005E3761">
        <w:rPr>
          <w:rStyle w:val="affffc"/>
          <w:rFonts w:hint="cs"/>
          <w:rtl/>
        </w:rPr>
        <w:t>לר''מ</w:t>
      </w:r>
      <w:r w:rsidR="002540F0">
        <w:rPr>
          <w:rFonts w:hint="cs"/>
          <w:rtl/>
        </w:rPr>
        <w:t xml:space="preserve"> </w:t>
      </w:r>
      <w:r w:rsidR="00DA5AE6">
        <w:rPr>
          <w:rFonts w:hint="cs"/>
          <w:rtl/>
        </w:rPr>
        <w:t>גובה רק מבני חורין</w:t>
      </w:r>
      <w:r w:rsidR="002540F0">
        <w:rPr>
          <w:rFonts w:hint="cs"/>
          <w:rtl/>
        </w:rPr>
        <w:t xml:space="preserve"> </w:t>
      </w:r>
      <w:r w:rsidR="002540F0" w:rsidRPr="005E3761">
        <w:rPr>
          <w:rStyle w:val="affffc"/>
          <w:rFonts w:hint="cs"/>
          <w:rtl/>
        </w:rPr>
        <w:t>ולרבנן</w:t>
      </w:r>
      <w:r w:rsidR="002540F0">
        <w:rPr>
          <w:rFonts w:hint="cs"/>
          <w:rtl/>
        </w:rPr>
        <w:t xml:space="preserve"> גם ממשועבדים</w:t>
      </w:r>
      <w:r w:rsidR="00DA5AE6">
        <w:rPr>
          <w:rFonts w:hint="cs"/>
          <w:rtl/>
        </w:rPr>
        <w:t xml:space="preserve"> </w:t>
      </w:r>
    </w:p>
    <w:p w14:paraId="1A710DB9" w14:textId="06F64AEC" w:rsidR="006F071F" w:rsidRPr="00AE4624" w:rsidRDefault="006F071F" w:rsidP="0081662E">
      <w:pPr>
        <w:rPr>
          <w:rtl/>
        </w:rPr>
      </w:pPr>
      <w:r w:rsidRPr="0050150D">
        <w:rPr>
          <w:rFonts w:cs="PFT_Frank"/>
          <w:b/>
          <w:bCs/>
          <w:szCs w:val="14"/>
          <w:rtl/>
        </w:rPr>
        <w:t>אבל כשאין חייב מודה</w:t>
      </w:r>
      <w:r w:rsidRPr="00AE4624">
        <w:rPr>
          <w:rtl/>
        </w:rPr>
        <w:t xml:space="preserve"> </w:t>
      </w:r>
      <w:r w:rsidR="00DA5AE6" w:rsidRPr="005E3761">
        <w:rPr>
          <w:rStyle w:val="affffc"/>
          <w:rFonts w:hint="cs"/>
          <w:rtl/>
        </w:rPr>
        <w:t xml:space="preserve">לכו'ע </w:t>
      </w:r>
      <w:r w:rsidRPr="00AE4624">
        <w:rPr>
          <w:rtl/>
        </w:rPr>
        <w:t>לא יחזיר, דחיישינן לפרעון.</w:t>
      </w:r>
    </w:p>
    <w:p w14:paraId="1B48B090" w14:textId="1F40E07E" w:rsidR="00A6533C" w:rsidRPr="00AC5AEA" w:rsidRDefault="00ED0EFA" w:rsidP="0081662E">
      <w:pPr>
        <w:pStyle w:val="affff9"/>
        <w:rPr>
          <w:b w:val="0"/>
          <w:bCs w:val="0"/>
          <w:i/>
          <w:spacing w:val="-4"/>
          <w:rtl/>
        </w:rPr>
      </w:pPr>
      <w:r w:rsidRPr="0081662E">
        <w:rPr>
          <w:rFonts w:hint="cs"/>
          <w:i/>
          <w:spacing w:val="-4"/>
          <w:rtl/>
        </w:rPr>
        <w:t>ת</w:t>
      </w:r>
      <w:r w:rsidR="002B06C1">
        <w:rPr>
          <w:rFonts w:hint="cs"/>
          <w:i/>
          <w:spacing w:val="-4"/>
          <w:rtl/>
        </w:rPr>
        <w:t xml:space="preserve">ניא </w:t>
      </w:r>
      <w:r w:rsidR="00AC5AEA">
        <w:rPr>
          <w:rFonts w:hint="cs"/>
          <w:i/>
          <w:spacing w:val="-4"/>
          <w:rtl/>
        </w:rPr>
        <w:t>כוותיה ד</w:t>
      </w:r>
      <w:r w:rsidR="002B06C1">
        <w:rPr>
          <w:rFonts w:hint="cs"/>
          <w:i/>
          <w:spacing w:val="-4"/>
          <w:rtl/>
        </w:rPr>
        <w:t xml:space="preserve">ר' יוחנן </w:t>
      </w:r>
      <w:r w:rsidR="002B06C1" w:rsidRPr="00AC5AEA">
        <w:rPr>
          <w:rStyle w:val="affffe"/>
          <w:rFonts w:hint="cs"/>
          <w:b w:val="0"/>
          <w:bCs w:val="0"/>
          <w:rtl/>
        </w:rPr>
        <w:t>כשאין חייב</w:t>
      </w:r>
      <w:r w:rsidR="00AC5AEA" w:rsidRPr="00AC5AEA">
        <w:rPr>
          <w:rStyle w:val="affffe"/>
          <w:rFonts w:hint="cs"/>
          <w:b w:val="0"/>
          <w:bCs w:val="0"/>
          <w:rtl/>
        </w:rPr>
        <w:t xml:space="preserve"> מודה לכו''ע לא יחזיר</w:t>
      </w:r>
    </w:p>
    <w:p w14:paraId="6756E3EE" w14:textId="53D722A4" w:rsidR="006F071F" w:rsidRPr="00C4354F" w:rsidRDefault="006F071F" w:rsidP="004D1E19">
      <w:pPr>
        <w:rPr>
          <w:spacing w:val="-4"/>
          <w:rtl/>
        </w:rPr>
      </w:pPr>
      <w:r w:rsidRPr="0050150D">
        <w:rPr>
          <w:rFonts w:cs="PFT_Frank"/>
          <w:b/>
          <w:bCs/>
          <w:spacing w:val="-4"/>
          <w:szCs w:val="14"/>
          <w:rtl/>
        </w:rPr>
        <w:t>שט</w:t>
      </w:r>
      <w:r w:rsidRPr="0050150D">
        <w:rPr>
          <w:rFonts w:cs="PFT_Frank" w:hint="cs"/>
          <w:b/>
          <w:bCs/>
          <w:spacing w:val="-4"/>
          <w:szCs w:val="14"/>
          <w:rtl/>
        </w:rPr>
        <w:t>"ח</w:t>
      </w:r>
      <w:r w:rsidRPr="0050150D">
        <w:rPr>
          <w:rFonts w:cs="PFT_Frank"/>
          <w:b/>
          <w:bCs/>
          <w:spacing w:val="-4"/>
          <w:szCs w:val="14"/>
          <w:rtl/>
        </w:rPr>
        <w:t xml:space="preserve"> </w:t>
      </w:r>
      <w:r w:rsidR="004D1E19" w:rsidRPr="0050150D">
        <w:rPr>
          <w:rFonts w:cs="PFT_Frank" w:hint="cs"/>
          <w:b/>
          <w:bCs/>
          <w:spacing w:val="-4"/>
          <w:szCs w:val="14"/>
          <w:rtl/>
        </w:rPr>
        <w:t xml:space="preserve">עם </w:t>
      </w:r>
      <w:r w:rsidRPr="0050150D">
        <w:rPr>
          <w:rFonts w:cs="PFT_Frank"/>
          <w:b/>
          <w:bCs/>
          <w:spacing w:val="-4"/>
          <w:szCs w:val="14"/>
          <w:rtl/>
        </w:rPr>
        <w:t>אחריות נכסים,</w:t>
      </w:r>
      <w:r w:rsidRPr="00C4354F">
        <w:rPr>
          <w:spacing w:val="-4"/>
          <w:rtl/>
        </w:rPr>
        <w:t xml:space="preserve"> </w:t>
      </w:r>
      <w:r w:rsidR="005125DF" w:rsidRPr="00C4354F">
        <w:rPr>
          <w:rFonts w:hint="cs"/>
          <w:spacing w:val="-4"/>
          <w:rtl/>
        </w:rPr>
        <w:t>אף</w:t>
      </w:r>
      <w:r w:rsidRPr="00C4354F">
        <w:rPr>
          <w:spacing w:val="-4"/>
          <w:rtl/>
        </w:rPr>
        <w:t xml:space="preserve"> ששניהם מודים - לא יחזיר</w:t>
      </w:r>
      <w:r w:rsidR="004D1E19" w:rsidRPr="00C4354F">
        <w:rPr>
          <w:rFonts w:hint="cs"/>
          <w:spacing w:val="-4"/>
          <w:rtl/>
        </w:rPr>
        <w:t xml:space="preserve"> לשניהם </w:t>
      </w:r>
    </w:p>
    <w:p w14:paraId="0BFDA6BC" w14:textId="132407C1" w:rsidR="00A6533C" w:rsidRPr="00AE4624" w:rsidRDefault="006F071F" w:rsidP="005125DF">
      <w:pPr>
        <w:rPr>
          <w:rtl/>
        </w:rPr>
      </w:pPr>
      <w:r w:rsidRPr="0050150D">
        <w:rPr>
          <w:rFonts w:cs="PFT_Frank"/>
          <w:b/>
          <w:bCs/>
          <w:szCs w:val="14"/>
          <w:rtl/>
        </w:rPr>
        <w:t>אין בהן אחריות נכסים</w:t>
      </w:r>
      <w:r w:rsidRPr="00AE4624">
        <w:rPr>
          <w:rtl/>
        </w:rPr>
        <w:t>,</w:t>
      </w:r>
      <w:r w:rsidR="005125DF">
        <w:rPr>
          <w:rFonts w:hint="cs"/>
          <w:rtl/>
        </w:rPr>
        <w:t xml:space="preserve"> </w:t>
      </w:r>
      <w:r w:rsidRPr="005E3761">
        <w:rPr>
          <w:rStyle w:val="affffc"/>
          <w:rFonts w:hint="cs"/>
          <w:rtl/>
        </w:rPr>
        <w:t>לר''מ</w:t>
      </w:r>
      <w:r w:rsidRPr="00AE4624">
        <w:rPr>
          <w:rtl/>
        </w:rPr>
        <w:t xml:space="preserve"> בזמן שהלוה מודה יחזיר למלוה,</w:t>
      </w:r>
    </w:p>
    <w:p w14:paraId="59B455E1" w14:textId="540F9339" w:rsidR="006F071F" w:rsidRPr="0050150D" w:rsidRDefault="006F071F" w:rsidP="00C4354F">
      <w:pPr>
        <w:ind w:left="749" w:firstLine="720"/>
        <w:rPr>
          <w:rFonts w:cs="PFT_Frank"/>
          <w:b/>
          <w:bCs/>
          <w:szCs w:val="14"/>
          <w:rtl/>
        </w:rPr>
      </w:pPr>
      <w:r w:rsidRPr="0050150D">
        <w:rPr>
          <w:rFonts w:cs="PFT_Frank"/>
          <w:b/>
          <w:bCs/>
          <w:szCs w:val="14"/>
          <w:rtl/>
        </w:rPr>
        <w:t xml:space="preserve">אין הלוה מודה - לא יחזיר </w:t>
      </w:r>
      <w:r w:rsidR="00C4354F" w:rsidRPr="0050150D">
        <w:rPr>
          <w:rFonts w:cs="PFT_Frank" w:hint="cs"/>
          <w:b/>
          <w:bCs/>
          <w:szCs w:val="14"/>
          <w:rtl/>
        </w:rPr>
        <w:t>לשניהם</w:t>
      </w:r>
    </w:p>
    <w:p w14:paraId="00C23A98" w14:textId="77777777" w:rsidR="00F707CE" w:rsidRPr="00F707CE" w:rsidRDefault="006F071F" w:rsidP="001A4D3A">
      <w:pPr>
        <w:pStyle w:val="36"/>
        <w:framePr w:wrap="notBeside"/>
        <w:rPr>
          <w:rtl/>
        </w:rPr>
      </w:pPr>
      <w:r w:rsidRPr="00F707CE">
        <w:rPr>
          <w:rFonts w:hint="cs"/>
          <w:rtl/>
        </w:rPr>
        <w:t>דלר''מ</w:t>
      </w:r>
      <w:r w:rsidR="00F707CE" w:rsidRPr="00F707CE">
        <w:rPr>
          <w:rtl/>
        </w:rPr>
        <w:t>:</w:t>
      </w:r>
    </w:p>
    <w:p w14:paraId="580F3B74" w14:textId="6901AFCD" w:rsidR="00A6533C" w:rsidRPr="001A4D3A" w:rsidRDefault="006F071F" w:rsidP="009B508D">
      <w:pPr>
        <w:rPr>
          <w:spacing w:val="-2"/>
          <w:rtl/>
        </w:rPr>
      </w:pPr>
      <w:r w:rsidRPr="001A4D3A">
        <w:rPr>
          <w:rFonts w:hint="cs"/>
          <w:spacing w:val="-2"/>
          <w:rtl/>
        </w:rPr>
        <w:t>ביש אחריות גובה ממשועבדים, ובאין אחריות גובה מבני חורין</w:t>
      </w:r>
    </w:p>
    <w:p w14:paraId="009D61A4" w14:textId="6465C8D6" w:rsidR="00F707CE" w:rsidRPr="00F707CE" w:rsidRDefault="006F071F" w:rsidP="001A4D3A">
      <w:pPr>
        <w:pStyle w:val="36"/>
        <w:framePr w:wrap="notBeside"/>
        <w:rPr>
          <w:rtl/>
        </w:rPr>
      </w:pPr>
      <w:r w:rsidRPr="00F707CE">
        <w:rPr>
          <w:rFonts w:hint="cs"/>
          <w:rtl/>
        </w:rPr>
        <w:t>וחכ''א</w:t>
      </w:r>
      <w:r w:rsidR="00F707CE" w:rsidRPr="00F707CE">
        <w:rPr>
          <w:rtl/>
        </w:rPr>
        <w:t>:</w:t>
      </w:r>
    </w:p>
    <w:p w14:paraId="61D71ED5" w14:textId="364E9B02" w:rsidR="006F071F" w:rsidRPr="00AE4624" w:rsidRDefault="006F071F" w:rsidP="009B508D">
      <w:pPr>
        <w:rPr>
          <w:rtl/>
        </w:rPr>
      </w:pPr>
      <w:r w:rsidRPr="00AE4624">
        <w:rPr>
          <w:rtl/>
        </w:rPr>
        <w:t>אחד זה ואחד זה גובה מנכסים משועבדים.</w:t>
      </w:r>
    </w:p>
    <w:p w14:paraId="2AE0D5DF" w14:textId="77777777" w:rsidR="005125DF" w:rsidRDefault="006F071F" w:rsidP="005125DF">
      <w:pPr>
        <w:pStyle w:val="affff9"/>
        <w:rPr>
          <w:rtl/>
        </w:rPr>
      </w:pPr>
      <w:r w:rsidRPr="00AE4624">
        <w:rPr>
          <w:rtl/>
        </w:rPr>
        <w:t>תיובתא דר</w:t>
      </w:r>
      <w:r w:rsidRPr="00AE4624">
        <w:rPr>
          <w:rFonts w:hint="cs"/>
          <w:rtl/>
        </w:rPr>
        <w:t>"א</w:t>
      </w:r>
      <w:r w:rsidRPr="00AE4624">
        <w:rPr>
          <w:rtl/>
        </w:rPr>
        <w:t xml:space="preserve"> בחדא, </w:t>
      </w:r>
    </w:p>
    <w:p w14:paraId="09FEAE06" w14:textId="56C8C2B6" w:rsidR="00F707CE" w:rsidRPr="00F707CE" w:rsidRDefault="006F071F" w:rsidP="005125DF">
      <w:pPr>
        <w:pStyle w:val="36"/>
        <w:framePr w:wrap="notBeside"/>
        <w:rPr>
          <w:rtl/>
        </w:rPr>
      </w:pPr>
      <w:r w:rsidRPr="00F707CE">
        <w:rPr>
          <w:rtl/>
        </w:rPr>
        <w:t>ד</w:t>
      </w:r>
      <w:r w:rsidRPr="00F707CE">
        <w:rPr>
          <w:rFonts w:hint="cs"/>
          <w:rtl/>
        </w:rPr>
        <w:t>ס'ל דלר''מ</w:t>
      </w:r>
      <w:r w:rsidR="00F707CE" w:rsidRPr="00F707CE">
        <w:rPr>
          <w:rFonts w:hint="cs"/>
          <w:rtl/>
        </w:rPr>
        <w:t>:</w:t>
      </w:r>
    </w:p>
    <w:p w14:paraId="242D1A3B" w14:textId="30B77B37" w:rsidR="00A6533C" w:rsidRPr="001C44A7" w:rsidRDefault="006F071F" w:rsidP="001C44A7">
      <w:pPr>
        <w:rPr>
          <w:rFonts w:ascii="BA Vilna Bold" w:hAnsi="BA Vilna Bold" w:cs="BA Vilna Bold"/>
          <w:b/>
          <w:spacing w:val="4"/>
          <w:sz w:val="14"/>
          <w:szCs w:val="14"/>
          <w:rtl/>
        </w:rPr>
      </w:pPr>
      <w:r w:rsidRPr="00AE4624">
        <w:rPr>
          <w:rtl/>
        </w:rPr>
        <w:t xml:space="preserve">שאין בו אחריות נכסים </w:t>
      </w:r>
      <w:r w:rsidR="001B1CA2">
        <w:rPr>
          <w:rFonts w:hint="cs"/>
          <w:rtl/>
        </w:rPr>
        <w:t xml:space="preserve">לא </w:t>
      </w:r>
      <w:r w:rsidR="00E92B23">
        <w:rPr>
          <w:rFonts w:hint="cs"/>
          <w:rtl/>
        </w:rPr>
        <w:t>גובה אף</w:t>
      </w:r>
      <w:r w:rsidR="00E602C7">
        <w:rPr>
          <w:rFonts w:hint="cs"/>
          <w:rtl/>
        </w:rPr>
        <w:t xml:space="preserve"> </w:t>
      </w:r>
      <w:r w:rsidR="001B1CA2">
        <w:rPr>
          <w:rFonts w:hint="cs"/>
          <w:rtl/>
        </w:rPr>
        <w:t xml:space="preserve">מב''ח </w:t>
      </w:r>
      <w:r w:rsidR="001C44A7" w:rsidRPr="005E3761">
        <w:rPr>
          <w:rStyle w:val="affffc"/>
          <w:rFonts w:hint="cs"/>
          <w:rtl/>
        </w:rPr>
        <w:t xml:space="preserve">ולכו''ע לא חייש לקנוניא </w:t>
      </w:r>
    </w:p>
    <w:p w14:paraId="25040419" w14:textId="09B9F554" w:rsidR="00F707CE" w:rsidRPr="00F707CE" w:rsidRDefault="006F071F" w:rsidP="001B1CA2">
      <w:pPr>
        <w:pStyle w:val="36"/>
        <w:framePr w:wrap="notBeside"/>
        <w:rPr>
          <w:rtl/>
        </w:rPr>
      </w:pPr>
      <w:r w:rsidRPr="00F707CE">
        <w:rPr>
          <w:rtl/>
        </w:rPr>
        <w:t xml:space="preserve">וברייתא </w:t>
      </w:r>
      <w:r w:rsidR="00E602C7" w:rsidRPr="00F707CE">
        <w:rPr>
          <w:rFonts w:hint="cs"/>
          <w:rtl/>
        </w:rPr>
        <w:t>משמע</w:t>
      </w:r>
      <w:r w:rsidR="00F707CE" w:rsidRPr="00F707CE">
        <w:rPr>
          <w:rtl/>
        </w:rPr>
        <w:t>:</w:t>
      </w:r>
    </w:p>
    <w:p w14:paraId="62672659" w14:textId="0A66CE46" w:rsidR="006F071F" w:rsidRPr="0052511D" w:rsidRDefault="00304DDE" w:rsidP="001C44A7">
      <w:pPr>
        <w:rPr>
          <w:spacing w:val="-6"/>
          <w:rtl/>
        </w:rPr>
      </w:pPr>
      <w:r w:rsidRPr="009A0D83">
        <w:rPr>
          <w:rFonts w:hint="cs"/>
          <w:spacing w:val="-4"/>
          <w:rtl/>
        </w:rPr>
        <w:t>ש</w:t>
      </w:r>
      <w:r w:rsidR="001B1CA2" w:rsidRPr="009A0D83">
        <w:rPr>
          <w:rFonts w:hint="cs"/>
          <w:spacing w:val="-4"/>
          <w:rtl/>
        </w:rPr>
        <w:t>מב</w:t>
      </w:r>
      <w:r w:rsidRPr="009A0D83">
        <w:rPr>
          <w:rFonts w:hint="cs"/>
          <w:spacing w:val="-4"/>
          <w:rtl/>
        </w:rPr>
        <w:t>ני חורין גובה</w:t>
      </w:r>
      <w:r w:rsidR="0052511D" w:rsidRPr="009A0D83">
        <w:rPr>
          <w:rFonts w:hint="cs"/>
          <w:spacing w:val="-4"/>
          <w:rtl/>
        </w:rPr>
        <w:t>.</w:t>
      </w:r>
      <w:r w:rsidRPr="009A0D83">
        <w:rPr>
          <w:rFonts w:hint="cs"/>
          <w:spacing w:val="-4"/>
          <w:rtl/>
        </w:rPr>
        <w:t xml:space="preserve"> </w:t>
      </w:r>
      <w:r w:rsidR="0052511D" w:rsidRPr="009A0D83">
        <w:rPr>
          <w:rFonts w:hint="cs"/>
          <w:spacing w:val="-4"/>
          <w:rtl/>
        </w:rPr>
        <w:t>ומ</w:t>
      </w:r>
      <w:r w:rsidR="006F071F" w:rsidRPr="009A0D83">
        <w:rPr>
          <w:spacing w:val="-4"/>
          <w:rtl/>
        </w:rPr>
        <w:t xml:space="preserve">דתני: </w:t>
      </w:r>
      <w:r w:rsidR="0052511D" w:rsidRPr="009A0D83">
        <w:rPr>
          <w:rFonts w:hint="cs"/>
          <w:spacing w:val="-4"/>
          <w:rtl/>
        </w:rPr>
        <w:t>אף</w:t>
      </w:r>
      <w:r w:rsidR="006F071F" w:rsidRPr="009A0D83">
        <w:rPr>
          <w:spacing w:val="-4"/>
          <w:rtl/>
        </w:rPr>
        <w:t xml:space="preserve"> ששניהם מודים לא יחזיר </w:t>
      </w:r>
      <w:r w:rsidR="0052511D" w:rsidRPr="009A0D83">
        <w:rPr>
          <w:rFonts w:hint="cs"/>
          <w:spacing w:val="-4"/>
          <w:rtl/>
        </w:rPr>
        <w:t>לשניהם</w:t>
      </w:r>
      <w:r w:rsidR="0052511D" w:rsidRPr="0052511D">
        <w:rPr>
          <w:rFonts w:hint="cs"/>
          <w:spacing w:val="-6"/>
          <w:rtl/>
        </w:rPr>
        <w:t xml:space="preserve"> </w:t>
      </w:r>
      <w:r w:rsidR="0052511D" w:rsidRPr="0050150D">
        <w:rPr>
          <w:rFonts w:cs="PFT_Frank" w:hint="cs"/>
          <w:b/>
          <w:bCs/>
          <w:spacing w:val="-6"/>
          <w:szCs w:val="14"/>
          <w:rtl/>
        </w:rPr>
        <w:t>משמע דחייש לקנוניא</w:t>
      </w:r>
      <w:r w:rsidR="006F071F" w:rsidRPr="0052511D">
        <w:rPr>
          <w:spacing w:val="-6"/>
          <w:rtl/>
        </w:rPr>
        <w:t>.</w:t>
      </w:r>
    </w:p>
    <w:p w14:paraId="1BD5A33E" w14:textId="03C22D04" w:rsidR="006F071F" w:rsidRPr="00CA5FC7" w:rsidRDefault="009A0D83" w:rsidP="00CA5FC7">
      <w:pPr>
        <w:pStyle w:val="affffd"/>
        <w:rPr>
          <w:rtl/>
        </w:rPr>
      </w:pPr>
      <w:r w:rsidRPr="00CA5FC7">
        <w:rPr>
          <w:rFonts w:hint="cs"/>
          <w:rtl/>
        </w:rPr>
        <w:t xml:space="preserve">וחד </w:t>
      </w:r>
      <w:r w:rsidR="006F071F" w:rsidRPr="00CA5FC7">
        <w:rPr>
          <w:rtl/>
        </w:rPr>
        <w:t>טעם הוא, משום ד</w:t>
      </w:r>
      <w:r w:rsidR="005C6476" w:rsidRPr="00CA5FC7">
        <w:rPr>
          <w:rFonts w:hint="cs"/>
          <w:rtl/>
        </w:rPr>
        <w:t>אר''א</w:t>
      </w:r>
      <w:r w:rsidR="006F071F" w:rsidRPr="00CA5FC7">
        <w:rPr>
          <w:rtl/>
        </w:rPr>
        <w:t xml:space="preserve"> מחלוקת בשאין חייב מודה - הוא מתרץ </w:t>
      </w:r>
      <w:r w:rsidR="005C6476" w:rsidRPr="00CA5FC7">
        <w:rPr>
          <w:rFonts w:hint="cs"/>
          <w:rtl/>
        </w:rPr>
        <w:t>כן</w:t>
      </w:r>
      <w:r w:rsidR="006F071F" w:rsidRPr="00CA5FC7">
        <w:rPr>
          <w:rtl/>
        </w:rPr>
        <w:t>.</w:t>
      </w:r>
    </w:p>
    <w:p w14:paraId="6DE44EEC" w14:textId="0640A219" w:rsidR="006F071F" w:rsidRPr="00AE4624" w:rsidRDefault="006F071F" w:rsidP="005125DF">
      <w:pPr>
        <w:pStyle w:val="affff9"/>
        <w:rPr>
          <w:rtl/>
        </w:rPr>
      </w:pPr>
      <w:r w:rsidRPr="00AE4624">
        <w:rPr>
          <w:rtl/>
        </w:rPr>
        <w:t xml:space="preserve">תיובתא דשמואל </w:t>
      </w:r>
      <w:r w:rsidR="007D3DAD" w:rsidRPr="007D3DAD">
        <w:rPr>
          <w:rStyle w:val="affffe"/>
          <w:rFonts w:hint="cs"/>
          <w:b w:val="0"/>
          <w:bCs w:val="0"/>
          <w:rtl/>
        </w:rPr>
        <w:t>שלא חשש לקנוניא</w:t>
      </w:r>
      <w:r w:rsidR="007D3DAD">
        <w:rPr>
          <w:rFonts w:hint="cs"/>
          <w:rtl/>
        </w:rPr>
        <w:t xml:space="preserve"> </w:t>
      </w:r>
      <w:r w:rsidRPr="00AE4624">
        <w:rPr>
          <w:rtl/>
        </w:rPr>
        <w:t>בתרתי.</w:t>
      </w:r>
    </w:p>
    <w:p w14:paraId="66DEBE21" w14:textId="1BB6EBA6" w:rsidR="00F707CE" w:rsidRPr="00F707CE" w:rsidRDefault="009A38D0" w:rsidP="005125DF">
      <w:pPr>
        <w:pStyle w:val="36"/>
        <w:framePr w:wrap="notBeside"/>
        <w:rPr>
          <w:rtl/>
        </w:rPr>
      </w:pPr>
      <w:r w:rsidRPr="00F707CE">
        <w:rPr>
          <w:rFonts w:hint="cs"/>
          <w:rtl/>
        </w:rPr>
        <w:t>א</w:t>
      </w:r>
      <w:r w:rsidR="00F707CE" w:rsidRPr="00F707CE">
        <w:rPr>
          <w:rFonts w:hint="cs"/>
          <w:rtl/>
        </w:rPr>
        <w:t>.</w:t>
      </w:r>
    </w:p>
    <w:p w14:paraId="6AB4A5EC" w14:textId="261DF8CE" w:rsidR="006F071F" w:rsidRPr="00AE4624" w:rsidRDefault="006F071F" w:rsidP="009B508D">
      <w:pPr>
        <w:rPr>
          <w:rtl/>
        </w:rPr>
      </w:pPr>
      <w:r w:rsidRPr="00AE4624">
        <w:rPr>
          <w:rtl/>
        </w:rPr>
        <w:t xml:space="preserve">רבי אלעזר, </w:t>
      </w:r>
      <w:r w:rsidR="007D3DAD">
        <w:rPr>
          <w:rFonts w:hint="cs"/>
          <w:rtl/>
        </w:rPr>
        <w:t xml:space="preserve">שהרי מעמיד המשנה - </w:t>
      </w:r>
      <w:r w:rsidRPr="00AE4624">
        <w:rPr>
          <w:rtl/>
        </w:rPr>
        <w:t>בשאין חייב מודה.</w:t>
      </w:r>
    </w:p>
    <w:p w14:paraId="0FD5BDCF" w14:textId="4C502187" w:rsidR="00F707CE" w:rsidRPr="00F707CE" w:rsidRDefault="009A38D0" w:rsidP="005125DF">
      <w:pPr>
        <w:pStyle w:val="36"/>
        <w:framePr w:wrap="notBeside"/>
        <w:rPr>
          <w:rtl/>
        </w:rPr>
      </w:pPr>
      <w:r w:rsidRPr="00F707CE">
        <w:rPr>
          <w:rFonts w:hint="cs"/>
          <w:rtl/>
        </w:rPr>
        <w:lastRenderedPageBreak/>
        <w:t>ב.</w:t>
      </w:r>
      <w:r w:rsidR="006F071F" w:rsidRPr="00F707CE">
        <w:rPr>
          <w:rtl/>
        </w:rPr>
        <w:t xml:space="preserve"> </w:t>
      </w:r>
      <w:r w:rsidRPr="00F707CE">
        <w:rPr>
          <w:rFonts w:hint="cs"/>
          <w:rtl/>
        </w:rPr>
        <w:t>שאמר שמואל</w:t>
      </w:r>
      <w:r w:rsidR="00F707CE" w:rsidRPr="00F707CE">
        <w:rPr>
          <w:rtl/>
        </w:rPr>
        <w:t>-</w:t>
      </w:r>
    </w:p>
    <w:p w14:paraId="5180E061" w14:textId="0A30DE88" w:rsidR="008B533C" w:rsidRDefault="006F071F" w:rsidP="009B508D">
      <w:pPr>
        <w:rPr>
          <w:rStyle w:val="affffe"/>
          <w:rtl/>
        </w:rPr>
      </w:pPr>
      <w:r w:rsidRPr="00AE4624">
        <w:rPr>
          <w:rtl/>
        </w:rPr>
        <w:t xml:space="preserve">מצא שטר הקנאה בשוק - יחזיר לבעלים, ולא חיישינן לפרעון, </w:t>
      </w:r>
      <w:r w:rsidRPr="0050150D">
        <w:rPr>
          <w:rFonts w:cs="PFT_Frank"/>
          <w:b/>
          <w:bCs/>
          <w:szCs w:val="14"/>
          <w:rtl/>
        </w:rPr>
        <w:t>תיובתא,</w:t>
      </w:r>
      <w:r w:rsidRPr="00AE4624">
        <w:rPr>
          <w:rtl/>
        </w:rPr>
        <w:t xml:space="preserve"> </w:t>
      </w:r>
      <w:r w:rsidR="008B533C" w:rsidRPr="005E3761">
        <w:rPr>
          <w:rStyle w:val="affffc"/>
          <w:rtl/>
        </w:rPr>
        <w:tab/>
      </w:r>
      <w:r w:rsidR="003C7CCF" w:rsidRPr="005E3761">
        <w:rPr>
          <w:rStyle w:val="affffc"/>
          <w:rFonts w:hint="cs"/>
          <w:rtl/>
        </w:rPr>
        <w:t>שכאן תני</w:t>
      </w:r>
      <w:r w:rsidRPr="00AE4624">
        <w:rPr>
          <w:rtl/>
        </w:rPr>
        <w:t xml:space="preserve"> </w:t>
      </w:r>
      <w:r w:rsidR="003C7CCF">
        <w:rPr>
          <w:rFonts w:hint="cs"/>
          <w:rtl/>
        </w:rPr>
        <w:t xml:space="preserve">אף </w:t>
      </w:r>
      <w:r w:rsidRPr="00AE4624">
        <w:rPr>
          <w:rtl/>
        </w:rPr>
        <w:t xml:space="preserve">ששניהם מודים </w:t>
      </w:r>
      <w:r w:rsidR="008B533C">
        <w:rPr>
          <w:rFonts w:hint="cs"/>
          <w:rtl/>
        </w:rPr>
        <w:t xml:space="preserve">- </w:t>
      </w:r>
      <w:r w:rsidRPr="00AE4624">
        <w:rPr>
          <w:rtl/>
        </w:rPr>
        <w:t xml:space="preserve">לא יחזיר </w:t>
      </w:r>
      <w:r w:rsidR="003C7CCF">
        <w:rPr>
          <w:rFonts w:hint="cs"/>
          <w:rtl/>
        </w:rPr>
        <w:t>לשניהם</w:t>
      </w:r>
      <w:r w:rsidR="008B533C">
        <w:rPr>
          <w:rStyle w:val="affffe"/>
          <w:rFonts w:hint="cs"/>
          <w:rtl/>
        </w:rPr>
        <w:t>,</w:t>
      </w:r>
      <w:r w:rsidRPr="003C7CCF">
        <w:rPr>
          <w:rStyle w:val="affffe"/>
          <w:rtl/>
        </w:rPr>
        <w:t xml:space="preserve"> </w:t>
      </w:r>
    </w:p>
    <w:p w14:paraId="692EAAC1" w14:textId="32A43074" w:rsidR="006F071F" w:rsidRPr="00AE4624" w:rsidRDefault="008B533C" w:rsidP="008B533C">
      <w:pPr>
        <w:pStyle w:val="affffd"/>
        <w:ind w:left="452" w:firstLine="113"/>
        <w:rPr>
          <w:rtl/>
        </w:rPr>
      </w:pPr>
      <w:r>
        <w:rPr>
          <w:rStyle w:val="affffe"/>
          <w:rFonts w:hint="cs"/>
          <w:rtl/>
        </w:rPr>
        <w:t xml:space="preserve">אלמא </w:t>
      </w:r>
      <w:r w:rsidR="006F071F" w:rsidRPr="003C7CCF">
        <w:rPr>
          <w:rStyle w:val="affffe"/>
          <w:rtl/>
        </w:rPr>
        <w:t>חישי</w:t>
      </w:r>
      <w:r w:rsidR="003C7CCF">
        <w:rPr>
          <w:rStyle w:val="affffe"/>
          <w:rFonts w:hint="cs"/>
          <w:rtl/>
        </w:rPr>
        <w:t>'</w:t>
      </w:r>
      <w:r w:rsidR="006F071F" w:rsidRPr="003C7CCF">
        <w:rPr>
          <w:rStyle w:val="affffe"/>
          <w:rtl/>
        </w:rPr>
        <w:t xml:space="preserve"> לפרעון.</w:t>
      </w:r>
      <w:r>
        <w:rPr>
          <w:rFonts w:hint="cs"/>
          <w:rtl/>
        </w:rPr>
        <w:t xml:space="preserve"> </w:t>
      </w:r>
      <w:r w:rsidR="006F071F" w:rsidRPr="00AE4624">
        <w:rPr>
          <w:rtl/>
        </w:rPr>
        <w:t>וכ</w:t>
      </w:r>
      <w:r w:rsidR="006F071F" w:rsidRPr="00AE4624">
        <w:rPr>
          <w:rFonts w:hint="cs"/>
          <w:rtl/>
        </w:rPr>
        <w:t>"ש</w:t>
      </w:r>
      <w:r w:rsidR="006F071F" w:rsidRPr="00AE4624">
        <w:rPr>
          <w:rtl/>
        </w:rPr>
        <w:t xml:space="preserve"> </w:t>
      </w:r>
      <w:r>
        <w:rPr>
          <w:rFonts w:hint="cs"/>
          <w:rtl/>
        </w:rPr>
        <w:t>כאן</w:t>
      </w:r>
      <w:r w:rsidR="006F071F" w:rsidRPr="00AE4624">
        <w:rPr>
          <w:rtl/>
        </w:rPr>
        <w:t xml:space="preserve"> דלא מודה לוה, דחיישינן לפרעון.</w:t>
      </w:r>
    </w:p>
    <w:p w14:paraId="40522E4A" w14:textId="77777777" w:rsidR="00A6533C" w:rsidRPr="00C97B99" w:rsidRDefault="00A6533C" w:rsidP="00A6533C">
      <w:pPr>
        <w:pStyle w:val="aff9"/>
        <w:rPr>
          <w:rtl/>
        </w:rPr>
      </w:pPr>
      <w:r w:rsidRPr="00C97B99">
        <w:rPr>
          <w:rtl/>
        </w:rPr>
        <w:t>***</w:t>
      </w:r>
    </w:p>
    <w:p w14:paraId="10C373A3" w14:textId="208C457A" w:rsidR="006F071F" w:rsidRDefault="006F071F" w:rsidP="00A6533C">
      <w:pPr>
        <w:pStyle w:val="affe"/>
        <w:framePr w:wrap="around"/>
        <w:rPr>
          <w:rFonts w:cs="David"/>
          <w:szCs w:val="32"/>
          <w:rtl/>
        </w:rPr>
      </w:pPr>
      <w:r w:rsidRPr="005F751E">
        <w:rPr>
          <w:rtl/>
        </w:rPr>
        <w:t>יד.</w:t>
      </w:r>
    </w:p>
    <w:p w14:paraId="34F5440E" w14:textId="6ED82463" w:rsidR="00F707CE" w:rsidRPr="00F707CE" w:rsidRDefault="006F071F" w:rsidP="00AA39AE">
      <w:pPr>
        <w:pStyle w:val="36"/>
        <w:framePr w:wrap="notBeside"/>
        <w:rPr>
          <w:rtl/>
        </w:rPr>
      </w:pPr>
      <w:r w:rsidRPr="00F707CE">
        <w:rPr>
          <w:rtl/>
        </w:rPr>
        <w:t>שמואל</w:t>
      </w:r>
      <w:r w:rsidR="00F707CE" w:rsidRPr="00F707CE">
        <w:rPr>
          <w:rtl/>
        </w:rPr>
        <w:t>:</w:t>
      </w:r>
    </w:p>
    <w:p w14:paraId="000DA9AF" w14:textId="15DF5CBC" w:rsidR="00F825C6" w:rsidRPr="00F825C6" w:rsidRDefault="00530827" w:rsidP="00F825C6">
      <w:pPr>
        <w:pStyle w:val="affff9"/>
        <w:rPr>
          <w:spacing w:val="-2"/>
          <w:rtl/>
        </w:rPr>
      </w:pPr>
      <w:r w:rsidRPr="00F825C6">
        <w:rPr>
          <w:rFonts w:hint="cs"/>
          <w:spacing w:val="-2"/>
          <w:rtl/>
        </w:rPr>
        <w:t>טעם ד</w:t>
      </w:r>
      <w:r w:rsidR="006F071F" w:rsidRPr="00F825C6">
        <w:rPr>
          <w:spacing w:val="-2"/>
          <w:rtl/>
        </w:rPr>
        <w:t xml:space="preserve">רבנן </w:t>
      </w:r>
      <w:r w:rsidR="00811AF2" w:rsidRPr="00F825C6">
        <w:rPr>
          <w:rFonts w:hint="cs"/>
          <w:spacing w:val="-2"/>
          <w:rtl/>
        </w:rPr>
        <w:t xml:space="preserve">ששטר שאין בו אחריות </w:t>
      </w:r>
      <w:r w:rsidRPr="00F825C6">
        <w:rPr>
          <w:rFonts w:hint="cs"/>
          <w:spacing w:val="-2"/>
          <w:rtl/>
        </w:rPr>
        <w:t xml:space="preserve">שגובה </w:t>
      </w:r>
      <w:r w:rsidR="00811AF2" w:rsidRPr="00F825C6">
        <w:rPr>
          <w:rFonts w:hint="cs"/>
          <w:spacing w:val="-2"/>
          <w:rtl/>
        </w:rPr>
        <w:t xml:space="preserve">אף ממשועבדים </w:t>
      </w:r>
    </w:p>
    <w:p w14:paraId="3537EAB0" w14:textId="07F382A2" w:rsidR="006F071F" w:rsidRPr="001B5426" w:rsidRDefault="00811AF2" w:rsidP="009B508D">
      <w:pPr>
        <w:rPr>
          <w:rtl/>
        </w:rPr>
      </w:pPr>
      <w:r w:rsidRPr="005E3761">
        <w:rPr>
          <w:rStyle w:val="affffc"/>
          <w:rFonts w:hint="cs"/>
          <w:rtl/>
        </w:rPr>
        <w:t>ש</w:t>
      </w:r>
      <w:r w:rsidR="006F071F" w:rsidRPr="005E3761">
        <w:rPr>
          <w:rStyle w:val="affffc"/>
          <w:rtl/>
        </w:rPr>
        <w:t>סבר</w:t>
      </w:r>
      <w:r w:rsidR="006A66D1" w:rsidRPr="005E3761">
        <w:rPr>
          <w:rStyle w:val="affffc"/>
          <w:rFonts w:hint="cs"/>
          <w:rtl/>
        </w:rPr>
        <w:t>ו</w:t>
      </w:r>
      <w:r w:rsidR="006F071F" w:rsidRPr="005E3761">
        <w:rPr>
          <w:rStyle w:val="affffc"/>
          <w:rtl/>
        </w:rPr>
        <w:t>:</w:t>
      </w:r>
      <w:r w:rsidR="006F071F" w:rsidRPr="001B5426">
        <w:rPr>
          <w:rtl/>
        </w:rPr>
        <w:t xml:space="preserve"> אחריות טעות סופר הוא</w:t>
      </w:r>
      <w:r w:rsidR="004301D7">
        <w:rPr>
          <w:rFonts w:hint="cs"/>
          <w:rtl/>
        </w:rPr>
        <w:t xml:space="preserve">- בהלוואה </w:t>
      </w:r>
      <w:r w:rsidR="00F825C6" w:rsidRPr="00F825C6">
        <w:rPr>
          <w:rStyle w:val="affffe"/>
          <w:rFonts w:hint="cs"/>
          <w:rtl/>
        </w:rPr>
        <w:t>וודאי שהלווה רק באחריות</w:t>
      </w:r>
    </w:p>
    <w:p w14:paraId="0BC39E9A" w14:textId="0AF4941D" w:rsidR="00F707CE" w:rsidRPr="00F707CE" w:rsidRDefault="00E757D5" w:rsidP="00D0148E">
      <w:pPr>
        <w:pStyle w:val="36"/>
        <w:framePr w:wrap="notBeside"/>
        <w:rPr>
          <w:rtl/>
        </w:rPr>
      </w:pPr>
      <w:r w:rsidRPr="00F707CE">
        <w:rPr>
          <w:rFonts w:hint="cs"/>
          <w:rtl/>
        </w:rPr>
        <w:t>והך דשמואל</w:t>
      </w:r>
      <w:r w:rsidR="00F707CE" w:rsidRPr="00F707CE">
        <w:rPr>
          <w:rtl/>
        </w:rPr>
        <w:t>:</w:t>
      </w:r>
    </w:p>
    <w:p w14:paraId="58CEE342" w14:textId="4040A9EC" w:rsidR="00A6533C" w:rsidRPr="00BB2956" w:rsidRDefault="006F071F" w:rsidP="00E757D5">
      <w:pPr>
        <w:rPr>
          <w:rStyle w:val="affffe"/>
          <w:rtl/>
        </w:rPr>
      </w:pPr>
      <w:r w:rsidRPr="001B5426">
        <w:rPr>
          <w:rtl/>
        </w:rPr>
        <w:t xml:space="preserve">שבח, שפר ושעבוד </w:t>
      </w:r>
      <w:r w:rsidR="0054700F">
        <w:rPr>
          <w:rFonts w:hint="cs"/>
          <w:rtl/>
        </w:rPr>
        <w:t xml:space="preserve">הסופר </w:t>
      </w:r>
      <w:r w:rsidRPr="001B5426">
        <w:rPr>
          <w:rtl/>
        </w:rPr>
        <w:t>צריך לימלך</w:t>
      </w:r>
      <w:r w:rsidR="00BD128F">
        <w:rPr>
          <w:rFonts w:hint="cs"/>
          <w:rtl/>
        </w:rPr>
        <w:t>-</w:t>
      </w:r>
      <w:r w:rsidR="00BB2956">
        <w:rPr>
          <w:rFonts w:hint="cs"/>
          <w:rtl/>
        </w:rPr>
        <w:t xml:space="preserve"> </w:t>
      </w:r>
      <w:r w:rsidR="0054700F">
        <w:rPr>
          <w:rFonts w:hint="cs"/>
          <w:rtl/>
        </w:rPr>
        <w:t xml:space="preserve">דווקא </w:t>
      </w:r>
      <w:r w:rsidR="00BB2956">
        <w:rPr>
          <w:rFonts w:hint="cs"/>
          <w:rtl/>
        </w:rPr>
        <w:t xml:space="preserve">במקח וממכר </w:t>
      </w:r>
      <w:r w:rsidR="00BB2956" w:rsidRPr="00BB2956">
        <w:rPr>
          <w:rStyle w:val="affffe"/>
          <w:rFonts w:hint="cs"/>
          <w:rtl/>
        </w:rPr>
        <w:t>שאדם עשוי לקנות קרקע ליום אחד</w:t>
      </w:r>
      <w:r w:rsidRPr="00BB2956">
        <w:rPr>
          <w:rStyle w:val="affffe"/>
          <w:rtl/>
        </w:rPr>
        <w:t xml:space="preserve"> </w:t>
      </w:r>
    </w:p>
    <w:p w14:paraId="4F1D2E57" w14:textId="77777777" w:rsidR="00F707CE" w:rsidRPr="00F707CE" w:rsidRDefault="00FA5432" w:rsidP="0054700F">
      <w:pPr>
        <w:pStyle w:val="36"/>
        <w:framePr w:wrap="notBeside"/>
        <w:rPr>
          <w:rtl/>
        </w:rPr>
      </w:pPr>
      <w:r w:rsidRPr="00F707CE">
        <w:rPr>
          <w:rFonts w:hint="cs"/>
          <w:rtl/>
        </w:rPr>
        <w:t>כאב''א</w:t>
      </w:r>
      <w:r w:rsidR="00F707CE" w:rsidRPr="00F707CE">
        <w:rPr>
          <w:rtl/>
        </w:rPr>
        <w:t>:</w:t>
      </w:r>
    </w:p>
    <w:p w14:paraId="1D6142F9" w14:textId="6AA82195" w:rsidR="0054700F" w:rsidRDefault="00FA5432" w:rsidP="00242908">
      <w:pPr>
        <w:rPr>
          <w:rtl/>
        </w:rPr>
      </w:pPr>
      <w:r w:rsidRPr="005E3761">
        <w:rPr>
          <w:rStyle w:val="affffc"/>
          <w:rFonts w:hint="cs"/>
          <w:rtl/>
        </w:rPr>
        <w:t>שקנה עלייה מאחותו</w:t>
      </w:r>
      <w:r>
        <w:rPr>
          <w:rFonts w:hint="cs"/>
          <w:rtl/>
        </w:rPr>
        <w:t xml:space="preserve"> </w:t>
      </w:r>
      <w:r w:rsidR="0054700F">
        <w:rPr>
          <w:rFonts w:hint="cs"/>
          <w:rtl/>
        </w:rPr>
        <w:t xml:space="preserve">ולא כתבה אחריות, ובא </w:t>
      </w:r>
      <w:r w:rsidR="006F071F" w:rsidRPr="001B5426">
        <w:rPr>
          <w:rFonts w:hint="cs"/>
          <w:rtl/>
        </w:rPr>
        <w:t xml:space="preserve">בע'ח </w:t>
      </w:r>
      <w:r w:rsidR="0054700F">
        <w:rPr>
          <w:rFonts w:hint="cs"/>
          <w:rtl/>
        </w:rPr>
        <w:t>גבאה</w:t>
      </w:r>
      <w:r w:rsidR="006F071F" w:rsidRPr="001B5426">
        <w:rPr>
          <w:rFonts w:hint="cs"/>
          <w:rtl/>
        </w:rPr>
        <w:t xml:space="preserve"> ממנו,</w:t>
      </w:r>
      <w:r w:rsidR="00242908">
        <w:rPr>
          <w:rFonts w:hint="cs"/>
          <w:rtl/>
        </w:rPr>
        <w:t xml:space="preserve"> </w:t>
      </w:r>
    </w:p>
    <w:p w14:paraId="45DCFEAC" w14:textId="77777777" w:rsidR="00F707CE" w:rsidRPr="00F707CE" w:rsidRDefault="00FA5432" w:rsidP="0054700F">
      <w:pPr>
        <w:pStyle w:val="36"/>
        <w:framePr w:wrap="notBeside"/>
        <w:rPr>
          <w:rtl/>
        </w:rPr>
      </w:pPr>
      <w:r w:rsidRPr="00F707CE">
        <w:rPr>
          <w:rFonts w:hint="cs"/>
          <w:rtl/>
        </w:rPr>
        <w:t>ו</w:t>
      </w:r>
      <w:r w:rsidR="0054700F" w:rsidRPr="00F707CE">
        <w:rPr>
          <w:rFonts w:hint="cs"/>
          <w:rtl/>
        </w:rPr>
        <w:t xml:space="preserve">הורה </w:t>
      </w:r>
      <w:r w:rsidR="006F071F" w:rsidRPr="00F707CE">
        <w:rPr>
          <w:rFonts w:hint="cs"/>
          <w:rtl/>
        </w:rPr>
        <w:t>שמואל</w:t>
      </w:r>
      <w:r w:rsidR="00F707CE" w:rsidRPr="00F707CE">
        <w:rPr>
          <w:rtl/>
        </w:rPr>
        <w:t>:</w:t>
      </w:r>
    </w:p>
    <w:p w14:paraId="543307B8" w14:textId="2D8797F3" w:rsidR="00A6533C" w:rsidRPr="001B5426" w:rsidRDefault="00242908" w:rsidP="00242908">
      <w:pPr>
        <w:rPr>
          <w:rtl/>
        </w:rPr>
      </w:pPr>
      <w:r>
        <w:rPr>
          <w:rFonts w:hint="cs"/>
          <w:rtl/>
        </w:rPr>
        <w:t xml:space="preserve">שאינה צריכה  </w:t>
      </w:r>
      <w:r w:rsidR="006F071F" w:rsidRPr="001B5426">
        <w:rPr>
          <w:rFonts w:hint="cs"/>
          <w:rtl/>
        </w:rPr>
        <w:t>לשלם</w:t>
      </w:r>
      <w:r>
        <w:rPr>
          <w:rFonts w:hint="cs"/>
          <w:rtl/>
        </w:rPr>
        <w:t>.</w:t>
      </w:r>
    </w:p>
    <w:p w14:paraId="70BB7EB5" w14:textId="33F9D41E" w:rsidR="006F071F" w:rsidRPr="001B5426" w:rsidRDefault="0054700F" w:rsidP="009B508D">
      <w:pPr>
        <w:rPr>
          <w:rtl/>
        </w:rPr>
      </w:pPr>
      <w:r>
        <w:rPr>
          <w:rFonts w:hint="cs"/>
          <w:rtl/>
        </w:rPr>
        <w:t>מהטעם ש</w:t>
      </w:r>
      <w:r w:rsidR="00406D82">
        <w:rPr>
          <w:rFonts w:hint="cs"/>
          <w:rtl/>
        </w:rPr>
        <w:t>מ</w:t>
      </w:r>
      <w:r w:rsidR="006F071F" w:rsidRPr="001B5426">
        <w:rPr>
          <w:rFonts w:hint="cs"/>
          <w:rtl/>
        </w:rPr>
        <w:t xml:space="preserve">קח אדם נוהג </w:t>
      </w:r>
      <w:r w:rsidR="00994107">
        <w:rPr>
          <w:rFonts w:hint="cs"/>
          <w:rtl/>
        </w:rPr>
        <w:t xml:space="preserve">לקנות </w:t>
      </w:r>
      <w:r w:rsidR="006F071F" w:rsidRPr="001B5426">
        <w:rPr>
          <w:rFonts w:hint="cs"/>
          <w:rtl/>
        </w:rPr>
        <w:t>ליום אחד</w:t>
      </w:r>
      <w:r w:rsidR="006F071F" w:rsidRPr="00406D82">
        <w:rPr>
          <w:rStyle w:val="affffe"/>
          <w:rtl/>
        </w:rPr>
        <w:t>.</w:t>
      </w:r>
      <w:r w:rsidR="00406D82" w:rsidRPr="00406D82">
        <w:rPr>
          <w:rStyle w:val="affffe"/>
          <w:rFonts w:hint="cs"/>
          <w:rtl/>
        </w:rPr>
        <w:t xml:space="preserve"> ולא אמרי' דטעות סופר</w:t>
      </w:r>
      <w:r w:rsidR="00406D82">
        <w:rPr>
          <w:rFonts w:hint="cs"/>
          <w:rtl/>
        </w:rPr>
        <w:t xml:space="preserve"> </w:t>
      </w:r>
    </w:p>
    <w:p w14:paraId="417C4FB7" w14:textId="77777777" w:rsidR="00A6533C" w:rsidRPr="001B5426" w:rsidRDefault="00A6533C" w:rsidP="0049612C">
      <w:pPr>
        <w:pStyle w:val="aff9"/>
        <w:rPr>
          <w:rtl/>
        </w:rPr>
      </w:pPr>
      <w:r w:rsidRPr="001B5426">
        <w:rPr>
          <w:rtl/>
        </w:rPr>
        <w:t>***</w:t>
      </w:r>
    </w:p>
    <w:p w14:paraId="38B406C6" w14:textId="11B9F917" w:rsidR="00F707CE" w:rsidRPr="00F707CE" w:rsidRDefault="006F071F" w:rsidP="002B1A49">
      <w:pPr>
        <w:pStyle w:val="36"/>
        <w:framePr w:wrap="notBeside"/>
        <w:rPr>
          <w:rtl/>
        </w:rPr>
      </w:pPr>
      <w:r w:rsidRPr="00F707CE">
        <w:rPr>
          <w:rtl/>
        </w:rPr>
        <w:t>אביי</w:t>
      </w:r>
      <w:r w:rsidR="00F707CE" w:rsidRPr="00F707CE">
        <w:rPr>
          <w:rtl/>
        </w:rPr>
        <w:t>:</w:t>
      </w:r>
    </w:p>
    <w:p w14:paraId="5706FF3F" w14:textId="4A22EB91" w:rsidR="0049612C" w:rsidRDefault="006F071F" w:rsidP="0049612C">
      <w:pPr>
        <w:pStyle w:val="affff9"/>
        <w:spacing w:before="0"/>
        <w:jc w:val="both"/>
        <w:rPr>
          <w:rtl/>
        </w:rPr>
      </w:pPr>
      <w:r w:rsidRPr="000C516C">
        <w:rPr>
          <w:rtl/>
        </w:rPr>
        <w:t>ראובן שמכר שדה לשמעון באחריות, ובא בע"ח ו</w:t>
      </w:r>
      <w:r w:rsidR="001D2C38" w:rsidRPr="000C516C">
        <w:rPr>
          <w:rFonts w:hint="cs"/>
          <w:rtl/>
        </w:rPr>
        <w:t>גבאה</w:t>
      </w:r>
      <w:r w:rsidR="000C516C">
        <w:rPr>
          <w:rFonts w:hint="cs"/>
          <w:rtl/>
        </w:rPr>
        <w:t>,</w:t>
      </w:r>
      <w:r w:rsidR="00A955D6" w:rsidRPr="000C516C">
        <w:rPr>
          <w:rFonts w:hint="cs"/>
          <w:rtl/>
        </w:rPr>
        <w:t xml:space="preserve"> </w:t>
      </w:r>
    </w:p>
    <w:p w14:paraId="2E13816B" w14:textId="1BD10C24" w:rsidR="00F707CE" w:rsidRPr="00F707CE" w:rsidRDefault="0049612C" w:rsidP="0049612C">
      <w:pPr>
        <w:pStyle w:val="36"/>
        <w:framePr w:wrap="notBeside"/>
        <w:rPr>
          <w:rtl/>
        </w:rPr>
      </w:pPr>
      <w:r w:rsidRPr="00F707CE">
        <w:rPr>
          <w:rFonts w:hint="cs"/>
          <w:rtl/>
        </w:rPr>
        <w:t>א</w:t>
      </w:r>
      <w:r w:rsidR="00F707CE" w:rsidRPr="00F707CE">
        <w:rPr>
          <w:rFonts w:hint="cs"/>
          <w:rtl/>
        </w:rPr>
        <w:t>.</w:t>
      </w:r>
    </w:p>
    <w:p w14:paraId="3B6E1FE2" w14:textId="6D749F63" w:rsidR="0049612C" w:rsidRPr="005E3761" w:rsidRDefault="000C516C" w:rsidP="0049612C">
      <w:pPr>
        <w:rPr>
          <w:rStyle w:val="affffc"/>
          <w:rtl/>
        </w:rPr>
      </w:pPr>
      <w:r w:rsidRPr="0049612C">
        <w:rPr>
          <w:rFonts w:hint="cs"/>
          <w:rtl/>
        </w:rPr>
        <w:t xml:space="preserve">ראובן יכול לבוא בדין עמו וא''י לומר </w:t>
      </w:r>
      <w:r w:rsidR="00723217">
        <w:rPr>
          <w:rFonts w:hint="cs"/>
          <w:rtl/>
        </w:rPr>
        <w:t xml:space="preserve">אינך </w:t>
      </w:r>
      <w:r w:rsidRPr="0049612C">
        <w:rPr>
          <w:rFonts w:hint="cs"/>
          <w:rtl/>
        </w:rPr>
        <w:t xml:space="preserve">בעל דברים </w:t>
      </w:r>
      <w:r w:rsidR="00723217">
        <w:rPr>
          <w:rFonts w:hint="cs"/>
          <w:rtl/>
        </w:rPr>
        <w:t>שלי.</w:t>
      </w:r>
    </w:p>
    <w:p w14:paraId="3CD7C689" w14:textId="4B6830B3" w:rsidR="00A6533C" w:rsidRPr="001B5426" w:rsidRDefault="00723217" w:rsidP="0049612C">
      <w:pPr>
        <w:rPr>
          <w:rtl/>
        </w:rPr>
      </w:pPr>
      <w:r w:rsidRPr="005E3761">
        <w:rPr>
          <w:rStyle w:val="affffc"/>
          <w:rFonts w:hint="cs"/>
          <w:rtl/>
        </w:rPr>
        <w:t xml:space="preserve">- </w:t>
      </w:r>
      <w:r w:rsidR="006F071F" w:rsidRPr="005E3761">
        <w:rPr>
          <w:rStyle w:val="affffc"/>
          <w:rtl/>
        </w:rPr>
        <w:t>דא</w:t>
      </w:r>
      <w:r w:rsidR="006F071F" w:rsidRPr="005E3761">
        <w:rPr>
          <w:rStyle w:val="affffc"/>
          <w:rFonts w:hint="cs"/>
          <w:rtl/>
        </w:rPr>
        <w:t>"ל</w:t>
      </w:r>
      <w:r w:rsidR="0049612C" w:rsidRPr="005E3761">
        <w:rPr>
          <w:rStyle w:val="affffc"/>
          <w:rFonts w:hint="cs"/>
          <w:rtl/>
        </w:rPr>
        <w:t>:</w:t>
      </w:r>
      <w:r w:rsidR="006F071F" w:rsidRPr="001B5426">
        <w:rPr>
          <w:rFonts w:hint="cs"/>
          <w:rtl/>
        </w:rPr>
        <w:t xml:space="preserve"> זה שאתה מוציא ממנו יחזור אלי.</w:t>
      </w:r>
    </w:p>
    <w:p w14:paraId="0C362F0A" w14:textId="5461AF0D" w:rsidR="00F707CE" w:rsidRPr="00F707CE" w:rsidRDefault="0049612C" w:rsidP="0049612C">
      <w:pPr>
        <w:pStyle w:val="36"/>
        <w:framePr w:wrap="notBeside"/>
        <w:rPr>
          <w:rtl/>
        </w:rPr>
      </w:pPr>
      <w:r w:rsidRPr="00F707CE">
        <w:rPr>
          <w:rFonts w:hint="cs"/>
          <w:rtl/>
        </w:rPr>
        <w:t xml:space="preserve">ב. </w:t>
      </w:r>
      <w:r w:rsidR="006F071F" w:rsidRPr="00F707CE">
        <w:rPr>
          <w:rtl/>
        </w:rPr>
        <w:t>א"ד</w:t>
      </w:r>
      <w:r w:rsidR="00F707CE" w:rsidRPr="00F707CE">
        <w:rPr>
          <w:rtl/>
        </w:rPr>
        <w:t>:</w:t>
      </w:r>
    </w:p>
    <w:p w14:paraId="00A5CE06" w14:textId="3D58A171" w:rsidR="006F071F" w:rsidRPr="001B5426" w:rsidRDefault="0049612C" w:rsidP="00304193">
      <w:pPr>
        <w:spacing w:after="60"/>
        <w:rPr>
          <w:rtl/>
        </w:rPr>
      </w:pPr>
      <w:r>
        <w:rPr>
          <w:rFonts w:hint="cs"/>
          <w:rtl/>
        </w:rPr>
        <w:t xml:space="preserve">אף באחריות </w:t>
      </w:r>
      <w:r w:rsidR="006F071F" w:rsidRPr="005E3761">
        <w:rPr>
          <w:rStyle w:val="affffc"/>
          <w:rtl/>
        </w:rPr>
        <w:t>דאמ</w:t>
      </w:r>
      <w:r w:rsidR="006F071F" w:rsidRPr="005E3761">
        <w:rPr>
          <w:rStyle w:val="affffc"/>
          <w:rFonts w:hint="cs"/>
          <w:rtl/>
        </w:rPr>
        <w:t>"ל</w:t>
      </w:r>
      <w:r w:rsidR="006F071F" w:rsidRPr="005E3761">
        <w:rPr>
          <w:rStyle w:val="affffc"/>
          <w:rtl/>
        </w:rPr>
        <w:t>:</w:t>
      </w:r>
      <w:r w:rsidR="006F071F" w:rsidRPr="001B5426">
        <w:rPr>
          <w:rtl/>
        </w:rPr>
        <w:t xml:space="preserve"> לא </w:t>
      </w:r>
      <w:r w:rsidR="00994107">
        <w:rPr>
          <w:rFonts w:hint="cs"/>
          <w:rtl/>
        </w:rPr>
        <w:t xml:space="preserve">נח לי שתהא </w:t>
      </w:r>
      <w:r w:rsidR="006F071F" w:rsidRPr="001B5426">
        <w:rPr>
          <w:rtl/>
        </w:rPr>
        <w:t>לשמעון תרעומת עלי.</w:t>
      </w:r>
    </w:p>
    <w:p w14:paraId="73DD798B" w14:textId="77777777" w:rsidR="006F071F" w:rsidRPr="001B5426" w:rsidRDefault="006F071F" w:rsidP="00A6533C">
      <w:pPr>
        <w:pStyle w:val="affe"/>
        <w:framePr w:wrap="around"/>
        <w:rPr>
          <w:rtl/>
        </w:rPr>
      </w:pPr>
      <w:r w:rsidRPr="001B5426">
        <w:rPr>
          <w:rtl/>
        </w:rPr>
        <w:t>יד:</w:t>
      </w:r>
    </w:p>
    <w:p w14:paraId="3542983D" w14:textId="119EA9C3" w:rsidR="00F707CE" w:rsidRPr="00F707CE" w:rsidRDefault="006F071F" w:rsidP="0049612C">
      <w:pPr>
        <w:pStyle w:val="36"/>
        <w:framePr w:wrap="notBeside"/>
        <w:rPr>
          <w:rtl/>
        </w:rPr>
      </w:pPr>
      <w:r w:rsidRPr="00F707CE">
        <w:rPr>
          <w:rFonts w:hint="cs"/>
          <w:rtl/>
        </w:rPr>
        <w:t xml:space="preserve"> </w:t>
      </w:r>
      <w:r w:rsidRPr="00F707CE">
        <w:rPr>
          <w:rtl/>
        </w:rPr>
        <w:t>אביי</w:t>
      </w:r>
      <w:r w:rsidR="00F707CE" w:rsidRPr="00F707CE">
        <w:rPr>
          <w:rtl/>
        </w:rPr>
        <w:t>:</w:t>
      </w:r>
    </w:p>
    <w:p w14:paraId="128CC0A3" w14:textId="15B754F2" w:rsidR="006F071F" w:rsidRPr="001B5426" w:rsidRDefault="006F071F" w:rsidP="00304193">
      <w:pPr>
        <w:pStyle w:val="affff9"/>
        <w:spacing w:before="0"/>
        <w:rPr>
          <w:rtl/>
        </w:rPr>
      </w:pPr>
      <w:r w:rsidRPr="001B5426">
        <w:rPr>
          <w:rtl/>
        </w:rPr>
        <w:t>מכר שדה לשמעון שלא באחריות, ויצאו עליה עסיקין.</w:t>
      </w:r>
    </w:p>
    <w:p w14:paraId="17A1824C" w14:textId="452E7020" w:rsidR="00F707CE" w:rsidRPr="00F707CE" w:rsidRDefault="00723217" w:rsidP="00723217">
      <w:pPr>
        <w:pStyle w:val="36"/>
        <w:framePr w:wrap="notBeside"/>
        <w:rPr>
          <w:rtl/>
        </w:rPr>
      </w:pPr>
      <w:r w:rsidRPr="00F707CE">
        <w:rPr>
          <w:rFonts w:hint="cs"/>
          <w:rtl/>
        </w:rPr>
        <w:t>א</w:t>
      </w:r>
      <w:r w:rsidR="00F707CE" w:rsidRPr="00F707CE">
        <w:rPr>
          <w:rFonts w:hint="cs"/>
          <w:rtl/>
        </w:rPr>
        <w:t>.</w:t>
      </w:r>
    </w:p>
    <w:p w14:paraId="64D66997" w14:textId="56D72B35" w:rsidR="00A6533C" w:rsidRPr="001B5426" w:rsidRDefault="006F071F" w:rsidP="009B508D">
      <w:pPr>
        <w:rPr>
          <w:rtl/>
        </w:rPr>
      </w:pPr>
      <w:r w:rsidRPr="001B5426">
        <w:rPr>
          <w:rtl/>
        </w:rPr>
        <w:t xml:space="preserve">עד שלא החזיק בה - יכול לחזור בו, משהחזיק בה </w:t>
      </w:r>
      <w:r w:rsidR="00304193" w:rsidRPr="00304193">
        <w:rPr>
          <w:rStyle w:val="affffe"/>
          <w:rFonts w:hint="cs"/>
          <w:rtl/>
        </w:rPr>
        <w:t>[תיקן גבולי השדה]</w:t>
      </w:r>
      <w:r w:rsidR="00304193">
        <w:rPr>
          <w:rFonts w:hint="cs"/>
          <w:rtl/>
        </w:rPr>
        <w:t xml:space="preserve"> </w:t>
      </w:r>
      <w:r w:rsidRPr="001B5426">
        <w:rPr>
          <w:rtl/>
        </w:rPr>
        <w:t>- אינו יכול לחזור בו.</w:t>
      </w:r>
      <w:r w:rsidRPr="001B5426">
        <w:rPr>
          <w:rFonts w:hint="cs"/>
          <w:rtl/>
        </w:rPr>
        <w:t xml:space="preserve"> </w:t>
      </w:r>
      <w:r w:rsidRPr="005E3761">
        <w:rPr>
          <w:rStyle w:val="affffc"/>
          <w:rtl/>
        </w:rPr>
        <w:t>דאמ</w:t>
      </w:r>
      <w:r w:rsidRPr="005E3761">
        <w:rPr>
          <w:rStyle w:val="affffc"/>
          <w:rFonts w:hint="cs"/>
          <w:rtl/>
        </w:rPr>
        <w:t>"ל</w:t>
      </w:r>
      <w:r w:rsidRPr="005E3761">
        <w:rPr>
          <w:rStyle w:val="affffc"/>
          <w:rtl/>
        </w:rPr>
        <w:t>:</w:t>
      </w:r>
      <w:r w:rsidRPr="001B5426">
        <w:rPr>
          <w:rtl/>
        </w:rPr>
        <w:t xml:space="preserve"> </w:t>
      </w:r>
      <w:r w:rsidRPr="001B5426">
        <w:rPr>
          <w:rFonts w:hint="cs"/>
          <w:rtl/>
        </w:rPr>
        <w:t>שק קשור סברת וקיבלת</w:t>
      </w:r>
      <w:r w:rsidR="00304193">
        <w:rPr>
          <w:rFonts w:hint="cs"/>
          <w:rtl/>
        </w:rPr>
        <w:t xml:space="preserve">, </w:t>
      </w:r>
    </w:p>
    <w:p w14:paraId="51A42C67" w14:textId="4556B832" w:rsidR="00F707CE" w:rsidRPr="00F707CE" w:rsidRDefault="00304193" w:rsidP="00304193">
      <w:pPr>
        <w:pStyle w:val="36"/>
        <w:framePr w:wrap="notBeside"/>
        <w:rPr>
          <w:rtl/>
        </w:rPr>
      </w:pPr>
      <w:r w:rsidRPr="00F707CE">
        <w:rPr>
          <w:rFonts w:hint="cs"/>
          <w:rtl/>
        </w:rPr>
        <w:t xml:space="preserve">ב. </w:t>
      </w:r>
      <w:r w:rsidR="006F071F" w:rsidRPr="00F707CE">
        <w:rPr>
          <w:rtl/>
        </w:rPr>
        <w:t>וא"ד</w:t>
      </w:r>
      <w:r w:rsidR="00F707CE" w:rsidRPr="00F707CE">
        <w:rPr>
          <w:rtl/>
        </w:rPr>
        <w:t>:</w:t>
      </w:r>
    </w:p>
    <w:p w14:paraId="1A53CEBA" w14:textId="2A10629F" w:rsidR="006F071F" w:rsidRPr="001B5426" w:rsidRDefault="006F071F" w:rsidP="009B508D">
      <w:pPr>
        <w:rPr>
          <w:rtl/>
        </w:rPr>
      </w:pPr>
      <w:r w:rsidRPr="001B5426">
        <w:rPr>
          <w:rtl/>
        </w:rPr>
        <w:t xml:space="preserve">אפילו באחריות </w:t>
      </w:r>
      <w:r w:rsidRPr="003A1BE4">
        <w:rPr>
          <w:rStyle w:val="affff8"/>
          <w:rtl/>
        </w:rPr>
        <w:t>א"ל:</w:t>
      </w:r>
      <w:r w:rsidRPr="001B5426">
        <w:rPr>
          <w:rtl/>
        </w:rPr>
        <w:t xml:space="preserve"> </w:t>
      </w:r>
      <w:r w:rsidR="003A1BE4">
        <w:rPr>
          <w:rFonts w:hint="cs"/>
          <w:rtl/>
        </w:rPr>
        <w:t xml:space="preserve">הראני שטר שגבו ממך, </w:t>
      </w:r>
      <w:r w:rsidRPr="001B5426">
        <w:rPr>
          <w:rtl/>
        </w:rPr>
        <w:t>ואשלם לך.</w:t>
      </w:r>
    </w:p>
    <w:p w14:paraId="560CC26D" w14:textId="77777777" w:rsidR="00A6533C" w:rsidRPr="001B5426" w:rsidRDefault="00A6533C" w:rsidP="00723217">
      <w:pPr>
        <w:pStyle w:val="aff9"/>
        <w:rPr>
          <w:rtl/>
        </w:rPr>
      </w:pPr>
      <w:r w:rsidRPr="001B5426">
        <w:rPr>
          <w:rtl/>
        </w:rPr>
        <w:t>***</w:t>
      </w:r>
    </w:p>
    <w:p w14:paraId="0F55A0B5" w14:textId="64639A69" w:rsidR="00A6533C" w:rsidRPr="001B5426" w:rsidRDefault="006F071F" w:rsidP="00723217">
      <w:pPr>
        <w:pStyle w:val="affff9"/>
        <w:spacing w:before="0"/>
        <w:rPr>
          <w:rtl/>
        </w:rPr>
      </w:pPr>
      <w:r w:rsidRPr="001B5426">
        <w:rPr>
          <w:rtl/>
        </w:rPr>
        <w:t>המוכר שדה לחבירו ונמצאת שאינה שלו,</w:t>
      </w:r>
    </w:p>
    <w:p w14:paraId="2E2897A1" w14:textId="6E467562" w:rsidR="006F071F" w:rsidRPr="001B5426" w:rsidRDefault="006F071F" w:rsidP="00C46CE0">
      <w:pPr>
        <w:spacing w:after="60"/>
        <w:rPr>
          <w:rtl/>
        </w:rPr>
      </w:pPr>
      <w:r w:rsidRPr="005E3761">
        <w:rPr>
          <w:rStyle w:val="affffc"/>
          <w:rtl/>
        </w:rPr>
        <w:t>רב</w:t>
      </w:r>
      <w:r w:rsidRPr="001B5426">
        <w:rPr>
          <w:rtl/>
        </w:rPr>
        <w:t xml:space="preserve">: יש לו מעות </w:t>
      </w:r>
      <w:r w:rsidR="00723217">
        <w:rPr>
          <w:rFonts w:hint="cs"/>
          <w:rtl/>
        </w:rPr>
        <w:t>ו</w:t>
      </w:r>
      <w:r w:rsidRPr="001B5426">
        <w:rPr>
          <w:rtl/>
        </w:rPr>
        <w:t xml:space="preserve">שבח, </w:t>
      </w:r>
      <w:r w:rsidR="000C5C0D">
        <w:rPr>
          <w:rtl/>
        </w:rPr>
        <w:tab/>
      </w:r>
      <w:r w:rsidRPr="005E3761">
        <w:rPr>
          <w:rStyle w:val="affffc"/>
          <w:rtl/>
        </w:rPr>
        <w:t>שמואל</w:t>
      </w:r>
      <w:r w:rsidR="00723217" w:rsidRPr="005E3761">
        <w:rPr>
          <w:rStyle w:val="affffc"/>
          <w:rFonts w:hint="cs"/>
          <w:rtl/>
        </w:rPr>
        <w:t xml:space="preserve">: </w:t>
      </w:r>
      <w:r w:rsidRPr="001B5426">
        <w:rPr>
          <w:rtl/>
        </w:rPr>
        <w:t>מעות - יש לו, שבח - אין לו.</w:t>
      </w:r>
    </w:p>
    <w:p w14:paraId="48BB507A" w14:textId="367D9BE1" w:rsidR="00F707CE" w:rsidRPr="00F707CE" w:rsidRDefault="006F071F" w:rsidP="00723217">
      <w:pPr>
        <w:pStyle w:val="36"/>
        <w:framePr w:wrap="notBeside"/>
        <w:rPr>
          <w:rtl/>
        </w:rPr>
      </w:pPr>
      <w:r w:rsidRPr="00F707CE">
        <w:rPr>
          <w:rtl/>
        </w:rPr>
        <w:t>בעו מ</w:t>
      </w:r>
      <w:r w:rsidRPr="00F707CE">
        <w:rPr>
          <w:rFonts w:hint="cs"/>
          <w:rtl/>
        </w:rPr>
        <w:t>ר"ה</w:t>
      </w:r>
      <w:r w:rsidR="00F707CE" w:rsidRPr="00F707CE">
        <w:rPr>
          <w:rtl/>
        </w:rPr>
        <w:t>:</w:t>
      </w:r>
    </w:p>
    <w:p w14:paraId="72888569" w14:textId="22483F91" w:rsidR="00C46CE0" w:rsidRDefault="006F071F" w:rsidP="00C46CE0">
      <w:pPr>
        <w:pStyle w:val="affff9"/>
        <w:spacing w:before="0"/>
        <w:rPr>
          <w:rtl/>
        </w:rPr>
      </w:pPr>
      <w:r w:rsidRPr="001B5426">
        <w:rPr>
          <w:rtl/>
        </w:rPr>
        <w:t xml:space="preserve">פירש לו </w:t>
      </w:r>
      <w:r w:rsidR="00C46CE0" w:rsidRPr="00C46CE0">
        <w:rPr>
          <w:rStyle w:val="affffe"/>
          <w:rFonts w:hint="cs"/>
          <w:rtl/>
        </w:rPr>
        <w:t>[שאם יגבוה ישלם]</w:t>
      </w:r>
      <w:r w:rsidR="00C46CE0">
        <w:rPr>
          <w:rFonts w:hint="cs"/>
          <w:rtl/>
        </w:rPr>
        <w:t xml:space="preserve"> </w:t>
      </w:r>
      <w:r w:rsidRPr="001B5426">
        <w:rPr>
          <w:rtl/>
        </w:rPr>
        <w:t>את השבח מהו?</w:t>
      </w:r>
    </w:p>
    <w:p w14:paraId="664DD22E" w14:textId="14C95BBD" w:rsidR="006F071F" w:rsidRPr="001B5426" w:rsidRDefault="00C46CE0" w:rsidP="009B508D">
      <w:pPr>
        <w:rPr>
          <w:rtl/>
        </w:rPr>
      </w:pPr>
      <w:r w:rsidRPr="005E3761">
        <w:rPr>
          <w:rStyle w:val="affffc"/>
          <w:rFonts w:hint="cs"/>
          <w:rtl/>
        </w:rPr>
        <w:t xml:space="preserve">אם טעם </w:t>
      </w:r>
      <w:r w:rsidR="006F071F" w:rsidRPr="005E3761">
        <w:rPr>
          <w:rStyle w:val="affffc"/>
          <w:rtl/>
        </w:rPr>
        <w:t xml:space="preserve">שמואל </w:t>
      </w:r>
      <w:r w:rsidR="006F071F" w:rsidRPr="001B5426">
        <w:rPr>
          <w:rtl/>
        </w:rPr>
        <w:t xml:space="preserve">- משום </w:t>
      </w:r>
      <w:r>
        <w:rPr>
          <w:rFonts w:hint="cs"/>
          <w:rtl/>
        </w:rPr>
        <w:t>ש</w:t>
      </w:r>
      <w:r w:rsidR="006F071F" w:rsidRPr="001B5426">
        <w:rPr>
          <w:rtl/>
        </w:rPr>
        <w:t xml:space="preserve">לא פירש </w:t>
      </w:r>
      <w:r>
        <w:rPr>
          <w:rFonts w:hint="cs"/>
          <w:rtl/>
        </w:rPr>
        <w:t>השבח</w:t>
      </w:r>
      <w:r w:rsidR="006F071F" w:rsidRPr="001B5426">
        <w:rPr>
          <w:rtl/>
        </w:rPr>
        <w:t>, ו</w:t>
      </w:r>
      <w:r>
        <w:rPr>
          <w:rFonts w:hint="cs"/>
          <w:rtl/>
        </w:rPr>
        <w:t xml:space="preserve">כאן הרי </w:t>
      </w:r>
      <w:r w:rsidR="006F071F" w:rsidRPr="001B5426">
        <w:rPr>
          <w:rtl/>
        </w:rPr>
        <w:t>פירש</w:t>
      </w:r>
      <w:r w:rsidR="006F071F" w:rsidRPr="001B5426">
        <w:rPr>
          <w:rFonts w:hint="cs"/>
          <w:rtl/>
        </w:rPr>
        <w:t>.</w:t>
      </w:r>
    </w:p>
    <w:p w14:paraId="52850E9E" w14:textId="289E84FC" w:rsidR="006F071F" w:rsidRPr="001B5426" w:rsidRDefault="00C46CE0" w:rsidP="000C5C0D">
      <w:pPr>
        <w:rPr>
          <w:rtl/>
        </w:rPr>
      </w:pPr>
      <w:r w:rsidRPr="005E3761">
        <w:rPr>
          <w:rStyle w:val="affffc"/>
          <w:rFonts w:hint="cs"/>
          <w:rtl/>
        </w:rPr>
        <w:t>או טעמו</w:t>
      </w:r>
      <w:r w:rsidR="006F071F" w:rsidRPr="005E3761">
        <w:rPr>
          <w:rStyle w:val="affffc"/>
          <w:rtl/>
        </w:rPr>
        <w:t>:</w:t>
      </w:r>
      <w:r w:rsidR="006F071F" w:rsidRPr="001B5426">
        <w:rPr>
          <w:rtl/>
        </w:rPr>
        <w:t xml:space="preserve"> כיון </w:t>
      </w:r>
      <w:r>
        <w:rPr>
          <w:rFonts w:hint="cs"/>
          <w:rtl/>
        </w:rPr>
        <w:t xml:space="preserve">שאין לו </w:t>
      </w:r>
      <w:r w:rsidR="006F071F" w:rsidRPr="001B5426">
        <w:rPr>
          <w:rtl/>
        </w:rPr>
        <w:t xml:space="preserve"> קרקע - מחזי כריבית.</w:t>
      </w:r>
    </w:p>
    <w:p w14:paraId="2A70567B" w14:textId="0D0066AF" w:rsidR="00F707CE" w:rsidRPr="00F707CE" w:rsidRDefault="006F071F" w:rsidP="007B7458">
      <w:pPr>
        <w:pStyle w:val="36"/>
        <w:framePr w:wrap="notBeside"/>
        <w:rPr>
          <w:rtl/>
        </w:rPr>
      </w:pPr>
      <w:r w:rsidRPr="00F707CE">
        <w:rPr>
          <w:rtl/>
        </w:rPr>
        <w:t>- א"ל</w:t>
      </w:r>
      <w:r w:rsidR="00F707CE" w:rsidRPr="00F707CE">
        <w:rPr>
          <w:rtl/>
        </w:rPr>
        <w:t>:</w:t>
      </w:r>
    </w:p>
    <w:p w14:paraId="5E12DDB9" w14:textId="550B3801" w:rsidR="006F071F" w:rsidRPr="001B5426" w:rsidRDefault="00C46CE0" w:rsidP="002C3164">
      <w:pPr>
        <w:rPr>
          <w:rtl/>
        </w:rPr>
      </w:pPr>
      <w:r>
        <w:rPr>
          <w:rFonts w:hint="cs"/>
          <w:rtl/>
        </w:rPr>
        <w:t>ה</w:t>
      </w:r>
      <w:r w:rsidR="006F071F" w:rsidRPr="001B5426">
        <w:rPr>
          <w:rtl/>
        </w:rPr>
        <w:t>ן</w:t>
      </w:r>
      <w:r w:rsidR="007B7458">
        <w:rPr>
          <w:rFonts w:hint="cs"/>
          <w:rtl/>
        </w:rPr>
        <w:t>,</w:t>
      </w:r>
      <w:r w:rsidR="006F071F" w:rsidRPr="001B5426">
        <w:rPr>
          <w:rtl/>
        </w:rPr>
        <w:t xml:space="preserve"> ולאו, ורפיא בידיה.</w:t>
      </w:r>
    </w:p>
    <w:p w14:paraId="03A0AE39" w14:textId="5A04B322" w:rsidR="00F707CE" w:rsidRPr="00F707CE" w:rsidRDefault="006F071F" w:rsidP="007B7458">
      <w:pPr>
        <w:pStyle w:val="36"/>
        <w:framePr w:wrap="notBeside"/>
        <w:rPr>
          <w:rtl/>
        </w:rPr>
      </w:pPr>
      <w:r w:rsidRPr="00F707CE">
        <w:rPr>
          <w:rFonts w:hint="cs"/>
          <w:rtl/>
        </w:rPr>
        <w:lastRenderedPageBreak/>
        <w:t>ר"נ מ</w:t>
      </w:r>
      <w:r w:rsidRPr="00F707CE">
        <w:rPr>
          <w:rtl/>
        </w:rPr>
        <w:t>שמואל</w:t>
      </w:r>
      <w:r w:rsidR="00F707CE" w:rsidRPr="00F707CE">
        <w:rPr>
          <w:rtl/>
        </w:rPr>
        <w:t>:</w:t>
      </w:r>
    </w:p>
    <w:p w14:paraId="14D0EEC8" w14:textId="32B2778A" w:rsidR="006F071F" w:rsidRPr="001B5426" w:rsidRDefault="006F071F" w:rsidP="009B508D">
      <w:pPr>
        <w:rPr>
          <w:rtl/>
        </w:rPr>
      </w:pPr>
      <w:r w:rsidRPr="001B5426">
        <w:rPr>
          <w:rtl/>
        </w:rPr>
        <w:t xml:space="preserve">מעות - יש לו, שבח - אין לו, </w:t>
      </w:r>
      <w:r w:rsidR="00FE0290">
        <w:rPr>
          <w:rFonts w:hint="cs"/>
          <w:rtl/>
        </w:rPr>
        <w:t xml:space="preserve">אף </w:t>
      </w:r>
      <w:r w:rsidRPr="001B5426">
        <w:rPr>
          <w:rtl/>
        </w:rPr>
        <w:t>שפירש לו את השבח.</w:t>
      </w:r>
    </w:p>
    <w:p w14:paraId="2E6529B3" w14:textId="60CB740A" w:rsidR="006F071F" w:rsidRPr="001B5426" w:rsidRDefault="006F071F" w:rsidP="009B508D">
      <w:pPr>
        <w:rPr>
          <w:rtl/>
        </w:rPr>
      </w:pPr>
      <w:r w:rsidRPr="001B5426">
        <w:rPr>
          <w:rtl/>
        </w:rPr>
        <w:t>כיון דקרקע אין לו - שכר מעותיו עומד ונוטל.</w:t>
      </w:r>
    </w:p>
    <w:p w14:paraId="6195E3AA" w14:textId="51CEEB42" w:rsidR="00F707CE" w:rsidRPr="00F707CE" w:rsidRDefault="00F56C02" w:rsidP="001C181C">
      <w:pPr>
        <w:pStyle w:val="36"/>
        <w:framePr w:wrap="notBeside"/>
        <w:rPr>
          <w:rtl/>
        </w:rPr>
      </w:pPr>
      <w:r w:rsidRPr="00F707CE">
        <w:rPr>
          <w:rFonts w:hint="cs"/>
          <w:rtl/>
        </w:rPr>
        <w:t xml:space="preserve">א. </w:t>
      </w:r>
      <w:r w:rsidRPr="00F707CE">
        <w:rPr>
          <w:rtl/>
        </w:rPr>
        <w:tab/>
      </w:r>
      <w:r w:rsidRPr="00F707CE">
        <w:rPr>
          <w:rtl/>
        </w:rPr>
        <w:tab/>
      </w:r>
      <w:r w:rsidRPr="00F707CE">
        <w:rPr>
          <w:rtl/>
        </w:rPr>
        <w:tab/>
      </w:r>
      <w:r w:rsidR="00AF3036" w:rsidRPr="00F707CE">
        <w:rPr>
          <w:rFonts w:hint="cs"/>
          <w:rtl/>
        </w:rPr>
        <w:t>והך</w:t>
      </w:r>
      <w:r w:rsidR="00F707CE" w:rsidRPr="00F707CE">
        <w:rPr>
          <w:rFonts w:hint="cs"/>
          <w:rtl/>
        </w:rPr>
        <w:t>:</w:t>
      </w:r>
    </w:p>
    <w:p w14:paraId="47F31AE5" w14:textId="46485FF4" w:rsidR="006F071F" w:rsidRPr="0050150D" w:rsidRDefault="00AF3036" w:rsidP="003E14B0">
      <w:pPr>
        <w:rPr>
          <w:rFonts w:cs="PFT_Frank"/>
          <w:b/>
          <w:bCs/>
          <w:szCs w:val="14"/>
          <w:rtl/>
        </w:rPr>
      </w:pPr>
      <w:r>
        <w:rPr>
          <w:rFonts w:hint="cs"/>
          <w:rtl/>
        </w:rPr>
        <w:t>ד</w:t>
      </w:r>
      <w:r w:rsidR="006F071F" w:rsidRPr="001B5426">
        <w:rPr>
          <w:rtl/>
        </w:rPr>
        <w:t xml:space="preserve">אין מוציאין לאכילת פירות, ולשבח קרקעות, ולמזון האשה והבנות מנכסים </w:t>
      </w:r>
      <w:r w:rsidR="006F071F" w:rsidRPr="0050150D">
        <w:rPr>
          <w:rFonts w:cs="PFT_Frank"/>
          <w:b/>
          <w:bCs/>
          <w:szCs w:val="14"/>
          <w:rtl/>
        </w:rPr>
        <w:t>משועבדים</w:t>
      </w:r>
      <w:r w:rsidR="006F071F" w:rsidRPr="001B5426">
        <w:rPr>
          <w:rtl/>
        </w:rPr>
        <w:t>, מפני תיקון העולם.</w:t>
      </w:r>
      <w:r w:rsidR="00CD3270">
        <w:rPr>
          <w:rFonts w:hint="cs"/>
          <w:rtl/>
        </w:rPr>
        <w:t xml:space="preserve"> </w:t>
      </w:r>
      <w:r w:rsidR="006F071F" w:rsidRPr="003E14B0">
        <w:rPr>
          <w:rStyle w:val="affffe"/>
          <w:rtl/>
        </w:rPr>
        <w:t xml:space="preserve">הא מבני חורין </w:t>
      </w:r>
      <w:r w:rsidR="00CD3270">
        <w:rPr>
          <w:rStyle w:val="affffe"/>
          <w:rFonts w:hint="cs"/>
          <w:rtl/>
        </w:rPr>
        <w:t>מ</w:t>
      </w:r>
      <w:r w:rsidR="001C181C" w:rsidRPr="003E14B0">
        <w:rPr>
          <w:rStyle w:val="affffe"/>
          <w:rFonts w:hint="cs"/>
          <w:rtl/>
        </w:rPr>
        <w:t>וציאים</w:t>
      </w:r>
      <w:r w:rsidR="006F071F" w:rsidRPr="003E14B0">
        <w:rPr>
          <w:rStyle w:val="affffe"/>
          <w:rtl/>
        </w:rPr>
        <w:t>.</w:t>
      </w:r>
      <w:r w:rsidR="006F071F" w:rsidRPr="001B5426">
        <w:rPr>
          <w:rFonts w:hint="cs"/>
          <w:rtl/>
        </w:rPr>
        <w:t xml:space="preserve"> והיינו לשבח קרקעות</w:t>
      </w:r>
      <w:r w:rsidR="003E14B0">
        <w:rPr>
          <w:rFonts w:hint="cs"/>
          <w:rtl/>
        </w:rPr>
        <w:t xml:space="preserve"> </w:t>
      </w:r>
      <w:r w:rsidR="003E14B0" w:rsidRPr="003E14B0">
        <w:rPr>
          <w:rStyle w:val="affffe"/>
          <w:rFonts w:hint="cs"/>
          <w:rtl/>
        </w:rPr>
        <w:t>שמוצאים מגזלן</w:t>
      </w:r>
      <w:r w:rsidR="003E14B0">
        <w:rPr>
          <w:rFonts w:hint="cs"/>
          <w:rtl/>
        </w:rPr>
        <w:t xml:space="preserve"> - </w:t>
      </w:r>
      <w:r w:rsidR="001C181C">
        <w:rPr>
          <w:rFonts w:hint="cs"/>
          <w:rtl/>
        </w:rPr>
        <w:t xml:space="preserve"> </w:t>
      </w:r>
      <w:r w:rsidR="00FE0290" w:rsidRPr="0050150D">
        <w:rPr>
          <w:rFonts w:cs="PFT_Frank" w:hint="cs"/>
          <w:b/>
          <w:bCs/>
          <w:szCs w:val="14"/>
          <w:rtl/>
        </w:rPr>
        <w:t xml:space="preserve">מדובר </w:t>
      </w:r>
      <w:r w:rsidR="006F071F" w:rsidRPr="0050150D">
        <w:rPr>
          <w:rFonts w:cs="PFT_Frank" w:hint="cs"/>
          <w:b/>
          <w:bCs/>
          <w:szCs w:val="14"/>
          <w:rtl/>
        </w:rPr>
        <w:t>בבע</w:t>
      </w:r>
      <w:r w:rsidR="003E14B0" w:rsidRPr="0050150D">
        <w:rPr>
          <w:rFonts w:cs="PFT_Frank" w:hint="cs"/>
          <w:b/>
          <w:bCs/>
          <w:szCs w:val="14"/>
          <w:rtl/>
        </w:rPr>
        <w:t>ל חוב</w:t>
      </w:r>
      <w:r w:rsidR="006F071F" w:rsidRPr="0050150D">
        <w:rPr>
          <w:rFonts w:cs="PFT_Frank" w:hint="cs"/>
          <w:b/>
          <w:bCs/>
          <w:szCs w:val="14"/>
          <w:rtl/>
        </w:rPr>
        <w:t>.</w:t>
      </w:r>
    </w:p>
    <w:p w14:paraId="4C9CA1C5" w14:textId="29077D52" w:rsidR="00F707CE" w:rsidRPr="00F707CE" w:rsidRDefault="00FF6328" w:rsidP="00AE06E5">
      <w:pPr>
        <w:pStyle w:val="36"/>
        <w:framePr w:wrap="notBeside"/>
        <w:rPr>
          <w:rtl/>
        </w:rPr>
      </w:pPr>
      <w:r w:rsidRPr="00F707CE">
        <w:rPr>
          <w:rFonts w:hint="cs"/>
          <w:rtl/>
        </w:rPr>
        <w:t>ורישא</w:t>
      </w:r>
      <w:r w:rsidR="00F707CE" w:rsidRPr="00F707CE">
        <w:rPr>
          <w:rFonts w:hint="cs"/>
          <w:rtl/>
        </w:rPr>
        <w:t>:</w:t>
      </w:r>
    </w:p>
    <w:p w14:paraId="065FC6DF" w14:textId="4E4BCA4C" w:rsidR="00A6533C" w:rsidRPr="001B5426" w:rsidRDefault="006F071F" w:rsidP="00D001E5">
      <w:pPr>
        <w:rPr>
          <w:rtl/>
        </w:rPr>
      </w:pPr>
      <w:r w:rsidRPr="0050150D">
        <w:rPr>
          <w:rFonts w:cs="PFT_Frank" w:hint="cs"/>
          <w:b/>
          <w:bCs/>
          <w:szCs w:val="14"/>
          <w:rtl/>
        </w:rPr>
        <w:t>בגוזל ונגזל</w:t>
      </w:r>
      <w:r w:rsidR="00FF6328">
        <w:rPr>
          <w:rFonts w:hint="cs"/>
          <w:rtl/>
        </w:rPr>
        <w:t>,</w:t>
      </w:r>
      <w:r w:rsidRPr="001B5426">
        <w:rPr>
          <w:rFonts w:hint="cs"/>
          <w:rtl/>
        </w:rPr>
        <w:t xml:space="preserve"> </w:t>
      </w:r>
      <w:r w:rsidR="00FF6328" w:rsidRPr="005E3761">
        <w:rPr>
          <w:rStyle w:val="affffc"/>
          <w:rFonts w:hint="cs"/>
          <w:rtl/>
        </w:rPr>
        <w:t>ו</w:t>
      </w:r>
      <w:r w:rsidR="00D001E5" w:rsidRPr="005E3761">
        <w:rPr>
          <w:rStyle w:val="affffc"/>
          <w:rFonts w:hint="cs"/>
          <w:rtl/>
        </w:rPr>
        <w:t xml:space="preserve">סיפא </w:t>
      </w:r>
      <w:r w:rsidR="00FF6328" w:rsidRPr="0050150D">
        <w:rPr>
          <w:rFonts w:cs="PFT_Frank" w:hint="cs"/>
          <w:b/>
          <w:bCs/>
          <w:szCs w:val="14"/>
          <w:rtl/>
        </w:rPr>
        <w:t>בבעל חוב!</w:t>
      </w:r>
    </w:p>
    <w:p w14:paraId="2ED977C7" w14:textId="77777777" w:rsidR="00F707CE" w:rsidRPr="00F707CE" w:rsidRDefault="00FF6328" w:rsidP="00AE06E5">
      <w:pPr>
        <w:pStyle w:val="36"/>
        <w:framePr w:wrap="notBeside"/>
        <w:rPr>
          <w:rtl/>
        </w:rPr>
      </w:pPr>
      <w:r w:rsidRPr="00F707CE">
        <w:rPr>
          <w:rFonts w:hint="cs"/>
          <w:rtl/>
        </w:rPr>
        <w:t>וכן הא דתני</w:t>
      </w:r>
      <w:r w:rsidR="00F707CE" w:rsidRPr="00F707CE">
        <w:rPr>
          <w:rtl/>
        </w:rPr>
        <w:t>:</w:t>
      </w:r>
    </w:p>
    <w:p w14:paraId="48E16D92" w14:textId="2FF6EC71" w:rsidR="006F071F" w:rsidRPr="0050150D" w:rsidRDefault="006F071F" w:rsidP="00F56C02">
      <w:pPr>
        <w:spacing w:after="60"/>
        <w:rPr>
          <w:rFonts w:cs="PFT_Frank"/>
          <w:b/>
          <w:bCs/>
          <w:szCs w:val="14"/>
          <w:rtl/>
        </w:rPr>
      </w:pPr>
      <w:r w:rsidRPr="00F56C02">
        <w:rPr>
          <w:rFonts w:hint="cs"/>
          <w:spacing w:val="-4"/>
          <w:rtl/>
        </w:rPr>
        <w:t>לשבח קרקעות כיצד הרי שגזל מחבירו וכו' גובה קרן ממשועבדים</w:t>
      </w:r>
      <w:r w:rsidRPr="001B5426">
        <w:rPr>
          <w:rFonts w:hint="cs"/>
          <w:rtl/>
        </w:rPr>
        <w:t xml:space="preserve"> ושבח מבני חורין' </w:t>
      </w:r>
      <w:r w:rsidR="00F56C02">
        <w:rPr>
          <w:rFonts w:hint="cs"/>
          <w:rtl/>
        </w:rPr>
        <w:t xml:space="preserve">- </w:t>
      </w:r>
      <w:r w:rsidRPr="005E3761">
        <w:rPr>
          <w:rStyle w:val="affffc"/>
          <w:rFonts w:hint="cs"/>
          <w:rtl/>
        </w:rPr>
        <w:t>ה''נ</w:t>
      </w:r>
      <w:r w:rsidRPr="001B5426">
        <w:rPr>
          <w:rFonts w:hint="cs"/>
          <w:rtl/>
        </w:rPr>
        <w:t xml:space="preserve"> </w:t>
      </w:r>
      <w:r w:rsidR="00FF6328" w:rsidRPr="0050150D">
        <w:rPr>
          <w:rFonts w:cs="PFT_Frank" w:hint="cs"/>
          <w:b/>
          <w:bCs/>
          <w:szCs w:val="14"/>
          <w:rtl/>
        </w:rPr>
        <w:t xml:space="preserve">מדובר </w:t>
      </w:r>
      <w:r w:rsidRPr="0050150D">
        <w:rPr>
          <w:rFonts w:cs="PFT_Frank" w:hint="cs"/>
          <w:b/>
          <w:bCs/>
          <w:szCs w:val="14"/>
          <w:rtl/>
        </w:rPr>
        <w:t>בבע''ח.</w:t>
      </w:r>
    </w:p>
    <w:p w14:paraId="6DB3D505" w14:textId="2A4D6B97" w:rsidR="00F707CE" w:rsidRPr="00F707CE" w:rsidRDefault="00F56C02" w:rsidP="0018642E">
      <w:pPr>
        <w:pStyle w:val="36"/>
        <w:framePr w:wrap="notBeside"/>
        <w:rPr>
          <w:rtl/>
        </w:rPr>
      </w:pPr>
      <w:r w:rsidRPr="00F707CE">
        <w:rPr>
          <w:rFonts w:hint="cs"/>
          <w:rtl/>
        </w:rPr>
        <w:t xml:space="preserve">ב. </w:t>
      </w:r>
      <w:r w:rsidR="006F071F" w:rsidRPr="00F707CE">
        <w:rPr>
          <w:rtl/>
        </w:rPr>
        <w:t>ת"ש</w:t>
      </w:r>
      <w:r w:rsidR="00F707CE" w:rsidRPr="00F707CE">
        <w:rPr>
          <w:rtl/>
        </w:rPr>
        <w:t>:</w:t>
      </w:r>
    </w:p>
    <w:p w14:paraId="0B35602B" w14:textId="67D4E721" w:rsidR="006F071F" w:rsidRPr="00FE0290" w:rsidRDefault="006F071F" w:rsidP="009B508D">
      <w:pPr>
        <w:rPr>
          <w:spacing w:val="-4"/>
          <w:rtl/>
        </w:rPr>
      </w:pPr>
      <w:r w:rsidRPr="0050150D">
        <w:rPr>
          <w:rFonts w:cs="PFT_Frank"/>
          <w:b/>
          <w:bCs/>
          <w:spacing w:val="-4"/>
          <w:szCs w:val="14"/>
          <w:rtl/>
        </w:rPr>
        <w:t>לאכילת פירות כיצד?</w:t>
      </w:r>
      <w:r w:rsidRPr="00FE0290">
        <w:rPr>
          <w:spacing w:val="-4"/>
          <w:rtl/>
        </w:rPr>
        <w:t xml:space="preserve"> הרי שגזל שדה מחבירו, ויוצאה מתחת ידו.</w:t>
      </w:r>
    </w:p>
    <w:p w14:paraId="19B71B34" w14:textId="3026ADEB" w:rsidR="006F071F" w:rsidRPr="001B5426" w:rsidRDefault="006F071F" w:rsidP="009B508D">
      <w:pPr>
        <w:rPr>
          <w:rtl/>
        </w:rPr>
      </w:pPr>
      <w:r w:rsidRPr="001B5426">
        <w:rPr>
          <w:rtl/>
        </w:rPr>
        <w:t xml:space="preserve">גובה </w:t>
      </w:r>
      <w:r w:rsidR="00CD3270">
        <w:rPr>
          <w:rFonts w:hint="cs"/>
          <w:rtl/>
        </w:rPr>
        <w:t>ה</w:t>
      </w:r>
      <w:r w:rsidRPr="001B5426">
        <w:rPr>
          <w:rtl/>
        </w:rPr>
        <w:t>קרן מנכסים משועבדים, ופירות מנכסים בני חורין.</w:t>
      </w:r>
    </w:p>
    <w:p w14:paraId="4AEE4F57" w14:textId="37B5DDFD" w:rsidR="00F707CE" w:rsidRPr="00F707CE" w:rsidRDefault="006F071F" w:rsidP="00CD3270">
      <w:pPr>
        <w:pStyle w:val="36"/>
        <w:framePr w:wrap="notBeside"/>
        <w:rPr>
          <w:rtl/>
        </w:rPr>
      </w:pPr>
      <w:r w:rsidRPr="00F707CE">
        <w:rPr>
          <w:rFonts w:hint="cs"/>
          <w:rtl/>
        </w:rPr>
        <w:t>ובהכרח</w:t>
      </w:r>
      <w:r w:rsidR="00C241C5">
        <w:rPr>
          <w:rFonts w:hint="cs"/>
          <w:rtl/>
        </w:rPr>
        <w:t>:</w:t>
      </w:r>
    </w:p>
    <w:p w14:paraId="209B5B9B" w14:textId="27002092" w:rsidR="006F071F" w:rsidRPr="0050150D" w:rsidRDefault="008076F3" w:rsidP="009B508D">
      <w:pPr>
        <w:rPr>
          <w:rFonts w:cs="PFT_Frank"/>
          <w:b/>
          <w:bCs/>
          <w:szCs w:val="14"/>
          <w:rtl/>
        </w:rPr>
      </w:pPr>
      <w:r w:rsidRPr="0050150D">
        <w:rPr>
          <w:rFonts w:cs="PFT_Frank" w:hint="cs"/>
          <w:b/>
          <w:bCs/>
          <w:szCs w:val="14"/>
          <w:rtl/>
        </w:rPr>
        <w:t>כש</w:t>
      </w:r>
      <w:r w:rsidR="006F071F" w:rsidRPr="0050150D">
        <w:rPr>
          <w:rFonts w:cs="PFT_Frank" w:hint="cs"/>
          <w:b/>
          <w:bCs/>
          <w:szCs w:val="14"/>
          <w:rtl/>
        </w:rPr>
        <w:t xml:space="preserve">גזל </w:t>
      </w:r>
      <w:r w:rsidR="006F071F" w:rsidRPr="0050150D">
        <w:rPr>
          <w:rFonts w:cs="PFT_Frank"/>
          <w:b/>
          <w:bCs/>
          <w:szCs w:val="14"/>
          <w:rtl/>
        </w:rPr>
        <w:t>שדה מחבירו ומכרה לאחר והשביחה.</w:t>
      </w:r>
    </w:p>
    <w:p w14:paraId="00955160" w14:textId="6F02F26E" w:rsidR="00F707CE" w:rsidRPr="00F707CE" w:rsidRDefault="009F2E82" w:rsidP="006C6C77">
      <w:pPr>
        <w:pStyle w:val="36"/>
        <w:framePr w:wrap="notBeside"/>
        <w:rPr>
          <w:rtl/>
        </w:rPr>
      </w:pPr>
      <w:r w:rsidRPr="00F707CE">
        <w:rPr>
          <w:rFonts w:hint="cs"/>
          <w:rtl/>
        </w:rPr>
        <w:t xml:space="preserve">- א. </w:t>
      </w:r>
      <w:r w:rsidR="006F071F" w:rsidRPr="00F707CE">
        <w:rPr>
          <w:rtl/>
        </w:rPr>
        <w:t>רבא:</w:t>
      </w:r>
      <w:r w:rsidR="002943B3" w:rsidRPr="00F707CE">
        <w:rPr>
          <w:rFonts w:hint="cs"/>
          <w:rtl/>
        </w:rPr>
        <w:t xml:space="preserve"> מדובר</w:t>
      </w:r>
      <w:r w:rsidR="00F707CE" w:rsidRPr="00F707CE">
        <w:rPr>
          <w:rFonts w:hint="cs"/>
          <w:rtl/>
        </w:rPr>
        <w:t>:</w:t>
      </w:r>
    </w:p>
    <w:p w14:paraId="7F4748E7" w14:textId="33668F54" w:rsidR="006F071F" w:rsidRPr="001B5426" w:rsidRDefault="006F071F" w:rsidP="006C6C77">
      <w:pPr>
        <w:rPr>
          <w:rtl/>
        </w:rPr>
      </w:pPr>
      <w:r w:rsidRPr="001B5426">
        <w:rPr>
          <w:rtl/>
        </w:rPr>
        <w:t>שגזל שדה מחבירו מלאה פירות, ואכל</w:t>
      </w:r>
      <w:r w:rsidR="002943B3">
        <w:rPr>
          <w:rFonts w:hint="cs"/>
          <w:rtl/>
        </w:rPr>
        <w:t>ם</w:t>
      </w:r>
      <w:r w:rsidRPr="001B5426">
        <w:rPr>
          <w:rtl/>
        </w:rPr>
        <w:t>, וחפר בה בורות, שיחין ומערות.</w:t>
      </w:r>
      <w:r w:rsidR="006C6C77">
        <w:rPr>
          <w:rFonts w:hint="cs"/>
          <w:rtl/>
        </w:rPr>
        <w:t xml:space="preserve"> </w:t>
      </w:r>
      <w:r w:rsidRPr="0050150D">
        <w:rPr>
          <w:rFonts w:cs="PFT_Frank"/>
          <w:b/>
          <w:bCs/>
          <w:szCs w:val="14"/>
          <w:rtl/>
        </w:rPr>
        <w:t>בא נגזל לגבות</w:t>
      </w:r>
      <w:r w:rsidRPr="001B5426">
        <w:rPr>
          <w:rtl/>
        </w:rPr>
        <w:t xml:space="preserve"> קרן גובה מנכסים משועבדים, בא לגבות פירות</w:t>
      </w:r>
      <w:r w:rsidR="00FE0290">
        <w:rPr>
          <w:rFonts w:hint="cs"/>
          <w:rtl/>
        </w:rPr>
        <w:t>-</w:t>
      </w:r>
      <w:r w:rsidRPr="001B5426">
        <w:rPr>
          <w:rtl/>
        </w:rPr>
        <w:t>גובה מנכסים בני חורין.</w:t>
      </w:r>
    </w:p>
    <w:p w14:paraId="6CC4B4F6" w14:textId="77777777" w:rsidR="006F071F" w:rsidRPr="001B5426" w:rsidRDefault="006F071F" w:rsidP="00A6533C">
      <w:pPr>
        <w:pStyle w:val="affe"/>
        <w:framePr w:wrap="around"/>
        <w:rPr>
          <w:rtl/>
        </w:rPr>
      </w:pPr>
      <w:r w:rsidRPr="001B5426">
        <w:rPr>
          <w:rtl/>
        </w:rPr>
        <w:t>טו.</w:t>
      </w:r>
    </w:p>
    <w:p w14:paraId="1B5B7891" w14:textId="34CA1D71" w:rsidR="00F707CE" w:rsidRPr="00F707CE" w:rsidRDefault="009F2E82" w:rsidP="009F2E82">
      <w:pPr>
        <w:pStyle w:val="36"/>
        <w:framePr w:wrap="notBeside"/>
        <w:rPr>
          <w:rtl/>
        </w:rPr>
      </w:pPr>
      <w:r w:rsidRPr="00F707CE">
        <w:rPr>
          <w:rFonts w:hint="cs"/>
          <w:rtl/>
        </w:rPr>
        <w:t xml:space="preserve">- ב. </w:t>
      </w:r>
      <w:r w:rsidR="006F071F" w:rsidRPr="00F707CE">
        <w:rPr>
          <w:rFonts w:hint="cs"/>
          <w:rtl/>
        </w:rPr>
        <w:t>רבר''ה</w:t>
      </w:r>
      <w:r w:rsidR="00F707CE" w:rsidRPr="00F707CE">
        <w:rPr>
          <w:rtl/>
        </w:rPr>
        <w:t>:</w:t>
      </w:r>
    </w:p>
    <w:p w14:paraId="7CA1A017" w14:textId="7B5F8AC4" w:rsidR="00A6533C" w:rsidRPr="001B5426" w:rsidRDefault="006F071F" w:rsidP="009B508D">
      <w:pPr>
        <w:rPr>
          <w:rtl/>
        </w:rPr>
      </w:pPr>
      <w:r w:rsidRPr="001B5426">
        <w:rPr>
          <w:rtl/>
        </w:rPr>
        <w:t xml:space="preserve">כגון שנטלוה מסיקין, </w:t>
      </w:r>
      <w:r w:rsidRPr="0050150D">
        <w:rPr>
          <w:rFonts w:cs="PFT_Frank"/>
          <w:b/>
          <w:bCs/>
          <w:szCs w:val="14"/>
          <w:rtl/>
        </w:rPr>
        <w:t>נגזל</w:t>
      </w:r>
      <w:r w:rsidRPr="001B5426">
        <w:rPr>
          <w:rtl/>
        </w:rPr>
        <w:t xml:space="preserve"> </w:t>
      </w:r>
      <w:r w:rsidR="00317763">
        <w:rPr>
          <w:rFonts w:hint="cs"/>
          <w:rtl/>
        </w:rPr>
        <w:t xml:space="preserve">גובה </w:t>
      </w:r>
      <w:r w:rsidRPr="001B5426">
        <w:rPr>
          <w:rtl/>
        </w:rPr>
        <w:t>קרן משועבדים,</w:t>
      </w:r>
      <w:r w:rsidR="00317763">
        <w:rPr>
          <w:rFonts w:hint="cs"/>
          <w:rtl/>
        </w:rPr>
        <w:t xml:space="preserve"> ופירות מבני חורין</w:t>
      </w:r>
    </w:p>
    <w:p w14:paraId="29D0D9F8" w14:textId="77777777" w:rsidR="006F071F" w:rsidRPr="001B5426" w:rsidRDefault="006F071F" w:rsidP="009B508D">
      <w:pPr>
        <w:rPr>
          <w:rtl/>
        </w:rPr>
      </w:pPr>
    </w:p>
    <w:p w14:paraId="2117AC63" w14:textId="77777777" w:rsidR="00F707CE" w:rsidRPr="00F707CE" w:rsidRDefault="006F071F" w:rsidP="004662BE">
      <w:pPr>
        <w:pStyle w:val="36"/>
        <w:framePr w:wrap="notBeside"/>
        <w:rPr>
          <w:rtl/>
        </w:rPr>
      </w:pPr>
      <w:r w:rsidRPr="00F707CE">
        <w:rPr>
          <w:rtl/>
        </w:rPr>
        <w:t>רבא לא כרב</w:t>
      </w:r>
      <w:r w:rsidRPr="00F707CE">
        <w:rPr>
          <w:rFonts w:hint="cs"/>
          <w:rtl/>
        </w:rPr>
        <w:t>ר''ה</w:t>
      </w:r>
      <w:r w:rsidRPr="00F707CE">
        <w:rPr>
          <w:rtl/>
        </w:rPr>
        <w:t>,</w:t>
      </w:r>
      <w:r w:rsidR="00F707CE" w:rsidRPr="00F707CE">
        <w:rPr>
          <w:rtl/>
        </w:rPr>
        <w:t>:</w:t>
      </w:r>
    </w:p>
    <w:p w14:paraId="4C46C7D9" w14:textId="1F2D1F54" w:rsidR="006F071F" w:rsidRPr="001B5426" w:rsidRDefault="006F071F" w:rsidP="009B508D">
      <w:pPr>
        <w:rPr>
          <w:rtl/>
        </w:rPr>
      </w:pPr>
      <w:r w:rsidRPr="001B5426">
        <w:rPr>
          <w:rtl/>
        </w:rPr>
        <w:t>הרי היא יוצאה מתחת ידו - בדינא משמע.</w:t>
      </w:r>
    </w:p>
    <w:p w14:paraId="592B167D" w14:textId="77777777" w:rsidR="00F707CE" w:rsidRPr="00F707CE" w:rsidRDefault="006F071F" w:rsidP="004662BE">
      <w:pPr>
        <w:pStyle w:val="36"/>
        <w:framePr w:wrap="notBeside"/>
        <w:rPr>
          <w:rtl/>
        </w:rPr>
      </w:pPr>
      <w:r w:rsidRPr="00F707CE">
        <w:rPr>
          <w:rtl/>
        </w:rPr>
        <w:t>רב</w:t>
      </w:r>
      <w:r w:rsidRPr="00F707CE">
        <w:rPr>
          <w:rFonts w:hint="cs"/>
          <w:rtl/>
        </w:rPr>
        <w:t xml:space="preserve">ר''ה </w:t>
      </w:r>
      <w:r w:rsidRPr="00F707CE">
        <w:rPr>
          <w:rtl/>
        </w:rPr>
        <w:t>לא כרבא</w:t>
      </w:r>
      <w:r w:rsidR="00F707CE" w:rsidRPr="00F707CE">
        <w:rPr>
          <w:rtl/>
        </w:rPr>
        <w:t>:</w:t>
      </w:r>
    </w:p>
    <w:p w14:paraId="526DB7FB" w14:textId="243D27C2" w:rsidR="006F071F" w:rsidRPr="001B5426" w:rsidRDefault="006F071F" w:rsidP="009B508D">
      <w:pPr>
        <w:rPr>
          <w:rtl/>
        </w:rPr>
      </w:pPr>
      <w:r w:rsidRPr="001B5426">
        <w:rPr>
          <w:rtl/>
        </w:rPr>
        <w:t xml:space="preserve"> הרי היא יוצאה מתחת ידו - בעינא משמע.</w:t>
      </w:r>
    </w:p>
    <w:p w14:paraId="66491BAC" w14:textId="2E29453C" w:rsidR="00F707CE" w:rsidRPr="00F707CE" w:rsidRDefault="006F071F" w:rsidP="004662BE">
      <w:pPr>
        <w:pStyle w:val="36"/>
        <w:framePr w:wrap="notBeside"/>
        <w:rPr>
          <w:rtl/>
        </w:rPr>
      </w:pPr>
      <w:r w:rsidRPr="00F707CE">
        <w:rPr>
          <w:rtl/>
        </w:rPr>
        <w:t>רב אשי</w:t>
      </w:r>
      <w:r w:rsidR="00F707CE" w:rsidRPr="00F707CE">
        <w:rPr>
          <w:rtl/>
        </w:rPr>
        <w:t>:</w:t>
      </w:r>
    </w:p>
    <w:p w14:paraId="5CDF205C" w14:textId="650AB185" w:rsidR="00F84FAC" w:rsidRDefault="006F071F" w:rsidP="009B508D">
      <w:pPr>
        <w:rPr>
          <w:rtl/>
        </w:rPr>
      </w:pPr>
      <w:r w:rsidRPr="001B5426">
        <w:rPr>
          <w:rtl/>
        </w:rPr>
        <w:t xml:space="preserve">לצדדין קתני: </w:t>
      </w:r>
    </w:p>
    <w:p w14:paraId="413B3DAE" w14:textId="0FD0362A" w:rsidR="00A6533C" w:rsidRPr="001B5426" w:rsidRDefault="006F071F" w:rsidP="009B508D">
      <w:pPr>
        <w:rPr>
          <w:rtl/>
        </w:rPr>
      </w:pPr>
      <w:r w:rsidRPr="001B5426">
        <w:rPr>
          <w:rtl/>
        </w:rPr>
        <w:t>שגזל שדה מחבירו מלאה פירות ואכל</w:t>
      </w:r>
      <w:r w:rsidR="00F84FAC">
        <w:rPr>
          <w:rFonts w:hint="cs"/>
          <w:rtl/>
        </w:rPr>
        <w:t xml:space="preserve">ם, </w:t>
      </w:r>
      <w:r w:rsidRPr="001B5426">
        <w:rPr>
          <w:rtl/>
        </w:rPr>
        <w:t>ומכר את השדה,</w:t>
      </w:r>
    </w:p>
    <w:p w14:paraId="3E0FC20A" w14:textId="29142E5D" w:rsidR="006F071F" w:rsidRPr="001B5426" w:rsidRDefault="006F071F" w:rsidP="009B508D">
      <w:pPr>
        <w:rPr>
          <w:rtl/>
        </w:rPr>
      </w:pPr>
      <w:r w:rsidRPr="001B5426">
        <w:rPr>
          <w:rtl/>
        </w:rPr>
        <w:t xml:space="preserve">בא לוקח לגבות קרן - </w:t>
      </w:r>
      <w:r w:rsidR="00F84FAC">
        <w:rPr>
          <w:rFonts w:hint="cs"/>
          <w:rtl/>
        </w:rPr>
        <w:t>מ</w:t>
      </w:r>
      <w:r w:rsidRPr="001B5426">
        <w:rPr>
          <w:rtl/>
        </w:rPr>
        <w:t>משועבדים, פירות - מבני חורין.</w:t>
      </w:r>
    </w:p>
    <w:p w14:paraId="249AADC5" w14:textId="75BE8871" w:rsidR="00F707CE" w:rsidRPr="00F707CE" w:rsidRDefault="00F84FAC" w:rsidP="004662BE">
      <w:pPr>
        <w:pStyle w:val="36"/>
        <w:framePr w:wrap="notBeside"/>
        <w:rPr>
          <w:rtl/>
        </w:rPr>
      </w:pPr>
      <w:r w:rsidRPr="00F707CE">
        <w:rPr>
          <w:rFonts w:hint="cs"/>
          <w:rtl/>
        </w:rPr>
        <w:t>לכו''ע</w:t>
      </w:r>
      <w:r w:rsidR="00F707CE" w:rsidRPr="00F707CE">
        <w:rPr>
          <w:rFonts w:hint="cs"/>
          <w:rtl/>
        </w:rPr>
        <w:t>:</w:t>
      </w:r>
    </w:p>
    <w:p w14:paraId="38B04485" w14:textId="1DB785F4" w:rsidR="006F071F" w:rsidRPr="001B5426" w:rsidRDefault="00F84FAC" w:rsidP="00D32D5A">
      <w:pPr>
        <w:rPr>
          <w:rtl/>
        </w:rPr>
      </w:pPr>
      <w:r>
        <w:rPr>
          <w:rFonts w:hint="cs"/>
          <w:rtl/>
        </w:rPr>
        <w:t xml:space="preserve">שף שמלוה ע''פ לא גובה ממשועבדים </w:t>
      </w:r>
      <w:r w:rsidR="00D32D5A">
        <w:rPr>
          <w:rtl/>
        </w:rPr>
        <w:t>–</w:t>
      </w:r>
      <w:r>
        <w:rPr>
          <w:rFonts w:hint="cs"/>
          <w:rtl/>
        </w:rPr>
        <w:t xml:space="preserve"> </w:t>
      </w:r>
      <w:r w:rsidR="00D32D5A">
        <w:rPr>
          <w:rFonts w:hint="cs"/>
          <w:rtl/>
        </w:rPr>
        <w:t>כאן עמד בדין ושוב מכר</w:t>
      </w:r>
    </w:p>
    <w:p w14:paraId="432ADD75" w14:textId="1AB4A351" w:rsidR="00F707CE" w:rsidRPr="00F707CE" w:rsidRDefault="00F707CE" w:rsidP="004662BE">
      <w:pPr>
        <w:pStyle w:val="36"/>
        <w:framePr w:wrap="notBeside"/>
        <w:rPr>
          <w:rtl/>
        </w:rPr>
      </w:pPr>
      <w:r w:rsidRPr="00F707CE">
        <w:rPr>
          <w:rtl/>
        </w:rPr>
        <w:t>•</w:t>
      </w:r>
    </w:p>
    <w:p w14:paraId="5D417749" w14:textId="5D092705" w:rsidR="006F071F" w:rsidRPr="001B5426" w:rsidRDefault="00D32D5A" w:rsidP="009B508D">
      <w:pPr>
        <w:rPr>
          <w:rtl/>
        </w:rPr>
      </w:pPr>
      <w:r>
        <w:rPr>
          <w:rFonts w:hint="cs"/>
          <w:rtl/>
        </w:rPr>
        <w:t xml:space="preserve">ועמד בדין על הקרן ולא על הפירות </w:t>
      </w:r>
      <w:r w:rsidRPr="00D32D5A">
        <w:rPr>
          <w:rStyle w:val="affffe"/>
          <w:rFonts w:hint="cs"/>
          <w:rtl/>
        </w:rPr>
        <w:t>לכן לא יגבה פירות ממשועבדים</w:t>
      </w:r>
      <w:r>
        <w:rPr>
          <w:rFonts w:hint="cs"/>
          <w:rtl/>
        </w:rPr>
        <w:t xml:space="preserve"> </w:t>
      </w:r>
    </w:p>
    <w:p w14:paraId="2554FFAA" w14:textId="5F192CF6" w:rsidR="00A6533C" w:rsidRPr="001B5426" w:rsidRDefault="006F071F" w:rsidP="004662BE">
      <w:pPr>
        <w:rPr>
          <w:rtl/>
        </w:rPr>
      </w:pPr>
      <w:r w:rsidRPr="001B5426">
        <w:rPr>
          <w:rFonts w:hint="cs"/>
          <w:rtl/>
        </w:rPr>
        <w:t>ו</w:t>
      </w:r>
      <w:r w:rsidRPr="001B5426">
        <w:rPr>
          <w:rtl/>
        </w:rPr>
        <w:t>פסקא</w:t>
      </w:r>
      <w:r w:rsidRPr="001B5426">
        <w:rPr>
          <w:rFonts w:hint="cs"/>
          <w:rtl/>
        </w:rPr>
        <w:t xml:space="preserve"> ד</w:t>
      </w:r>
      <w:r w:rsidRPr="001B5426">
        <w:rPr>
          <w:rtl/>
        </w:rPr>
        <w:t xml:space="preserve">סתמא דמילתא, </w:t>
      </w:r>
      <w:r w:rsidRPr="001B5426">
        <w:rPr>
          <w:rFonts w:hint="cs"/>
          <w:rtl/>
        </w:rPr>
        <w:t>שאדם תובע בתחילה את הקרן</w:t>
      </w:r>
    </w:p>
    <w:p w14:paraId="3BFBE697" w14:textId="7C3D4140" w:rsidR="00F707CE" w:rsidRPr="00F707CE" w:rsidRDefault="00662DDB" w:rsidP="004662BE">
      <w:pPr>
        <w:pStyle w:val="36"/>
        <w:framePr w:wrap="notBeside"/>
        <w:rPr>
          <w:rtl/>
        </w:rPr>
      </w:pPr>
      <w:r w:rsidRPr="00F707CE">
        <w:rPr>
          <w:rFonts w:hint="cs"/>
          <w:rtl/>
        </w:rPr>
        <w:t>ויקשהאיך שמואל</w:t>
      </w:r>
      <w:r w:rsidR="00F707CE" w:rsidRPr="00F707CE">
        <w:rPr>
          <w:rFonts w:hint="cs"/>
          <w:rtl/>
        </w:rPr>
        <w:t>:</w:t>
      </w:r>
    </w:p>
    <w:p w14:paraId="2FC0A23F" w14:textId="5E7EA7E5" w:rsidR="00A6533C" w:rsidRPr="001B5426" w:rsidRDefault="004662BE" w:rsidP="009B508D">
      <w:pPr>
        <w:rPr>
          <w:rtl/>
        </w:rPr>
      </w:pPr>
      <w:r>
        <w:rPr>
          <w:rFonts w:hint="cs"/>
          <w:rtl/>
        </w:rPr>
        <w:t>ס</w:t>
      </w:r>
      <w:r w:rsidR="006F071F" w:rsidRPr="001B5426">
        <w:rPr>
          <w:rFonts w:hint="cs"/>
          <w:rtl/>
        </w:rPr>
        <w:t>''ל ד</w:t>
      </w:r>
      <w:r w:rsidR="006F071F" w:rsidRPr="001B5426">
        <w:rPr>
          <w:rtl/>
        </w:rPr>
        <w:t xml:space="preserve">לוקח מגזלן </w:t>
      </w:r>
      <w:r w:rsidR="00662DDB">
        <w:rPr>
          <w:rFonts w:hint="cs"/>
          <w:rtl/>
        </w:rPr>
        <w:t xml:space="preserve">אין לו </w:t>
      </w:r>
      <w:r w:rsidR="006F071F" w:rsidRPr="001B5426">
        <w:rPr>
          <w:rtl/>
        </w:rPr>
        <w:t>שבח?</w:t>
      </w:r>
    </w:p>
    <w:p w14:paraId="6654EAFD" w14:textId="0BE9E363" w:rsidR="00F707CE" w:rsidRPr="00F707CE" w:rsidRDefault="006F071F" w:rsidP="00DE2879">
      <w:pPr>
        <w:pStyle w:val="36"/>
        <w:framePr w:wrap="notBeside"/>
        <w:rPr>
          <w:rtl/>
        </w:rPr>
      </w:pPr>
      <w:r w:rsidRPr="00F707CE">
        <w:rPr>
          <w:rFonts w:hint="cs"/>
          <w:rtl/>
        </w:rPr>
        <w:lastRenderedPageBreak/>
        <w:t>ש</w:t>
      </w:r>
      <w:r w:rsidRPr="00F707CE">
        <w:rPr>
          <w:rtl/>
        </w:rPr>
        <w:t>מואל לר</w:t>
      </w:r>
      <w:r w:rsidRPr="00F707CE">
        <w:rPr>
          <w:rFonts w:hint="cs"/>
          <w:rtl/>
        </w:rPr>
        <w:t>חב"ש</w:t>
      </w:r>
      <w:r w:rsidR="00F707CE" w:rsidRPr="00F707CE">
        <w:rPr>
          <w:rtl/>
        </w:rPr>
        <w:t>:</w:t>
      </w:r>
    </w:p>
    <w:p w14:paraId="2ACC43CC" w14:textId="49CA05FF" w:rsidR="00A6533C" w:rsidRPr="001B5426" w:rsidRDefault="006F071F" w:rsidP="007E25C4">
      <w:pPr>
        <w:rPr>
          <w:rtl/>
        </w:rPr>
      </w:pPr>
      <w:r w:rsidRPr="001B5426">
        <w:rPr>
          <w:rtl/>
        </w:rPr>
        <w:t>אמליך וכתוב</w:t>
      </w:r>
      <w:r w:rsidR="007E25C4">
        <w:rPr>
          <w:rFonts w:hint="cs"/>
          <w:rtl/>
        </w:rPr>
        <w:t xml:space="preserve"> העידית,</w:t>
      </w:r>
      <w:r w:rsidRPr="001B5426">
        <w:rPr>
          <w:rtl/>
        </w:rPr>
        <w:t xml:space="preserve"> שבח ופירי.</w:t>
      </w:r>
      <w:r w:rsidRPr="001B5426">
        <w:rPr>
          <w:rFonts w:hint="cs"/>
          <w:rtl/>
        </w:rPr>
        <w:t xml:space="preserve"> מיירי בלוקח מגזלן וביש לו קרקע</w:t>
      </w:r>
      <w:r w:rsidR="00DE2879">
        <w:rPr>
          <w:rFonts w:hint="cs"/>
          <w:rtl/>
        </w:rPr>
        <w:t xml:space="preserve"> </w:t>
      </w:r>
      <w:r w:rsidR="007E25C4">
        <w:rPr>
          <w:rFonts w:hint="cs"/>
          <w:rtl/>
        </w:rPr>
        <w:t xml:space="preserve">ובמכר מותר סאה בסאה </w:t>
      </w:r>
      <w:r w:rsidR="007E25C4" w:rsidRPr="007E25C4">
        <w:rPr>
          <w:rStyle w:val="affffe"/>
          <w:rFonts w:hint="cs"/>
          <w:rtl/>
        </w:rPr>
        <w:t>משא''כ במלווה</w:t>
      </w:r>
      <w:r w:rsidR="007E25C4">
        <w:rPr>
          <w:rStyle w:val="affffe"/>
          <w:rFonts w:hint="cs"/>
          <w:rtl/>
        </w:rPr>
        <w:t>.</w:t>
      </w:r>
      <w:r w:rsidR="007E25C4">
        <w:rPr>
          <w:rFonts w:hint="cs"/>
          <w:rtl/>
        </w:rPr>
        <w:t xml:space="preserve"> </w:t>
      </w:r>
    </w:p>
    <w:p w14:paraId="29E52FC7" w14:textId="0F3CCA33" w:rsidR="00F707CE" w:rsidRPr="00F707CE" w:rsidRDefault="006F071F" w:rsidP="00DE2879">
      <w:pPr>
        <w:pStyle w:val="36"/>
        <w:framePr w:wrap="notBeside"/>
        <w:rPr>
          <w:rtl/>
        </w:rPr>
      </w:pPr>
      <w:r w:rsidRPr="00F707CE">
        <w:rPr>
          <w:rFonts w:hint="cs"/>
          <w:rtl/>
        </w:rPr>
        <w:t>א''ד רב יוסף</w:t>
      </w:r>
      <w:r w:rsidR="00F707CE" w:rsidRPr="00F707CE">
        <w:rPr>
          <w:rFonts w:hint="cs"/>
          <w:rtl/>
        </w:rPr>
        <w:t>:</w:t>
      </w:r>
    </w:p>
    <w:p w14:paraId="2469E358" w14:textId="62C7E691" w:rsidR="00A6533C" w:rsidRPr="001B5426" w:rsidRDefault="006F071F" w:rsidP="009B508D">
      <w:pPr>
        <w:rPr>
          <w:rtl/>
        </w:rPr>
      </w:pPr>
      <w:r w:rsidRPr="001B5426">
        <w:rPr>
          <w:rFonts w:hint="cs"/>
          <w:rtl/>
        </w:rPr>
        <w:t xml:space="preserve">מיירי בשקנו מידו </w:t>
      </w:r>
      <w:r w:rsidR="007E25C4">
        <w:rPr>
          <w:rFonts w:hint="cs"/>
          <w:rtl/>
        </w:rPr>
        <w:t>ובמכר מותר סאה בסאה [משא''כ במלווה]</w:t>
      </w:r>
    </w:p>
    <w:p w14:paraId="26E2A83C" w14:textId="77777777" w:rsidR="00A6533C" w:rsidRPr="001B5426" w:rsidRDefault="00A6533C" w:rsidP="00A6533C">
      <w:pPr>
        <w:pStyle w:val="aff9"/>
        <w:rPr>
          <w:rtl/>
        </w:rPr>
      </w:pPr>
      <w:r w:rsidRPr="001B5426">
        <w:rPr>
          <w:rtl/>
        </w:rPr>
        <w:t>***</w:t>
      </w:r>
    </w:p>
    <w:p w14:paraId="78635129" w14:textId="6CC8F694" w:rsidR="00F707CE" w:rsidRPr="00F707CE" w:rsidRDefault="006F071F" w:rsidP="00662DDB">
      <w:pPr>
        <w:pStyle w:val="36"/>
        <w:framePr w:wrap="notBeside"/>
        <w:rPr>
          <w:rtl/>
        </w:rPr>
      </w:pPr>
      <w:r w:rsidRPr="00F707CE">
        <w:rPr>
          <w:rtl/>
        </w:rPr>
        <w:t>שמואל</w:t>
      </w:r>
      <w:r w:rsidR="00F707CE" w:rsidRPr="00F707CE">
        <w:rPr>
          <w:rtl/>
        </w:rPr>
        <w:t>:</w:t>
      </w:r>
    </w:p>
    <w:p w14:paraId="22A4CCB0" w14:textId="5866BCBC" w:rsidR="006F071F" w:rsidRPr="001B5426" w:rsidRDefault="006F071F" w:rsidP="007210FB">
      <w:pPr>
        <w:pStyle w:val="affff9"/>
        <w:rPr>
          <w:rtl/>
        </w:rPr>
      </w:pPr>
      <w:r w:rsidRPr="001B5426">
        <w:rPr>
          <w:rtl/>
        </w:rPr>
        <w:t>בע"ח גובה את השבח.</w:t>
      </w:r>
    </w:p>
    <w:p w14:paraId="0CFD80DB" w14:textId="7C209389" w:rsidR="00F707CE" w:rsidRPr="00F707CE" w:rsidRDefault="006F071F" w:rsidP="00662DDB">
      <w:pPr>
        <w:pStyle w:val="36"/>
        <w:framePr w:wrap="notBeside"/>
        <w:rPr>
          <w:rtl/>
        </w:rPr>
      </w:pPr>
      <w:r w:rsidRPr="00F707CE">
        <w:rPr>
          <w:rtl/>
        </w:rPr>
        <w:t>רבא</w:t>
      </w:r>
      <w:r w:rsidR="00F707CE" w:rsidRPr="00F707CE">
        <w:rPr>
          <w:rtl/>
        </w:rPr>
        <w:t>:</w:t>
      </w:r>
    </w:p>
    <w:p w14:paraId="6F21E964" w14:textId="152D7C12" w:rsidR="00A67ABF" w:rsidRDefault="006F071F" w:rsidP="00A67ABF">
      <w:pPr>
        <w:rPr>
          <w:rtl/>
        </w:rPr>
      </w:pPr>
      <w:r w:rsidRPr="001B5426">
        <w:rPr>
          <w:rtl/>
        </w:rPr>
        <w:t xml:space="preserve">תדע, שכך כותב </w:t>
      </w:r>
      <w:r w:rsidR="00A67ABF">
        <w:rPr>
          <w:rFonts w:hint="cs"/>
          <w:rtl/>
        </w:rPr>
        <w:t>ה</w:t>
      </w:r>
      <w:r w:rsidRPr="001B5426">
        <w:rPr>
          <w:rtl/>
        </w:rPr>
        <w:t xml:space="preserve">מוכר ללוקח: </w:t>
      </w:r>
      <w:r w:rsidR="00A67ABF">
        <w:rPr>
          <w:rFonts w:hint="cs"/>
          <w:rtl/>
        </w:rPr>
        <w:t>'אני אעמוד ו</w:t>
      </w:r>
      <w:r w:rsidR="00A67ABF" w:rsidRPr="00A67ABF">
        <w:rPr>
          <w:rtl/>
        </w:rPr>
        <w:t xml:space="preserve">אשקיט, </w:t>
      </w:r>
      <w:r w:rsidR="00A67ABF">
        <w:rPr>
          <w:rFonts w:hint="cs"/>
          <w:rtl/>
        </w:rPr>
        <w:t>ו</w:t>
      </w:r>
      <w:r w:rsidR="00A67ABF" w:rsidRPr="00A67ABF">
        <w:rPr>
          <w:rtl/>
        </w:rPr>
        <w:t>אטהר מכל ערעור</w:t>
      </w:r>
      <w:r w:rsidR="00A67ABF">
        <w:rPr>
          <w:rFonts w:hint="cs"/>
          <w:rtl/>
        </w:rPr>
        <w:t xml:space="preserve"> </w:t>
      </w:r>
      <w:r w:rsidR="00A67ABF" w:rsidRPr="00A67ABF">
        <w:rPr>
          <w:rtl/>
        </w:rPr>
        <w:t>ואנקה</w:t>
      </w:r>
      <w:r w:rsidR="00A67ABF">
        <w:rPr>
          <w:rFonts w:hint="cs"/>
          <w:rtl/>
        </w:rPr>
        <w:t xml:space="preserve"> </w:t>
      </w:r>
      <w:r w:rsidR="00A67ABF" w:rsidRPr="00A67ABF">
        <w:rPr>
          <w:rtl/>
        </w:rPr>
        <w:t xml:space="preserve">מכר זה, וההוצאות </w:t>
      </w:r>
      <w:r w:rsidR="00A67ABF">
        <w:rPr>
          <w:rFonts w:hint="cs"/>
          <w:rtl/>
        </w:rPr>
        <w:t xml:space="preserve">והשבח שישביח ואעמידו </w:t>
      </w:r>
      <w:r w:rsidR="00A67ABF" w:rsidRPr="00A67ABF">
        <w:rPr>
          <w:rtl/>
        </w:rPr>
        <w:t>לפניך</w:t>
      </w:r>
      <w:r w:rsidR="00A67ABF">
        <w:rPr>
          <w:rFonts w:hint="cs"/>
          <w:rtl/>
        </w:rPr>
        <w:t xml:space="preserve"> </w:t>
      </w:r>
      <w:r w:rsidR="00A67ABF" w:rsidRPr="00A67ABF">
        <w:rPr>
          <w:rtl/>
        </w:rPr>
        <w:t>והסכים הלוקח, וקיבל עליו תנאים אלו.</w:t>
      </w:r>
    </w:p>
    <w:p w14:paraId="1571EC5E" w14:textId="073A8910" w:rsidR="00F707CE" w:rsidRPr="00F707CE" w:rsidRDefault="00A67ABF" w:rsidP="00A67ABF">
      <w:pPr>
        <w:pStyle w:val="36"/>
        <w:framePr w:wrap="notBeside"/>
        <w:rPr>
          <w:rtl/>
        </w:rPr>
      </w:pPr>
      <w:r w:rsidRPr="00F707CE">
        <w:rPr>
          <w:rFonts w:hint="cs"/>
          <w:rtl/>
        </w:rPr>
        <w:t>ודווקא במכר</w:t>
      </w:r>
      <w:r w:rsidR="00F707CE" w:rsidRPr="00F707CE">
        <w:rPr>
          <w:rFonts w:hint="cs"/>
          <w:rtl/>
        </w:rPr>
        <w:t>:</w:t>
      </w:r>
    </w:p>
    <w:p w14:paraId="51CE0079" w14:textId="7444FB84" w:rsidR="006F071F" w:rsidRPr="001B5426" w:rsidRDefault="00A67ABF" w:rsidP="00366836">
      <w:pPr>
        <w:spacing w:after="60"/>
        <w:rPr>
          <w:rtl/>
        </w:rPr>
      </w:pPr>
      <w:r>
        <w:rPr>
          <w:rFonts w:hint="cs"/>
          <w:rtl/>
        </w:rPr>
        <w:t xml:space="preserve">אבל מתנה </w:t>
      </w:r>
      <w:r w:rsidR="0041757A">
        <w:rPr>
          <w:rFonts w:hint="cs"/>
          <w:rtl/>
        </w:rPr>
        <w:t xml:space="preserve">גם אם לא כתב שיפה כוחה ממכר. </w:t>
      </w:r>
    </w:p>
    <w:p w14:paraId="770772E4" w14:textId="205F0E61" w:rsidR="00F707CE" w:rsidRPr="00F707CE" w:rsidRDefault="006F071F" w:rsidP="00662DDB">
      <w:pPr>
        <w:pStyle w:val="36"/>
        <w:framePr w:wrap="notBeside"/>
        <w:rPr>
          <w:rtl/>
        </w:rPr>
      </w:pPr>
      <w:r w:rsidRPr="00F707CE">
        <w:rPr>
          <w:rFonts w:hint="cs"/>
          <w:rtl/>
        </w:rPr>
        <w:t>ר"נ</w:t>
      </w:r>
      <w:r w:rsidR="00F707CE" w:rsidRPr="00F707CE">
        <w:rPr>
          <w:rtl/>
        </w:rPr>
        <w:t>:</w:t>
      </w:r>
    </w:p>
    <w:p w14:paraId="66F511AC" w14:textId="4E859DE6" w:rsidR="006F071F" w:rsidRPr="005E3761" w:rsidRDefault="0041757A" w:rsidP="002664A0">
      <w:pPr>
        <w:pStyle w:val="affffb"/>
        <w:rPr>
          <w:rtl/>
        </w:rPr>
      </w:pPr>
      <w:r w:rsidRPr="005E3761">
        <w:rPr>
          <w:rFonts w:hint="cs"/>
          <w:rtl/>
        </w:rPr>
        <w:t>משנה זו מסייעת ל</w:t>
      </w:r>
      <w:r w:rsidR="006F071F" w:rsidRPr="005E3761">
        <w:rPr>
          <w:rtl/>
        </w:rPr>
        <w:t>שמואל,</w:t>
      </w:r>
      <w:r w:rsidRPr="005E3761">
        <w:rPr>
          <w:rFonts w:hint="cs"/>
          <w:rtl/>
        </w:rPr>
        <w:t xml:space="preserve"> </w:t>
      </w:r>
    </w:p>
    <w:p w14:paraId="7EA3597E" w14:textId="50F779A5" w:rsidR="00F707CE" w:rsidRPr="00F707CE" w:rsidRDefault="006F071F" w:rsidP="00662DDB">
      <w:pPr>
        <w:pStyle w:val="36"/>
        <w:framePr w:wrap="notBeside"/>
        <w:rPr>
          <w:rtl/>
        </w:rPr>
      </w:pPr>
      <w:r w:rsidRPr="00F707CE">
        <w:rPr>
          <w:rtl/>
        </w:rPr>
        <w:t>דתניא</w:t>
      </w:r>
      <w:r w:rsidR="00F707CE" w:rsidRPr="00F707CE">
        <w:rPr>
          <w:rtl/>
        </w:rPr>
        <w:t>:</w:t>
      </w:r>
    </w:p>
    <w:p w14:paraId="62B3ED04" w14:textId="73CF9C12" w:rsidR="006F071F" w:rsidRPr="001B5426" w:rsidRDefault="006F071F" w:rsidP="002664A0">
      <w:pPr>
        <w:rPr>
          <w:rtl/>
        </w:rPr>
      </w:pPr>
      <w:r w:rsidRPr="001B5426">
        <w:rPr>
          <w:rtl/>
        </w:rPr>
        <w:t>מוכר שדה לחבירו,</w:t>
      </w:r>
      <w:r w:rsidR="0041757A">
        <w:rPr>
          <w:rFonts w:hint="cs"/>
          <w:rtl/>
        </w:rPr>
        <w:t>ו</w:t>
      </w:r>
      <w:r w:rsidRPr="001B5426">
        <w:rPr>
          <w:rtl/>
        </w:rPr>
        <w:t xml:space="preserve">יוצאה מתחת ידו, </w:t>
      </w:r>
      <w:r w:rsidR="00662DDB">
        <w:rPr>
          <w:rFonts w:hint="cs"/>
          <w:rtl/>
        </w:rPr>
        <w:t xml:space="preserve">גובה </w:t>
      </w:r>
      <w:r w:rsidRPr="001B5426">
        <w:rPr>
          <w:rtl/>
        </w:rPr>
        <w:t xml:space="preserve">הקרן מנכסים משועבדים, ושבח </w:t>
      </w:r>
      <w:r w:rsidR="00662DDB">
        <w:rPr>
          <w:rFonts w:hint="cs"/>
          <w:rtl/>
        </w:rPr>
        <w:t>מ</w:t>
      </w:r>
      <w:r w:rsidRPr="001B5426">
        <w:rPr>
          <w:rtl/>
        </w:rPr>
        <w:t>בני חורין.</w:t>
      </w:r>
      <w:r w:rsidR="002664A0">
        <w:rPr>
          <w:rFonts w:hint="cs"/>
          <w:rtl/>
        </w:rPr>
        <w:t xml:space="preserve">  </w:t>
      </w:r>
    </w:p>
    <w:p w14:paraId="1F9021A8" w14:textId="6815EF3A" w:rsidR="00F707CE" w:rsidRPr="00F707CE" w:rsidRDefault="00662DDB" w:rsidP="00662DDB">
      <w:pPr>
        <w:pStyle w:val="36"/>
        <w:framePr w:wrap="notBeside"/>
        <w:rPr>
          <w:rtl/>
        </w:rPr>
      </w:pPr>
      <w:r w:rsidRPr="00F707CE">
        <w:rPr>
          <w:rFonts w:hint="cs"/>
          <w:rtl/>
        </w:rPr>
        <w:t xml:space="preserve">ור''ה </w:t>
      </w:r>
      <w:r w:rsidR="002664A0" w:rsidRPr="00F707CE">
        <w:rPr>
          <w:rFonts w:hint="cs"/>
          <w:rtl/>
        </w:rPr>
        <w:t>העמידה</w:t>
      </w:r>
      <w:r w:rsidRPr="00F707CE">
        <w:rPr>
          <w:rFonts w:hint="cs"/>
          <w:rtl/>
        </w:rPr>
        <w:t>:</w:t>
      </w:r>
      <w:r w:rsidR="00C241C5">
        <w:rPr>
          <w:rFonts w:hint="cs"/>
          <w:rtl/>
        </w:rPr>
        <w:t>:</w:t>
      </w:r>
    </w:p>
    <w:p w14:paraId="19DD01CC" w14:textId="5BAD39D2" w:rsidR="006F071F" w:rsidRPr="001B5426" w:rsidRDefault="002664A0" w:rsidP="002664A0">
      <w:pPr>
        <w:spacing w:after="60"/>
        <w:rPr>
          <w:rtl/>
        </w:rPr>
      </w:pPr>
      <w:r>
        <w:rPr>
          <w:rFonts w:hint="cs"/>
          <w:rtl/>
        </w:rPr>
        <w:t xml:space="preserve">באופן אחר - </w:t>
      </w:r>
      <w:r w:rsidR="00662DDB">
        <w:rPr>
          <w:rFonts w:hint="cs"/>
          <w:rtl/>
        </w:rPr>
        <w:t>ב</w:t>
      </w:r>
      <w:r w:rsidR="006F071F" w:rsidRPr="001B5426">
        <w:rPr>
          <w:rtl/>
        </w:rPr>
        <w:t>לוקח מגזלן.</w:t>
      </w:r>
    </w:p>
    <w:p w14:paraId="672AF014" w14:textId="08F5A7C5" w:rsidR="00F707CE" w:rsidRPr="00F707CE" w:rsidRDefault="006F071F" w:rsidP="00662DDB">
      <w:pPr>
        <w:pStyle w:val="36"/>
        <w:framePr w:wrap="notBeside"/>
        <w:rPr>
          <w:rtl/>
        </w:rPr>
      </w:pPr>
      <w:r w:rsidRPr="00F707CE">
        <w:rPr>
          <w:rtl/>
        </w:rPr>
        <w:t>תניא אידך</w:t>
      </w:r>
      <w:r w:rsidR="00F707CE" w:rsidRPr="00F707CE">
        <w:rPr>
          <w:rtl/>
        </w:rPr>
        <w:t>:</w:t>
      </w:r>
    </w:p>
    <w:p w14:paraId="4E9A9BFE" w14:textId="7767E0E0" w:rsidR="006F071F" w:rsidRPr="001B5426" w:rsidRDefault="006F071F" w:rsidP="002664A0">
      <w:pPr>
        <w:pStyle w:val="affff9"/>
        <w:spacing w:before="0"/>
        <w:rPr>
          <w:rtl/>
        </w:rPr>
      </w:pPr>
      <w:r w:rsidRPr="001B5426">
        <w:rPr>
          <w:rtl/>
        </w:rPr>
        <w:t>המוכר שדה לחבירו והשביחה, ובא בע"ח וטרפה.</w:t>
      </w:r>
    </w:p>
    <w:p w14:paraId="1C5F318C" w14:textId="610EA249" w:rsidR="006F071F" w:rsidRPr="001B5426" w:rsidRDefault="00662DDB" w:rsidP="009B508D">
      <w:pPr>
        <w:rPr>
          <w:rtl/>
        </w:rPr>
      </w:pPr>
      <w:r>
        <w:rPr>
          <w:rFonts w:hint="cs"/>
          <w:rtl/>
        </w:rPr>
        <w:t xml:space="preserve">אם </w:t>
      </w:r>
      <w:r w:rsidR="006F071F" w:rsidRPr="001B5426">
        <w:rPr>
          <w:rtl/>
        </w:rPr>
        <w:t>השבח יותר על היציאה נוטל מבעל הקרקע, והיציאה מבע"ח.</w:t>
      </w:r>
    </w:p>
    <w:p w14:paraId="0AFC8C46" w14:textId="7D794403" w:rsidR="006F071F" w:rsidRPr="001B5426" w:rsidRDefault="006F071F" w:rsidP="009B508D">
      <w:pPr>
        <w:rPr>
          <w:rtl/>
        </w:rPr>
      </w:pPr>
      <w:r w:rsidRPr="001B5426">
        <w:rPr>
          <w:rtl/>
        </w:rPr>
        <w:t xml:space="preserve">ואם היציאה יתירה </w:t>
      </w:r>
      <w:r w:rsidR="00662DDB">
        <w:rPr>
          <w:rFonts w:hint="cs"/>
          <w:rtl/>
        </w:rPr>
        <w:t xml:space="preserve">גובה רק </w:t>
      </w:r>
      <w:r w:rsidRPr="001B5426">
        <w:rPr>
          <w:rtl/>
        </w:rPr>
        <w:t>הוצאה שיעור שבח מבע"ח.</w:t>
      </w:r>
    </w:p>
    <w:p w14:paraId="0ED51823" w14:textId="3A1DA1A7" w:rsidR="00F707CE" w:rsidRPr="00F707CE" w:rsidRDefault="006F071F" w:rsidP="00662DDB">
      <w:pPr>
        <w:pStyle w:val="36"/>
        <w:framePr w:wrap="notBeside"/>
        <w:rPr>
          <w:rtl/>
        </w:rPr>
      </w:pPr>
      <w:r w:rsidRPr="00F707CE">
        <w:rPr>
          <w:rFonts w:hint="cs"/>
          <w:rtl/>
        </w:rPr>
        <w:t>א.</w:t>
      </w:r>
      <w:r w:rsidR="00662DDB" w:rsidRPr="00F707CE">
        <w:rPr>
          <w:rFonts w:hint="cs"/>
          <w:rtl/>
        </w:rPr>
        <w:t xml:space="preserve"> כשמואל</w:t>
      </w:r>
      <w:r w:rsidR="00F707CE" w:rsidRPr="00F707CE">
        <w:rPr>
          <w:rFonts w:hint="cs"/>
          <w:rtl/>
        </w:rPr>
        <w:t>:</w:t>
      </w:r>
    </w:p>
    <w:p w14:paraId="42AE9FC1" w14:textId="75490F19" w:rsidR="00761F54" w:rsidRPr="001B5426" w:rsidRDefault="006F071F" w:rsidP="00761F54">
      <w:pPr>
        <w:rPr>
          <w:rtl/>
        </w:rPr>
      </w:pPr>
      <w:r w:rsidRPr="0050150D">
        <w:rPr>
          <w:rFonts w:cs="PFT_Frank" w:hint="cs"/>
          <w:b/>
          <w:bCs/>
          <w:szCs w:val="14"/>
          <w:rtl/>
        </w:rPr>
        <w:t>ובבע''ח</w:t>
      </w:r>
      <w:r w:rsidR="00761F54" w:rsidRPr="0050150D">
        <w:rPr>
          <w:rFonts w:cs="PFT_Frank" w:hint="cs"/>
          <w:b/>
          <w:bCs/>
          <w:szCs w:val="14"/>
          <w:rtl/>
        </w:rPr>
        <w:t>,</w:t>
      </w:r>
      <w:r w:rsidRPr="001B5426">
        <w:rPr>
          <w:rFonts w:hint="cs"/>
          <w:rtl/>
        </w:rPr>
        <w:t xml:space="preserve"> </w:t>
      </w:r>
      <w:r w:rsidR="00761F54" w:rsidRPr="005E3761">
        <w:rPr>
          <w:rStyle w:val="affffc"/>
          <w:rFonts w:hint="cs"/>
          <w:rtl/>
        </w:rPr>
        <w:t>כאן</w:t>
      </w:r>
      <w:r w:rsidR="00761F54">
        <w:rPr>
          <w:rFonts w:hint="cs"/>
          <w:rtl/>
        </w:rPr>
        <w:t xml:space="preserve"> </w:t>
      </w:r>
      <w:r w:rsidRPr="001B5426">
        <w:rPr>
          <w:rFonts w:hint="cs"/>
          <w:rtl/>
        </w:rPr>
        <w:t xml:space="preserve">בשבח המגיע לכתפים </w:t>
      </w:r>
      <w:r w:rsidRPr="005E3761">
        <w:rPr>
          <w:rStyle w:val="affffc"/>
          <w:rFonts w:hint="cs"/>
          <w:rtl/>
        </w:rPr>
        <w:t>וכאן</w:t>
      </w:r>
      <w:r w:rsidRPr="001B5426">
        <w:rPr>
          <w:rFonts w:hint="cs"/>
          <w:rtl/>
        </w:rPr>
        <w:t xml:space="preserve"> בשאין מגיע לכתפים</w:t>
      </w:r>
      <w:r w:rsidR="00761F54">
        <w:rPr>
          <w:rFonts w:hint="cs"/>
          <w:rtl/>
        </w:rPr>
        <w:t>.</w:t>
      </w:r>
    </w:p>
    <w:p w14:paraId="7CD75116" w14:textId="3648C924" w:rsidR="00F707CE" w:rsidRPr="00F707CE" w:rsidRDefault="006F071F" w:rsidP="00662DDB">
      <w:pPr>
        <w:pStyle w:val="36"/>
        <w:framePr w:wrap="notBeside"/>
        <w:rPr>
          <w:rtl/>
        </w:rPr>
      </w:pPr>
      <w:r w:rsidRPr="00F707CE">
        <w:rPr>
          <w:rFonts w:hint="cs"/>
          <w:rtl/>
        </w:rPr>
        <w:t>ב</w:t>
      </w:r>
      <w:r w:rsidR="00F707CE" w:rsidRPr="00F707CE">
        <w:rPr>
          <w:rFonts w:hint="cs"/>
          <w:rtl/>
        </w:rPr>
        <w:t>.</w:t>
      </w:r>
    </w:p>
    <w:p w14:paraId="6A735CAF" w14:textId="200BB97A" w:rsidR="006F071F" w:rsidRPr="001B5426" w:rsidRDefault="006F071F" w:rsidP="009B508D">
      <w:r w:rsidRPr="0050150D">
        <w:rPr>
          <w:rFonts w:cs="PFT_Frank" w:hint="cs"/>
          <w:b/>
          <w:bCs/>
          <w:szCs w:val="14"/>
          <w:rtl/>
        </w:rPr>
        <w:t>בלוקח מגזלן</w:t>
      </w:r>
      <w:r w:rsidRPr="001B5426">
        <w:rPr>
          <w:rFonts w:hint="cs"/>
          <w:rtl/>
        </w:rPr>
        <w:t xml:space="preserve"> וכגון שיש לו קרקע </w:t>
      </w:r>
      <w:r w:rsidRPr="005E3761">
        <w:rPr>
          <w:rStyle w:val="affffc"/>
          <w:rFonts w:hint="cs"/>
          <w:rtl/>
        </w:rPr>
        <w:t>א''נ</w:t>
      </w:r>
      <w:r w:rsidRPr="001B5426">
        <w:rPr>
          <w:rFonts w:hint="cs"/>
          <w:rtl/>
        </w:rPr>
        <w:t xml:space="preserve"> שקנו מידו</w:t>
      </w:r>
    </w:p>
    <w:p w14:paraId="66B7A21A" w14:textId="6A42AF87" w:rsidR="006F071F" w:rsidRPr="001B5426" w:rsidRDefault="0042761F" w:rsidP="009B508D">
      <w:pPr>
        <w:rPr>
          <w:rtl/>
        </w:rPr>
      </w:pPr>
      <w:r>
        <w:rPr>
          <w:rFonts w:hint="cs"/>
          <w:rtl/>
        </w:rPr>
        <w:t xml:space="preserve">ומה שכן </w:t>
      </w:r>
      <w:r w:rsidR="006F071F" w:rsidRPr="001B5426">
        <w:rPr>
          <w:rFonts w:hint="cs"/>
          <w:rtl/>
        </w:rPr>
        <w:t xml:space="preserve">גובה בשבח המגיע לכתפים </w:t>
      </w:r>
      <w:r w:rsidR="00495B66">
        <w:rPr>
          <w:rFonts w:hint="cs"/>
          <w:rtl/>
        </w:rPr>
        <w:t xml:space="preserve">- </w:t>
      </w:r>
      <w:r w:rsidR="006F071F" w:rsidRPr="001B5426">
        <w:rPr>
          <w:rFonts w:hint="cs"/>
          <w:rtl/>
        </w:rPr>
        <w:t>ב</w:t>
      </w:r>
      <w:r w:rsidR="006F071F" w:rsidRPr="001B5426">
        <w:rPr>
          <w:rtl/>
        </w:rPr>
        <w:t xml:space="preserve">מסיק כשיעור </w:t>
      </w:r>
      <w:r w:rsidR="006F071F" w:rsidRPr="001B5426">
        <w:rPr>
          <w:rFonts w:hint="cs"/>
          <w:rtl/>
        </w:rPr>
        <w:t>קרקע והשבח</w:t>
      </w:r>
      <w:r w:rsidR="006F071F" w:rsidRPr="001B5426">
        <w:rPr>
          <w:rtl/>
        </w:rPr>
        <w:t xml:space="preserve">, </w:t>
      </w:r>
      <w:r>
        <w:rPr>
          <w:rFonts w:hint="cs"/>
          <w:rtl/>
        </w:rPr>
        <w:t xml:space="preserve">אבל </w:t>
      </w:r>
      <w:r w:rsidR="006F071F" w:rsidRPr="001B5426">
        <w:rPr>
          <w:rFonts w:hint="cs"/>
          <w:rtl/>
        </w:rPr>
        <w:t>בדלא מסיק מביא לו השבח ומסלקו</w:t>
      </w:r>
    </w:p>
    <w:p w14:paraId="17B6973C" w14:textId="4E490DA2" w:rsidR="00A6533C" w:rsidRPr="001B5426" w:rsidRDefault="0042761F" w:rsidP="009B508D">
      <w:pPr>
        <w:rPr>
          <w:rtl/>
        </w:rPr>
      </w:pPr>
      <w:r w:rsidRPr="005E3761">
        <w:rPr>
          <w:rStyle w:val="affffc"/>
          <w:rFonts w:hint="cs"/>
          <w:rtl/>
        </w:rPr>
        <w:t>ואף למ''ד</w:t>
      </w:r>
      <w:r>
        <w:rPr>
          <w:rFonts w:hint="cs"/>
          <w:rtl/>
        </w:rPr>
        <w:t xml:space="preserve"> </w:t>
      </w:r>
      <w:r w:rsidR="00495B66">
        <w:rPr>
          <w:rFonts w:hint="cs"/>
          <w:rtl/>
        </w:rPr>
        <w:t xml:space="preserve">דכשאין מעות </w:t>
      </w:r>
      <w:r w:rsidR="006F071F" w:rsidRPr="001B5426">
        <w:rPr>
          <w:rtl/>
        </w:rPr>
        <w:t xml:space="preserve">ללוקח </w:t>
      </w:r>
      <w:r w:rsidR="00495B66">
        <w:rPr>
          <w:rFonts w:hint="cs"/>
          <w:rtl/>
        </w:rPr>
        <w:t xml:space="preserve">יכול לסלק </w:t>
      </w:r>
      <w:r w:rsidR="006F071F" w:rsidRPr="001B5426">
        <w:rPr>
          <w:rtl/>
        </w:rPr>
        <w:t xml:space="preserve">לבע"ח, </w:t>
      </w:r>
      <w:r w:rsidR="006F071F" w:rsidRPr="001B5426">
        <w:rPr>
          <w:rFonts w:hint="cs"/>
          <w:rtl/>
        </w:rPr>
        <w:t>לא יכול לומר שיתן חלק הקרקע בשיעור השבח</w:t>
      </w:r>
    </w:p>
    <w:p w14:paraId="08685C7B" w14:textId="3EDB351C" w:rsidR="006F071F" w:rsidRPr="0042761F" w:rsidRDefault="0042761F" w:rsidP="00495B66">
      <w:pPr>
        <w:rPr>
          <w:rStyle w:val="affffe"/>
          <w:rtl/>
        </w:rPr>
      </w:pPr>
      <w:r w:rsidRPr="005E3761">
        <w:rPr>
          <w:rStyle w:val="affffc"/>
          <w:rFonts w:hint="cs"/>
          <w:rtl/>
        </w:rPr>
        <w:t>דמיירי</w:t>
      </w:r>
      <w:r w:rsidRPr="0050150D">
        <w:rPr>
          <w:rFonts w:cs="PFT_Frank" w:hint="cs"/>
          <w:b/>
          <w:bCs/>
          <w:szCs w:val="14"/>
          <w:rtl/>
        </w:rPr>
        <w:t xml:space="preserve"> </w:t>
      </w:r>
      <w:r w:rsidR="006F071F" w:rsidRPr="0050150D">
        <w:rPr>
          <w:rFonts w:cs="PFT_Frank" w:hint="cs"/>
          <w:b/>
          <w:bCs/>
          <w:szCs w:val="14"/>
          <w:rtl/>
        </w:rPr>
        <w:t>בשעשאו אפותיקי</w:t>
      </w:r>
      <w:r w:rsidR="006F071F" w:rsidRPr="001B5426">
        <w:rPr>
          <w:rFonts w:hint="cs"/>
          <w:rtl/>
        </w:rPr>
        <w:t xml:space="preserve"> </w:t>
      </w:r>
      <w:r w:rsidRPr="0042761F">
        <w:rPr>
          <w:rStyle w:val="affffe"/>
          <w:rFonts w:hint="cs"/>
          <w:rtl/>
        </w:rPr>
        <w:t>ש</w:t>
      </w:r>
      <w:r w:rsidR="006F071F" w:rsidRPr="0042761F">
        <w:rPr>
          <w:rStyle w:val="affffe"/>
          <w:rtl/>
        </w:rPr>
        <w:t>א"ל לא יהא לך פרעון אלא מזו.</w:t>
      </w:r>
    </w:p>
    <w:p w14:paraId="2CDF3D3A" w14:textId="77777777" w:rsidR="00A6533C" w:rsidRPr="001B5426" w:rsidRDefault="00A6533C" w:rsidP="00A6533C">
      <w:pPr>
        <w:pStyle w:val="aff9"/>
        <w:rPr>
          <w:rtl/>
        </w:rPr>
      </w:pPr>
      <w:r w:rsidRPr="001B5426">
        <w:rPr>
          <w:rtl/>
        </w:rPr>
        <w:t>***</w:t>
      </w:r>
    </w:p>
    <w:p w14:paraId="5F8C7E15" w14:textId="5C470D8A" w:rsidR="006F071F" w:rsidRPr="001B5426" w:rsidRDefault="006F071F" w:rsidP="00A6533C">
      <w:pPr>
        <w:pStyle w:val="affe"/>
        <w:framePr w:wrap="around"/>
        <w:rPr>
          <w:rtl/>
        </w:rPr>
      </w:pPr>
      <w:r w:rsidRPr="001B5426">
        <w:rPr>
          <w:rtl/>
        </w:rPr>
        <w:lastRenderedPageBreak/>
        <w:t>טו:</w:t>
      </w:r>
    </w:p>
    <w:p w14:paraId="4690BFFF" w14:textId="1599D7C8" w:rsidR="00F707CE" w:rsidRPr="00F707CE" w:rsidRDefault="00F707CE" w:rsidP="00495B66">
      <w:pPr>
        <w:pStyle w:val="36"/>
        <w:framePr w:wrap="notBeside"/>
        <w:rPr>
          <w:rtl/>
        </w:rPr>
      </w:pPr>
      <w:r w:rsidRPr="00F707CE">
        <w:rPr>
          <w:rtl/>
        </w:rPr>
        <w:t>•</w:t>
      </w:r>
    </w:p>
    <w:p w14:paraId="2BCDC3D2" w14:textId="6B4EBC0A" w:rsidR="006F071F" w:rsidRPr="001B5426" w:rsidRDefault="006F071F" w:rsidP="009B508D">
      <w:pPr>
        <w:rPr>
          <w:rtl/>
        </w:rPr>
      </w:pPr>
      <w:r w:rsidRPr="001B5426">
        <w:rPr>
          <w:rtl/>
        </w:rPr>
        <w:t>הכיר בה שאינה שלו ולקחה.</w:t>
      </w:r>
      <w:r w:rsidRPr="001B5426">
        <w:rPr>
          <w:rFonts w:hint="cs"/>
          <w:rtl/>
        </w:rPr>
        <w:t xml:space="preserve"> </w:t>
      </w:r>
      <w:r w:rsidRPr="005E3761">
        <w:rPr>
          <w:rStyle w:val="affffc"/>
          <w:rFonts w:hint="cs"/>
          <w:rtl/>
        </w:rPr>
        <w:t>- ל</w:t>
      </w:r>
      <w:r w:rsidRPr="005E3761">
        <w:rPr>
          <w:rStyle w:val="affffc"/>
          <w:rtl/>
        </w:rPr>
        <w:t>רב:</w:t>
      </w:r>
      <w:r w:rsidRPr="001B5426">
        <w:rPr>
          <w:rtl/>
        </w:rPr>
        <w:t xml:space="preserve"> מעות - יש לו, שבח - אין לו.</w:t>
      </w:r>
    </w:p>
    <w:p w14:paraId="0FDE211D" w14:textId="77777777" w:rsidR="006F071F" w:rsidRPr="001B5426" w:rsidRDefault="006F071F" w:rsidP="009B508D">
      <w:pPr>
        <w:ind w:firstLine="720"/>
        <w:rPr>
          <w:rtl/>
        </w:rPr>
      </w:pPr>
      <w:r w:rsidRPr="005E3761">
        <w:rPr>
          <w:rStyle w:val="affffc"/>
          <w:rtl/>
        </w:rPr>
        <w:t>ו</w:t>
      </w:r>
      <w:r w:rsidRPr="005E3761">
        <w:rPr>
          <w:rStyle w:val="affffc"/>
          <w:rFonts w:hint="cs"/>
          <w:rtl/>
        </w:rPr>
        <w:t>ל</w:t>
      </w:r>
      <w:r w:rsidRPr="005E3761">
        <w:rPr>
          <w:rStyle w:val="affffc"/>
          <w:rtl/>
        </w:rPr>
        <w:t>שמואל:</w:t>
      </w:r>
      <w:r w:rsidRPr="001B5426">
        <w:rPr>
          <w:rtl/>
        </w:rPr>
        <w:t xml:space="preserve"> אפילו מעות אין לו.</w:t>
      </w:r>
    </w:p>
    <w:p w14:paraId="57391B0B" w14:textId="1901356F" w:rsidR="00F707CE" w:rsidRPr="00F707CE" w:rsidRDefault="006F071F" w:rsidP="00495B66">
      <w:pPr>
        <w:pStyle w:val="36"/>
        <w:framePr w:wrap="notBeside"/>
        <w:rPr>
          <w:rtl/>
        </w:rPr>
      </w:pPr>
      <w:r w:rsidRPr="00F707CE">
        <w:rPr>
          <w:rFonts w:hint="cs"/>
          <w:rtl/>
        </w:rPr>
        <w:t>ו</w:t>
      </w:r>
      <w:r w:rsidR="00495B66" w:rsidRPr="00F707CE">
        <w:rPr>
          <w:rFonts w:hint="cs"/>
          <w:rtl/>
        </w:rPr>
        <w:t xml:space="preserve">חלקו </w:t>
      </w:r>
      <w:r w:rsidRPr="00F707CE">
        <w:rPr>
          <w:rtl/>
        </w:rPr>
        <w:t xml:space="preserve"> </w:t>
      </w:r>
      <w:r w:rsidRPr="00F707CE">
        <w:rPr>
          <w:rFonts w:hint="cs"/>
          <w:rtl/>
        </w:rPr>
        <w:t>דל</w:t>
      </w:r>
      <w:r w:rsidRPr="00F707CE">
        <w:rPr>
          <w:rtl/>
        </w:rPr>
        <w:t>רב</w:t>
      </w:r>
      <w:r w:rsidR="00F707CE" w:rsidRPr="00F707CE">
        <w:rPr>
          <w:rtl/>
        </w:rPr>
        <w:t>:</w:t>
      </w:r>
    </w:p>
    <w:p w14:paraId="57A9167F" w14:textId="3A2276EC" w:rsidR="006F071F" w:rsidRPr="0042761F" w:rsidRDefault="00495B66" w:rsidP="009B508D">
      <w:pPr>
        <w:rPr>
          <w:rStyle w:val="affffe"/>
          <w:rtl/>
        </w:rPr>
      </w:pPr>
      <w:r>
        <w:rPr>
          <w:rFonts w:hint="cs"/>
          <w:rtl/>
        </w:rPr>
        <w:t>א</w:t>
      </w:r>
      <w:r w:rsidR="006F071F" w:rsidRPr="001B5426">
        <w:rPr>
          <w:rtl/>
        </w:rPr>
        <w:t>דם יודע שקרקע אין לו, וגמר ונתן לשום פקדון.</w:t>
      </w:r>
      <w:r w:rsidR="006F071F" w:rsidRPr="001B5426">
        <w:rPr>
          <w:rFonts w:hint="cs"/>
          <w:rtl/>
        </w:rPr>
        <w:t xml:space="preserve"> </w:t>
      </w:r>
      <w:r w:rsidR="006F071F" w:rsidRPr="0042761F">
        <w:rPr>
          <w:rStyle w:val="affffe"/>
          <w:rFonts w:hint="cs"/>
          <w:rtl/>
        </w:rPr>
        <w:t>[ולא אמר דס''ל דלא יקבל]</w:t>
      </w:r>
    </w:p>
    <w:p w14:paraId="6055364F" w14:textId="77777777" w:rsidR="00F707CE" w:rsidRPr="00F707CE" w:rsidRDefault="006F071F" w:rsidP="00495B66">
      <w:pPr>
        <w:pStyle w:val="36"/>
        <w:framePr w:wrap="notBeside"/>
        <w:rPr>
          <w:rtl/>
        </w:rPr>
      </w:pPr>
      <w:r w:rsidRPr="00F707CE">
        <w:rPr>
          <w:rtl/>
        </w:rPr>
        <w:t>ו</w:t>
      </w:r>
      <w:r w:rsidRPr="00F707CE">
        <w:rPr>
          <w:rFonts w:hint="cs"/>
          <w:rtl/>
        </w:rPr>
        <w:t>ל</w:t>
      </w:r>
      <w:r w:rsidRPr="00F707CE">
        <w:rPr>
          <w:rtl/>
        </w:rPr>
        <w:t>שמואל</w:t>
      </w:r>
      <w:r w:rsidR="00F707CE" w:rsidRPr="00F707CE">
        <w:rPr>
          <w:rtl/>
        </w:rPr>
        <w:t>:</w:t>
      </w:r>
    </w:p>
    <w:p w14:paraId="0CD0F27D" w14:textId="44CF50A2" w:rsidR="006F071F" w:rsidRPr="001B5426" w:rsidRDefault="006F071F" w:rsidP="00495B66">
      <w:pPr>
        <w:rPr>
          <w:rtl/>
        </w:rPr>
      </w:pPr>
      <w:r w:rsidRPr="001B5426">
        <w:rPr>
          <w:rtl/>
        </w:rPr>
        <w:t xml:space="preserve">יודע </w:t>
      </w:r>
      <w:r w:rsidR="00444542">
        <w:rPr>
          <w:rFonts w:hint="cs"/>
          <w:rtl/>
        </w:rPr>
        <w:t>ש</w:t>
      </w:r>
      <w:r w:rsidRPr="001B5426">
        <w:rPr>
          <w:rtl/>
        </w:rPr>
        <w:t>אין לו</w:t>
      </w:r>
      <w:r w:rsidR="00444542">
        <w:rPr>
          <w:rFonts w:hint="cs"/>
          <w:rtl/>
        </w:rPr>
        <w:t xml:space="preserve"> קרקע</w:t>
      </w:r>
      <w:r w:rsidRPr="001B5426">
        <w:rPr>
          <w:rtl/>
        </w:rPr>
        <w:t>, וגמר ונתן לשום מתנה</w:t>
      </w:r>
      <w:r w:rsidRPr="00444542">
        <w:rPr>
          <w:rStyle w:val="affffe"/>
          <w:rtl/>
        </w:rPr>
        <w:t>.</w:t>
      </w:r>
      <w:r w:rsidRPr="00444542">
        <w:rPr>
          <w:rStyle w:val="affffe"/>
          <w:rFonts w:hint="cs"/>
          <w:rtl/>
        </w:rPr>
        <w:t xml:space="preserve"> ולא אומר שלא לבייש]</w:t>
      </w:r>
    </w:p>
    <w:p w14:paraId="755A7AA5" w14:textId="77777777" w:rsidR="00F707CE" w:rsidRPr="00F707CE" w:rsidRDefault="006F071F" w:rsidP="00495B66">
      <w:pPr>
        <w:pStyle w:val="36"/>
        <w:framePr w:wrap="notBeside"/>
        <w:rPr>
          <w:rtl/>
        </w:rPr>
      </w:pPr>
      <w:r w:rsidRPr="00F707CE">
        <w:rPr>
          <w:rFonts w:hint="cs"/>
          <w:rtl/>
        </w:rPr>
        <w:t>וא</w:t>
      </w:r>
      <w:r w:rsidR="00495B66" w:rsidRPr="00F707CE">
        <w:rPr>
          <w:rFonts w:hint="cs"/>
          <w:rtl/>
        </w:rPr>
        <w:t>ף</w:t>
      </w:r>
      <w:r w:rsidRPr="00F707CE">
        <w:rPr>
          <w:rFonts w:hint="cs"/>
          <w:rtl/>
        </w:rPr>
        <w:t xml:space="preserve"> </w:t>
      </w:r>
      <w:r w:rsidR="00495B66" w:rsidRPr="00F707CE">
        <w:rPr>
          <w:rFonts w:hint="cs"/>
          <w:rtl/>
        </w:rPr>
        <w:t>ש</w:t>
      </w:r>
      <w:r w:rsidRPr="00F707CE">
        <w:rPr>
          <w:rFonts w:hint="cs"/>
          <w:rtl/>
        </w:rPr>
        <w:t>כבר נחלקו</w:t>
      </w:r>
      <w:r w:rsidR="00F707CE" w:rsidRPr="00F707CE">
        <w:rPr>
          <w:rtl/>
        </w:rPr>
        <w:t>:</w:t>
      </w:r>
    </w:p>
    <w:p w14:paraId="46F34B8C" w14:textId="40115E46" w:rsidR="006F071F" w:rsidRPr="001B5426" w:rsidRDefault="00495B66" w:rsidP="00444542">
      <w:pPr>
        <w:pStyle w:val="affff9"/>
        <w:rPr>
          <w:rtl/>
        </w:rPr>
      </w:pPr>
      <w:r>
        <w:rPr>
          <w:rFonts w:hint="cs"/>
          <w:rtl/>
        </w:rPr>
        <w:t>ב</w:t>
      </w:r>
      <w:r w:rsidR="006F071F" w:rsidRPr="001B5426">
        <w:rPr>
          <w:rtl/>
        </w:rPr>
        <w:t>מקדש אחותו</w:t>
      </w:r>
    </w:p>
    <w:p w14:paraId="04375EF5" w14:textId="63C6A2A3" w:rsidR="00F707CE" w:rsidRPr="00F707CE" w:rsidRDefault="006F071F" w:rsidP="00495B66">
      <w:pPr>
        <w:pStyle w:val="36"/>
        <w:framePr w:wrap="notBeside"/>
        <w:rPr>
          <w:rtl/>
        </w:rPr>
      </w:pPr>
      <w:r w:rsidRPr="00F707CE">
        <w:rPr>
          <w:rFonts w:hint="cs"/>
          <w:rtl/>
        </w:rPr>
        <w:t>דל</w:t>
      </w:r>
      <w:r w:rsidRPr="00F707CE">
        <w:rPr>
          <w:rtl/>
        </w:rPr>
        <w:t>רב</w:t>
      </w:r>
      <w:r w:rsidR="00F707CE" w:rsidRPr="00F707CE">
        <w:rPr>
          <w:rtl/>
        </w:rPr>
        <w:t>:</w:t>
      </w:r>
    </w:p>
    <w:p w14:paraId="46EC4D91" w14:textId="2B1FF644" w:rsidR="006F071F" w:rsidRPr="001B5426" w:rsidRDefault="00495B66" w:rsidP="00495B66">
      <w:pPr>
        <w:rPr>
          <w:rtl/>
        </w:rPr>
      </w:pPr>
      <w:r>
        <w:rPr>
          <w:rFonts w:hint="cs"/>
          <w:rtl/>
        </w:rPr>
        <w:t>מ</w:t>
      </w:r>
      <w:r w:rsidR="006F071F" w:rsidRPr="001B5426">
        <w:rPr>
          <w:rtl/>
        </w:rPr>
        <w:t>עות חוזרין, אדם יודע שאין קידושין תופסין באחותו, וגמר ונתן לשום פקדון.</w:t>
      </w:r>
      <w:r>
        <w:rPr>
          <w:rFonts w:hint="cs"/>
          <w:rtl/>
        </w:rPr>
        <w:t xml:space="preserve"> </w:t>
      </w:r>
      <w:r w:rsidR="006F071F" w:rsidRPr="00444542">
        <w:rPr>
          <w:rStyle w:val="affffe"/>
          <w:rFonts w:hint="cs"/>
          <w:rtl/>
        </w:rPr>
        <w:t>[ולא אמר- דחשש שלא תקבל]</w:t>
      </w:r>
    </w:p>
    <w:p w14:paraId="21044F02" w14:textId="38B30558" w:rsidR="00F707CE" w:rsidRPr="00F707CE" w:rsidRDefault="006F071F" w:rsidP="00495B66">
      <w:pPr>
        <w:pStyle w:val="36"/>
        <w:framePr w:wrap="notBeside"/>
        <w:rPr>
          <w:rtl/>
        </w:rPr>
      </w:pPr>
      <w:r w:rsidRPr="00F707CE">
        <w:rPr>
          <w:rtl/>
        </w:rPr>
        <w:t>ושמואל</w:t>
      </w:r>
      <w:r w:rsidR="00F707CE" w:rsidRPr="00F707CE">
        <w:rPr>
          <w:rtl/>
        </w:rPr>
        <w:t>:</w:t>
      </w:r>
    </w:p>
    <w:p w14:paraId="2FD05536" w14:textId="5B427EB8" w:rsidR="006F071F" w:rsidRPr="00444542" w:rsidRDefault="006F071F" w:rsidP="00444542">
      <w:pPr>
        <w:rPr>
          <w:rStyle w:val="affffe"/>
          <w:rtl/>
        </w:rPr>
      </w:pPr>
      <w:r w:rsidRPr="0050150D">
        <w:rPr>
          <w:rFonts w:cs="PFT_Frank"/>
          <w:b/>
          <w:bCs/>
          <w:szCs w:val="14"/>
          <w:rtl/>
        </w:rPr>
        <w:t>מעות מתנה,</w:t>
      </w:r>
      <w:r w:rsidRPr="001B5426">
        <w:rPr>
          <w:rtl/>
        </w:rPr>
        <w:t xml:space="preserve"> </w:t>
      </w:r>
      <w:r w:rsidR="00444542">
        <w:rPr>
          <w:rFonts w:hint="cs"/>
          <w:rtl/>
        </w:rPr>
        <w:t>ש</w:t>
      </w:r>
      <w:r w:rsidRPr="001B5426">
        <w:rPr>
          <w:rtl/>
        </w:rPr>
        <w:t>יודע שאין קידושין תופסין באחותו, וגמר ונתן לשום מתנה.</w:t>
      </w:r>
      <w:r w:rsidR="00444542">
        <w:rPr>
          <w:rFonts w:hint="cs"/>
          <w:rtl/>
        </w:rPr>
        <w:t xml:space="preserve"> </w:t>
      </w:r>
      <w:r w:rsidRPr="00444542">
        <w:rPr>
          <w:rStyle w:val="affffe"/>
          <w:rFonts w:hint="cs"/>
          <w:rtl/>
        </w:rPr>
        <w:t xml:space="preserve">[ולא אמר </w:t>
      </w:r>
      <w:r w:rsidRPr="00444542">
        <w:rPr>
          <w:rStyle w:val="affffe"/>
          <w:rtl/>
        </w:rPr>
        <w:t>לשום מתנה! - כסיפא לה מילתא</w:t>
      </w:r>
      <w:r w:rsidRPr="00444542">
        <w:rPr>
          <w:rStyle w:val="affffe"/>
          <w:rFonts w:hint="cs"/>
          <w:rtl/>
        </w:rPr>
        <w:t>]</w:t>
      </w:r>
      <w:r w:rsidRPr="00444542">
        <w:rPr>
          <w:rStyle w:val="affffe"/>
          <w:rtl/>
        </w:rPr>
        <w:t>.</w:t>
      </w:r>
    </w:p>
    <w:p w14:paraId="6B14E5F2" w14:textId="77777777" w:rsidR="00F707CE" w:rsidRPr="00F707CE" w:rsidRDefault="006F071F" w:rsidP="00444542">
      <w:pPr>
        <w:pStyle w:val="36"/>
        <w:framePr w:wrap="notBeside"/>
        <w:rPr>
          <w:rtl/>
        </w:rPr>
      </w:pPr>
      <w:r w:rsidRPr="00F707CE">
        <w:rPr>
          <w:rtl/>
        </w:rPr>
        <w:t>- צריכא,</w:t>
      </w:r>
      <w:r w:rsidR="00F707CE" w:rsidRPr="00F707CE">
        <w:rPr>
          <w:rtl/>
        </w:rPr>
        <w:t>:</w:t>
      </w:r>
    </w:p>
    <w:p w14:paraId="6661D7D9" w14:textId="3D57C45D" w:rsidR="006F071F" w:rsidRPr="001B5426" w:rsidRDefault="00DE5DF8" w:rsidP="00507956">
      <w:pPr>
        <w:rPr>
          <w:rtl/>
        </w:rPr>
      </w:pPr>
      <w:r>
        <w:rPr>
          <w:rFonts w:hint="cs"/>
          <w:rtl/>
        </w:rPr>
        <w:t xml:space="preserve">באחותו אף שאינו זר </w:t>
      </w:r>
      <w:r w:rsidR="00507956" w:rsidRPr="005E3761">
        <w:rPr>
          <w:rStyle w:val="affffc"/>
          <w:rFonts w:hint="cs"/>
          <w:rtl/>
        </w:rPr>
        <w:t>לרב</w:t>
      </w:r>
      <w:r w:rsidR="00507956">
        <w:rPr>
          <w:rFonts w:hint="cs"/>
          <w:rtl/>
        </w:rPr>
        <w:t xml:space="preserve"> </w:t>
      </w:r>
      <w:r>
        <w:rPr>
          <w:rFonts w:hint="cs"/>
          <w:rtl/>
        </w:rPr>
        <w:t xml:space="preserve">דהוי פקדון, ובזר </w:t>
      </w:r>
      <w:r w:rsidR="00507956" w:rsidRPr="005E3761">
        <w:rPr>
          <w:rStyle w:val="affffc"/>
          <w:rFonts w:hint="cs"/>
          <w:rtl/>
        </w:rPr>
        <w:t>לשמואל</w:t>
      </w:r>
      <w:r w:rsidR="00507956">
        <w:rPr>
          <w:rFonts w:hint="cs"/>
          <w:rtl/>
        </w:rPr>
        <w:t xml:space="preserve"> </w:t>
      </w:r>
      <w:r>
        <w:rPr>
          <w:rFonts w:hint="cs"/>
          <w:rtl/>
        </w:rPr>
        <w:t xml:space="preserve">דהוי </w:t>
      </w:r>
      <w:r w:rsidR="00507956">
        <w:rPr>
          <w:rFonts w:hint="cs"/>
          <w:rtl/>
        </w:rPr>
        <w:t xml:space="preserve">מתנה. </w:t>
      </w:r>
    </w:p>
    <w:p w14:paraId="24041A33" w14:textId="77777777" w:rsidR="00F707CE" w:rsidRPr="00F707CE" w:rsidRDefault="00507956" w:rsidP="00507956">
      <w:pPr>
        <w:pStyle w:val="36"/>
        <w:framePr w:wrap="notBeside"/>
        <w:rPr>
          <w:rtl/>
        </w:rPr>
      </w:pPr>
      <w:r w:rsidRPr="00F707CE">
        <w:rPr>
          <w:rFonts w:hint="cs"/>
          <w:rtl/>
        </w:rPr>
        <w:t>ולכו''ע</w:t>
      </w:r>
      <w:r w:rsidR="00F707CE" w:rsidRPr="00F707CE">
        <w:rPr>
          <w:rtl/>
        </w:rPr>
        <w:t>:</w:t>
      </w:r>
    </w:p>
    <w:p w14:paraId="22674E7D" w14:textId="1BC65DAB" w:rsidR="006F071F" w:rsidRDefault="006F071F" w:rsidP="00AD07B7">
      <w:pPr>
        <w:rPr>
          <w:rtl/>
        </w:rPr>
      </w:pPr>
      <w:r w:rsidRPr="001B5426">
        <w:rPr>
          <w:rFonts w:hint="cs"/>
          <w:rtl/>
        </w:rPr>
        <w:t>מה שיורד לקרקע ואוכל הפירות</w:t>
      </w:r>
      <w:r w:rsidR="00AD07B7">
        <w:rPr>
          <w:rFonts w:hint="cs"/>
          <w:rtl/>
        </w:rPr>
        <w:t xml:space="preserve">, </w:t>
      </w:r>
      <w:r w:rsidRPr="005E3761">
        <w:rPr>
          <w:rStyle w:val="affffc"/>
          <w:rFonts w:hint="cs"/>
          <w:rtl/>
        </w:rPr>
        <w:t>ד</w:t>
      </w:r>
      <w:r w:rsidRPr="005E3761">
        <w:rPr>
          <w:rStyle w:val="affffc"/>
          <w:rtl/>
        </w:rPr>
        <w:t>סבר:</w:t>
      </w:r>
      <w:r w:rsidRPr="001B5426">
        <w:rPr>
          <w:rtl/>
        </w:rPr>
        <w:t xml:space="preserve"> אנ</w:t>
      </w:r>
      <w:r w:rsidRPr="001B5426">
        <w:rPr>
          <w:rFonts w:hint="cs"/>
          <w:rtl/>
        </w:rPr>
        <w:t>י ארד לקרקע ואעבוד ואוכל בה כמו שהמוכר הגזלן היה עושה וכשיבוא בעל הקרקע יתן לי מעותי</w:t>
      </w:r>
      <w:r w:rsidR="00AD07B7">
        <w:rPr>
          <w:rFonts w:hint="cs"/>
          <w:rtl/>
        </w:rPr>
        <w:t xml:space="preserve">, </w:t>
      </w:r>
      <w:r w:rsidRPr="005E3761">
        <w:rPr>
          <w:rStyle w:val="affffc"/>
          <w:rtl/>
        </w:rPr>
        <w:t>לרב</w:t>
      </w:r>
      <w:r w:rsidR="00AD07B7">
        <w:rPr>
          <w:rFonts w:hint="cs"/>
          <w:rtl/>
        </w:rPr>
        <w:t xml:space="preserve"> </w:t>
      </w:r>
      <w:r w:rsidRPr="001B5426">
        <w:rPr>
          <w:rtl/>
        </w:rPr>
        <w:t>פקדון</w:t>
      </w:r>
      <w:r w:rsidR="00AD07B7">
        <w:rPr>
          <w:rFonts w:hint="cs"/>
          <w:rtl/>
        </w:rPr>
        <w:t>,</w:t>
      </w:r>
      <w:r w:rsidRPr="001B5426">
        <w:rPr>
          <w:rtl/>
        </w:rPr>
        <w:t xml:space="preserve"> </w:t>
      </w:r>
      <w:r w:rsidRPr="005E3761">
        <w:rPr>
          <w:rStyle w:val="affffc"/>
          <w:rtl/>
        </w:rPr>
        <w:t>לשמואל</w:t>
      </w:r>
      <w:r w:rsidRPr="001B5426">
        <w:rPr>
          <w:rtl/>
        </w:rPr>
        <w:t xml:space="preserve"> מתנה.</w:t>
      </w:r>
    </w:p>
    <w:p w14:paraId="4EDC76D3" w14:textId="06BF4326" w:rsidR="00AD07B7" w:rsidRPr="001B5426" w:rsidRDefault="0058129C" w:rsidP="0058129C">
      <w:pPr>
        <w:pStyle w:val="affff9"/>
        <w:rPr>
          <w:rtl/>
        </w:rPr>
      </w:pPr>
      <w:r>
        <w:rPr>
          <w:rFonts w:hint="cs"/>
          <w:rtl/>
        </w:rPr>
        <w:t xml:space="preserve">הלכה </w:t>
      </w:r>
    </w:p>
    <w:p w14:paraId="3085B981" w14:textId="5F813068" w:rsidR="00F707CE" w:rsidRPr="00F707CE" w:rsidRDefault="006F071F" w:rsidP="00444542">
      <w:pPr>
        <w:pStyle w:val="36"/>
        <w:framePr w:wrap="notBeside"/>
        <w:rPr>
          <w:rtl/>
        </w:rPr>
      </w:pPr>
      <w:r w:rsidRPr="00F707CE">
        <w:rPr>
          <w:rtl/>
        </w:rPr>
        <w:t>•</w:t>
      </w:r>
      <w:r w:rsidRPr="00F707CE">
        <w:rPr>
          <w:rFonts w:hint="cs"/>
          <w:rtl/>
        </w:rPr>
        <w:t xml:space="preserve"> </w:t>
      </w:r>
      <w:r w:rsidRPr="00F707CE">
        <w:rPr>
          <w:rtl/>
        </w:rPr>
        <w:t>רבא</w:t>
      </w:r>
      <w:r w:rsidR="00F707CE" w:rsidRPr="00F707CE">
        <w:rPr>
          <w:rtl/>
        </w:rPr>
        <w:t>:</w:t>
      </w:r>
    </w:p>
    <w:p w14:paraId="703AC5C8" w14:textId="4C6DEF64" w:rsidR="006F071F" w:rsidRPr="001B5426" w:rsidRDefault="00444542" w:rsidP="009B508D">
      <w:pPr>
        <w:rPr>
          <w:rtl/>
        </w:rPr>
      </w:pPr>
      <w:r w:rsidRPr="0050150D">
        <w:rPr>
          <w:rFonts w:cs="PFT_Frank" w:hint="cs"/>
          <w:b/>
          <w:bCs/>
          <w:szCs w:val="14"/>
          <w:rtl/>
        </w:rPr>
        <w:t>ה</w:t>
      </w:r>
      <w:r w:rsidR="006F071F" w:rsidRPr="0050150D">
        <w:rPr>
          <w:rFonts w:cs="PFT_Frank"/>
          <w:b/>
          <w:bCs/>
          <w:szCs w:val="14"/>
          <w:rtl/>
        </w:rPr>
        <w:t>לכ</w:t>
      </w:r>
      <w:r w:rsidR="0058129C" w:rsidRPr="0050150D">
        <w:rPr>
          <w:rFonts w:cs="PFT_Frank" w:hint="cs"/>
          <w:b/>
          <w:bCs/>
          <w:szCs w:val="14"/>
          <w:rtl/>
        </w:rPr>
        <w:t>ה</w:t>
      </w:r>
      <w:r w:rsidR="006F071F" w:rsidRPr="001B5426">
        <w:rPr>
          <w:rtl/>
        </w:rPr>
        <w:t xml:space="preserve"> יש לו מעות ויש לו שבח, </w:t>
      </w:r>
      <w:r w:rsidR="006F071F" w:rsidRPr="005E3761">
        <w:rPr>
          <w:rStyle w:val="affffc"/>
          <w:rtl/>
        </w:rPr>
        <w:t>וא</w:t>
      </w:r>
      <w:r w:rsidR="00220F82" w:rsidRPr="005E3761">
        <w:rPr>
          <w:rStyle w:val="affffc"/>
          <w:rFonts w:hint="cs"/>
          <w:rtl/>
        </w:rPr>
        <w:t>ף</w:t>
      </w:r>
      <w:r w:rsidR="006F071F" w:rsidRPr="001B5426">
        <w:rPr>
          <w:rtl/>
        </w:rPr>
        <w:t xml:space="preserve"> שלא פירש לו את השבח.</w:t>
      </w:r>
    </w:p>
    <w:p w14:paraId="19C28896" w14:textId="77777777" w:rsidR="006F071F" w:rsidRPr="001B5426" w:rsidRDefault="006F071F" w:rsidP="00220F82">
      <w:pPr>
        <w:ind w:firstLine="113"/>
        <w:rPr>
          <w:rtl/>
        </w:rPr>
      </w:pPr>
      <w:r w:rsidRPr="001B5426">
        <w:rPr>
          <w:rtl/>
        </w:rPr>
        <w:t>הכיר בה שאינה שלו, ולקחה, מעות - יש לו, שבח - אין לו.</w:t>
      </w:r>
    </w:p>
    <w:p w14:paraId="12B64ACE" w14:textId="41C1B379" w:rsidR="00F707CE" w:rsidRPr="00F707CE" w:rsidRDefault="00F707CE" w:rsidP="00444542">
      <w:pPr>
        <w:pStyle w:val="36"/>
        <w:framePr w:wrap="notBeside"/>
        <w:rPr>
          <w:rtl/>
        </w:rPr>
      </w:pPr>
      <w:r w:rsidRPr="00F707CE">
        <w:rPr>
          <w:rtl/>
        </w:rPr>
        <w:t>•</w:t>
      </w:r>
    </w:p>
    <w:p w14:paraId="56FEB0F1" w14:textId="152A4C1A" w:rsidR="006F071F" w:rsidRPr="001B5426" w:rsidRDefault="006F071F" w:rsidP="009B508D">
      <w:pPr>
        <w:rPr>
          <w:rtl/>
        </w:rPr>
      </w:pPr>
      <w:r w:rsidRPr="001B5426">
        <w:rPr>
          <w:rtl/>
        </w:rPr>
        <w:t>אחריות טעות סופר הוא, בין בשטרי הלואה בין בשטרי מקח וממכר.</w:t>
      </w:r>
    </w:p>
    <w:p w14:paraId="7E671444" w14:textId="77777777" w:rsidR="00A6533C" w:rsidRPr="001B5426" w:rsidRDefault="00A6533C" w:rsidP="00A6533C">
      <w:pPr>
        <w:pStyle w:val="aff9"/>
        <w:rPr>
          <w:rtl/>
        </w:rPr>
      </w:pPr>
      <w:r w:rsidRPr="001B5426">
        <w:rPr>
          <w:rtl/>
        </w:rPr>
        <w:t>***</w:t>
      </w:r>
    </w:p>
    <w:p w14:paraId="677D4D3B" w14:textId="595DCBFA" w:rsidR="006F071F" w:rsidRPr="001B5426" w:rsidRDefault="006F071F" w:rsidP="00A6533C">
      <w:pPr>
        <w:pStyle w:val="affe"/>
        <w:framePr w:wrap="around"/>
        <w:rPr>
          <w:rtl/>
        </w:rPr>
      </w:pPr>
      <w:r w:rsidRPr="001B5426">
        <w:rPr>
          <w:rtl/>
        </w:rPr>
        <w:t>טז.</w:t>
      </w:r>
    </w:p>
    <w:p w14:paraId="6C5B1E3E" w14:textId="3C95B918" w:rsidR="00F707CE" w:rsidRPr="00F707CE" w:rsidRDefault="006F071F" w:rsidP="00366836">
      <w:pPr>
        <w:pStyle w:val="36"/>
        <w:framePr w:wrap="notBeside"/>
        <w:rPr>
          <w:rtl/>
        </w:rPr>
      </w:pPr>
      <w:r w:rsidRPr="00F707CE">
        <w:rPr>
          <w:rtl/>
        </w:rPr>
        <w:t>בעא שמואל מרב</w:t>
      </w:r>
      <w:r w:rsidR="00F707CE" w:rsidRPr="00F707CE">
        <w:rPr>
          <w:rtl/>
        </w:rPr>
        <w:t>:</w:t>
      </w:r>
    </w:p>
    <w:p w14:paraId="48F4BDCB" w14:textId="76606DA4" w:rsidR="00DD0874" w:rsidRDefault="006F071F" w:rsidP="00366836">
      <w:pPr>
        <w:pStyle w:val="affff9"/>
        <w:rPr>
          <w:rtl/>
        </w:rPr>
      </w:pPr>
      <w:r w:rsidRPr="001B5426">
        <w:rPr>
          <w:rtl/>
        </w:rPr>
        <w:t xml:space="preserve">חזר ולקחה מבעלים הראשונים מהו?  </w:t>
      </w:r>
    </w:p>
    <w:p w14:paraId="7958FF0F" w14:textId="21A51DD9" w:rsidR="00F707CE" w:rsidRPr="00F707CE" w:rsidRDefault="006F071F" w:rsidP="006B5939">
      <w:pPr>
        <w:pStyle w:val="36"/>
        <w:framePr w:wrap="notBeside"/>
        <w:rPr>
          <w:rtl/>
        </w:rPr>
      </w:pPr>
      <w:r w:rsidRPr="00F707CE">
        <w:rPr>
          <w:rtl/>
        </w:rPr>
        <w:t>א"ל</w:t>
      </w:r>
      <w:r w:rsidR="006B5939" w:rsidRPr="00F707CE">
        <w:rPr>
          <w:rFonts w:hint="cs"/>
          <w:rtl/>
        </w:rPr>
        <w:t xml:space="preserve"> רב</w:t>
      </w:r>
      <w:r w:rsidR="00F707CE" w:rsidRPr="00F707CE">
        <w:rPr>
          <w:rFonts w:hint="cs"/>
          <w:rtl/>
        </w:rPr>
        <w:t>:</w:t>
      </w:r>
    </w:p>
    <w:p w14:paraId="4D08B270" w14:textId="7EA41F7D" w:rsidR="006F071F" w:rsidRPr="001B5426" w:rsidRDefault="006F071F" w:rsidP="006B5939">
      <w:pPr>
        <w:rPr>
          <w:rtl/>
        </w:rPr>
      </w:pPr>
      <w:r w:rsidRPr="001B5426">
        <w:rPr>
          <w:rtl/>
        </w:rPr>
        <w:t>מה מכר ראשון לשני כל זכות שתבא לידו.</w:t>
      </w:r>
    </w:p>
    <w:p w14:paraId="6E7ABA6E" w14:textId="64A46D3A" w:rsidR="00F707CE" w:rsidRPr="00F707CE" w:rsidRDefault="006F071F" w:rsidP="00D52360">
      <w:pPr>
        <w:pStyle w:val="36"/>
        <w:framePr w:wrap="notBeside"/>
        <w:rPr>
          <w:rtl/>
        </w:rPr>
      </w:pPr>
      <w:r w:rsidRPr="00F707CE">
        <w:rPr>
          <w:rFonts w:hint="cs"/>
          <w:rtl/>
        </w:rPr>
        <w:t>מ''ז</w:t>
      </w:r>
      <w:r w:rsidR="00F707CE" w:rsidRPr="00F707CE">
        <w:rPr>
          <w:rtl/>
        </w:rPr>
        <w:t>:</w:t>
      </w:r>
    </w:p>
    <w:p w14:paraId="213BCFC0" w14:textId="663DDE01" w:rsidR="00A6533C" w:rsidRPr="001B5426" w:rsidRDefault="006F071F" w:rsidP="00D52360">
      <w:pPr>
        <w:rPr>
          <w:rtl/>
        </w:rPr>
      </w:pPr>
      <w:r w:rsidRPr="001B5426">
        <w:rPr>
          <w:rFonts w:hint="cs"/>
          <w:rtl/>
        </w:rPr>
        <w:t>ד</w:t>
      </w:r>
      <w:r w:rsidRPr="001B5426">
        <w:rPr>
          <w:rtl/>
        </w:rPr>
        <w:t>ניח</w:t>
      </w:r>
      <w:r w:rsidRPr="001B5426">
        <w:rPr>
          <w:rFonts w:hint="cs"/>
          <w:rtl/>
        </w:rPr>
        <w:t>"ל</w:t>
      </w:r>
      <w:r w:rsidRPr="001B5426">
        <w:rPr>
          <w:rtl/>
        </w:rPr>
        <w:t xml:space="preserve"> </w:t>
      </w:r>
      <w:r w:rsidR="006B5939">
        <w:rPr>
          <w:rFonts w:hint="cs"/>
          <w:rtl/>
        </w:rPr>
        <w:t xml:space="preserve">שלא יקראוהו גזלן </w:t>
      </w:r>
      <w:r w:rsidR="005513E9" w:rsidRPr="005E3761">
        <w:rPr>
          <w:rStyle w:val="affffc"/>
          <w:rtl/>
        </w:rPr>
        <w:tab/>
      </w:r>
      <w:r w:rsidR="005513E9" w:rsidRPr="005E3761">
        <w:rPr>
          <w:rStyle w:val="affffc"/>
          <w:rtl/>
        </w:rPr>
        <w:tab/>
      </w:r>
      <w:r w:rsidRPr="005E3761">
        <w:rPr>
          <w:rStyle w:val="affffc"/>
          <w:rtl/>
        </w:rPr>
        <w:t>רב אשי:</w:t>
      </w:r>
      <w:r w:rsidRPr="001B5426">
        <w:rPr>
          <w:rtl/>
        </w:rPr>
        <w:t xml:space="preserve"> </w:t>
      </w:r>
      <w:r w:rsidR="006B5939">
        <w:rPr>
          <w:rFonts w:hint="cs"/>
          <w:rtl/>
        </w:rPr>
        <w:t xml:space="preserve">נח לו </w:t>
      </w:r>
      <w:r w:rsidR="005513E9">
        <w:rPr>
          <w:rFonts w:hint="cs"/>
          <w:rtl/>
        </w:rPr>
        <w:t xml:space="preserve">לעמוד </w:t>
      </w:r>
      <w:r w:rsidR="006B5939">
        <w:rPr>
          <w:rFonts w:hint="cs"/>
          <w:rtl/>
        </w:rPr>
        <w:t>בנאמנותו</w:t>
      </w:r>
    </w:p>
    <w:p w14:paraId="73E51E2E" w14:textId="6552E24D" w:rsidR="00F707CE" w:rsidRPr="00F707CE" w:rsidRDefault="00CE7DA0" w:rsidP="00CE7DA0">
      <w:pPr>
        <w:pStyle w:val="36"/>
        <w:framePr w:wrap="notBeside"/>
        <w:rPr>
          <w:rtl/>
        </w:rPr>
      </w:pPr>
      <w:r w:rsidRPr="00F707CE">
        <w:rPr>
          <w:rFonts w:hint="cs"/>
          <w:rtl/>
        </w:rPr>
        <w:t>ונפק''מ: לא</w:t>
      </w:r>
      <w:r w:rsidR="00F707CE" w:rsidRPr="00F707CE">
        <w:rPr>
          <w:rFonts w:hint="cs"/>
          <w:rtl/>
        </w:rPr>
        <w:t>:</w:t>
      </w:r>
    </w:p>
    <w:p w14:paraId="00D5C10D" w14:textId="754F07A4" w:rsidR="00A6533C" w:rsidRPr="001B5426" w:rsidRDefault="00CE7DA0" w:rsidP="009B508D">
      <w:pPr>
        <w:rPr>
          <w:rtl/>
        </w:rPr>
      </w:pPr>
      <w:r>
        <w:rPr>
          <w:rFonts w:hint="cs"/>
          <w:rtl/>
        </w:rPr>
        <w:t>כש</w:t>
      </w:r>
      <w:r w:rsidR="006F071F" w:rsidRPr="001B5426">
        <w:rPr>
          <w:rtl/>
        </w:rPr>
        <w:t>מת לוקח.</w:t>
      </w:r>
      <w:r w:rsidR="006F071F" w:rsidRPr="001B5426">
        <w:rPr>
          <w:rFonts w:hint="cs"/>
          <w:rtl/>
        </w:rPr>
        <w:t xml:space="preserve"> </w:t>
      </w:r>
      <w:r>
        <w:rPr>
          <w:rFonts w:hint="cs"/>
          <w:rtl/>
        </w:rPr>
        <w:t xml:space="preserve">- </w:t>
      </w:r>
      <w:r w:rsidR="006F071F" w:rsidRPr="001B5426">
        <w:rPr>
          <w:rFonts w:hint="cs"/>
          <w:rtl/>
        </w:rPr>
        <w:t>דסוף סוף קרו לבני לוקח גזלנ</w:t>
      </w:r>
      <w:r>
        <w:rPr>
          <w:rFonts w:hint="cs"/>
          <w:rtl/>
        </w:rPr>
        <w:t>ים.</w:t>
      </w:r>
    </w:p>
    <w:p w14:paraId="697AF0B9" w14:textId="703CB3FF" w:rsidR="00F707CE" w:rsidRPr="00F707CE" w:rsidRDefault="00CE7DA0" w:rsidP="00CE7DA0">
      <w:pPr>
        <w:pStyle w:val="36"/>
        <w:framePr w:wrap="notBeside"/>
        <w:rPr>
          <w:rtl/>
        </w:rPr>
      </w:pPr>
      <w:r w:rsidRPr="00F707CE">
        <w:rPr>
          <w:rFonts w:hint="cs"/>
          <w:rtl/>
        </w:rPr>
        <w:t>ולא</w:t>
      </w:r>
      <w:r w:rsidR="00F707CE" w:rsidRPr="00F707CE">
        <w:rPr>
          <w:rFonts w:hint="cs"/>
          <w:rtl/>
        </w:rPr>
        <w:t>:</w:t>
      </w:r>
    </w:p>
    <w:p w14:paraId="5EDAC4F8" w14:textId="37C3B170" w:rsidR="00CE7DA0" w:rsidRDefault="00CE7DA0" w:rsidP="00CE7DA0">
      <w:pPr>
        <w:rPr>
          <w:rtl/>
        </w:rPr>
      </w:pPr>
      <w:r>
        <w:rPr>
          <w:rFonts w:hint="cs"/>
          <w:rtl/>
        </w:rPr>
        <w:t>ש</w:t>
      </w:r>
      <w:r w:rsidR="006F071F" w:rsidRPr="001B5426">
        <w:rPr>
          <w:rFonts w:hint="cs"/>
          <w:rtl/>
        </w:rPr>
        <w:t xml:space="preserve">מת גזלן </w:t>
      </w:r>
      <w:r w:rsidR="005513E9">
        <w:rPr>
          <w:rtl/>
        </w:rPr>
        <w:tab/>
      </w:r>
      <w:r w:rsidR="005513E9">
        <w:rPr>
          <w:rtl/>
        </w:rPr>
        <w:tab/>
      </w:r>
      <w:r>
        <w:rPr>
          <w:rFonts w:hint="cs"/>
          <w:rtl/>
        </w:rPr>
        <w:t>-</w:t>
      </w:r>
      <w:r w:rsidR="006F071F" w:rsidRPr="001B5426">
        <w:rPr>
          <w:rFonts w:hint="cs"/>
          <w:rtl/>
        </w:rPr>
        <w:t>דסוף סוף</w:t>
      </w:r>
      <w:r w:rsidR="006F071F" w:rsidRPr="001B5426">
        <w:rPr>
          <w:rtl/>
        </w:rPr>
        <w:t xml:space="preserve"> קרו </w:t>
      </w:r>
      <w:r>
        <w:rPr>
          <w:rFonts w:hint="cs"/>
          <w:rtl/>
        </w:rPr>
        <w:t>לבניו בני גזלנים.</w:t>
      </w:r>
    </w:p>
    <w:p w14:paraId="2750E71F" w14:textId="12B25D68" w:rsidR="00F707CE" w:rsidRPr="00F707CE" w:rsidRDefault="006F071F" w:rsidP="00CE7DA0">
      <w:pPr>
        <w:pStyle w:val="36"/>
        <w:framePr w:wrap="notBeside"/>
        <w:rPr>
          <w:rtl/>
        </w:rPr>
      </w:pPr>
      <w:r w:rsidRPr="00F707CE">
        <w:rPr>
          <w:rtl/>
        </w:rPr>
        <w:t xml:space="preserve"> - אלא</w:t>
      </w:r>
      <w:r w:rsidR="00CE7DA0" w:rsidRPr="00F707CE">
        <w:rPr>
          <w:rFonts w:hint="cs"/>
          <w:rtl/>
        </w:rPr>
        <w:t xml:space="preserve"> נפק''מ</w:t>
      </w:r>
      <w:r w:rsidR="00F707CE" w:rsidRPr="00F707CE">
        <w:rPr>
          <w:rFonts w:hint="cs"/>
          <w:rtl/>
        </w:rPr>
        <w:t>:</w:t>
      </w:r>
    </w:p>
    <w:p w14:paraId="4F252F11" w14:textId="2C71DDA6" w:rsidR="006F071F" w:rsidRPr="001B5426" w:rsidRDefault="00CE7DA0" w:rsidP="009B508D">
      <w:pPr>
        <w:rPr>
          <w:rtl/>
        </w:rPr>
      </w:pPr>
      <w:r>
        <w:rPr>
          <w:rFonts w:hint="cs"/>
          <w:rtl/>
        </w:rPr>
        <w:lastRenderedPageBreak/>
        <w:t xml:space="preserve">שנתן במתנה </w:t>
      </w:r>
      <w:r w:rsidR="00CC683D">
        <w:rPr>
          <w:rFonts w:hint="cs"/>
          <w:rtl/>
        </w:rPr>
        <w:t xml:space="preserve">למ''ד דנאמנות </w:t>
      </w:r>
      <w:r w:rsidR="00366836">
        <w:rPr>
          <w:rFonts w:hint="cs"/>
          <w:rtl/>
        </w:rPr>
        <w:t>-</w:t>
      </w:r>
      <w:r w:rsidR="00CC683D">
        <w:rPr>
          <w:rFonts w:hint="cs"/>
          <w:rtl/>
        </w:rPr>
        <w:t>גם מתנה ניח''ל דליקום בנאמנות</w:t>
      </w:r>
    </w:p>
    <w:p w14:paraId="05434F9A" w14:textId="507C37CD" w:rsidR="00A6533C" w:rsidRPr="001B5426" w:rsidRDefault="006F071F" w:rsidP="00CC683D">
      <w:pPr>
        <w:rPr>
          <w:rtl/>
        </w:rPr>
      </w:pPr>
      <w:r w:rsidRPr="001B5426">
        <w:rPr>
          <w:rtl/>
        </w:rPr>
        <w:t xml:space="preserve">מ"ד </w:t>
      </w:r>
      <w:r w:rsidR="00CC683D">
        <w:rPr>
          <w:rFonts w:hint="cs"/>
          <w:rtl/>
        </w:rPr>
        <w:t xml:space="preserve">שלא יקראוהו גזלן - </w:t>
      </w:r>
      <w:r w:rsidRPr="001B5426">
        <w:rPr>
          <w:rtl/>
        </w:rPr>
        <w:t xml:space="preserve">א"ל: </w:t>
      </w:r>
      <w:r w:rsidR="005E5C14">
        <w:rPr>
          <w:rFonts w:hint="cs"/>
          <w:rtl/>
        </w:rPr>
        <w:t xml:space="preserve">מה גזלתי </w:t>
      </w:r>
      <w:r w:rsidR="00CC683D">
        <w:rPr>
          <w:rFonts w:hint="cs"/>
          <w:rtl/>
        </w:rPr>
        <w:t>ממך</w:t>
      </w:r>
      <w:r w:rsidR="00E82B4A">
        <w:rPr>
          <w:rStyle w:val="affffe"/>
          <w:rFonts w:hint="cs"/>
          <w:rtl/>
        </w:rPr>
        <w:t xml:space="preserve"> </w:t>
      </w:r>
      <w:r w:rsidR="00E82B4A" w:rsidRPr="00E82B4A">
        <w:rPr>
          <w:rStyle w:val="affffe"/>
          <w:rFonts w:hint="cs"/>
          <w:rtl/>
        </w:rPr>
        <w:t>שהרי קיבלת במתנה</w:t>
      </w:r>
    </w:p>
    <w:p w14:paraId="79FFAEF5" w14:textId="77777777" w:rsidR="00A6533C" w:rsidRPr="001B5426" w:rsidRDefault="00A6533C" w:rsidP="00A6533C">
      <w:pPr>
        <w:pStyle w:val="aff9"/>
        <w:rPr>
          <w:rtl/>
        </w:rPr>
      </w:pPr>
      <w:r w:rsidRPr="001B5426">
        <w:rPr>
          <w:rtl/>
        </w:rPr>
        <w:t>***</w:t>
      </w:r>
    </w:p>
    <w:p w14:paraId="7A7EA2D0" w14:textId="6734DC28" w:rsidR="00F707CE" w:rsidRPr="00F707CE" w:rsidRDefault="006F071F" w:rsidP="00D10327">
      <w:pPr>
        <w:pStyle w:val="36"/>
        <w:framePr w:wrap="notBeside"/>
        <w:rPr>
          <w:rtl/>
        </w:rPr>
      </w:pPr>
      <w:r w:rsidRPr="00F707CE">
        <w:rPr>
          <w:rtl/>
        </w:rPr>
        <w:t>•</w:t>
      </w:r>
      <w:r w:rsidRPr="00F707CE">
        <w:rPr>
          <w:rFonts w:hint="cs"/>
          <w:rtl/>
        </w:rPr>
        <w:t xml:space="preserve"> </w:t>
      </w:r>
      <w:r w:rsidRPr="00F707CE">
        <w:rPr>
          <w:rtl/>
        </w:rPr>
        <w:t>פשיטא</w:t>
      </w:r>
      <w:r w:rsidR="00F707CE" w:rsidRPr="00F707CE">
        <w:rPr>
          <w:rtl/>
        </w:rPr>
        <w:t>:</w:t>
      </w:r>
    </w:p>
    <w:p w14:paraId="3C0CC269" w14:textId="65BF647B" w:rsidR="006F071F" w:rsidRPr="001B5426" w:rsidRDefault="00772E2F" w:rsidP="009B508D">
      <w:pPr>
        <w:rPr>
          <w:rtl/>
        </w:rPr>
      </w:pPr>
      <w:r w:rsidRPr="00772E2F">
        <w:rPr>
          <w:rStyle w:val="affffe"/>
          <w:rFonts w:hint="cs"/>
          <w:rtl/>
        </w:rPr>
        <w:t>גזלן</w:t>
      </w:r>
      <w:r w:rsidRPr="0050150D">
        <w:rPr>
          <w:rFonts w:cs="PFT_Frank" w:hint="cs"/>
          <w:b/>
          <w:bCs/>
          <w:szCs w:val="14"/>
          <w:rtl/>
        </w:rPr>
        <w:t xml:space="preserve"> מכרה</w:t>
      </w:r>
      <w:r w:rsidR="006F071F" w:rsidRPr="0050150D">
        <w:rPr>
          <w:rFonts w:cs="PFT_Frank"/>
          <w:b/>
          <w:bCs/>
          <w:szCs w:val="14"/>
          <w:rtl/>
        </w:rPr>
        <w:t xml:space="preserve">, </w:t>
      </w:r>
      <w:r w:rsidRPr="0050150D">
        <w:rPr>
          <w:rFonts w:cs="PFT_Frank" w:hint="cs"/>
          <w:b/>
          <w:bCs/>
          <w:szCs w:val="14"/>
          <w:rtl/>
        </w:rPr>
        <w:t xml:space="preserve">הורישה או נתנה במתנה- </w:t>
      </w:r>
      <w:r w:rsidRPr="00772E2F">
        <w:rPr>
          <w:rFonts w:hint="cs"/>
          <w:rtl/>
        </w:rPr>
        <w:t>לא בשביל להעמידה אצל הלוקח</w:t>
      </w:r>
      <w:r w:rsidR="006F071F" w:rsidRPr="001B5426">
        <w:rPr>
          <w:rtl/>
        </w:rPr>
        <w:t>.</w:t>
      </w:r>
    </w:p>
    <w:p w14:paraId="508B18AD" w14:textId="215AAA84" w:rsidR="006F071F" w:rsidRPr="00087B03" w:rsidRDefault="006F071F" w:rsidP="009B508D">
      <w:pPr>
        <w:rPr>
          <w:rtl/>
        </w:rPr>
      </w:pPr>
      <w:r w:rsidRPr="0050150D">
        <w:rPr>
          <w:rFonts w:cs="PFT_Frank"/>
          <w:b/>
          <w:bCs/>
          <w:szCs w:val="14"/>
          <w:rtl/>
        </w:rPr>
        <w:t xml:space="preserve">נפלה </w:t>
      </w:r>
      <w:r w:rsidR="00340620" w:rsidRPr="0050150D">
        <w:rPr>
          <w:rFonts w:cs="PFT_Frank" w:hint="cs"/>
          <w:b/>
          <w:bCs/>
          <w:szCs w:val="14"/>
          <w:rtl/>
        </w:rPr>
        <w:t xml:space="preserve">לו </w:t>
      </w:r>
      <w:r w:rsidRPr="0050150D">
        <w:rPr>
          <w:rFonts w:cs="PFT_Frank"/>
          <w:b/>
          <w:bCs/>
          <w:szCs w:val="14"/>
          <w:rtl/>
        </w:rPr>
        <w:t>בירושה</w:t>
      </w:r>
      <w:r w:rsidRPr="00087B03">
        <w:rPr>
          <w:rtl/>
        </w:rPr>
        <w:t xml:space="preserve"> - ירושה ממילא היא, ולא איהו טרח אבתרה.</w:t>
      </w:r>
    </w:p>
    <w:p w14:paraId="08A9C30D" w14:textId="4C53EAA5" w:rsidR="006F071F" w:rsidRPr="001B5426" w:rsidRDefault="006A058A" w:rsidP="0053575C">
      <w:pPr>
        <w:rPr>
          <w:rtl/>
        </w:rPr>
      </w:pPr>
      <w:r w:rsidRPr="0050150D">
        <w:rPr>
          <w:rFonts w:cs="PFT_Frank" w:hint="cs"/>
          <w:b/>
          <w:bCs/>
          <w:szCs w:val="14"/>
          <w:rtl/>
        </w:rPr>
        <w:t xml:space="preserve">גבה הוא </w:t>
      </w:r>
      <w:r w:rsidR="006F071F" w:rsidRPr="0050150D">
        <w:rPr>
          <w:rFonts w:cs="PFT_Frank"/>
          <w:b/>
          <w:bCs/>
          <w:szCs w:val="14"/>
          <w:rtl/>
        </w:rPr>
        <w:t>בחובו,</w:t>
      </w:r>
      <w:r w:rsidR="006F071F" w:rsidRPr="001B5426">
        <w:rPr>
          <w:rtl/>
        </w:rPr>
        <w:t xml:space="preserve"> </w:t>
      </w:r>
      <w:r w:rsidRPr="005E3761">
        <w:rPr>
          <w:rStyle w:val="affffc"/>
          <w:rFonts w:hint="cs"/>
          <w:rtl/>
        </w:rPr>
        <w:t>רואים</w:t>
      </w:r>
      <w:r w:rsidR="006F071F" w:rsidRPr="005E3761">
        <w:rPr>
          <w:rStyle w:val="affffc"/>
          <w:rtl/>
        </w:rPr>
        <w:t>:</w:t>
      </w:r>
      <w:r w:rsidR="006F071F" w:rsidRPr="001B5426">
        <w:rPr>
          <w:rtl/>
        </w:rPr>
        <w:t xml:space="preserve"> אי </w:t>
      </w:r>
      <w:r w:rsidR="00340620">
        <w:rPr>
          <w:rFonts w:hint="cs"/>
          <w:rtl/>
        </w:rPr>
        <w:t xml:space="preserve">יש לו קרקע אחרת, </w:t>
      </w:r>
      <w:r w:rsidR="006F071F" w:rsidRPr="001B5426">
        <w:rPr>
          <w:rFonts w:hint="cs"/>
          <w:rtl/>
        </w:rPr>
        <w:t>ואומר שרוצה את זו להעמיד לפני לוקח הוא רוצה</w:t>
      </w:r>
      <w:r w:rsidR="00340620">
        <w:rPr>
          <w:rFonts w:hint="cs"/>
          <w:rtl/>
        </w:rPr>
        <w:t xml:space="preserve">, </w:t>
      </w:r>
      <w:r w:rsidR="006F071F" w:rsidRPr="001B5426">
        <w:rPr>
          <w:rFonts w:hint="cs"/>
          <w:rtl/>
        </w:rPr>
        <w:t>ואי לא</w:t>
      </w:r>
      <w:r w:rsidR="00340620">
        <w:rPr>
          <w:rFonts w:hint="cs"/>
          <w:rtl/>
        </w:rPr>
        <w:t>,</w:t>
      </w:r>
      <w:r w:rsidR="006F071F" w:rsidRPr="001B5426">
        <w:rPr>
          <w:rFonts w:hint="cs"/>
          <w:rtl/>
        </w:rPr>
        <w:t xml:space="preserve"> זוזי הוא רוצה לפרוע</w:t>
      </w:r>
    </w:p>
    <w:p w14:paraId="11E11F0E" w14:textId="2971D0DE" w:rsidR="00F707CE" w:rsidRPr="00F707CE" w:rsidRDefault="006F071F" w:rsidP="00340620">
      <w:pPr>
        <w:pStyle w:val="36"/>
        <w:framePr w:wrap="notBeside"/>
        <w:rPr>
          <w:rtl/>
        </w:rPr>
      </w:pPr>
      <w:r w:rsidRPr="00F707CE">
        <w:rPr>
          <w:rtl/>
        </w:rPr>
        <w:t>•</w:t>
      </w:r>
      <w:r w:rsidR="00F707CE" w:rsidRPr="00F707CE">
        <w:rPr>
          <w:rFonts w:hint="cs"/>
          <w:rtl/>
        </w:rPr>
        <w:t>:</w:t>
      </w:r>
    </w:p>
    <w:p w14:paraId="0B8BBEF7" w14:textId="6739077C" w:rsidR="005E3775" w:rsidRPr="005E3775" w:rsidRDefault="006F071F" w:rsidP="005E3775">
      <w:pPr>
        <w:rPr>
          <w:spacing w:val="-2"/>
          <w:rtl/>
        </w:rPr>
      </w:pPr>
      <w:r w:rsidRPr="0050150D">
        <w:rPr>
          <w:rFonts w:cs="PFT_Frank"/>
          <w:b/>
          <w:bCs/>
          <w:spacing w:val="-2"/>
          <w:szCs w:val="14"/>
          <w:rtl/>
        </w:rPr>
        <w:t>הבה נהליה במתנה</w:t>
      </w:r>
      <w:r w:rsidRPr="005E3775">
        <w:rPr>
          <w:spacing w:val="-2"/>
          <w:rtl/>
        </w:rPr>
        <w:t xml:space="preserve"> </w:t>
      </w:r>
      <w:r w:rsidR="0053575C" w:rsidRPr="005E3761">
        <w:rPr>
          <w:rStyle w:val="affffc"/>
          <w:rFonts w:hint="cs"/>
          <w:spacing w:val="-2"/>
          <w:rtl/>
        </w:rPr>
        <w:t xml:space="preserve">חלקו </w:t>
      </w:r>
      <w:r w:rsidR="005E3775" w:rsidRPr="005E3761">
        <w:rPr>
          <w:rStyle w:val="affffc"/>
          <w:rFonts w:hint="cs"/>
          <w:spacing w:val="-2"/>
          <w:rtl/>
        </w:rPr>
        <w:t xml:space="preserve">ר''א </w:t>
      </w:r>
      <w:r w:rsidRPr="005E3761">
        <w:rPr>
          <w:rStyle w:val="affffc"/>
          <w:spacing w:val="-2"/>
          <w:rtl/>
        </w:rPr>
        <w:t>ורבינא</w:t>
      </w:r>
      <w:r w:rsidR="005E3775" w:rsidRPr="005E3761">
        <w:rPr>
          <w:rStyle w:val="affffc"/>
          <w:rFonts w:hint="cs"/>
          <w:spacing w:val="-2"/>
          <w:rtl/>
        </w:rPr>
        <w:t xml:space="preserve"> </w:t>
      </w:r>
      <w:r w:rsidR="0053575C" w:rsidRPr="005E3775">
        <w:rPr>
          <w:rFonts w:hint="cs"/>
          <w:spacing w:val="-2"/>
          <w:rtl/>
        </w:rPr>
        <w:t xml:space="preserve">אי </w:t>
      </w:r>
      <w:r w:rsidRPr="005E3775">
        <w:rPr>
          <w:spacing w:val="-2"/>
          <w:rtl/>
        </w:rPr>
        <w:t>מתנה כירושה, דהא ממילא.</w:t>
      </w:r>
      <w:r w:rsidR="0053575C" w:rsidRPr="005E3775">
        <w:rPr>
          <w:rFonts w:hint="cs"/>
          <w:spacing w:val="-2"/>
          <w:rtl/>
        </w:rPr>
        <w:t xml:space="preserve"> </w:t>
      </w:r>
    </w:p>
    <w:p w14:paraId="33F619E2" w14:textId="1F97545A" w:rsidR="00A6533C" w:rsidRPr="001B5426" w:rsidRDefault="0053575C" w:rsidP="005E3775">
      <w:pPr>
        <w:rPr>
          <w:rtl/>
        </w:rPr>
      </w:pPr>
      <w:r>
        <w:rPr>
          <w:rFonts w:hint="cs"/>
          <w:rtl/>
        </w:rPr>
        <w:t xml:space="preserve">או כמכר שאם לא טרח </w:t>
      </w:r>
      <w:r w:rsidR="006F071F" w:rsidRPr="001B5426">
        <w:rPr>
          <w:rtl/>
        </w:rPr>
        <w:t xml:space="preserve">וארצי קמיה - לא </w:t>
      </w:r>
      <w:r>
        <w:rPr>
          <w:rFonts w:hint="cs"/>
          <w:rtl/>
        </w:rPr>
        <w:t xml:space="preserve">היה נותן לו </w:t>
      </w:r>
      <w:r w:rsidR="006F071F" w:rsidRPr="001B5426">
        <w:rPr>
          <w:rtl/>
        </w:rPr>
        <w:t>מתנה,</w:t>
      </w:r>
    </w:p>
    <w:p w14:paraId="30E8AA47" w14:textId="2965F668" w:rsidR="006F071F" w:rsidRPr="001B5426" w:rsidRDefault="00340620" w:rsidP="00087B03">
      <w:pPr>
        <w:spacing w:after="60"/>
        <w:rPr>
          <w:rtl/>
        </w:rPr>
      </w:pPr>
      <w:r>
        <w:rPr>
          <w:rFonts w:hint="cs"/>
          <w:rtl/>
        </w:rPr>
        <w:t xml:space="preserve">לכן </w:t>
      </w:r>
      <w:r w:rsidR="006F071F" w:rsidRPr="001B5426">
        <w:rPr>
          <w:rtl/>
        </w:rPr>
        <w:t>טרח וארצי קמיה, דליקום בהמנותיה.</w:t>
      </w:r>
    </w:p>
    <w:p w14:paraId="7FBF80DF" w14:textId="10A8EC78" w:rsidR="00F707CE" w:rsidRPr="00F707CE" w:rsidRDefault="006F071F" w:rsidP="00340620">
      <w:pPr>
        <w:pStyle w:val="36"/>
        <w:framePr w:wrap="notBeside"/>
        <w:rPr>
          <w:rtl/>
        </w:rPr>
      </w:pPr>
      <w:r w:rsidRPr="00F707CE">
        <w:rPr>
          <w:rtl/>
        </w:rPr>
        <w:t>•</w:t>
      </w:r>
      <w:r w:rsidR="00F707CE" w:rsidRPr="00F707CE">
        <w:rPr>
          <w:rFonts w:hint="cs"/>
          <w:rtl/>
        </w:rPr>
        <w:t>:</w:t>
      </w:r>
    </w:p>
    <w:p w14:paraId="2422E6F9" w14:textId="04710AFF" w:rsidR="00340620" w:rsidRDefault="006F071F" w:rsidP="009B508D">
      <w:pPr>
        <w:rPr>
          <w:rtl/>
        </w:rPr>
      </w:pPr>
      <w:r w:rsidRPr="001B5426">
        <w:rPr>
          <w:rtl/>
        </w:rPr>
        <w:t xml:space="preserve">ועד אימת </w:t>
      </w:r>
      <w:r w:rsidR="00087B03">
        <w:rPr>
          <w:rFonts w:hint="cs"/>
          <w:rtl/>
        </w:rPr>
        <w:t xml:space="preserve">נח לו </w:t>
      </w:r>
      <w:r w:rsidRPr="001B5426">
        <w:rPr>
          <w:rtl/>
        </w:rPr>
        <w:t xml:space="preserve">דליקום בהמנותיה? </w:t>
      </w:r>
    </w:p>
    <w:p w14:paraId="0B0BED0C" w14:textId="70719C5C" w:rsidR="00F707CE" w:rsidRPr="00F707CE" w:rsidRDefault="006F071F" w:rsidP="00340620">
      <w:pPr>
        <w:pStyle w:val="36"/>
        <w:framePr w:wrap="notBeside"/>
        <w:rPr>
          <w:rtl/>
        </w:rPr>
      </w:pPr>
      <w:r w:rsidRPr="00F707CE">
        <w:rPr>
          <w:rFonts w:hint="cs"/>
          <w:rtl/>
        </w:rPr>
        <w:t>אר"ה</w:t>
      </w:r>
      <w:r w:rsidR="00F707CE" w:rsidRPr="00F707CE">
        <w:rPr>
          <w:rtl/>
        </w:rPr>
        <w:t>:</w:t>
      </w:r>
    </w:p>
    <w:p w14:paraId="68D942A1" w14:textId="70BFD99A" w:rsidR="006F071F" w:rsidRPr="001B5426" w:rsidRDefault="006F071F" w:rsidP="009B508D">
      <w:pPr>
        <w:rPr>
          <w:rtl/>
        </w:rPr>
      </w:pPr>
      <w:r w:rsidRPr="001B5426">
        <w:rPr>
          <w:rtl/>
        </w:rPr>
        <w:t>עד שעת העמדה בדין.</w:t>
      </w:r>
    </w:p>
    <w:p w14:paraId="64FA0BE5" w14:textId="59E2E7A8" w:rsidR="00F707CE" w:rsidRPr="00F707CE" w:rsidRDefault="006F071F" w:rsidP="00340620">
      <w:pPr>
        <w:pStyle w:val="36"/>
        <w:framePr w:wrap="notBeside"/>
        <w:rPr>
          <w:rtl/>
        </w:rPr>
      </w:pPr>
      <w:r w:rsidRPr="00F707CE">
        <w:rPr>
          <w:rtl/>
        </w:rPr>
        <w:t>ח</w:t>
      </w:r>
      <w:r w:rsidRPr="00F707CE">
        <w:rPr>
          <w:rFonts w:hint="cs"/>
          <w:rtl/>
        </w:rPr>
        <w:t>ב"ר</w:t>
      </w:r>
      <w:r w:rsidR="00F707CE" w:rsidRPr="00F707CE">
        <w:rPr>
          <w:rtl/>
        </w:rPr>
        <w:t>:</w:t>
      </w:r>
    </w:p>
    <w:p w14:paraId="71DDF659" w14:textId="6391A1D3" w:rsidR="006F071F" w:rsidRPr="001B5426" w:rsidRDefault="00340620" w:rsidP="009B508D">
      <w:pPr>
        <w:rPr>
          <w:rtl/>
        </w:rPr>
      </w:pPr>
      <w:r>
        <w:rPr>
          <w:rFonts w:hint="cs"/>
          <w:rtl/>
        </w:rPr>
        <w:t>ע</w:t>
      </w:r>
      <w:r w:rsidR="006F071F" w:rsidRPr="001B5426">
        <w:rPr>
          <w:rtl/>
        </w:rPr>
        <w:t>ד דמטא אדרכתא לידיה.</w:t>
      </w:r>
    </w:p>
    <w:p w14:paraId="1394001D" w14:textId="7BFB4286" w:rsidR="00F707CE" w:rsidRPr="00F707CE" w:rsidRDefault="006F071F" w:rsidP="00340620">
      <w:pPr>
        <w:pStyle w:val="36"/>
        <w:framePr w:wrap="notBeside"/>
        <w:rPr>
          <w:rtl/>
        </w:rPr>
      </w:pPr>
      <w:r w:rsidRPr="00F707CE">
        <w:rPr>
          <w:rFonts w:hint="cs"/>
          <w:rtl/>
        </w:rPr>
        <w:t>ר"פ</w:t>
      </w:r>
      <w:r w:rsidR="00F707CE" w:rsidRPr="00F707CE">
        <w:rPr>
          <w:rtl/>
        </w:rPr>
        <w:t>:</w:t>
      </w:r>
    </w:p>
    <w:p w14:paraId="6B40A8B1" w14:textId="67A72DC6" w:rsidR="006F071F" w:rsidRPr="001B5426" w:rsidRDefault="006F071F" w:rsidP="009B508D">
      <w:pPr>
        <w:rPr>
          <w:rtl/>
        </w:rPr>
      </w:pPr>
      <w:r w:rsidRPr="001B5426">
        <w:rPr>
          <w:rtl/>
        </w:rPr>
        <w:t>עד דמתחלן יומי אכרזתא.</w:t>
      </w:r>
    </w:p>
    <w:p w14:paraId="5D971CD9" w14:textId="77777777" w:rsidR="00A6533C" w:rsidRPr="001B5426" w:rsidRDefault="00A6533C" w:rsidP="00A6533C">
      <w:pPr>
        <w:pStyle w:val="aff9"/>
        <w:rPr>
          <w:rtl/>
        </w:rPr>
      </w:pPr>
      <w:r w:rsidRPr="001B5426">
        <w:rPr>
          <w:rtl/>
        </w:rPr>
        <w:t>***</w:t>
      </w:r>
    </w:p>
    <w:p w14:paraId="1EC6F7E6" w14:textId="72BC01FC" w:rsidR="00F707CE" w:rsidRPr="00F707CE" w:rsidRDefault="006F071F" w:rsidP="00340620">
      <w:pPr>
        <w:pStyle w:val="36"/>
        <w:framePr w:wrap="notBeside"/>
        <w:rPr>
          <w:rtl/>
        </w:rPr>
      </w:pPr>
      <w:r w:rsidRPr="00F707CE">
        <w:rPr>
          <w:rtl/>
        </w:rPr>
        <w:t>•</w:t>
      </w:r>
      <w:r w:rsidRPr="00F707CE">
        <w:rPr>
          <w:rFonts w:hint="cs"/>
          <w:rtl/>
        </w:rPr>
        <w:t xml:space="preserve"> </w:t>
      </w:r>
      <w:r w:rsidRPr="00F707CE">
        <w:rPr>
          <w:rtl/>
        </w:rPr>
        <w:t xml:space="preserve">מתקיף </w:t>
      </w:r>
      <w:r w:rsidRPr="00F707CE">
        <w:rPr>
          <w:rFonts w:hint="cs"/>
          <w:rtl/>
        </w:rPr>
        <w:t>רב''ח</w:t>
      </w:r>
      <w:r w:rsidR="00F707CE" w:rsidRPr="00F707CE">
        <w:rPr>
          <w:rtl/>
        </w:rPr>
        <w:t>:</w:t>
      </w:r>
    </w:p>
    <w:p w14:paraId="66DBDD24" w14:textId="2FD523B1" w:rsidR="00A6533C" w:rsidRPr="001B5426" w:rsidRDefault="006F071F" w:rsidP="009B508D">
      <w:pPr>
        <w:rPr>
          <w:rtl/>
        </w:rPr>
      </w:pPr>
      <w:r w:rsidRPr="001B5426">
        <w:rPr>
          <w:rtl/>
        </w:rPr>
        <w:t xml:space="preserve">מכדי, האי לוקח </w:t>
      </w:r>
      <w:r w:rsidR="00340620">
        <w:rPr>
          <w:rFonts w:hint="cs"/>
          <w:rtl/>
        </w:rPr>
        <w:t xml:space="preserve">במה קונה לקרקע </w:t>
      </w:r>
      <w:r w:rsidR="00087B03">
        <w:rPr>
          <w:rFonts w:hint="cs"/>
          <w:rtl/>
        </w:rPr>
        <w:t xml:space="preserve">הרי השטר </w:t>
      </w:r>
      <w:r w:rsidRPr="001B5426">
        <w:rPr>
          <w:rFonts w:hint="cs"/>
          <w:rtl/>
        </w:rPr>
        <w:t>חספא בעלמא</w:t>
      </w:r>
    </w:p>
    <w:p w14:paraId="5364CFBB" w14:textId="24F7CDBE" w:rsidR="00F707CE" w:rsidRPr="00F707CE" w:rsidRDefault="006F071F" w:rsidP="00340620">
      <w:pPr>
        <w:pStyle w:val="36"/>
        <w:framePr w:wrap="notBeside"/>
        <w:rPr>
          <w:rtl/>
        </w:rPr>
      </w:pPr>
      <w:r w:rsidRPr="00F707CE">
        <w:rPr>
          <w:rtl/>
        </w:rPr>
        <w:t>רבא</w:t>
      </w:r>
      <w:r w:rsidR="00F707CE" w:rsidRPr="00F707CE">
        <w:rPr>
          <w:rtl/>
        </w:rPr>
        <w:t>:</w:t>
      </w:r>
    </w:p>
    <w:p w14:paraId="19969401" w14:textId="5220E7AE" w:rsidR="006F071F" w:rsidRPr="001B5426" w:rsidRDefault="006F071F" w:rsidP="009B508D">
      <w:pPr>
        <w:rPr>
          <w:rtl/>
        </w:rPr>
      </w:pPr>
      <w:r w:rsidRPr="001B5426">
        <w:rPr>
          <w:rtl/>
        </w:rPr>
        <w:t>תהא במאמינו, בההוא הנאה דלא קא"ל מידי, וסמיך עליה טרח ומייתי גמר ומקני ליה.</w:t>
      </w:r>
    </w:p>
    <w:p w14:paraId="65AEDE37" w14:textId="053D665E" w:rsidR="00F707CE" w:rsidRPr="00F707CE" w:rsidRDefault="006F071F" w:rsidP="00340620">
      <w:pPr>
        <w:pStyle w:val="36"/>
        <w:framePr w:wrap="notBeside"/>
        <w:rPr>
          <w:rtl/>
        </w:rPr>
      </w:pPr>
      <w:r w:rsidRPr="00F707CE">
        <w:rPr>
          <w:rtl/>
        </w:rPr>
        <w:t>מתיב רב ששת</w:t>
      </w:r>
      <w:r w:rsidR="00F707CE" w:rsidRPr="00F707CE">
        <w:rPr>
          <w:rtl/>
        </w:rPr>
        <w:t>:</w:t>
      </w:r>
    </w:p>
    <w:p w14:paraId="40B89F56" w14:textId="5D822AC0" w:rsidR="006F071F" w:rsidRPr="001B5426" w:rsidRDefault="006F071F" w:rsidP="009B508D">
      <w:pPr>
        <w:rPr>
          <w:rtl/>
        </w:rPr>
      </w:pPr>
      <w:r w:rsidRPr="001B5426">
        <w:rPr>
          <w:rtl/>
        </w:rPr>
        <w:t>מה שאירש מאבא מכור לך מה שתעלה מצודתי מכור לך - לא אמר כלום.</w:t>
      </w:r>
    </w:p>
    <w:p w14:paraId="5357D607" w14:textId="77777777" w:rsidR="00A6533C" w:rsidRPr="001B5426" w:rsidRDefault="006F071F" w:rsidP="009B508D">
      <w:pPr>
        <w:rPr>
          <w:rtl/>
        </w:rPr>
      </w:pPr>
      <w:r w:rsidRPr="001B5426">
        <w:rPr>
          <w:rtl/>
        </w:rPr>
        <w:t>מה שאירש מן אבא היום מכור לך, מה שתעלה מצודתי היום מכור לך - דבריו קיימין!</w:t>
      </w:r>
    </w:p>
    <w:p w14:paraId="28F88A5B" w14:textId="7BB42A36" w:rsidR="00F707CE" w:rsidRPr="00F707CE" w:rsidRDefault="006F071F" w:rsidP="00F95DDD">
      <w:pPr>
        <w:pStyle w:val="36"/>
        <w:framePr w:wrap="notBeside"/>
        <w:rPr>
          <w:rtl/>
        </w:rPr>
      </w:pPr>
      <w:r w:rsidRPr="00F707CE">
        <w:rPr>
          <w:rFonts w:hint="cs"/>
          <w:rtl/>
        </w:rPr>
        <w:t>ארב''ח</w:t>
      </w:r>
      <w:r w:rsidR="00F707CE" w:rsidRPr="00F707CE">
        <w:rPr>
          <w:rtl/>
        </w:rPr>
        <w:t>:</w:t>
      </w:r>
    </w:p>
    <w:p w14:paraId="179E9F74" w14:textId="008FD55A" w:rsidR="00A6533C" w:rsidRPr="001B5426" w:rsidRDefault="006F071F" w:rsidP="009B508D">
      <w:pPr>
        <w:rPr>
          <w:rtl/>
        </w:rPr>
      </w:pPr>
      <w:r w:rsidRPr="001B5426">
        <w:rPr>
          <w:rtl/>
        </w:rPr>
        <w:t>הא גברא והא תיובתא!</w:t>
      </w:r>
    </w:p>
    <w:p w14:paraId="7CF86BDE" w14:textId="0F8EB2ED" w:rsidR="00F707CE" w:rsidRPr="00F707CE" w:rsidRDefault="006F071F" w:rsidP="00F95DDD">
      <w:pPr>
        <w:pStyle w:val="36"/>
        <w:framePr w:wrap="notBeside"/>
        <w:rPr>
          <w:rtl/>
        </w:rPr>
      </w:pPr>
      <w:r w:rsidRPr="00F707CE">
        <w:rPr>
          <w:rtl/>
        </w:rPr>
        <w:t>רבא</w:t>
      </w:r>
      <w:r w:rsidR="00F707CE" w:rsidRPr="00F707CE">
        <w:rPr>
          <w:rtl/>
        </w:rPr>
        <w:t>:</w:t>
      </w:r>
    </w:p>
    <w:p w14:paraId="43438CDB" w14:textId="61E0826D" w:rsidR="006F071F" w:rsidRPr="001B5426" w:rsidRDefault="006F071F" w:rsidP="009B508D">
      <w:pPr>
        <w:rPr>
          <w:rtl/>
        </w:rPr>
      </w:pPr>
      <w:r w:rsidRPr="001B5426">
        <w:rPr>
          <w:rtl/>
        </w:rPr>
        <w:t>ברא קא חזינא, ותיובתא לא קא חזינא.</w:t>
      </w:r>
    </w:p>
    <w:p w14:paraId="634F332D" w14:textId="78783AB8" w:rsidR="006F071F" w:rsidRPr="001B5426" w:rsidRDefault="00E06D17" w:rsidP="00E06D17">
      <w:pPr>
        <w:rPr>
          <w:rtl/>
        </w:rPr>
      </w:pPr>
      <w:r>
        <w:rPr>
          <w:rFonts w:hint="cs"/>
          <w:rtl/>
        </w:rPr>
        <w:lastRenderedPageBreak/>
        <w:t>כאן</w:t>
      </w:r>
      <w:r w:rsidR="006F071F" w:rsidRPr="001B5426">
        <w:rPr>
          <w:rtl/>
        </w:rPr>
        <w:t xml:space="preserve"> </w:t>
      </w:r>
      <w:r>
        <w:rPr>
          <w:rFonts w:hint="cs"/>
          <w:rtl/>
        </w:rPr>
        <w:t>סומך דעתו שהולך וטורח מביא שלא יקרא גזלן,</w:t>
      </w:r>
      <w:r w:rsidR="006F071F" w:rsidRPr="001B5426">
        <w:rPr>
          <w:rtl/>
        </w:rPr>
        <w:t xml:space="preserve"> </w:t>
      </w:r>
      <w:r>
        <w:rPr>
          <w:rFonts w:hint="cs"/>
          <w:rtl/>
        </w:rPr>
        <w:t xml:space="preserve">אבל כאן </w:t>
      </w:r>
      <w:r w:rsidR="006F071F" w:rsidRPr="001B5426">
        <w:rPr>
          <w:rtl/>
        </w:rPr>
        <w:t>לא סמכא דעתיה.</w:t>
      </w:r>
    </w:p>
    <w:p w14:paraId="35360753" w14:textId="77777777" w:rsidR="00F707CE" w:rsidRPr="00F707CE" w:rsidRDefault="006F071F" w:rsidP="00F95DDD">
      <w:pPr>
        <w:pStyle w:val="36"/>
        <w:framePr w:wrap="notBeside"/>
        <w:rPr>
          <w:rtl/>
        </w:rPr>
      </w:pPr>
      <w:r w:rsidRPr="00F707CE">
        <w:rPr>
          <w:rtl/>
        </w:rPr>
        <w:t>שלחוה לר</w:t>
      </w:r>
      <w:r w:rsidRPr="00F707CE">
        <w:rPr>
          <w:rFonts w:hint="cs"/>
          <w:rtl/>
        </w:rPr>
        <w:t>אב''ז</w:t>
      </w:r>
      <w:r w:rsidRPr="00F707CE">
        <w:rPr>
          <w:rtl/>
        </w:rPr>
        <w:t>,</w:t>
      </w:r>
      <w:r w:rsidR="00F707CE" w:rsidRPr="00F707CE">
        <w:rPr>
          <w:rtl/>
        </w:rPr>
        <w:t>:</w:t>
      </w:r>
    </w:p>
    <w:p w14:paraId="706B2554" w14:textId="614F2B1E" w:rsidR="006F071F" w:rsidRPr="001B5426" w:rsidRDefault="006F071F" w:rsidP="009B508D">
      <w:pPr>
        <w:rPr>
          <w:rtl/>
        </w:rPr>
      </w:pPr>
      <w:r w:rsidRPr="001B5426">
        <w:rPr>
          <w:rtl/>
        </w:rPr>
        <w:t>א</w:t>
      </w:r>
      <w:r w:rsidR="00F95DDD">
        <w:rPr>
          <w:rFonts w:hint="cs"/>
          <w:rtl/>
        </w:rPr>
        <w:t>"ל</w:t>
      </w:r>
      <w:r w:rsidRPr="001B5426">
        <w:rPr>
          <w:rtl/>
        </w:rPr>
        <w:t>: זו אינה צריכה לפנים.</w:t>
      </w:r>
    </w:p>
    <w:p w14:paraId="1553A287" w14:textId="0E23AEB1" w:rsidR="00F707CE" w:rsidRPr="00F707CE" w:rsidRDefault="006F071F" w:rsidP="00F95DDD">
      <w:pPr>
        <w:pStyle w:val="36"/>
        <w:framePr w:wrap="notBeside"/>
        <w:rPr>
          <w:rtl/>
        </w:rPr>
      </w:pPr>
      <w:r w:rsidRPr="00F707CE">
        <w:rPr>
          <w:rtl/>
        </w:rPr>
        <w:t>רבא</w:t>
      </w:r>
      <w:r w:rsidR="00F707CE" w:rsidRPr="00F707CE">
        <w:rPr>
          <w:rtl/>
        </w:rPr>
        <w:t>:</w:t>
      </w:r>
    </w:p>
    <w:p w14:paraId="5983FB81" w14:textId="74C3C46E" w:rsidR="006F071F" w:rsidRPr="001B5426" w:rsidRDefault="006F071F" w:rsidP="00F95DDD">
      <w:pPr>
        <w:rPr>
          <w:rtl/>
        </w:rPr>
      </w:pPr>
      <w:r w:rsidRPr="001B5426">
        <w:rPr>
          <w:rtl/>
        </w:rPr>
        <w:t xml:space="preserve">זו צריכה לפנים ולפני לפנים, </w:t>
      </w:r>
      <w:r w:rsidR="00237964">
        <w:rPr>
          <w:rtl/>
        </w:rPr>
        <w:t>כאן</w:t>
      </w:r>
      <w:r w:rsidRPr="001B5426">
        <w:rPr>
          <w:rtl/>
        </w:rPr>
        <w:t xml:space="preserve"> סמכא דעתיה, ו</w:t>
      </w:r>
      <w:r w:rsidR="00237964">
        <w:rPr>
          <w:rtl/>
        </w:rPr>
        <w:t>כאן</w:t>
      </w:r>
      <w:r w:rsidRPr="001B5426">
        <w:rPr>
          <w:rtl/>
        </w:rPr>
        <w:t xml:space="preserve"> לא סמ</w:t>
      </w:r>
      <w:r w:rsidRPr="001B5426">
        <w:rPr>
          <w:rFonts w:hint="cs"/>
          <w:rtl/>
        </w:rPr>
        <w:t>"ד.</w:t>
      </w:r>
    </w:p>
    <w:p w14:paraId="37546499" w14:textId="71374383" w:rsidR="006F071F" w:rsidRPr="001B5426" w:rsidRDefault="00F95DDD" w:rsidP="009B508D">
      <w:pPr>
        <w:rPr>
          <w:rtl/>
        </w:rPr>
      </w:pPr>
      <w:r>
        <w:rPr>
          <w:rFonts w:hint="cs"/>
          <w:rtl/>
        </w:rPr>
        <w:t xml:space="preserve">מעשה היה </w:t>
      </w:r>
      <w:r w:rsidR="006F071F" w:rsidRPr="001B5426">
        <w:rPr>
          <w:rtl/>
        </w:rPr>
        <w:t>בפומבדיתא ואותביה.</w:t>
      </w:r>
    </w:p>
    <w:p w14:paraId="38E2779F" w14:textId="0CADAA3D" w:rsidR="00F707CE" w:rsidRPr="00F707CE" w:rsidRDefault="006F071F" w:rsidP="00F95DDD">
      <w:pPr>
        <w:pStyle w:val="36"/>
        <w:framePr w:wrap="notBeside"/>
        <w:rPr>
          <w:rtl/>
        </w:rPr>
      </w:pPr>
      <w:r w:rsidRPr="00F707CE">
        <w:rPr>
          <w:rFonts w:hint="cs"/>
          <w:rtl/>
        </w:rPr>
        <w:t xml:space="preserve">א"ל </w:t>
      </w:r>
      <w:r w:rsidRPr="00F707CE">
        <w:rPr>
          <w:rtl/>
        </w:rPr>
        <w:t>רב יוסף</w:t>
      </w:r>
      <w:r w:rsidR="00F707CE" w:rsidRPr="00F707CE">
        <w:rPr>
          <w:rtl/>
        </w:rPr>
        <w:t>:</w:t>
      </w:r>
    </w:p>
    <w:p w14:paraId="3BA4082A" w14:textId="448EE48B" w:rsidR="006F071F" w:rsidRPr="001B5426" w:rsidRDefault="006F071F" w:rsidP="009B508D">
      <w:pPr>
        <w:rPr>
          <w:rtl/>
        </w:rPr>
      </w:pPr>
      <w:r w:rsidRPr="001B5426">
        <w:rPr>
          <w:rtl/>
        </w:rPr>
        <w:t>זו אינה צריכה לפנים.</w:t>
      </w:r>
    </w:p>
    <w:p w14:paraId="0CBB3A09" w14:textId="30D23447" w:rsidR="00F707CE" w:rsidRPr="00F707CE" w:rsidRDefault="006F071F" w:rsidP="00F95DDD">
      <w:pPr>
        <w:pStyle w:val="36"/>
        <w:framePr w:wrap="notBeside"/>
        <w:rPr>
          <w:rtl/>
        </w:rPr>
      </w:pPr>
      <w:r w:rsidRPr="00F707CE">
        <w:rPr>
          <w:rtl/>
        </w:rPr>
        <w:t>וא"ל אביי</w:t>
      </w:r>
      <w:r w:rsidR="00F707CE" w:rsidRPr="00F707CE">
        <w:rPr>
          <w:rtl/>
        </w:rPr>
        <w:t>:</w:t>
      </w:r>
    </w:p>
    <w:p w14:paraId="1EDA1125" w14:textId="6313E168" w:rsidR="006F071F" w:rsidRPr="001B5426" w:rsidRDefault="006F071F" w:rsidP="009B508D">
      <w:pPr>
        <w:rPr>
          <w:rtl/>
        </w:rPr>
      </w:pPr>
      <w:r w:rsidRPr="001B5426">
        <w:rPr>
          <w:rtl/>
        </w:rPr>
        <w:t xml:space="preserve">צריכה לפנים ולפני לפנים, </w:t>
      </w:r>
      <w:r w:rsidR="00237964">
        <w:rPr>
          <w:rtl/>
        </w:rPr>
        <w:t>כאן</w:t>
      </w:r>
      <w:r w:rsidRPr="001B5426">
        <w:rPr>
          <w:rtl/>
        </w:rPr>
        <w:t xml:space="preserve"> - סמכא דעתיה, </w:t>
      </w:r>
      <w:r w:rsidR="00E06D17">
        <w:rPr>
          <w:rFonts w:hint="cs"/>
          <w:rtl/>
        </w:rPr>
        <w:t>וכאן לא.</w:t>
      </w:r>
    </w:p>
    <w:p w14:paraId="05990325" w14:textId="3CB6830C" w:rsidR="00F707CE" w:rsidRPr="00F707CE" w:rsidRDefault="006F071F" w:rsidP="00F95DDD">
      <w:pPr>
        <w:pStyle w:val="36"/>
        <w:framePr w:wrap="notBeside"/>
        <w:rPr>
          <w:rtl/>
        </w:rPr>
      </w:pPr>
      <w:r w:rsidRPr="00F707CE">
        <w:rPr>
          <w:rFonts w:hint="cs"/>
          <w:rtl/>
        </w:rPr>
        <w:t>ו</w:t>
      </w:r>
      <w:r w:rsidRPr="00F707CE">
        <w:rPr>
          <w:rtl/>
        </w:rPr>
        <w:t>ארי"ו</w:t>
      </w:r>
      <w:r w:rsidR="00F707CE" w:rsidRPr="00F707CE">
        <w:rPr>
          <w:rtl/>
        </w:rPr>
        <w:t>:</w:t>
      </w:r>
    </w:p>
    <w:p w14:paraId="4653795C" w14:textId="05AE2A4A" w:rsidR="00A6533C" w:rsidRPr="001B5426" w:rsidRDefault="006F071F" w:rsidP="009B508D">
      <w:pPr>
        <w:rPr>
          <w:rtl/>
        </w:rPr>
      </w:pPr>
      <w:r w:rsidRPr="001B5426">
        <w:rPr>
          <w:rtl/>
        </w:rPr>
        <w:t>סיפא מה שאירש מאבא היום - משום כבוד אביו,</w:t>
      </w:r>
    </w:p>
    <w:p w14:paraId="1035A09A" w14:textId="25A5023C" w:rsidR="006F071F" w:rsidRPr="001B5426" w:rsidRDefault="006F071F" w:rsidP="00F95DDD">
      <w:pPr>
        <w:rPr>
          <w:rtl/>
        </w:rPr>
      </w:pPr>
      <w:r w:rsidRPr="001B5426">
        <w:rPr>
          <w:rtl/>
        </w:rPr>
        <w:t>מה שתעלה מצודתי היום - משום כדי חייו.</w:t>
      </w:r>
    </w:p>
    <w:p w14:paraId="14763638" w14:textId="77777777" w:rsidR="00A6533C" w:rsidRPr="001B5426" w:rsidRDefault="00A6533C" w:rsidP="00A6533C">
      <w:pPr>
        <w:pStyle w:val="aff9"/>
        <w:rPr>
          <w:rtl/>
        </w:rPr>
      </w:pPr>
      <w:r w:rsidRPr="001B5426">
        <w:rPr>
          <w:rtl/>
        </w:rPr>
        <w:t>***</w:t>
      </w:r>
    </w:p>
    <w:p w14:paraId="792B7D08" w14:textId="535F39A7" w:rsidR="006F071F" w:rsidRPr="001B5426" w:rsidRDefault="006F071F" w:rsidP="00A6533C">
      <w:pPr>
        <w:pStyle w:val="affe"/>
        <w:framePr w:wrap="around"/>
        <w:rPr>
          <w:rtl/>
        </w:rPr>
      </w:pPr>
      <w:r w:rsidRPr="001B5426">
        <w:rPr>
          <w:rtl/>
        </w:rPr>
        <w:t>טז</w:t>
      </w:r>
      <w:r w:rsidR="00DD0874">
        <w:rPr>
          <w:rFonts w:hint="cs"/>
          <w:rtl/>
        </w:rPr>
        <w:t>:</w:t>
      </w:r>
    </w:p>
    <w:p w14:paraId="41EE4C8F" w14:textId="41E96C64" w:rsidR="00F707CE" w:rsidRPr="00F707CE" w:rsidRDefault="006F071F" w:rsidP="00F95DDD">
      <w:pPr>
        <w:pStyle w:val="36"/>
        <w:framePr w:wrap="notBeside"/>
        <w:rPr>
          <w:rtl/>
        </w:rPr>
      </w:pPr>
      <w:r w:rsidRPr="00F707CE">
        <w:rPr>
          <w:rtl/>
        </w:rPr>
        <w:t>•</w:t>
      </w:r>
      <w:r w:rsidRPr="00F707CE">
        <w:rPr>
          <w:rFonts w:hint="cs"/>
          <w:rtl/>
        </w:rPr>
        <w:t xml:space="preserve"> ר"ה מ</w:t>
      </w:r>
      <w:r w:rsidRPr="00F707CE">
        <w:rPr>
          <w:rtl/>
        </w:rPr>
        <w:t>רב</w:t>
      </w:r>
      <w:r w:rsidR="00F707CE" w:rsidRPr="00F707CE">
        <w:rPr>
          <w:rtl/>
        </w:rPr>
        <w:t>:</w:t>
      </w:r>
    </w:p>
    <w:p w14:paraId="14688E2D" w14:textId="5A1A6700" w:rsidR="006F071F" w:rsidRPr="001B5426" w:rsidRDefault="006F071F" w:rsidP="009A44AA">
      <w:pPr>
        <w:pStyle w:val="affff9"/>
        <w:rPr>
          <w:rtl/>
        </w:rPr>
      </w:pPr>
      <w:r w:rsidRPr="001B5426">
        <w:rPr>
          <w:rtl/>
        </w:rPr>
        <w:t>שדה שאני לוקח, לכשאקחנה</w:t>
      </w:r>
      <w:r w:rsidR="00312CB0">
        <w:rPr>
          <w:rFonts w:hint="cs"/>
          <w:rtl/>
        </w:rPr>
        <w:t>,</w:t>
      </w:r>
      <w:r w:rsidRPr="001B5426">
        <w:rPr>
          <w:rtl/>
        </w:rPr>
        <w:t xml:space="preserve"> קנויה לך מעכשיו - קנה.</w:t>
      </w:r>
    </w:p>
    <w:p w14:paraId="7078EF6B" w14:textId="3EA550EA" w:rsidR="00F707CE" w:rsidRPr="00F707CE" w:rsidRDefault="006F071F" w:rsidP="00F95DDD">
      <w:pPr>
        <w:pStyle w:val="36"/>
        <w:framePr w:wrap="notBeside"/>
        <w:rPr>
          <w:rtl/>
        </w:rPr>
      </w:pPr>
      <w:r w:rsidRPr="00F707CE">
        <w:rPr>
          <w:rtl/>
        </w:rPr>
        <w:t xml:space="preserve">רבא: </w:t>
      </w:r>
      <w:r w:rsidR="006D0E11" w:rsidRPr="00F707CE">
        <w:rPr>
          <w:rFonts w:hint="cs"/>
          <w:rtl/>
        </w:rPr>
        <w:t xml:space="preserve"> מסתבר</w:t>
      </w:r>
      <w:r w:rsidR="00F707CE" w:rsidRPr="00F707CE">
        <w:rPr>
          <w:rFonts w:hint="cs"/>
          <w:rtl/>
        </w:rPr>
        <w:t>:</w:t>
      </w:r>
    </w:p>
    <w:p w14:paraId="4DD0DDFE" w14:textId="6DFBD074" w:rsidR="00A6533C" w:rsidRPr="001B5426" w:rsidRDefault="00CC3EFE" w:rsidP="009B508D">
      <w:pPr>
        <w:rPr>
          <w:rtl/>
        </w:rPr>
      </w:pPr>
      <w:r w:rsidRPr="005E3761">
        <w:rPr>
          <w:rStyle w:val="affffc"/>
          <w:rFonts w:hint="cs"/>
          <w:rtl/>
        </w:rPr>
        <w:t xml:space="preserve">דברי </w:t>
      </w:r>
      <w:r w:rsidR="006F071F" w:rsidRPr="005E3761">
        <w:rPr>
          <w:rStyle w:val="affffc"/>
          <w:rtl/>
        </w:rPr>
        <w:t>רב</w:t>
      </w:r>
      <w:r w:rsidR="006F071F" w:rsidRPr="001B5426">
        <w:rPr>
          <w:rtl/>
        </w:rPr>
        <w:t xml:space="preserve"> בשדה סתם, אבל בשדה </w:t>
      </w:r>
      <w:r w:rsidR="006F071F" w:rsidRPr="0050150D">
        <w:rPr>
          <w:rFonts w:cs="PFT_Frank"/>
          <w:b/>
          <w:bCs/>
          <w:szCs w:val="14"/>
          <w:rtl/>
        </w:rPr>
        <w:t>זו</w:t>
      </w:r>
      <w:r w:rsidR="006F071F" w:rsidRPr="001B5426">
        <w:rPr>
          <w:rtl/>
        </w:rPr>
        <w:t xml:space="preserve"> - לא, </w:t>
      </w:r>
      <w:r w:rsidR="004637A3">
        <w:rPr>
          <w:rFonts w:hint="cs"/>
          <w:rtl/>
        </w:rPr>
        <w:t>ד</w:t>
      </w:r>
      <w:r w:rsidR="006F071F" w:rsidRPr="001B5426">
        <w:rPr>
          <w:rtl/>
        </w:rPr>
        <w:t xml:space="preserve">מי יימר </w:t>
      </w:r>
      <w:r w:rsidR="006D0E11">
        <w:rPr>
          <w:rFonts w:hint="cs"/>
          <w:rtl/>
        </w:rPr>
        <w:t>שימכרו לו</w:t>
      </w:r>
      <w:r w:rsidR="006F071F" w:rsidRPr="001B5426">
        <w:rPr>
          <w:rtl/>
        </w:rPr>
        <w:t>?</w:t>
      </w:r>
    </w:p>
    <w:p w14:paraId="2AA3AA4F" w14:textId="77777777" w:rsidR="00F707CE" w:rsidRPr="00F707CE" w:rsidRDefault="006F071F" w:rsidP="002054F6">
      <w:pPr>
        <w:pStyle w:val="36"/>
        <w:framePr w:wrap="notBeside"/>
        <w:rPr>
          <w:rtl/>
        </w:rPr>
      </w:pPr>
      <w:r w:rsidRPr="00F707CE">
        <w:rPr>
          <w:rFonts w:hint="cs"/>
          <w:rtl/>
        </w:rPr>
        <w:t>ו</w:t>
      </w:r>
      <w:r w:rsidR="002054F6" w:rsidRPr="00F707CE">
        <w:rPr>
          <w:rFonts w:hint="cs"/>
          <w:rtl/>
        </w:rPr>
        <w:t>הא</w:t>
      </w:r>
      <w:r w:rsidR="00A21C25" w:rsidRPr="00F707CE">
        <w:rPr>
          <w:rFonts w:hint="cs"/>
          <w:rtl/>
        </w:rPr>
        <w:t>-</w:t>
      </w:r>
      <w:r w:rsidR="002054F6" w:rsidRPr="00F707CE">
        <w:rPr>
          <w:rFonts w:hint="cs"/>
          <w:rtl/>
        </w:rPr>
        <w:t>להי</w:t>
      </w:r>
      <w:r w:rsidR="00A21C25" w:rsidRPr="00F707CE">
        <w:rPr>
          <w:rFonts w:hint="cs"/>
          <w:rtl/>
        </w:rPr>
        <w:t>ם</w:t>
      </w:r>
      <w:r w:rsidRPr="00F707CE">
        <w:rPr>
          <w:rFonts w:hint="cs"/>
          <w:rtl/>
        </w:rPr>
        <w:t xml:space="preserve"> </w:t>
      </w:r>
      <w:r w:rsidR="00A21C25" w:rsidRPr="00F707CE">
        <w:rPr>
          <w:rFonts w:hint="cs"/>
          <w:rtl/>
        </w:rPr>
        <w:t>!</w:t>
      </w:r>
      <w:r w:rsidR="00F707CE" w:rsidRPr="00F707CE">
        <w:rPr>
          <w:rtl/>
        </w:rPr>
        <w:t>:</w:t>
      </w:r>
    </w:p>
    <w:p w14:paraId="7CF5BB10" w14:textId="6A85D0AF" w:rsidR="006F071F" w:rsidRPr="0050150D" w:rsidRDefault="006F071F" w:rsidP="009B508D">
      <w:pPr>
        <w:rPr>
          <w:rFonts w:cs="PFT_Frank"/>
          <w:b/>
          <w:bCs/>
          <w:szCs w:val="14"/>
          <w:rtl/>
        </w:rPr>
      </w:pPr>
      <w:r w:rsidRPr="005E3761">
        <w:rPr>
          <w:rStyle w:val="affffc"/>
          <w:rFonts w:hint="cs"/>
          <w:rtl/>
        </w:rPr>
        <w:t>רב אמר</w:t>
      </w:r>
      <w:r w:rsidRPr="001B5426">
        <w:rPr>
          <w:rFonts w:hint="cs"/>
          <w:rtl/>
        </w:rPr>
        <w:t xml:space="preserve"> </w:t>
      </w:r>
      <w:r w:rsidRPr="0050150D">
        <w:rPr>
          <w:rFonts w:cs="PFT_Frank" w:hint="cs"/>
          <w:b/>
          <w:bCs/>
          <w:szCs w:val="14"/>
          <w:rtl/>
        </w:rPr>
        <w:t>אפי' בשדה זו</w:t>
      </w:r>
      <w:r w:rsidRPr="001B5426">
        <w:rPr>
          <w:rFonts w:hint="cs"/>
          <w:rtl/>
        </w:rPr>
        <w:t xml:space="preserve">, </w:t>
      </w:r>
      <w:r w:rsidRPr="005E3761">
        <w:rPr>
          <w:rStyle w:val="affffc"/>
          <w:rFonts w:hint="cs"/>
          <w:rtl/>
        </w:rPr>
        <w:t>כר''מ</w:t>
      </w:r>
      <w:r w:rsidRPr="001B5426">
        <w:rPr>
          <w:rFonts w:hint="cs"/>
          <w:rtl/>
        </w:rPr>
        <w:t xml:space="preserve"> </w:t>
      </w:r>
      <w:r w:rsidRPr="001B5426">
        <w:rPr>
          <w:rtl/>
        </w:rPr>
        <w:t xml:space="preserve">דאדם מקנה דבר שלא בא לעולם, </w:t>
      </w:r>
      <w:r w:rsidRPr="005E3761">
        <w:rPr>
          <w:rStyle w:val="affffc"/>
          <w:rtl/>
        </w:rPr>
        <w:t>דתניא:</w:t>
      </w:r>
      <w:r w:rsidRPr="001B5426">
        <w:rPr>
          <w:rtl/>
        </w:rPr>
        <w:t xml:space="preserve"> האומר לאשה התקדשי לי </w:t>
      </w:r>
      <w:r w:rsidRPr="0050150D">
        <w:rPr>
          <w:rFonts w:cs="PFT_Frank"/>
          <w:b/>
          <w:bCs/>
          <w:szCs w:val="14"/>
          <w:rtl/>
        </w:rPr>
        <w:t>לאחר</w:t>
      </w:r>
      <w:r w:rsidRPr="001B5426">
        <w:rPr>
          <w:rtl/>
        </w:rPr>
        <w:t xml:space="preserve"> שאתגייר</w:t>
      </w:r>
      <w:r w:rsidR="00113FAC">
        <w:rPr>
          <w:rFonts w:hint="cs"/>
          <w:rtl/>
        </w:rPr>
        <w:t>,</w:t>
      </w:r>
      <w:r w:rsidRPr="001B5426">
        <w:rPr>
          <w:rtl/>
        </w:rPr>
        <w:t xml:space="preserve"> שתתגיירי</w:t>
      </w:r>
      <w:r w:rsidR="00113FAC">
        <w:rPr>
          <w:rFonts w:hint="cs"/>
          <w:rtl/>
        </w:rPr>
        <w:t>,</w:t>
      </w:r>
      <w:r w:rsidRPr="001B5426">
        <w:rPr>
          <w:rtl/>
        </w:rPr>
        <w:t xml:space="preserve"> שאשתחרר</w:t>
      </w:r>
      <w:r w:rsidR="00113FAC">
        <w:rPr>
          <w:rFonts w:hint="cs"/>
          <w:rtl/>
        </w:rPr>
        <w:t>,</w:t>
      </w:r>
      <w:r w:rsidRPr="001B5426">
        <w:rPr>
          <w:rtl/>
        </w:rPr>
        <w:t xml:space="preserve"> שתשתחררי</w:t>
      </w:r>
      <w:r w:rsidR="00113FAC">
        <w:rPr>
          <w:rFonts w:hint="cs"/>
          <w:rtl/>
        </w:rPr>
        <w:t>,</w:t>
      </w:r>
      <w:r w:rsidRPr="001B5426">
        <w:rPr>
          <w:rtl/>
        </w:rPr>
        <w:t xml:space="preserve"> שימות בעלך</w:t>
      </w:r>
      <w:r w:rsidR="00113FAC">
        <w:rPr>
          <w:rFonts w:hint="cs"/>
          <w:rtl/>
        </w:rPr>
        <w:t>,</w:t>
      </w:r>
      <w:r w:rsidRPr="001B5426">
        <w:rPr>
          <w:rtl/>
        </w:rPr>
        <w:t xml:space="preserve"> שיחלוץ לך יבמיך</w:t>
      </w:r>
      <w:r w:rsidR="00113FAC">
        <w:rPr>
          <w:rFonts w:hint="cs"/>
          <w:rtl/>
        </w:rPr>
        <w:t>,</w:t>
      </w:r>
      <w:r w:rsidRPr="001B5426">
        <w:rPr>
          <w:rtl/>
        </w:rPr>
        <w:t xml:space="preserve"> שתמות אחותיך - אינה מקודשת, </w:t>
      </w:r>
      <w:r w:rsidRPr="005E3761">
        <w:rPr>
          <w:rStyle w:val="affffc"/>
          <w:rFonts w:hint="cs"/>
          <w:rtl/>
        </w:rPr>
        <w:t>ולר"מ</w:t>
      </w:r>
      <w:r w:rsidRPr="005E3761">
        <w:rPr>
          <w:rStyle w:val="affffc"/>
          <w:rtl/>
        </w:rPr>
        <w:t>:</w:t>
      </w:r>
      <w:r w:rsidRPr="001B5426">
        <w:rPr>
          <w:rtl/>
        </w:rPr>
        <w:t xml:space="preserve"> </w:t>
      </w:r>
      <w:r w:rsidRPr="0050150D">
        <w:rPr>
          <w:rFonts w:cs="PFT_Frank"/>
          <w:b/>
          <w:bCs/>
          <w:szCs w:val="14"/>
          <w:rtl/>
        </w:rPr>
        <w:t>מקודשת.</w:t>
      </w:r>
    </w:p>
    <w:p w14:paraId="7A164C52" w14:textId="77777777" w:rsidR="006F071F" w:rsidRPr="001B5426" w:rsidRDefault="006F071F" w:rsidP="005F6081">
      <w:pPr>
        <w:rPr>
          <w:rtl/>
        </w:rPr>
      </w:pPr>
      <w:r w:rsidRPr="001B5426">
        <w:rPr>
          <w:rtl/>
        </w:rPr>
        <w:t xml:space="preserve">והא אשה כשדה זו דמיא, </w:t>
      </w:r>
      <w:r w:rsidRPr="005E3761">
        <w:rPr>
          <w:rStyle w:val="affffc"/>
          <w:rtl/>
        </w:rPr>
        <w:t>וא</w:t>
      </w:r>
      <w:r w:rsidRPr="005E3761">
        <w:rPr>
          <w:rStyle w:val="affffc"/>
          <w:rFonts w:hint="cs"/>
          <w:rtl/>
        </w:rPr>
        <w:t>ר"מ</w:t>
      </w:r>
      <w:r w:rsidRPr="001B5426">
        <w:rPr>
          <w:rtl/>
        </w:rPr>
        <w:t xml:space="preserve"> מקודשת.</w:t>
      </w:r>
    </w:p>
    <w:p w14:paraId="5A220606" w14:textId="77777777" w:rsidR="00A6533C" w:rsidRPr="001B5426" w:rsidRDefault="00A6533C" w:rsidP="005F6081">
      <w:pPr>
        <w:pStyle w:val="aff9"/>
        <w:rPr>
          <w:rtl/>
        </w:rPr>
      </w:pPr>
      <w:r w:rsidRPr="001B5426">
        <w:rPr>
          <w:rtl/>
        </w:rPr>
        <w:t>***</w:t>
      </w:r>
    </w:p>
    <w:p w14:paraId="3F592B0B" w14:textId="042768C4" w:rsidR="00F707CE" w:rsidRPr="00F707CE" w:rsidRDefault="006F071F" w:rsidP="00F95DDD">
      <w:pPr>
        <w:pStyle w:val="36"/>
        <w:framePr w:wrap="notBeside"/>
        <w:rPr>
          <w:rtl/>
        </w:rPr>
      </w:pPr>
      <w:r w:rsidRPr="00F707CE">
        <w:rPr>
          <w:rtl/>
        </w:rPr>
        <w:t>שמואל</w:t>
      </w:r>
      <w:r w:rsidR="00F707CE" w:rsidRPr="00F707CE">
        <w:rPr>
          <w:rtl/>
        </w:rPr>
        <w:t>:</w:t>
      </w:r>
    </w:p>
    <w:p w14:paraId="53650804" w14:textId="63C95F48" w:rsidR="001923BE" w:rsidRDefault="006F071F" w:rsidP="005F6081">
      <w:pPr>
        <w:pStyle w:val="affff9"/>
        <w:spacing w:before="0"/>
        <w:rPr>
          <w:rtl/>
        </w:rPr>
      </w:pPr>
      <w:r w:rsidRPr="001B5426">
        <w:rPr>
          <w:rtl/>
        </w:rPr>
        <w:t>המוצא שטר הקנאה בשוק - יחזירו לבעלים,</w:t>
      </w:r>
    </w:p>
    <w:p w14:paraId="46AD73D6" w14:textId="4986CCA1" w:rsidR="00A6533C" w:rsidRPr="001B5426" w:rsidRDefault="006F071F" w:rsidP="009B508D">
      <w:pPr>
        <w:rPr>
          <w:rtl/>
        </w:rPr>
      </w:pPr>
      <w:r w:rsidRPr="001B5426">
        <w:rPr>
          <w:rtl/>
        </w:rPr>
        <w:t>דאי משום דכתב ללות ולא לוה - הא שעבד נפש</w:t>
      </w:r>
      <w:r w:rsidR="00D40409">
        <w:rPr>
          <w:rFonts w:hint="cs"/>
          <w:rtl/>
        </w:rPr>
        <w:t>ו</w:t>
      </w:r>
      <w:r w:rsidRPr="001B5426">
        <w:rPr>
          <w:rtl/>
        </w:rPr>
        <w:t>,</w:t>
      </w:r>
    </w:p>
    <w:p w14:paraId="5D08F6EB" w14:textId="30565ECC" w:rsidR="006F071F" w:rsidRPr="001B5426" w:rsidRDefault="005F6081" w:rsidP="00EF34A2">
      <w:pPr>
        <w:rPr>
          <w:rtl/>
        </w:rPr>
      </w:pPr>
      <w:r>
        <w:rPr>
          <w:rFonts w:hint="cs"/>
          <w:rtl/>
        </w:rPr>
        <w:t xml:space="preserve">ולפירעון </w:t>
      </w:r>
      <w:r w:rsidR="006F071F" w:rsidRPr="001B5426">
        <w:rPr>
          <w:rtl/>
        </w:rPr>
        <w:t xml:space="preserve">לא חיישינן </w:t>
      </w:r>
      <w:r>
        <w:rPr>
          <w:rFonts w:hint="cs"/>
          <w:rtl/>
        </w:rPr>
        <w:t>-</w:t>
      </w:r>
      <w:r w:rsidR="006F071F" w:rsidRPr="001B5426">
        <w:rPr>
          <w:rtl/>
        </w:rPr>
        <w:t xml:space="preserve">, </w:t>
      </w:r>
      <w:r w:rsidR="00EF34A2">
        <w:rPr>
          <w:rFonts w:hint="cs"/>
          <w:rtl/>
        </w:rPr>
        <w:t>שאם היה פורע היה קורעו</w:t>
      </w:r>
      <w:r w:rsidR="006F071F" w:rsidRPr="001B5426">
        <w:rPr>
          <w:rtl/>
        </w:rPr>
        <w:t>.</w:t>
      </w:r>
    </w:p>
    <w:p w14:paraId="3AB9C42F" w14:textId="2BFF096F" w:rsidR="00F707CE" w:rsidRPr="00F707CE" w:rsidRDefault="006F071F" w:rsidP="00F95DDD">
      <w:pPr>
        <w:pStyle w:val="36"/>
        <w:framePr w:wrap="notBeside"/>
        <w:rPr>
          <w:rtl/>
        </w:rPr>
      </w:pPr>
      <w:r w:rsidRPr="00F707CE">
        <w:rPr>
          <w:rFonts w:hint="cs"/>
          <w:rtl/>
        </w:rPr>
        <w:t>ר"נ</w:t>
      </w:r>
      <w:r w:rsidR="00F707CE" w:rsidRPr="00F707CE">
        <w:rPr>
          <w:rtl/>
        </w:rPr>
        <w:t>:</w:t>
      </w:r>
    </w:p>
    <w:p w14:paraId="5A83DC04" w14:textId="5AD50F53" w:rsidR="001923BE" w:rsidRPr="005E3761" w:rsidRDefault="006F071F" w:rsidP="009B508D">
      <w:pPr>
        <w:rPr>
          <w:rtl/>
        </w:rPr>
      </w:pPr>
      <w:r w:rsidRPr="005E3761">
        <w:rPr>
          <w:rStyle w:val="affffc"/>
          <w:rtl/>
        </w:rPr>
        <w:t>אבא מ</w:t>
      </w:r>
      <w:r w:rsidR="00D40409" w:rsidRPr="005E3761">
        <w:rPr>
          <w:rStyle w:val="affffc"/>
          <w:rFonts w:hint="cs"/>
          <w:rtl/>
        </w:rPr>
        <w:t>סופרי הדיין</w:t>
      </w:r>
      <w:r w:rsidRPr="005E3761">
        <w:rPr>
          <w:rStyle w:val="affffc"/>
          <w:rtl/>
        </w:rPr>
        <w:t xml:space="preserve"> דשמואל</w:t>
      </w:r>
      <w:r w:rsidR="00717BBE" w:rsidRPr="005E3761">
        <w:rPr>
          <w:rStyle w:val="affffc"/>
          <w:rFonts w:hint="cs"/>
          <w:rtl/>
        </w:rPr>
        <w:t xml:space="preserve">: </w:t>
      </w:r>
      <w:r w:rsidRPr="005E3761">
        <w:rPr>
          <w:rStyle w:val="affffc"/>
          <w:rtl/>
        </w:rPr>
        <w:t xml:space="preserve"> </w:t>
      </w:r>
      <w:r w:rsidRPr="005E3761">
        <w:rPr>
          <w:rStyle w:val="affffc"/>
          <w:rFonts w:hint="cs"/>
          <w:rtl/>
        </w:rPr>
        <w:t>והייתי כבן שש או שבע וזכור</w:t>
      </w:r>
      <w:r w:rsidR="001923BE" w:rsidRPr="005E3761">
        <w:rPr>
          <w:rStyle w:val="affffc"/>
          <w:rFonts w:hint="cs"/>
          <w:rtl/>
        </w:rPr>
        <w:t>נ</w:t>
      </w:r>
      <w:r w:rsidRPr="005E3761">
        <w:rPr>
          <w:rStyle w:val="affffc"/>
          <w:rFonts w:hint="cs"/>
          <w:rtl/>
        </w:rPr>
        <w:t>י</w:t>
      </w:r>
      <w:r w:rsidR="00717BBE" w:rsidRPr="005E3761">
        <w:rPr>
          <w:rStyle w:val="affffc"/>
          <w:rFonts w:hint="cs"/>
          <w:rtl/>
        </w:rPr>
        <w:t xml:space="preserve"> שהבריזו</w:t>
      </w:r>
      <w:r w:rsidRPr="005E3761">
        <w:rPr>
          <w:rFonts w:hint="cs"/>
          <w:rtl/>
        </w:rPr>
        <w:t xml:space="preserve"> </w:t>
      </w:r>
    </w:p>
    <w:p w14:paraId="4358050C" w14:textId="296142E7" w:rsidR="00A6533C" w:rsidRPr="001B5426" w:rsidRDefault="006F071F" w:rsidP="009B508D">
      <w:pPr>
        <w:rPr>
          <w:rtl/>
        </w:rPr>
      </w:pPr>
      <w:r w:rsidRPr="001B5426">
        <w:rPr>
          <w:rFonts w:hint="cs"/>
          <w:rtl/>
        </w:rPr>
        <w:t>דאותם שטרי קנין הנמצאים בשוק יחזירום לבעליהם</w:t>
      </w:r>
    </w:p>
    <w:p w14:paraId="641B2BCE" w14:textId="281CE958" w:rsidR="00F707CE" w:rsidRPr="00F707CE" w:rsidRDefault="006F071F" w:rsidP="00F95DDD">
      <w:pPr>
        <w:pStyle w:val="36"/>
        <w:framePr w:wrap="notBeside"/>
        <w:rPr>
          <w:rtl/>
        </w:rPr>
      </w:pPr>
      <w:r w:rsidRPr="00F707CE">
        <w:rPr>
          <w:rFonts w:hint="cs"/>
          <w:rtl/>
        </w:rPr>
        <w:t>ואר''ע</w:t>
      </w:r>
      <w:r w:rsidR="00F707CE" w:rsidRPr="00F707CE">
        <w:rPr>
          <w:rFonts w:hint="cs"/>
          <w:rtl/>
        </w:rPr>
        <w:t>:</w:t>
      </w:r>
    </w:p>
    <w:p w14:paraId="52C67022" w14:textId="03A82189" w:rsidR="006F071F" w:rsidRPr="001B5426" w:rsidRDefault="00F95DDD" w:rsidP="009B508D">
      <w:pPr>
        <w:rPr>
          <w:rtl/>
        </w:rPr>
      </w:pPr>
      <w:r w:rsidRPr="005E3761">
        <w:rPr>
          <w:rStyle w:val="affffc"/>
          <w:rFonts w:hint="cs"/>
          <w:rtl/>
        </w:rPr>
        <w:t>א</w:t>
      </w:r>
      <w:r w:rsidR="006F071F" w:rsidRPr="005E3761">
        <w:rPr>
          <w:rStyle w:val="affffc"/>
          <w:rFonts w:hint="cs"/>
          <w:rtl/>
        </w:rPr>
        <w:t>ף אנן תנינא</w:t>
      </w:r>
      <w:r w:rsidR="006F071F" w:rsidRPr="005E3761">
        <w:rPr>
          <w:rStyle w:val="affffc"/>
          <w:rtl/>
        </w:rPr>
        <w:t>:</w:t>
      </w:r>
      <w:r w:rsidR="006F071F" w:rsidRPr="001B5426">
        <w:rPr>
          <w:rtl/>
        </w:rPr>
        <w:t xml:space="preserve"> כל מעשה בית דין יחזיר </w:t>
      </w:r>
      <w:r w:rsidR="006F071F" w:rsidRPr="005E3761">
        <w:rPr>
          <w:rStyle w:val="affffc"/>
          <w:rtl/>
        </w:rPr>
        <w:t>אלמא:</w:t>
      </w:r>
      <w:r w:rsidR="006F071F" w:rsidRPr="001B5426">
        <w:rPr>
          <w:rtl/>
        </w:rPr>
        <w:t xml:space="preserve"> לא חיישינן לפרעון.</w:t>
      </w:r>
    </w:p>
    <w:p w14:paraId="38128F7D" w14:textId="600BC5D3" w:rsidR="00F707CE" w:rsidRPr="00F707CE" w:rsidRDefault="006F071F" w:rsidP="00F95DDD">
      <w:pPr>
        <w:pStyle w:val="36"/>
        <w:framePr w:wrap="notBeside"/>
        <w:rPr>
          <w:rtl/>
        </w:rPr>
      </w:pPr>
      <w:r w:rsidRPr="00F707CE">
        <w:rPr>
          <w:rtl/>
        </w:rPr>
        <w:t>א"ל רבי זירא</w:t>
      </w:r>
      <w:r w:rsidR="00F707CE" w:rsidRPr="00F707CE">
        <w:rPr>
          <w:rtl/>
        </w:rPr>
        <w:t>:</w:t>
      </w:r>
    </w:p>
    <w:p w14:paraId="28620AB7" w14:textId="016C7008" w:rsidR="006F071F" w:rsidRPr="001B5426" w:rsidRDefault="006F071F" w:rsidP="003E5958">
      <w:pPr>
        <w:rPr>
          <w:rtl/>
        </w:rPr>
      </w:pPr>
      <w:r w:rsidRPr="001B5426">
        <w:rPr>
          <w:rtl/>
        </w:rPr>
        <w:t xml:space="preserve">מתניתין בשטרי חלטאתא ואדרכתא, </w:t>
      </w:r>
      <w:r w:rsidR="001C3A41">
        <w:rPr>
          <w:rFonts w:hint="cs"/>
          <w:rtl/>
        </w:rPr>
        <w:t>שאינם בני פירעון.</w:t>
      </w:r>
    </w:p>
    <w:p w14:paraId="1142F758" w14:textId="2DCDBE82" w:rsidR="00F707CE" w:rsidRPr="00F707CE" w:rsidRDefault="003E5958" w:rsidP="00F95DDD">
      <w:pPr>
        <w:pStyle w:val="36"/>
        <w:framePr w:wrap="notBeside"/>
        <w:rPr>
          <w:rtl/>
        </w:rPr>
      </w:pPr>
      <w:r w:rsidRPr="00F707CE">
        <w:rPr>
          <w:rFonts w:hint="cs"/>
          <w:rtl/>
        </w:rPr>
        <w:t>הקשה</w:t>
      </w:r>
      <w:r w:rsidR="006F071F" w:rsidRPr="00F707CE">
        <w:rPr>
          <w:rFonts w:hint="cs"/>
          <w:rtl/>
        </w:rPr>
        <w:t xml:space="preserve"> </w:t>
      </w:r>
      <w:r w:rsidR="006F071F" w:rsidRPr="00F707CE">
        <w:rPr>
          <w:rtl/>
        </w:rPr>
        <w:t>רבא</w:t>
      </w:r>
      <w:r w:rsidR="00F707CE" w:rsidRPr="00F707CE">
        <w:rPr>
          <w:rtl/>
        </w:rPr>
        <w:t>:</w:t>
      </w:r>
    </w:p>
    <w:p w14:paraId="5441E878" w14:textId="3B178B2C" w:rsidR="006F071F" w:rsidRPr="001B5426" w:rsidRDefault="006F071F" w:rsidP="009B508D">
      <w:pPr>
        <w:rPr>
          <w:rtl/>
        </w:rPr>
      </w:pPr>
      <w:r w:rsidRPr="001B5426">
        <w:rPr>
          <w:rtl/>
        </w:rPr>
        <w:lastRenderedPageBreak/>
        <w:t>והני לאו בני פרעו</w:t>
      </w:r>
      <w:r w:rsidR="003E5958">
        <w:rPr>
          <w:rFonts w:hint="cs"/>
          <w:rtl/>
        </w:rPr>
        <w:t>ן</w:t>
      </w:r>
      <w:r w:rsidRPr="001B5426">
        <w:rPr>
          <w:rtl/>
        </w:rPr>
        <w:t xml:space="preserve">? </w:t>
      </w:r>
      <w:r w:rsidRPr="005E3761">
        <w:rPr>
          <w:rStyle w:val="affffc"/>
          <w:rtl/>
        </w:rPr>
        <w:t>והא אמרי נהרדעי:</w:t>
      </w:r>
      <w:r w:rsidRPr="001B5426">
        <w:rPr>
          <w:rtl/>
        </w:rPr>
        <w:t xml:space="preserve"> שומא הדר עד </w:t>
      </w:r>
      <w:r w:rsidRPr="001B5426">
        <w:rPr>
          <w:rFonts w:hint="cs"/>
          <w:rtl/>
        </w:rPr>
        <w:t>י''ב חודשים</w:t>
      </w:r>
      <w:r w:rsidRPr="001B5426">
        <w:rPr>
          <w:rtl/>
        </w:rPr>
        <w:t>.</w:t>
      </w:r>
    </w:p>
    <w:p w14:paraId="158A6608" w14:textId="5F7335E6" w:rsidR="00F707CE" w:rsidRPr="00F707CE" w:rsidRDefault="006F071F" w:rsidP="00F95DDD">
      <w:pPr>
        <w:pStyle w:val="36"/>
        <w:framePr w:wrap="notBeside"/>
        <w:rPr>
          <w:rtl/>
        </w:rPr>
      </w:pPr>
      <w:r w:rsidRPr="00F707CE">
        <w:rPr>
          <w:rtl/>
        </w:rPr>
        <w:t>ואמר אמימר</w:t>
      </w:r>
      <w:r w:rsidR="00F707CE" w:rsidRPr="00F707CE">
        <w:rPr>
          <w:rtl/>
        </w:rPr>
        <w:t>:</w:t>
      </w:r>
    </w:p>
    <w:p w14:paraId="7F802333" w14:textId="5117B512" w:rsidR="006F071F" w:rsidRPr="001B5426" w:rsidRDefault="006F071F" w:rsidP="00F95DDD">
      <w:pPr>
        <w:rPr>
          <w:rtl/>
        </w:rPr>
      </w:pPr>
      <w:r w:rsidRPr="005E3761">
        <w:rPr>
          <w:rStyle w:val="affffc"/>
          <w:rtl/>
        </w:rPr>
        <w:t>אנ</w:t>
      </w:r>
      <w:r w:rsidR="005156F5" w:rsidRPr="005E3761">
        <w:rPr>
          <w:rStyle w:val="affffc"/>
          <w:rFonts w:hint="cs"/>
          <w:rtl/>
        </w:rPr>
        <w:t>י</w:t>
      </w:r>
      <w:r w:rsidRPr="005E3761">
        <w:rPr>
          <w:rStyle w:val="affffc"/>
          <w:rtl/>
        </w:rPr>
        <w:t xml:space="preserve"> מנהרדעא,</w:t>
      </w:r>
      <w:r w:rsidRPr="001B5426">
        <w:rPr>
          <w:rtl/>
        </w:rPr>
        <w:t xml:space="preserve"> וסבירא לי דשומא הדר לעולם.</w:t>
      </w:r>
    </w:p>
    <w:p w14:paraId="33690110" w14:textId="0ED35CBE" w:rsidR="00F707CE" w:rsidRPr="00F707CE" w:rsidRDefault="006F071F" w:rsidP="00F95DDD">
      <w:pPr>
        <w:pStyle w:val="36"/>
        <w:framePr w:wrap="notBeside"/>
        <w:rPr>
          <w:rtl/>
        </w:rPr>
      </w:pPr>
      <w:r w:rsidRPr="00F707CE">
        <w:rPr>
          <w:rtl/>
        </w:rPr>
        <w:t>אלא רבא</w:t>
      </w:r>
      <w:r w:rsidR="00F707CE" w:rsidRPr="00F707CE">
        <w:rPr>
          <w:rtl/>
        </w:rPr>
        <w:t>:</w:t>
      </w:r>
    </w:p>
    <w:p w14:paraId="532575AE" w14:textId="7979095C" w:rsidR="006F071F" w:rsidRPr="001B5426" w:rsidRDefault="008029A3" w:rsidP="005156F5">
      <w:pPr>
        <w:rPr>
          <w:rtl/>
        </w:rPr>
      </w:pPr>
      <w:r>
        <w:rPr>
          <w:rFonts w:hint="cs"/>
          <w:rtl/>
        </w:rPr>
        <w:t xml:space="preserve">שם </w:t>
      </w:r>
      <w:r w:rsidRPr="005E3761">
        <w:rPr>
          <w:rStyle w:val="affffc"/>
          <w:rFonts w:hint="cs"/>
          <w:rtl/>
        </w:rPr>
        <w:t>משום</w:t>
      </w:r>
      <w:r w:rsidR="006F071F" w:rsidRPr="005E3761">
        <w:rPr>
          <w:rStyle w:val="affffc"/>
          <w:rtl/>
        </w:rPr>
        <w:t xml:space="preserve"> דאמרי:</w:t>
      </w:r>
      <w:r w:rsidR="006F071F" w:rsidRPr="001B5426">
        <w:rPr>
          <w:rtl/>
        </w:rPr>
        <w:t xml:space="preserve"> </w:t>
      </w:r>
      <w:r w:rsidR="005156F5">
        <w:rPr>
          <w:rFonts w:hint="cs"/>
          <w:rtl/>
        </w:rPr>
        <w:t>הוא שהפסיד עצמו, שהיה צריך לקרוע השטר או לכתוב שטר אחר</w:t>
      </w:r>
      <w:r w:rsidR="005039C5">
        <w:rPr>
          <w:rFonts w:hint="cs"/>
          <w:rtl/>
        </w:rPr>
        <w:t>- בזמן הפירעון.</w:t>
      </w:r>
      <w:r w:rsidR="005156F5">
        <w:rPr>
          <w:rFonts w:hint="cs"/>
          <w:rtl/>
        </w:rPr>
        <w:t xml:space="preserve">. </w:t>
      </w:r>
    </w:p>
    <w:p w14:paraId="5F208653" w14:textId="54A35EE3" w:rsidR="006F071F" w:rsidRPr="001B5426" w:rsidRDefault="006F071F" w:rsidP="009B508D">
      <w:pPr>
        <w:rPr>
          <w:rtl/>
        </w:rPr>
      </w:pPr>
      <w:r w:rsidRPr="001B5426">
        <w:rPr>
          <w:rtl/>
        </w:rPr>
        <w:t xml:space="preserve">דמדינא </w:t>
      </w:r>
      <w:r w:rsidR="005039C5">
        <w:rPr>
          <w:rFonts w:hint="cs"/>
          <w:rtl/>
        </w:rPr>
        <w:t xml:space="preserve">קרקע </w:t>
      </w:r>
      <w:r w:rsidRPr="001B5426">
        <w:rPr>
          <w:rtl/>
        </w:rPr>
        <w:t>לא</w:t>
      </w:r>
      <w:r w:rsidR="005039C5">
        <w:rPr>
          <w:rFonts w:hint="cs"/>
          <w:rtl/>
        </w:rPr>
        <w:t xml:space="preserve"> חוזרת</w:t>
      </w:r>
      <w:r w:rsidRPr="001B5426">
        <w:rPr>
          <w:rtl/>
        </w:rPr>
        <w:t xml:space="preserve">, ומשום </w:t>
      </w:r>
      <w:r w:rsidRPr="00F95DDD">
        <w:rPr>
          <w:rStyle w:val="affff8"/>
          <w:rtl/>
        </w:rPr>
        <w:t>ועשית הישר והטוב בעיני ה'</w:t>
      </w:r>
      <w:r w:rsidRPr="001B5426">
        <w:rPr>
          <w:rtl/>
        </w:rPr>
        <w:t xml:space="preserve"> </w:t>
      </w:r>
      <w:r w:rsidR="005039C5">
        <w:rPr>
          <w:rFonts w:hint="cs"/>
          <w:rtl/>
        </w:rPr>
        <w:t xml:space="preserve">אמרו </w:t>
      </w:r>
      <w:r w:rsidRPr="001B5426">
        <w:rPr>
          <w:rtl/>
        </w:rPr>
        <w:t xml:space="preserve">רבנן </w:t>
      </w:r>
      <w:r w:rsidR="005039C5">
        <w:rPr>
          <w:rFonts w:hint="cs"/>
          <w:rtl/>
        </w:rPr>
        <w:t>שתחזור</w:t>
      </w:r>
      <w:r w:rsidRPr="001B5426">
        <w:rPr>
          <w:rtl/>
        </w:rPr>
        <w:t xml:space="preserve">, הלכך </w:t>
      </w:r>
      <w:r w:rsidR="00F40987">
        <w:rPr>
          <w:rFonts w:hint="cs"/>
          <w:rtl/>
        </w:rPr>
        <w:t>מתחילה היה צריך לכתוב שטר מכר</w:t>
      </w:r>
      <w:r w:rsidRPr="001B5426">
        <w:rPr>
          <w:rtl/>
        </w:rPr>
        <w:t>.</w:t>
      </w:r>
    </w:p>
    <w:p w14:paraId="655B92A7" w14:textId="6E436FC3" w:rsidR="006F071F" w:rsidRPr="001B5426" w:rsidRDefault="006F071F" w:rsidP="009420A5">
      <w:pPr>
        <w:rPr>
          <w:rtl/>
        </w:rPr>
      </w:pPr>
      <w:r w:rsidRPr="001B5426">
        <w:rPr>
          <w:rFonts w:hint="cs"/>
          <w:rtl/>
        </w:rPr>
        <w:t xml:space="preserve">משא''כ </w:t>
      </w:r>
      <w:r w:rsidRPr="001B5426">
        <w:rPr>
          <w:rtl/>
        </w:rPr>
        <w:t>גבי שט</w:t>
      </w:r>
      <w:r w:rsidRPr="001B5426">
        <w:rPr>
          <w:rFonts w:hint="cs"/>
          <w:rtl/>
        </w:rPr>
        <w:t xml:space="preserve">"ח אפשר שהוא משתמט </w:t>
      </w:r>
      <w:r w:rsidRPr="005E3761">
        <w:rPr>
          <w:rStyle w:val="affffc"/>
          <w:rtl/>
        </w:rPr>
        <w:t>דא"ל:</w:t>
      </w:r>
      <w:r w:rsidRPr="001B5426">
        <w:rPr>
          <w:rtl/>
        </w:rPr>
        <w:t xml:space="preserve"> למחר </w:t>
      </w:r>
      <w:r w:rsidRPr="001B5426">
        <w:rPr>
          <w:rFonts w:hint="cs"/>
          <w:rtl/>
        </w:rPr>
        <w:t xml:space="preserve">אתן לך </w:t>
      </w:r>
      <w:r w:rsidR="006F4BA1">
        <w:rPr>
          <w:rFonts w:hint="cs"/>
          <w:rtl/>
        </w:rPr>
        <w:t>ו</w:t>
      </w:r>
      <w:r w:rsidRPr="001B5426">
        <w:rPr>
          <w:rFonts w:hint="cs"/>
          <w:rtl/>
        </w:rPr>
        <w:t>עכשיו אינו עלי</w:t>
      </w:r>
      <w:r w:rsidR="009420A5">
        <w:rPr>
          <w:rFonts w:hint="cs"/>
          <w:rtl/>
        </w:rPr>
        <w:t xml:space="preserve">, </w:t>
      </w:r>
      <w:r w:rsidRPr="005E3761">
        <w:rPr>
          <w:rStyle w:val="affffc"/>
          <w:rFonts w:hint="cs"/>
          <w:rtl/>
        </w:rPr>
        <w:t>א"נ</w:t>
      </w:r>
      <w:r w:rsidRPr="005E3761">
        <w:rPr>
          <w:rStyle w:val="affffc"/>
          <w:rtl/>
        </w:rPr>
        <w:t xml:space="preserve"> -</w:t>
      </w:r>
      <w:r w:rsidRPr="001B5426">
        <w:rPr>
          <w:rtl/>
        </w:rPr>
        <w:t xml:space="preserve"> אפשיטי דספרא זייר ליה.</w:t>
      </w:r>
    </w:p>
    <w:p w14:paraId="59E9824E" w14:textId="77777777" w:rsidR="00A6533C" w:rsidRPr="001B5426" w:rsidRDefault="00A6533C" w:rsidP="00A6533C">
      <w:pPr>
        <w:pStyle w:val="aff9"/>
        <w:rPr>
          <w:rtl/>
        </w:rPr>
      </w:pPr>
      <w:r w:rsidRPr="001B5426">
        <w:rPr>
          <w:rtl/>
        </w:rPr>
        <w:t>***</w:t>
      </w:r>
    </w:p>
    <w:p w14:paraId="54BA0A07" w14:textId="68D2744A" w:rsidR="00F707CE" w:rsidRPr="00F707CE" w:rsidRDefault="006F071F" w:rsidP="00F95DDD">
      <w:pPr>
        <w:pStyle w:val="36"/>
        <w:framePr w:wrap="notBeside"/>
        <w:rPr>
          <w:rtl/>
        </w:rPr>
      </w:pPr>
      <w:r w:rsidRPr="00F707CE">
        <w:rPr>
          <w:rtl/>
        </w:rPr>
        <w:t>•</w:t>
      </w:r>
      <w:r w:rsidRPr="00F707CE">
        <w:rPr>
          <w:rFonts w:hint="cs"/>
          <w:rtl/>
        </w:rPr>
        <w:t xml:space="preserve"> ר''א מ</w:t>
      </w:r>
      <w:r w:rsidRPr="00F707CE">
        <w:rPr>
          <w:rtl/>
        </w:rPr>
        <w:t>רי"ו</w:t>
      </w:r>
      <w:r w:rsidR="00F707CE" w:rsidRPr="00F707CE">
        <w:rPr>
          <w:rtl/>
        </w:rPr>
        <w:t>:</w:t>
      </w:r>
    </w:p>
    <w:p w14:paraId="39C8D5BD" w14:textId="5E5A995A" w:rsidR="006F071F" w:rsidRPr="001B5426" w:rsidRDefault="006F071F" w:rsidP="00F95DDD">
      <w:pPr>
        <w:pStyle w:val="affff9"/>
        <w:rPr>
          <w:rtl/>
        </w:rPr>
      </w:pPr>
      <w:r w:rsidRPr="001B5426">
        <w:rPr>
          <w:rtl/>
        </w:rPr>
        <w:t>המוצא שטר חוב בשוק, אע"פ שכתוב בו הנפק - לא יחזירו לבעלים.</w:t>
      </w:r>
    </w:p>
    <w:p w14:paraId="6E15A488" w14:textId="6A447003" w:rsidR="00A6533C" w:rsidRPr="001B5426" w:rsidRDefault="006F071F" w:rsidP="009B508D">
      <w:pPr>
        <w:rPr>
          <w:rtl/>
        </w:rPr>
      </w:pPr>
      <w:r w:rsidRPr="001B5426">
        <w:rPr>
          <w:rtl/>
        </w:rPr>
        <w:t xml:space="preserve">לא </w:t>
      </w:r>
      <w:r w:rsidR="00F95DDD">
        <w:rPr>
          <w:rFonts w:hint="cs"/>
          <w:rtl/>
        </w:rPr>
        <w:t>רק כש</w:t>
      </w:r>
      <w:r w:rsidRPr="001B5426">
        <w:rPr>
          <w:rtl/>
        </w:rPr>
        <w:t xml:space="preserve">לא כתוב בו הנפק </w:t>
      </w:r>
      <w:r w:rsidR="00F95DDD">
        <w:rPr>
          <w:rtl/>
        </w:rPr>
        <w:t>–</w:t>
      </w:r>
      <w:r w:rsidRPr="001B5426">
        <w:rPr>
          <w:rtl/>
        </w:rPr>
        <w:t xml:space="preserve"> </w:t>
      </w:r>
      <w:r w:rsidR="00F95DDD">
        <w:rPr>
          <w:rFonts w:hint="cs"/>
          <w:rtl/>
        </w:rPr>
        <w:t>שיתכן ש</w:t>
      </w:r>
      <w:r w:rsidRPr="001B5426">
        <w:rPr>
          <w:rtl/>
        </w:rPr>
        <w:t>כתב ללות ולא לוה,</w:t>
      </w:r>
    </w:p>
    <w:p w14:paraId="4B86E9ED" w14:textId="4B184DA3" w:rsidR="006F071F" w:rsidRPr="001B5426" w:rsidRDefault="006F071F" w:rsidP="00F95DDD">
      <w:pPr>
        <w:rPr>
          <w:rtl/>
        </w:rPr>
      </w:pPr>
      <w:r w:rsidRPr="001B5426">
        <w:rPr>
          <w:rtl/>
        </w:rPr>
        <w:t xml:space="preserve">אלא אפילו כתוב בו הנפק, </w:t>
      </w:r>
      <w:r w:rsidR="009420A5">
        <w:rPr>
          <w:rFonts w:hint="cs"/>
          <w:rtl/>
        </w:rPr>
        <w:t>ד</w:t>
      </w:r>
      <w:r w:rsidRPr="001B5426">
        <w:rPr>
          <w:rtl/>
        </w:rPr>
        <w:t>מקוים, לא יחזיר, דחיישינן לפרעון.</w:t>
      </w:r>
    </w:p>
    <w:p w14:paraId="58DBF9F0" w14:textId="3DC29C2F" w:rsidR="00F707CE" w:rsidRPr="00F707CE" w:rsidRDefault="006F071F" w:rsidP="00907382">
      <w:pPr>
        <w:pStyle w:val="36"/>
        <w:framePr w:wrap="notBeside"/>
        <w:rPr>
          <w:rtl/>
        </w:rPr>
      </w:pPr>
      <w:r w:rsidRPr="00F707CE">
        <w:rPr>
          <w:rtl/>
        </w:rPr>
        <w:t>איתיביה ר</w:t>
      </w:r>
      <w:r w:rsidRPr="00F707CE">
        <w:rPr>
          <w:rFonts w:hint="cs"/>
          <w:rtl/>
        </w:rPr>
        <w:t>י"ר לר''א</w:t>
      </w:r>
      <w:r w:rsidR="00F707CE" w:rsidRPr="00F707CE">
        <w:rPr>
          <w:rtl/>
        </w:rPr>
        <w:t>:</w:t>
      </w:r>
    </w:p>
    <w:p w14:paraId="2CD1B935" w14:textId="001FA3CF" w:rsidR="00A6533C" w:rsidRPr="001B5426" w:rsidRDefault="006F071F" w:rsidP="009B508D">
      <w:pPr>
        <w:rPr>
          <w:rtl/>
        </w:rPr>
      </w:pPr>
      <w:r w:rsidRPr="001B5426">
        <w:rPr>
          <w:rtl/>
        </w:rPr>
        <w:t>כל מעשה בית דין הר"ז יחזיר! –</w:t>
      </w:r>
    </w:p>
    <w:p w14:paraId="31382E1D" w14:textId="738DBA70" w:rsidR="00F707CE" w:rsidRPr="00F707CE" w:rsidRDefault="006F071F" w:rsidP="00907382">
      <w:pPr>
        <w:pStyle w:val="36"/>
        <w:framePr w:wrap="notBeside"/>
        <w:rPr>
          <w:rtl/>
        </w:rPr>
      </w:pPr>
      <w:r w:rsidRPr="00F707CE">
        <w:rPr>
          <w:rtl/>
        </w:rPr>
        <w:t>א"ל</w:t>
      </w:r>
      <w:r w:rsidR="00F707CE" w:rsidRPr="00F707CE">
        <w:rPr>
          <w:rtl/>
        </w:rPr>
        <w:t>:</w:t>
      </w:r>
    </w:p>
    <w:p w14:paraId="68DE5335" w14:textId="0A105FCF" w:rsidR="006F071F" w:rsidRPr="001B5426" w:rsidRDefault="006F071F" w:rsidP="009B508D">
      <w:pPr>
        <w:rPr>
          <w:rtl/>
        </w:rPr>
      </w:pPr>
      <w:r w:rsidRPr="001B5426">
        <w:rPr>
          <w:rtl/>
        </w:rPr>
        <w:t>ירמיה ברי, לא כל מעשה בית דין שוים, אלא כגון שהוחזק כפרן.</w:t>
      </w:r>
    </w:p>
    <w:p w14:paraId="6E54427E" w14:textId="000DD3D3" w:rsidR="00F707CE" w:rsidRPr="00F707CE" w:rsidRDefault="006F071F" w:rsidP="00907382">
      <w:pPr>
        <w:pStyle w:val="36"/>
        <w:framePr w:wrap="notBeside"/>
        <w:rPr>
          <w:rtl/>
        </w:rPr>
      </w:pPr>
      <w:r w:rsidRPr="00F707CE">
        <w:rPr>
          <w:rFonts w:hint="cs"/>
          <w:rtl/>
        </w:rPr>
        <w:t xml:space="preserve">ודחאו </w:t>
      </w:r>
      <w:r w:rsidRPr="00F707CE">
        <w:rPr>
          <w:rtl/>
        </w:rPr>
        <w:t>רבא</w:t>
      </w:r>
      <w:r w:rsidR="00F707CE" w:rsidRPr="00F707CE">
        <w:rPr>
          <w:rtl/>
        </w:rPr>
        <w:t>:</w:t>
      </w:r>
    </w:p>
    <w:p w14:paraId="78842895" w14:textId="534DE4ED" w:rsidR="00A6533C" w:rsidRPr="001B5426" w:rsidRDefault="006F071F" w:rsidP="009B508D">
      <w:pPr>
        <w:rPr>
          <w:rtl/>
        </w:rPr>
      </w:pPr>
      <w:r w:rsidRPr="001B5426">
        <w:rPr>
          <w:rtl/>
        </w:rPr>
        <w:t>ומשום דהוחזק כפרן חדא זמנא, תו לא פרע כלל?</w:t>
      </w:r>
    </w:p>
    <w:p w14:paraId="43A75C39" w14:textId="77777777" w:rsidR="00F707CE" w:rsidRPr="00F707CE" w:rsidRDefault="006F071F" w:rsidP="00907382">
      <w:pPr>
        <w:pStyle w:val="36"/>
        <w:framePr w:wrap="notBeside"/>
        <w:rPr>
          <w:rtl/>
        </w:rPr>
      </w:pPr>
      <w:r w:rsidRPr="00F707CE">
        <w:rPr>
          <w:rFonts w:hint="cs"/>
          <w:rtl/>
        </w:rPr>
        <w:t>אלא</w:t>
      </w:r>
      <w:r w:rsidR="00F707CE" w:rsidRPr="00F707CE">
        <w:rPr>
          <w:rtl/>
        </w:rPr>
        <w:t>:</w:t>
      </w:r>
    </w:p>
    <w:p w14:paraId="7447B2D2" w14:textId="3187D948" w:rsidR="006F071F" w:rsidRPr="001B5426" w:rsidRDefault="006F071F" w:rsidP="00907382">
      <w:pPr>
        <w:spacing w:after="60"/>
        <w:rPr>
          <w:rtl/>
        </w:rPr>
      </w:pPr>
      <w:r>
        <w:rPr>
          <w:rtl/>
        </w:rPr>
        <w:t xml:space="preserve">מתניתין בשטר חלטאתא ואדרכתא, </w:t>
      </w:r>
      <w:r>
        <w:rPr>
          <w:rStyle w:val="affffc"/>
          <w:rtl/>
          <w:rPrChange w:id="9002" w:author="מנוע אמוראים" w:date="2026-10-05T16:41:14Z">
            <w:rPr>
              <w:rtl/>
            </w:rPr>
          </w:rPrChange>
        </w:rPr>
        <w:t xml:space="preserve">וכדר</w:t>
      </w:r>
      <w:r>
        <w:rPr>
          <w:rStyle w:val="affffc"/>
          <w:rFonts w:hint="cs"/>
          <w:rtl/>
          <w:rPrChange w:id="9003" w:author="מנוע אמוראים" w:date="2026-10-05T16:41:14Z">
            <w:rPr>
              <w:rFonts w:hint="cs"/>
              <w:rtl/>
            </w:rPr>
          </w:rPrChange>
        </w:rPr>
        <w:t xml:space="preserve">"ז</w:t>
      </w:r>
      <w:r w:rsidRPr="001B5426">
        <w:rPr>
          <w:rtl/>
        </w:rPr>
        <w:t>.</w:t>
      </w:r>
    </w:p>
    <w:p w14:paraId="7DA41048" w14:textId="77777777" w:rsidR="006F071F" w:rsidRPr="001B5426" w:rsidRDefault="006F071F" w:rsidP="00A6533C">
      <w:pPr>
        <w:pStyle w:val="affe"/>
        <w:framePr w:wrap="around"/>
        <w:rPr>
          <w:rtl/>
        </w:rPr>
      </w:pPr>
      <w:r w:rsidRPr="001B5426">
        <w:rPr>
          <w:rtl/>
        </w:rPr>
        <w:t>יז.</w:t>
      </w:r>
    </w:p>
    <w:p w14:paraId="7048FA12" w14:textId="3C3071B3" w:rsidR="00F707CE" w:rsidRPr="00F707CE" w:rsidRDefault="00F707CE" w:rsidP="009420A5">
      <w:pPr>
        <w:pStyle w:val="36"/>
        <w:framePr w:wrap="notBeside"/>
        <w:rPr>
          <w:rtl/>
        </w:rPr>
      </w:pPr>
      <w:r w:rsidRPr="00F707CE">
        <w:rPr>
          <w:rtl/>
        </w:rPr>
        <w:t>•</w:t>
      </w:r>
    </w:p>
    <w:p w14:paraId="1A118CE0" w14:textId="0689D1F9" w:rsidR="006F071F" w:rsidRPr="001B5426" w:rsidRDefault="006F071F" w:rsidP="009B508D">
      <w:pPr>
        <w:rPr>
          <w:rtl/>
        </w:rPr>
      </w:pPr>
      <w:r w:rsidRPr="001B5426">
        <w:rPr>
          <w:rtl/>
        </w:rPr>
        <w:t>וכפרן, הואיל ואתא לידן נימא ביה מלתא.</w:t>
      </w:r>
    </w:p>
    <w:p w14:paraId="53D9A230" w14:textId="3B97518D" w:rsidR="00F707CE" w:rsidRPr="00F707CE" w:rsidRDefault="006F071F" w:rsidP="00143750">
      <w:pPr>
        <w:pStyle w:val="36"/>
        <w:framePr w:wrap="notBeside"/>
        <w:rPr>
          <w:rtl/>
        </w:rPr>
      </w:pPr>
      <w:r w:rsidRPr="00F707CE">
        <w:rPr>
          <w:rtl/>
        </w:rPr>
        <w:t>דא</w:t>
      </w:r>
      <w:r w:rsidRPr="00F707CE">
        <w:rPr>
          <w:rFonts w:hint="cs"/>
          <w:rtl/>
        </w:rPr>
        <w:t>ריב''מ מר"נ</w:t>
      </w:r>
      <w:r w:rsidR="00F707CE" w:rsidRPr="00F707CE">
        <w:rPr>
          <w:rFonts w:hint="cs"/>
          <w:rtl/>
        </w:rPr>
        <w:t>:</w:t>
      </w:r>
    </w:p>
    <w:p w14:paraId="2E562473" w14:textId="3AAE82B8" w:rsidR="006F071F" w:rsidRPr="001B5426" w:rsidRDefault="006F071F" w:rsidP="009B508D">
      <w:pPr>
        <w:rPr>
          <w:rtl/>
        </w:rPr>
      </w:pPr>
      <w:r w:rsidRPr="001B5426">
        <w:rPr>
          <w:rtl/>
        </w:rPr>
        <w:t>אמרו לו צא תן לו ואמר: פרעתי - נאמן.</w:t>
      </w:r>
    </w:p>
    <w:p w14:paraId="39C116A9" w14:textId="77777777" w:rsidR="006F071F" w:rsidRPr="001B5426" w:rsidRDefault="006F071F" w:rsidP="009B508D">
      <w:pPr>
        <w:rPr>
          <w:rtl/>
        </w:rPr>
      </w:pPr>
      <w:r w:rsidRPr="001B5426">
        <w:rPr>
          <w:rtl/>
        </w:rPr>
        <w:t>בא מלוה לכתוב - אין כותבין ונותנין לו.</w:t>
      </w:r>
    </w:p>
    <w:p w14:paraId="3F8F24CA" w14:textId="77777777" w:rsidR="006F071F" w:rsidRPr="001B5426" w:rsidRDefault="006F071F" w:rsidP="009B508D">
      <w:pPr>
        <w:rPr>
          <w:rtl/>
        </w:rPr>
      </w:pPr>
      <w:r w:rsidRPr="001B5426">
        <w:rPr>
          <w:rtl/>
        </w:rPr>
        <w:t>חייב אתה ליתן לו, ואמר: פרעתי - אינו נאמן.</w:t>
      </w:r>
    </w:p>
    <w:p w14:paraId="71833997" w14:textId="77777777" w:rsidR="006F071F" w:rsidRPr="001B5426" w:rsidRDefault="006F071F" w:rsidP="009B508D">
      <w:pPr>
        <w:rPr>
          <w:rtl/>
        </w:rPr>
      </w:pPr>
      <w:r w:rsidRPr="001B5426">
        <w:rPr>
          <w:rtl/>
        </w:rPr>
        <w:t>בא מלוה לכתוב - כותבין ונותנין לו.</w:t>
      </w:r>
    </w:p>
    <w:p w14:paraId="4AD7CDD6" w14:textId="6E0644DB" w:rsidR="00F707CE" w:rsidRPr="00F707CE" w:rsidRDefault="006F071F" w:rsidP="00907382">
      <w:pPr>
        <w:pStyle w:val="36"/>
        <w:framePr w:wrap="notBeside"/>
        <w:rPr>
          <w:rtl/>
        </w:rPr>
      </w:pPr>
      <w:r w:rsidRPr="00F707CE">
        <w:rPr>
          <w:rtl/>
        </w:rPr>
        <w:t>•</w:t>
      </w:r>
      <w:r w:rsidRPr="00F707CE">
        <w:rPr>
          <w:rFonts w:hint="cs"/>
          <w:rtl/>
        </w:rPr>
        <w:t xml:space="preserve"> ר"ז מדר''נ</w:t>
      </w:r>
      <w:r w:rsidR="00F707CE" w:rsidRPr="00F707CE">
        <w:rPr>
          <w:rtl/>
        </w:rPr>
        <w:t>:</w:t>
      </w:r>
    </w:p>
    <w:p w14:paraId="52453863" w14:textId="5F2FE101" w:rsidR="006F071F" w:rsidRPr="001B5426" w:rsidRDefault="006F071F" w:rsidP="009B508D">
      <w:pPr>
        <w:rPr>
          <w:rtl/>
        </w:rPr>
      </w:pPr>
      <w:r w:rsidRPr="001B5426">
        <w:rPr>
          <w:rtl/>
        </w:rPr>
        <w:t>בין צא תן לו בין חייב אתה ליתן לו ואמר פרעתי - נאמן.</w:t>
      </w:r>
    </w:p>
    <w:p w14:paraId="44910269" w14:textId="77777777" w:rsidR="006F071F" w:rsidRPr="001B5426" w:rsidRDefault="006F071F" w:rsidP="009B508D">
      <w:pPr>
        <w:rPr>
          <w:rtl/>
        </w:rPr>
      </w:pPr>
      <w:r w:rsidRPr="001B5426">
        <w:rPr>
          <w:rtl/>
        </w:rPr>
        <w:lastRenderedPageBreak/>
        <w:t>בא מלוה לכתוב - אין כותבין ונותנין לו.</w:t>
      </w:r>
    </w:p>
    <w:p w14:paraId="2EC3526E" w14:textId="77777777" w:rsidR="00F707CE" w:rsidRPr="00F707CE" w:rsidRDefault="006F071F" w:rsidP="00907382">
      <w:pPr>
        <w:pStyle w:val="36"/>
        <w:framePr w:wrap="notBeside"/>
        <w:rPr>
          <w:rtl/>
        </w:rPr>
      </w:pPr>
      <w:r w:rsidRPr="00F707CE">
        <w:rPr>
          <w:rtl/>
        </w:rPr>
        <w:t>אלא,</w:t>
      </w:r>
      <w:r w:rsidR="00F707CE" w:rsidRPr="00F707CE">
        <w:rPr>
          <w:rtl/>
        </w:rPr>
        <w:t>:</w:t>
      </w:r>
    </w:p>
    <w:p w14:paraId="135AFB7E" w14:textId="540068DA" w:rsidR="006F071F" w:rsidRPr="001B5426" w:rsidRDefault="008D3782" w:rsidP="008D3782">
      <w:pPr>
        <w:rPr>
          <w:rtl/>
        </w:rPr>
      </w:pPr>
      <w:r>
        <w:rPr>
          <w:rFonts w:hint="cs"/>
          <w:rtl/>
        </w:rPr>
        <w:t xml:space="preserve">כך צריך לחלק: </w:t>
      </w:r>
      <w:r w:rsidR="006F071F" w:rsidRPr="001B5426">
        <w:rPr>
          <w:rtl/>
        </w:rPr>
        <w:t>אמרו לו צא תן לו ואמר פרעתי, והעדים מעידין אותו שלא פרעו,- הוחזק כפרן לאותו ממון.</w:t>
      </w:r>
    </w:p>
    <w:p w14:paraId="06976D4D" w14:textId="77777777" w:rsidR="00A6533C" w:rsidRPr="001B5426" w:rsidRDefault="006F071F" w:rsidP="009B508D">
      <w:pPr>
        <w:rPr>
          <w:rtl/>
        </w:rPr>
      </w:pPr>
      <w:r w:rsidRPr="001B5426">
        <w:rPr>
          <w:rtl/>
        </w:rPr>
        <w:t>חייב אתה ליתן לו ואמר פרעתי, והעדים מעידין אותו שלא פרע, וחזר ואמר פרעתי</w:t>
      </w:r>
    </w:p>
    <w:p w14:paraId="4862FD4F" w14:textId="5A638FA5" w:rsidR="006F071F" w:rsidRPr="001B5426" w:rsidRDefault="006F071F" w:rsidP="009B508D">
      <w:pPr>
        <w:rPr>
          <w:rtl/>
        </w:rPr>
      </w:pPr>
      <w:r w:rsidRPr="001B5426">
        <w:rPr>
          <w:rtl/>
        </w:rPr>
        <w:t>- לא הוחזק כפרן לאותו ממון.</w:t>
      </w:r>
      <w:r w:rsidR="0067588E">
        <w:rPr>
          <w:rFonts w:hint="cs"/>
          <w:rtl/>
        </w:rPr>
        <w:t xml:space="preserve"> </w:t>
      </w:r>
      <w:r w:rsidRPr="001B5426">
        <w:rPr>
          <w:rFonts w:hint="cs"/>
          <w:rtl/>
        </w:rPr>
        <w:t>דמשתמט הוא דסבר עד שייעינו רבנן בדיני</w:t>
      </w:r>
      <w:r w:rsidRPr="001B5426">
        <w:rPr>
          <w:rtl/>
        </w:rPr>
        <w:t>.</w:t>
      </w:r>
    </w:p>
    <w:p w14:paraId="189CA574" w14:textId="77777777" w:rsidR="006F071F" w:rsidRPr="001B5426" w:rsidRDefault="006F071F" w:rsidP="009B508D">
      <w:pPr>
        <w:rPr>
          <w:rtl/>
        </w:rPr>
      </w:pPr>
    </w:p>
    <w:p w14:paraId="67907611" w14:textId="07253951" w:rsidR="00F707CE" w:rsidRPr="00F707CE" w:rsidRDefault="006F071F" w:rsidP="008D3782">
      <w:pPr>
        <w:pStyle w:val="36"/>
        <w:framePr w:wrap="notBeside"/>
        <w:rPr>
          <w:rtl/>
        </w:rPr>
      </w:pPr>
      <w:r w:rsidRPr="00F707CE">
        <w:rPr>
          <w:rtl/>
        </w:rPr>
        <w:t>•</w:t>
      </w:r>
      <w:r w:rsidRPr="00F707CE">
        <w:rPr>
          <w:rFonts w:hint="cs"/>
          <w:rtl/>
        </w:rPr>
        <w:t xml:space="preserve"> רבב"ח מ</w:t>
      </w:r>
      <w:r w:rsidRPr="00F707CE">
        <w:rPr>
          <w:rtl/>
        </w:rPr>
        <w:t>רי"ו</w:t>
      </w:r>
      <w:r w:rsidR="00F707CE" w:rsidRPr="00F707CE">
        <w:rPr>
          <w:rtl/>
        </w:rPr>
        <w:t>:</w:t>
      </w:r>
    </w:p>
    <w:p w14:paraId="4C84203E" w14:textId="163E1AA2" w:rsidR="006F071F" w:rsidRPr="001B5426" w:rsidRDefault="006F071F" w:rsidP="009B508D">
      <w:pPr>
        <w:rPr>
          <w:rtl/>
        </w:rPr>
      </w:pPr>
      <w:r w:rsidRPr="001B5426">
        <w:rPr>
          <w:rtl/>
        </w:rPr>
        <w:t xml:space="preserve">מנה לי בידך, </w:t>
      </w:r>
      <w:r w:rsidRPr="005E3761">
        <w:rPr>
          <w:rStyle w:val="affffc"/>
          <w:rtl/>
        </w:rPr>
        <w:t>והלה אומר:</w:t>
      </w:r>
      <w:r w:rsidRPr="001B5426">
        <w:rPr>
          <w:rtl/>
        </w:rPr>
        <w:t xml:space="preserve"> אין לך בידי כלום, והעדים מעידים אותו שיש לו, וחזר ואמר: פרעתי - הוחזק כפרן לאותו ממון.</w:t>
      </w:r>
    </w:p>
    <w:p w14:paraId="3CA1649D" w14:textId="77777777" w:rsidR="00F707CE" w:rsidRPr="00F707CE" w:rsidRDefault="008D3782" w:rsidP="008D3782">
      <w:pPr>
        <w:pStyle w:val="36"/>
        <w:framePr w:wrap="notBeside"/>
        <w:rPr>
          <w:rtl/>
        </w:rPr>
      </w:pPr>
      <w:r w:rsidRPr="00F707CE">
        <w:rPr>
          <w:rFonts w:hint="cs"/>
          <w:rtl/>
        </w:rPr>
        <w:t>כ</w:t>
      </w:r>
      <w:r w:rsidR="006F071F" w:rsidRPr="00F707CE">
        <w:rPr>
          <w:rtl/>
        </w:rPr>
        <w:t>שבתאי ב</w:t>
      </w:r>
      <w:r w:rsidR="006F071F" w:rsidRPr="00F707CE">
        <w:rPr>
          <w:rFonts w:hint="cs"/>
          <w:rtl/>
        </w:rPr>
        <w:t>ר"מ</w:t>
      </w:r>
      <w:r w:rsidR="00F707CE" w:rsidRPr="00F707CE">
        <w:rPr>
          <w:rtl/>
        </w:rPr>
        <w:t>:</w:t>
      </w:r>
    </w:p>
    <w:p w14:paraId="7ADC7FC0" w14:textId="2C0E5360" w:rsidR="00A6533C" w:rsidRPr="001B5426" w:rsidRDefault="006F071F" w:rsidP="009B508D">
      <w:pPr>
        <w:rPr>
          <w:rtl/>
        </w:rPr>
      </w:pPr>
      <w:r w:rsidRPr="001B5426">
        <w:rPr>
          <w:rFonts w:hint="cs"/>
          <w:rtl/>
        </w:rPr>
        <w:t xml:space="preserve">כתב לכלתו בגד </w:t>
      </w:r>
      <w:r w:rsidRPr="001B5426">
        <w:rPr>
          <w:rtl/>
        </w:rPr>
        <w:t>דמילתא בכתובתה, וקבלה עליה.</w:t>
      </w:r>
      <w:r w:rsidRPr="001B5426">
        <w:rPr>
          <w:rFonts w:hint="cs"/>
          <w:rtl/>
        </w:rPr>
        <w:t xml:space="preserve"> ואבדה כתובתה</w:t>
      </w:r>
    </w:p>
    <w:p w14:paraId="1DCFF609" w14:textId="77777777" w:rsidR="00CA6408" w:rsidRDefault="006F071F" w:rsidP="009B508D">
      <w:pPr>
        <w:rPr>
          <w:rtl/>
        </w:rPr>
      </w:pPr>
      <w:r w:rsidRPr="001B5426">
        <w:rPr>
          <w:rFonts w:hint="cs"/>
          <w:rtl/>
        </w:rPr>
        <w:t xml:space="preserve">ואמר לה להד''ם והעידו עדים שכן כתב, ובסוף אמר פרעתי </w:t>
      </w:r>
    </w:p>
    <w:p w14:paraId="3AFFE93F" w14:textId="77777777" w:rsidR="00F707CE" w:rsidRPr="00F707CE" w:rsidRDefault="006F071F" w:rsidP="00CA6408">
      <w:pPr>
        <w:pStyle w:val="36"/>
        <w:framePr w:wrap="notBeside"/>
        <w:rPr>
          <w:rtl/>
        </w:rPr>
      </w:pPr>
      <w:r w:rsidRPr="00F707CE">
        <w:rPr>
          <w:rFonts w:hint="cs"/>
          <w:rtl/>
        </w:rPr>
        <w:t>וא''ל ר''ח</w:t>
      </w:r>
      <w:r w:rsidR="00F707CE" w:rsidRPr="00F707CE">
        <w:rPr>
          <w:rtl/>
        </w:rPr>
        <w:t>:</w:t>
      </w:r>
    </w:p>
    <w:p w14:paraId="3A53DB89" w14:textId="169DB39A" w:rsidR="006F071F" w:rsidRPr="001B5426" w:rsidRDefault="006F071F" w:rsidP="009B508D">
      <w:pPr>
        <w:rPr>
          <w:rtl/>
        </w:rPr>
      </w:pPr>
      <w:r w:rsidRPr="001B5426">
        <w:rPr>
          <w:rtl/>
        </w:rPr>
        <w:t>הוחזקת כפרן לאותה איצטלא.</w:t>
      </w:r>
    </w:p>
    <w:p w14:paraId="3DFA4F4A" w14:textId="77777777" w:rsidR="00A6533C" w:rsidRPr="001B5426" w:rsidRDefault="00A6533C" w:rsidP="00A6533C">
      <w:pPr>
        <w:pStyle w:val="aff9"/>
        <w:rPr>
          <w:rtl/>
        </w:rPr>
      </w:pPr>
      <w:r w:rsidRPr="001B5426">
        <w:rPr>
          <w:rtl/>
        </w:rPr>
        <w:t>***</w:t>
      </w:r>
    </w:p>
    <w:p w14:paraId="591F7087" w14:textId="42368F5C" w:rsidR="00F707CE" w:rsidRPr="00F707CE" w:rsidRDefault="006F071F" w:rsidP="00CA6408">
      <w:pPr>
        <w:pStyle w:val="36"/>
        <w:framePr w:wrap="notBeside"/>
        <w:rPr>
          <w:rtl/>
        </w:rPr>
      </w:pPr>
      <w:r w:rsidRPr="00F707CE">
        <w:rPr>
          <w:rFonts w:hint="cs"/>
          <w:rtl/>
        </w:rPr>
        <w:t xml:space="preserve">ר''א מר''א </w:t>
      </w:r>
      <w:r w:rsidRPr="00F707CE">
        <w:rPr>
          <w:rtl/>
        </w:rPr>
        <w:t>ארי"ו</w:t>
      </w:r>
      <w:r w:rsidR="00F707CE" w:rsidRPr="00F707CE">
        <w:rPr>
          <w:rtl/>
        </w:rPr>
        <w:t>:</w:t>
      </w:r>
    </w:p>
    <w:p w14:paraId="7E737F47" w14:textId="06A3E89D" w:rsidR="006F071F" w:rsidRPr="001B5426" w:rsidRDefault="006F071F" w:rsidP="00387F99">
      <w:pPr>
        <w:rPr>
          <w:rtl/>
        </w:rPr>
      </w:pPr>
      <w:r w:rsidRPr="001B5426">
        <w:rPr>
          <w:rtl/>
        </w:rPr>
        <w:t>היה חייב לחבירו שבועה, ואמר נשבעתי והעדים מעידין אותו שלא נשבע,</w:t>
      </w:r>
      <w:r w:rsidR="00387F99">
        <w:rPr>
          <w:rFonts w:hint="cs"/>
          <w:rtl/>
        </w:rPr>
        <w:t xml:space="preserve"> </w:t>
      </w:r>
      <w:r w:rsidRPr="001B5426">
        <w:rPr>
          <w:rtl/>
        </w:rPr>
        <w:t>- הוחזק כפרן לאותה שבועה.</w:t>
      </w:r>
    </w:p>
    <w:p w14:paraId="1FA676F9" w14:textId="32E284BD" w:rsidR="00F707CE" w:rsidRPr="00F707CE" w:rsidRDefault="006F071F" w:rsidP="00387F99">
      <w:pPr>
        <w:pStyle w:val="36"/>
        <w:framePr w:wrap="notBeside"/>
        <w:rPr>
          <w:rtl/>
        </w:rPr>
      </w:pPr>
      <w:r w:rsidRPr="00F707CE">
        <w:rPr>
          <w:rtl/>
        </w:rPr>
        <w:t>רבי אבהו</w:t>
      </w:r>
      <w:r w:rsidR="00F707CE" w:rsidRPr="00F707CE">
        <w:rPr>
          <w:rtl/>
        </w:rPr>
        <w:t>.</w:t>
      </w:r>
    </w:p>
    <w:p w14:paraId="25E72390" w14:textId="262CCC4D" w:rsidR="00A6533C" w:rsidRPr="001B5426" w:rsidRDefault="006F071F" w:rsidP="009B508D">
      <w:pPr>
        <w:rPr>
          <w:rtl/>
        </w:rPr>
      </w:pPr>
      <w:r w:rsidRPr="005E3761">
        <w:rPr>
          <w:rStyle w:val="affffc"/>
          <w:rFonts w:hint="cs"/>
          <w:rtl/>
        </w:rPr>
        <w:t>מסתבר</w:t>
      </w:r>
      <w:r w:rsidR="00DE6B8F" w:rsidRPr="005E3761">
        <w:rPr>
          <w:rStyle w:val="affffc"/>
          <w:rFonts w:hint="cs"/>
          <w:rtl/>
        </w:rPr>
        <w:t xml:space="preserve"> דברי</w:t>
      </w:r>
      <w:r w:rsidRPr="005E3761">
        <w:rPr>
          <w:rStyle w:val="affffc"/>
          <w:rFonts w:hint="cs"/>
          <w:rtl/>
        </w:rPr>
        <w:t xml:space="preserve"> ר''א</w:t>
      </w:r>
      <w:r w:rsidRPr="001B5426">
        <w:rPr>
          <w:rFonts w:hint="cs"/>
          <w:rtl/>
        </w:rPr>
        <w:t xml:space="preserve"> </w:t>
      </w:r>
      <w:r w:rsidR="00DE6B8F">
        <w:rPr>
          <w:rFonts w:hint="cs"/>
          <w:rtl/>
        </w:rPr>
        <w:t xml:space="preserve">- </w:t>
      </w:r>
      <w:r w:rsidRPr="001B5426">
        <w:rPr>
          <w:rtl/>
        </w:rPr>
        <w:t>שנתחייב שבועה בב</w:t>
      </w:r>
      <w:r w:rsidRPr="001B5426">
        <w:rPr>
          <w:rFonts w:hint="cs"/>
          <w:rtl/>
        </w:rPr>
        <w:t>"ד</w:t>
      </w:r>
      <w:r w:rsidRPr="001B5426">
        <w:rPr>
          <w:rtl/>
        </w:rPr>
        <w:t>,</w:t>
      </w:r>
    </w:p>
    <w:p w14:paraId="42C07E25" w14:textId="152FB0C2" w:rsidR="006F071F" w:rsidRPr="001B5426" w:rsidRDefault="006F071F" w:rsidP="0084082E">
      <w:pPr>
        <w:ind w:left="565" w:firstLine="113"/>
        <w:rPr>
          <w:rtl/>
        </w:rPr>
      </w:pPr>
      <w:r w:rsidRPr="001B5426">
        <w:rPr>
          <w:rtl/>
        </w:rPr>
        <w:t xml:space="preserve">אבל חייב עצמו שבועה </w:t>
      </w:r>
      <w:r w:rsidR="0084082E">
        <w:rPr>
          <w:rtl/>
        </w:rPr>
        <w:t>–</w:t>
      </w:r>
      <w:r w:rsidRPr="001B5426">
        <w:rPr>
          <w:rtl/>
        </w:rPr>
        <w:t xml:space="preserve"> </w:t>
      </w:r>
      <w:r w:rsidR="0084082E">
        <w:rPr>
          <w:rFonts w:hint="cs"/>
          <w:rtl/>
        </w:rPr>
        <w:t>אדם עשוי לומר.</w:t>
      </w:r>
    </w:p>
    <w:p w14:paraId="6DB41C84" w14:textId="60A61FC1" w:rsidR="006F071F" w:rsidRPr="001B5426" w:rsidRDefault="006F071F" w:rsidP="009B508D">
      <w:pPr>
        <w:rPr>
          <w:rtl/>
        </w:rPr>
      </w:pPr>
      <w:r w:rsidRPr="005E3761">
        <w:rPr>
          <w:rStyle w:val="affffc"/>
          <w:rtl/>
        </w:rPr>
        <w:t xml:space="preserve">אהדרוה </w:t>
      </w:r>
      <w:r w:rsidR="00CA6408" w:rsidRPr="005E3761">
        <w:rPr>
          <w:rStyle w:val="affffc"/>
          <w:rFonts w:hint="cs"/>
          <w:rtl/>
        </w:rPr>
        <w:t>ל</w:t>
      </w:r>
      <w:r w:rsidRPr="005E3761">
        <w:rPr>
          <w:rStyle w:val="affffc"/>
          <w:rtl/>
        </w:rPr>
        <w:t>דר</w:t>
      </w:r>
      <w:r w:rsidRPr="005E3761">
        <w:rPr>
          <w:rStyle w:val="affffc"/>
          <w:rFonts w:hint="cs"/>
          <w:rtl/>
        </w:rPr>
        <w:t>"א</w:t>
      </w:r>
      <w:r w:rsidRPr="001B5426">
        <w:rPr>
          <w:rtl/>
        </w:rPr>
        <w:t xml:space="preserve">, </w:t>
      </w:r>
      <w:r w:rsidRPr="005E3761">
        <w:rPr>
          <w:rStyle w:val="affffc"/>
          <w:rtl/>
        </w:rPr>
        <w:t>א</w:t>
      </w:r>
      <w:r w:rsidRPr="005E3761">
        <w:rPr>
          <w:rStyle w:val="affffc"/>
          <w:rFonts w:hint="cs"/>
          <w:rtl/>
        </w:rPr>
        <w:t>"ל</w:t>
      </w:r>
      <w:r w:rsidR="00C241C5">
        <w:rPr>
          <w:rStyle w:val="affffc"/>
          <w:rFonts w:hint="cs"/>
          <w:rtl/>
        </w:rPr>
        <w:t>:</w:t>
      </w:r>
      <w:r w:rsidRPr="001B5426">
        <w:rPr>
          <w:rtl/>
        </w:rPr>
        <w:t xml:space="preserve"> </w:t>
      </w:r>
      <w:r w:rsidR="00CA6408">
        <w:rPr>
          <w:rFonts w:hint="cs"/>
          <w:rtl/>
        </w:rPr>
        <w:t>גם אני אמרתי בב''ד דייקא</w:t>
      </w:r>
      <w:r w:rsidRPr="001B5426">
        <w:rPr>
          <w:rFonts w:hint="cs"/>
          <w:rtl/>
        </w:rPr>
        <w:t xml:space="preserve"> </w:t>
      </w:r>
      <w:r w:rsidRPr="005E3761">
        <w:rPr>
          <w:rStyle w:val="affffc"/>
          <w:rFonts w:hint="cs"/>
          <w:rtl/>
        </w:rPr>
        <w:t>וכן מר''א מרי''ו</w:t>
      </w:r>
    </w:p>
    <w:p w14:paraId="1E218DA9" w14:textId="77777777" w:rsidR="00A6533C" w:rsidRPr="001B5426" w:rsidRDefault="00A6533C" w:rsidP="00A6533C">
      <w:pPr>
        <w:pStyle w:val="aff9"/>
        <w:rPr>
          <w:rtl/>
        </w:rPr>
      </w:pPr>
      <w:r w:rsidRPr="001B5426">
        <w:rPr>
          <w:rtl/>
        </w:rPr>
        <w:t>***</w:t>
      </w:r>
    </w:p>
    <w:p w14:paraId="33A6A817" w14:textId="5A3D5E18" w:rsidR="00F707CE" w:rsidRPr="00F707CE" w:rsidRDefault="006F071F" w:rsidP="00A120AA">
      <w:pPr>
        <w:pStyle w:val="36"/>
        <w:framePr w:wrap="notBeside"/>
        <w:rPr>
          <w:rtl/>
        </w:rPr>
      </w:pPr>
      <w:r w:rsidRPr="00F707CE">
        <w:rPr>
          <w:rtl/>
        </w:rPr>
        <w:t xml:space="preserve">רבי אסי </w:t>
      </w:r>
      <w:r w:rsidRPr="00F707CE">
        <w:rPr>
          <w:rFonts w:hint="cs"/>
          <w:rtl/>
        </w:rPr>
        <w:t>מ</w:t>
      </w:r>
      <w:r w:rsidRPr="00F707CE">
        <w:rPr>
          <w:rtl/>
        </w:rPr>
        <w:t>רי"ו</w:t>
      </w:r>
      <w:r w:rsidR="00F707CE" w:rsidRPr="00F707CE">
        <w:rPr>
          <w:rtl/>
        </w:rPr>
        <w:t>:</w:t>
      </w:r>
    </w:p>
    <w:p w14:paraId="52C73405" w14:textId="502EEF7E" w:rsidR="006F071F" w:rsidRPr="001B5426" w:rsidRDefault="006F071F" w:rsidP="009B508D">
      <w:pPr>
        <w:rPr>
          <w:rtl/>
        </w:rPr>
      </w:pPr>
      <w:r w:rsidRPr="001B5426">
        <w:rPr>
          <w:rtl/>
        </w:rPr>
        <w:t>המוצא שטר חוב בשוק וכתוב בו הנפק, וכתוב בו זמנו בו ביום - יחזירו לבעלים.</w:t>
      </w:r>
    </w:p>
    <w:p w14:paraId="3F237BEF" w14:textId="77777777" w:rsidR="006F071F" w:rsidRPr="001B5426" w:rsidRDefault="006F071F" w:rsidP="009B508D">
      <w:pPr>
        <w:rPr>
          <w:rtl/>
        </w:rPr>
      </w:pPr>
      <w:r w:rsidRPr="001B5426">
        <w:rPr>
          <w:rFonts w:hint="cs"/>
          <w:rtl/>
        </w:rPr>
        <w:t>ד</w:t>
      </w:r>
      <w:r w:rsidRPr="001B5426">
        <w:rPr>
          <w:rtl/>
        </w:rPr>
        <w:t>אי משום כתב ללות ולא לוה - הא כתוב בו הנפק, אי משום פרעון - לפריעה בת יומא לא חיישינן.</w:t>
      </w:r>
    </w:p>
    <w:p w14:paraId="488C11F8" w14:textId="77777777" w:rsidR="00F707CE" w:rsidRPr="00F707CE" w:rsidRDefault="006F071F" w:rsidP="00A120AA">
      <w:pPr>
        <w:pStyle w:val="36"/>
        <w:framePr w:wrap="notBeside"/>
        <w:rPr>
          <w:rtl/>
        </w:rPr>
      </w:pPr>
      <w:r w:rsidRPr="00F707CE">
        <w:rPr>
          <w:rtl/>
        </w:rPr>
        <w:t>ר</w:t>
      </w:r>
      <w:r w:rsidRPr="00F707CE">
        <w:rPr>
          <w:rFonts w:hint="cs"/>
          <w:rtl/>
        </w:rPr>
        <w:t>''ז לר''א</w:t>
      </w:r>
      <w:r w:rsidR="00F707CE" w:rsidRPr="00F707CE">
        <w:rPr>
          <w:rtl/>
        </w:rPr>
        <w:t>:</w:t>
      </w:r>
    </w:p>
    <w:p w14:paraId="4F564AAD" w14:textId="1B8B42BD" w:rsidR="006F071F" w:rsidRPr="001B5426" w:rsidRDefault="006F071F" w:rsidP="009B508D">
      <w:pPr>
        <w:rPr>
          <w:rtl/>
        </w:rPr>
      </w:pPr>
      <w:r w:rsidRPr="005E3761">
        <w:rPr>
          <w:rStyle w:val="affffc"/>
          <w:rFonts w:hint="cs"/>
          <w:rtl/>
        </w:rPr>
        <w:t>הא אמרת מרי''ו</w:t>
      </w:r>
      <w:r w:rsidRPr="005E3761">
        <w:rPr>
          <w:rStyle w:val="affffc"/>
          <w:rtl/>
        </w:rPr>
        <w:t>:</w:t>
      </w:r>
      <w:r w:rsidRPr="001B5426">
        <w:rPr>
          <w:rtl/>
        </w:rPr>
        <w:t xml:space="preserve"> שטר שלוה בו ופרעו - אינו חוזר ולוה בו, שכבר נמחל שיעבודו.</w:t>
      </w:r>
    </w:p>
    <w:p w14:paraId="5BE68F9B" w14:textId="343EA0E5" w:rsidR="00A6533C" w:rsidRPr="001B5426" w:rsidRDefault="00CE4F0C" w:rsidP="009B508D">
      <w:pPr>
        <w:rPr>
          <w:rtl/>
        </w:rPr>
      </w:pPr>
      <w:r>
        <w:rPr>
          <w:rFonts w:hint="cs"/>
          <w:rtl/>
        </w:rPr>
        <w:t xml:space="preserve">אם </w:t>
      </w:r>
      <w:r w:rsidR="006F071F" w:rsidRPr="001B5426">
        <w:rPr>
          <w:rtl/>
        </w:rPr>
        <w:t>למחר וליו</w:t>
      </w:r>
      <w:r w:rsidR="006F071F" w:rsidRPr="001B5426">
        <w:rPr>
          <w:rFonts w:hint="cs"/>
          <w:rtl/>
        </w:rPr>
        <w:t xml:space="preserve">ם אחר </w:t>
      </w:r>
      <w:r w:rsidR="006F071F" w:rsidRPr="001B5426">
        <w:rPr>
          <w:rtl/>
        </w:rPr>
        <w:t>מאי אריא שכבר נמחל שעבודו?</w:t>
      </w:r>
    </w:p>
    <w:p w14:paraId="29205EF1" w14:textId="77777777" w:rsidR="0043617F" w:rsidRPr="005E3761" w:rsidRDefault="006F071F" w:rsidP="009B508D">
      <w:pPr>
        <w:rPr>
          <w:rStyle w:val="affffc"/>
          <w:rtl/>
        </w:rPr>
      </w:pPr>
      <w:r w:rsidRPr="001B5426">
        <w:rPr>
          <w:rtl/>
        </w:rPr>
        <w:lastRenderedPageBreak/>
        <w:t>תיפו</w:t>
      </w:r>
      <w:r w:rsidRPr="001B5426">
        <w:rPr>
          <w:rFonts w:hint="cs"/>
          <w:rtl/>
        </w:rPr>
        <w:t xml:space="preserve">"ל דהו''ל </w:t>
      </w:r>
      <w:r w:rsidRPr="001B5426">
        <w:rPr>
          <w:rtl/>
        </w:rPr>
        <w:t xml:space="preserve">מוקדם, </w:t>
      </w:r>
    </w:p>
    <w:p w14:paraId="0A40D519" w14:textId="41D42317" w:rsidR="00A6533C" w:rsidRPr="001B5426" w:rsidRDefault="006F071F" w:rsidP="009B508D">
      <w:pPr>
        <w:rPr>
          <w:rtl/>
        </w:rPr>
      </w:pPr>
      <w:r w:rsidRPr="005E3761">
        <w:rPr>
          <w:rStyle w:val="affffc"/>
          <w:rtl/>
        </w:rPr>
        <w:t>ותנן:</w:t>
      </w:r>
      <w:r w:rsidRPr="001B5426">
        <w:rPr>
          <w:rtl/>
        </w:rPr>
        <w:t xml:space="preserve"> שט</w:t>
      </w:r>
      <w:r w:rsidRPr="001B5426">
        <w:rPr>
          <w:rFonts w:hint="cs"/>
          <w:rtl/>
        </w:rPr>
        <w:t>"ח</w:t>
      </w:r>
      <w:r w:rsidRPr="001B5426">
        <w:rPr>
          <w:rtl/>
        </w:rPr>
        <w:t xml:space="preserve"> המוקדמין פסולין.</w:t>
      </w:r>
      <w:r w:rsidRPr="001B5426">
        <w:rPr>
          <w:rFonts w:hint="cs"/>
          <w:rtl/>
        </w:rPr>
        <w:t xml:space="preserve"> ובהכרח </w:t>
      </w:r>
      <w:r w:rsidRPr="001B5426">
        <w:rPr>
          <w:rtl/>
        </w:rPr>
        <w:t xml:space="preserve">ביומיה, </w:t>
      </w:r>
      <w:r w:rsidRPr="005E3761">
        <w:rPr>
          <w:rStyle w:val="affffc"/>
          <w:rtl/>
        </w:rPr>
        <w:t>אלמא:</w:t>
      </w:r>
      <w:r w:rsidRPr="001B5426">
        <w:rPr>
          <w:rtl/>
        </w:rPr>
        <w:t xml:space="preserve"> </w:t>
      </w:r>
      <w:r w:rsidR="0043617F">
        <w:rPr>
          <w:rFonts w:hint="cs"/>
          <w:rtl/>
        </w:rPr>
        <w:t>אדם פורע באותו יום</w:t>
      </w:r>
      <w:r w:rsidRPr="001B5426">
        <w:rPr>
          <w:rtl/>
        </w:rPr>
        <w:t>!</w:t>
      </w:r>
    </w:p>
    <w:p w14:paraId="766DF154" w14:textId="2B601A57" w:rsidR="00F707CE" w:rsidRPr="00F707CE" w:rsidRDefault="006F071F" w:rsidP="00A120AA">
      <w:pPr>
        <w:pStyle w:val="36"/>
        <w:framePr w:wrap="notBeside"/>
        <w:rPr>
          <w:rtl/>
        </w:rPr>
      </w:pPr>
      <w:r w:rsidRPr="00F707CE">
        <w:rPr>
          <w:rFonts w:hint="cs"/>
          <w:rtl/>
        </w:rPr>
        <w:t xml:space="preserve">א. </w:t>
      </w:r>
      <w:r w:rsidRPr="00F707CE">
        <w:rPr>
          <w:rtl/>
        </w:rPr>
        <w:t>- א"ל</w:t>
      </w:r>
      <w:r w:rsidR="00F707CE" w:rsidRPr="00F707CE">
        <w:rPr>
          <w:rtl/>
        </w:rPr>
        <w:t>:</w:t>
      </w:r>
    </w:p>
    <w:p w14:paraId="2469235F" w14:textId="409A319B" w:rsidR="006F071F" w:rsidRPr="001B5426" w:rsidRDefault="008962B2" w:rsidP="008962B2">
      <w:pPr>
        <w:rPr>
          <w:rtl/>
        </w:rPr>
      </w:pPr>
      <w:r>
        <w:rPr>
          <w:rFonts w:hint="cs"/>
          <w:rtl/>
        </w:rPr>
        <w:t xml:space="preserve">לא אמרתי שלא פורעים אלא </w:t>
      </w:r>
      <w:r w:rsidR="0043617F">
        <w:rPr>
          <w:rFonts w:hint="cs"/>
          <w:rtl/>
        </w:rPr>
        <w:t xml:space="preserve">שלא מצויים </w:t>
      </w:r>
      <w:r>
        <w:rPr>
          <w:rFonts w:hint="cs"/>
          <w:rtl/>
        </w:rPr>
        <w:t xml:space="preserve">שפורעים באותו יום </w:t>
      </w:r>
    </w:p>
    <w:p w14:paraId="3616BA3E" w14:textId="2E883A02" w:rsidR="00F707CE" w:rsidRPr="00F707CE" w:rsidRDefault="006F071F" w:rsidP="00A120AA">
      <w:pPr>
        <w:pStyle w:val="36"/>
        <w:framePr w:wrap="notBeside"/>
        <w:rPr>
          <w:rtl/>
        </w:rPr>
      </w:pPr>
      <w:r w:rsidRPr="00F707CE">
        <w:rPr>
          <w:rFonts w:hint="cs"/>
          <w:rtl/>
        </w:rPr>
        <w:t>ב. ר''כ</w:t>
      </w:r>
      <w:r w:rsidR="00F707CE" w:rsidRPr="00F707CE">
        <w:rPr>
          <w:rtl/>
        </w:rPr>
        <w:t>:</w:t>
      </w:r>
    </w:p>
    <w:p w14:paraId="707EA6AF" w14:textId="72D0248A" w:rsidR="006F071F" w:rsidRPr="001B5426" w:rsidRDefault="006F071F" w:rsidP="009B508D">
      <w:pPr>
        <w:rPr>
          <w:rtl/>
        </w:rPr>
      </w:pPr>
      <w:r w:rsidRPr="001B5426">
        <w:rPr>
          <w:rtl/>
        </w:rPr>
        <w:t>כשחייב מודה.</w:t>
      </w:r>
      <w:r w:rsidRPr="001B5426">
        <w:rPr>
          <w:rFonts w:hint="cs"/>
          <w:rtl/>
        </w:rPr>
        <w:t xml:space="preserve"> </w:t>
      </w:r>
      <w:r w:rsidRPr="005E3761">
        <w:rPr>
          <w:rStyle w:val="affffc"/>
          <w:rFonts w:hint="cs"/>
          <w:rtl/>
        </w:rPr>
        <w:t>וקמ''ל</w:t>
      </w:r>
      <w:r w:rsidRPr="001B5426">
        <w:rPr>
          <w:rFonts w:hint="cs"/>
          <w:rtl/>
        </w:rPr>
        <w:t xml:space="preserve"> דלא אמרי דרצה ללות בזה שוב וחשש לפשיטי דספרי דא''כ מלוה גופיה לא יסכים שחושש שישמעו רבנן ויפסידוהו</w:t>
      </w:r>
    </w:p>
    <w:p w14:paraId="41A4D414" w14:textId="4130088F" w:rsidR="00F707CE" w:rsidRPr="00F707CE" w:rsidRDefault="006F071F" w:rsidP="00A120AA">
      <w:pPr>
        <w:pStyle w:val="36"/>
        <w:framePr w:wrap="notBeside"/>
        <w:rPr>
          <w:rtl/>
        </w:rPr>
      </w:pPr>
      <w:r w:rsidRPr="00F707CE">
        <w:rPr>
          <w:rtl/>
        </w:rPr>
        <w:t>•</w:t>
      </w:r>
      <w:r w:rsidRPr="00F707CE">
        <w:rPr>
          <w:rFonts w:hint="cs"/>
          <w:rtl/>
        </w:rPr>
        <w:t xml:space="preserve"> ושאני מהא ד</w:t>
      </w:r>
      <w:r w:rsidRPr="00F707CE">
        <w:rPr>
          <w:rtl/>
        </w:rPr>
        <w:t>תנן</w:t>
      </w:r>
      <w:r w:rsidR="00F707CE" w:rsidRPr="00F707CE">
        <w:rPr>
          <w:rtl/>
        </w:rPr>
        <w:t>:</w:t>
      </w:r>
    </w:p>
    <w:p w14:paraId="45CD8A19" w14:textId="20F3BCF5" w:rsidR="006F071F" w:rsidRPr="001B5426" w:rsidRDefault="006F071F" w:rsidP="009B508D">
      <w:pPr>
        <w:rPr>
          <w:rtl/>
        </w:rPr>
      </w:pPr>
      <w:r w:rsidRPr="001B5426">
        <w:rPr>
          <w:rtl/>
        </w:rPr>
        <w:t>מצא שט</w:t>
      </w:r>
      <w:r w:rsidRPr="001B5426">
        <w:rPr>
          <w:rFonts w:hint="cs"/>
          <w:rtl/>
        </w:rPr>
        <w:t>"ח</w:t>
      </w:r>
      <w:r w:rsidRPr="001B5426">
        <w:rPr>
          <w:rtl/>
        </w:rPr>
        <w:t xml:space="preserve">, אם יש בהן אחריות נכסים - לא יחזיר, ואוקימנא כשחייב מודה, ומשום שמא כתב ללות בניסן ולא לוה עד תשרי, </w:t>
      </w:r>
      <w:r w:rsidR="008962B2">
        <w:rPr>
          <w:rFonts w:hint="cs"/>
          <w:rtl/>
        </w:rPr>
        <w:t xml:space="preserve">ויבואו </w:t>
      </w:r>
      <w:r w:rsidRPr="001B5426">
        <w:rPr>
          <w:rtl/>
        </w:rPr>
        <w:t>למטרף לקוחות מניסן ועד תשרי שלא כדין.</w:t>
      </w:r>
    </w:p>
    <w:p w14:paraId="7937CB1A" w14:textId="5387A645" w:rsidR="006F071F" w:rsidRPr="001B5426" w:rsidRDefault="006F071F" w:rsidP="009B508D">
      <w:pPr>
        <w:rPr>
          <w:rtl/>
        </w:rPr>
      </w:pPr>
      <w:r w:rsidRPr="001B5426">
        <w:rPr>
          <w:rtl/>
        </w:rPr>
        <w:t>ולא אמרינן דא</w:t>
      </w:r>
      <w:r w:rsidRPr="001B5426">
        <w:rPr>
          <w:rFonts w:hint="cs"/>
          <w:rtl/>
        </w:rPr>
        <w:t xml:space="preserve">"כ </w:t>
      </w:r>
      <w:r w:rsidRPr="001B5426">
        <w:rPr>
          <w:rtl/>
        </w:rPr>
        <w:t xml:space="preserve">מלוה גופיה לא שביק, </w:t>
      </w:r>
      <w:r w:rsidRPr="005E3761">
        <w:rPr>
          <w:rStyle w:val="affffc"/>
          <w:rtl/>
        </w:rPr>
        <w:t>דא"ל:</w:t>
      </w:r>
      <w:r w:rsidRPr="001B5426">
        <w:rPr>
          <w:rtl/>
        </w:rPr>
        <w:t xml:space="preserve"> כתוב שטר אחר</w:t>
      </w:r>
      <w:r w:rsidR="008962B2">
        <w:rPr>
          <w:rFonts w:hint="cs"/>
          <w:rtl/>
        </w:rPr>
        <w:t xml:space="preserve"> </w:t>
      </w:r>
      <w:r w:rsidRPr="001B5426">
        <w:rPr>
          <w:rtl/>
        </w:rPr>
        <w:t xml:space="preserve">בתשרי </w:t>
      </w:r>
      <w:r w:rsidR="008962B2">
        <w:rPr>
          <w:rFonts w:hint="cs"/>
          <w:rtl/>
        </w:rPr>
        <w:t>ש</w:t>
      </w:r>
      <w:r w:rsidRPr="001B5426">
        <w:rPr>
          <w:rtl/>
        </w:rPr>
        <w:t>מא שמעי רבנן ומפסדי.</w:t>
      </w:r>
    </w:p>
    <w:p w14:paraId="2E4B0543" w14:textId="2A28E5A9" w:rsidR="00F707CE" w:rsidRPr="00F707CE" w:rsidRDefault="006F071F" w:rsidP="00A120AA">
      <w:pPr>
        <w:pStyle w:val="36"/>
        <w:framePr w:wrap="notBeside"/>
        <w:rPr>
          <w:rtl/>
        </w:rPr>
      </w:pPr>
      <w:r w:rsidRPr="00F707CE">
        <w:rPr>
          <w:rtl/>
        </w:rPr>
        <w:t>- אמרי</w:t>
      </w:r>
      <w:r w:rsidR="00F707CE" w:rsidRPr="00F707CE">
        <w:rPr>
          <w:rtl/>
        </w:rPr>
        <w:t>:</w:t>
      </w:r>
    </w:p>
    <w:p w14:paraId="6C77A578" w14:textId="6B68CB45" w:rsidR="006F071F" w:rsidRPr="001B5426" w:rsidRDefault="008962B2" w:rsidP="009B508D">
      <w:pPr>
        <w:rPr>
          <w:rtl/>
        </w:rPr>
      </w:pPr>
      <w:r>
        <w:rPr>
          <w:rFonts w:hint="cs"/>
          <w:rtl/>
        </w:rPr>
        <w:t>ש</w:t>
      </w:r>
      <w:r w:rsidR="006F071F" w:rsidRPr="001B5426">
        <w:rPr>
          <w:rtl/>
        </w:rPr>
        <w:t>ם משום ד</w:t>
      </w:r>
      <w:r>
        <w:rPr>
          <w:rFonts w:hint="cs"/>
          <w:rtl/>
        </w:rPr>
        <w:t xml:space="preserve">יש לו רווח שיכול לטרוף </w:t>
      </w:r>
      <w:r w:rsidR="006F071F" w:rsidRPr="001B5426">
        <w:rPr>
          <w:rtl/>
        </w:rPr>
        <w:t xml:space="preserve">לקוחות מניסן ועד תשרי – </w:t>
      </w:r>
      <w:r w:rsidR="006F071F" w:rsidRPr="001B5426">
        <w:rPr>
          <w:rFonts w:hint="cs"/>
          <w:rtl/>
        </w:rPr>
        <w:t>ניח"ל</w:t>
      </w:r>
      <w:r w:rsidR="006F071F" w:rsidRPr="001B5426">
        <w:rPr>
          <w:rtl/>
        </w:rPr>
        <w:t xml:space="preserve"> ולא אמר מידי.</w:t>
      </w:r>
    </w:p>
    <w:p w14:paraId="4513E4B4" w14:textId="27F082B6" w:rsidR="006F071F" w:rsidRPr="001B5426" w:rsidRDefault="00A120AA" w:rsidP="006D12E1">
      <w:pPr>
        <w:rPr>
          <w:rtl/>
        </w:rPr>
      </w:pPr>
      <w:r>
        <w:rPr>
          <w:rFonts w:hint="cs"/>
          <w:rtl/>
        </w:rPr>
        <w:t xml:space="preserve">כאן שאין לו </w:t>
      </w:r>
      <w:r w:rsidR="006F071F" w:rsidRPr="001B5426">
        <w:rPr>
          <w:rtl/>
        </w:rPr>
        <w:t>רווח,</w:t>
      </w:r>
      <w:r w:rsidR="006F071F" w:rsidRPr="008962B2">
        <w:rPr>
          <w:rStyle w:val="affffe"/>
          <w:rtl/>
        </w:rPr>
        <w:t xml:space="preserve"> </w:t>
      </w:r>
      <w:r w:rsidR="008962B2" w:rsidRPr="008962B2">
        <w:rPr>
          <w:rStyle w:val="affffe"/>
          <w:rFonts w:hint="cs"/>
          <w:rtl/>
        </w:rPr>
        <w:t>שהשטר כתוב עכשיו</w:t>
      </w:r>
      <w:r w:rsidR="006F071F" w:rsidRPr="001B5426">
        <w:rPr>
          <w:rtl/>
        </w:rPr>
        <w:t>, מאי איכא דקטריף לקוחות - בשטר שנמחל שיעבודו לא שביק.</w:t>
      </w:r>
    </w:p>
    <w:p w14:paraId="47DB9AD0" w14:textId="77777777" w:rsidR="00A6533C" w:rsidRPr="001B5426" w:rsidRDefault="00A6533C" w:rsidP="006D12E1">
      <w:pPr>
        <w:pStyle w:val="aff9"/>
        <w:rPr>
          <w:rtl/>
        </w:rPr>
      </w:pPr>
      <w:r w:rsidRPr="001B5426">
        <w:rPr>
          <w:rtl/>
        </w:rPr>
        <w:t>***</w:t>
      </w:r>
    </w:p>
    <w:p w14:paraId="6ACE48B9" w14:textId="7662D03D" w:rsidR="006F071F" w:rsidRPr="001B5426" w:rsidRDefault="006F071F" w:rsidP="00A6533C">
      <w:pPr>
        <w:pStyle w:val="affe"/>
        <w:framePr w:wrap="around"/>
        <w:rPr>
          <w:rtl/>
        </w:rPr>
      </w:pPr>
      <w:r w:rsidRPr="001B5426">
        <w:rPr>
          <w:rtl/>
        </w:rPr>
        <w:t>יז:</w:t>
      </w:r>
    </w:p>
    <w:p w14:paraId="4C4514DE" w14:textId="44FDA171" w:rsidR="00F707CE" w:rsidRPr="00F707CE" w:rsidRDefault="006F071F" w:rsidP="00A120AA">
      <w:pPr>
        <w:pStyle w:val="36"/>
        <w:framePr w:wrap="notBeside"/>
        <w:rPr>
          <w:rtl/>
        </w:rPr>
      </w:pPr>
      <w:r w:rsidRPr="00F707CE">
        <w:rPr>
          <w:rFonts w:hint="cs"/>
          <w:rtl/>
        </w:rPr>
        <w:t>רחב''א מ</w:t>
      </w:r>
      <w:r w:rsidRPr="00F707CE">
        <w:rPr>
          <w:rtl/>
        </w:rPr>
        <w:t>רי"ו</w:t>
      </w:r>
      <w:r w:rsidR="00F707CE" w:rsidRPr="00F707CE">
        <w:rPr>
          <w:rtl/>
        </w:rPr>
        <w:t>:</w:t>
      </w:r>
    </w:p>
    <w:p w14:paraId="06C8CF95" w14:textId="0F15A419" w:rsidR="006F071F" w:rsidRPr="001B5426" w:rsidRDefault="006F071F" w:rsidP="006D12E1">
      <w:pPr>
        <w:pStyle w:val="affff9"/>
        <w:spacing w:before="0"/>
        <w:rPr>
          <w:rtl/>
        </w:rPr>
      </w:pPr>
      <w:r w:rsidRPr="001B5426">
        <w:rPr>
          <w:rtl/>
        </w:rPr>
        <w:t>הטוען אחר מעשה בית דין - לא אמר כלום.</w:t>
      </w:r>
    </w:p>
    <w:p w14:paraId="60D029AB" w14:textId="3BFB71A1" w:rsidR="006F071F" w:rsidRPr="001B5426" w:rsidRDefault="006F071F" w:rsidP="009B508D">
      <w:pPr>
        <w:rPr>
          <w:rtl/>
        </w:rPr>
      </w:pPr>
      <w:r w:rsidRPr="001B5426">
        <w:rPr>
          <w:rFonts w:hint="cs"/>
          <w:rtl/>
        </w:rPr>
        <w:t>ד</w:t>
      </w:r>
      <w:r w:rsidRPr="001B5426">
        <w:rPr>
          <w:rtl/>
        </w:rPr>
        <w:t xml:space="preserve">כל מעשה בית דין </w:t>
      </w:r>
      <w:r w:rsidR="006D12E1">
        <w:rPr>
          <w:rFonts w:hint="cs"/>
          <w:rtl/>
        </w:rPr>
        <w:t xml:space="preserve">- </w:t>
      </w:r>
      <w:r w:rsidRPr="001B5426">
        <w:rPr>
          <w:rtl/>
        </w:rPr>
        <w:t>כמאן דנקיט שטר</w:t>
      </w:r>
      <w:r w:rsidR="006D12E1">
        <w:rPr>
          <w:rFonts w:hint="cs"/>
          <w:rtl/>
        </w:rPr>
        <w:t xml:space="preserve"> בידו</w:t>
      </w:r>
      <w:r w:rsidRPr="001B5426">
        <w:rPr>
          <w:rtl/>
        </w:rPr>
        <w:t>.</w:t>
      </w:r>
    </w:p>
    <w:p w14:paraId="24184745" w14:textId="67E82D92" w:rsidR="00F707CE" w:rsidRPr="00F707CE" w:rsidRDefault="006F071F" w:rsidP="00A120AA">
      <w:pPr>
        <w:pStyle w:val="36"/>
        <w:framePr w:wrap="notBeside"/>
        <w:rPr>
          <w:rtl/>
        </w:rPr>
      </w:pPr>
      <w:r w:rsidRPr="00F707CE">
        <w:rPr>
          <w:rFonts w:hint="cs"/>
          <w:rtl/>
        </w:rPr>
        <w:t>רחב''א</w:t>
      </w:r>
      <w:r w:rsidRPr="00F707CE">
        <w:rPr>
          <w:rtl/>
        </w:rPr>
        <w:t xml:space="preserve"> לרי"ו</w:t>
      </w:r>
      <w:r w:rsidR="00F707CE" w:rsidRPr="00F707CE">
        <w:rPr>
          <w:rtl/>
        </w:rPr>
        <w:t>:</w:t>
      </w:r>
    </w:p>
    <w:p w14:paraId="54BDB947" w14:textId="113E74EC" w:rsidR="00A6533C" w:rsidRPr="001B5426" w:rsidRDefault="005E7BF6" w:rsidP="009B508D">
      <w:pPr>
        <w:rPr>
          <w:rtl/>
        </w:rPr>
      </w:pPr>
      <w:r w:rsidRPr="005E3761">
        <w:rPr>
          <w:rStyle w:val="affffc"/>
          <w:rFonts w:hint="cs"/>
          <w:rtl/>
        </w:rPr>
        <w:t xml:space="preserve">זו </w:t>
      </w:r>
      <w:r w:rsidR="006F071F" w:rsidRPr="005E3761">
        <w:rPr>
          <w:rStyle w:val="affffc"/>
          <w:rtl/>
        </w:rPr>
        <w:t>משנתינו</w:t>
      </w:r>
      <w:r w:rsidRPr="005E3761">
        <w:rPr>
          <w:rStyle w:val="affffc"/>
          <w:rFonts w:hint="cs"/>
          <w:rtl/>
        </w:rPr>
        <w:t>!</w:t>
      </w:r>
      <w:r w:rsidR="006F071F" w:rsidRPr="005E3761">
        <w:rPr>
          <w:rStyle w:val="affffc"/>
          <w:rtl/>
        </w:rPr>
        <w:t xml:space="preserve"> </w:t>
      </w:r>
      <w:r w:rsidR="006F071F" w:rsidRPr="001B5426">
        <w:rPr>
          <w:rtl/>
        </w:rPr>
        <w:t>- הוציאה גט ואין עמו כתובה - גובה כתובתה!</w:t>
      </w:r>
    </w:p>
    <w:p w14:paraId="1DB2E1ED" w14:textId="338A06C5" w:rsidR="00F707CE" w:rsidRPr="00F707CE" w:rsidRDefault="006F071F" w:rsidP="00A120AA">
      <w:pPr>
        <w:pStyle w:val="36"/>
        <w:framePr w:wrap="notBeside"/>
        <w:rPr>
          <w:rtl/>
        </w:rPr>
      </w:pPr>
      <w:r w:rsidRPr="00F707CE">
        <w:rPr>
          <w:rtl/>
        </w:rPr>
        <w:t>– א"ל</w:t>
      </w:r>
      <w:r w:rsidR="00F707CE" w:rsidRPr="00F707CE">
        <w:rPr>
          <w:rtl/>
        </w:rPr>
        <w:t>:</w:t>
      </w:r>
    </w:p>
    <w:p w14:paraId="7B128448" w14:textId="5272EB1F" w:rsidR="006F071F" w:rsidRPr="001B5426" w:rsidRDefault="006F071F" w:rsidP="005E7BF6">
      <w:pPr>
        <w:rPr>
          <w:rtl/>
        </w:rPr>
      </w:pPr>
      <w:r w:rsidRPr="001B5426">
        <w:rPr>
          <w:rtl/>
        </w:rPr>
        <w:t xml:space="preserve">אי </w:t>
      </w:r>
      <w:r w:rsidR="005E7BF6">
        <w:rPr>
          <w:rFonts w:hint="cs"/>
          <w:rtl/>
        </w:rPr>
        <w:t>לא שהרמתי החרס לא היית מוצא המרגלית תחתיה</w:t>
      </w:r>
      <w:r w:rsidRPr="001B5426">
        <w:rPr>
          <w:rtl/>
        </w:rPr>
        <w:t>,</w:t>
      </w:r>
    </w:p>
    <w:p w14:paraId="64AB39B6" w14:textId="17F2484A" w:rsidR="00F707CE" w:rsidRPr="00F707CE" w:rsidRDefault="006F071F" w:rsidP="00A120AA">
      <w:pPr>
        <w:pStyle w:val="36"/>
        <w:framePr w:wrap="notBeside"/>
        <w:rPr>
          <w:rtl/>
        </w:rPr>
      </w:pPr>
      <w:r w:rsidRPr="00F707CE">
        <w:rPr>
          <w:rtl/>
        </w:rPr>
        <w:t>אביי</w:t>
      </w:r>
      <w:r w:rsidR="00167157" w:rsidRPr="00F707CE">
        <w:rPr>
          <w:rFonts w:hint="cs"/>
          <w:rtl/>
        </w:rPr>
        <w:t xml:space="preserve"> ניסה לדחות</w:t>
      </w:r>
      <w:r w:rsidR="00F707CE" w:rsidRPr="00F707CE">
        <w:rPr>
          <w:rtl/>
        </w:rPr>
        <w:t>:</w:t>
      </w:r>
    </w:p>
    <w:p w14:paraId="1069AACE" w14:textId="7291F685" w:rsidR="006F071F" w:rsidRPr="001B5426" w:rsidRDefault="00167157" w:rsidP="009B508D">
      <w:pPr>
        <w:rPr>
          <w:rtl/>
        </w:rPr>
      </w:pPr>
      <w:r>
        <w:rPr>
          <w:rFonts w:hint="cs"/>
          <w:rtl/>
        </w:rPr>
        <w:t xml:space="preserve">דשמא מדובר </w:t>
      </w:r>
      <w:r w:rsidR="006F071F" w:rsidRPr="001B5426">
        <w:rPr>
          <w:rtl/>
        </w:rPr>
        <w:t>במקום שאין כותבין כתובה, דגט היינו כתובתה.</w:t>
      </w:r>
    </w:p>
    <w:p w14:paraId="40CA62FF" w14:textId="64DEFB4E" w:rsidR="006F071F" w:rsidRPr="001B5426" w:rsidRDefault="006F071F" w:rsidP="00167157">
      <w:pPr>
        <w:rPr>
          <w:rtl/>
        </w:rPr>
      </w:pPr>
      <w:r w:rsidRPr="001B5426">
        <w:rPr>
          <w:rtl/>
        </w:rPr>
        <w:t xml:space="preserve">אבל במקום שכותבין כתובה, אי לא </w:t>
      </w:r>
      <w:r w:rsidR="002663B1">
        <w:rPr>
          <w:rFonts w:hint="cs"/>
          <w:rtl/>
        </w:rPr>
        <w:t xml:space="preserve">מחזיקה </w:t>
      </w:r>
      <w:r w:rsidR="00167157">
        <w:rPr>
          <w:rFonts w:hint="cs"/>
          <w:rtl/>
        </w:rPr>
        <w:t>כתובתה לא גובה</w:t>
      </w:r>
    </w:p>
    <w:p w14:paraId="6902FFBE" w14:textId="5F8AC02D" w:rsidR="00F707CE" w:rsidRPr="00F707CE" w:rsidRDefault="002663B1" w:rsidP="00A120AA">
      <w:pPr>
        <w:pStyle w:val="36"/>
        <w:framePr w:wrap="notBeside"/>
        <w:rPr>
          <w:rtl/>
        </w:rPr>
      </w:pPr>
      <w:r w:rsidRPr="00F707CE">
        <w:rPr>
          <w:rFonts w:hint="cs"/>
          <w:rtl/>
        </w:rPr>
        <w:t>ו</w:t>
      </w:r>
      <w:r w:rsidR="006F071F" w:rsidRPr="00F707CE">
        <w:rPr>
          <w:rtl/>
        </w:rPr>
        <w:t>אביי</w:t>
      </w:r>
      <w:r w:rsidRPr="00F707CE">
        <w:rPr>
          <w:rFonts w:hint="cs"/>
          <w:rtl/>
        </w:rPr>
        <w:t xml:space="preserve"> חזר בו</w:t>
      </w:r>
      <w:r w:rsidR="00F707CE" w:rsidRPr="00F707CE">
        <w:rPr>
          <w:rtl/>
        </w:rPr>
        <w:t>:</w:t>
      </w:r>
    </w:p>
    <w:p w14:paraId="705CC8E7" w14:textId="17D1DC74" w:rsidR="006F071F" w:rsidRPr="001B5426" w:rsidRDefault="002663B1" w:rsidP="007025CA">
      <w:pPr>
        <w:rPr>
          <w:rtl/>
        </w:rPr>
      </w:pPr>
      <w:r>
        <w:rPr>
          <w:rFonts w:hint="cs"/>
          <w:rtl/>
        </w:rPr>
        <w:t xml:space="preserve">דא''כ במה </w:t>
      </w:r>
      <w:r w:rsidR="007025CA">
        <w:rPr>
          <w:rFonts w:hint="cs"/>
          <w:rtl/>
        </w:rPr>
        <w:t xml:space="preserve">גובה </w:t>
      </w:r>
      <w:r>
        <w:rPr>
          <w:rFonts w:hint="cs"/>
          <w:rtl/>
        </w:rPr>
        <w:t xml:space="preserve">אלמנה </w:t>
      </w:r>
      <w:r w:rsidR="007025CA">
        <w:rPr>
          <w:rFonts w:hint="cs"/>
          <w:rtl/>
        </w:rPr>
        <w:t xml:space="preserve">מן </w:t>
      </w:r>
      <w:r w:rsidR="006F071F" w:rsidRPr="001B5426">
        <w:rPr>
          <w:rtl/>
        </w:rPr>
        <w:t xml:space="preserve">האירוסין </w:t>
      </w:r>
      <w:r w:rsidR="007025CA">
        <w:rPr>
          <w:rFonts w:hint="cs"/>
          <w:rtl/>
        </w:rPr>
        <w:t>-</w:t>
      </w:r>
      <w:r w:rsidR="006F071F" w:rsidRPr="001B5426">
        <w:rPr>
          <w:rFonts w:hint="cs"/>
          <w:rtl/>
        </w:rPr>
        <w:t xml:space="preserve">דא''א </w:t>
      </w:r>
      <w:r w:rsidR="006F071F" w:rsidRPr="001B5426">
        <w:rPr>
          <w:rtl/>
        </w:rPr>
        <w:t xml:space="preserve">בעדי מיתת בעל </w:t>
      </w:r>
      <w:r w:rsidR="006F071F" w:rsidRPr="001B5426">
        <w:rPr>
          <w:rFonts w:hint="cs"/>
          <w:rtl/>
        </w:rPr>
        <w:t xml:space="preserve">דטען פרעתיה </w:t>
      </w:r>
      <w:r w:rsidR="007025CA">
        <w:rPr>
          <w:rFonts w:hint="cs"/>
          <w:rtl/>
        </w:rPr>
        <w:t xml:space="preserve">- </w:t>
      </w:r>
      <w:r w:rsidR="006F071F" w:rsidRPr="001B5426">
        <w:rPr>
          <w:rFonts w:hint="cs"/>
          <w:rtl/>
        </w:rPr>
        <w:t>וא''כ מה</w:t>
      </w:r>
      <w:r w:rsidR="006F071F" w:rsidRPr="001B5426">
        <w:rPr>
          <w:rtl/>
        </w:rPr>
        <w:t xml:space="preserve"> הועילו חכמים בתקנתן</w:t>
      </w:r>
      <w:r w:rsidR="007025CA">
        <w:rPr>
          <w:rFonts w:hint="cs"/>
          <w:rtl/>
        </w:rPr>
        <w:t>.</w:t>
      </w:r>
    </w:p>
    <w:p w14:paraId="1FBCC312" w14:textId="77777777" w:rsidR="00A6533C" w:rsidRPr="001B5426" w:rsidRDefault="00A6533C" w:rsidP="00A6533C">
      <w:pPr>
        <w:pStyle w:val="aff9"/>
        <w:rPr>
          <w:rtl/>
        </w:rPr>
      </w:pPr>
      <w:r w:rsidRPr="001B5426">
        <w:rPr>
          <w:rtl/>
        </w:rPr>
        <w:t>***</w:t>
      </w:r>
    </w:p>
    <w:p w14:paraId="076420AA" w14:textId="12A8BF1B" w:rsidR="00F707CE" w:rsidRPr="00F707CE" w:rsidRDefault="006F071F" w:rsidP="003F4488">
      <w:pPr>
        <w:pStyle w:val="36"/>
        <w:framePr w:wrap="notBeside"/>
        <w:rPr>
          <w:rtl/>
        </w:rPr>
      </w:pPr>
      <w:r w:rsidRPr="00F707CE">
        <w:rPr>
          <w:rtl/>
        </w:rPr>
        <w:t>•</w:t>
      </w:r>
      <w:r w:rsidRPr="00F707CE">
        <w:rPr>
          <w:rFonts w:hint="cs"/>
          <w:rtl/>
        </w:rPr>
        <w:t xml:space="preserve"> מ''ק בר''ח </w:t>
      </w:r>
      <w:r w:rsidRPr="00F707CE">
        <w:rPr>
          <w:rtl/>
        </w:rPr>
        <w:t>לרב אשי</w:t>
      </w:r>
      <w:r w:rsidR="00F707CE" w:rsidRPr="00F707CE">
        <w:rPr>
          <w:rtl/>
        </w:rPr>
        <w:t>:</w:t>
      </w:r>
    </w:p>
    <w:p w14:paraId="667E8C12" w14:textId="3319FF4E" w:rsidR="00A6533C" w:rsidRPr="001B5426" w:rsidRDefault="007025CA" w:rsidP="007025CA">
      <w:pPr>
        <w:pStyle w:val="affff9"/>
        <w:rPr>
          <w:rtl/>
        </w:rPr>
      </w:pPr>
      <w:r>
        <w:rPr>
          <w:rFonts w:hint="cs"/>
          <w:rtl/>
        </w:rPr>
        <w:lastRenderedPageBreak/>
        <w:t>מנין שיש כתובה ל</w:t>
      </w:r>
      <w:r w:rsidR="006F071F" w:rsidRPr="001B5426">
        <w:rPr>
          <w:rtl/>
        </w:rPr>
        <w:t>אלמנה מן האירוסין?</w:t>
      </w:r>
    </w:p>
    <w:p w14:paraId="3E7A2A77" w14:textId="29DCD29F" w:rsidR="00F707CE" w:rsidRPr="00F707CE" w:rsidRDefault="006F071F" w:rsidP="00531AE3">
      <w:pPr>
        <w:pStyle w:val="36"/>
        <w:framePr w:wrap="notBeside"/>
        <w:rPr>
          <w:rtl/>
        </w:rPr>
      </w:pPr>
      <w:r w:rsidRPr="00F707CE">
        <w:rPr>
          <w:rFonts w:hint="cs"/>
          <w:rtl/>
        </w:rPr>
        <w:t>לא</w:t>
      </w:r>
      <w:r w:rsidR="00F707CE" w:rsidRPr="00F707CE">
        <w:rPr>
          <w:rFonts w:hint="cs"/>
          <w:rtl/>
        </w:rPr>
        <w:t>:</w:t>
      </w:r>
    </w:p>
    <w:p w14:paraId="2D8C4234" w14:textId="2745DE9E" w:rsidR="006F071F" w:rsidRPr="001B5426" w:rsidRDefault="006F071F" w:rsidP="009B508D">
      <w:pPr>
        <w:rPr>
          <w:rtl/>
        </w:rPr>
      </w:pPr>
      <w:r w:rsidRPr="001B5426">
        <w:rPr>
          <w:rFonts w:hint="cs"/>
          <w:rtl/>
        </w:rPr>
        <w:t>'</w:t>
      </w:r>
      <w:r w:rsidRPr="001B5426">
        <w:rPr>
          <w:rtl/>
        </w:rPr>
        <w:t xml:space="preserve">נתארמלה או נתגרשה, מן האירוסין </w:t>
      </w:r>
      <w:r w:rsidR="00531AE3">
        <w:rPr>
          <w:rFonts w:hint="cs"/>
          <w:rtl/>
        </w:rPr>
        <w:t xml:space="preserve">או </w:t>
      </w:r>
      <w:r w:rsidRPr="001B5426">
        <w:rPr>
          <w:rtl/>
        </w:rPr>
        <w:t>נישואין - גובה הכל.</w:t>
      </w:r>
    </w:p>
    <w:p w14:paraId="187DCCD1" w14:textId="77777777" w:rsidR="00F707CE" w:rsidRPr="00F707CE" w:rsidRDefault="00531AE3" w:rsidP="00531AE3">
      <w:pPr>
        <w:pStyle w:val="36"/>
        <w:framePr w:wrap="notBeside"/>
        <w:rPr>
          <w:rtl/>
        </w:rPr>
      </w:pPr>
      <w:r w:rsidRPr="00F707CE">
        <w:rPr>
          <w:rFonts w:hint="cs"/>
          <w:rtl/>
        </w:rPr>
        <w:t xml:space="preserve">- </w:t>
      </w:r>
      <w:r w:rsidR="006F071F" w:rsidRPr="00F707CE">
        <w:rPr>
          <w:rtl/>
        </w:rPr>
        <w:t>ד</w:t>
      </w:r>
      <w:r w:rsidRPr="00F707CE">
        <w:rPr>
          <w:rFonts w:hint="cs"/>
          <w:rtl/>
        </w:rPr>
        <w:t>ש</w:t>
      </w:r>
      <w:r w:rsidR="006F071F" w:rsidRPr="00F707CE">
        <w:rPr>
          <w:rtl/>
        </w:rPr>
        <w:t>מא</w:t>
      </w:r>
      <w:r w:rsidR="00F707CE" w:rsidRPr="00F707CE">
        <w:rPr>
          <w:rtl/>
        </w:rPr>
        <w:t>:</w:t>
      </w:r>
    </w:p>
    <w:p w14:paraId="78D496EF" w14:textId="6FBBF39D" w:rsidR="006F071F" w:rsidRPr="001B5426" w:rsidRDefault="00531AE3" w:rsidP="009B508D">
      <w:pPr>
        <w:rPr>
          <w:rtl/>
        </w:rPr>
      </w:pPr>
      <w:r>
        <w:rPr>
          <w:rFonts w:hint="cs"/>
          <w:rtl/>
        </w:rPr>
        <w:t>רק כש</w:t>
      </w:r>
      <w:r w:rsidR="006F071F" w:rsidRPr="001B5426">
        <w:rPr>
          <w:rtl/>
        </w:rPr>
        <w:t xml:space="preserve">כתב לה: </w:t>
      </w:r>
      <w:r w:rsidR="006F071F" w:rsidRPr="005E3761">
        <w:rPr>
          <w:rStyle w:val="affffc"/>
          <w:rtl/>
        </w:rPr>
        <w:t>ו</w:t>
      </w:r>
      <w:r w:rsidR="006F071F" w:rsidRPr="005E3761">
        <w:rPr>
          <w:rStyle w:val="affffc"/>
          <w:rFonts w:hint="cs"/>
          <w:rtl/>
        </w:rPr>
        <w:t>קמ''ל לאפוקי מדראב''ע</w:t>
      </w:r>
      <w:r w:rsidR="006F071F" w:rsidRPr="001B5426">
        <w:rPr>
          <w:rFonts w:hint="cs"/>
          <w:rtl/>
        </w:rPr>
        <w:t xml:space="preserve"> ד</w:t>
      </w:r>
      <w:r w:rsidR="006F071F" w:rsidRPr="001B5426">
        <w:rPr>
          <w:rtl/>
        </w:rPr>
        <w:t>שלא כתב לה אלא ע"מ לכונסה אצטריכא ליה.</w:t>
      </w:r>
    </w:p>
    <w:p w14:paraId="5327A7D8" w14:textId="7CC91E07" w:rsidR="00F707CE" w:rsidRPr="00F707CE" w:rsidRDefault="003C20C0" w:rsidP="003F4488">
      <w:pPr>
        <w:pStyle w:val="36"/>
        <w:framePr w:wrap="notBeside"/>
        <w:rPr>
          <w:rtl/>
        </w:rPr>
      </w:pPr>
      <w:r w:rsidRPr="00F707CE">
        <w:rPr>
          <w:rFonts w:hint="cs"/>
          <w:rtl/>
        </w:rPr>
        <w:t>וכן מדוייק</w:t>
      </w:r>
      <w:r w:rsidR="00F707CE" w:rsidRPr="00F707CE">
        <w:rPr>
          <w:rFonts w:hint="cs"/>
          <w:rtl/>
        </w:rPr>
        <w:t>:</w:t>
      </w:r>
    </w:p>
    <w:p w14:paraId="0EAF4B0F" w14:textId="2D272E4A" w:rsidR="006F071F" w:rsidRPr="001B5426" w:rsidRDefault="006F071F" w:rsidP="003C20C0">
      <w:pPr>
        <w:spacing w:after="60"/>
        <w:rPr>
          <w:rtl/>
        </w:rPr>
      </w:pPr>
      <w:r w:rsidRPr="005E3761">
        <w:rPr>
          <w:rStyle w:val="affffc"/>
          <w:rtl/>
        </w:rPr>
        <w:t>דתני:</w:t>
      </w:r>
      <w:r w:rsidRPr="001B5426">
        <w:rPr>
          <w:rtl/>
        </w:rPr>
        <w:t xml:space="preserve"> גובה את הכל, </w:t>
      </w:r>
      <w:r w:rsidRPr="001B5426">
        <w:rPr>
          <w:rFonts w:hint="cs"/>
          <w:rtl/>
        </w:rPr>
        <w:t>ואי לא כתב לה מ</w:t>
      </w:r>
      <w:r w:rsidRPr="001B5426">
        <w:rPr>
          <w:rtl/>
        </w:rPr>
        <w:t xml:space="preserve">נה ומאתים </w:t>
      </w:r>
      <w:r w:rsidR="003F4488">
        <w:rPr>
          <w:rFonts w:hint="cs"/>
          <w:rtl/>
        </w:rPr>
        <w:t xml:space="preserve">יש </w:t>
      </w:r>
      <w:r w:rsidRPr="001B5426">
        <w:rPr>
          <w:rtl/>
        </w:rPr>
        <w:t>לה.</w:t>
      </w:r>
    </w:p>
    <w:p w14:paraId="75DF3837" w14:textId="77777777" w:rsidR="006F071F" w:rsidRPr="001B5426" w:rsidRDefault="006F071F" w:rsidP="00A6533C">
      <w:pPr>
        <w:pStyle w:val="affe"/>
        <w:framePr w:wrap="around"/>
        <w:rPr>
          <w:rtl/>
        </w:rPr>
      </w:pPr>
      <w:r w:rsidRPr="001B5426">
        <w:rPr>
          <w:rtl/>
        </w:rPr>
        <w:t>יח.</w:t>
      </w:r>
    </w:p>
    <w:p w14:paraId="5D343D7C" w14:textId="5B2EA5BD" w:rsidR="00F707CE" w:rsidRPr="00F707CE" w:rsidRDefault="00B776FD" w:rsidP="003F4488">
      <w:pPr>
        <w:pStyle w:val="36"/>
        <w:framePr w:wrap="notBeside"/>
        <w:rPr>
          <w:rtl/>
        </w:rPr>
      </w:pPr>
      <w:r w:rsidRPr="00F707CE">
        <w:rPr>
          <w:rFonts w:hint="cs"/>
          <w:rtl/>
        </w:rPr>
        <w:t>ולא מ</w:t>
      </w:r>
      <w:r w:rsidR="006F071F" w:rsidRPr="00F707CE">
        <w:rPr>
          <w:rtl/>
        </w:rPr>
        <w:t>ר</w:t>
      </w:r>
      <w:r w:rsidR="006F071F" w:rsidRPr="00F707CE">
        <w:rPr>
          <w:rFonts w:hint="cs"/>
          <w:rtl/>
        </w:rPr>
        <w:t>חב"א</w:t>
      </w:r>
      <w:r w:rsidR="00F707CE" w:rsidRPr="00F707CE">
        <w:rPr>
          <w:rtl/>
        </w:rPr>
        <w:t>:</w:t>
      </w:r>
    </w:p>
    <w:p w14:paraId="39DC77EC" w14:textId="335EF6F1" w:rsidR="006F071F" w:rsidRPr="001B5426" w:rsidRDefault="006F071F" w:rsidP="00C91ADA">
      <w:pPr>
        <w:rPr>
          <w:rtl/>
        </w:rPr>
      </w:pPr>
      <w:r w:rsidRPr="001B5426">
        <w:rPr>
          <w:rtl/>
        </w:rPr>
        <w:t>אשתו ארוסה, לא אונן ולא מטמא לה, וכן היא לא אוננת ולא מטמאה לו,</w:t>
      </w:r>
      <w:r w:rsidR="00C91ADA">
        <w:rPr>
          <w:rFonts w:hint="cs"/>
          <w:rtl/>
        </w:rPr>
        <w:t xml:space="preserve"> </w:t>
      </w:r>
      <w:r w:rsidRPr="001B5426">
        <w:rPr>
          <w:rtl/>
        </w:rPr>
        <w:t xml:space="preserve">מתה - אינו יורשה, </w:t>
      </w:r>
      <w:r w:rsidRPr="0050150D">
        <w:rPr>
          <w:rFonts w:cs="PFT_Frank"/>
          <w:b/>
          <w:bCs/>
          <w:szCs w:val="14"/>
          <w:rtl/>
        </w:rPr>
        <w:t>מת הוא - גובה כתובתה.</w:t>
      </w:r>
    </w:p>
    <w:p w14:paraId="66D47944" w14:textId="77777777" w:rsidR="00F707CE" w:rsidRPr="00F707CE" w:rsidRDefault="00C91ADA" w:rsidP="00C91ADA">
      <w:pPr>
        <w:pStyle w:val="36"/>
        <w:framePr w:wrap="notBeside"/>
        <w:rPr>
          <w:rtl/>
        </w:rPr>
      </w:pPr>
      <w:r w:rsidRPr="00F707CE">
        <w:rPr>
          <w:rFonts w:hint="cs"/>
          <w:rtl/>
        </w:rPr>
        <w:t>-</w:t>
      </w:r>
      <w:r w:rsidR="00B776FD" w:rsidRPr="00F707CE">
        <w:rPr>
          <w:rFonts w:hint="cs"/>
          <w:rtl/>
        </w:rPr>
        <w:t xml:space="preserve"> ד</w:t>
      </w:r>
      <w:r w:rsidR="00FB0499" w:rsidRPr="00F707CE">
        <w:rPr>
          <w:rFonts w:hint="cs"/>
          <w:rtl/>
        </w:rPr>
        <w:t>ש</w:t>
      </w:r>
      <w:r w:rsidR="006F071F" w:rsidRPr="00F707CE">
        <w:rPr>
          <w:rtl/>
        </w:rPr>
        <w:t>מא</w:t>
      </w:r>
      <w:r w:rsidR="00F707CE" w:rsidRPr="00F707CE">
        <w:rPr>
          <w:rtl/>
        </w:rPr>
        <w:t>:</w:t>
      </w:r>
    </w:p>
    <w:p w14:paraId="1E15EAF7" w14:textId="3827B841" w:rsidR="006F071F" w:rsidRPr="001B5426" w:rsidRDefault="006F071F" w:rsidP="00FB0499">
      <w:pPr>
        <w:rPr>
          <w:rtl/>
        </w:rPr>
      </w:pPr>
      <w:r w:rsidRPr="001B5426">
        <w:rPr>
          <w:rtl/>
        </w:rPr>
        <w:t>דכתב לה.</w:t>
      </w:r>
      <w:r w:rsidRPr="001B5426">
        <w:rPr>
          <w:rFonts w:hint="cs"/>
          <w:rtl/>
        </w:rPr>
        <w:t xml:space="preserve"> ואשמעי' דמתה אינו יורשה</w:t>
      </w:r>
      <w:r w:rsidR="00FB0499">
        <w:rPr>
          <w:rFonts w:hint="cs"/>
          <w:rtl/>
        </w:rPr>
        <w:t>.</w:t>
      </w:r>
    </w:p>
    <w:p w14:paraId="427CE2A1" w14:textId="5AF59434" w:rsidR="00F707CE" w:rsidRPr="00F707CE" w:rsidRDefault="006F071F" w:rsidP="00C91ADA">
      <w:pPr>
        <w:pStyle w:val="36"/>
        <w:framePr w:wrap="notBeside"/>
        <w:rPr>
          <w:rtl/>
        </w:rPr>
      </w:pPr>
      <w:r w:rsidRPr="00F707CE">
        <w:rPr>
          <w:rtl/>
        </w:rPr>
        <w:t>אביי</w:t>
      </w:r>
      <w:r w:rsidR="00F707CE" w:rsidRPr="00F707CE">
        <w:rPr>
          <w:rtl/>
        </w:rPr>
        <w:t>:</w:t>
      </w:r>
    </w:p>
    <w:p w14:paraId="49E3CDF6" w14:textId="003D15E0" w:rsidR="006F071F" w:rsidRPr="001B5426" w:rsidRDefault="006F071F" w:rsidP="009B508D">
      <w:pPr>
        <w:rPr>
          <w:rtl/>
        </w:rPr>
      </w:pPr>
      <w:r w:rsidRPr="001B5426">
        <w:rPr>
          <w:rtl/>
        </w:rPr>
        <w:t>גופה דמתניתין קא הדר ביה.</w:t>
      </w:r>
      <w:r w:rsidRPr="001B5426">
        <w:rPr>
          <w:rFonts w:hint="cs"/>
          <w:rtl/>
        </w:rPr>
        <w:t xml:space="preserve"> דאי במקום ש</w:t>
      </w:r>
      <w:r w:rsidRPr="001B5426">
        <w:rPr>
          <w:rtl/>
        </w:rPr>
        <w:t>אין כותבין כתובה עסקינן, דגט היינו כתובתה - אטו גט מנה מאתים כתיב ביה? וכ</w:t>
      </w:r>
      <w:r w:rsidRPr="001B5426">
        <w:rPr>
          <w:rFonts w:hint="cs"/>
          <w:rtl/>
        </w:rPr>
        <w:t>"ת</w:t>
      </w:r>
      <w:r w:rsidRPr="001B5426">
        <w:rPr>
          <w:rtl/>
        </w:rPr>
        <w:t xml:space="preserve"> כיון </w:t>
      </w:r>
      <w:r w:rsidRPr="001B5426">
        <w:rPr>
          <w:rFonts w:hint="cs"/>
          <w:rtl/>
        </w:rPr>
        <w:t>שתיקנו רבנן לגבות כמו דכתוב, שתטען פרעתי ולא יוכלו לומר דאי פרעתה היה לה לקרוע, דלא שבקתן שרצתה להנשא בזה.</w:t>
      </w:r>
    </w:p>
    <w:p w14:paraId="79693C1F" w14:textId="77777777" w:rsidR="00F707CE" w:rsidRPr="00F707CE" w:rsidRDefault="006F071F" w:rsidP="00C91ADA">
      <w:pPr>
        <w:pStyle w:val="36"/>
        <w:framePr w:wrap="notBeside"/>
        <w:rPr>
          <w:rtl/>
        </w:rPr>
      </w:pPr>
      <w:r w:rsidRPr="00F707CE">
        <w:rPr>
          <w:rtl/>
        </w:rPr>
        <w:t>ו</w:t>
      </w:r>
      <w:r w:rsidRPr="00F707CE">
        <w:rPr>
          <w:rFonts w:hint="cs"/>
          <w:rtl/>
        </w:rPr>
        <w:t>א"ל</w:t>
      </w:r>
      <w:r w:rsidR="00F707CE" w:rsidRPr="00F707CE">
        <w:rPr>
          <w:rtl/>
        </w:rPr>
        <w:t>:</w:t>
      </w:r>
    </w:p>
    <w:p w14:paraId="1470960B" w14:textId="4C0F136E" w:rsidR="00A6533C" w:rsidRPr="001B5426" w:rsidRDefault="006F071F" w:rsidP="009B508D">
      <w:pPr>
        <w:rPr>
          <w:rtl/>
        </w:rPr>
      </w:pPr>
      <w:r w:rsidRPr="001B5426">
        <w:rPr>
          <w:rFonts w:hint="cs"/>
          <w:rtl/>
        </w:rPr>
        <w:t>שיטענו שהיה לך לקרוע ולכתוב שהקריעה היא לא מפני שהגט פסול אלא שלא תגבה בזמן אחר</w:t>
      </w:r>
      <w:r w:rsidR="00D10327">
        <w:rPr>
          <w:rFonts w:hint="cs"/>
          <w:rtl/>
        </w:rPr>
        <w:t xml:space="preserve"> - דוכי כל גבייה היא בב''ד?!</w:t>
      </w:r>
    </w:p>
    <w:p w14:paraId="724113BF" w14:textId="77777777" w:rsidR="00A6533C" w:rsidRPr="00BC2C94" w:rsidRDefault="00A6533C" w:rsidP="00A6533C">
      <w:pPr>
        <w:pStyle w:val="aff9"/>
        <w:rPr>
          <w:rtl/>
        </w:rPr>
      </w:pPr>
      <w:r w:rsidRPr="00BC2C94">
        <w:rPr>
          <w:rtl/>
        </w:rPr>
        <w:t>***</w:t>
      </w:r>
    </w:p>
    <w:p w14:paraId="77EBDF2E" w14:textId="2BDA56CF" w:rsidR="006F071F" w:rsidRPr="003428AB" w:rsidRDefault="006F071F" w:rsidP="00622314">
      <w:pPr>
        <w:pStyle w:val="afffff"/>
        <w:framePr w:wrap="around"/>
        <w:rPr>
          <w:rtl/>
        </w:rPr>
      </w:pPr>
      <w:del w:id="20173" w:author="קלוד" w:date="2026-10-06T10:08:05Z">
        <w:r>
          <w:rPr>
            <w:rtl/>
          </w:rPr>
          <w:delText xml:space="preserve">משנה.</w:delText>
        </w:r>
      </w:del>
      <w:ins w:id="20174" w:author="קלוד" w:date="2026-10-06T10:08:05Z">
        <w:r>
          <w:rPr>
            <w:rtl/>
          </w:rPr>
          <w:t xml:space="preserve">משנה ז</w:t>
        </w:r>
      </w:ins>
    </w:p>
    <w:p w14:paraId="57108BE3" w14:textId="6275793B" w:rsidR="00A6533C" w:rsidRPr="00663C62" w:rsidRDefault="006F071F" w:rsidP="00663C62">
      <w:pPr>
        <w:pStyle w:val="afff3"/>
        <w:rPr>
          <w:spacing w:val="0"/>
          <w:rtl/>
        </w:rPr>
      </w:pPr>
      <w:ins w:id="9811" w:author="מספור קטעי משנה" w:date="2026-10-06T06:45:11Z">
        <w:r>
          <w:rPr>
            <w:rStyle w:val="MisparKeta"/>
          </w:rPr>
          <w:t xml:space="preserve">א. </w:t>
        </w:r>
      </w:ins>
      <w:r w:rsidRPr="00663C62">
        <w:rPr>
          <w:spacing w:val="0"/>
          <w:rtl/>
        </w:rPr>
        <w:t>מצא גיטי נשים ושחרורי עבדים, דייתיקי, מתנה ושוברין</w:t>
      </w:r>
      <w:r w:rsidR="00663C62">
        <w:rPr>
          <w:rFonts w:hint="cs"/>
          <w:spacing w:val="0"/>
          <w:rtl/>
        </w:rPr>
        <w:t xml:space="preserve"> </w:t>
      </w:r>
      <w:r w:rsidRPr="00663C62">
        <w:rPr>
          <w:spacing w:val="0"/>
          <w:rtl/>
        </w:rPr>
        <w:t>לא יחזיר,</w:t>
      </w:r>
    </w:p>
    <w:p w14:paraId="0EFA91A8" w14:textId="3E6F8365" w:rsidR="006F071F" w:rsidRPr="003428AB" w:rsidRDefault="006F071F" w:rsidP="002D31A2">
      <w:pPr>
        <w:pStyle w:val="afff3"/>
        <w:spacing w:after="60" w:line="220" w:lineRule="exact"/>
        <w:rPr>
          <w:rtl/>
        </w:rPr>
      </w:pPr>
      <w:r w:rsidRPr="003428AB">
        <w:rPr>
          <w:rtl/>
        </w:rPr>
        <w:t>שאני אומר: כתובין היו, ונמלך עליהן שלא לתנן.</w:t>
      </w:r>
    </w:p>
    <w:p w14:paraId="58D1E9E3" w14:textId="2B069237" w:rsidR="00F707CE" w:rsidRPr="00F707CE" w:rsidRDefault="006F071F" w:rsidP="004078BD">
      <w:pPr>
        <w:pStyle w:val="36"/>
        <w:framePr w:wrap="notBeside"/>
        <w:rPr>
          <w:rtl/>
        </w:rPr>
      </w:pPr>
      <w:r w:rsidRPr="00F707CE">
        <w:rPr>
          <w:rtl/>
        </w:rPr>
        <w:t>טעמא</w:t>
      </w:r>
      <w:r w:rsidR="00F707CE" w:rsidRPr="00F707CE">
        <w:rPr>
          <w:rtl/>
        </w:rPr>
        <w:t>:</w:t>
      </w:r>
    </w:p>
    <w:p w14:paraId="06899ECA" w14:textId="5534774F" w:rsidR="006F071F" w:rsidRPr="0050150D" w:rsidRDefault="006F071F" w:rsidP="009B508D">
      <w:pPr>
        <w:rPr>
          <w:rFonts w:cs="PFT_Frank"/>
          <w:b/>
          <w:bCs/>
          <w:szCs w:val="14"/>
          <w:rtl/>
        </w:rPr>
      </w:pPr>
      <w:r w:rsidRPr="00B15E44">
        <w:rPr>
          <w:rtl/>
        </w:rPr>
        <w:t xml:space="preserve">דנמלך שלא לתנן, </w:t>
      </w:r>
      <w:r w:rsidRPr="0050150D">
        <w:rPr>
          <w:rFonts w:cs="PFT_Frank"/>
          <w:b/>
          <w:bCs/>
          <w:szCs w:val="14"/>
          <w:rtl/>
        </w:rPr>
        <w:t>הא אמר תנו - נותנין, ואפילו לזמן מרובה.</w:t>
      </w:r>
    </w:p>
    <w:p w14:paraId="017444A3" w14:textId="37EDEA98" w:rsidR="00F707CE" w:rsidRPr="00F707CE" w:rsidRDefault="006F071F" w:rsidP="00577B45">
      <w:pPr>
        <w:pStyle w:val="36"/>
        <w:framePr w:wrap="notBeside"/>
        <w:rPr>
          <w:rtl/>
        </w:rPr>
      </w:pPr>
      <w:r w:rsidRPr="00F707CE">
        <w:rPr>
          <w:rtl/>
        </w:rPr>
        <w:t>ורמינהו</w:t>
      </w:r>
      <w:r w:rsidR="00F707CE" w:rsidRPr="00F707CE">
        <w:rPr>
          <w:rtl/>
        </w:rPr>
        <w:t>:</w:t>
      </w:r>
    </w:p>
    <w:p w14:paraId="3936BD94" w14:textId="0806A1A7" w:rsidR="00A6533C" w:rsidRPr="00B15E44" w:rsidRDefault="006F071F" w:rsidP="009B508D">
      <w:pPr>
        <w:rPr>
          <w:rtl/>
        </w:rPr>
      </w:pPr>
      <w:r w:rsidRPr="00B15E44">
        <w:rPr>
          <w:rtl/>
        </w:rPr>
        <w:t xml:space="preserve">המביא גט ואבד הימנו, מצאו לאלתר - כשר, </w:t>
      </w:r>
      <w:r w:rsidRPr="0050150D">
        <w:rPr>
          <w:rFonts w:cs="PFT_Frank"/>
          <w:b/>
          <w:bCs/>
          <w:szCs w:val="14"/>
          <w:rtl/>
        </w:rPr>
        <w:t>אם לאו - פסול!</w:t>
      </w:r>
      <w:r w:rsidRPr="00B15E44">
        <w:rPr>
          <w:rtl/>
        </w:rPr>
        <w:t xml:space="preserve"> </w:t>
      </w:r>
    </w:p>
    <w:p w14:paraId="2DE79E3F" w14:textId="676F5CDE" w:rsidR="00F707CE" w:rsidRPr="00F707CE" w:rsidRDefault="00184D25" w:rsidP="00577B45">
      <w:pPr>
        <w:pStyle w:val="36"/>
        <w:framePr w:wrap="notBeside"/>
        <w:rPr>
          <w:rtl/>
        </w:rPr>
      </w:pPr>
      <w:r w:rsidRPr="00F707CE">
        <w:rPr>
          <w:rFonts w:hint="cs"/>
          <w:rtl/>
        </w:rPr>
        <w:t>א. ותרצי':</w:t>
      </w:r>
      <w:r w:rsidR="00577B45" w:rsidRPr="00F707CE">
        <w:rPr>
          <w:rFonts w:hint="cs"/>
          <w:rtl/>
        </w:rPr>
        <w:t xml:space="preserve"> </w:t>
      </w:r>
      <w:r w:rsidR="006F071F" w:rsidRPr="00F707CE">
        <w:rPr>
          <w:rtl/>
        </w:rPr>
        <w:t>רבה</w:t>
      </w:r>
      <w:r w:rsidR="00F707CE" w:rsidRPr="00F707CE">
        <w:rPr>
          <w:rtl/>
        </w:rPr>
        <w:t>:</w:t>
      </w:r>
    </w:p>
    <w:p w14:paraId="63D76920" w14:textId="6479C0D5" w:rsidR="006F071F" w:rsidRPr="00B15E44" w:rsidRDefault="006F071F" w:rsidP="00184D25">
      <w:pPr>
        <w:rPr>
          <w:rtl/>
        </w:rPr>
      </w:pPr>
      <w:r w:rsidRPr="005E3761">
        <w:rPr>
          <w:rStyle w:val="affffc"/>
          <w:rtl/>
        </w:rPr>
        <w:t>כאן</w:t>
      </w:r>
      <w:r w:rsidRPr="00B15E44">
        <w:rPr>
          <w:rtl/>
        </w:rPr>
        <w:t xml:space="preserve"> </w:t>
      </w:r>
      <w:r w:rsidR="00184D25">
        <w:rPr>
          <w:rFonts w:hint="cs"/>
          <w:rtl/>
        </w:rPr>
        <w:t xml:space="preserve">שלא יחזיר </w:t>
      </w:r>
      <w:r w:rsidRPr="00B15E44">
        <w:rPr>
          <w:rtl/>
        </w:rPr>
        <w:t>- במקום שהשיירות מצויות</w:t>
      </w:r>
      <w:r w:rsidR="000A16F4">
        <w:rPr>
          <w:rFonts w:hint="cs"/>
          <w:rtl/>
        </w:rPr>
        <w:t xml:space="preserve"> </w:t>
      </w:r>
      <w:r w:rsidR="00184D25">
        <w:rPr>
          <w:rFonts w:hint="cs"/>
          <w:rtl/>
        </w:rPr>
        <w:t>ו</w:t>
      </w:r>
      <w:r w:rsidRPr="00B15E44">
        <w:rPr>
          <w:rtl/>
        </w:rPr>
        <w:t>הוחזקו שני יוסף בן שמעון בעיר אחת.</w:t>
      </w:r>
      <w:r w:rsidR="00184D25">
        <w:rPr>
          <w:rFonts w:hint="cs"/>
          <w:rtl/>
        </w:rPr>
        <w:t xml:space="preserve"> </w:t>
      </w:r>
      <w:r w:rsidR="00184D25" w:rsidRPr="005E3761">
        <w:rPr>
          <w:rStyle w:val="affffc"/>
          <w:rFonts w:hint="cs"/>
          <w:rtl/>
        </w:rPr>
        <w:t>וכאן</w:t>
      </w:r>
      <w:r w:rsidR="00184D25">
        <w:rPr>
          <w:rFonts w:hint="cs"/>
          <w:rtl/>
        </w:rPr>
        <w:t xml:space="preserve"> שיחזיר, כשאין שיירות מצויות. </w:t>
      </w:r>
    </w:p>
    <w:p w14:paraId="08DD648B" w14:textId="30401AF4" w:rsidR="009950DE" w:rsidRDefault="00063CBB" w:rsidP="00063CBB">
      <w:pPr>
        <w:pStyle w:val="affff9"/>
        <w:rPr>
          <w:rtl/>
        </w:rPr>
      </w:pPr>
      <w:r>
        <w:rPr>
          <w:rFonts w:hint="cs"/>
          <w:rtl/>
        </w:rPr>
        <w:t xml:space="preserve">שאל''כ </w:t>
      </w:r>
      <w:r w:rsidR="006F071F" w:rsidRPr="00B15E44">
        <w:rPr>
          <w:rtl/>
        </w:rPr>
        <w:t>קשיא דרבה אדרבה.</w:t>
      </w:r>
      <w:r w:rsidR="006F071F" w:rsidRPr="00B15E44">
        <w:rPr>
          <w:rFonts w:hint="cs"/>
          <w:rtl/>
        </w:rPr>
        <w:t xml:space="preserve"> </w:t>
      </w:r>
    </w:p>
    <w:p w14:paraId="3B77B8D3" w14:textId="56BD14DB" w:rsidR="00A6533C" w:rsidRPr="00B15E44" w:rsidRDefault="00063CBB" w:rsidP="009B508D">
      <w:pPr>
        <w:rPr>
          <w:rtl/>
        </w:rPr>
      </w:pPr>
      <w:r>
        <w:rPr>
          <w:rFonts w:hint="cs"/>
          <w:rtl/>
        </w:rPr>
        <w:t>כ</w:t>
      </w:r>
      <w:r w:rsidR="006F071F" w:rsidRPr="00B15E44">
        <w:rPr>
          <w:rFonts w:hint="cs"/>
          <w:rtl/>
        </w:rPr>
        <w:t>גט שנמצא בב''ד של ר''ה שכתוב בו בשוירי שעל רכס הנהר</w:t>
      </w:r>
    </w:p>
    <w:p w14:paraId="2C54718A" w14:textId="1F13566D" w:rsidR="00F707CE" w:rsidRPr="00F707CE" w:rsidRDefault="00063CBB" w:rsidP="005D77E5">
      <w:pPr>
        <w:pStyle w:val="36"/>
        <w:framePr w:wrap="notBeside"/>
        <w:rPr>
          <w:rtl/>
        </w:rPr>
      </w:pPr>
      <w:r w:rsidRPr="00F707CE">
        <w:rPr>
          <w:rFonts w:hint="cs"/>
          <w:rtl/>
        </w:rPr>
        <w:t>ושם דקדק רבה</w:t>
      </w:r>
      <w:r w:rsidR="00F707CE" w:rsidRPr="00F707CE">
        <w:rPr>
          <w:rFonts w:hint="cs"/>
          <w:rtl/>
        </w:rPr>
        <w:t>:</w:t>
      </w:r>
    </w:p>
    <w:p w14:paraId="132BE1A0" w14:textId="29AEA749" w:rsidR="006F071F" w:rsidRPr="00B15E44" w:rsidRDefault="00063CBB" w:rsidP="00063CBB">
      <w:pPr>
        <w:rPr>
          <w:rtl/>
        </w:rPr>
      </w:pPr>
      <w:r>
        <w:rPr>
          <w:rFonts w:hint="cs"/>
          <w:rtl/>
        </w:rPr>
        <w:t>ד</w:t>
      </w:r>
      <w:r w:rsidR="0032369F">
        <w:rPr>
          <w:rFonts w:hint="cs"/>
          <w:rtl/>
        </w:rPr>
        <w:t>'</w:t>
      </w:r>
      <w:r w:rsidR="006F071F" w:rsidRPr="00B15E44">
        <w:rPr>
          <w:rFonts w:hint="cs"/>
          <w:rtl/>
        </w:rPr>
        <w:t>כל מעשה ב''ד יחזיר</w:t>
      </w:r>
      <w:r w:rsidR="0078153B">
        <w:rPr>
          <w:rFonts w:hint="cs"/>
          <w:rtl/>
        </w:rPr>
        <w:t xml:space="preserve"> </w:t>
      </w:r>
      <w:r w:rsidR="006F071F" w:rsidRPr="00B15E44">
        <w:rPr>
          <w:rFonts w:hint="cs"/>
          <w:rtl/>
        </w:rPr>
        <w:t>והא</w:t>
      </w:r>
      <w:r w:rsidR="006F071F" w:rsidRPr="005E3761">
        <w:rPr>
          <w:rStyle w:val="affffc"/>
          <w:rFonts w:hint="cs"/>
          <w:rtl/>
        </w:rPr>
        <w:t xml:space="preserve"> ב''ד דר''ה</w:t>
      </w:r>
      <w:r w:rsidR="006F071F" w:rsidRPr="00B15E44">
        <w:rPr>
          <w:rFonts w:hint="cs"/>
          <w:rtl/>
        </w:rPr>
        <w:t xml:space="preserve"> כמקום שהשיירות מצויות </w:t>
      </w:r>
      <w:r w:rsidR="006F071F" w:rsidRPr="005E3761">
        <w:rPr>
          <w:rStyle w:val="affffc"/>
          <w:rFonts w:hint="cs"/>
          <w:rtl/>
        </w:rPr>
        <w:t>ופשט רבה</w:t>
      </w:r>
      <w:r w:rsidR="006F071F" w:rsidRPr="00B15E44">
        <w:rPr>
          <w:rFonts w:hint="cs"/>
          <w:rtl/>
        </w:rPr>
        <w:t xml:space="preserve"> שיחזיר. אלמא רק בהוחזקו ב' יוסף בן שמעון</w:t>
      </w:r>
      <w:r w:rsidR="003238A1">
        <w:rPr>
          <w:rFonts w:hint="cs"/>
          <w:rtl/>
        </w:rPr>
        <w:t>.</w:t>
      </w:r>
    </w:p>
    <w:p w14:paraId="157B7279" w14:textId="77777777" w:rsidR="006F071F" w:rsidRPr="00B15E44" w:rsidRDefault="006F071F" w:rsidP="00A6533C">
      <w:pPr>
        <w:pStyle w:val="affe"/>
        <w:framePr w:wrap="around"/>
        <w:rPr>
          <w:rtl/>
        </w:rPr>
      </w:pPr>
      <w:r w:rsidRPr="00B15E44">
        <w:rPr>
          <w:rtl/>
        </w:rPr>
        <w:lastRenderedPageBreak/>
        <w:t>יח:</w:t>
      </w:r>
    </w:p>
    <w:p w14:paraId="626685AF" w14:textId="77777777" w:rsidR="00F707CE" w:rsidRPr="00F707CE" w:rsidRDefault="006F071F" w:rsidP="0034531D">
      <w:pPr>
        <w:pStyle w:val="36"/>
        <w:framePr w:wrap="notBeside"/>
        <w:rPr>
          <w:rtl/>
        </w:rPr>
      </w:pPr>
      <w:r w:rsidRPr="00F707CE">
        <w:rPr>
          <w:rFonts w:hint="cs"/>
          <w:rtl/>
        </w:rPr>
        <w:t>וכן נהג רבה</w:t>
      </w:r>
      <w:r w:rsidR="00F707CE" w:rsidRPr="00F707CE">
        <w:rPr>
          <w:rtl/>
        </w:rPr>
        <w:t>:</w:t>
      </w:r>
    </w:p>
    <w:p w14:paraId="4CC9E621" w14:textId="3E9482B1" w:rsidR="00A91F6F" w:rsidRDefault="00385E52" w:rsidP="009B508D">
      <w:pPr>
        <w:rPr>
          <w:rtl/>
        </w:rPr>
      </w:pPr>
      <w:r>
        <w:rPr>
          <w:rFonts w:hint="cs"/>
          <w:rtl/>
        </w:rPr>
        <w:t>כש</w:t>
      </w:r>
      <w:r w:rsidR="006F071F" w:rsidRPr="00B15E44">
        <w:rPr>
          <w:rFonts w:hint="cs"/>
          <w:rtl/>
        </w:rPr>
        <w:t>מצא</w:t>
      </w:r>
      <w:r>
        <w:rPr>
          <w:rFonts w:hint="cs"/>
          <w:rtl/>
        </w:rPr>
        <w:t>ו</w:t>
      </w:r>
      <w:r w:rsidR="006F071F" w:rsidRPr="00B15E44">
        <w:rPr>
          <w:rFonts w:hint="cs"/>
          <w:rtl/>
        </w:rPr>
        <w:t xml:space="preserve"> גט בבית הפשתן דפומבדיתא</w:t>
      </w:r>
      <w:r w:rsidR="00A91F6F">
        <w:rPr>
          <w:rFonts w:hint="cs"/>
          <w:rtl/>
        </w:rPr>
        <w:t>,</w:t>
      </w:r>
      <w:r w:rsidR="006F071F" w:rsidRPr="00B15E44">
        <w:rPr>
          <w:rFonts w:hint="cs"/>
          <w:rtl/>
        </w:rPr>
        <w:t xml:space="preserve"> </w:t>
      </w:r>
      <w:r>
        <w:rPr>
          <w:rFonts w:hint="cs"/>
          <w:rtl/>
        </w:rPr>
        <w:t>כ</w:t>
      </w:r>
      <w:r w:rsidR="006F2BB5">
        <w:rPr>
          <w:rFonts w:hint="cs"/>
          <w:rtl/>
        </w:rPr>
        <w:t>דבריו</w:t>
      </w:r>
      <w:r w:rsidR="00A91F6F">
        <w:rPr>
          <w:rFonts w:hint="cs"/>
          <w:rtl/>
        </w:rPr>
        <w:t>,</w:t>
      </w:r>
      <w:r w:rsidR="006F2BB5">
        <w:rPr>
          <w:rFonts w:hint="cs"/>
          <w:rtl/>
        </w:rPr>
        <w:t xml:space="preserve"> </w:t>
      </w:r>
    </w:p>
    <w:p w14:paraId="27B9E5EB" w14:textId="20E35894" w:rsidR="00A6533C" w:rsidRPr="00B15E44" w:rsidRDefault="00A91F6F" w:rsidP="00A91F6F">
      <w:pPr>
        <w:pStyle w:val="affffd"/>
        <w:rPr>
          <w:rtl/>
        </w:rPr>
      </w:pPr>
      <w:r>
        <w:rPr>
          <w:rFonts w:hint="cs"/>
          <w:rtl/>
        </w:rPr>
        <w:t>שצריך</w:t>
      </w:r>
      <w:r w:rsidR="006F2BB5">
        <w:rPr>
          <w:rFonts w:hint="cs"/>
          <w:rtl/>
        </w:rPr>
        <w:t xml:space="preserve"> לב' דתנאים </w:t>
      </w:r>
      <w:r w:rsidR="006F2BB5" w:rsidRPr="00A91F6F">
        <w:rPr>
          <w:rStyle w:val="affffe"/>
          <w:rFonts w:hint="cs"/>
          <w:rtl/>
        </w:rPr>
        <w:t xml:space="preserve">א. </w:t>
      </w:r>
      <w:r w:rsidRPr="00A91F6F">
        <w:rPr>
          <w:rStyle w:val="affffe"/>
          <w:rFonts w:hint="cs"/>
          <w:rtl/>
        </w:rPr>
        <w:t>שיירות מצויות. ב. הוחזקו שני יוסף בן שמעון</w:t>
      </w:r>
    </w:p>
    <w:p w14:paraId="73F53AFC" w14:textId="68616488" w:rsidR="00F707CE" w:rsidRPr="00F707CE" w:rsidRDefault="006F071F" w:rsidP="0034531D">
      <w:pPr>
        <w:pStyle w:val="36"/>
        <w:framePr w:wrap="notBeside"/>
        <w:rPr>
          <w:rtl/>
        </w:rPr>
      </w:pPr>
      <w:r w:rsidRPr="00F707CE">
        <w:rPr>
          <w:rtl/>
        </w:rPr>
        <w:t>א"ד</w:t>
      </w:r>
      <w:r w:rsidR="00F707CE" w:rsidRPr="00F707CE">
        <w:rPr>
          <w:rtl/>
        </w:rPr>
        <w:t>:</w:t>
      </w:r>
    </w:p>
    <w:p w14:paraId="1736604F" w14:textId="12236C0F" w:rsidR="006F071F" w:rsidRPr="009610C0" w:rsidRDefault="006F071F" w:rsidP="009B508D">
      <w:pPr>
        <w:rPr>
          <w:spacing w:val="-2"/>
          <w:rtl/>
        </w:rPr>
      </w:pPr>
      <w:r w:rsidRPr="009610C0">
        <w:rPr>
          <w:spacing w:val="-2"/>
          <w:rtl/>
        </w:rPr>
        <w:t>היכ</w:t>
      </w:r>
      <w:r w:rsidR="00A91F6F" w:rsidRPr="009610C0">
        <w:rPr>
          <w:rFonts w:hint="cs"/>
          <w:spacing w:val="-2"/>
          <w:rtl/>
        </w:rPr>
        <w:t>ן</w:t>
      </w:r>
      <w:r w:rsidRPr="009610C0">
        <w:rPr>
          <w:spacing w:val="-2"/>
          <w:rtl/>
        </w:rPr>
        <w:t xml:space="preserve"> </w:t>
      </w:r>
      <w:r w:rsidR="00A91F6F" w:rsidRPr="009610C0">
        <w:rPr>
          <w:rFonts w:hint="cs"/>
          <w:spacing w:val="-2"/>
          <w:rtl/>
        </w:rPr>
        <w:t>ש</w:t>
      </w:r>
      <w:r w:rsidRPr="009610C0">
        <w:rPr>
          <w:rFonts w:hint="cs"/>
          <w:spacing w:val="-2"/>
          <w:rtl/>
        </w:rPr>
        <w:t xml:space="preserve">מוכרים </w:t>
      </w:r>
      <w:r w:rsidRPr="009610C0">
        <w:rPr>
          <w:spacing w:val="-2"/>
          <w:rtl/>
        </w:rPr>
        <w:t>כ</w:t>
      </w:r>
      <w:r w:rsidR="00A91F6F" w:rsidRPr="009610C0">
        <w:rPr>
          <w:rFonts w:hint="cs"/>
          <w:spacing w:val="-2"/>
          <w:rtl/>
        </w:rPr>
        <w:t>ותנה</w:t>
      </w:r>
      <w:r w:rsidRPr="009610C0">
        <w:rPr>
          <w:spacing w:val="-2"/>
          <w:rtl/>
        </w:rPr>
        <w:t>, והוא שלא הוחזקו, א</w:t>
      </w:r>
      <w:r w:rsidR="0034531D" w:rsidRPr="009610C0">
        <w:rPr>
          <w:rFonts w:hint="cs"/>
          <w:spacing w:val="-2"/>
          <w:rtl/>
        </w:rPr>
        <w:t>ף שהשיירות מצויות</w:t>
      </w:r>
    </w:p>
    <w:p w14:paraId="6316F66D" w14:textId="5FEDAAC0" w:rsidR="00F707CE" w:rsidRPr="00F707CE" w:rsidRDefault="006F071F" w:rsidP="0034531D">
      <w:pPr>
        <w:pStyle w:val="36"/>
        <w:framePr w:wrap="notBeside"/>
        <w:rPr>
          <w:rtl/>
        </w:rPr>
      </w:pPr>
      <w:r w:rsidRPr="00F707CE">
        <w:rPr>
          <w:rtl/>
        </w:rPr>
        <w:t>וא"ד</w:t>
      </w:r>
      <w:r w:rsidR="00F707CE" w:rsidRPr="00F707CE">
        <w:rPr>
          <w:rtl/>
        </w:rPr>
        <w:t>:</w:t>
      </w:r>
    </w:p>
    <w:p w14:paraId="1A32A22C" w14:textId="21E4D6F3" w:rsidR="006F071F" w:rsidRPr="00B15E44" w:rsidRDefault="009610C0" w:rsidP="00272A1C">
      <w:pPr>
        <w:rPr>
          <w:rtl/>
        </w:rPr>
      </w:pPr>
      <w:r>
        <w:rPr>
          <w:rFonts w:hint="cs"/>
          <w:rtl/>
        </w:rPr>
        <w:t>היכן ששורים</w:t>
      </w:r>
      <w:r w:rsidR="006F071F" w:rsidRPr="00B15E44">
        <w:rPr>
          <w:rtl/>
        </w:rPr>
        <w:t xml:space="preserve"> </w:t>
      </w:r>
      <w:r>
        <w:rPr>
          <w:rFonts w:hint="cs"/>
          <w:rtl/>
        </w:rPr>
        <w:t>כותנה</w:t>
      </w:r>
      <w:r w:rsidR="006F071F" w:rsidRPr="00B15E44">
        <w:rPr>
          <w:rtl/>
        </w:rPr>
        <w:t xml:space="preserve">, </w:t>
      </w:r>
      <w:r>
        <w:rPr>
          <w:rFonts w:hint="cs"/>
          <w:rtl/>
        </w:rPr>
        <w:t xml:space="preserve">ואף </w:t>
      </w:r>
      <w:r w:rsidR="006F071F" w:rsidRPr="00B15E44">
        <w:rPr>
          <w:rtl/>
        </w:rPr>
        <w:t>דהוחזקו, דלא שכיחא שיירות.</w:t>
      </w:r>
    </w:p>
    <w:p w14:paraId="665E1584" w14:textId="460D9CE8" w:rsidR="00272A1C" w:rsidRDefault="00272A1C" w:rsidP="00272A1C">
      <w:pPr>
        <w:pStyle w:val="affff9"/>
        <w:rPr>
          <w:rtl/>
        </w:rPr>
      </w:pPr>
      <w:r>
        <w:rPr>
          <w:rFonts w:hint="cs"/>
          <w:rtl/>
        </w:rPr>
        <w:t xml:space="preserve">ר''ז רמי </w:t>
      </w:r>
      <w:r w:rsidR="006F071F" w:rsidRPr="00B15E44">
        <w:rPr>
          <w:rtl/>
        </w:rPr>
        <w:t xml:space="preserve">מתניתין אברייתא ומשני: </w:t>
      </w:r>
    </w:p>
    <w:p w14:paraId="16EED57D" w14:textId="4776D2D1" w:rsidR="00F707CE" w:rsidRPr="00F707CE" w:rsidRDefault="006F071F" w:rsidP="00272A1C">
      <w:pPr>
        <w:pStyle w:val="36"/>
        <w:framePr w:wrap="notBeside"/>
        <w:rPr>
          <w:rtl/>
        </w:rPr>
      </w:pPr>
      <w:r w:rsidRPr="00F707CE">
        <w:rPr>
          <w:rtl/>
        </w:rPr>
        <w:t>תנן</w:t>
      </w:r>
      <w:r w:rsidR="00F707CE" w:rsidRPr="00F707CE">
        <w:rPr>
          <w:rtl/>
        </w:rPr>
        <w:t>:</w:t>
      </w:r>
    </w:p>
    <w:p w14:paraId="23842EC1" w14:textId="02F89EC0" w:rsidR="006F071F" w:rsidRPr="00B15E44" w:rsidRDefault="006F071F" w:rsidP="009B508D">
      <w:pPr>
        <w:rPr>
          <w:rtl/>
        </w:rPr>
      </w:pPr>
      <w:r w:rsidRPr="00B15E44">
        <w:rPr>
          <w:rtl/>
        </w:rPr>
        <w:t>המביא גט ואבד הימנו, מצאו לאלתר - כשר, ואם לאו - פסול.</w:t>
      </w:r>
    </w:p>
    <w:p w14:paraId="60B3F4A1" w14:textId="1CFCFA4A" w:rsidR="00F707CE" w:rsidRPr="00F707CE" w:rsidRDefault="006F071F" w:rsidP="005D23BA">
      <w:pPr>
        <w:pStyle w:val="36"/>
        <w:framePr w:wrap="notBeside"/>
        <w:rPr>
          <w:rtl/>
        </w:rPr>
      </w:pPr>
      <w:r w:rsidRPr="00F707CE">
        <w:rPr>
          <w:rtl/>
        </w:rPr>
        <w:t>ורמינהי</w:t>
      </w:r>
      <w:r w:rsidR="00F707CE" w:rsidRPr="00F707CE">
        <w:rPr>
          <w:rtl/>
        </w:rPr>
        <w:t>:</w:t>
      </w:r>
    </w:p>
    <w:p w14:paraId="213F676A" w14:textId="6380D68E" w:rsidR="005D23BA" w:rsidRDefault="006F071F" w:rsidP="003D5FC6">
      <w:pPr>
        <w:rPr>
          <w:rtl/>
        </w:rPr>
      </w:pPr>
      <w:r w:rsidRPr="00B15E44">
        <w:rPr>
          <w:rtl/>
        </w:rPr>
        <w:t>צא גט אשה בשוק, בזמן שהבעל מודה יחזיר לאשה, אין הבעל מודה לא יחזיר לא לזה ולא לזה.</w:t>
      </w:r>
      <w:r w:rsidR="003D5FC6">
        <w:rPr>
          <w:rFonts w:hint="cs"/>
          <w:rtl/>
        </w:rPr>
        <w:t xml:space="preserve"> </w:t>
      </w:r>
      <w:r w:rsidRPr="00B15E44">
        <w:rPr>
          <w:rFonts w:hint="cs"/>
          <w:rtl/>
        </w:rPr>
        <w:t xml:space="preserve">ומשמע דאפי' </w:t>
      </w:r>
      <w:r w:rsidRPr="00B15E44">
        <w:rPr>
          <w:rtl/>
        </w:rPr>
        <w:t xml:space="preserve">לזמן מרובה! </w:t>
      </w:r>
    </w:p>
    <w:p w14:paraId="4A2C8183" w14:textId="0CBBA891" w:rsidR="00F707CE" w:rsidRPr="00F707CE" w:rsidRDefault="006F071F" w:rsidP="005D23BA">
      <w:pPr>
        <w:pStyle w:val="36"/>
        <w:framePr w:wrap="notBeside"/>
        <w:rPr>
          <w:rtl/>
        </w:rPr>
      </w:pPr>
      <w:r w:rsidRPr="00F707CE">
        <w:rPr>
          <w:rtl/>
        </w:rPr>
        <w:t>- ומשני</w:t>
      </w:r>
      <w:r w:rsidR="00F707CE" w:rsidRPr="00F707CE">
        <w:rPr>
          <w:rtl/>
        </w:rPr>
        <w:t>:</w:t>
      </w:r>
    </w:p>
    <w:p w14:paraId="73635EF6" w14:textId="72BCA5AB" w:rsidR="006F071F" w:rsidRPr="00B15E44" w:rsidRDefault="006F071F" w:rsidP="009B508D">
      <w:pPr>
        <w:rPr>
          <w:rtl/>
        </w:rPr>
      </w:pPr>
      <w:r w:rsidRPr="005E3761">
        <w:rPr>
          <w:rStyle w:val="affffc"/>
          <w:rtl/>
        </w:rPr>
        <w:t>כאן -</w:t>
      </w:r>
      <w:r w:rsidRPr="00B15E44">
        <w:rPr>
          <w:rtl/>
        </w:rPr>
        <w:t xml:space="preserve"> במקום שהשיירות מצויות, </w:t>
      </w:r>
      <w:r w:rsidRPr="005E3761">
        <w:rPr>
          <w:rStyle w:val="affffc"/>
          <w:rtl/>
        </w:rPr>
        <w:t>וכאן</w:t>
      </w:r>
      <w:r w:rsidR="009329B8" w:rsidRPr="005E3761">
        <w:rPr>
          <w:rStyle w:val="affffc"/>
          <w:rFonts w:hint="cs"/>
          <w:rtl/>
        </w:rPr>
        <w:t>:</w:t>
      </w:r>
      <w:r w:rsidRPr="00B15E44">
        <w:rPr>
          <w:rtl/>
        </w:rPr>
        <w:t xml:space="preserve"> </w:t>
      </w:r>
      <w:r w:rsidRPr="00B15E44">
        <w:rPr>
          <w:rFonts w:hint="cs"/>
          <w:rtl/>
        </w:rPr>
        <w:t>ב</w:t>
      </w:r>
      <w:r w:rsidRPr="00B15E44">
        <w:rPr>
          <w:rtl/>
        </w:rPr>
        <w:t>שאין מצויות.</w:t>
      </w:r>
    </w:p>
    <w:p w14:paraId="2200A71D" w14:textId="76BD3706" w:rsidR="00F707CE" w:rsidRPr="00F707CE" w:rsidRDefault="006F071F" w:rsidP="009329B8">
      <w:pPr>
        <w:pStyle w:val="36"/>
        <w:framePr w:wrap="notBeside"/>
        <w:rPr>
          <w:rtl/>
        </w:rPr>
      </w:pPr>
      <w:r w:rsidRPr="00F707CE">
        <w:rPr>
          <w:rtl/>
        </w:rPr>
        <w:t>א"ד</w:t>
      </w:r>
      <w:r w:rsidR="00F707CE" w:rsidRPr="00F707CE">
        <w:rPr>
          <w:rtl/>
        </w:rPr>
        <w:t>:</w:t>
      </w:r>
    </w:p>
    <w:p w14:paraId="463F000C" w14:textId="28716A1D" w:rsidR="006F071F" w:rsidRPr="00B15E44" w:rsidRDefault="006F071F" w:rsidP="009B508D">
      <w:pPr>
        <w:rPr>
          <w:rtl/>
        </w:rPr>
      </w:pPr>
      <w:r w:rsidRPr="00B15E44">
        <w:rPr>
          <w:rtl/>
        </w:rPr>
        <w:t xml:space="preserve">והוא שהוחזקו </w:t>
      </w:r>
      <w:r w:rsidR="003D2383">
        <w:rPr>
          <w:rFonts w:hint="cs"/>
          <w:rtl/>
        </w:rPr>
        <w:t>שלא יחזיר</w:t>
      </w:r>
      <w:r w:rsidRPr="00B15E44">
        <w:rPr>
          <w:rtl/>
        </w:rPr>
        <w:t>, והיינו דרבה.</w:t>
      </w:r>
    </w:p>
    <w:p w14:paraId="427DD59A" w14:textId="7499BCCB" w:rsidR="00F707CE" w:rsidRPr="00F707CE" w:rsidRDefault="006F071F" w:rsidP="009329B8">
      <w:pPr>
        <w:pStyle w:val="36"/>
        <w:framePr w:wrap="notBeside"/>
        <w:rPr>
          <w:rtl/>
        </w:rPr>
      </w:pPr>
      <w:r w:rsidRPr="00F707CE">
        <w:rPr>
          <w:rtl/>
        </w:rPr>
        <w:t>א"ד</w:t>
      </w:r>
      <w:r w:rsidR="00F707CE" w:rsidRPr="00F707CE">
        <w:rPr>
          <w:rtl/>
        </w:rPr>
        <w:t>:</w:t>
      </w:r>
    </w:p>
    <w:p w14:paraId="47F1B3A5" w14:textId="0E17CF71" w:rsidR="006F071F" w:rsidRPr="00B15E44" w:rsidRDefault="00272A1C" w:rsidP="003238A1">
      <w:pPr>
        <w:spacing w:after="60"/>
        <w:rPr>
          <w:rtl/>
        </w:rPr>
      </w:pPr>
      <w:r>
        <w:rPr>
          <w:rFonts w:hint="cs"/>
          <w:rtl/>
        </w:rPr>
        <w:t>אף ש</w:t>
      </w:r>
      <w:r w:rsidR="006F071F" w:rsidRPr="00B15E44">
        <w:rPr>
          <w:rtl/>
        </w:rPr>
        <w:t xml:space="preserve">לא הוחזקו לא </w:t>
      </w:r>
      <w:r w:rsidR="003D2383">
        <w:rPr>
          <w:rFonts w:hint="cs"/>
          <w:rtl/>
        </w:rPr>
        <w:t>יחזיר</w:t>
      </w:r>
      <w:r w:rsidR="006F071F" w:rsidRPr="00B15E44">
        <w:rPr>
          <w:rtl/>
        </w:rPr>
        <w:t>, ופליגא דרבה.</w:t>
      </w:r>
    </w:p>
    <w:p w14:paraId="524548C3" w14:textId="77777777" w:rsidR="00F707CE" w:rsidRPr="00F707CE" w:rsidRDefault="006F071F" w:rsidP="005D23BA">
      <w:pPr>
        <w:pStyle w:val="36"/>
        <w:framePr w:wrap="notBeside"/>
        <w:rPr>
          <w:rtl/>
        </w:rPr>
      </w:pPr>
      <w:r w:rsidRPr="00F707CE">
        <w:rPr>
          <w:rFonts w:hint="cs"/>
          <w:rtl/>
        </w:rPr>
        <w:t>ר</w:t>
      </w:r>
      <w:r w:rsidRPr="00F707CE">
        <w:rPr>
          <w:rtl/>
        </w:rPr>
        <w:t>בה לא אמר כר</w:t>
      </w:r>
      <w:r w:rsidRPr="00F707CE">
        <w:rPr>
          <w:rFonts w:hint="cs"/>
          <w:rtl/>
        </w:rPr>
        <w:t>"ז</w:t>
      </w:r>
      <w:r w:rsidR="00F707CE" w:rsidRPr="00F707CE">
        <w:rPr>
          <w:rtl/>
        </w:rPr>
        <w:t>:</w:t>
      </w:r>
    </w:p>
    <w:p w14:paraId="1E85A413" w14:textId="70784D95" w:rsidR="006F071F" w:rsidRPr="00B15E44" w:rsidRDefault="004368AC" w:rsidP="009B508D">
      <w:pPr>
        <w:rPr>
          <w:rtl/>
        </w:rPr>
      </w:pPr>
      <w:r>
        <w:rPr>
          <w:rFonts w:hint="cs"/>
          <w:rtl/>
        </w:rPr>
        <w:t xml:space="preserve">שהעדיף להקשות מהמשנה </w:t>
      </w:r>
      <w:r w:rsidRPr="004368AC">
        <w:rPr>
          <w:rStyle w:val="affffe"/>
          <w:rFonts w:hint="cs"/>
          <w:rtl/>
        </w:rPr>
        <w:t>[ולא מברייתא]</w:t>
      </w:r>
    </w:p>
    <w:p w14:paraId="2CFF8A06" w14:textId="77777777" w:rsidR="00F707CE" w:rsidRPr="00F707CE" w:rsidRDefault="006F071F" w:rsidP="005D23BA">
      <w:pPr>
        <w:pStyle w:val="36"/>
        <w:framePr w:wrap="notBeside"/>
        <w:rPr>
          <w:rtl/>
        </w:rPr>
      </w:pPr>
      <w:r w:rsidRPr="00F707CE">
        <w:rPr>
          <w:rtl/>
        </w:rPr>
        <w:t>ר</w:t>
      </w:r>
      <w:r w:rsidRPr="00F707CE">
        <w:rPr>
          <w:rFonts w:hint="cs"/>
          <w:rtl/>
        </w:rPr>
        <w:t>"ז</w:t>
      </w:r>
      <w:r w:rsidRPr="00F707CE">
        <w:rPr>
          <w:rtl/>
        </w:rPr>
        <w:t xml:space="preserve"> לא אמר כרבה</w:t>
      </w:r>
      <w:r w:rsidR="00F707CE" w:rsidRPr="00F707CE">
        <w:rPr>
          <w:rtl/>
        </w:rPr>
        <w:t>:</w:t>
      </w:r>
    </w:p>
    <w:p w14:paraId="74AAA730" w14:textId="47052F97" w:rsidR="00A6533C" w:rsidRPr="00B15E44" w:rsidRDefault="005D23BA" w:rsidP="009B508D">
      <w:pPr>
        <w:rPr>
          <w:rtl/>
        </w:rPr>
      </w:pPr>
      <w:r w:rsidRPr="005E3761">
        <w:rPr>
          <w:rStyle w:val="affffc"/>
          <w:rFonts w:hint="cs"/>
          <w:rtl/>
        </w:rPr>
        <w:t>ד</w:t>
      </w:r>
      <w:r w:rsidR="006F071F" w:rsidRPr="005E3761">
        <w:rPr>
          <w:rStyle w:val="affffc"/>
          <w:rFonts w:hint="cs"/>
          <w:rtl/>
        </w:rPr>
        <w:t>לא תני</w:t>
      </w:r>
      <w:r w:rsidR="006F071F" w:rsidRPr="00B15E44">
        <w:rPr>
          <w:rFonts w:hint="cs"/>
          <w:rtl/>
        </w:rPr>
        <w:t xml:space="preserve"> תנו</w:t>
      </w:r>
      <w:r w:rsidR="004368AC">
        <w:rPr>
          <w:rFonts w:hint="cs"/>
          <w:rtl/>
        </w:rPr>
        <w:t>,</w:t>
      </w:r>
      <w:r w:rsidR="006F071F" w:rsidRPr="00B15E44">
        <w:rPr>
          <w:rFonts w:hint="cs"/>
          <w:rtl/>
        </w:rPr>
        <w:t xml:space="preserve"> ואפי' לזמן מרובה ואפשר תנו היינו לאלתר</w:t>
      </w:r>
    </w:p>
    <w:p w14:paraId="6C6AF2FD" w14:textId="77777777" w:rsidR="00F707CE" w:rsidRPr="00F707CE" w:rsidRDefault="006F071F" w:rsidP="0040550E">
      <w:pPr>
        <w:pStyle w:val="36"/>
        <w:framePr w:wrap="notBeside"/>
        <w:rPr>
          <w:rtl/>
        </w:rPr>
      </w:pPr>
      <w:r w:rsidRPr="00F707CE">
        <w:rPr>
          <w:rtl/>
        </w:rPr>
        <w:t>למ"ד לר</w:t>
      </w:r>
      <w:r w:rsidRPr="00F707CE">
        <w:rPr>
          <w:rFonts w:hint="cs"/>
          <w:rtl/>
        </w:rPr>
        <w:t>"ז</w:t>
      </w:r>
      <w:r w:rsidR="00F707CE" w:rsidRPr="00F707CE">
        <w:rPr>
          <w:rtl/>
        </w:rPr>
        <w:t>:</w:t>
      </w:r>
    </w:p>
    <w:p w14:paraId="382482A1" w14:textId="625EDDAC" w:rsidR="0040550E" w:rsidRPr="003238A1" w:rsidRDefault="006F071F" w:rsidP="009B508D">
      <w:pPr>
        <w:rPr>
          <w:spacing w:val="-2"/>
          <w:rtl/>
        </w:rPr>
      </w:pPr>
      <w:r w:rsidRPr="003238A1">
        <w:rPr>
          <w:spacing w:val="-2"/>
          <w:rtl/>
        </w:rPr>
        <w:t xml:space="preserve">במקום שהשיירות מצויות </w:t>
      </w:r>
      <w:r w:rsidR="0040550E" w:rsidRPr="003238A1">
        <w:rPr>
          <w:rFonts w:hint="cs"/>
          <w:spacing w:val="-2"/>
          <w:rtl/>
        </w:rPr>
        <w:t>ואף</w:t>
      </w:r>
      <w:r w:rsidRPr="003238A1">
        <w:rPr>
          <w:spacing w:val="-2"/>
          <w:rtl/>
        </w:rPr>
        <w:t xml:space="preserve"> שלא הוחזקו שני יוסף בן שמעון, </w:t>
      </w:r>
    </w:p>
    <w:p w14:paraId="29706204" w14:textId="02C31063" w:rsidR="00F707CE" w:rsidRPr="00F707CE" w:rsidRDefault="006F071F" w:rsidP="0040550E">
      <w:pPr>
        <w:pStyle w:val="36"/>
        <w:framePr w:wrap="notBeside"/>
        <w:rPr>
          <w:rtl/>
        </w:rPr>
      </w:pPr>
      <w:r w:rsidRPr="00F707CE">
        <w:rPr>
          <w:rtl/>
        </w:rPr>
        <w:t>ו</w:t>
      </w:r>
      <w:r w:rsidR="0040550E" w:rsidRPr="00F707CE">
        <w:rPr>
          <w:rFonts w:hint="cs"/>
          <w:rtl/>
        </w:rPr>
        <w:t>חלקו דלרבה</w:t>
      </w:r>
      <w:r w:rsidR="00F707CE" w:rsidRPr="00F707CE">
        <w:rPr>
          <w:rFonts w:hint="cs"/>
          <w:rtl/>
        </w:rPr>
        <w:t>:</w:t>
      </w:r>
    </w:p>
    <w:p w14:paraId="3D540659" w14:textId="5DF8B624" w:rsidR="006F071F" w:rsidRPr="00B15E44" w:rsidRDefault="006F071F" w:rsidP="009B508D">
      <w:pPr>
        <w:rPr>
          <w:rtl/>
        </w:rPr>
      </w:pPr>
      <w:r w:rsidRPr="00B15E44">
        <w:rPr>
          <w:rtl/>
        </w:rPr>
        <w:t xml:space="preserve">כל מעשה </w:t>
      </w:r>
      <w:r w:rsidR="0040550E">
        <w:rPr>
          <w:rFonts w:hint="cs"/>
          <w:rtl/>
        </w:rPr>
        <w:t xml:space="preserve">ב"ד </w:t>
      </w:r>
      <w:r w:rsidRPr="00B15E44">
        <w:rPr>
          <w:rtl/>
        </w:rPr>
        <w:t xml:space="preserve">יחזיר </w:t>
      </w:r>
      <w:r w:rsidR="0040550E">
        <w:rPr>
          <w:rFonts w:hint="cs"/>
          <w:rtl/>
        </w:rPr>
        <w:t xml:space="preserve">- שנמצא </w:t>
      </w:r>
      <w:r w:rsidRPr="00B15E44">
        <w:rPr>
          <w:rtl/>
        </w:rPr>
        <w:t>בב</w:t>
      </w:r>
      <w:r w:rsidRPr="00B15E44">
        <w:rPr>
          <w:rFonts w:hint="cs"/>
          <w:rtl/>
        </w:rPr>
        <w:t>"ד וכשיירות מצויות והוא שהוחזקו דלא יחזיר</w:t>
      </w:r>
      <w:r w:rsidRPr="00B15E44">
        <w:rPr>
          <w:rtl/>
        </w:rPr>
        <w:t>.</w:t>
      </w:r>
    </w:p>
    <w:p w14:paraId="08B020F4" w14:textId="3BAA5EFD" w:rsidR="00F707CE" w:rsidRPr="00F707CE" w:rsidRDefault="006F071F" w:rsidP="005D23BA">
      <w:pPr>
        <w:pStyle w:val="36"/>
        <w:framePr w:wrap="notBeside"/>
        <w:rPr>
          <w:rtl/>
        </w:rPr>
      </w:pPr>
      <w:r w:rsidRPr="00F707CE">
        <w:rPr>
          <w:rFonts w:hint="cs"/>
          <w:rtl/>
        </w:rPr>
        <w:t>ור"ז</w:t>
      </w:r>
      <w:r w:rsidR="00F707CE" w:rsidRPr="00F707CE">
        <w:rPr>
          <w:rtl/>
        </w:rPr>
        <w:t>:</w:t>
      </w:r>
    </w:p>
    <w:p w14:paraId="5B845AA6" w14:textId="576CEC3F" w:rsidR="006F071F" w:rsidRPr="00B15E44" w:rsidRDefault="0085373B" w:rsidP="003238A1">
      <w:pPr>
        <w:spacing w:after="60"/>
        <w:rPr>
          <w:rtl/>
        </w:rPr>
      </w:pPr>
      <w:r>
        <w:rPr>
          <w:rFonts w:hint="cs"/>
          <w:rtl/>
        </w:rPr>
        <w:t xml:space="preserve">תני </w:t>
      </w:r>
      <w:r w:rsidR="006F071F" w:rsidRPr="00B15E44">
        <w:rPr>
          <w:rFonts w:hint="cs"/>
          <w:rtl/>
        </w:rPr>
        <w:t xml:space="preserve">כל מעשה ב''ד </w:t>
      </w:r>
      <w:r w:rsidRPr="0085373B">
        <w:rPr>
          <w:rStyle w:val="affffe"/>
          <w:rFonts w:hint="cs"/>
          <w:rtl/>
        </w:rPr>
        <w:t>ולא שנמצא בב''ד</w:t>
      </w:r>
      <w:r>
        <w:rPr>
          <w:rFonts w:hint="cs"/>
          <w:rtl/>
        </w:rPr>
        <w:t xml:space="preserve"> </w:t>
      </w:r>
      <w:r w:rsidR="006F071F" w:rsidRPr="00B15E44">
        <w:rPr>
          <w:rFonts w:hint="cs"/>
          <w:rtl/>
        </w:rPr>
        <w:t>ומיירי שנמצאו בחוץ</w:t>
      </w:r>
      <w:r w:rsidR="006F071F" w:rsidRPr="00B15E44">
        <w:rPr>
          <w:rtl/>
        </w:rPr>
        <w:t>.</w:t>
      </w:r>
    </w:p>
    <w:p w14:paraId="080BECA6" w14:textId="29F30423" w:rsidR="00F707CE" w:rsidRPr="00F707CE" w:rsidRDefault="00721D29" w:rsidP="005D23BA">
      <w:pPr>
        <w:pStyle w:val="36"/>
        <w:framePr w:wrap="notBeside"/>
        <w:rPr>
          <w:rtl/>
        </w:rPr>
      </w:pPr>
      <w:r w:rsidRPr="00F707CE">
        <w:rPr>
          <w:rFonts w:hint="cs"/>
          <w:rtl/>
        </w:rPr>
        <w:t xml:space="preserve">ב. </w:t>
      </w:r>
      <w:r w:rsidR="006F071F" w:rsidRPr="00F707CE">
        <w:rPr>
          <w:rFonts w:hint="cs"/>
          <w:rtl/>
        </w:rPr>
        <w:t>רי''ר</w:t>
      </w:r>
      <w:r w:rsidR="00F707CE" w:rsidRPr="00F707CE">
        <w:rPr>
          <w:rtl/>
        </w:rPr>
        <w:t>:</w:t>
      </w:r>
    </w:p>
    <w:p w14:paraId="7F9675BB" w14:textId="67ECF1FA" w:rsidR="006F071F" w:rsidRPr="00B15E44" w:rsidRDefault="005D23BA" w:rsidP="009B508D">
      <w:pPr>
        <w:rPr>
          <w:rtl/>
        </w:rPr>
      </w:pPr>
      <w:r>
        <w:rPr>
          <w:rFonts w:hint="cs"/>
          <w:rtl/>
        </w:rPr>
        <w:t>כ</w:t>
      </w:r>
      <w:r w:rsidR="006F071F" w:rsidRPr="00B15E44">
        <w:rPr>
          <w:rtl/>
        </w:rPr>
        <w:t xml:space="preserve">גון </w:t>
      </w:r>
      <w:r w:rsidR="00721D29">
        <w:rPr>
          <w:rFonts w:hint="cs"/>
          <w:rtl/>
        </w:rPr>
        <w:t xml:space="preserve">שאמרו </w:t>
      </w:r>
      <w:r w:rsidR="006F071F" w:rsidRPr="00B15E44">
        <w:rPr>
          <w:rtl/>
        </w:rPr>
        <w:t>עדים: מעולם לא חתמנו אלא על גט אחד של יוסף בן שמעון.</w:t>
      </w:r>
    </w:p>
    <w:p w14:paraId="3EE515B3" w14:textId="77777777" w:rsidR="00F707CE" w:rsidRPr="00F707CE" w:rsidRDefault="006F071F" w:rsidP="005D23BA">
      <w:pPr>
        <w:pStyle w:val="36"/>
        <w:framePr w:wrap="notBeside"/>
        <w:rPr>
          <w:rtl/>
        </w:rPr>
      </w:pPr>
      <w:r w:rsidRPr="00F707CE">
        <w:rPr>
          <w:rFonts w:hint="cs"/>
          <w:rtl/>
        </w:rPr>
        <w:t>וקמ''ל</w:t>
      </w:r>
      <w:r w:rsidR="00F707CE" w:rsidRPr="00F707CE">
        <w:rPr>
          <w:rtl/>
        </w:rPr>
        <w:t>:</w:t>
      </w:r>
    </w:p>
    <w:p w14:paraId="4A2F888F" w14:textId="4C825433" w:rsidR="006F071F" w:rsidRPr="00B15E44" w:rsidRDefault="006F071F" w:rsidP="005D23BA">
      <w:pPr>
        <w:rPr>
          <w:rtl/>
        </w:rPr>
      </w:pPr>
      <w:r w:rsidRPr="00B15E44">
        <w:rPr>
          <w:rFonts w:hint="cs"/>
          <w:rtl/>
        </w:rPr>
        <w:t>דלא</w:t>
      </w:r>
      <w:r w:rsidRPr="00B15E44">
        <w:rPr>
          <w:rtl/>
        </w:rPr>
        <w:t xml:space="preserve"> ליחוש </w:t>
      </w:r>
      <w:r w:rsidR="00AF538E">
        <w:rPr>
          <w:rFonts w:hint="cs"/>
          <w:rtl/>
        </w:rPr>
        <w:t>ש</w:t>
      </w:r>
      <w:r w:rsidRPr="00B15E44">
        <w:rPr>
          <w:rtl/>
        </w:rPr>
        <w:t>מא אתרמי שמא כשמא, ועדים כעדים - קמ"ל.</w:t>
      </w:r>
    </w:p>
    <w:p w14:paraId="077B8679" w14:textId="472962C2" w:rsidR="00F707CE" w:rsidRPr="00F707CE" w:rsidRDefault="00D020E4" w:rsidP="005D23BA">
      <w:pPr>
        <w:pStyle w:val="36"/>
        <w:framePr w:wrap="notBeside"/>
        <w:rPr>
          <w:rtl/>
        </w:rPr>
      </w:pPr>
      <w:r w:rsidRPr="00F707CE">
        <w:rPr>
          <w:rFonts w:hint="cs"/>
          <w:rtl/>
        </w:rPr>
        <w:t xml:space="preserve">ג. </w:t>
      </w:r>
      <w:r w:rsidR="006F071F" w:rsidRPr="00F707CE">
        <w:rPr>
          <w:rtl/>
        </w:rPr>
        <w:t>רב אשי</w:t>
      </w:r>
      <w:r w:rsidR="00F707CE" w:rsidRPr="00F707CE">
        <w:rPr>
          <w:rtl/>
        </w:rPr>
        <w:t>:</w:t>
      </w:r>
    </w:p>
    <w:p w14:paraId="5DF99A20" w14:textId="757E4074" w:rsidR="00AF538E" w:rsidRDefault="006F071F" w:rsidP="009B508D">
      <w:pPr>
        <w:rPr>
          <w:rtl/>
        </w:rPr>
      </w:pPr>
      <w:r w:rsidRPr="00B15E44">
        <w:rPr>
          <w:rtl/>
        </w:rPr>
        <w:t xml:space="preserve">כגון </w:t>
      </w:r>
      <w:r w:rsidR="00721D29">
        <w:rPr>
          <w:rFonts w:hint="cs"/>
          <w:rtl/>
        </w:rPr>
        <w:t>ש</w:t>
      </w:r>
      <w:r w:rsidRPr="00B15E44">
        <w:rPr>
          <w:rtl/>
        </w:rPr>
        <w:t xml:space="preserve">אמר נקב יש בו בצד אות פלונית, </w:t>
      </w:r>
    </w:p>
    <w:p w14:paraId="5D471A04" w14:textId="52BBA80E" w:rsidR="006F071F" w:rsidRPr="00B15E44" w:rsidRDefault="006F071F" w:rsidP="00AF538E">
      <w:pPr>
        <w:rPr>
          <w:rtl/>
        </w:rPr>
      </w:pPr>
      <w:r w:rsidRPr="00B15E44">
        <w:rPr>
          <w:rtl/>
        </w:rPr>
        <w:t>אבל נקב בעלמא לא.</w:t>
      </w:r>
      <w:r w:rsidR="00AF538E">
        <w:rPr>
          <w:rFonts w:hint="cs"/>
          <w:rtl/>
        </w:rPr>
        <w:t xml:space="preserve"> </w:t>
      </w:r>
      <w:r w:rsidRPr="005E3761">
        <w:rPr>
          <w:rStyle w:val="affffc"/>
          <w:rFonts w:hint="cs"/>
          <w:rtl/>
        </w:rPr>
        <w:t>ד</w:t>
      </w:r>
      <w:r w:rsidRPr="005E3761">
        <w:rPr>
          <w:rStyle w:val="affffc"/>
          <w:rtl/>
        </w:rPr>
        <w:t>מספק</w:t>
      </w:r>
      <w:r w:rsidRPr="005E3761">
        <w:rPr>
          <w:rStyle w:val="affffc"/>
          <w:rFonts w:hint="cs"/>
          <w:rtl/>
        </w:rPr>
        <w:t>"ל</w:t>
      </w:r>
      <w:r w:rsidRPr="005E3761">
        <w:rPr>
          <w:rStyle w:val="affffc"/>
          <w:rtl/>
        </w:rPr>
        <w:t>:</w:t>
      </w:r>
      <w:r w:rsidRPr="00B15E44">
        <w:rPr>
          <w:rtl/>
        </w:rPr>
        <w:t xml:space="preserve"> סימנים, אי דאורייתא אי דרבנן.</w:t>
      </w:r>
    </w:p>
    <w:p w14:paraId="161AFC84" w14:textId="77777777" w:rsidR="00F707CE" w:rsidRPr="00F707CE" w:rsidRDefault="00D020E4" w:rsidP="005D23BA">
      <w:pPr>
        <w:pStyle w:val="36"/>
        <w:framePr w:wrap="notBeside"/>
        <w:rPr>
          <w:rtl/>
        </w:rPr>
      </w:pPr>
      <w:r w:rsidRPr="00F707CE">
        <w:rPr>
          <w:rFonts w:hint="cs"/>
          <w:rtl/>
        </w:rPr>
        <w:t>ל</w:t>
      </w:r>
      <w:r w:rsidR="006F071F" w:rsidRPr="00F707CE">
        <w:rPr>
          <w:rFonts w:hint="cs"/>
          <w:rtl/>
        </w:rPr>
        <w:t>רבב"ח</w:t>
      </w:r>
      <w:r w:rsidR="00F707CE" w:rsidRPr="00F707CE">
        <w:rPr>
          <w:rtl/>
        </w:rPr>
        <w:t>:</w:t>
      </w:r>
    </w:p>
    <w:p w14:paraId="48BA92FF" w14:textId="28E28BD4" w:rsidR="00A6533C" w:rsidRPr="00B15E44" w:rsidRDefault="006F071F" w:rsidP="009B508D">
      <w:pPr>
        <w:rPr>
          <w:rtl/>
        </w:rPr>
      </w:pPr>
      <w:r w:rsidRPr="00B15E44">
        <w:rPr>
          <w:rFonts w:hint="cs"/>
          <w:rtl/>
        </w:rPr>
        <w:t>אבד</w:t>
      </w:r>
      <w:r w:rsidRPr="00B15E44">
        <w:rPr>
          <w:rtl/>
        </w:rPr>
        <w:t xml:space="preserve"> </w:t>
      </w:r>
      <w:r w:rsidR="00D020E4">
        <w:rPr>
          <w:rFonts w:hint="cs"/>
          <w:rtl/>
        </w:rPr>
        <w:t>ג</w:t>
      </w:r>
      <w:r w:rsidR="005D23BA">
        <w:rPr>
          <w:rFonts w:hint="cs"/>
          <w:rtl/>
        </w:rPr>
        <w:t xml:space="preserve">ט בביהמ''ד </w:t>
      </w:r>
      <w:r w:rsidRPr="005E3761">
        <w:rPr>
          <w:rStyle w:val="affffc"/>
          <w:rFonts w:hint="cs"/>
          <w:rtl/>
        </w:rPr>
        <w:t xml:space="preserve">אמר </w:t>
      </w:r>
      <w:r w:rsidRPr="00D020E4">
        <w:rPr>
          <w:rFonts w:hint="cs"/>
          <w:rtl/>
        </w:rPr>
        <w:t>יש</w:t>
      </w:r>
      <w:r w:rsidRPr="00B15E44">
        <w:rPr>
          <w:rFonts w:hint="cs"/>
          <w:rtl/>
        </w:rPr>
        <w:t xml:space="preserve"> לי גם סימן וגם טביעות עין והחזירו לו</w:t>
      </w:r>
    </w:p>
    <w:p w14:paraId="13289B7B" w14:textId="3D4365BD" w:rsidR="00F707CE" w:rsidRPr="00F707CE" w:rsidRDefault="006F071F" w:rsidP="00D020E4">
      <w:pPr>
        <w:pStyle w:val="36"/>
        <w:framePr w:wrap="notBeside"/>
        <w:rPr>
          <w:rtl/>
        </w:rPr>
      </w:pPr>
      <w:r w:rsidRPr="00F707CE">
        <w:rPr>
          <w:rFonts w:hint="cs"/>
          <w:rtl/>
        </w:rPr>
        <w:t>ולא ידע</w:t>
      </w:r>
      <w:r w:rsidR="00F707CE" w:rsidRPr="00F707CE">
        <w:rPr>
          <w:rFonts w:hint="cs"/>
          <w:rtl/>
        </w:rPr>
        <w:t>:</w:t>
      </w:r>
    </w:p>
    <w:p w14:paraId="12E953B1" w14:textId="245605C8" w:rsidR="006F071F" w:rsidRPr="00B15E44" w:rsidRDefault="00D020E4" w:rsidP="00D020E4">
      <w:pPr>
        <w:rPr>
          <w:rtl/>
        </w:rPr>
      </w:pPr>
      <w:r>
        <w:rPr>
          <w:rFonts w:hint="cs"/>
          <w:rtl/>
        </w:rPr>
        <w:t xml:space="preserve">אם החזירו מפני שסימנין דאורייתא, או מפני טביעות עין ומשום </w:t>
      </w:r>
      <w:r w:rsidR="006F071F" w:rsidRPr="00B15E44">
        <w:rPr>
          <w:rFonts w:hint="cs"/>
          <w:rtl/>
        </w:rPr>
        <w:t>שהוא ת''ח</w:t>
      </w:r>
      <w:r w:rsidR="006F071F" w:rsidRPr="00B15E44">
        <w:rPr>
          <w:rtl/>
        </w:rPr>
        <w:t>.</w:t>
      </w:r>
    </w:p>
    <w:p w14:paraId="4DAF1821" w14:textId="77777777" w:rsidR="00A6533C" w:rsidRPr="00B15E44" w:rsidRDefault="00A6533C" w:rsidP="00A6533C">
      <w:pPr>
        <w:pStyle w:val="aff9"/>
        <w:rPr>
          <w:rtl/>
        </w:rPr>
      </w:pPr>
      <w:r w:rsidRPr="00B15E44">
        <w:rPr>
          <w:rtl/>
        </w:rPr>
        <w:t>***</w:t>
      </w:r>
    </w:p>
    <w:p w14:paraId="54C97369" w14:textId="5F474F03" w:rsidR="006F071F" w:rsidRPr="00B15E44" w:rsidRDefault="006F071F" w:rsidP="00A6533C">
      <w:pPr>
        <w:pStyle w:val="affe"/>
        <w:framePr w:wrap="around"/>
        <w:rPr>
          <w:rtl/>
        </w:rPr>
      </w:pPr>
      <w:r w:rsidRPr="00B15E44">
        <w:rPr>
          <w:rtl/>
        </w:rPr>
        <w:lastRenderedPageBreak/>
        <w:t>יט.</w:t>
      </w:r>
    </w:p>
    <w:p w14:paraId="40C46C4A" w14:textId="77777777" w:rsidR="00F707CE" w:rsidRPr="00F707CE" w:rsidRDefault="006F071F" w:rsidP="00CF6E85">
      <w:pPr>
        <w:pStyle w:val="36"/>
        <w:framePr w:wrap="notBeside"/>
        <w:rPr>
          <w:rtl/>
        </w:rPr>
      </w:pPr>
      <w:r w:rsidRPr="00F707CE">
        <w:rPr>
          <w:rtl/>
        </w:rPr>
        <w:t>גופא,</w:t>
      </w:r>
      <w:r w:rsidR="00F707CE" w:rsidRPr="00F707CE">
        <w:rPr>
          <w:rtl/>
        </w:rPr>
        <w:t>:</w:t>
      </w:r>
    </w:p>
    <w:p w14:paraId="16DBBE31" w14:textId="17E17EA6" w:rsidR="00A6533C" w:rsidRPr="00B15E44" w:rsidRDefault="006F071F" w:rsidP="008A596D">
      <w:pPr>
        <w:pStyle w:val="affff9"/>
        <w:rPr>
          <w:rtl/>
        </w:rPr>
      </w:pPr>
      <w:r w:rsidRPr="00B15E44">
        <w:rPr>
          <w:rtl/>
        </w:rPr>
        <w:t>מצא גט אשה בשוק, בזמן שהבעל מודה - יחזיר לאשה,</w:t>
      </w:r>
    </w:p>
    <w:p w14:paraId="706FDDE5" w14:textId="77777777" w:rsidR="00F707CE" w:rsidRPr="00F707CE" w:rsidRDefault="006F071F" w:rsidP="00431BE6">
      <w:pPr>
        <w:pStyle w:val="36"/>
        <w:framePr w:wrap="notBeside"/>
        <w:rPr>
          <w:rtl/>
        </w:rPr>
      </w:pPr>
      <w:r w:rsidRPr="00F707CE">
        <w:rPr>
          <w:rtl/>
        </w:rPr>
        <w:t>ול</w:t>
      </w:r>
      <w:r w:rsidRPr="00F707CE">
        <w:rPr>
          <w:rFonts w:hint="cs"/>
          <w:rtl/>
        </w:rPr>
        <w:t>א חיישי</w:t>
      </w:r>
      <w:r w:rsidR="00F707CE" w:rsidRPr="00F707CE">
        <w:rPr>
          <w:rtl/>
        </w:rPr>
        <w:t>:</w:t>
      </w:r>
    </w:p>
    <w:p w14:paraId="59B72542" w14:textId="4A7B1F62" w:rsidR="006F071F" w:rsidRPr="00B15E44" w:rsidRDefault="008A596D" w:rsidP="008A596D">
      <w:pPr>
        <w:rPr>
          <w:rtl/>
        </w:rPr>
      </w:pPr>
      <w:r>
        <w:rPr>
          <w:rFonts w:hint="cs"/>
          <w:rtl/>
        </w:rPr>
        <w:t>ש</w:t>
      </w:r>
      <w:r w:rsidR="006F071F" w:rsidRPr="00B15E44">
        <w:rPr>
          <w:rtl/>
        </w:rPr>
        <w:t xml:space="preserve">כתב ליתן בניסן, </w:t>
      </w:r>
      <w:r>
        <w:rPr>
          <w:rFonts w:hint="cs"/>
          <w:rtl/>
        </w:rPr>
        <w:t>ו</w:t>
      </w:r>
      <w:r w:rsidR="006F071F" w:rsidRPr="00B15E44">
        <w:rPr>
          <w:rtl/>
        </w:rPr>
        <w:t xml:space="preserve">נתן לה </w:t>
      </w:r>
      <w:r>
        <w:rPr>
          <w:rFonts w:hint="cs"/>
          <w:rtl/>
        </w:rPr>
        <w:t>רק</w:t>
      </w:r>
      <w:r w:rsidR="006F071F" w:rsidRPr="00B15E44">
        <w:rPr>
          <w:rtl/>
        </w:rPr>
        <w:t xml:space="preserve"> </w:t>
      </w:r>
      <w:r>
        <w:rPr>
          <w:rFonts w:hint="cs"/>
          <w:rtl/>
        </w:rPr>
        <w:t>ב</w:t>
      </w:r>
      <w:r w:rsidR="006F071F" w:rsidRPr="00B15E44">
        <w:rPr>
          <w:rtl/>
        </w:rPr>
        <w:t>תשרי,</w:t>
      </w:r>
      <w:r>
        <w:rPr>
          <w:rFonts w:hint="cs"/>
          <w:rtl/>
        </w:rPr>
        <w:t xml:space="preserve"> </w:t>
      </w:r>
      <w:r w:rsidR="006F071F" w:rsidRPr="00B15E44">
        <w:rPr>
          <w:rFonts w:hint="cs"/>
          <w:rtl/>
        </w:rPr>
        <w:t>מכר פירות מניסן ועד תשרי ועכשיו יוציא לגט דניסן</w:t>
      </w:r>
      <w:r w:rsidR="000960FA">
        <w:rPr>
          <w:rFonts w:hint="cs"/>
          <w:rtl/>
        </w:rPr>
        <w:t>,</w:t>
      </w:r>
      <w:r w:rsidR="006F071F" w:rsidRPr="00B15E44">
        <w:rPr>
          <w:rFonts w:hint="cs"/>
          <w:rtl/>
        </w:rPr>
        <w:t xml:space="preserve"> ויטרוף שלא כדין</w:t>
      </w:r>
      <w:r>
        <w:rPr>
          <w:rFonts w:hint="cs"/>
          <w:rtl/>
        </w:rPr>
        <w:t>,</w:t>
      </w:r>
    </w:p>
    <w:p w14:paraId="42F0DF32" w14:textId="77777777" w:rsidR="00F707CE" w:rsidRPr="00F707CE" w:rsidRDefault="006F071F" w:rsidP="00131CC3">
      <w:pPr>
        <w:pStyle w:val="36"/>
        <w:framePr w:wrap="notBeside"/>
        <w:rPr>
          <w:rtl/>
        </w:rPr>
      </w:pPr>
      <w:r w:rsidRPr="00F707CE">
        <w:rPr>
          <w:rFonts w:hint="cs"/>
          <w:rtl/>
        </w:rPr>
        <w:t>ובשלמא</w:t>
      </w:r>
      <w:r w:rsidRPr="00F707CE">
        <w:rPr>
          <w:rtl/>
        </w:rPr>
        <w:t xml:space="preserve"> למ"ד</w:t>
      </w:r>
      <w:r w:rsidR="00F707CE" w:rsidRPr="00F707CE">
        <w:rPr>
          <w:rtl/>
        </w:rPr>
        <w:t>:</w:t>
      </w:r>
    </w:p>
    <w:p w14:paraId="681F9B1F" w14:textId="0EA09E98" w:rsidR="00A6533C" w:rsidRPr="00B15E44" w:rsidRDefault="006F071F" w:rsidP="008A596D">
      <w:pPr>
        <w:rPr>
          <w:rtl/>
        </w:rPr>
      </w:pPr>
      <w:r w:rsidRPr="00B15E44">
        <w:rPr>
          <w:rtl/>
        </w:rPr>
        <w:t>כיון שנתן עיניו לגרשה שוב אין לבעל פירות - שפיר,</w:t>
      </w:r>
    </w:p>
    <w:p w14:paraId="3C261CD2" w14:textId="77777777" w:rsidR="00F707CE" w:rsidRPr="00F707CE" w:rsidRDefault="006F071F" w:rsidP="00131CC3">
      <w:pPr>
        <w:pStyle w:val="36"/>
        <w:framePr w:wrap="notBeside"/>
        <w:rPr>
          <w:rtl/>
        </w:rPr>
      </w:pPr>
      <w:r w:rsidRPr="00F707CE">
        <w:rPr>
          <w:rFonts w:hint="cs"/>
          <w:rtl/>
        </w:rPr>
        <w:t xml:space="preserve">ואפי' </w:t>
      </w:r>
      <w:r w:rsidRPr="00F707CE">
        <w:rPr>
          <w:rtl/>
        </w:rPr>
        <w:t>למ"ד</w:t>
      </w:r>
      <w:r w:rsidR="00F707CE" w:rsidRPr="00F707CE">
        <w:rPr>
          <w:rtl/>
        </w:rPr>
        <w:t>:</w:t>
      </w:r>
    </w:p>
    <w:p w14:paraId="6ADA437A" w14:textId="2DAF60ED" w:rsidR="006F071F" w:rsidRPr="00B15E44" w:rsidRDefault="006F071F" w:rsidP="007E3494">
      <w:pPr>
        <w:spacing w:after="60"/>
        <w:rPr>
          <w:rtl/>
        </w:rPr>
      </w:pPr>
      <w:r w:rsidRPr="00B15E44">
        <w:rPr>
          <w:rtl/>
        </w:rPr>
        <w:t xml:space="preserve">יש לבעל פירות עד שעת נתינה, </w:t>
      </w:r>
      <w:r w:rsidRPr="00B15E44">
        <w:rPr>
          <w:rFonts w:hint="cs"/>
          <w:rtl/>
        </w:rPr>
        <w:t>- כשיבוא לגבות נבקש הימנו ראייה מתי הגיע גט לידו</w:t>
      </w:r>
      <w:r w:rsidR="00671DFF">
        <w:rPr>
          <w:rFonts w:hint="cs"/>
          <w:rtl/>
        </w:rPr>
        <w:t>.</w:t>
      </w:r>
    </w:p>
    <w:p w14:paraId="4C128AA3" w14:textId="77777777" w:rsidR="00F707CE" w:rsidRPr="00F707CE" w:rsidRDefault="006F071F" w:rsidP="00131CC3">
      <w:pPr>
        <w:pStyle w:val="36"/>
        <w:framePr w:wrap="notBeside"/>
        <w:rPr>
          <w:rtl/>
        </w:rPr>
      </w:pPr>
      <w:r w:rsidRPr="00F707CE">
        <w:rPr>
          <w:rFonts w:hint="cs"/>
          <w:rtl/>
        </w:rPr>
        <w:t>ושאני</w:t>
      </w:r>
      <w:r w:rsidR="00F707CE" w:rsidRPr="00F707CE">
        <w:rPr>
          <w:rtl/>
        </w:rPr>
        <w:t>:</w:t>
      </w:r>
    </w:p>
    <w:p w14:paraId="4C36DD7B" w14:textId="1D2C6B06" w:rsidR="00A6533C" w:rsidRPr="00B15E44" w:rsidRDefault="006F071F" w:rsidP="009B508D">
      <w:pPr>
        <w:rPr>
          <w:rtl/>
        </w:rPr>
      </w:pPr>
      <w:r w:rsidRPr="00B15E44">
        <w:rPr>
          <w:rFonts w:hint="cs"/>
          <w:rtl/>
        </w:rPr>
        <w:t>מ</w:t>
      </w:r>
      <w:r w:rsidR="00671DFF">
        <w:rPr>
          <w:rFonts w:hint="cs"/>
          <w:rtl/>
        </w:rPr>
        <w:t xml:space="preserve">מצא </w:t>
      </w:r>
      <w:r w:rsidRPr="00B15E44">
        <w:rPr>
          <w:rFonts w:hint="cs"/>
          <w:rtl/>
        </w:rPr>
        <w:t>שט</w:t>
      </w:r>
      <w:r w:rsidR="00070F30">
        <w:rPr>
          <w:rFonts w:hint="cs"/>
          <w:rtl/>
        </w:rPr>
        <w:t>ר חוב ש</w:t>
      </w:r>
      <w:r w:rsidRPr="00B15E44">
        <w:rPr>
          <w:rtl/>
        </w:rPr>
        <w:t>אם יש בהן אחריות נכסים</w:t>
      </w:r>
      <w:r w:rsidR="007E3494">
        <w:rPr>
          <w:rFonts w:hint="cs"/>
          <w:rtl/>
        </w:rPr>
        <w:t xml:space="preserve">- </w:t>
      </w:r>
      <w:r w:rsidRPr="00B15E44">
        <w:rPr>
          <w:rtl/>
        </w:rPr>
        <w:t xml:space="preserve"> לא יחזיר,</w:t>
      </w:r>
    </w:p>
    <w:p w14:paraId="62C4968A" w14:textId="77777777" w:rsidR="00F707CE" w:rsidRPr="00F707CE" w:rsidRDefault="006F071F" w:rsidP="00131CC3">
      <w:pPr>
        <w:pStyle w:val="36"/>
        <w:framePr w:wrap="notBeside"/>
        <w:rPr>
          <w:rtl/>
        </w:rPr>
      </w:pPr>
      <w:r w:rsidRPr="00F707CE">
        <w:rPr>
          <w:rtl/>
        </w:rPr>
        <w:t>ו</w:t>
      </w:r>
      <w:r w:rsidR="00131CC3" w:rsidRPr="00F707CE">
        <w:rPr>
          <w:rFonts w:hint="cs"/>
          <w:rtl/>
        </w:rPr>
        <w:t>העמדנו</w:t>
      </w:r>
      <w:r w:rsidR="00F707CE" w:rsidRPr="00F707CE">
        <w:rPr>
          <w:rtl/>
        </w:rPr>
        <w:t>:</w:t>
      </w:r>
    </w:p>
    <w:p w14:paraId="5D4A5389" w14:textId="7E5D77A9" w:rsidR="006F071F" w:rsidRPr="00B15E44" w:rsidRDefault="006F071F" w:rsidP="00937499">
      <w:pPr>
        <w:rPr>
          <w:rtl/>
        </w:rPr>
      </w:pPr>
      <w:r w:rsidRPr="00B15E44">
        <w:rPr>
          <w:rtl/>
        </w:rPr>
        <w:t xml:space="preserve">כשחייב מודה, שמא כתב ללוות בניסן ולוה </w:t>
      </w:r>
      <w:r w:rsidR="00070F30">
        <w:rPr>
          <w:rFonts w:hint="cs"/>
          <w:rtl/>
        </w:rPr>
        <w:t>רק</w:t>
      </w:r>
      <w:r w:rsidRPr="00B15E44">
        <w:rPr>
          <w:rtl/>
        </w:rPr>
        <w:t xml:space="preserve"> </w:t>
      </w:r>
      <w:r w:rsidR="00070F30">
        <w:rPr>
          <w:rFonts w:hint="cs"/>
          <w:rtl/>
        </w:rPr>
        <w:t>ב</w:t>
      </w:r>
      <w:r w:rsidRPr="00B15E44">
        <w:rPr>
          <w:rtl/>
        </w:rPr>
        <w:t>תשרי, וטריף לקוחות שלא כדין.</w:t>
      </w:r>
      <w:r w:rsidR="00937499">
        <w:rPr>
          <w:rFonts w:hint="cs"/>
          <w:rtl/>
        </w:rPr>
        <w:t xml:space="preserve"> </w:t>
      </w:r>
      <w:r w:rsidRPr="00B15E44">
        <w:rPr>
          <w:rFonts w:hint="cs"/>
          <w:rtl/>
        </w:rPr>
        <w:t>ושם א''א שיאמרו לו בשעה שבא לגבות שיביא ראייה מתי הגיע שט''ח לידו,</w:t>
      </w:r>
    </w:p>
    <w:p w14:paraId="09C1304A" w14:textId="77777777" w:rsidR="00F707CE" w:rsidRPr="00F707CE" w:rsidRDefault="00070F30" w:rsidP="00070F30">
      <w:pPr>
        <w:pStyle w:val="36"/>
        <w:framePr w:wrap="notBeside"/>
        <w:rPr>
          <w:rtl/>
        </w:rPr>
      </w:pPr>
      <w:r w:rsidRPr="00F707CE">
        <w:rPr>
          <w:rFonts w:hint="cs"/>
          <w:rtl/>
        </w:rPr>
        <w:t xml:space="preserve">- </w:t>
      </w:r>
      <w:r w:rsidR="006F071F" w:rsidRPr="00F707CE">
        <w:rPr>
          <w:rFonts w:hint="cs"/>
          <w:rtl/>
        </w:rPr>
        <w:t>דדוקא</w:t>
      </w:r>
      <w:r w:rsidR="00F707CE" w:rsidRPr="00F707CE">
        <w:rPr>
          <w:rtl/>
        </w:rPr>
        <w:t>:</w:t>
      </w:r>
    </w:p>
    <w:p w14:paraId="18CFAC8E" w14:textId="2AD0079F" w:rsidR="00A6533C" w:rsidRPr="00B15E44" w:rsidRDefault="006F071F" w:rsidP="00937499">
      <w:pPr>
        <w:rPr>
          <w:rtl/>
        </w:rPr>
      </w:pPr>
      <w:r w:rsidRPr="00B15E44">
        <w:rPr>
          <w:rFonts w:hint="cs"/>
          <w:rtl/>
        </w:rPr>
        <w:t>בגט אשה שבא הלוקח ותובעה- שהחזירו לה הגט רק שלא תיעגן,</w:t>
      </w:r>
      <w:r w:rsidR="00937499">
        <w:rPr>
          <w:rFonts w:hint="cs"/>
          <w:rtl/>
        </w:rPr>
        <w:t xml:space="preserve"> </w:t>
      </w:r>
      <w:r w:rsidRPr="00B15E44">
        <w:rPr>
          <w:rFonts w:hint="cs"/>
          <w:rtl/>
        </w:rPr>
        <w:t>אבל על עצם הגבייה עליה להביא ראיה</w:t>
      </w:r>
    </w:p>
    <w:p w14:paraId="11B1C5ED" w14:textId="4D79D944" w:rsidR="00F707CE" w:rsidRPr="00F707CE" w:rsidRDefault="006F071F" w:rsidP="00242F3A">
      <w:pPr>
        <w:pStyle w:val="36"/>
        <w:framePr w:wrap="notBeside"/>
        <w:rPr>
          <w:rtl/>
        </w:rPr>
      </w:pPr>
      <w:r w:rsidRPr="00F707CE">
        <w:rPr>
          <w:rFonts w:hint="cs"/>
          <w:rtl/>
        </w:rPr>
        <w:t>משא''כ בשט''ח</w:t>
      </w:r>
      <w:r w:rsidR="00F707CE" w:rsidRPr="00F707CE">
        <w:rPr>
          <w:rFonts w:hint="cs"/>
          <w:rtl/>
        </w:rPr>
        <w:t>:</w:t>
      </w:r>
    </w:p>
    <w:p w14:paraId="52900C4B" w14:textId="53662BF9" w:rsidR="00A6533C" w:rsidRPr="00B15E44" w:rsidRDefault="00242F3A" w:rsidP="009B508D">
      <w:pPr>
        <w:rPr>
          <w:rtl/>
        </w:rPr>
      </w:pPr>
      <w:r>
        <w:rPr>
          <w:rFonts w:hint="cs"/>
          <w:rtl/>
        </w:rPr>
        <w:t>ל</w:t>
      </w:r>
      <w:r w:rsidR="006F071F" w:rsidRPr="00B15E44">
        <w:rPr>
          <w:rFonts w:hint="cs"/>
          <w:rtl/>
        </w:rPr>
        <w:t>א י</w:t>
      </w:r>
      <w:r>
        <w:rPr>
          <w:rFonts w:hint="cs"/>
          <w:rtl/>
        </w:rPr>
        <w:t>תבע הלוקח</w:t>
      </w:r>
      <w:r w:rsidR="006F071F" w:rsidRPr="00B15E44">
        <w:rPr>
          <w:rFonts w:hint="cs"/>
          <w:rtl/>
        </w:rPr>
        <w:t xml:space="preserve">, דמזה שאמרו רבנן שיחזיר לשט''ח, בהכרח </w:t>
      </w:r>
      <w:r w:rsidR="00070F30">
        <w:rPr>
          <w:rFonts w:hint="cs"/>
          <w:rtl/>
        </w:rPr>
        <w:t>ש</w:t>
      </w:r>
      <w:r w:rsidR="006F071F" w:rsidRPr="00B15E44">
        <w:rPr>
          <w:rFonts w:hint="cs"/>
          <w:rtl/>
        </w:rPr>
        <w:t xml:space="preserve">הוא כדי שיוכל לטרוף וש''מ </w:t>
      </w:r>
      <w:r w:rsidR="006F071F" w:rsidRPr="00B15E44">
        <w:rPr>
          <w:rtl/>
        </w:rPr>
        <w:t>קמו רבנן במילתא, ו</w:t>
      </w:r>
      <w:r w:rsidR="006F071F" w:rsidRPr="00B15E44">
        <w:rPr>
          <w:rFonts w:hint="cs"/>
          <w:rtl/>
        </w:rPr>
        <w:t>עוד לפנַי הגיע השטר לידה.</w:t>
      </w:r>
    </w:p>
    <w:p w14:paraId="7CAB6C5B" w14:textId="4FF7039C" w:rsidR="00A6533C" w:rsidRPr="00B15E44" w:rsidRDefault="006F071F" w:rsidP="00070F30">
      <w:pPr>
        <w:pStyle w:val="afffb"/>
        <w:rPr>
          <w:rtl/>
        </w:rPr>
      </w:pPr>
      <w:ins w:id="9812" w:author="מספור קטעי משנה" w:date="2026-10-06T06:45:11Z">
        <w:r>
          <w:rPr>
            <w:rStyle w:val="MisparKeta"/>
          </w:rPr>
          <w:t xml:space="preserve">ב. </w:t>
        </w:r>
      </w:ins>
      <w:r w:rsidRPr="00B15E44">
        <w:rPr>
          <w:rtl/>
        </w:rPr>
        <w:t xml:space="preserve">שחרורי עבדים </w:t>
      </w:r>
      <w:r w:rsidR="00A1241C">
        <w:rPr>
          <w:rFonts w:hint="cs"/>
          <w:rtl/>
        </w:rPr>
        <w:t xml:space="preserve">- </w:t>
      </w:r>
      <w:r w:rsidRPr="00B15E44">
        <w:rPr>
          <w:rFonts w:hint="cs"/>
          <w:rtl/>
        </w:rPr>
        <w:t>לא יחזיר</w:t>
      </w:r>
      <w:r w:rsidRPr="00B15E44">
        <w:rPr>
          <w:rtl/>
        </w:rPr>
        <w:t>.</w:t>
      </w:r>
    </w:p>
    <w:p w14:paraId="455C1877" w14:textId="75E756AD" w:rsidR="00F707CE" w:rsidRPr="00F707CE" w:rsidRDefault="006F071F" w:rsidP="00070F30">
      <w:pPr>
        <w:pStyle w:val="36"/>
        <w:framePr w:wrap="notBeside"/>
        <w:rPr>
          <w:rtl/>
        </w:rPr>
      </w:pPr>
      <w:r w:rsidRPr="00F707CE">
        <w:rPr>
          <w:rtl/>
        </w:rPr>
        <w:t>ת"ר</w:t>
      </w:r>
      <w:r w:rsidR="00F707CE" w:rsidRPr="00F707CE">
        <w:rPr>
          <w:rtl/>
        </w:rPr>
        <w:t>:</w:t>
      </w:r>
    </w:p>
    <w:p w14:paraId="08B69BAC" w14:textId="6C02E019" w:rsidR="006F071F" w:rsidRPr="00B15E44" w:rsidRDefault="0095792D" w:rsidP="00811B7E">
      <w:pPr>
        <w:rPr>
          <w:rtl/>
        </w:rPr>
      </w:pPr>
      <w:r>
        <w:rPr>
          <w:rFonts w:hint="cs"/>
          <w:rtl/>
        </w:rPr>
        <w:t>מ</w:t>
      </w:r>
      <w:r w:rsidR="006F071F" w:rsidRPr="00B15E44">
        <w:rPr>
          <w:rtl/>
        </w:rPr>
        <w:t xml:space="preserve">צא שטר שחרור בשוק, בזמן שהרב מודה יחזיר לעבד, </w:t>
      </w:r>
    </w:p>
    <w:p w14:paraId="5FB15E23" w14:textId="77777777" w:rsidR="00F707CE" w:rsidRPr="00F707CE" w:rsidRDefault="006F071F" w:rsidP="00070F30">
      <w:pPr>
        <w:pStyle w:val="36"/>
        <w:framePr w:wrap="notBeside"/>
        <w:rPr>
          <w:rtl/>
        </w:rPr>
      </w:pPr>
      <w:r w:rsidRPr="00F707CE">
        <w:rPr>
          <w:rFonts w:hint="cs"/>
          <w:rtl/>
        </w:rPr>
        <w:t>ולא חישי'</w:t>
      </w:r>
      <w:r w:rsidR="00F707CE" w:rsidRPr="00F707CE">
        <w:rPr>
          <w:rtl/>
        </w:rPr>
        <w:t>:</w:t>
      </w:r>
    </w:p>
    <w:p w14:paraId="15484741" w14:textId="792370F5" w:rsidR="007C5D49" w:rsidRDefault="006F071F" w:rsidP="009B508D">
      <w:pPr>
        <w:rPr>
          <w:rtl/>
        </w:rPr>
      </w:pPr>
      <w:r w:rsidRPr="00B15E44">
        <w:rPr>
          <w:rFonts w:hint="cs"/>
          <w:rtl/>
        </w:rPr>
        <w:t>ש</w:t>
      </w:r>
      <w:r w:rsidRPr="00B15E44">
        <w:rPr>
          <w:rtl/>
        </w:rPr>
        <w:t xml:space="preserve">כתב ליתן לו בניסן, </w:t>
      </w:r>
      <w:r w:rsidR="007C5D49">
        <w:rPr>
          <w:rFonts w:hint="cs"/>
          <w:rtl/>
        </w:rPr>
        <w:t xml:space="preserve">ונתן רק </w:t>
      </w:r>
      <w:r w:rsidRPr="00B15E44">
        <w:rPr>
          <w:rtl/>
        </w:rPr>
        <w:t>תשרי, ו</w:t>
      </w:r>
      <w:r w:rsidRPr="00B15E44">
        <w:rPr>
          <w:rFonts w:hint="cs"/>
          <w:rtl/>
        </w:rPr>
        <w:t xml:space="preserve">קנה העבד נכסים מניסן וגובה מהם אח''כ, </w:t>
      </w:r>
    </w:p>
    <w:p w14:paraId="5B996975" w14:textId="77777777" w:rsidR="00F707CE" w:rsidRPr="00F707CE" w:rsidRDefault="006F071F" w:rsidP="007C5D49">
      <w:pPr>
        <w:pStyle w:val="36"/>
        <w:framePr w:wrap="notBeside"/>
        <w:rPr>
          <w:rtl/>
        </w:rPr>
      </w:pPr>
      <w:r w:rsidRPr="00F707CE">
        <w:rPr>
          <w:rFonts w:hint="cs"/>
          <w:rtl/>
        </w:rPr>
        <w:t>למ''ד</w:t>
      </w:r>
      <w:r w:rsidR="00F707CE" w:rsidRPr="00F707CE">
        <w:rPr>
          <w:rtl/>
        </w:rPr>
        <w:t>:</w:t>
      </w:r>
    </w:p>
    <w:p w14:paraId="607EB900" w14:textId="32755DBA" w:rsidR="006F071F" w:rsidRPr="00B15E44" w:rsidRDefault="006F071F" w:rsidP="009B508D">
      <w:pPr>
        <w:rPr>
          <w:rtl/>
        </w:rPr>
      </w:pPr>
      <w:r w:rsidRPr="00B15E44">
        <w:rPr>
          <w:rtl/>
        </w:rPr>
        <w:t xml:space="preserve">זכות לעבד </w:t>
      </w:r>
      <w:r w:rsidR="007C5D49">
        <w:rPr>
          <w:rFonts w:hint="cs"/>
          <w:rtl/>
        </w:rPr>
        <w:t xml:space="preserve">שמשתחרר </w:t>
      </w:r>
      <w:r w:rsidRPr="005E3761">
        <w:rPr>
          <w:rStyle w:val="affffc"/>
          <w:rtl/>
        </w:rPr>
        <w:t>וכאביי</w:t>
      </w:r>
      <w:r w:rsidRPr="00B15E44">
        <w:rPr>
          <w:rtl/>
        </w:rPr>
        <w:t xml:space="preserve"> עדיו בחתומיו זכין </w:t>
      </w:r>
      <w:r w:rsidR="007C5D49">
        <w:rPr>
          <w:rFonts w:hint="cs"/>
          <w:rtl/>
        </w:rPr>
        <w:t>לו.</w:t>
      </w:r>
      <w:r w:rsidR="00CE7863">
        <w:rPr>
          <w:rFonts w:hint="cs"/>
          <w:rtl/>
        </w:rPr>
        <w:t xml:space="preserve"> </w:t>
      </w:r>
      <w:r w:rsidR="00CE7863" w:rsidRPr="00CE7863">
        <w:rPr>
          <w:rStyle w:val="affffe"/>
          <w:rFonts w:hint="cs"/>
          <w:rtl/>
        </w:rPr>
        <w:t>כבר</w:t>
      </w:r>
      <w:r w:rsidR="00CE7863">
        <w:rPr>
          <w:rStyle w:val="affffe"/>
          <w:rFonts w:hint="cs"/>
          <w:rtl/>
        </w:rPr>
        <w:t xml:space="preserve"> </w:t>
      </w:r>
      <w:r w:rsidR="00CE7863" w:rsidRPr="00CE7863">
        <w:rPr>
          <w:rStyle w:val="affffe"/>
          <w:rFonts w:hint="cs"/>
          <w:rtl/>
        </w:rPr>
        <w:t>מניסן</w:t>
      </w:r>
      <w:r w:rsidR="00CE7863">
        <w:rPr>
          <w:rStyle w:val="affffe"/>
          <w:rFonts w:hint="cs"/>
          <w:rtl/>
        </w:rPr>
        <w:t>.</w:t>
      </w:r>
    </w:p>
    <w:p w14:paraId="7E62B8B9" w14:textId="77777777" w:rsidR="00F707CE" w:rsidRPr="00F707CE" w:rsidRDefault="006F071F" w:rsidP="00070F30">
      <w:pPr>
        <w:pStyle w:val="36"/>
        <w:framePr w:wrap="notBeside"/>
        <w:rPr>
          <w:rtl/>
        </w:rPr>
      </w:pPr>
      <w:r w:rsidRPr="00F707CE">
        <w:rPr>
          <w:rFonts w:hint="cs"/>
          <w:rtl/>
        </w:rPr>
        <w:t xml:space="preserve">ואפי' </w:t>
      </w:r>
      <w:r w:rsidRPr="00F707CE">
        <w:rPr>
          <w:rtl/>
        </w:rPr>
        <w:t>למ"ד</w:t>
      </w:r>
      <w:r w:rsidR="00F707CE" w:rsidRPr="00F707CE">
        <w:rPr>
          <w:rtl/>
        </w:rPr>
        <w:t>:</w:t>
      </w:r>
    </w:p>
    <w:p w14:paraId="423E44C0" w14:textId="276F92E2" w:rsidR="00A6533C" w:rsidRPr="00B15E44" w:rsidRDefault="006F071F" w:rsidP="00A1241C">
      <w:pPr>
        <w:rPr>
          <w:rtl/>
        </w:rPr>
      </w:pPr>
      <w:r w:rsidRPr="00B15E44">
        <w:rPr>
          <w:rtl/>
        </w:rPr>
        <w:t xml:space="preserve">חוב לעבד </w:t>
      </w:r>
      <w:r w:rsidR="00CE7863">
        <w:rPr>
          <w:rFonts w:hint="cs"/>
          <w:rtl/>
        </w:rPr>
        <w:t xml:space="preserve">שמשתחרר </w:t>
      </w:r>
      <w:r w:rsidRPr="005E3761">
        <w:rPr>
          <w:rStyle w:val="affffc"/>
          <w:rFonts w:hint="cs"/>
          <w:rtl/>
        </w:rPr>
        <w:t>אמרי'</w:t>
      </w:r>
      <w:r w:rsidRPr="00B15E44">
        <w:rPr>
          <w:rFonts w:hint="cs"/>
          <w:rtl/>
        </w:rPr>
        <w:t xml:space="preserve"> שיביא ראייה מתי </w:t>
      </w:r>
      <w:r w:rsidR="00C63F90">
        <w:rPr>
          <w:rFonts w:hint="cs"/>
          <w:rtl/>
        </w:rPr>
        <w:t xml:space="preserve">בא </w:t>
      </w:r>
      <w:r w:rsidRPr="00B15E44">
        <w:rPr>
          <w:rFonts w:hint="cs"/>
          <w:rtl/>
        </w:rPr>
        <w:t>השטר לידו</w:t>
      </w:r>
      <w:r w:rsidRPr="00B15E44">
        <w:rPr>
          <w:rtl/>
        </w:rPr>
        <w:t>.</w:t>
      </w:r>
    </w:p>
    <w:p w14:paraId="31EA9D37" w14:textId="1141F4AB" w:rsidR="006F071F" w:rsidRPr="00B15E44" w:rsidRDefault="006F071F" w:rsidP="00A1241C">
      <w:pPr>
        <w:pStyle w:val="afffb"/>
        <w:rPr>
          <w:rtl/>
        </w:rPr>
      </w:pPr>
      <w:ins w:id="9813" w:author="מספור קטעי משנה" w:date="2026-10-06T06:45:11Z">
        <w:r>
          <w:rPr>
            <w:rStyle w:val="MisparKeta"/>
          </w:rPr>
          <w:t xml:space="preserve">ג. </w:t>
        </w:r>
      </w:ins>
      <w:r w:rsidRPr="00B15E44">
        <w:rPr>
          <w:rtl/>
        </w:rPr>
        <w:t xml:space="preserve">דייתיקי מתנה </w:t>
      </w:r>
      <w:r w:rsidR="00A1241C">
        <w:rPr>
          <w:rFonts w:hint="cs"/>
          <w:rtl/>
        </w:rPr>
        <w:t>ושוברין-</w:t>
      </w:r>
      <w:r w:rsidRPr="00B15E44">
        <w:rPr>
          <w:rFonts w:hint="cs"/>
          <w:rtl/>
        </w:rPr>
        <w:t xml:space="preserve"> לא יחזיר.</w:t>
      </w:r>
    </w:p>
    <w:p w14:paraId="6687DF9E" w14:textId="3EA6726A" w:rsidR="00F707CE" w:rsidRPr="00F707CE" w:rsidRDefault="006F071F" w:rsidP="00641F4F">
      <w:pPr>
        <w:pStyle w:val="36"/>
        <w:framePr w:wrap="notBeside"/>
        <w:rPr>
          <w:rtl/>
        </w:rPr>
      </w:pPr>
      <w:r w:rsidRPr="00F707CE">
        <w:rPr>
          <w:rtl/>
        </w:rPr>
        <w:t>ת"ר</w:t>
      </w:r>
      <w:r w:rsidR="00F707CE" w:rsidRPr="00F707CE">
        <w:rPr>
          <w:rtl/>
        </w:rPr>
        <w:t>:</w:t>
      </w:r>
    </w:p>
    <w:p w14:paraId="109E27F1" w14:textId="2C557C22" w:rsidR="006F071F" w:rsidRPr="00B15E44" w:rsidRDefault="006F071F" w:rsidP="009B508D">
      <w:pPr>
        <w:rPr>
          <w:rtl/>
        </w:rPr>
      </w:pPr>
      <w:r w:rsidRPr="00B15E44">
        <w:rPr>
          <w:rtl/>
        </w:rPr>
        <w:t xml:space="preserve">איזו היא </w:t>
      </w:r>
      <w:r w:rsidRPr="0050150D">
        <w:rPr>
          <w:rFonts w:cs="PFT_Frank"/>
          <w:b/>
          <w:bCs/>
          <w:szCs w:val="14"/>
          <w:rtl/>
        </w:rPr>
        <w:t>דייתיקי</w:t>
      </w:r>
      <w:r w:rsidRPr="00B15E44">
        <w:rPr>
          <w:rtl/>
        </w:rPr>
        <w:t xml:space="preserve"> דא תהא למיקם ולהיות, שאם מת נכסיו לפלוני.</w:t>
      </w:r>
    </w:p>
    <w:p w14:paraId="1E6EFDAD" w14:textId="77777777" w:rsidR="006F071F" w:rsidRPr="00B15E44" w:rsidRDefault="006F071F" w:rsidP="009B508D">
      <w:pPr>
        <w:ind w:firstLine="720"/>
        <w:rPr>
          <w:rtl/>
        </w:rPr>
      </w:pPr>
      <w:r w:rsidRPr="0050150D">
        <w:rPr>
          <w:rFonts w:cs="PFT_Frank"/>
          <w:b/>
          <w:bCs/>
          <w:szCs w:val="14"/>
          <w:rtl/>
        </w:rPr>
        <w:t>מתנה</w:t>
      </w:r>
      <w:r w:rsidRPr="00B15E44">
        <w:rPr>
          <w:rtl/>
        </w:rPr>
        <w:t xml:space="preserve">, כל שכתוב בו </w:t>
      </w:r>
      <w:r w:rsidRPr="0050150D">
        <w:rPr>
          <w:rFonts w:cs="PFT_Frank"/>
          <w:b/>
          <w:bCs/>
          <w:szCs w:val="14"/>
          <w:rtl/>
        </w:rPr>
        <w:t>מהיום</w:t>
      </w:r>
      <w:r w:rsidRPr="00B15E44">
        <w:rPr>
          <w:rtl/>
        </w:rPr>
        <w:t xml:space="preserve"> ולאחר מיתה.</w:t>
      </w:r>
    </w:p>
    <w:p w14:paraId="189B8AF5" w14:textId="5A0C8D56" w:rsidR="00F707CE" w:rsidRPr="00F707CE" w:rsidRDefault="006F071F" w:rsidP="00641F4F">
      <w:pPr>
        <w:pStyle w:val="36"/>
        <w:framePr w:wrap="notBeside"/>
        <w:rPr>
          <w:rtl/>
        </w:rPr>
      </w:pPr>
      <w:r w:rsidRPr="00F707CE">
        <w:rPr>
          <w:rtl/>
        </w:rPr>
        <w:t>אלמא</w:t>
      </w:r>
      <w:r w:rsidR="00F707CE" w:rsidRPr="00F707CE">
        <w:rPr>
          <w:rtl/>
        </w:rPr>
        <w:t>:</w:t>
      </w:r>
    </w:p>
    <w:p w14:paraId="0F5364E8" w14:textId="059AA43E" w:rsidR="00A6533C" w:rsidRPr="00B15E44" w:rsidRDefault="006F071F" w:rsidP="009B508D">
      <w:pPr>
        <w:rPr>
          <w:rtl/>
        </w:rPr>
      </w:pPr>
      <w:r w:rsidRPr="00B15E44">
        <w:rPr>
          <w:rtl/>
        </w:rPr>
        <w:t>אי כתיבא מהיום ולאחר מיתה - הוא דקני, ואי לא - לא קני!</w:t>
      </w:r>
    </w:p>
    <w:p w14:paraId="72E94D26" w14:textId="74F780EC" w:rsidR="00F707CE" w:rsidRPr="00F707CE" w:rsidRDefault="006F071F" w:rsidP="00641F4F">
      <w:pPr>
        <w:pStyle w:val="36"/>
        <w:framePr w:wrap="notBeside"/>
        <w:rPr>
          <w:rtl/>
        </w:rPr>
      </w:pPr>
      <w:r w:rsidRPr="00F707CE">
        <w:rPr>
          <w:rtl/>
        </w:rPr>
        <w:lastRenderedPageBreak/>
        <w:t>אביי ה</w:t>
      </w:r>
      <w:r w:rsidRPr="00F707CE">
        <w:rPr>
          <w:rFonts w:hint="cs"/>
          <w:rtl/>
        </w:rPr>
        <w:t>"ק</w:t>
      </w:r>
      <w:r w:rsidR="00F707CE" w:rsidRPr="00F707CE">
        <w:rPr>
          <w:rtl/>
        </w:rPr>
        <w:t>:</w:t>
      </w:r>
    </w:p>
    <w:p w14:paraId="514FB2F7" w14:textId="222EA7D5" w:rsidR="006F071F" w:rsidRPr="00B15E44" w:rsidRDefault="006F071F" w:rsidP="00013B06">
      <w:pPr>
        <w:spacing w:after="60"/>
        <w:rPr>
          <w:rtl/>
        </w:rPr>
      </w:pPr>
      <w:r w:rsidRPr="0050150D">
        <w:rPr>
          <w:rFonts w:cs="PFT_Frank"/>
          <w:b/>
          <w:bCs/>
          <w:szCs w:val="14"/>
          <w:rtl/>
        </w:rPr>
        <w:t>איזו היא מתנת בריא שהיא כמתנת שכיב מרע</w:t>
      </w:r>
      <w:r w:rsidRPr="00B15E44">
        <w:rPr>
          <w:rtl/>
        </w:rPr>
        <w:t xml:space="preserve">, </w:t>
      </w:r>
      <w:r w:rsidR="00A1241C">
        <w:rPr>
          <w:rFonts w:hint="cs"/>
          <w:rtl/>
        </w:rPr>
        <w:t xml:space="preserve">שקונה אחר מיתה </w:t>
      </w:r>
      <w:r w:rsidRPr="00B15E44">
        <w:rPr>
          <w:rtl/>
        </w:rPr>
        <w:t>- כל שכתוב בה מהיום ולאחר מיתה.</w:t>
      </w:r>
    </w:p>
    <w:p w14:paraId="20056C2A" w14:textId="7DEF29FE" w:rsidR="00F707CE" w:rsidRPr="00F707CE" w:rsidRDefault="006F071F" w:rsidP="00641F4F">
      <w:pPr>
        <w:pStyle w:val="36"/>
        <w:framePr w:wrap="notBeside"/>
        <w:rPr>
          <w:rtl/>
        </w:rPr>
      </w:pPr>
      <w:r w:rsidRPr="00F707CE">
        <w:rPr>
          <w:rtl/>
        </w:rPr>
        <w:t>טעמא</w:t>
      </w:r>
      <w:r w:rsidR="00F707CE" w:rsidRPr="00F707CE">
        <w:rPr>
          <w:rtl/>
        </w:rPr>
        <w:t>:</w:t>
      </w:r>
    </w:p>
    <w:p w14:paraId="79918432" w14:textId="7B41A289" w:rsidR="006F071F" w:rsidRPr="00B15E44" w:rsidRDefault="006F071F" w:rsidP="009B508D">
      <w:pPr>
        <w:rPr>
          <w:rtl/>
        </w:rPr>
      </w:pPr>
      <w:r w:rsidRPr="00B15E44">
        <w:rPr>
          <w:rtl/>
        </w:rPr>
        <w:t>לא אמר תנו, הא אמר תנו - נותנין.</w:t>
      </w:r>
    </w:p>
    <w:p w14:paraId="5E896387" w14:textId="77777777" w:rsidR="006F071F" w:rsidRPr="00B15E44" w:rsidRDefault="006F071F" w:rsidP="00A6533C">
      <w:pPr>
        <w:pStyle w:val="affe"/>
        <w:framePr w:wrap="around"/>
        <w:rPr>
          <w:rtl/>
        </w:rPr>
      </w:pPr>
      <w:r w:rsidRPr="00B15E44">
        <w:rPr>
          <w:rtl/>
        </w:rPr>
        <w:t>יט:</w:t>
      </w:r>
    </w:p>
    <w:p w14:paraId="7E956F60" w14:textId="366A5448" w:rsidR="00F707CE" w:rsidRPr="00F707CE" w:rsidRDefault="006F071F" w:rsidP="00641F4F">
      <w:pPr>
        <w:pStyle w:val="36"/>
        <w:framePr w:wrap="notBeside"/>
        <w:rPr>
          <w:rtl/>
        </w:rPr>
      </w:pPr>
      <w:r w:rsidRPr="00F707CE">
        <w:rPr>
          <w:rtl/>
        </w:rPr>
        <w:t>ורמינהו</w:t>
      </w:r>
      <w:r w:rsidR="00F707CE" w:rsidRPr="00F707CE">
        <w:rPr>
          <w:rtl/>
        </w:rPr>
        <w:t>:</w:t>
      </w:r>
    </w:p>
    <w:p w14:paraId="08C6E12D" w14:textId="0B134D9E" w:rsidR="00A6533C" w:rsidRPr="00B15E44" w:rsidRDefault="006F071F" w:rsidP="009B508D">
      <w:pPr>
        <w:rPr>
          <w:rtl/>
        </w:rPr>
      </w:pPr>
      <w:r w:rsidRPr="00B15E44">
        <w:rPr>
          <w:rtl/>
        </w:rPr>
        <w:t xml:space="preserve">מצא דייתקאות, אפותיקאות ומתנות, </w:t>
      </w:r>
      <w:r w:rsidR="00641F4F">
        <w:rPr>
          <w:rFonts w:hint="cs"/>
          <w:rtl/>
        </w:rPr>
        <w:t>אף</w:t>
      </w:r>
      <w:r w:rsidRPr="00B15E44">
        <w:rPr>
          <w:rtl/>
        </w:rPr>
        <w:t xml:space="preserve"> ששניהם מודין - לא יחזיר לא לזה ולא לזה!</w:t>
      </w:r>
    </w:p>
    <w:p w14:paraId="0B833473" w14:textId="596FDF56" w:rsidR="00F707CE" w:rsidRPr="00F707CE" w:rsidRDefault="00641F4F" w:rsidP="00641F4F">
      <w:pPr>
        <w:pStyle w:val="36"/>
        <w:framePr w:wrap="notBeside"/>
        <w:rPr>
          <w:rtl/>
        </w:rPr>
      </w:pPr>
      <w:r w:rsidRPr="00F707CE">
        <w:rPr>
          <w:rFonts w:hint="cs"/>
          <w:rtl/>
        </w:rPr>
        <w:t xml:space="preserve">- </w:t>
      </w:r>
      <w:r w:rsidR="00811B7E" w:rsidRPr="00F707CE">
        <w:rPr>
          <w:rFonts w:hint="cs"/>
          <w:rtl/>
        </w:rPr>
        <w:t xml:space="preserve">א. </w:t>
      </w:r>
      <w:r w:rsidR="006F071F" w:rsidRPr="00F707CE">
        <w:rPr>
          <w:rFonts w:hint="cs"/>
          <w:rtl/>
        </w:rPr>
        <w:t>ראב"מ</w:t>
      </w:r>
      <w:r w:rsidR="006F071F" w:rsidRPr="00F707CE">
        <w:rPr>
          <w:rtl/>
        </w:rPr>
        <w:t>:</w:t>
      </w:r>
      <w:r w:rsidRPr="00F707CE">
        <w:rPr>
          <w:rFonts w:hint="cs"/>
          <w:rtl/>
        </w:rPr>
        <w:t xml:space="preserve"> ל''ק</w:t>
      </w:r>
      <w:r w:rsidR="00F707CE" w:rsidRPr="00F707CE">
        <w:rPr>
          <w:rFonts w:hint="cs"/>
          <w:rtl/>
        </w:rPr>
        <w:t>:</w:t>
      </w:r>
    </w:p>
    <w:p w14:paraId="4F874918" w14:textId="45DEB2EE" w:rsidR="00A6533C" w:rsidRPr="00B15E44" w:rsidRDefault="006F071F" w:rsidP="009B508D">
      <w:pPr>
        <w:rPr>
          <w:rtl/>
        </w:rPr>
      </w:pPr>
      <w:r w:rsidRPr="005E3761">
        <w:rPr>
          <w:rStyle w:val="affffc"/>
          <w:rtl/>
        </w:rPr>
        <w:t>מתני</w:t>
      </w:r>
      <w:r w:rsidR="00641F4F" w:rsidRPr="005E3761">
        <w:rPr>
          <w:rStyle w:val="affffc"/>
          <w:rFonts w:hint="cs"/>
          <w:rtl/>
        </w:rPr>
        <w:t>'</w:t>
      </w:r>
      <w:r w:rsidRPr="005E3761">
        <w:rPr>
          <w:rStyle w:val="affffc"/>
          <w:rtl/>
        </w:rPr>
        <w:t xml:space="preserve"> דתני</w:t>
      </w:r>
      <w:r w:rsidRPr="00B15E44">
        <w:rPr>
          <w:rtl/>
        </w:rPr>
        <w:t xml:space="preserve"> הא אמר תנו נותנין - בשכיב מרע, דבר מהדר הוא,</w:t>
      </w:r>
    </w:p>
    <w:p w14:paraId="68585255" w14:textId="404209DF" w:rsidR="00A6533C" w:rsidRPr="00B15E44" w:rsidRDefault="006F071F" w:rsidP="009B508D">
      <w:pPr>
        <w:rPr>
          <w:rtl/>
        </w:rPr>
      </w:pPr>
      <w:r w:rsidRPr="005E3761">
        <w:rPr>
          <w:rStyle w:val="affffc"/>
          <w:rtl/>
        </w:rPr>
        <w:t>דאמרינן:</w:t>
      </w:r>
      <w:r w:rsidRPr="00B15E44">
        <w:rPr>
          <w:rtl/>
        </w:rPr>
        <w:t xml:space="preserve"> מ</w:t>
      </w:r>
      <w:r w:rsidRPr="00B15E44">
        <w:rPr>
          <w:rFonts w:hint="cs"/>
          <w:rtl/>
        </w:rPr>
        <w:t>א"ל</w:t>
      </w:r>
      <w:r w:rsidRPr="00B15E44">
        <w:rPr>
          <w:rtl/>
        </w:rPr>
        <w:t xml:space="preserve">, </w:t>
      </w:r>
      <w:r w:rsidR="00641F4F">
        <w:rPr>
          <w:rFonts w:hint="cs"/>
          <w:rtl/>
        </w:rPr>
        <w:t>ש</w:t>
      </w:r>
      <w:r w:rsidRPr="00B15E44">
        <w:rPr>
          <w:rtl/>
        </w:rPr>
        <w:t xml:space="preserve">מא כתבה מעיקרא </w:t>
      </w:r>
      <w:r w:rsidR="00FD501D">
        <w:rPr>
          <w:rFonts w:hint="cs"/>
          <w:rtl/>
        </w:rPr>
        <w:t>לזה</w:t>
      </w:r>
      <w:r w:rsidRPr="00B15E44">
        <w:rPr>
          <w:rtl/>
        </w:rPr>
        <w:t>, ו</w:t>
      </w:r>
      <w:r w:rsidRPr="00B15E44">
        <w:rPr>
          <w:rFonts w:hint="cs"/>
          <w:rtl/>
        </w:rPr>
        <w:t>חזר בו ולא נתן לו ואח''כ כתב אחר והביא לו ועכשיו חזר בו מההוא שהביא לו</w:t>
      </w:r>
    </w:p>
    <w:p w14:paraId="7404F5EB" w14:textId="72118E9F" w:rsidR="006F071F" w:rsidRPr="00083A27" w:rsidRDefault="006F071F" w:rsidP="00083A27">
      <w:pPr>
        <w:rPr>
          <w:rStyle w:val="affffe"/>
          <w:rtl/>
        </w:rPr>
      </w:pPr>
      <w:r w:rsidRPr="0050150D">
        <w:rPr>
          <w:rFonts w:cs="PFT_Frank"/>
          <w:b/>
          <w:bCs/>
          <w:szCs w:val="14"/>
          <w:rtl/>
        </w:rPr>
        <w:t>אי במתנת בריא</w:t>
      </w:r>
      <w:r w:rsidRPr="00B15E44">
        <w:rPr>
          <w:rtl/>
        </w:rPr>
        <w:t xml:space="preserve"> </w:t>
      </w:r>
      <w:r w:rsidRPr="00B15E44">
        <w:rPr>
          <w:rFonts w:hint="cs"/>
          <w:rtl/>
        </w:rPr>
        <w:t xml:space="preserve">הביא לו אין לו </w:t>
      </w:r>
      <w:r w:rsidR="00083A27">
        <w:rPr>
          <w:rFonts w:hint="cs"/>
          <w:rtl/>
        </w:rPr>
        <w:t xml:space="preserve">הפסד </w:t>
      </w:r>
      <w:r w:rsidR="00CE3CF9">
        <w:rPr>
          <w:rStyle w:val="affffe"/>
          <w:rFonts w:hint="cs"/>
          <w:rtl/>
        </w:rPr>
        <w:t>כ</w:t>
      </w:r>
      <w:r w:rsidR="00083A27">
        <w:rPr>
          <w:rStyle w:val="affffe"/>
          <w:rFonts w:hint="cs"/>
          <w:rtl/>
        </w:rPr>
        <w:t>כל</w:t>
      </w:r>
      <w:r w:rsidR="00083A27" w:rsidRPr="00083A27">
        <w:rPr>
          <w:rStyle w:val="affffe"/>
          <w:rFonts w:hint="cs"/>
          <w:rtl/>
        </w:rPr>
        <w:t xml:space="preserve"> ב' שטרות שהאחרון קובע </w:t>
      </w:r>
    </w:p>
    <w:p w14:paraId="7D5B37BF" w14:textId="5E3E1CAC" w:rsidR="006F071F" w:rsidRPr="00B15E44" w:rsidRDefault="006F071F" w:rsidP="009B508D">
      <w:pPr>
        <w:rPr>
          <w:rtl/>
        </w:rPr>
      </w:pPr>
      <w:r w:rsidRPr="0050150D">
        <w:rPr>
          <w:rFonts w:cs="PFT_Frank"/>
          <w:b/>
          <w:bCs/>
          <w:szCs w:val="14"/>
          <w:rtl/>
        </w:rPr>
        <w:t>אי במתנת שכ</w:t>
      </w:r>
      <w:r w:rsidR="00CE3CF9" w:rsidRPr="0050150D">
        <w:rPr>
          <w:rFonts w:cs="PFT_Frank" w:hint="cs"/>
          <w:b/>
          <w:bCs/>
          <w:szCs w:val="14"/>
          <w:rtl/>
        </w:rPr>
        <w:t xml:space="preserve">"מ </w:t>
      </w:r>
      <w:r w:rsidRPr="00B15E44">
        <w:rPr>
          <w:rtl/>
        </w:rPr>
        <w:t xml:space="preserve"> </w:t>
      </w:r>
      <w:r w:rsidR="00641F4F">
        <w:rPr>
          <w:rFonts w:hint="cs"/>
          <w:rtl/>
        </w:rPr>
        <w:t>אין בה הפסד</w:t>
      </w:r>
      <w:r w:rsidRPr="00B15E44">
        <w:rPr>
          <w:rtl/>
        </w:rPr>
        <w:t xml:space="preserve">, </w:t>
      </w:r>
      <w:r w:rsidR="00CE3CF9">
        <w:rPr>
          <w:rFonts w:hint="cs"/>
          <w:rtl/>
        </w:rPr>
        <w:t xml:space="preserve">שהאחרון זוכה </w:t>
      </w:r>
      <w:r w:rsidR="00CE3CF9" w:rsidRPr="00CE3CF9">
        <w:rPr>
          <w:rStyle w:val="affffe"/>
          <w:rFonts w:hint="cs"/>
          <w:rtl/>
        </w:rPr>
        <w:t>שחזר בו מהראשון</w:t>
      </w:r>
      <w:r w:rsidRPr="00CE3CF9">
        <w:rPr>
          <w:rStyle w:val="affffe"/>
          <w:rtl/>
        </w:rPr>
        <w:t>.</w:t>
      </w:r>
    </w:p>
    <w:p w14:paraId="6F58B2AD" w14:textId="427F95B0" w:rsidR="00A6533C" w:rsidRPr="00B15E44" w:rsidRDefault="006F071F" w:rsidP="009B508D">
      <w:pPr>
        <w:rPr>
          <w:rtl/>
        </w:rPr>
      </w:pPr>
      <w:r w:rsidRPr="0050150D">
        <w:rPr>
          <w:rFonts w:cs="PFT_Frank" w:hint="cs"/>
          <w:b/>
          <w:bCs/>
          <w:szCs w:val="14"/>
          <w:rtl/>
        </w:rPr>
        <w:t>ו</w:t>
      </w:r>
      <w:r w:rsidRPr="0050150D">
        <w:rPr>
          <w:rFonts w:cs="PFT_Frank"/>
          <w:b/>
          <w:bCs/>
          <w:szCs w:val="14"/>
          <w:rtl/>
        </w:rPr>
        <w:t>בברייתא</w:t>
      </w:r>
      <w:r w:rsidRPr="00B15E44">
        <w:rPr>
          <w:rtl/>
        </w:rPr>
        <w:t xml:space="preserve"> א</w:t>
      </w:r>
      <w:r w:rsidR="000519C8">
        <w:rPr>
          <w:rFonts w:hint="cs"/>
          <w:rtl/>
        </w:rPr>
        <w:t>ף</w:t>
      </w:r>
      <w:r w:rsidRPr="00B15E44">
        <w:rPr>
          <w:rtl/>
        </w:rPr>
        <w:t xml:space="preserve"> ששניהם מודים לא יחזיר </w:t>
      </w:r>
      <w:r w:rsidR="000519C8">
        <w:rPr>
          <w:rFonts w:hint="cs"/>
          <w:rtl/>
        </w:rPr>
        <w:t>לשניהם</w:t>
      </w:r>
      <w:r w:rsidRPr="00B15E44">
        <w:rPr>
          <w:rtl/>
        </w:rPr>
        <w:t xml:space="preserve">- בבריא, דלאו בר </w:t>
      </w:r>
      <w:r w:rsidR="000519C8">
        <w:rPr>
          <w:rFonts w:hint="cs"/>
          <w:rtl/>
        </w:rPr>
        <w:t>חזרה</w:t>
      </w:r>
      <w:r w:rsidRPr="00B15E44">
        <w:rPr>
          <w:rtl/>
        </w:rPr>
        <w:t>,</w:t>
      </w:r>
    </w:p>
    <w:p w14:paraId="1803AB5E" w14:textId="76D118B8" w:rsidR="00F707CE" w:rsidRPr="00F707CE" w:rsidRDefault="006F071F" w:rsidP="00641F4F">
      <w:pPr>
        <w:pStyle w:val="36"/>
        <w:framePr w:wrap="notBeside"/>
        <w:rPr>
          <w:rtl/>
        </w:rPr>
      </w:pPr>
      <w:r w:rsidRPr="00F707CE">
        <w:rPr>
          <w:rtl/>
        </w:rPr>
        <w:t>דאמרינן</w:t>
      </w:r>
      <w:r w:rsidR="00F707CE" w:rsidRPr="00F707CE">
        <w:rPr>
          <w:rtl/>
        </w:rPr>
        <w:t>:</w:t>
      </w:r>
    </w:p>
    <w:p w14:paraId="72DEF291" w14:textId="437FC70A" w:rsidR="006F071F" w:rsidRPr="00B15E44" w:rsidRDefault="00641F4F" w:rsidP="009B508D">
      <w:pPr>
        <w:rPr>
          <w:rtl/>
        </w:rPr>
      </w:pPr>
      <w:r>
        <w:rPr>
          <w:rFonts w:hint="cs"/>
          <w:rtl/>
        </w:rPr>
        <w:t>ש</w:t>
      </w:r>
      <w:r w:rsidR="006F071F" w:rsidRPr="00B15E44">
        <w:rPr>
          <w:rtl/>
        </w:rPr>
        <w:t xml:space="preserve">מא כתבה </w:t>
      </w:r>
      <w:r w:rsidR="000519C8">
        <w:rPr>
          <w:rFonts w:hint="cs"/>
          <w:rtl/>
        </w:rPr>
        <w:t xml:space="preserve">לזה </w:t>
      </w:r>
      <w:r w:rsidR="006F071F" w:rsidRPr="00B15E44">
        <w:rPr>
          <w:rtl/>
        </w:rPr>
        <w:t xml:space="preserve">מעיקרא, </w:t>
      </w:r>
      <w:r>
        <w:rPr>
          <w:rFonts w:hint="cs"/>
          <w:rtl/>
        </w:rPr>
        <w:t>ונמלך ולא נתן</w:t>
      </w:r>
      <w:r w:rsidR="006F071F" w:rsidRPr="00B15E44">
        <w:rPr>
          <w:rtl/>
        </w:rPr>
        <w:t xml:space="preserve">, </w:t>
      </w:r>
      <w:r w:rsidR="006F071F" w:rsidRPr="00B15E44">
        <w:rPr>
          <w:rFonts w:hint="cs"/>
          <w:rtl/>
        </w:rPr>
        <w:t xml:space="preserve">אח''כ כתב לאיש אחר והביא לו דעכשיו חוזר בו </w:t>
      </w:r>
      <w:r w:rsidR="006F071F" w:rsidRPr="005E3761">
        <w:rPr>
          <w:rStyle w:val="affffc"/>
          <w:rFonts w:hint="cs"/>
          <w:rtl/>
        </w:rPr>
        <w:t>דס''ל</w:t>
      </w:r>
      <w:r w:rsidR="006F071F" w:rsidRPr="00B15E44">
        <w:rPr>
          <w:rFonts w:hint="cs"/>
          <w:rtl/>
        </w:rPr>
        <w:t xml:space="preserve"> דאינו יכול לחזור בו לומר שאני הבאתי </w:t>
      </w:r>
      <w:r w:rsidR="006E26BC">
        <w:rPr>
          <w:rFonts w:hint="cs"/>
          <w:rtl/>
        </w:rPr>
        <w:t xml:space="preserve">לזה, </w:t>
      </w:r>
      <w:r w:rsidR="006F071F" w:rsidRPr="00B15E44">
        <w:rPr>
          <w:rFonts w:hint="cs"/>
          <w:rtl/>
        </w:rPr>
        <w:t>ויחזירו לי השטר כדי שיצא השטר הקודם</w:t>
      </w:r>
      <w:r w:rsidR="006E26BC">
        <w:rPr>
          <w:rFonts w:hint="cs"/>
          <w:rtl/>
        </w:rPr>
        <w:t>,</w:t>
      </w:r>
      <w:r w:rsidR="006F071F" w:rsidRPr="00B15E44">
        <w:rPr>
          <w:rFonts w:hint="cs"/>
          <w:rtl/>
        </w:rPr>
        <w:t xml:space="preserve"> ויזכה בו ההוא אלא שאנו אומרים לו דאותו הכתב לא ניתן דשמא כתבת אבל לא נתת</w:t>
      </w:r>
      <w:r w:rsidR="004450FF">
        <w:rPr>
          <w:rFonts w:hint="cs"/>
          <w:rtl/>
        </w:rPr>
        <w:t>,</w:t>
      </w:r>
      <w:r w:rsidR="006F071F" w:rsidRPr="00B15E44">
        <w:rPr>
          <w:rFonts w:hint="cs"/>
          <w:rtl/>
        </w:rPr>
        <w:t xml:space="preserve"> ונתת לאיש אחר וחזרת בך</w:t>
      </w:r>
    </w:p>
    <w:p w14:paraId="1F8BEDFA" w14:textId="77777777" w:rsidR="00A6533C" w:rsidRPr="00B15E44" w:rsidRDefault="006F071F" w:rsidP="009B508D">
      <w:pPr>
        <w:rPr>
          <w:rtl/>
        </w:rPr>
      </w:pPr>
      <w:r w:rsidRPr="00B15E44">
        <w:rPr>
          <w:rFonts w:hint="cs"/>
          <w:rtl/>
        </w:rPr>
        <w:t>ואי לא היית מביא לאיש אחר והיית רוצה ליתן לשני כתוב לו עכשיו כתב אחר ותביא לו ואי תביא לאדם אחר לא יגרם פסידא שהקודם זוכה.</w:t>
      </w:r>
    </w:p>
    <w:p w14:paraId="15B312D2" w14:textId="107BF1EF" w:rsidR="00F707CE" w:rsidRPr="00F707CE" w:rsidRDefault="006F071F" w:rsidP="006E26BC">
      <w:pPr>
        <w:pStyle w:val="36"/>
        <w:framePr w:wrap="notBeside"/>
        <w:rPr>
          <w:rtl/>
        </w:rPr>
      </w:pPr>
      <w:r w:rsidRPr="00F707CE">
        <w:rPr>
          <w:rFonts w:hint="cs"/>
          <w:rtl/>
        </w:rPr>
        <w:t>והקשה ר''ז</w:t>
      </w:r>
      <w:r w:rsidR="00F707CE" w:rsidRPr="00F707CE">
        <w:rPr>
          <w:rtl/>
        </w:rPr>
        <w:t>:</w:t>
      </w:r>
    </w:p>
    <w:p w14:paraId="2BEFCBB8" w14:textId="5FD1FBBB" w:rsidR="00A6533C" w:rsidRPr="00B15E44" w:rsidRDefault="006F071F" w:rsidP="009B508D">
      <w:pPr>
        <w:rPr>
          <w:rtl/>
        </w:rPr>
      </w:pPr>
      <w:r w:rsidRPr="00B15E44">
        <w:rPr>
          <w:rtl/>
        </w:rPr>
        <w:t>והא אידי ואידי דייתקאות קא תני!</w:t>
      </w:r>
    </w:p>
    <w:p w14:paraId="37E7AA6E" w14:textId="70962841" w:rsidR="00F707CE" w:rsidRPr="00F707CE" w:rsidRDefault="006F071F" w:rsidP="006E26BC">
      <w:pPr>
        <w:pStyle w:val="36"/>
        <w:framePr w:wrap="notBeside"/>
        <w:rPr>
          <w:rtl/>
        </w:rPr>
      </w:pPr>
      <w:r w:rsidRPr="00F707CE">
        <w:rPr>
          <w:rFonts w:hint="cs"/>
          <w:rtl/>
        </w:rPr>
        <w:t xml:space="preserve">ב. </w:t>
      </w:r>
      <w:r w:rsidRPr="00F707CE">
        <w:rPr>
          <w:rtl/>
        </w:rPr>
        <w:t>אלא א</w:t>
      </w:r>
      <w:r w:rsidRPr="00F707CE">
        <w:rPr>
          <w:rFonts w:hint="cs"/>
          <w:rtl/>
        </w:rPr>
        <w:t>ר"ז</w:t>
      </w:r>
      <w:r w:rsidR="00F707CE" w:rsidRPr="00F707CE">
        <w:rPr>
          <w:rtl/>
        </w:rPr>
        <w:t>:</w:t>
      </w:r>
    </w:p>
    <w:p w14:paraId="16327925" w14:textId="11E5CC9F" w:rsidR="006F071F" w:rsidRPr="00B15E44" w:rsidRDefault="006F071F" w:rsidP="000D2CF7">
      <w:pPr>
        <w:rPr>
          <w:rtl/>
        </w:rPr>
      </w:pPr>
      <w:r w:rsidRPr="00B15E44">
        <w:rPr>
          <w:rtl/>
        </w:rPr>
        <w:t xml:space="preserve">הא והא בשכיב מרע, </w:t>
      </w:r>
    </w:p>
    <w:p w14:paraId="14227646" w14:textId="77777777" w:rsidR="00F707CE" w:rsidRPr="00F707CE" w:rsidRDefault="000D2CF7" w:rsidP="000D2CF7">
      <w:pPr>
        <w:pStyle w:val="36"/>
        <w:framePr w:wrap="notBeside"/>
        <w:rPr>
          <w:rtl/>
        </w:rPr>
      </w:pPr>
      <w:r w:rsidRPr="00F707CE">
        <w:rPr>
          <w:rFonts w:hint="cs"/>
          <w:rtl/>
        </w:rPr>
        <w:t>ול''ק</w:t>
      </w:r>
      <w:r w:rsidR="00F707CE" w:rsidRPr="00F707CE">
        <w:rPr>
          <w:rtl/>
        </w:rPr>
        <w:t>:</w:t>
      </w:r>
    </w:p>
    <w:p w14:paraId="4574D659" w14:textId="4D82206B" w:rsidR="00A6533C" w:rsidRPr="00B15E44" w:rsidRDefault="006F071F" w:rsidP="004450FF">
      <w:pPr>
        <w:rPr>
          <w:rtl/>
        </w:rPr>
      </w:pPr>
      <w:r w:rsidRPr="0050150D">
        <w:rPr>
          <w:rFonts w:cs="PFT_Frank"/>
          <w:b/>
          <w:bCs/>
          <w:szCs w:val="14"/>
          <w:rtl/>
        </w:rPr>
        <w:t>מתניתין</w:t>
      </w:r>
      <w:r w:rsidRPr="00B15E44">
        <w:rPr>
          <w:rtl/>
        </w:rPr>
        <w:t xml:space="preserve"> ד</w:t>
      </w:r>
      <w:r w:rsidRPr="00B15E44">
        <w:rPr>
          <w:rFonts w:hint="cs"/>
          <w:rtl/>
        </w:rPr>
        <w:t>א</w:t>
      </w:r>
      <w:r w:rsidRPr="00B15E44">
        <w:rPr>
          <w:rtl/>
        </w:rPr>
        <w:t xml:space="preserve">מר תנו נותנין - בדידיה, </w:t>
      </w:r>
      <w:r w:rsidR="000D2CF7">
        <w:rPr>
          <w:rFonts w:hint="cs"/>
          <w:rtl/>
        </w:rPr>
        <w:t>שיכול לחזור בו</w:t>
      </w:r>
      <w:r w:rsidRPr="00B15E44">
        <w:rPr>
          <w:rtl/>
        </w:rPr>
        <w:t>.</w:t>
      </w:r>
      <w:r w:rsidR="004450FF">
        <w:rPr>
          <w:rFonts w:hint="cs"/>
          <w:rtl/>
        </w:rPr>
        <w:t xml:space="preserve"> </w:t>
      </w:r>
      <w:r w:rsidRPr="00B15E44">
        <w:rPr>
          <w:rFonts w:hint="cs"/>
          <w:rtl/>
        </w:rPr>
        <w:t xml:space="preserve">דאפי' אי </w:t>
      </w:r>
      <w:r w:rsidR="004450FF">
        <w:rPr>
          <w:rFonts w:hint="cs"/>
          <w:rtl/>
        </w:rPr>
        <w:t>נתן</w:t>
      </w:r>
      <w:r w:rsidRPr="00B15E44">
        <w:rPr>
          <w:rFonts w:hint="cs"/>
          <w:rtl/>
        </w:rPr>
        <w:t xml:space="preserve"> לאדם אחר אין </w:t>
      </w:r>
      <w:r w:rsidR="004450FF">
        <w:rPr>
          <w:rFonts w:hint="cs"/>
          <w:rtl/>
        </w:rPr>
        <w:t>הפסד</w:t>
      </w:r>
      <w:r w:rsidRPr="00B15E44">
        <w:rPr>
          <w:rFonts w:hint="cs"/>
          <w:rtl/>
        </w:rPr>
        <w:t xml:space="preserve"> </w:t>
      </w:r>
      <w:r w:rsidR="004450FF">
        <w:rPr>
          <w:rFonts w:hint="cs"/>
          <w:rtl/>
        </w:rPr>
        <w:t>ד</w:t>
      </w:r>
      <w:r w:rsidRPr="00B15E44">
        <w:rPr>
          <w:rFonts w:hint="cs"/>
          <w:rtl/>
        </w:rPr>
        <w:t xml:space="preserve">אחרון </w:t>
      </w:r>
      <w:r w:rsidR="004450FF">
        <w:rPr>
          <w:rFonts w:hint="cs"/>
          <w:rtl/>
        </w:rPr>
        <w:t xml:space="preserve">תמיד </w:t>
      </w:r>
      <w:r w:rsidRPr="00B15E44">
        <w:rPr>
          <w:rFonts w:hint="cs"/>
          <w:rtl/>
        </w:rPr>
        <w:t>זוכה דחזר בו מראשון</w:t>
      </w:r>
    </w:p>
    <w:p w14:paraId="42D845B4" w14:textId="0A328686" w:rsidR="00A6533C" w:rsidRPr="00B15E44" w:rsidRDefault="006F071F" w:rsidP="009B508D">
      <w:pPr>
        <w:rPr>
          <w:rtl/>
        </w:rPr>
      </w:pPr>
      <w:r w:rsidRPr="0050150D">
        <w:rPr>
          <w:rFonts w:cs="PFT_Frank" w:hint="cs"/>
          <w:b/>
          <w:bCs/>
          <w:szCs w:val="14"/>
          <w:rtl/>
        </w:rPr>
        <w:t>וד</w:t>
      </w:r>
      <w:r w:rsidRPr="0050150D">
        <w:rPr>
          <w:rFonts w:cs="PFT_Frank"/>
          <w:b/>
          <w:bCs/>
          <w:szCs w:val="14"/>
          <w:rtl/>
        </w:rPr>
        <w:t>ברייתא</w:t>
      </w:r>
      <w:r w:rsidRPr="00B15E44">
        <w:rPr>
          <w:rtl/>
        </w:rPr>
        <w:t xml:space="preserve"> </w:t>
      </w:r>
      <w:r w:rsidR="004450FF">
        <w:rPr>
          <w:rFonts w:hint="cs"/>
          <w:rtl/>
        </w:rPr>
        <w:t xml:space="preserve">אף </w:t>
      </w:r>
      <w:r w:rsidRPr="00B15E44">
        <w:rPr>
          <w:rtl/>
        </w:rPr>
        <w:t>ששניהם מודים, לא יחזיר לא לזה ולא לזה</w:t>
      </w:r>
      <w:r w:rsidRPr="0050150D">
        <w:rPr>
          <w:rFonts w:cs="PFT_Frank"/>
          <w:b/>
          <w:bCs/>
          <w:szCs w:val="14"/>
          <w:rtl/>
        </w:rPr>
        <w:t xml:space="preserve"> ב</w:t>
      </w:r>
      <w:r w:rsidR="006E26BC" w:rsidRPr="0050150D">
        <w:rPr>
          <w:rFonts w:cs="PFT_Frank" w:hint="cs"/>
          <w:b/>
          <w:bCs/>
          <w:szCs w:val="14"/>
          <w:rtl/>
        </w:rPr>
        <w:t>בנו</w:t>
      </w:r>
      <w:r w:rsidRPr="0050150D">
        <w:rPr>
          <w:rFonts w:cs="PFT_Frank"/>
          <w:b/>
          <w:bCs/>
          <w:szCs w:val="14"/>
          <w:rtl/>
        </w:rPr>
        <w:t>.</w:t>
      </w:r>
    </w:p>
    <w:p w14:paraId="3861B572" w14:textId="1A9373F4" w:rsidR="006F071F" w:rsidRPr="00B15E44" w:rsidRDefault="006F071F" w:rsidP="00CE1BAE">
      <w:pPr>
        <w:rPr>
          <w:rtl/>
        </w:rPr>
      </w:pPr>
      <w:r w:rsidRPr="00B15E44">
        <w:rPr>
          <w:rFonts w:hint="cs"/>
          <w:rtl/>
        </w:rPr>
        <w:t>דשמא כתב אב</w:t>
      </w:r>
      <w:r w:rsidR="006E26BC">
        <w:rPr>
          <w:rFonts w:hint="cs"/>
          <w:rtl/>
        </w:rPr>
        <w:t>יו</w:t>
      </w:r>
      <w:r w:rsidRPr="00B15E44">
        <w:rPr>
          <w:rFonts w:hint="cs"/>
          <w:rtl/>
        </w:rPr>
        <w:t xml:space="preserve"> לאחר ונמלך ולא נתן לו ואחרי שמת אב</w:t>
      </w:r>
      <w:r w:rsidR="006E26BC">
        <w:rPr>
          <w:rFonts w:hint="cs"/>
          <w:rtl/>
        </w:rPr>
        <w:t xml:space="preserve">יו </w:t>
      </w:r>
      <w:r w:rsidRPr="00B15E44">
        <w:rPr>
          <w:rFonts w:hint="cs"/>
          <w:rtl/>
        </w:rPr>
        <w:t>כתב הבן לאדם אחר ונתן לו</w:t>
      </w:r>
      <w:r w:rsidR="00CE1BAE">
        <w:rPr>
          <w:rFonts w:hint="cs"/>
          <w:rtl/>
        </w:rPr>
        <w:t xml:space="preserve">, </w:t>
      </w:r>
      <w:r w:rsidRPr="00B15E44">
        <w:rPr>
          <w:rtl/>
        </w:rPr>
        <w:t>ו</w:t>
      </w:r>
      <w:r w:rsidRPr="00B15E44">
        <w:rPr>
          <w:rFonts w:hint="cs"/>
          <w:rtl/>
        </w:rPr>
        <w:t xml:space="preserve">עכשיו חזר בו מההוא דס''ל </w:t>
      </w:r>
      <w:r w:rsidRPr="00B15E44">
        <w:rPr>
          <w:rFonts w:hint="cs"/>
          <w:rtl/>
        </w:rPr>
        <w:lastRenderedPageBreak/>
        <w:t>שהיות ואינו יכול לחזור בו אומר שאבי הביא לו וניתן לו כתב ונוציא ממנו שהוא הרי זכה ונחלוק בזה, הלכך אנו לא נותנים לו השטר דשמא כתב אבוה ולא נתן ואתה שהבאת לאדם אחר וחזרת בך.</w:t>
      </w:r>
    </w:p>
    <w:p w14:paraId="73A74F19" w14:textId="5940F7E7" w:rsidR="00CE1BAE" w:rsidRDefault="006F071F" w:rsidP="00AE6C14">
      <w:r w:rsidRPr="00B15E44">
        <w:rPr>
          <w:rFonts w:hint="cs"/>
          <w:rtl/>
        </w:rPr>
        <w:t>ואי אמת אתה אומר שאביך נתן לו לך כתוב שטר אחר דאפי' אי לא הביא לו אביך וכתבת אתה לו אין בזה פסידא דראשון ואחרון ראשון זוכה.</w:t>
      </w:r>
    </w:p>
    <w:p w14:paraId="2210759B" w14:textId="77777777" w:rsidR="00A6533C" w:rsidRPr="00B15E44" w:rsidRDefault="00A6533C" w:rsidP="00A6533C">
      <w:pPr>
        <w:pStyle w:val="aff9"/>
        <w:rPr>
          <w:rtl/>
        </w:rPr>
      </w:pPr>
      <w:r w:rsidRPr="00B15E44">
        <w:rPr>
          <w:rtl/>
        </w:rPr>
        <w:t>***</w:t>
      </w:r>
    </w:p>
    <w:p w14:paraId="7FC0E33E" w14:textId="1916FDBA" w:rsidR="006F071F" w:rsidRPr="00B15E44" w:rsidRDefault="006F071F" w:rsidP="00A6533C">
      <w:pPr>
        <w:pStyle w:val="affe"/>
        <w:framePr w:wrap="around"/>
        <w:rPr>
          <w:rtl/>
        </w:rPr>
      </w:pPr>
      <w:r w:rsidRPr="00B15E44">
        <w:rPr>
          <w:rtl/>
        </w:rPr>
        <w:t>כ.</w:t>
      </w:r>
    </w:p>
    <w:p w14:paraId="318EE1EC" w14:textId="6A018AA8" w:rsidR="00F707CE" w:rsidRPr="00F707CE" w:rsidRDefault="006F071F" w:rsidP="00616FCF">
      <w:pPr>
        <w:pStyle w:val="36"/>
        <w:framePr w:wrap="notBeside"/>
        <w:rPr>
          <w:rtl/>
        </w:rPr>
      </w:pPr>
      <w:r w:rsidRPr="00F707CE">
        <w:rPr>
          <w:rtl/>
        </w:rPr>
        <w:t>ת"ר</w:t>
      </w:r>
      <w:r w:rsidR="00F707CE" w:rsidRPr="00F707CE">
        <w:rPr>
          <w:rtl/>
        </w:rPr>
        <w:t>:</w:t>
      </w:r>
    </w:p>
    <w:p w14:paraId="25DAB00B" w14:textId="09202743" w:rsidR="006F071F" w:rsidRPr="00B15E44" w:rsidRDefault="006F071F" w:rsidP="008E67AB">
      <w:pPr>
        <w:pStyle w:val="affff9"/>
        <w:rPr>
          <w:rtl/>
        </w:rPr>
      </w:pPr>
      <w:r w:rsidRPr="00B15E44">
        <w:rPr>
          <w:rtl/>
        </w:rPr>
        <w:t xml:space="preserve">מצא שובר, בזמן שהאשה מודה - יחזיר לבעל, </w:t>
      </w:r>
    </w:p>
    <w:p w14:paraId="688C9807" w14:textId="77777777" w:rsidR="00F707CE" w:rsidRPr="00F707CE" w:rsidRDefault="006F071F" w:rsidP="008E67AB">
      <w:pPr>
        <w:pStyle w:val="36"/>
        <w:framePr w:wrap="notBeside"/>
        <w:rPr>
          <w:rtl/>
        </w:rPr>
      </w:pPr>
      <w:r w:rsidRPr="00F707CE">
        <w:rPr>
          <w:rtl/>
        </w:rPr>
        <w:t>וליחוש</w:t>
      </w:r>
      <w:r w:rsidR="00F707CE" w:rsidRPr="00F707CE">
        <w:rPr>
          <w:rtl/>
        </w:rPr>
        <w:t>:</w:t>
      </w:r>
    </w:p>
    <w:p w14:paraId="53A0835C" w14:textId="517DF77F" w:rsidR="00A6533C" w:rsidRPr="00B15E44" w:rsidRDefault="008E67AB" w:rsidP="009B508D">
      <w:pPr>
        <w:rPr>
          <w:rtl/>
        </w:rPr>
      </w:pPr>
      <w:r>
        <w:rPr>
          <w:rFonts w:hint="cs"/>
          <w:rtl/>
        </w:rPr>
        <w:t>ש</w:t>
      </w:r>
      <w:r w:rsidR="006F071F" w:rsidRPr="00B15E44">
        <w:rPr>
          <w:rtl/>
        </w:rPr>
        <w:t xml:space="preserve">מא כתבה ליתן בניסן, ונתנה </w:t>
      </w:r>
      <w:r>
        <w:rPr>
          <w:rFonts w:hint="cs"/>
          <w:rtl/>
        </w:rPr>
        <w:t>רק</w:t>
      </w:r>
      <w:r w:rsidR="006F071F" w:rsidRPr="00B15E44">
        <w:rPr>
          <w:rtl/>
        </w:rPr>
        <w:t xml:space="preserve"> </w:t>
      </w:r>
      <w:r>
        <w:rPr>
          <w:rFonts w:hint="cs"/>
          <w:rtl/>
        </w:rPr>
        <w:t>ב</w:t>
      </w:r>
      <w:r w:rsidR="006F071F" w:rsidRPr="00B15E44">
        <w:rPr>
          <w:rtl/>
        </w:rPr>
        <w:t xml:space="preserve">תשרי, </w:t>
      </w:r>
      <w:r>
        <w:rPr>
          <w:rFonts w:hint="cs"/>
          <w:rtl/>
        </w:rPr>
        <w:t xml:space="preserve">ומכרה </w:t>
      </w:r>
      <w:r w:rsidR="006F071F" w:rsidRPr="00B15E44">
        <w:rPr>
          <w:rtl/>
        </w:rPr>
        <w:t xml:space="preserve">לכתובה בטובת הנאה מניסן עד תשרי, </w:t>
      </w:r>
      <w:r>
        <w:rPr>
          <w:rFonts w:hint="cs"/>
          <w:rtl/>
        </w:rPr>
        <w:t xml:space="preserve">ויוציא </w:t>
      </w:r>
      <w:r w:rsidR="006F071F" w:rsidRPr="00B15E44">
        <w:rPr>
          <w:rtl/>
        </w:rPr>
        <w:t xml:space="preserve">לשובר דניסן, </w:t>
      </w:r>
      <w:r>
        <w:rPr>
          <w:rFonts w:hint="cs"/>
          <w:rtl/>
        </w:rPr>
        <w:t>ויטרוף</w:t>
      </w:r>
      <w:r w:rsidR="006F071F" w:rsidRPr="00B15E44">
        <w:rPr>
          <w:rtl/>
        </w:rPr>
        <w:t xml:space="preserve"> לקוחות שלא כדין!</w:t>
      </w:r>
    </w:p>
    <w:p w14:paraId="4E7F1261" w14:textId="7375081A" w:rsidR="00F707CE" w:rsidRPr="00F707CE" w:rsidRDefault="006F071F" w:rsidP="008E67AB">
      <w:pPr>
        <w:pStyle w:val="36"/>
        <w:framePr w:wrap="notBeside"/>
        <w:rPr>
          <w:rtl/>
        </w:rPr>
      </w:pPr>
      <w:r w:rsidRPr="00F707CE">
        <w:rPr>
          <w:rtl/>
        </w:rPr>
        <w:t>רבא:</w:t>
      </w:r>
      <w:r w:rsidR="00D16D6B" w:rsidRPr="00F707CE">
        <w:rPr>
          <w:rFonts w:hint="cs"/>
          <w:rtl/>
        </w:rPr>
        <w:t xml:space="preserve"> ש''מ כשמואל</w:t>
      </w:r>
      <w:r w:rsidR="00F707CE" w:rsidRPr="00F707CE">
        <w:rPr>
          <w:rFonts w:hint="cs"/>
          <w:rtl/>
        </w:rPr>
        <w:t>:</w:t>
      </w:r>
    </w:p>
    <w:p w14:paraId="4306CE45" w14:textId="74B13D06" w:rsidR="006F071F" w:rsidRPr="00B15E44" w:rsidRDefault="006F071F" w:rsidP="009B508D">
      <w:pPr>
        <w:rPr>
          <w:rtl/>
        </w:rPr>
      </w:pPr>
      <w:r w:rsidRPr="00B15E44">
        <w:rPr>
          <w:rFonts w:hint="cs"/>
          <w:rtl/>
        </w:rPr>
        <w:t>ד</w:t>
      </w:r>
      <w:r w:rsidRPr="00B15E44">
        <w:rPr>
          <w:rtl/>
        </w:rPr>
        <w:t>המוכר שט</w:t>
      </w:r>
      <w:r w:rsidRPr="00B15E44">
        <w:rPr>
          <w:rFonts w:hint="cs"/>
          <w:rtl/>
        </w:rPr>
        <w:t>"ח</w:t>
      </w:r>
      <w:r w:rsidRPr="00B15E44">
        <w:rPr>
          <w:rtl/>
        </w:rPr>
        <w:t xml:space="preserve"> לחבירו וחזר ומחלו מחול, ואפילו יורש מוחל.</w:t>
      </w:r>
    </w:p>
    <w:p w14:paraId="65146650" w14:textId="73BF7CEA" w:rsidR="00F707CE" w:rsidRPr="00F707CE" w:rsidRDefault="006F071F" w:rsidP="00802CE7">
      <w:pPr>
        <w:pStyle w:val="36"/>
        <w:framePr w:wrap="notBeside"/>
        <w:rPr>
          <w:rtl/>
        </w:rPr>
      </w:pPr>
      <w:r w:rsidRPr="00F707CE">
        <w:rPr>
          <w:rtl/>
        </w:rPr>
        <w:t>אביי:</w:t>
      </w:r>
      <w:r w:rsidR="00B8645F" w:rsidRPr="00F707CE">
        <w:rPr>
          <w:rFonts w:hint="cs"/>
          <w:rtl/>
        </w:rPr>
        <w:t xml:space="preserve"> אף לא כשמואל</w:t>
      </w:r>
      <w:r w:rsidR="00F707CE" w:rsidRPr="00F707CE">
        <w:rPr>
          <w:rFonts w:hint="cs"/>
          <w:rtl/>
        </w:rPr>
        <w:t>:</w:t>
      </w:r>
    </w:p>
    <w:p w14:paraId="772412AB" w14:textId="7BF0EF2C" w:rsidR="006F071F" w:rsidRPr="00B15E44" w:rsidRDefault="006F071F" w:rsidP="009B508D">
      <w:pPr>
        <w:rPr>
          <w:rtl/>
        </w:rPr>
      </w:pPr>
      <w:r w:rsidRPr="005E3761">
        <w:rPr>
          <w:rStyle w:val="affffc"/>
          <w:rtl/>
        </w:rPr>
        <w:t>הב"ע -</w:t>
      </w:r>
      <w:r w:rsidRPr="00B15E44">
        <w:rPr>
          <w:rtl/>
        </w:rPr>
        <w:t xml:space="preserve"> בששטר כתובה יוצא מתחת ידה.</w:t>
      </w:r>
    </w:p>
    <w:p w14:paraId="2EF40269" w14:textId="604C0581" w:rsidR="00F707CE" w:rsidRPr="00F707CE" w:rsidRDefault="006F071F" w:rsidP="00802CE7">
      <w:pPr>
        <w:pStyle w:val="36"/>
        <w:framePr w:wrap="notBeside"/>
        <w:rPr>
          <w:rtl/>
        </w:rPr>
      </w:pPr>
      <w:r w:rsidRPr="00F707CE">
        <w:rPr>
          <w:rtl/>
        </w:rPr>
        <w:t>ורבא</w:t>
      </w:r>
      <w:r w:rsidR="00F707CE" w:rsidRPr="00F707CE">
        <w:rPr>
          <w:rtl/>
        </w:rPr>
        <w:t>:</w:t>
      </w:r>
    </w:p>
    <w:p w14:paraId="3DED0FA6" w14:textId="5AA60AAA" w:rsidR="006F071F" w:rsidRPr="00B15E44" w:rsidRDefault="006F071F" w:rsidP="009B508D">
      <w:pPr>
        <w:rPr>
          <w:rtl/>
        </w:rPr>
      </w:pPr>
      <w:r w:rsidRPr="00B15E44">
        <w:rPr>
          <w:rtl/>
        </w:rPr>
        <w:t>אי משום שטר כתובה - חיישינן לשתי כתובות.</w:t>
      </w:r>
    </w:p>
    <w:p w14:paraId="32E2124F" w14:textId="3372098A" w:rsidR="00F707CE" w:rsidRPr="00F707CE" w:rsidRDefault="006F071F" w:rsidP="00802CE7">
      <w:pPr>
        <w:pStyle w:val="36"/>
        <w:framePr w:wrap="notBeside"/>
        <w:rPr>
          <w:rtl/>
        </w:rPr>
      </w:pPr>
      <w:r w:rsidRPr="00F707CE">
        <w:rPr>
          <w:rtl/>
        </w:rPr>
        <w:t>ואביי</w:t>
      </w:r>
      <w:r w:rsidR="00F707CE" w:rsidRPr="00F707CE">
        <w:rPr>
          <w:rtl/>
        </w:rPr>
        <w:t>:</w:t>
      </w:r>
    </w:p>
    <w:p w14:paraId="4A7E31F0" w14:textId="620D4A23" w:rsidR="006F071F" w:rsidRPr="00B15E44" w:rsidRDefault="006F071F" w:rsidP="009B508D">
      <w:pPr>
        <w:rPr>
          <w:rtl/>
        </w:rPr>
      </w:pPr>
      <w:r w:rsidRPr="005E3761">
        <w:rPr>
          <w:rStyle w:val="affffc"/>
          <w:rFonts w:hint="cs"/>
          <w:rtl/>
        </w:rPr>
        <w:t>א.</w:t>
      </w:r>
      <w:r w:rsidRPr="00B15E44">
        <w:rPr>
          <w:rFonts w:hint="cs"/>
          <w:rtl/>
        </w:rPr>
        <w:t xml:space="preserve"> </w:t>
      </w:r>
      <w:r w:rsidRPr="00B15E44">
        <w:rPr>
          <w:rtl/>
        </w:rPr>
        <w:t>לשתי כתובות לא חיישינן.</w:t>
      </w:r>
      <w:r w:rsidRPr="00B15E44">
        <w:rPr>
          <w:rFonts w:hint="cs"/>
          <w:rtl/>
        </w:rPr>
        <w:t xml:space="preserve"> </w:t>
      </w:r>
      <w:r w:rsidRPr="005E3761">
        <w:rPr>
          <w:rStyle w:val="affffc"/>
          <w:rFonts w:hint="cs"/>
          <w:rtl/>
        </w:rPr>
        <w:t>ב.</w:t>
      </w:r>
      <w:r w:rsidRPr="00B15E44">
        <w:rPr>
          <w:rtl/>
        </w:rPr>
        <w:t xml:space="preserve"> שובר בזמנו טריף.</w:t>
      </w:r>
      <w:r w:rsidRPr="00B15E44">
        <w:rPr>
          <w:rFonts w:hint="cs"/>
          <w:rtl/>
        </w:rPr>
        <w:t xml:space="preserve"> </w:t>
      </w:r>
      <w:r w:rsidR="00464AFF">
        <w:rPr>
          <w:rFonts w:hint="cs"/>
          <w:rtl/>
        </w:rPr>
        <w:t>- ולשיטתו</w:t>
      </w:r>
      <w:r w:rsidRPr="00B15E44">
        <w:rPr>
          <w:rFonts w:hint="cs"/>
          <w:rtl/>
        </w:rPr>
        <w:t xml:space="preserve"> דעדיו</w:t>
      </w:r>
      <w:r w:rsidRPr="00B15E44">
        <w:rPr>
          <w:rtl/>
        </w:rPr>
        <w:t xml:space="preserve"> בחתומיו זכין לו.</w:t>
      </w:r>
    </w:p>
    <w:p w14:paraId="4C4F293C" w14:textId="77777777" w:rsidR="00A6533C" w:rsidRDefault="00A6533C" w:rsidP="00A6533C">
      <w:pPr>
        <w:pStyle w:val="aff9"/>
        <w:rPr>
          <w:rFonts w:ascii="David" w:hAnsi="David" w:cs="Guttman Vilna"/>
          <w:color w:val="808080" w:themeColor="background1" w:themeShade="80"/>
          <w:rtl/>
        </w:rPr>
      </w:pPr>
      <w:r>
        <w:rPr>
          <w:rFonts w:ascii="David" w:hAnsi="David" w:cs="Guttman Vilna"/>
          <w:color w:val="808080" w:themeColor="background1" w:themeShade="80"/>
          <w:rtl/>
        </w:rPr>
        <w:t>***</w:t>
      </w:r>
    </w:p>
    <w:p w14:paraId="736FC8ED" w14:textId="73883B12" w:rsidR="006F071F" w:rsidRPr="007D3DD2" w:rsidRDefault="006F071F" w:rsidP="00B8645F">
      <w:pPr>
        <w:pStyle w:val="afffff"/>
        <w:framePr w:wrap="around"/>
        <w:rPr>
          <w:rtl/>
        </w:rPr>
      </w:pPr>
      <w:del w:id="20175" w:author="קלוד" w:date="2026-10-06T10:08:05Z">
        <w:r>
          <w:rPr>
            <w:rtl/>
          </w:rPr>
          <w:delText xml:space="preserve">משנה.</w:delText>
        </w:r>
      </w:del>
      <w:ins w:id="20176" w:author="קלוד" w:date="2026-10-06T10:08:05Z">
        <w:r>
          <w:rPr>
            <w:rtl/>
          </w:rPr>
          <w:t xml:space="preserve">משנה ח</w:t>
        </w:r>
      </w:ins>
    </w:p>
    <w:p w14:paraId="227C124D" w14:textId="66A10DC0" w:rsidR="006F071F" w:rsidRPr="007D3DD2" w:rsidRDefault="006F071F" w:rsidP="003428AB">
      <w:pPr>
        <w:pStyle w:val="afff3"/>
        <w:rPr>
          <w:rtl/>
        </w:rPr>
      </w:pPr>
      <w:ins w:id="9804" w:author="מספור קטעי משנה" w:date="2026-10-06T10:03:19Z">
        <w:r>
          <w:rPr>
            <w:rStyle w:val="MisparKeta"/>
          </w:rPr>
          <w:t xml:space="preserve">א. </w:t>
        </w:r>
      </w:ins>
      <w:r w:rsidRPr="007D3DD2">
        <w:rPr>
          <w:rtl/>
        </w:rPr>
        <w:t>מצא איגרות שום ואיגרות מזון, שטרי חליצה ומיאונין, ושטרי בירורין וכל מעשה בית דין</w:t>
      </w:r>
      <w:r w:rsidR="00C06442">
        <w:rPr>
          <w:rFonts w:hint="cs"/>
          <w:rtl/>
        </w:rPr>
        <w:t xml:space="preserve">- </w:t>
      </w:r>
      <w:r w:rsidRPr="007D3DD2">
        <w:rPr>
          <w:rtl/>
        </w:rPr>
        <w:t xml:space="preserve"> </w:t>
      </w:r>
      <w:r>
        <w:rPr>
          <w:rtl/>
        </w:rPr>
        <w:t>הר"ז</w:t>
      </w:r>
      <w:r w:rsidRPr="007D3DD2">
        <w:rPr>
          <w:rtl/>
        </w:rPr>
        <w:t xml:space="preserve"> יחזיר.</w:t>
      </w:r>
    </w:p>
    <w:p w14:paraId="0CD6E486" w14:textId="6BD922F7" w:rsidR="006F071F" w:rsidRPr="007D3DD2" w:rsidRDefault="006F071F" w:rsidP="003428AB">
      <w:pPr>
        <w:pStyle w:val="afff3"/>
        <w:rPr>
          <w:rtl/>
        </w:rPr>
      </w:pPr>
      <w:r w:rsidRPr="007D3DD2">
        <w:rPr>
          <w:rtl/>
        </w:rPr>
        <w:t xml:space="preserve">מצא בחפיסה או בדלוסקמא תכריך של שטרות או אגודה של שטרות </w:t>
      </w:r>
      <w:r w:rsidR="004171B7">
        <w:rPr>
          <w:rFonts w:hint="cs"/>
          <w:rtl/>
        </w:rPr>
        <w:t>[</w:t>
      </w:r>
      <w:r w:rsidR="004171B7" w:rsidRPr="007D3DD2">
        <w:rPr>
          <w:rtl/>
        </w:rPr>
        <w:t>שלשה קשורין זה בזה</w:t>
      </w:r>
      <w:r w:rsidR="004171B7">
        <w:rPr>
          <w:rFonts w:hint="cs"/>
          <w:rtl/>
        </w:rPr>
        <w:t xml:space="preserve">] </w:t>
      </w:r>
      <w:r w:rsidRPr="007D3DD2">
        <w:rPr>
          <w:rtl/>
        </w:rPr>
        <w:t xml:space="preserve">- </w:t>
      </w:r>
      <w:r>
        <w:rPr>
          <w:rtl/>
        </w:rPr>
        <w:t>הר"ז</w:t>
      </w:r>
      <w:r w:rsidRPr="007D3DD2">
        <w:rPr>
          <w:rtl/>
        </w:rPr>
        <w:t xml:space="preserve"> יחזיר.</w:t>
      </w:r>
      <w:r w:rsidR="004171B7">
        <w:rPr>
          <w:rFonts w:hint="cs"/>
          <w:rtl/>
        </w:rPr>
        <w:t xml:space="preserve"> </w:t>
      </w:r>
    </w:p>
    <w:p w14:paraId="2C3C8ABF" w14:textId="1ABF311F" w:rsidR="006F071F" w:rsidRPr="007D3DD2" w:rsidRDefault="006F071F" w:rsidP="003428AB">
      <w:pPr>
        <w:pStyle w:val="afff3"/>
        <w:rPr>
          <w:rtl/>
        </w:rPr>
      </w:pPr>
      <w:r w:rsidRPr="005E3761">
        <w:rPr>
          <w:rStyle w:val="TanaimMishna"/>
          <w:rFonts w:hint="cs"/>
          <w:rtl/>
          <w:rPrChange w:id="20009" w:author="קלוד" w:date="2026-10-06T10:08:05Z">
            <w:rPr>
              <w:rStyle w:val="affffc"/>
              <w:rFonts w:hint="cs"/>
              <w:rtl/>
            </w:rPr>
          </w:rPrChange>
        </w:rPr>
        <w:t>רשב''ג</w:t>
      </w:r>
      <w:r w:rsidRPr="005E3761">
        <w:rPr>
          <w:rStyle w:val="TanaimMishna"/>
          <w:rtl/>
          <w:rPrChange w:id="20010" w:author="קלוד" w:date="2026-10-06T10:08:05Z">
            <w:rPr>
              <w:rStyle w:val="affffc"/>
              <w:rtl/>
            </w:rPr>
          </w:rPrChange>
        </w:rPr>
        <w:t>:</w:t>
      </w:r>
      <w:r w:rsidRPr="007D3DD2">
        <w:rPr>
          <w:rtl/>
        </w:rPr>
        <w:t xml:space="preserve"> אחד הלוה משלשה יחזיר ללוה, שלשה הלוין מן האחד יחזיר למלוה.</w:t>
      </w:r>
    </w:p>
    <w:p w14:paraId="29A38785" w14:textId="2940E320" w:rsidR="006F071F" w:rsidRPr="007D3DD2" w:rsidRDefault="006F071F" w:rsidP="003428AB">
      <w:pPr>
        <w:pStyle w:val="afff3"/>
        <w:rPr>
          <w:rtl/>
        </w:rPr>
      </w:pPr>
      <w:r w:rsidRPr="007D3DD2">
        <w:rPr>
          <w:rtl/>
        </w:rPr>
        <w:t>מצא שטר בין שטרותיו ואינו יודע מה טיבו יהא מונח עד שיבוא אליהו.</w:t>
      </w:r>
    </w:p>
    <w:p w14:paraId="0192D3C2" w14:textId="5D8EDA7B" w:rsidR="006F071F" w:rsidRPr="007D3DD2" w:rsidRDefault="006F071F" w:rsidP="000667FC">
      <w:pPr>
        <w:pStyle w:val="afff3"/>
        <w:spacing w:after="60" w:line="220" w:lineRule="exact"/>
        <w:rPr>
          <w:rtl/>
        </w:rPr>
      </w:pPr>
      <w:r w:rsidRPr="007D3DD2">
        <w:rPr>
          <w:rtl/>
        </w:rPr>
        <w:t>אם יש עמהן סמפונות</w:t>
      </w:r>
      <w:r w:rsidR="00D956FB">
        <w:rPr>
          <w:rStyle w:val="HesberMishna"/>
          <w:rFonts w:hint="cs"/>
          <w:rtl/>
          <w:rPrChange w:id="20011" w:author="קלוד" w:date="2026-10-06T10:08:05Z">
            <w:rPr>
              <w:rStyle w:val="affffe"/>
              <w:rFonts w:hint="cs"/>
              <w:rtl/>
            </w:rPr>
          </w:rPrChange>
        </w:rPr>
        <w:t xml:space="preserve"> [</w:t>
      </w:r>
      <w:r w:rsidR="00D956FB" w:rsidRPr="00D956FB">
        <w:rPr>
          <w:rStyle w:val="HesberMishna"/>
          <w:rFonts w:hint="cs"/>
          <w:rtl/>
          <w:rPrChange w:id="20012" w:author="קלוד" w:date="2026-10-06T10:08:05Z">
            <w:rPr>
              <w:rStyle w:val="affffe"/>
              <w:rFonts w:hint="cs"/>
              <w:rtl/>
            </w:rPr>
          </w:rPrChange>
        </w:rPr>
        <w:t>שובר</w:t>
      </w:r>
      <w:r w:rsidR="00D956FB">
        <w:rPr>
          <w:rStyle w:val="HesberMishna"/>
          <w:rFonts w:hint="cs"/>
          <w:rtl/>
          <w:rPrChange w:id="20013" w:author="קלוד" w:date="2026-10-06T10:08:05Z">
            <w:rPr>
              <w:rStyle w:val="affffe"/>
              <w:rFonts w:hint="cs"/>
              <w:rtl/>
            </w:rPr>
          </w:rPrChange>
        </w:rPr>
        <w:t>]</w:t>
      </w:r>
      <w:r w:rsidRPr="007D3DD2">
        <w:rPr>
          <w:rtl/>
        </w:rPr>
        <w:t xml:space="preserve"> - יעשה מה שבסמפונות.</w:t>
      </w:r>
    </w:p>
    <w:p w14:paraId="6F7577B0" w14:textId="77777777" w:rsidR="00D956FB" w:rsidRDefault="006F071F" w:rsidP="00D956FB">
      <w:pPr>
        <w:pStyle w:val="afffb"/>
        <w:rPr>
          <w:rtl/>
        </w:rPr>
      </w:pPr>
      <w:ins w:id="9814" w:author="מספור קטעי משנה" w:date="2026-10-06T06:45:11Z">
        <w:r>
          <w:rPr>
            <w:rStyle w:val="MisparKeta"/>
          </w:rPr>
          <w:t xml:space="preserve">ב. </w:t>
        </w:r>
      </w:ins>
      <w:r w:rsidRPr="00B15E44">
        <w:rPr>
          <w:rtl/>
        </w:rPr>
        <w:lastRenderedPageBreak/>
        <w:t xml:space="preserve">שטרי בירורין? </w:t>
      </w:r>
    </w:p>
    <w:p w14:paraId="3CAEBD9F" w14:textId="3436DC25" w:rsidR="00A6533C" w:rsidRPr="00B15E44" w:rsidRDefault="00D956FB" w:rsidP="00955628">
      <w:pPr>
        <w:rPr>
          <w:rtl/>
        </w:rPr>
      </w:pPr>
      <w:r w:rsidRPr="005E3761">
        <w:rPr>
          <w:rStyle w:val="affffc"/>
          <w:rFonts w:hint="cs"/>
          <w:rtl/>
        </w:rPr>
        <w:t xml:space="preserve">בבבל </w:t>
      </w:r>
      <w:r w:rsidR="006F071F" w:rsidRPr="005E3761">
        <w:rPr>
          <w:rStyle w:val="affffc"/>
          <w:rtl/>
        </w:rPr>
        <w:t>תרגמו</w:t>
      </w:r>
      <w:r w:rsidR="006F071F" w:rsidRPr="00B15E44">
        <w:rPr>
          <w:rtl/>
        </w:rPr>
        <w:t xml:space="preserve">: שטרי </w:t>
      </w:r>
      <w:r>
        <w:rPr>
          <w:rFonts w:hint="cs"/>
          <w:rtl/>
        </w:rPr>
        <w:t>טענות</w:t>
      </w:r>
      <w:r w:rsidR="006F071F" w:rsidRPr="00B15E44">
        <w:rPr>
          <w:rtl/>
        </w:rPr>
        <w:t xml:space="preserve">, </w:t>
      </w:r>
      <w:r w:rsidR="006F071F" w:rsidRPr="005E3761">
        <w:rPr>
          <w:rStyle w:val="affffc"/>
          <w:rtl/>
        </w:rPr>
        <w:t>ר</w:t>
      </w:r>
      <w:r w:rsidR="006F071F" w:rsidRPr="005E3761">
        <w:rPr>
          <w:rStyle w:val="affffc"/>
          <w:rFonts w:hint="cs"/>
          <w:rtl/>
        </w:rPr>
        <w:t>"יר</w:t>
      </w:r>
      <w:r w:rsidR="006F071F" w:rsidRPr="005E3761">
        <w:rPr>
          <w:rStyle w:val="affffc"/>
          <w:rtl/>
        </w:rPr>
        <w:t>:</w:t>
      </w:r>
      <w:r w:rsidR="006F071F" w:rsidRPr="00B15E44">
        <w:rPr>
          <w:rtl/>
        </w:rPr>
        <w:t xml:space="preserve"> </w:t>
      </w:r>
      <w:r w:rsidR="00955628">
        <w:rPr>
          <w:rFonts w:hint="cs"/>
          <w:rtl/>
        </w:rPr>
        <w:t xml:space="preserve">שכל אחד </w:t>
      </w:r>
      <w:r w:rsidR="006F071F" w:rsidRPr="00B15E44">
        <w:rPr>
          <w:rtl/>
        </w:rPr>
        <w:t>בורר לו אחד</w:t>
      </w:r>
      <w:r w:rsidR="00955628">
        <w:rPr>
          <w:rFonts w:hint="cs"/>
          <w:rtl/>
        </w:rPr>
        <w:t>.</w:t>
      </w:r>
    </w:p>
    <w:p w14:paraId="1382112B" w14:textId="77777777" w:rsidR="003428AB" w:rsidRDefault="006F071F" w:rsidP="003428AB">
      <w:pPr>
        <w:pStyle w:val="affe"/>
        <w:framePr w:wrap="around"/>
        <w:rPr>
          <w:rtl/>
        </w:rPr>
      </w:pPr>
      <w:r w:rsidRPr="005F751E">
        <w:rPr>
          <w:rtl/>
        </w:rPr>
        <w:t>כ:</w:t>
      </w:r>
      <w:r w:rsidRPr="00CB0E90">
        <w:rPr>
          <w:rFonts w:cs="David"/>
          <w:szCs w:val="32"/>
          <w:rtl/>
        </w:rPr>
        <w:t xml:space="preserve"> </w:t>
      </w:r>
    </w:p>
    <w:p w14:paraId="6BEC1142" w14:textId="76681F34" w:rsidR="006F071F" w:rsidRPr="00955628" w:rsidRDefault="006F071F" w:rsidP="00955628">
      <w:pPr>
        <w:pStyle w:val="afffb"/>
        <w:rPr>
          <w:rtl/>
        </w:rPr>
      </w:pPr>
      <w:ins w:id="9815" w:author="מספור קטעי משנה" w:date="2026-10-06T06:45:11Z">
        <w:r>
          <w:rPr>
            <w:rStyle w:val="MisparKeta"/>
          </w:rPr>
          <w:t xml:space="preserve">ג. </w:t>
        </w:r>
      </w:ins>
      <w:r w:rsidRPr="00955628">
        <w:rPr>
          <w:rtl/>
        </w:rPr>
        <w:t>וכל מעשה בית דין הר"ז יחזיר.</w:t>
      </w:r>
    </w:p>
    <w:p w14:paraId="5A5F0557" w14:textId="77777777" w:rsidR="006F071F" w:rsidRPr="00B15E44" w:rsidRDefault="006F071F" w:rsidP="009B508D">
      <w:pPr>
        <w:rPr>
          <w:rtl/>
        </w:rPr>
      </w:pPr>
      <w:r w:rsidRPr="00B15E44">
        <w:rPr>
          <w:rFonts w:hint="cs"/>
          <w:rtl/>
        </w:rPr>
        <w:t xml:space="preserve">אותו גט שנמצא בב''ד של ר''ה והיה כתוב בו בשוירי שעל רכס הנהר. </w:t>
      </w:r>
      <w:r w:rsidRPr="005E3761">
        <w:rPr>
          <w:rStyle w:val="affffc"/>
          <w:rFonts w:hint="cs"/>
          <w:rtl/>
        </w:rPr>
        <w:t>ואר"ה:</w:t>
      </w:r>
      <w:r w:rsidRPr="00B15E44">
        <w:rPr>
          <w:rtl/>
        </w:rPr>
        <w:t xml:space="preserve"> חיישינן לשני שוירי.</w:t>
      </w:r>
    </w:p>
    <w:p w14:paraId="62603BB4" w14:textId="3828D137" w:rsidR="00F707CE" w:rsidRPr="00F707CE" w:rsidRDefault="00955628" w:rsidP="00955628">
      <w:pPr>
        <w:pStyle w:val="36"/>
        <w:framePr w:wrap="notBeside"/>
        <w:rPr>
          <w:rtl/>
        </w:rPr>
      </w:pPr>
      <w:r w:rsidRPr="00F707CE">
        <w:rPr>
          <w:rFonts w:hint="cs"/>
          <w:rtl/>
        </w:rPr>
        <w:t>ו</w:t>
      </w:r>
      <w:r w:rsidR="006F071F" w:rsidRPr="00F707CE">
        <w:rPr>
          <w:rtl/>
        </w:rPr>
        <w:t>רבה</w:t>
      </w:r>
      <w:r w:rsidRPr="00F707CE">
        <w:rPr>
          <w:rFonts w:hint="cs"/>
          <w:rtl/>
        </w:rPr>
        <w:t xml:space="preserve"> דקדק</w:t>
      </w:r>
      <w:r w:rsidR="00F707CE" w:rsidRPr="00F707CE">
        <w:rPr>
          <w:rtl/>
        </w:rPr>
        <w:t>:</w:t>
      </w:r>
    </w:p>
    <w:p w14:paraId="0A5CB7E5" w14:textId="25E52243" w:rsidR="006F071F" w:rsidRPr="00B15E44" w:rsidRDefault="006F071F" w:rsidP="009B508D">
      <w:pPr>
        <w:rPr>
          <w:rtl/>
        </w:rPr>
      </w:pPr>
      <w:r w:rsidRPr="00B15E44">
        <w:rPr>
          <w:rFonts w:hint="cs"/>
          <w:rtl/>
        </w:rPr>
        <w:t>ד'כל מעשה ב''ד הר''ז יחזיר'</w:t>
      </w:r>
    </w:p>
    <w:p w14:paraId="348BAE9A" w14:textId="77777777" w:rsidR="00F707CE" w:rsidRPr="00F707CE" w:rsidRDefault="006F071F" w:rsidP="00955628">
      <w:pPr>
        <w:pStyle w:val="36"/>
        <w:framePr w:wrap="notBeside"/>
        <w:rPr>
          <w:rtl/>
        </w:rPr>
      </w:pPr>
      <w:r w:rsidRPr="00F707CE">
        <w:rPr>
          <w:rtl/>
        </w:rPr>
        <w:t>א"ל ר</w:t>
      </w:r>
      <w:r w:rsidRPr="00F707CE">
        <w:rPr>
          <w:rFonts w:hint="cs"/>
          <w:rtl/>
        </w:rPr>
        <w:t>"ע</w:t>
      </w:r>
      <w:r w:rsidR="00F707CE" w:rsidRPr="00F707CE">
        <w:rPr>
          <w:rtl/>
        </w:rPr>
        <w:t>:</w:t>
      </w:r>
    </w:p>
    <w:p w14:paraId="22078524" w14:textId="20DF60A7" w:rsidR="006F071F" w:rsidRPr="00D56F63" w:rsidRDefault="00955628" w:rsidP="009B508D">
      <w:pPr>
        <w:rPr>
          <w:spacing w:val="-2"/>
          <w:rtl/>
        </w:rPr>
      </w:pPr>
      <w:r w:rsidRPr="00D56F63">
        <w:rPr>
          <w:rFonts w:hint="cs"/>
          <w:spacing w:val="-2"/>
          <w:rtl/>
        </w:rPr>
        <w:t>איך פשטת איסור מממון</w:t>
      </w:r>
      <w:r w:rsidR="006F071F" w:rsidRPr="00D56F63">
        <w:rPr>
          <w:spacing w:val="-2"/>
          <w:rtl/>
        </w:rPr>
        <w:t xml:space="preserve">? </w:t>
      </w:r>
      <w:r w:rsidR="006F071F" w:rsidRPr="005E3761">
        <w:rPr>
          <w:rStyle w:val="affffc"/>
          <w:spacing w:val="-2"/>
          <w:rtl/>
        </w:rPr>
        <w:t>א"ל:</w:t>
      </w:r>
      <w:r w:rsidRPr="005E3761">
        <w:rPr>
          <w:rStyle w:val="affffc"/>
          <w:rFonts w:hint="cs"/>
          <w:spacing w:val="-2"/>
          <w:rtl/>
        </w:rPr>
        <w:t xml:space="preserve"> </w:t>
      </w:r>
      <w:r w:rsidR="006F071F" w:rsidRPr="005E3761">
        <w:rPr>
          <w:rStyle w:val="affffc"/>
          <w:rFonts w:hint="cs"/>
          <w:spacing w:val="-2"/>
          <w:rtl/>
        </w:rPr>
        <w:t>משועמם</w:t>
      </w:r>
      <w:r w:rsidR="006F071F" w:rsidRPr="005E3761">
        <w:rPr>
          <w:rStyle w:val="affffc"/>
          <w:spacing w:val="-2"/>
          <w:rtl/>
        </w:rPr>
        <w:t xml:space="preserve"> </w:t>
      </w:r>
      <w:r w:rsidR="006F071F" w:rsidRPr="00D56F63">
        <w:rPr>
          <w:spacing w:val="-2"/>
          <w:rtl/>
        </w:rPr>
        <w:t>שטרי חליצה ומיאונין תנן.</w:t>
      </w:r>
    </w:p>
    <w:p w14:paraId="7645058D" w14:textId="77777777" w:rsidR="00D56F63" w:rsidRDefault="006F071F" w:rsidP="009B508D">
      <w:pPr>
        <w:rPr>
          <w:rtl/>
        </w:rPr>
      </w:pPr>
      <w:r w:rsidRPr="00B15E44">
        <w:rPr>
          <w:rFonts w:hint="cs"/>
          <w:rtl/>
        </w:rPr>
        <w:t xml:space="preserve">ונשבר העמוד שהחזיק את בית המדרש </w:t>
      </w:r>
    </w:p>
    <w:p w14:paraId="7BEFD113" w14:textId="77777777" w:rsidR="00F707CE" w:rsidRPr="00F707CE" w:rsidRDefault="006F071F" w:rsidP="00D56F63">
      <w:pPr>
        <w:pStyle w:val="36"/>
        <w:framePr w:wrap="notBeside"/>
        <w:rPr>
          <w:rtl/>
        </w:rPr>
      </w:pPr>
      <w:r w:rsidRPr="00F707CE">
        <w:rPr>
          <w:rFonts w:hint="cs"/>
          <w:rtl/>
        </w:rPr>
        <w:t>ר'ע אמר</w:t>
      </w:r>
      <w:r w:rsidR="00F707CE" w:rsidRPr="00F707CE">
        <w:rPr>
          <w:rtl/>
        </w:rPr>
        <w:t>:</w:t>
      </w:r>
    </w:p>
    <w:p w14:paraId="158B6B5B" w14:textId="6DB60BCE" w:rsidR="006F071F" w:rsidRPr="00B15E44" w:rsidRDefault="006F071F" w:rsidP="009B508D">
      <w:pPr>
        <w:rPr>
          <w:rtl/>
        </w:rPr>
      </w:pPr>
      <w:r w:rsidRPr="00B15E44">
        <w:rPr>
          <w:rFonts w:hint="cs"/>
          <w:rtl/>
        </w:rPr>
        <w:t>משום מזלי פקע שגדפתני</w:t>
      </w:r>
      <w:r w:rsidR="00D56F63">
        <w:rPr>
          <w:rFonts w:hint="cs"/>
          <w:rtl/>
        </w:rPr>
        <w:t>,</w:t>
      </w:r>
    </w:p>
    <w:p w14:paraId="11FD7576" w14:textId="3943045F" w:rsidR="00F707CE" w:rsidRPr="00F707CE" w:rsidRDefault="006F071F" w:rsidP="00D56F63">
      <w:pPr>
        <w:pStyle w:val="36"/>
        <w:framePr w:wrap="notBeside"/>
        <w:rPr>
          <w:rtl/>
        </w:rPr>
      </w:pPr>
      <w:r w:rsidRPr="00F707CE">
        <w:rPr>
          <w:rFonts w:hint="cs"/>
          <w:rtl/>
        </w:rPr>
        <w:t>ורבה אמר</w:t>
      </w:r>
      <w:r w:rsidR="00F707CE" w:rsidRPr="00F707CE">
        <w:rPr>
          <w:rtl/>
        </w:rPr>
        <w:t>:</w:t>
      </w:r>
    </w:p>
    <w:p w14:paraId="20A23B28" w14:textId="3A34ADD4" w:rsidR="006F071F" w:rsidRPr="00B15E44" w:rsidRDefault="006F071F" w:rsidP="009B508D">
      <w:pPr>
        <w:rPr>
          <w:rtl/>
        </w:rPr>
      </w:pPr>
      <w:r w:rsidRPr="00B15E44">
        <w:rPr>
          <w:rtl/>
        </w:rPr>
        <w:t xml:space="preserve">משום </w:t>
      </w:r>
      <w:r w:rsidRPr="00B15E44">
        <w:rPr>
          <w:rFonts w:hint="cs"/>
          <w:rtl/>
        </w:rPr>
        <w:t>מזלי שהשבת על דברי ברבים</w:t>
      </w:r>
      <w:r w:rsidRPr="00B15E44">
        <w:rPr>
          <w:rtl/>
        </w:rPr>
        <w:t>.</w:t>
      </w:r>
    </w:p>
    <w:p w14:paraId="238EC03E" w14:textId="0C2C0A8C" w:rsidR="006F071F" w:rsidRPr="00C719BD" w:rsidRDefault="006F071F" w:rsidP="00D56F63">
      <w:pPr>
        <w:pStyle w:val="afffb"/>
        <w:rPr>
          <w:rtl/>
        </w:rPr>
      </w:pPr>
      <w:ins w:id="9816" w:author="מספור קטעי משנה" w:date="2026-10-06T06:45:11Z">
        <w:r>
          <w:rPr>
            <w:rStyle w:val="MisparKeta"/>
          </w:rPr>
          <w:t xml:space="preserve">א. </w:t>
        </w:r>
      </w:ins>
      <w:r w:rsidRPr="00C719BD">
        <w:rPr>
          <w:rtl/>
        </w:rPr>
        <w:t>מצא בחפיסה או בדלוסקמא.</w:t>
      </w:r>
    </w:p>
    <w:p w14:paraId="470B3B38" w14:textId="5CFC52BE" w:rsidR="006F071F" w:rsidRPr="00B15E44" w:rsidRDefault="006F071F" w:rsidP="00D86EA8">
      <w:pPr>
        <w:rPr>
          <w:rtl/>
        </w:rPr>
      </w:pPr>
      <w:r w:rsidRPr="0050150D">
        <w:rPr>
          <w:rFonts w:cs="PFT_Frank"/>
          <w:b/>
          <w:bCs/>
          <w:szCs w:val="14"/>
          <w:rtl/>
        </w:rPr>
        <w:t>חפיסה</w:t>
      </w:r>
      <w:r w:rsidRPr="00B15E44">
        <w:rPr>
          <w:rtl/>
        </w:rPr>
        <w:t xml:space="preserve"> </w:t>
      </w:r>
      <w:r w:rsidRPr="005E3761">
        <w:rPr>
          <w:rStyle w:val="affffc"/>
          <w:rtl/>
        </w:rPr>
        <w:t xml:space="preserve"> </w:t>
      </w:r>
      <w:r w:rsidR="00D56F63" w:rsidRPr="005E3761">
        <w:rPr>
          <w:rStyle w:val="affffc"/>
          <w:rFonts w:hint="cs"/>
          <w:rtl/>
        </w:rPr>
        <w:t>רבב''ח:</w:t>
      </w:r>
      <w:r w:rsidR="00D56F63">
        <w:t xml:space="preserve"> </w:t>
      </w:r>
      <w:r w:rsidRPr="00B15E44">
        <w:rPr>
          <w:rtl/>
        </w:rPr>
        <w:t>חמת קטנה.</w:t>
      </w:r>
      <w:r w:rsidR="00D86EA8">
        <w:rPr>
          <w:rFonts w:hint="cs"/>
          <w:rtl/>
        </w:rPr>
        <w:t xml:space="preserve">        </w:t>
      </w:r>
      <w:r w:rsidRPr="0050150D">
        <w:rPr>
          <w:rFonts w:cs="PFT_Frank"/>
          <w:b/>
          <w:bCs/>
          <w:szCs w:val="14"/>
          <w:rtl/>
        </w:rPr>
        <w:t>דלוסקמא</w:t>
      </w:r>
      <w:r w:rsidR="00D56F63" w:rsidRPr="005E3761">
        <w:rPr>
          <w:rStyle w:val="affffc"/>
          <w:rFonts w:hint="cs"/>
          <w:rtl/>
        </w:rPr>
        <w:t xml:space="preserve"> </w:t>
      </w:r>
      <w:r w:rsidRPr="005E3761">
        <w:rPr>
          <w:rStyle w:val="affffc"/>
          <w:rtl/>
        </w:rPr>
        <w:t xml:space="preserve"> </w:t>
      </w:r>
      <w:r w:rsidR="00D56F63" w:rsidRPr="005E3761">
        <w:rPr>
          <w:rStyle w:val="affffc"/>
          <w:rFonts w:hint="cs"/>
          <w:rtl/>
        </w:rPr>
        <w:t>רב''ש</w:t>
      </w:r>
      <w:r w:rsidRPr="005E3761">
        <w:rPr>
          <w:rStyle w:val="affffc"/>
          <w:rtl/>
        </w:rPr>
        <w:t>:</w:t>
      </w:r>
      <w:r w:rsidRPr="00B15E44">
        <w:rPr>
          <w:rtl/>
        </w:rPr>
        <w:t xml:space="preserve"> טליקא דסבי.</w:t>
      </w:r>
    </w:p>
    <w:p w14:paraId="45A8BBF8" w14:textId="77777777" w:rsidR="00A6533C" w:rsidRPr="00B15E44" w:rsidRDefault="006F071F" w:rsidP="00D56F63">
      <w:pPr>
        <w:pStyle w:val="afffb"/>
        <w:rPr>
          <w:rtl/>
        </w:rPr>
      </w:pPr>
      <w:ins w:id="9817" w:author="מספור קטעי משנה" w:date="2026-10-06T06:45:11Z">
        <w:r>
          <w:rPr>
            <w:rStyle w:val="MisparKeta"/>
          </w:rPr>
          <w:t xml:space="preserve">ב. </w:t>
        </w:r>
      </w:ins>
      <w:r w:rsidRPr="00B15E44">
        <w:rPr>
          <w:rtl/>
        </w:rPr>
        <w:t>תכריך של שטרות או אגודה של שטרות וכו'.</w:t>
      </w:r>
    </w:p>
    <w:p w14:paraId="326ADE36" w14:textId="7B617039" w:rsidR="006F071F" w:rsidRPr="00B15E44" w:rsidRDefault="006F071F" w:rsidP="009B508D">
      <w:pPr>
        <w:rPr>
          <w:rtl/>
        </w:rPr>
      </w:pPr>
      <w:r w:rsidRPr="0050150D">
        <w:rPr>
          <w:rFonts w:cs="PFT_Frank" w:hint="cs"/>
          <w:b/>
          <w:bCs/>
          <w:szCs w:val="14"/>
          <w:rtl/>
        </w:rPr>
        <w:t>תכריך</w:t>
      </w:r>
      <w:r w:rsidRPr="00B15E44">
        <w:rPr>
          <w:rFonts w:hint="cs"/>
          <w:rtl/>
        </w:rPr>
        <w:t xml:space="preserve">  ג' כרוכין זה בזה  אחד בראש חבירו</w:t>
      </w:r>
    </w:p>
    <w:p w14:paraId="1FE9C0E5" w14:textId="77777777" w:rsidR="00D86EA8" w:rsidRDefault="00D56F63" w:rsidP="009B508D">
      <w:pPr>
        <w:rPr>
          <w:rtl/>
        </w:rPr>
      </w:pPr>
      <w:r w:rsidRPr="0050150D">
        <w:rPr>
          <w:rFonts w:cs="PFT_Frank" w:hint="cs"/>
          <w:b/>
          <w:bCs/>
          <w:szCs w:val="14"/>
          <w:rtl/>
        </w:rPr>
        <w:t>א</w:t>
      </w:r>
      <w:r w:rsidR="006F071F" w:rsidRPr="0050150D">
        <w:rPr>
          <w:rFonts w:cs="PFT_Frank"/>
          <w:b/>
          <w:bCs/>
          <w:szCs w:val="14"/>
          <w:rtl/>
        </w:rPr>
        <w:t xml:space="preserve">גודה </w:t>
      </w:r>
      <w:r w:rsidR="006F071F" w:rsidRPr="0050150D">
        <w:rPr>
          <w:rFonts w:cs="PFT_Frank" w:hint="cs"/>
          <w:b/>
          <w:bCs/>
          <w:szCs w:val="14"/>
          <w:rtl/>
        </w:rPr>
        <w:t>ש</w:t>
      </w:r>
      <w:r w:rsidR="006F071F" w:rsidRPr="0050150D">
        <w:rPr>
          <w:rFonts w:cs="PFT_Frank"/>
          <w:b/>
          <w:bCs/>
          <w:szCs w:val="14"/>
          <w:rtl/>
        </w:rPr>
        <w:t>ל שטרות</w:t>
      </w:r>
      <w:r w:rsidR="006F071F" w:rsidRPr="00B15E44">
        <w:rPr>
          <w:rtl/>
        </w:rPr>
        <w:t xml:space="preserve"> - שלשה קשורין זה בזה</w:t>
      </w:r>
      <w:r>
        <w:rPr>
          <w:rFonts w:hint="cs"/>
          <w:rtl/>
        </w:rPr>
        <w:t xml:space="preserve"> </w:t>
      </w:r>
      <w:r w:rsidR="006F071F" w:rsidRPr="00D56F63">
        <w:rPr>
          <w:rStyle w:val="affffe"/>
          <w:rFonts w:hint="cs"/>
          <w:rtl/>
        </w:rPr>
        <w:t>[אחד על השני]</w:t>
      </w:r>
      <w:r w:rsidR="006F071F" w:rsidRPr="00D56F63">
        <w:rPr>
          <w:rStyle w:val="affffe"/>
          <w:rtl/>
        </w:rPr>
        <w:t>.</w:t>
      </w:r>
    </w:p>
    <w:p w14:paraId="48DB81E0" w14:textId="30CCD674" w:rsidR="006F071F" w:rsidRPr="00B15E44" w:rsidRDefault="006F071F" w:rsidP="00D86EA8">
      <w:pPr>
        <w:ind w:firstLine="113"/>
        <w:rPr>
          <w:rtl/>
        </w:rPr>
      </w:pPr>
      <w:r w:rsidRPr="00B15E44">
        <w:rPr>
          <w:rFonts w:hint="cs"/>
          <w:rtl/>
        </w:rPr>
        <w:t>ש''מ קשר סימן</w:t>
      </w:r>
    </w:p>
    <w:p w14:paraId="13BD4748" w14:textId="0D8689C4" w:rsidR="00141A78" w:rsidRDefault="00D56F63" w:rsidP="009B508D">
      <w:pPr>
        <w:rPr>
          <w:rtl/>
        </w:rPr>
      </w:pPr>
      <w:r>
        <w:rPr>
          <w:rFonts w:hint="cs"/>
          <w:rtl/>
        </w:rPr>
        <w:t>כש</w:t>
      </w:r>
      <w:r w:rsidR="006F071F" w:rsidRPr="00B15E44">
        <w:rPr>
          <w:rtl/>
        </w:rPr>
        <w:t>מכריז</w:t>
      </w:r>
      <w:r w:rsidR="006F071F" w:rsidRPr="00B15E44">
        <w:rPr>
          <w:rFonts w:hint="cs"/>
          <w:rtl/>
        </w:rPr>
        <w:t xml:space="preserve"> </w:t>
      </w:r>
      <w:r w:rsidR="002573E4">
        <w:rPr>
          <w:rFonts w:hint="cs"/>
          <w:rtl/>
        </w:rPr>
        <w:t xml:space="preserve">'מצאתי </w:t>
      </w:r>
      <w:r w:rsidR="006F071F" w:rsidRPr="0050150D">
        <w:rPr>
          <w:rFonts w:cs="PFT_Frank" w:hint="cs"/>
          <w:b/>
          <w:bCs/>
          <w:szCs w:val="14"/>
          <w:rtl/>
        </w:rPr>
        <w:t>שטר</w:t>
      </w:r>
      <w:r w:rsidR="002573E4" w:rsidRPr="0050150D">
        <w:rPr>
          <w:rFonts w:cs="PFT_Frank" w:hint="cs"/>
          <w:b/>
          <w:bCs/>
          <w:szCs w:val="14"/>
          <w:rtl/>
        </w:rPr>
        <w:t>ות'</w:t>
      </w:r>
      <w:r w:rsidR="006F071F" w:rsidRPr="0050150D">
        <w:rPr>
          <w:rFonts w:cs="PFT_Frank" w:hint="cs"/>
          <w:b/>
          <w:bCs/>
          <w:szCs w:val="14"/>
          <w:rtl/>
        </w:rPr>
        <w:t>.</w:t>
      </w:r>
      <w:r w:rsidR="006F071F" w:rsidRPr="00B15E44">
        <w:rPr>
          <w:rFonts w:hint="cs"/>
          <w:rtl/>
        </w:rPr>
        <w:t xml:space="preserve"> </w:t>
      </w:r>
      <w:r w:rsidR="006F071F" w:rsidRPr="00D56F63">
        <w:rPr>
          <w:rStyle w:val="affffe"/>
          <w:rFonts w:hint="cs"/>
          <w:rtl/>
        </w:rPr>
        <w:t>[ולא מנין דא''</w:t>
      </w:r>
      <w:r w:rsidR="002573E4">
        <w:rPr>
          <w:rStyle w:val="affffe"/>
          <w:rFonts w:hint="cs"/>
          <w:rtl/>
        </w:rPr>
        <w:t>כ</w:t>
      </w:r>
      <w:r w:rsidR="006F071F" w:rsidRPr="00D56F63">
        <w:rPr>
          <w:rStyle w:val="affffe"/>
          <w:rFonts w:hint="cs"/>
          <w:rtl/>
        </w:rPr>
        <w:t xml:space="preserve"> אפי שנים],</w:t>
      </w:r>
      <w:r w:rsidR="006F071F" w:rsidRPr="00141A78">
        <w:rPr>
          <w:rStyle w:val="affffe"/>
          <w:rFonts w:hint="cs"/>
          <w:rtl/>
        </w:rPr>
        <w:t xml:space="preserve"> </w:t>
      </w:r>
      <w:r w:rsidRPr="00141A78">
        <w:rPr>
          <w:rStyle w:val="affffe"/>
          <w:rFonts w:hint="cs"/>
          <w:rtl/>
        </w:rPr>
        <w:t xml:space="preserve">אלא </w:t>
      </w:r>
      <w:r w:rsidR="006F071F" w:rsidRPr="00141A78">
        <w:rPr>
          <w:rStyle w:val="affffe"/>
          <w:rFonts w:hint="cs"/>
          <w:rtl/>
        </w:rPr>
        <w:t>טבע</w:t>
      </w:r>
      <w:r w:rsidR="002573E4">
        <w:rPr>
          <w:rStyle w:val="affffe"/>
          <w:rFonts w:hint="cs"/>
          <w:rtl/>
        </w:rPr>
        <w:t>א</w:t>
      </w:r>
      <w:r w:rsidR="006F071F" w:rsidRPr="00141A78">
        <w:rPr>
          <w:rStyle w:val="affffe"/>
          <w:rFonts w:hint="cs"/>
          <w:rtl/>
        </w:rPr>
        <w:t xml:space="preserve"> מכריז</w:t>
      </w:r>
      <w:r w:rsidR="006F071F" w:rsidRPr="00B15E44">
        <w:rPr>
          <w:rFonts w:hint="cs"/>
          <w:rtl/>
        </w:rPr>
        <w:t xml:space="preserve"> </w:t>
      </w:r>
    </w:p>
    <w:p w14:paraId="6C5F5E7C" w14:textId="1961153A" w:rsidR="006F071F" w:rsidRPr="00B15E44" w:rsidRDefault="00141A78" w:rsidP="00B15E44">
      <w:pPr>
        <w:pStyle w:val="afffb"/>
        <w:rPr>
          <w:rtl/>
        </w:rPr>
      </w:pPr>
      <w:ins w:id="9818" w:author="מספור קטעי משנה" w:date="2026-10-06T06:45:11Z">
        <w:r>
          <w:rPr>
            <w:rStyle w:val="MisparKeta"/>
          </w:rPr>
          <w:t xml:space="preserve">ג. </w:t>
        </w:r>
      </w:ins>
      <w:r>
        <w:rPr>
          <w:rFonts w:hint="cs"/>
          <w:rtl/>
        </w:rPr>
        <w:t xml:space="preserve">רשב''ג </w:t>
      </w:r>
      <w:r w:rsidR="006F071F" w:rsidRPr="00B15E44">
        <w:rPr>
          <w:rtl/>
        </w:rPr>
        <w:t>אחד הלוה משלשה יחזיר ללוה</w:t>
      </w:r>
      <w:r>
        <w:rPr>
          <w:rFonts w:hint="cs"/>
          <w:rtl/>
        </w:rPr>
        <w:t xml:space="preserve"> וכו'</w:t>
      </w:r>
      <w:r w:rsidR="006F071F" w:rsidRPr="00B15E44">
        <w:rPr>
          <w:rtl/>
        </w:rPr>
        <w:t>.</w:t>
      </w:r>
    </w:p>
    <w:p w14:paraId="01EC1A53" w14:textId="77777777" w:rsidR="00F707CE" w:rsidRPr="00F707CE" w:rsidRDefault="006F071F" w:rsidP="00141A78">
      <w:pPr>
        <w:pStyle w:val="36"/>
        <w:framePr w:wrap="notBeside"/>
        <w:rPr>
          <w:rtl/>
        </w:rPr>
      </w:pPr>
      <w:r w:rsidRPr="00F707CE">
        <w:rPr>
          <w:rFonts w:hint="cs"/>
          <w:rtl/>
        </w:rPr>
        <w:t>ואין לומר</w:t>
      </w:r>
      <w:r w:rsidR="00F707CE" w:rsidRPr="00F707CE">
        <w:rPr>
          <w:rtl/>
        </w:rPr>
        <w:t>:</w:t>
      </w:r>
    </w:p>
    <w:p w14:paraId="475BD357" w14:textId="438FE25E" w:rsidR="006F071F" w:rsidRPr="00B15E44" w:rsidRDefault="006F071F" w:rsidP="00141A78">
      <w:pPr>
        <w:rPr>
          <w:rtl/>
        </w:rPr>
      </w:pPr>
      <w:r w:rsidRPr="00B15E44">
        <w:rPr>
          <w:rFonts w:hint="cs"/>
          <w:rtl/>
        </w:rPr>
        <w:t>שהם אצלם לקיים דמיירי במקויימים וא''ל דשל הסופר, דאין משהה אצל סופר קיום</w:t>
      </w:r>
    </w:p>
    <w:p w14:paraId="28C7960F" w14:textId="77777777" w:rsidR="006F071F" w:rsidRPr="00B15E44" w:rsidRDefault="006F071F" w:rsidP="008C2B33">
      <w:pPr>
        <w:pStyle w:val="afffb"/>
        <w:rPr>
          <w:rtl/>
        </w:rPr>
      </w:pPr>
      <w:ins w:id="9819" w:author="מספור קטעי משנה" w:date="2026-10-06T06:45:11Z">
        <w:r>
          <w:rPr>
            <w:rStyle w:val="MisparKeta"/>
          </w:rPr>
          <w:t xml:space="preserve">ד. </w:t>
        </w:r>
      </w:ins>
      <w:r w:rsidRPr="00B15E44">
        <w:rPr>
          <w:rtl/>
        </w:rPr>
        <w:t>שלשה שלוו מאחד יחזיר למלוה וכו'.</w:t>
      </w:r>
    </w:p>
    <w:p w14:paraId="6F7CE932" w14:textId="16CB925E" w:rsidR="00141A78" w:rsidRDefault="006F071F" w:rsidP="009B508D">
      <w:pPr>
        <w:rPr>
          <w:rtl/>
        </w:rPr>
      </w:pPr>
      <w:r w:rsidRPr="00B15E44">
        <w:rPr>
          <w:rtl/>
        </w:rPr>
        <w:t>ד</w:t>
      </w:r>
      <w:r w:rsidRPr="00B15E44">
        <w:rPr>
          <w:rFonts w:hint="cs"/>
          <w:rtl/>
        </w:rPr>
        <w:t xml:space="preserve">אי דלווה מה עושים אצלם, ולא </w:t>
      </w:r>
      <w:r w:rsidR="00141A78">
        <w:rPr>
          <w:rFonts w:hint="cs"/>
          <w:rtl/>
        </w:rPr>
        <w:t>לכתוב - ש</w:t>
      </w:r>
      <w:r w:rsidRPr="00B15E44">
        <w:rPr>
          <w:rFonts w:hint="cs"/>
          <w:rtl/>
        </w:rPr>
        <w:t>כתוב בכת''י דג' סופרים</w:t>
      </w:r>
      <w:r w:rsidR="00141A78">
        <w:rPr>
          <w:rFonts w:hint="cs"/>
          <w:rtl/>
        </w:rPr>
        <w:t>,</w:t>
      </w:r>
      <w:r w:rsidRPr="00B15E44">
        <w:rPr>
          <w:rFonts w:hint="cs"/>
          <w:rtl/>
        </w:rPr>
        <w:t xml:space="preserve"> </w:t>
      </w:r>
    </w:p>
    <w:p w14:paraId="30DBEA7F" w14:textId="10F8E3D4" w:rsidR="00A6533C" w:rsidRPr="00B15E44" w:rsidRDefault="006F071F" w:rsidP="009B508D">
      <w:pPr>
        <w:rPr>
          <w:rtl/>
        </w:rPr>
      </w:pPr>
      <w:r w:rsidRPr="00B15E44">
        <w:rPr>
          <w:rFonts w:hint="cs"/>
          <w:rtl/>
        </w:rPr>
        <w:t xml:space="preserve">ולא לקיום </w:t>
      </w:r>
      <w:r w:rsidR="00141A78">
        <w:rPr>
          <w:rFonts w:hint="cs"/>
          <w:rtl/>
        </w:rPr>
        <w:t xml:space="preserve">- </w:t>
      </w:r>
      <w:r w:rsidRPr="00B15E44">
        <w:rPr>
          <w:rFonts w:hint="cs"/>
          <w:rtl/>
        </w:rPr>
        <w:t>דלוה לא מקיים שטרו</w:t>
      </w:r>
    </w:p>
    <w:p w14:paraId="79668F41" w14:textId="6875F6AE" w:rsidR="006F071F" w:rsidRPr="008C2B33" w:rsidRDefault="006F071F" w:rsidP="00141A78">
      <w:pPr>
        <w:pStyle w:val="afffb"/>
        <w:rPr>
          <w:rtl/>
        </w:rPr>
      </w:pPr>
      <w:ins w:id="9820" w:author="מספור קטעי משנה" w:date="2026-10-06T06:45:11Z">
        <w:r>
          <w:rPr>
            <w:rStyle w:val="MisparKeta"/>
          </w:rPr>
          <w:t xml:space="preserve">ה. </w:t>
        </w:r>
      </w:ins>
      <w:r w:rsidRPr="008C2B33">
        <w:rPr>
          <w:rtl/>
        </w:rPr>
        <w:lastRenderedPageBreak/>
        <w:t>אם יש עמהן סמפונות יעשה מה שבסמפונות.</w:t>
      </w:r>
    </w:p>
    <w:p w14:paraId="684159AF" w14:textId="6429577A" w:rsidR="00F707CE" w:rsidRPr="00F707CE" w:rsidRDefault="006F071F" w:rsidP="00141A78">
      <w:pPr>
        <w:pStyle w:val="36"/>
        <w:framePr w:wrap="notBeside"/>
        <w:rPr>
          <w:rtl/>
        </w:rPr>
      </w:pPr>
      <w:r w:rsidRPr="00F707CE">
        <w:rPr>
          <w:rFonts w:hint="cs"/>
          <w:rtl/>
        </w:rPr>
        <w:t>ריב''א מ</w:t>
      </w:r>
      <w:r w:rsidRPr="00F707CE">
        <w:rPr>
          <w:rtl/>
        </w:rPr>
        <w:t>רב</w:t>
      </w:r>
      <w:r w:rsidR="00F707CE" w:rsidRPr="00F707CE">
        <w:rPr>
          <w:rtl/>
        </w:rPr>
        <w:t>:</w:t>
      </w:r>
    </w:p>
    <w:p w14:paraId="45000250" w14:textId="59BAA463" w:rsidR="00A6533C" w:rsidRPr="008C2B33" w:rsidRDefault="006F071F" w:rsidP="00F67DF4">
      <w:pPr>
        <w:rPr>
          <w:rtl/>
        </w:rPr>
      </w:pPr>
      <w:r w:rsidRPr="008C2B33">
        <w:rPr>
          <w:rtl/>
        </w:rPr>
        <w:t>סמפון היוצא מתחת ידי מלוה, אע"פ שכתוב בכתב ידו - אינו אלא כמשחק, ופסול.</w:t>
      </w:r>
      <w:r w:rsidR="00F67DF4">
        <w:rPr>
          <w:rFonts w:hint="cs"/>
          <w:rtl/>
        </w:rPr>
        <w:t xml:space="preserve"> </w:t>
      </w:r>
      <w:r w:rsidRPr="00F67DF4">
        <w:rPr>
          <w:rStyle w:val="affffe"/>
          <w:rFonts w:hint="cs"/>
          <w:rtl/>
        </w:rPr>
        <w:t>[וכ''ש בכתב סופר]</w:t>
      </w:r>
      <w:r w:rsidR="00F67DF4">
        <w:rPr>
          <w:rFonts w:hint="cs"/>
          <w:rtl/>
        </w:rPr>
        <w:t xml:space="preserve"> </w:t>
      </w:r>
      <w:r w:rsidRPr="008C2B33">
        <w:rPr>
          <w:rFonts w:hint="cs"/>
          <w:rtl/>
        </w:rPr>
        <w:t xml:space="preserve">דרצה לכתוב מעכשיו שמא יבוא </w:t>
      </w:r>
      <w:r w:rsidRPr="008C2B33">
        <w:rPr>
          <w:rtl/>
        </w:rPr>
        <w:t>בין השמשות, ו</w:t>
      </w:r>
      <w:r w:rsidRPr="008C2B33">
        <w:rPr>
          <w:rFonts w:hint="cs"/>
          <w:rtl/>
        </w:rPr>
        <w:t>יפרעני ואי לא אביא לו לא יביא לי הכסף</w:t>
      </w:r>
    </w:p>
    <w:p w14:paraId="48971FFD" w14:textId="2C460435" w:rsidR="00F707CE" w:rsidRPr="00F707CE" w:rsidRDefault="006F071F" w:rsidP="00F67DF4">
      <w:pPr>
        <w:pStyle w:val="36"/>
        <w:framePr w:wrap="notBeside"/>
        <w:rPr>
          <w:rtl/>
        </w:rPr>
      </w:pPr>
      <w:r w:rsidRPr="00F707CE">
        <w:rPr>
          <w:rtl/>
        </w:rPr>
        <w:t>תנן</w:t>
      </w:r>
      <w:r w:rsidR="00F707CE" w:rsidRPr="00F707CE">
        <w:rPr>
          <w:rtl/>
        </w:rPr>
        <w:t>:</w:t>
      </w:r>
    </w:p>
    <w:p w14:paraId="4B008A21" w14:textId="2E1A78C0" w:rsidR="00F67DF4" w:rsidRDefault="006F071F" w:rsidP="009B508D">
      <w:pPr>
        <w:rPr>
          <w:rtl/>
        </w:rPr>
      </w:pPr>
      <w:r w:rsidRPr="008C2B33">
        <w:rPr>
          <w:rtl/>
        </w:rPr>
        <w:t xml:space="preserve">אם יש עמהן סמפונות - יעשה מה שבסמפונות! </w:t>
      </w:r>
    </w:p>
    <w:p w14:paraId="349E61E0" w14:textId="75D8C278" w:rsidR="00F707CE" w:rsidRPr="00F707CE" w:rsidRDefault="006F071F" w:rsidP="00F67DF4">
      <w:pPr>
        <w:pStyle w:val="36"/>
        <w:framePr w:wrap="notBeside"/>
        <w:rPr>
          <w:rtl/>
        </w:rPr>
      </w:pPr>
      <w:r w:rsidRPr="00F707CE">
        <w:rPr>
          <w:rFonts w:hint="cs"/>
          <w:rtl/>
        </w:rPr>
        <w:t>-</w:t>
      </w:r>
      <w:r w:rsidRPr="00F707CE">
        <w:rPr>
          <w:rtl/>
        </w:rPr>
        <w:t>כד</w:t>
      </w:r>
      <w:r w:rsidRPr="00F707CE">
        <w:rPr>
          <w:rFonts w:hint="cs"/>
          <w:rtl/>
        </w:rPr>
        <w:t>ר''ס</w:t>
      </w:r>
      <w:r w:rsidR="00F707CE" w:rsidRPr="00F707CE">
        <w:rPr>
          <w:rtl/>
        </w:rPr>
        <w:t>:</w:t>
      </w:r>
    </w:p>
    <w:p w14:paraId="4EF7178A" w14:textId="68B2F643" w:rsidR="00A6533C" w:rsidRPr="008C2B33" w:rsidRDefault="006F071F" w:rsidP="009B508D">
      <w:pPr>
        <w:rPr>
          <w:rtl/>
        </w:rPr>
      </w:pPr>
      <w:r w:rsidRPr="008C2B33">
        <w:rPr>
          <w:rtl/>
        </w:rPr>
        <w:t xml:space="preserve">שנמצא בין שטרות קרועין, </w:t>
      </w:r>
      <w:r w:rsidRPr="008C2B33">
        <w:rPr>
          <w:rFonts w:hint="cs"/>
          <w:rtl/>
        </w:rPr>
        <w:t xml:space="preserve">ה"נ </w:t>
      </w:r>
      <w:r w:rsidR="00F67DF4">
        <w:rPr>
          <w:rFonts w:hint="cs"/>
          <w:rtl/>
        </w:rPr>
        <w:t>כאן.</w:t>
      </w:r>
    </w:p>
    <w:p w14:paraId="799D70BD" w14:textId="5836262B" w:rsidR="00F707CE" w:rsidRPr="00F707CE" w:rsidRDefault="006F071F" w:rsidP="00F67DF4">
      <w:pPr>
        <w:pStyle w:val="36"/>
        <w:framePr w:wrap="notBeside"/>
        <w:rPr>
          <w:rtl/>
        </w:rPr>
      </w:pPr>
      <w:r w:rsidRPr="00F707CE">
        <w:rPr>
          <w:rtl/>
        </w:rPr>
        <w:t>ת"ש</w:t>
      </w:r>
      <w:r w:rsidR="00F707CE" w:rsidRPr="00F707CE">
        <w:rPr>
          <w:rtl/>
        </w:rPr>
        <w:t>:</w:t>
      </w:r>
    </w:p>
    <w:p w14:paraId="186DBA40" w14:textId="3B1D99AE" w:rsidR="006F071F" w:rsidRPr="008C2B33" w:rsidRDefault="006F071F" w:rsidP="009B508D">
      <w:pPr>
        <w:rPr>
          <w:rtl/>
        </w:rPr>
      </w:pPr>
      <w:r w:rsidRPr="008C2B33">
        <w:rPr>
          <w:rtl/>
        </w:rPr>
        <w:t>נמצא לאחד בין שטרותיו שטרו של יוסף בן שמעון פרוע - שטרות שניהם פרועין!</w:t>
      </w:r>
    </w:p>
    <w:p w14:paraId="62ACB569" w14:textId="1B2EEE73" w:rsidR="00F707CE" w:rsidRPr="00F707CE" w:rsidRDefault="00F67DF4" w:rsidP="00F67DF4">
      <w:pPr>
        <w:pStyle w:val="36"/>
        <w:framePr w:wrap="notBeside"/>
        <w:rPr>
          <w:rtl/>
        </w:rPr>
      </w:pPr>
      <w:r w:rsidRPr="00F707CE">
        <w:rPr>
          <w:rFonts w:hint="cs"/>
          <w:rtl/>
        </w:rPr>
        <w:t xml:space="preserve">- </w:t>
      </w:r>
      <w:r w:rsidR="006F071F" w:rsidRPr="00F707CE">
        <w:rPr>
          <w:rFonts w:hint="cs"/>
          <w:rtl/>
        </w:rPr>
        <w:t>כדר''ס</w:t>
      </w:r>
      <w:r w:rsidR="00F707CE" w:rsidRPr="00F707CE">
        <w:rPr>
          <w:rFonts w:hint="cs"/>
          <w:rtl/>
        </w:rPr>
        <w:t>:</w:t>
      </w:r>
    </w:p>
    <w:p w14:paraId="448EE202" w14:textId="27FAFC45" w:rsidR="006F071F" w:rsidRPr="008C2B33" w:rsidRDefault="00F67DF4" w:rsidP="009B508D">
      <w:r>
        <w:rPr>
          <w:rFonts w:hint="cs"/>
          <w:rtl/>
        </w:rPr>
        <w:t>ד</w:t>
      </w:r>
      <w:r w:rsidR="006F071F" w:rsidRPr="008C2B33">
        <w:rPr>
          <w:rFonts w:hint="cs"/>
          <w:rtl/>
        </w:rPr>
        <w:t>מיירי שנמצא בין שטרות קרועין</w:t>
      </w:r>
    </w:p>
    <w:p w14:paraId="3C82C9F7" w14:textId="64983841" w:rsidR="00F707CE" w:rsidRPr="00F707CE" w:rsidRDefault="006F071F" w:rsidP="00F67DF4">
      <w:pPr>
        <w:pStyle w:val="36"/>
        <w:framePr w:wrap="notBeside"/>
        <w:rPr>
          <w:rtl/>
        </w:rPr>
      </w:pPr>
      <w:r w:rsidRPr="00F707CE">
        <w:rPr>
          <w:rtl/>
        </w:rPr>
        <w:t>ת"ש</w:t>
      </w:r>
      <w:r w:rsidR="00F707CE" w:rsidRPr="00F707CE">
        <w:rPr>
          <w:rtl/>
        </w:rPr>
        <w:t>:</w:t>
      </w:r>
    </w:p>
    <w:p w14:paraId="3AFCEC4F" w14:textId="16B86EE3" w:rsidR="00A6533C" w:rsidRPr="008C2B33" w:rsidRDefault="006F071F" w:rsidP="009B508D">
      <w:pPr>
        <w:rPr>
          <w:rtl/>
        </w:rPr>
      </w:pPr>
      <w:r w:rsidRPr="008C2B33">
        <w:rPr>
          <w:rtl/>
        </w:rPr>
        <w:t>שבועה שלא פקדנו אבא, ושלא אמר לנו אבא, ושלא מצאנו בין שטרותיו של אבא ששטר זה פרוע!</w:t>
      </w:r>
    </w:p>
    <w:p w14:paraId="6987BF34" w14:textId="730056A5" w:rsidR="00F707CE" w:rsidRPr="00F707CE" w:rsidRDefault="006F071F" w:rsidP="00F67DF4">
      <w:pPr>
        <w:pStyle w:val="36"/>
        <w:framePr w:wrap="notBeside"/>
        <w:rPr>
          <w:rtl/>
        </w:rPr>
      </w:pPr>
      <w:r w:rsidRPr="00F707CE">
        <w:rPr>
          <w:rtl/>
        </w:rPr>
        <w:t xml:space="preserve">- </w:t>
      </w:r>
      <w:r w:rsidRPr="00F707CE">
        <w:rPr>
          <w:rFonts w:hint="cs"/>
          <w:rtl/>
        </w:rPr>
        <w:t>ר''ס</w:t>
      </w:r>
      <w:r w:rsidR="00F707CE" w:rsidRPr="00F707CE">
        <w:rPr>
          <w:rtl/>
        </w:rPr>
        <w:t>:</w:t>
      </w:r>
    </w:p>
    <w:p w14:paraId="521F563E" w14:textId="008AD7DC" w:rsidR="006F071F" w:rsidRPr="008C2B33" w:rsidRDefault="006F071F" w:rsidP="00F67DF4">
      <w:pPr>
        <w:rPr>
          <w:rtl/>
        </w:rPr>
      </w:pPr>
      <w:r w:rsidRPr="008C2B33">
        <w:rPr>
          <w:rtl/>
        </w:rPr>
        <w:t>שנמצא בין שטרות קרועין.</w:t>
      </w:r>
    </w:p>
    <w:p w14:paraId="189AF6EC" w14:textId="439DB25D" w:rsidR="00F707CE" w:rsidRPr="00F707CE" w:rsidRDefault="006F071F" w:rsidP="00F67DF4">
      <w:pPr>
        <w:pStyle w:val="36"/>
        <w:framePr w:wrap="notBeside"/>
        <w:rPr>
          <w:rtl/>
        </w:rPr>
      </w:pPr>
      <w:r w:rsidRPr="00F707CE">
        <w:rPr>
          <w:rtl/>
        </w:rPr>
        <w:t>ת"ש</w:t>
      </w:r>
      <w:r w:rsidR="00F707CE" w:rsidRPr="00F707CE">
        <w:rPr>
          <w:rtl/>
        </w:rPr>
        <w:t>:</w:t>
      </w:r>
    </w:p>
    <w:p w14:paraId="173C6177" w14:textId="17BF1525" w:rsidR="006F071F" w:rsidRPr="008C2B33" w:rsidRDefault="006F071F" w:rsidP="009B508D">
      <w:pPr>
        <w:rPr>
          <w:rtl/>
        </w:rPr>
      </w:pPr>
      <w:r w:rsidRPr="008C2B33">
        <w:rPr>
          <w:rtl/>
        </w:rPr>
        <w:t>סמפון שיש עליו עדים: יתקיים בחותמיו!</w:t>
      </w:r>
    </w:p>
    <w:p w14:paraId="6484D7D1" w14:textId="3C33325A" w:rsidR="00F707CE" w:rsidRPr="00F707CE" w:rsidRDefault="00F67DF4" w:rsidP="00F67DF4">
      <w:pPr>
        <w:pStyle w:val="36"/>
        <w:framePr w:wrap="notBeside"/>
        <w:rPr>
          <w:rtl/>
        </w:rPr>
      </w:pPr>
      <w:r w:rsidRPr="00F707CE">
        <w:rPr>
          <w:rFonts w:hint="cs"/>
          <w:rtl/>
        </w:rPr>
        <w:t>ודחי' ד</w:t>
      </w:r>
      <w:r w:rsidR="006F071F" w:rsidRPr="00F707CE">
        <w:rPr>
          <w:rtl/>
        </w:rPr>
        <w:t>אימא</w:t>
      </w:r>
      <w:r w:rsidR="00F707CE" w:rsidRPr="00F707CE">
        <w:rPr>
          <w:rtl/>
        </w:rPr>
        <w:t>:</w:t>
      </w:r>
    </w:p>
    <w:p w14:paraId="0273DD03" w14:textId="0BFF8458" w:rsidR="006F071F" w:rsidRPr="008C2B33" w:rsidRDefault="006F071F" w:rsidP="009B508D">
      <w:r w:rsidRPr="008C2B33">
        <w:rPr>
          <w:rtl/>
        </w:rPr>
        <w:t>יתקיים מחותמיו, ד</w:t>
      </w:r>
      <w:r w:rsidRPr="008C2B33">
        <w:rPr>
          <w:rFonts w:hint="cs"/>
          <w:rtl/>
        </w:rPr>
        <w:t>אנו שואלים לעדים אי פרוע הוא או לא</w:t>
      </w:r>
    </w:p>
    <w:p w14:paraId="31F27A35" w14:textId="77777777" w:rsidR="006F071F" w:rsidRPr="008C2B33" w:rsidRDefault="006F071F" w:rsidP="00A6533C">
      <w:pPr>
        <w:pStyle w:val="affe"/>
        <w:framePr w:wrap="around"/>
        <w:rPr>
          <w:rtl/>
        </w:rPr>
      </w:pPr>
      <w:r w:rsidRPr="008C2B33">
        <w:rPr>
          <w:rtl/>
        </w:rPr>
        <w:t>כא.</w:t>
      </w:r>
    </w:p>
    <w:p w14:paraId="749EF0D5" w14:textId="3BB80C40" w:rsidR="00F707CE" w:rsidRPr="00F707CE" w:rsidRDefault="006F071F" w:rsidP="00F67DF4">
      <w:pPr>
        <w:pStyle w:val="36"/>
        <w:framePr w:wrap="notBeside"/>
        <w:rPr>
          <w:rtl/>
        </w:rPr>
      </w:pPr>
      <w:r w:rsidRPr="00F707CE">
        <w:rPr>
          <w:rtl/>
        </w:rPr>
        <w:t>ת"ש</w:t>
      </w:r>
      <w:r w:rsidR="00F707CE" w:rsidRPr="00F707CE">
        <w:rPr>
          <w:rtl/>
        </w:rPr>
        <w:t>:</w:t>
      </w:r>
    </w:p>
    <w:p w14:paraId="6806B8D1" w14:textId="57586170" w:rsidR="00A6533C" w:rsidRPr="008C2B33" w:rsidRDefault="006F071F" w:rsidP="009B508D">
      <w:pPr>
        <w:rPr>
          <w:rtl/>
        </w:rPr>
      </w:pPr>
      <w:r w:rsidRPr="008C2B33">
        <w:rPr>
          <w:rtl/>
        </w:rPr>
        <w:t>סמפון שיש עליו עדים - כשר.</w:t>
      </w:r>
      <w:r w:rsidRPr="008C2B33">
        <w:rPr>
          <w:rFonts w:hint="cs"/>
          <w:rtl/>
        </w:rPr>
        <w:t xml:space="preserve"> והיינו עדי קיום</w:t>
      </w:r>
    </w:p>
    <w:p w14:paraId="60A39843" w14:textId="77777777" w:rsidR="00BA235F" w:rsidRPr="005E3761" w:rsidRDefault="006F071F" w:rsidP="009B508D">
      <w:pPr>
        <w:rPr>
          <w:rStyle w:val="affffc"/>
          <w:rtl/>
        </w:rPr>
      </w:pPr>
      <w:r w:rsidRPr="005E3761">
        <w:rPr>
          <w:rStyle w:val="affffc"/>
          <w:rFonts w:hint="cs"/>
          <w:rtl/>
        </w:rPr>
        <w:t>וה''נ מסתברא מסיפא</w:t>
      </w:r>
      <w:r w:rsidRPr="008C2B33">
        <w:rPr>
          <w:rFonts w:hint="cs"/>
          <w:rtl/>
        </w:rPr>
        <w:t xml:space="preserve"> ושאין עליו עדים פסול' </w:t>
      </w:r>
    </w:p>
    <w:p w14:paraId="46CA0633" w14:textId="14FA47DD" w:rsidR="006F071F" w:rsidRPr="008C2B33" w:rsidRDefault="006F071F" w:rsidP="00BA235F">
      <w:pPr>
        <w:spacing w:after="60"/>
        <w:rPr>
          <w:rtl/>
        </w:rPr>
      </w:pPr>
      <w:r w:rsidRPr="005E3761">
        <w:rPr>
          <w:rStyle w:val="affffc"/>
          <w:rFonts w:hint="cs"/>
          <w:rtl/>
        </w:rPr>
        <w:t>דאין מיירי</w:t>
      </w:r>
      <w:r w:rsidRPr="008C2B33">
        <w:rPr>
          <w:rFonts w:hint="cs"/>
          <w:rtl/>
        </w:rPr>
        <w:t xml:space="preserve"> דאין כלל עדים אלא היינו דאין עדי קיום</w:t>
      </w:r>
      <w:r w:rsidRPr="008C2B33">
        <w:rPr>
          <w:rtl/>
        </w:rPr>
        <w:t>.</w:t>
      </w:r>
    </w:p>
    <w:p w14:paraId="1BDB45B1" w14:textId="77777777" w:rsidR="00F707CE" w:rsidRPr="00F707CE" w:rsidRDefault="006F071F" w:rsidP="00BA235F">
      <w:pPr>
        <w:pStyle w:val="36"/>
        <w:framePr w:wrap="notBeside"/>
        <w:rPr>
          <w:rtl/>
        </w:rPr>
      </w:pPr>
      <w:r w:rsidRPr="00F707CE">
        <w:rPr>
          <w:rtl/>
        </w:rPr>
        <w:t>גופא,</w:t>
      </w:r>
      <w:r w:rsidR="00F707CE" w:rsidRPr="00F707CE">
        <w:rPr>
          <w:rtl/>
        </w:rPr>
        <w:t>:</w:t>
      </w:r>
    </w:p>
    <w:p w14:paraId="11B0D991" w14:textId="108A11D8" w:rsidR="00A6533C" w:rsidRPr="008C2B33" w:rsidRDefault="006F071F" w:rsidP="00BA235F">
      <w:pPr>
        <w:pStyle w:val="affff9"/>
        <w:rPr>
          <w:rtl/>
        </w:rPr>
      </w:pPr>
      <w:r w:rsidRPr="008C2B33">
        <w:rPr>
          <w:rtl/>
        </w:rPr>
        <w:t>סמפון שיש עליו עדים - יתקיים בחותמיו,</w:t>
      </w:r>
    </w:p>
    <w:p w14:paraId="306D2DE9" w14:textId="5B4F8C07" w:rsidR="006F071F" w:rsidRPr="008C2B33" w:rsidRDefault="006F071F" w:rsidP="00BA235F">
      <w:pPr>
        <w:rPr>
          <w:rtl/>
        </w:rPr>
      </w:pPr>
      <w:r w:rsidRPr="008C2B33">
        <w:rPr>
          <w:rtl/>
        </w:rPr>
        <w:t xml:space="preserve">אין עליו עדים, ויוצא מתחת ידי שליש </w:t>
      </w:r>
      <w:r w:rsidR="003000A1" w:rsidRPr="003000A1">
        <w:rPr>
          <w:rStyle w:val="affffe"/>
          <w:rFonts w:hint="cs"/>
          <w:rtl/>
        </w:rPr>
        <w:t>[שהאמינו מלוה]</w:t>
      </w:r>
      <w:r w:rsidR="00B75590">
        <w:rPr>
          <w:rStyle w:val="affffe"/>
          <w:rFonts w:hint="cs"/>
          <w:rtl/>
        </w:rPr>
        <w:t>,</w:t>
      </w:r>
      <w:r w:rsidR="003000A1">
        <w:rPr>
          <w:rFonts w:hint="cs"/>
          <w:rtl/>
        </w:rPr>
        <w:t xml:space="preserve"> </w:t>
      </w:r>
      <w:r w:rsidRPr="008C2B33">
        <w:rPr>
          <w:rtl/>
        </w:rPr>
        <w:t xml:space="preserve">או שיוצא לאחר חיתום שטרות </w:t>
      </w:r>
      <w:r w:rsidR="003000A1" w:rsidRPr="003000A1">
        <w:rPr>
          <w:rStyle w:val="affffe"/>
          <w:rFonts w:hint="cs"/>
          <w:rtl/>
        </w:rPr>
        <w:t>שאילולי נפרע לא היה מרע לשטר</w:t>
      </w:r>
      <w:r w:rsidRPr="008C2B33">
        <w:rPr>
          <w:rtl/>
        </w:rPr>
        <w:t>- כשר.</w:t>
      </w:r>
    </w:p>
    <w:p w14:paraId="3A153AA9" w14:textId="77777777" w:rsidR="006F071F" w:rsidRPr="008C2B33" w:rsidRDefault="006F071F" w:rsidP="00DC5442">
      <w:pPr>
        <w:pStyle w:val="afff3"/>
        <w:rPr>
          <w:rtl/>
        </w:rPr>
      </w:pPr>
      <w:r w:rsidRPr="008C2B33">
        <w:rPr>
          <w:rtl/>
        </w:rPr>
        <w:t>הדרן עלך שנים אוחזין.</w:t>
      </w:r>
    </w:p>
    <w:p w14:paraId="5B782D53" w14:textId="77777777" w:rsidR="006F071F" w:rsidRPr="006B462D" w:rsidRDefault="006F071F" w:rsidP="009B508D">
      <w:pPr>
        <w:rPr>
          <w:rtl/>
        </w:rPr>
        <w:sectPr w:rsidR="006F071F" w:rsidRPr="006B462D" w:rsidSect="00F3504E">
          <w:headerReference w:type="even" r:id="rId8"/>
          <w:headerReference w:type="default" r:id="rId9"/>
          <w:footerReference w:type="even" r:id="rId10"/>
          <w:footerReference w:type="default" r:id="rId11"/>
          <w:pgSz w:w="5103" w:h="7371" w:code="9"/>
          <w:pgMar w:top="567" w:right="1134" w:bottom="567" w:left="567" w:header="283" w:footer="227" w:gutter="0"/>
          <w:cols w:space="708"/>
          <w:bidi/>
          <w:rtlGutter/>
          <w:docGrid w:linePitch="435"/>
        </w:sectPr>
      </w:pPr>
    </w:p>
    <w:p w14:paraId="2C6FB161" w14:textId="77777777" w:rsidR="006F071F" w:rsidRPr="006E2536" w:rsidRDefault="006F071F" w:rsidP="00D86EA8">
      <w:pPr>
        <w:pStyle w:val="afffff"/>
        <w:framePr w:wrap="around"/>
        <w:rPr>
          <w:rtl/>
        </w:rPr>
      </w:pPr>
      <w:r w:rsidRPr="006E2536">
        <w:rPr>
          <w:rtl/>
        </w:rPr>
        <w:lastRenderedPageBreak/>
        <w:t>משנה.</w:t>
      </w:r>
    </w:p>
    <w:p w14:paraId="28800C4C" w14:textId="77777777" w:rsidR="00090D61" w:rsidRPr="00E05BD9" w:rsidRDefault="00090D61" w:rsidP="00090D61">
      <w:pPr>
        <w:pStyle w:val="afff0"/>
        <w:framePr w:wrap="around" w:x="186" w:y="7210"/>
        <w:rPr>
          <w:rtl/>
        </w:rPr>
      </w:pPr>
      <w:r w:rsidRPr="00E05BD9">
        <w:rPr>
          <w:rFonts w:hint="cs"/>
          <w:rtl/>
        </w:rPr>
        <w:t xml:space="preserve">פרק שני </w:t>
      </w:r>
    </w:p>
    <w:p>
      <w:pPr>
        <w:pStyle w:val="afff1"/>
        <w:framePr w:wrap="around"/>
        <w:rPr>
          <w:ins w:id="40002" w:author="Claude" w:date="2026-10-06T14:10:01Z"/>
          <w:rtl/>
        </w:rPr>
      </w:pPr>
      <w:ins w:id="40001" w:author="Claude" w:date="2026-10-06T14:10:01Z">
        <w:r w:rsidRPr="00557C93">
          <w:rPr>
            <w:rFonts w:hint="cs"/>
            <w:rtl/>
          </w:rPr>
          <w:t xml:space="preserve">אלו מציאות </w:t>
        </w:r>
      </w:ins>
    </w:p>
    <w:p>
      <w:pPr>
        <w:pStyle w:val="afff1"/>
        <w:framePr w:wrap="around"/>
        <w:rPr>
          <w:ins w:id="40006" w:author="Claude" w:date="2026-10-06T14:10:01Z"/>
          <w:rtl/>
        </w:rPr>
      </w:pPr>
      <w:ins w:id="40005" w:author="Claude" w:date="2026-10-06T14:10:01Z">
        <w:r>
          <w:rPr>
            <w:rFonts w:hint="cs"/>
            <w:rtl/>
          </w:rPr>
          <w:t xml:space="preserve">המפקיד </w:t>
        </w:r>
      </w:ins>
    </w:p>
    <w:p>
      <w:pPr>
        <w:pStyle w:val="afffff"/>
        <w:rPr>
          <w:ins w:id="20351" w:author="קלוד" w:date="2026-10-06T10:08:05Z"/>
        </w:rPr>
      </w:pPr>
      <w:ins w:id="20350" w:author="קלוד" w:date="2026-10-06T10:08:05Z">
        <w:r>
          <w:t xml:space="preserve">משנה א</w:t>
        </w:r>
      </w:ins>
    </w:p>
    <w:p w14:paraId="62807766" w14:textId="0CC08640" w:rsidR="00A6533C" w:rsidRDefault="006F071F" w:rsidP="00DC5442">
      <w:pPr>
        <w:pStyle w:val="afff3"/>
        <w:rPr>
          <w:rtl/>
        </w:rPr>
      </w:pPr>
      <w:ins w:id="9805" w:author="מספור קטעי משנה" w:date="2026-10-06T10:03:19Z">
        <w:r>
          <w:rPr>
            <w:rStyle w:val="MisparKeta"/>
          </w:rPr>
          <w:t xml:space="preserve">א. </w:t>
        </w:r>
      </w:ins>
      <w:r w:rsidRPr="006E2536">
        <w:rPr>
          <w:rtl/>
        </w:rPr>
        <w:t>אלו מציאות שלו ואלו חייב להכריז?</w:t>
      </w:r>
    </w:p>
    <w:p w14:paraId="6B22774F" w14:textId="1CF44825" w:rsidR="006F071F" w:rsidRPr="006E2536" w:rsidRDefault="006F071F" w:rsidP="00DC5442">
      <w:pPr>
        <w:pStyle w:val="afff3"/>
        <w:rPr>
          <w:rtl/>
        </w:rPr>
      </w:pPr>
      <w:r>
        <w:rPr>
          <w:rtl/>
        </w:rPr>
        <w:t xml:space="preserve">אלו מציאות שלו: מצא פירות מפוזרין, מעות מפוזרות, כריכות ברשות הרבים, ועגולי דבילה, ככרות של נחתום, מחרוזות של דגים, וחתיכות של בשר, וגיזי צמר הלקוחין ממדינתן, ואניצי פשתן, ולשונות של ארגמן - הרי אלו שלו, דברי </w:t>
      </w:r>
      <w:r>
        <w:rPr>
          <w:rStyle w:val="TanaimMishna"/>
          <w:rtl/>
          <w:rPrChange w:id="20014" w:author="קלוד" w:date="2026-10-06T10:08:05Z">
            <w:rPr>
              <w:rtl/>
            </w:rPr>
          </w:rPrChange>
        </w:rPr>
        <w:t xml:space="preserve">רבי מאיר</w:t>
      </w:r>
      <w:r>
        <w:rPr>
          <w:rtl/>
        </w:rPr>
        <w:t xml:space="preserve">.</w:t>
      </w:r>
    </w:p>
    <w:p w14:paraId="2448017F" w14:textId="77777777" w:rsidR="006F071F" w:rsidRPr="006E2536" w:rsidRDefault="006F071F" w:rsidP="00DC5442">
      <w:pPr>
        <w:pStyle w:val="afff3"/>
        <w:rPr>
          <w:rtl/>
        </w:rPr>
      </w:pPr>
      <w:r>
        <w:rPr>
          <w:rStyle w:val="TanaimMishna"/>
          <w:rtl/>
          <w:rPrChange w:id="20015" w:author="קלוד" w:date="2026-10-06T10:08:05Z">
            <w:rPr>
              <w:rtl/>
            </w:rPr>
          </w:rPrChange>
        </w:rPr>
        <w:t xml:space="preserve">רבי יהודה</w:t>
      </w:r>
      <w:r>
        <w:rPr>
          <w:rtl/>
        </w:rPr>
        <w:t xml:space="preserve"> אומר: כל שיש בו שינוי חייב להכריז.</w:t>
      </w:r>
    </w:p>
    <w:p w14:paraId="796E18E9" w14:textId="77777777" w:rsidR="006F071F" w:rsidRPr="006E2536" w:rsidRDefault="006F071F" w:rsidP="00DC5442">
      <w:pPr>
        <w:pStyle w:val="afff3"/>
        <w:rPr>
          <w:rtl/>
        </w:rPr>
      </w:pPr>
      <w:r w:rsidRPr="006E2536">
        <w:rPr>
          <w:rtl/>
        </w:rPr>
        <w:t>כיצד? מצא עגול ובתוכו חרס, ככר ובתוכו מעות.</w:t>
      </w:r>
    </w:p>
    <w:p w14:paraId="0FBE9031" w14:textId="77777777" w:rsidR="006F071F" w:rsidRPr="006E2536" w:rsidRDefault="006F071F" w:rsidP="00D5536D">
      <w:pPr>
        <w:pStyle w:val="afff3"/>
        <w:spacing w:after="60" w:line="220" w:lineRule="exact"/>
        <w:rPr>
          <w:rtl/>
        </w:rPr>
      </w:pPr>
      <w:r>
        <w:rPr>
          <w:rStyle w:val="TanaimMishna"/>
          <w:rtl/>
          <w:rPrChange w:id="20016" w:author="קלוד" w:date="2026-10-06T10:08:05Z">
            <w:rPr>
              <w:rtl/>
            </w:rPr>
          </w:rPrChange>
        </w:rPr>
        <w:t xml:space="preserve">רבי שמעון</w:t>
      </w:r>
      <w:r>
        <w:rPr>
          <w:rtl/>
        </w:rPr>
        <w:t xml:space="preserve"> בן אלעזר אומר: כל כלי אנפוריא אין חייב להכריז.</w:t>
      </w:r>
    </w:p>
    <w:p w14:paraId="6B2C5F37" w14:textId="405CC2E0" w:rsidR="006F071F" w:rsidRPr="00EF5176" w:rsidRDefault="006F071F" w:rsidP="00E05BD9">
      <w:pPr>
        <w:pStyle w:val="afffb"/>
        <w:spacing w:before="0"/>
        <w:rPr>
          <w:rtl/>
        </w:rPr>
      </w:pPr>
      <w:ins w:id="9821" w:author="מספור קטעי משנה" w:date="2026-10-06T06:45:11Z">
        <w:r>
          <w:rPr>
            <w:rStyle w:val="MisparKeta"/>
          </w:rPr>
          <w:t xml:space="preserve">ב. </w:t>
        </w:r>
      </w:ins>
      <w:r w:rsidRPr="00EF5176">
        <w:rPr>
          <w:rtl/>
        </w:rPr>
        <w:t>מצא פירות מפוזרין.</w:t>
      </w:r>
    </w:p>
    <w:p w14:paraId="07C0DD0C" w14:textId="30354FB1" w:rsidR="00F707CE" w:rsidRPr="00F707CE" w:rsidRDefault="00D23297" w:rsidP="00D23297">
      <w:pPr>
        <w:pStyle w:val="36"/>
        <w:framePr w:wrap="notBeside"/>
        <w:rPr>
          <w:rtl/>
        </w:rPr>
      </w:pPr>
      <w:r w:rsidRPr="00F707CE">
        <w:rPr>
          <w:rtl/>
        </w:rPr>
        <w:t>א</w:t>
      </w:r>
      <w:r w:rsidRPr="00F707CE">
        <w:rPr>
          <w:rFonts w:hint="cs"/>
          <w:rtl/>
        </w:rPr>
        <w:t>רי</w:t>
      </w:r>
      <w:r w:rsidRPr="00F707CE">
        <w:rPr>
          <w:rtl/>
        </w:rPr>
        <w:t>"</w:t>
      </w:r>
      <w:r w:rsidRPr="00F707CE">
        <w:rPr>
          <w:rFonts w:hint="cs"/>
          <w:rtl/>
        </w:rPr>
        <w:t>צ</w:t>
      </w:r>
      <w:r w:rsidR="00F707CE" w:rsidRPr="00F707CE">
        <w:rPr>
          <w:rFonts w:hint="cs"/>
          <w:rtl/>
        </w:rPr>
        <w:t>:</w:t>
      </w:r>
    </w:p>
    <w:p w14:paraId="6243B675" w14:textId="460D4FF2" w:rsidR="006F071F" w:rsidRPr="00D23297" w:rsidRDefault="006F071F" w:rsidP="00E05BD9">
      <w:pPr>
        <w:pStyle w:val="affff9"/>
        <w:spacing w:before="0"/>
        <w:rPr>
          <w:rtl/>
        </w:rPr>
      </w:pPr>
      <w:r w:rsidRPr="00CB0E90">
        <w:rPr>
          <w:rtl/>
        </w:rPr>
        <w:t>וכמה</w:t>
      </w:r>
      <w:r w:rsidR="00F32248">
        <w:rPr>
          <w:rFonts w:hint="cs"/>
          <w:rtl/>
        </w:rPr>
        <w:t xml:space="preserve"> פיזורן</w:t>
      </w:r>
      <w:r w:rsidRPr="00CB0E90">
        <w:rPr>
          <w:rtl/>
        </w:rPr>
        <w:t xml:space="preserve">? </w:t>
      </w:r>
      <w:r w:rsidR="00F32248">
        <w:rPr>
          <w:rFonts w:hint="cs"/>
          <w:rtl/>
        </w:rPr>
        <w:t xml:space="preserve">- </w:t>
      </w:r>
      <w:r w:rsidRPr="00CB0E90">
        <w:rPr>
          <w:rtl/>
        </w:rPr>
        <w:t>קב בארבע אמות</w:t>
      </w:r>
      <w:r>
        <w:rPr>
          <w:rtl/>
        </w:rPr>
        <w:t>.</w:t>
      </w:r>
    </w:p>
    <w:p w14:paraId="7071C77A" w14:textId="76A8BF6E" w:rsidR="00F707CE" w:rsidRPr="00F707CE" w:rsidRDefault="006F071F" w:rsidP="00D23297">
      <w:pPr>
        <w:pStyle w:val="36"/>
        <w:framePr w:wrap="notBeside"/>
        <w:rPr>
          <w:rtl/>
        </w:rPr>
      </w:pPr>
      <w:r w:rsidRPr="00F707CE">
        <w:rPr>
          <w:rFonts w:hint="cs"/>
          <w:rtl/>
        </w:rPr>
        <w:t>רעב</w:t>
      </w:r>
      <w:r w:rsidRPr="00F707CE">
        <w:rPr>
          <w:rtl/>
        </w:rPr>
        <w:t>"</w:t>
      </w:r>
      <w:r w:rsidRPr="00F707CE">
        <w:rPr>
          <w:rFonts w:hint="cs"/>
          <w:rtl/>
        </w:rPr>
        <w:t>ח</w:t>
      </w:r>
      <w:r w:rsidR="00F707CE" w:rsidRPr="00F707CE">
        <w:rPr>
          <w:rtl/>
        </w:rPr>
        <w:t>:</w:t>
      </w:r>
    </w:p>
    <w:p w14:paraId="2C9084A6" w14:textId="0CECB894" w:rsidR="00A6533C" w:rsidRPr="00D23297" w:rsidRDefault="006F071F" w:rsidP="00E05BD9">
      <w:pPr>
        <w:pStyle w:val="affff9"/>
        <w:spacing w:before="0"/>
        <w:rPr>
          <w:rtl/>
        </w:rPr>
      </w:pPr>
      <w:r w:rsidRPr="00D23297">
        <w:rPr>
          <w:rtl/>
        </w:rPr>
        <w:t>במכנשתא דבי דרי:</w:t>
      </w:r>
    </w:p>
    <w:p w14:paraId="47B35F2A" w14:textId="77777777" w:rsidR="00A6533C" w:rsidRPr="00D23297" w:rsidRDefault="006F071F" w:rsidP="009B508D">
      <w:pPr>
        <w:rPr>
          <w:rtl/>
        </w:rPr>
      </w:pPr>
      <w:r w:rsidRPr="00D23297">
        <w:rPr>
          <w:rtl/>
        </w:rPr>
        <w:t xml:space="preserve">קב </w:t>
      </w:r>
      <w:r w:rsidRPr="00D23297">
        <w:rPr>
          <w:rFonts w:hint="cs"/>
          <w:rtl/>
        </w:rPr>
        <w:t xml:space="preserve">המפוזר </w:t>
      </w:r>
      <w:r w:rsidRPr="00D23297">
        <w:rPr>
          <w:rtl/>
        </w:rPr>
        <w:t>ב</w:t>
      </w:r>
      <w:r w:rsidRPr="00D23297">
        <w:rPr>
          <w:rFonts w:hint="cs"/>
          <w:rtl/>
        </w:rPr>
        <w:t>ד' אמות מרובה טרחתו ולכך מפקירם</w:t>
      </w:r>
    </w:p>
    <w:p w14:paraId="1D8B1EDE" w14:textId="093169C5" w:rsidR="006F071F" w:rsidRPr="00D23297" w:rsidRDefault="006F071F" w:rsidP="00F324A3">
      <w:pPr>
        <w:spacing w:after="60"/>
        <w:rPr>
          <w:rtl/>
        </w:rPr>
      </w:pPr>
      <w:r w:rsidRPr="00D23297">
        <w:rPr>
          <w:rFonts w:hint="cs"/>
          <w:rtl/>
        </w:rPr>
        <w:t>אך המפוזר בפחות מכך שב לקחתם, ולא מפקירם,</w:t>
      </w:r>
    </w:p>
    <w:p w14:paraId="58665BC7" w14:textId="717723B5" w:rsidR="00F707CE" w:rsidRPr="00F707CE" w:rsidRDefault="006F071F" w:rsidP="00F324A3">
      <w:pPr>
        <w:pStyle w:val="36"/>
        <w:framePr w:wrap="notBeside"/>
        <w:rPr>
          <w:rtl/>
        </w:rPr>
      </w:pPr>
      <w:r w:rsidRPr="00F707CE">
        <w:rPr>
          <w:rtl/>
        </w:rPr>
        <w:t>בעי ר</w:t>
      </w:r>
      <w:r w:rsidRPr="00F707CE">
        <w:rPr>
          <w:rFonts w:hint="cs"/>
          <w:rtl/>
        </w:rPr>
        <w:t>י'ר</w:t>
      </w:r>
      <w:r w:rsidRPr="00F707CE">
        <w:rPr>
          <w:rtl/>
        </w:rPr>
        <w:t>:</w:t>
      </w:r>
      <w:r w:rsidR="00F324A3" w:rsidRPr="00F707CE">
        <w:rPr>
          <w:rFonts w:hint="cs"/>
          <w:rtl/>
        </w:rPr>
        <w:t xml:space="preserve"> א</w:t>
      </w:r>
      <w:r w:rsidR="00F707CE" w:rsidRPr="00F707CE">
        <w:rPr>
          <w:rFonts w:hint="cs"/>
          <w:rtl/>
        </w:rPr>
        <w:t>.</w:t>
      </w:r>
    </w:p>
    <w:p w14:paraId="51DB78B4" w14:textId="57FE789F" w:rsidR="00F324A3" w:rsidRPr="00F324A3" w:rsidRDefault="006F071F" w:rsidP="009B508D">
      <w:pPr>
        <w:rPr>
          <w:rStyle w:val="affffe"/>
          <w:rtl/>
        </w:rPr>
      </w:pPr>
      <w:r w:rsidRPr="00D23297">
        <w:rPr>
          <w:rtl/>
        </w:rPr>
        <w:t xml:space="preserve">חצי קב בשתי אמות מהו? </w:t>
      </w:r>
      <w:r w:rsidR="00F324A3">
        <w:rPr>
          <w:rStyle w:val="affffe"/>
          <w:rtl/>
        </w:rPr>
        <w:tab/>
      </w:r>
      <w:r w:rsidR="00F324A3">
        <w:rPr>
          <w:rStyle w:val="affffe"/>
          <w:rFonts w:hint="cs"/>
          <w:rtl/>
        </w:rPr>
        <w:t>-</w:t>
      </w:r>
      <w:r w:rsidR="00F324A3" w:rsidRPr="00F324A3">
        <w:rPr>
          <w:rStyle w:val="affffe"/>
          <w:rFonts w:hint="cs"/>
          <w:rtl/>
        </w:rPr>
        <w:t>אין כ''כ טרחה מאידך גם לא כ</w:t>
      </w:r>
      <w:r w:rsidR="00F324A3">
        <w:rPr>
          <w:rStyle w:val="affffe"/>
          <w:rFonts w:hint="cs"/>
          <w:rtl/>
        </w:rPr>
        <w:t>"</w:t>
      </w:r>
      <w:r w:rsidR="00F324A3" w:rsidRPr="00F324A3">
        <w:rPr>
          <w:rStyle w:val="affffe"/>
          <w:rFonts w:hint="cs"/>
          <w:rtl/>
        </w:rPr>
        <w:t>כ חשובים</w:t>
      </w:r>
    </w:p>
    <w:p w14:paraId="30D4546D" w14:textId="164D2057" w:rsidR="00F707CE" w:rsidRPr="00F707CE" w:rsidRDefault="00F324A3" w:rsidP="00F324A3">
      <w:pPr>
        <w:pStyle w:val="36"/>
        <w:framePr w:wrap="notBeside"/>
        <w:rPr>
          <w:rtl/>
        </w:rPr>
      </w:pPr>
      <w:r w:rsidRPr="00F707CE">
        <w:rPr>
          <w:rFonts w:hint="cs"/>
          <w:rtl/>
        </w:rPr>
        <w:t>ב</w:t>
      </w:r>
      <w:r w:rsidR="00F707CE" w:rsidRPr="00F707CE">
        <w:rPr>
          <w:rFonts w:hint="cs"/>
          <w:rtl/>
        </w:rPr>
        <w:t>.</w:t>
      </w:r>
    </w:p>
    <w:p w14:paraId="3EA4BA20" w14:textId="69DBD056" w:rsidR="00A6533C" w:rsidRPr="00D23297" w:rsidRDefault="006F071F" w:rsidP="00F324A3">
      <w:pPr>
        <w:rPr>
          <w:rtl/>
        </w:rPr>
      </w:pPr>
      <w:r w:rsidRPr="00D23297">
        <w:rPr>
          <w:rtl/>
        </w:rPr>
        <w:t>קביים בשמונה אמות</w:t>
      </w:r>
      <w:r w:rsidR="00F324A3">
        <w:rPr>
          <w:rtl/>
        </w:rPr>
        <w:tab/>
      </w:r>
      <w:r w:rsidR="00F324A3">
        <w:rPr>
          <w:rtl/>
        </w:rPr>
        <w:tab/>
      </w:r>
      <w:r w:rsidR="00F324A3">
        <w:rPr>
          <w:rtl/>
        </w:rPr>
        <w:tab/>
      </w:r>
      <w:r w:rsidR="00F324A3">
        <w:rPr>
          <w:rStyle w:val="affffe"/>
          <w:rtl/>
        </w:rPr>
        <w:tab/>
      </w:r>
      <w:r w:rsidR="00F324A3">
        <w:rPr>
          <w:rStyle w:val="affffe"/>
          <w:rFonts w:hint="cs"/>
          <w:rtl/>
        </w:rPr>
        <w:t>-</w:t>
      </w:r>
      <w:r w:rsidR="00F324A3" w:rsidRPr="00F324A3">
        <w:rPr>
          <w:rStyle w:val="affffe"/>
          <w:rFonts w:hint="cs"/>
          <w:rtl/>
        </w:rPr>
        <w:t>יש טרחה, אבל יותר חשובים</w:t>
      </w:r>
    </w:p>
    <w:p w14:paraId="0C0D1CA7" w14:textId="1CD04754" w:rsidR="00F707CE" w:rsidRPr="00F707CE" w:rsidRDefault="00F324A3" w:rsidP="00F324A3">
      <w:pPr>
        <w:pStyle w:val="36"/>
        <w:framePr w:wrap="notBeside"/>
        <w:rPr>
          <w:rtl/>
        </w:rPr>
      </w:pPr>
      <w:r w:rsidRPr="00F707CE">
        <w:rPr>
          <w:rFonts w:hint="cs"/>
          <w:rtl/>
        </w:rPr>
        <w:t>ג</w:t>
      </w:r>
      <w:r w:rsidR="00F707CE" w:rsidRPr="00F707CE">
        <w:rPr>
          <w:rFonts w:hint="cs"/>
          <w:rtl/>
        </w:rPr>
        <w:t>.</w:t>
      </w:r>
    </w:p>
    <w:p w14:paraId="21D49F8B" w14:textId="5CB7A3A0" w:rsidR="00A6533C" w:rsidRPr="00D23297" w:rsidRDefault="006F071F" w:rsidP="00913E19">
      <w:pPr>
        <w:rPr>
          <w:rtl/>
        </w:rPr>
      </w:pPr>
      <w:r w:rsidRPr="00D23297">
        <w:rPr>
          <w:rtl/>
        </w:rPr>
        <w:t>קב שומשמין ב</w:t>
      </w:r>
      <w:r w:rsidRPr="00D23297">
        <w:rPr>
          <w:rFonts w:hint="cs"/>
          <w:rtl/>
        </w:rPr>
        <w:t>ד' אמות</w:t>
      </w:r>
      <w:r w:rsidR="00F324A3">
        <w:rPr>
          <w:rStyle w:val="affffe"/>
          <w:rtl/>
        </w:rPr>
        <w:tab/>
      </w:r>
      <w:r w:rsidR="00F324A3">
        <w:rPr>
          <w:rStyle w:val="affffe"/>
          <w:rtl/>
        </w:rPr>
        <w:tab/>
      </w:r>
      <w:r w:rsidR="00F324A3">
        <w:rPr>
          <w:rStyle w:val="affffe"/>
          <w:rtl/>
        </w:rPr>
        <w:tab/>
      </w:r>
      <w:r w:rsidRPr="00F324A3">
        <w:rPr>
          <w:rStyle w:val="affffe"/>
          <w:rFonts w:hint="cs"/>
          <w:rtl/>
        </w:rPr>
        <w:t xml:space="preserve">- </w:t>
      </w:r>
      <w:r w:rsidR="00F324A3" w:rsidRPr="00F324A3">
        <w:rPr>
          <w:rStyle w:val="affffe"/>
          <w:rFonts w:hint="cs"/>
          <w:rtl/>
        </w:rPr>
        <w:t>חשובים אבל יש טרחה.</w:t>
      </w:r>
    </w:p>
    <w:p w14:paraId="175D2202" w14:textId="1095ACAC" w:rsidR="00F707CE" w:rsidRPr="00F707CE" w:rsidRDefault="00F324A3" w:rsidP="00F324A3">
      <w:pPr>
        <w:pStyle w:val="36"/>
        <w:framePr w:wrap="notBeside"/>
        <w:rPr>
          <w:rtl/>
        </w:rPr>
      </w:pPr>
      <w:r w:rsidRPr="00F707CE">
        <w:rPr>
          <w:rFonts w:hint="cs"/>
          <w:rtl/>
        </w:rPr>
        <w:t>ד</w:t>
      </w:r>
      <w:r w:rsidR="00F707CE" w:rsidRPr="00F707CE">
        <w:rPr>
          <w:rFonts w:hint="cs"/>
          <w:rtl/>
        </w:rPr>
        <w:t>.</w:t>
      </w:r>
    </w:p>
    <w:p w14:paraId="612A29CC" w14:textId="6E10D8E1" w:rsidR="00A6533C" w:rsidRPr="00D23297" w:rsidRDefault="006F071F" w:rsidP="00D5536D">
      <w:pPr>
        <w:rPr>
          <w:rtl/>
        </w:rPr>
      </w:pPr>
      <w:r w:rsidRPr="00D23297">
        <w:rPr>
          <w:rtl/>
        </w:rPr>
        <w:t>קב תמרי</w:t>
      </w:r>
      <w:r w:rsidR="00F324A3">
        <w:rPr>
          <w:rFonts w:hint="cs"/>
          <w:rtl/>
        </w:rPr>
        <w:t>ם\</w:t>
      </w:r>
      <w:r w:rsidRPr="00D23297">
        <w:rPr>
          <w:rFonts w:hint="cs"/>
          <w:rtl/>
        </w:rPr>
        <w:t xml:space="preserve"> רמוני </w:t>
      </w:r>
      <w:r w:rsidRPr="00D23297">
        <w:rPr>
          <w:rtl/>
        </w:rPr>
        <w:t>ב</w:t>
      </w:r>
      <w:r w:rsidRPr="00D23297">
        <w:rPr>
          <w:rFonts w:hint="cs"/>
          <w:rtl/>
        </w:rPr>
        <w:t xml:space="preserve">ד' </w:t>
      </w:r>
      <w:r w:rsidRPr="00D23297">
        <w:rPr>
          <w:rtl/>
        </w:rPr>
        <w:t xml:space="preserve">אמות </w:t>
      </w:r>
      <w:r w:rsidR="00F324A3">
        <w:rPr>
          <w:rtl/>
        </w:rPr>
        <w:tab/>
      </w:r>
      <w:r w:rsidR="00F324A3">
        <w:rPr>
          <w:rFonts w:hint="cs"/>
          <w:rtl/>
        </w:rPr>
        <w:t>-</w:t>
      </w:r>
      <w:r w:rsidRPr="00F324A3">
        <w:rPr>
          <w:rStyle w:val="affffe"/>
          <w:rFonts w:hint="cs"/>
          <w:rtl/>
        </w:rPr>
        <w:t>לא חשיבי</w:t>
      </w:r>
      <w:r w:rsidR="00F324A3" w:rsidRPr="00F324A3">
        <w:rPr>
          <w:rStyle w:val="affffe"/>
          <w:rFonts w:hint="cs"/>
          <w:rtl/>
        </w:rPr>
        <w:t>,</w:t>
      </w:r>
      <w:r w:rsidRPr="00F324A3">
        <w:rPr>
          <w:rStyle w:val="affffe"/>
          <w:rFonts w:hint="cs"/>
          <w:rtl/>
        </w:rPr>
        <w:t xml:space="preserve"> </w:t>
      </w:r>
      <w:r w:rsidR="00F324A3" w:rsidRPr="00F324A3">
        <w:rPr>
          <w:rStyle w:val="affffe"/>
          <w:rFonts w:hint="cs"/>
          <w:rtl/>
        </w:rPr>
        <w:t>ואין טרחה</w:t>
      </w:r>
      <w:r w:rsidRPr="00F324A3">
        <w:rPr>
          <w:rStyle w:val="affffe"/>
          <w:rFonts w:hint="cs"/>
          <w:rtl/>
        </w:rPr>
        <w:t xml:space="preserve"> </w:t>
      </w:r>
      <w:r w:rsidRPr="00F324A3">
        <w:rPr>
          <w:rStyle w:val="affffe"/>
          <w:rtl/>
        </w:rPr>
        <w:t>–</w:t>
      </w:r>
      <w:r w:rsidRPr="00D23297">
        <w:rPr>
          <w:rFonts w:hint="cs"/>
          <w:rtl/>
        </w:rPr>
        <w:t xml:space="preserve"> תיקו</w:t>
      </w:r>
    </w:p>
    <w:p w14:paraId="4C96DABE" w14:textId="77777777" w:rsidR="00A6533C" w:rsidRPr="00D23297" w:rsidRDefault="00A6533C" w:rsidP="00D5536D">
      <w:pPr>
        <w:pStyle w:val="aff9"/>
        <w:rPr>
          <w:rtl/>
        </w:rPr>
      </w:pPr>
      <w:r w:rsidRPr="00D23297">
        <w:rPr>
          <w:rtl/>
        </w:rPr>
        <w:t>***</w:t>
      </w:r>
    </w:p>
    <w:p w14:paraId="1C2D850B" w14:textId="77777777" w:rsidR="00DC5442" w:rsidRPr="00D23297" w:rsidRDefault="006F071F" w:rsidP="00DC5442">
      <w:pPr>
        <w:pStyle w:val="affe"/>
        <w:framePr w:wrap="around"/>
        <w:rPr>
          <w:rtl/>
        </w:rPr>
      </w:pPr>
      <w:r w:rsidRPr="00D23297">
        <w:rPr>
          <w:rtl/>
        </w:rPr>
        <w:t>כא:</w:t>
      </w:r>
    </w:p>
    <w:p w14:paraId="5FE8E47D" w14:textId="6B9AB0DE" w:rsidR="00A6533C" w:rsidRPr="00D23297" w:rsidRDefault="006F071F" w:rsidP="00D5536D">
      <w:pPr>
        <w:pStyle w:val="affff9"/>
        <w:spacing w:before="0"/>
        <w:rPr>
          <w:rtl/>
        </w:rPr>
      </w:pPr>
      <w:r w:rsidRPr="00D23297">
        <w:rPr>
          <w:rtl/>
        </w:rPr>
        <w:t>יאוש שלא מדעת.</w:t>
      </w:r>
    </w:p>
    <w:p w14:paraId="36604746" w14:textId="26F1A9E8" w:rsidR="006F071F" w:rsidRPr="00D23297" w:rsidRDefault="006F071F" w:rsidP="00F32248">
      <w:pPr>
        <w:rPr>
          <w:rtl/>
        </w:rPr>
      </w:pPr>
      <w:r w:rsidRPr="005E3761">
        <w:rPr>
          <w:rStyle w:val="affffc"/>
          <w:rFonts w:hint="cs"/>
          <w:rtl/>
        </w:rPr>
        <w:t>לאביי</w:t>
      </w:r>
      <w:r w:rsidRPr="005E3761">
        <w:rPr>
          <w:rStyle w:val="affffc"/>
          <w:rtl/>
        </w:rPr>
        <w:t>:</w:t>
      </w:r>
      <w:r w:rsidRPr="00D23297">
        <w:rPr>
          <w:rtl/>
        </w:rPr>
        <w:t xml:space="preserve"> לא הוי יאוש, </w:t>
      </w:r>
      <w:r w:rsidR="00F32248">
        <w:rPr>
          <w:rtl/>
        </w:rPr>
        <w:tab/>
      </w:r>
      <w:r w:rsidR="00F32248">
        <w:rPr>
          <w:rtl/>
        </w:rPr>
        <w:tab/>
      </w:r>
      <w:r w:rsidR="00F32248">
        <w:rPr>
          <w:rtl/>
        </w:rPr>
        <w:tab/>
      </w:r>
      <w:r w:rsidR="00F32248">
        <w:rPr>
          <w:rtl/>
        </w:rPr>
        <w:tab/>
      </w:r>
      <w:r w:rsidR="00F32248">
        <w:rPr>
          <w:rtl/>
        </w:rPr>
        <w:tab/>
      </w:r>
      <w:r w:rsidR="00F32248">
        <w:rPr>
          <w:rtl/>
        </w:rPr>
        <w:tab/>
      </w:r>
      <w:r w:rsidR="00F32248">
        <w:rPr>
          <w:rtl/>
        </w:rPr>
        <w:tab/>
      </w:r>
      <w:r w:rsidR="00F32248">
        <w:rPr>
          <w:rtl/>
        </w:rPr>
        <w:tab/>
      </w:r>
      <w:r w:rsidR="00F32248" w:rsidRPr="005E3761">
        <w:rPr>
          <w:rStyle w:val="affffc"/>
          <w:rtl/>
        </w:rPr>
        <w:tab/>
      </w:r>
      <w:r w:rsidR="00F32248" w:rsidRPr="005E3761">
        <w:rPr>
          <w:rStyle w:val="affffc"/>
          <w:rtl/>
        </w:rPr>
        <w:tab/>
      </w:r>
      <w:r w:rsidR="00F32248" w:rsidRPr="005E3761">
        <w:rPr>
          <w:rStyle w:val="affffc"/>
          <w:rtl/>
        </w:rPr>
        <w:tab/>
      </w:r>
      <w:r w:rsidRPr="005E3761">
        <w:rPr>
          <w:rStyle w:val="affffc"/>
          <w:rtl/>
        </w:rPr>
        <w:t>ו</w:t>
      </w:r>
      <w:r w:rsidRPr="005E3761">
        <w:rPr>
          <w:rStyle w:val="affffc"/>
          <w:rFonts w:hint="cs"/>
          <w:rtl/>
        </w:rPr>
        <w:t>ל</w:t>
      </w:r>
      <w:r w:rsidRPr="005E3761">
        <w:rPr>
          <w:rStyle w:val="affffc"/>
          <w:rtl/>
        </w:rPr>
        <w:t>רבא:</w:t>
      </w:r>
      <w:r w:rsidRPr="00D23297">
        <w:rPr>
          <w:rtl/>
        </w:rPr>
        <w:t xml:space="preserve"> הוי יאוש.</w:t>
      </w:r>
    </w:p>
    <w:p w14:paraId="550D0E4E" w14:textId="1228A8AC" w:rsidR="00F707CE" w:rsidRPr="00F707CE" w:rsidRDefault="006F071F" w:rsidP="00F32248">
      <w:pPr>
        <w:pStyle w:val="36"/>
        <w:framePr w:wrap="notBeside"/>
        <w:rPr>
          <w:rtl/>
        </w:rPr>
      </w:pPr>
      <w:r w:rsidRPr="00F707CE">
        <w:rPr>
          <w:rFonts w:hint="cs"/>
          <w:rtl/>
        </w:rPr>
        <w:t>לכו</w:t>
      </w:r>
      <w:r w:rsidRPr="00F707CE">
        <w:rPr>
          <w:rtl/>
        </w:rPr>
        <w:t>"</w:t>
      </w:r>
      <w:r w:rsidRPr="00F707CE">
        <w:rPr>
          <w:rFonts w:hint="cs"/>
          <w:rtl/>
        </w:rPr>
        <w:t>ע</w:t>
      </w:r>
      <w:r w:rsidR="00F707CE" w:rsidRPr="00F707CE">
        <w:rPr>
          <w:rFonts w:hint="cs"/>
          <w:rtl/>
        </w:rPr>
        <w:t>:</w:t>
      </w:r>
    </w:p>
    <w:p w14:paraId="334ABC15" w14:textId="6AEE5A5A" w:rsidR="00A6533C" w:rsidRPr="00D23297" w:rsidRDefault="00F32248" w:rsidP="009B508D">
      <w:pPr>
        <w:rPr>
          <w:rtl/>
        </w:rPr>
      </w:pPr>
      <w:r>
        <w:rPr>
          <w:rFonts w:hint="cs"/>
          <w:rtl/>
        </w:rPr>
        <w:t>כ</w:t>
      </w:r>
      <w:r w:rsidR="006F071F" w:rsidRPr="00D23297">
        <w:rPr>
          <w:rtl/>
        </w:rPr>
        <w:t>שיש בו סימן לא הוי יאוש.</w:t>
      </w:r>
      <w:r w:rsidR="006F071F" w:rsidRPr="00D23297">
        <w:rPr>
          <w:rFonts w:hint="cs"/>
          <w:rtl/>
        </w:rPr>
        <w:t xml:space="preserve"> ואפי' דשמענו ממנו שמתייאש</w:t>
      </w:r>
    </w:p>
    <w:p w14:paraId="0219FDD0" w14:textId="78E5BFA5" w:rsidR="00A6533C" w:rsidRPr="004F72D5" w:rsidRDefault="006F071F" w:rsidP="009B508D">
      <w:pPr>
        <w:rPr>
          <w:spacing w:val="-6"/>
          <w:rtl/>
        </w:rPr>
      </w:pPr>
      <w:r w:rsidRPr="004F72D5">
        <w:rPr>
          <w:rFonts w:hint="cs"/>
          <w:spacing w:val="-6"/>
          <w:rtl/>
        </w:rPr>
        <w:t>כיוון ש</w:t>
      </w:r>
      <w:r w:rsidR="00270732" w:rsidRPr="004F72D5">
        <w:rPr>
          <w:rFonts w:hint="cs"/>
          <w:spacing w:val="-6"/>
          <w:rtl/>
        </w:rPr>
        <w:t>בא</w:t>
      </w:r>
      <w:r w:rsidRPr="004F72D5">
        <w:rPr>
          <w:rFonts w:hint="cs"/>
          <w:spacing w:val="-6"/>
          <w:rtl/>
        </w:rPr>
        <w:t xml:space="preserve"> באיסור למוצא דבשעת נפילה לא התייאש מחמת הסימן</w:t>
      </w:r>
    </w:p>
    <w:p w14:paraId="2CBC1387" w14:textId="77777777" w:rsidR="000E79E8" w:rsidRPr="00557C93" w:rsidRDefault="000E79E8" w:rsidP="00557C93">
      <w:pPr>
        <w:pStyle w:val="afff1"/>
        <w:framePr w:wrap="around"/>
        <w:rPr>
          <w:del w:id="40004" w:author="Claude" w:date="2026-10-06T14:10:01Z"/>
          <w:rtl/>
        </w:rPr>
      </w:pPr>
      <w:del w:id="40003" w:author="Claude" w:date="2026-10-06T14:10:01Z">
        <w:r w:rsidRPr="00557C93">
          <w:rPr>
            <w:rFonts w:hint="cs"/>
            <w:rtl/>
          </w:rPr>
          <w:delText xml:space="preserve">אלו מציאות </w:delText>
        </w:r>
      </w:del>
    </w:p>
    <w:p w14:paraId="0F578064" w14:textId="26515E15" w:rsidR="00A6533C" w:rsidRPr="001C0DE1" w:rsidRDefault="006F071F" w:rsidP="001C0DE1">
      <w:pPr>
        <w:spacing w:after="60"/>
        <w:rPr>
          <w:spacing w:val="-6"/>
          <w:rtl/>
        </w:rPr>
      </w:pPr>
      <w:r w:rsidRPr="001C0DE1">
        <w:rPr>
          <w:rFonts w:hint="cs"/>
          <w:spacing w:val="-6"/>
          <w:rtl/>
        </w:rPr>
        <w:t xml:space="preserve">אבל בזוטו של ים </w:t>
      </w:r>
      <w:r w:rsidRPr="001C0DE1">
        <w:rPr>
          <w:spacing w:val="-6"/>
          <w:rtl/>
        </w:rPr>
        <w:t xml:space="preserve">ובשלוליתו של נהר, </w:t>
      </w:r>
      <w:r w:rsidR="00270732" w:rsidRPr="001C0DE1">
        <w:rPr>
          <w:rFonts w:hint="cs"/>
          <w:spacing w:val="-6"/>
          <w:rtl/>
        </w:rPr>
        <w:t>אף</w:t>
      </w:r>
      <w:r w:rsidRPr="001C0DE1">
        <w:rPr>
          <w:rFonts w:hint="cs"/>
          <w:spacing w:val="-6"/>
          <w:rtl/>
        </w:rPr>
        <w:t xml:space="preserve"> דיש סימן התורה התירתו</w:t>
      </w:r>
    </w:p>
    <w:p w14:paraId="72C23F05" w14:textId="3FBA360C" w:rsidR="00F707CE" w:rsidRPr="00F707CE" w:rsidRDefault="006F071F" w:rsidP="00270732">
      <w:pPr>
        <w:pStyle w:val="36"/>
        <w:framePr w:wrap="notBeside"/>
        <w:rPr>
          <w:rtl/>
        </w:rPr>
      </w:pPr>
      <w:r w:rsidRPr="00F707CE">
        <w:rPr>
          <w:rFonts w:hint="cs"/>
          <w:rtl/>
        </w:rPr>
        <w:t>ו</w:t>
      </w:r>
      <w:r w:rsidR="00270732" w:rsidRPr="00F707CE">
        <w:rPr>
          <w:rFonts w:hint="cs"/>
          <w:rtl/>
        </w:rPr>
        <w:t>חלקו</w:t>
      </w:r>
      <w:r w:rsidR="00F707CE" w:rsidRPr="00F707CE">
        <w:rPr>
          <w:rtl/>
        </w:rPr>
        <w:t>:</w:t>
      </w:r>
    </w:p>
    <w:p w14:paraId="7929D2F2" w14:textId="70EA977B" w:rsidR="006F071F" w:rsidRPr="00D23297" w:rsidRDefault="006F071F" w:rsidP="001C0DE1">
      <w:pPr>
        <w:rPr>
          <w:rtl/>
        </w:rPr>
      </w:pPr>
      <w:r w:rsidRPr="00D23297">
        <w:rPr>
          <w:rtl/>
        </w:rPr>
        <w:t>בדבר שאין בו סימן.</w:t>
      </w:r>
    </w:p>
    <w:p w14:paraId="7A6DECC5" w14:textId="4B15B78C" w:rsidR="00F707CE" w:rsidRPr="00F707CE" w:rsidRDefault="006F071F" w:rsidP="00270732">
      <w:pPr>
        <w:pStyle w:val="36"/>
        <w:framePr w:wrap="notBeside"/>
        <w:rPr>
          <w:rtl/>
        </w:rPr>
      </w:pPr>
      <w:r w:rsidRPr="00F707CE">
        <w:rPr>
          <w:rFonts w:hint="cs"/>
          <w:rtl/>
        </w:rPr>
        <w:t>ל</w:t>
      </w:r>
      <w:r w:rsidRPr="00F707CE">
        <w:rPr>
          <w:rtl/>
        </w:rPr>
        <w:t>אביי</w:t>
      </w:r>
      <w:r w:rsidR="00F707CE" w:rsidRPr="00F707CE">
        <w:rPr>
          <w:rtl/>
        </w:rPr>
        <w:t>:</w:t>
      </w:r>
    </w:p>
    <w:p w14:paraId="548E7CF5" w14:textId="20F88E0B" w:rsidR="006F071F" w:rsidRPr="00D23297" w:rsidRDefault="006F071F" w:rsidP="001C0DE1">
      <w:pPr>
        <w:rPr>
          <w:rtl/>
        </w:rPr>
      </w:pPr>
      <w:r w:rsidRPr="00D23297">
        <w:rPr>
          <w:rtl/>
        </w:rPr>
        <w:t xml:space="preserve">לא הוי יאוש, </w:t>
      </w:r>
      <w:r w:rsidR="00090D61">
        <w:rPr>
          <w:rFonts w:hint="cs"/>
          <w:rtl/>
        </w:rPr>
        <w:t xml:space="preserve">שהרי </w:t>
      </w:r>
      <w:r w:rsidRPr="00D23297">
        <w:rPr>
          <w:rtl/>
        </w:rPr>
        <w:t xml:space="preserve"> לא ידע </w:t>
      </w:r>
      <w:r w:rsidR="00090D61">
        <w:rPr>
          <w:rFonts w:hint="cs"/>
          <w:rtl/>
        </w:rPr>
        <w:t>שנפל ממנו</w:t>
      </w:r>
      <w:r w:rsidRPr="00D23297">
        <w:rPr>
          <w:rtl/>
        </w:rPr>
        <w:t>.</w:t>
      </w:r>
    </w:p>
    <w:p w14:paraId="265203F7" w14:textId="0439135D" w:rsidR="00F707CE" w:rsidRPr="00F707CE" w:rsidRDefault="006F071F" w:rsidP="00270732">
      <w:pPr>
        <w:pStyle w:val="36"/>
        <w:framePr w:wrap="notBeside"/>
        <w:rPr>
          <w:rtl/>
        </w:rPr>
      </w:pPr>
      <w:r w:rsidRPr="00F707CE">
        <w:rPr>
          <w:rFonts w:hint="cs"/>
          <w:rtl/>
        </w:rPr>
        <w:t>ול</w:t>
      </w:r>
      <w:r w:rsidRPr="00F707CE">
        <w:rPr>
          <w:rtl/>
        </w:rPr>
        <w:t>רבא</w:t>
      </w:r>
      <w:r w:rsidR="00F707CE" w:rsidRPr="00F707CE">
        <w:rPr>
          <w:rtl/>
        </w:rPr>
        <w:t>:</w:t>
      </w:r>
    </w:p>
    <w:p w14:paraId="795CA455" w14:textId="66214B48" w:rsidR="00971F6F" w:rsidRDefault="006F071F" w:rsidP="009B508D">
      <w:pPr>
        <w:rPr>
          <w:rtl/>
        </w:rPr>
      </w:pPr>
      <w:r w:rsidRPr="00D23297">
        <w:rPr>
          <w:rtl/>
        </w:rPr>
        <w:t>הוי יאוש, ד</w:t>
      </w:r>
      <w:r w:rsidRPr="00D23297">
        <w:rPr>
          <w:rFonts w:hint="cs"/>
          <w:rtl/>
        </w:rPr>
        <w:t>כשידע מתייאש כבר מתחילה כיון שאין לו סימן</w:t>
      </w:r>
      <w:r w:rsidRPr="00D23297">
        <w:rPr>
          <w:rtl/>
        </w:rPr>
        <w:t>.</w:t>
      </w:r>
    </w:p>
    <w:p w14:paraId="0D981E0D" w14:textId="77777777" w:rsidR="00971F6F" w:rsidRDefault="00971F6F">
      <w:pPr>
        <w:bidi w:val="0"/>
        <w:spacing w:after="160" w:line="259" w:lineRule="auto"/>
        <w:jc w:val="left"/>
        <w:rPr>
          <w:rtl/>
        </w:rPr>
      </w:pPr>
      <w:r>
        <w:rPr>
          <w:rtl/>
        </w:rPr>
        <w:br w:type="page"/>
      </w:r>
    </w:p>
    <w:p w14:paraId="40FD09FB" w14:textId="77777777" w:rsidR="00F707CE" w:rsidRPr="00F707CE" w:rsidRDefault="00FE1AFC" w:rsidP="00FE1AFC">
      <w:pPr>
        <w:pStyle w:val="36"/>
        <w:framePr w:wrap="notBeside"/>
        <w:rPr>
          <w:rtl/>
        </w:rPr>
      </w:pPr>
      <w:r w:rsidRPr="00F707CE">
        <w:rPr>
          <w:rFonts w:hint="cs"/>
          <w:rtl/>
        </w:rPr>
        <w:lastRenderedPageBreak/>
        <w:t xml:space="preserve">א. </w:t>
      </w:r>
      <w:r w:rsidR="006F071F" w:rsidRPr="00F707CE">
        <w:rPr>
          <w:rFonts w:hint="cs"/>
          <w:rtl/>
        </w:rPr>
        <w:t>והך</w:t>
      </w:r>
      <w:r w:rsidR="00F707CE" w:rsidRPr="00F707CE">
        <w:rPr>
          <w:rtl/>
        </w:rPr>
        <w:t>:</w:t>
      </w:r>
    </w:p>
    <w:p w14:paraId="7D992BC5" w14:textId="336EE968" w:rsidR="00A82832" w:rsidRDefault="006F071F" w:rsidP="009B508D">
      <w:pPr>
        <w:rPr>
          <w:rtl/>
        </w:rPr>
      </w:pPr>
      <w:r w:rsidRPr="00D23297">
        <w:rPr>
          <w:rFonts w:hint="cs"/>
          <w:rtl/>
        </w:rPr>
        <w:t>דפירות מפוזרין הא</w:t>
      </w:r>
      <w:r w:rsidRPr="00D23297">
        <w:rPr>
          <w:rtl/>
        </w:rPr>
        <w:t>"</w:t>
      </w:r>
      <w:r w:rsidRPr="00D23297">
        <w:rPr>
          <w:rFonts w:hint="cs"/>
          <w:rtl/>
        </w:rPr>
        <w:t xml:space="preserve">ש </w:t>
      </w:r>
      <w:r w:rsidR="00A82832">
        <w:rPr>
          <w:rFonts w:hint="cs"/>
          <w:rtl/>
        </w:rPr>
        <w:t>אף ש</w:t>
      </w:r>
      <w:r w:rsidRPr="00D23297">
        <w:rPr>
          <w:rFonts w:hint="cs"/>
          <w:rtl/>
        </w:rPr>
        <w:t>לא ידע</w:t>
      </w:r>
    </w:p>
    <w:p w14:paraId="0755643E" w14:textId="1209C44E" w:rsidR="00F707CE" w:rsidRPr="00F707CE" w:rsidRDefault="00F707CE" w:rsidP="00A82832">
      <w:pPr>
        <w:pStyle w:val="36"/>
        <w:framePr w:wrap="notBeside"/>
        <w:rPr>
          <w:rtl/>
        </w:rPr>
      </w:pPr>
      <w:r w:rsidRPr="00F707CE">
        <w:rPr>
          <w:rFonts w:hint="cs"/>
          <w:rtl/>
        </w:rPr>
        <w:t>-</w:t>
      </w:r>
    </w:p>
    <w:p w14:paraId="40C5D1BD" w14:textId="4674BBCC" w:rsidR="00A6533C" w:rsidRPr="00D23297" w:rsidRDefault="006F071F" w:rsidP="009B508D">
      <w:pPr>
        <w:rPr>
          <w:rtl/>
        </w:rPr>
      </w:pPr>
      <w:r w:rsidRPr="00D23297">
        <w:rPr>
          <w:rFonts w:hint="cs"/>
          <w:rtl/>
        </w:rPr>
        <w:t>מיירי במכנשתא דבידרי</w:t>
      </w:r>
      <w:r w:rsidR="00D7192F">
        <w:rPr>
          <w:rFonts w:hint="cs"/>
          <w:rtl/>
        </w:rPr>
        <w:t>-</w:t>
      </w:r>
      <w:r w:rsidRPr="00D23297">
        <w:rPr>
          <w:rFonts w:hint="cs"/>
          <w:rtl/>
        </w:rPr>
        <w:t xml:space="preserve"> דאבידה מדעת היא</w:t>
      </w:r>
    </w:p>
    <w:p w14:paraId="2066A71C" w14:textId="77777777" w:rsidR="00F707CE" w:rsidRPr="00F707CE" w:rsidRDefault="00A82832" w:rsidP="00A82832">
      <w:pPr>
        <w:pStyle w:val="36"/>
        <w:framePr w:wrap="notBeside"/>
        <w:rPr>
          <w:rtl/>
        </w:rPr>
      </w:pPr>
      <w:r w:rsidRPr="00F707CE">
        <w:rPr>
          <w:rFonts w:hint="cs"/>
          <w:rtl/>
        </w:rPr>
        <w:t>ב.</w:t>
      </w:r>
      <w:r w:rsidR="006F071F" w:rsidRPr="00F707CE">
        <w:rPr>
          <w:rFonts w:hint="cs"/>
          <w:rtl/>
        </w:rPr>
        <w:t xml:space="preserve"> והך</w:t>
      </w:r>
      <w:r w:rsidR="00F707CE" w:rsidRPr="00F707CE">
        <w:rPr>
          <w:rtl/>
        </w:rPr>
        <w:t>:</w:t>
      </w:r>
    </w:p>
    <w:p w14:paraId="39D1A806" w14:textId="71F35DE9" w:rsidR="00A82832" w:rsidRDefault="006F071F" w:rsidP="009B508D">
      <w:pPr>
        <w:rPr>
          <w:rtl/>
        </w:rPr>
      </w:pPr>
      <w:r w:rsidRPr="00D23297">
        <w:rPr>
          <w:rFonts w:hint="cs"/>
          <w:rtl/>
        </w:rPr>
        <w:t>דמעות מפוזרות הא'</w:t>
      </w:r>
      <w:r w:rsidR="00D7192F">
        <w:rPr>
          <w:rFonts w:hint="cs"/>
          <w:rtl/>
        </w:rPr>
        <w:t>'</w:t>
      </w:r>
      <w:r w:rsidRPr="00D23297">
        <w:rPr>
          <w:rFonts w:hint="cs"/>
          <w:rtl/>
        </w:rPr>
        <w:t xml:space="preserve">ש </w:t>
      </w:r>
    </w:p>
    <w:p w14:paraId="4A6685B6" w14:textId="2C6F3FDE" w:rsidR="00F707CE" w:rsidRPr="00F707CE" w:rsidRDefault="00F707CE" w:rsidP="00A82832">
      <w:pPr>
        <w:pStyle w:val="36"/>
        <w:framePr w:wrap="notBeside"/>
        <w:rPr>
          <w:rtl/>
        </w:rPr>
      </w:pPr>
      <w:r w:rsidRPr="00F707CE">
        <w:rPr>
          <w:rFonts w:hint="cs"/>
          <w:rtl/>
        </w:rPr>
        <w:t>-</w:t>
      </w:r>
    </w:p>
    <w:p w14:paraId="3F621FEA" w14:textId="1D25B391" w:rsidR="006F071F" w:rsidRPr="00D23297" w:rsidRDefault="006F071F" w:rsidP="009B508D">
      <w:pPr>
        <w:rPr>
          <w:rtl/>
        </w:rPr>
      </w:pPr>
      <w:r w:rsidRPr="005E3761">
        <w:rPr>
          <w:rStyle w:val="affffc"/>
          <w:rFonts w:hint="cs"/>
          <w:rtl/>
        </w:rPr>
        <w:t>כדרי</w:t>
      </w:r>
      <w:r w:rsidRPr="005E3761">
        <w:rPr>
          <w:rStyle w:val="affffc"/>
          <w:rtl/>
        </w:rPr>
        <w:t>"</w:t>
      </w:r>
      <w:r w:rsidRPr="005E3761">
        <w:rPr>
          <w:rStyle w:val="affffc"/>
          <w:rFonts w:hint="cs"/>
          <w:rtl/>
        </w:rPr>
        <w:t>צ</w:t>
      </w:r>
      <w:r w:rsidRPr="00D23297">
        <w:rPr>
          <w:rFonts w:hint="cs"/>
          <w:rtl/>
        </w:rPr>
        <w:t xml:space="preserve"> דאדם עשוי למשמש בכיסו בכל שעה.</w:t>
      </w:r>
    </w:p>
    <w:p w14:paraId="42A6BD55" w14:textId="77777777" w:rsidR="00F707CE" w:rsidRPr="00F707CE" w:rsidRDefault="00A82832" w:rsidP="00A82832">
      <w:pPr>
        <w:pStyle w:val="36"/>
        <w:framePr w:wrap="notBeside"/>
        <w:rPr>
          <w:rtl/>
        </w:rPr>
      </w:pPr>
      <w:r w:rsidRPr="00F707CE">
        <w:rPr>
          <w:rFonts w:hint="cs"/>
          <w:rtl/>
        </w:rPr>
        <w:t xml:space="preserve">ג. </w:t>
      </w:r>
      <w:r w:rsidR="006F071F" w:rsidRPr="00F707CE">
        <w:rPr>
          <w:rFonts w:hint="cs"/>
          <w:rtl/>
        </w:rPr>
        <w:t>והך</w:t>
      </w:r>
      <w:r w:rsidR="00F707CE" w:rsidRPr="00F707CE">
        <w:rPr>
          <w:rtl/>
        </w:rPr>
        <w:t>:</w:t>
      </w:r>
    </w:p>
    <w:p w14:paraId="624A153E" w14:textId="5A246E42" w:rsidR="00A82832" w:rsidRDefault="006F071F" w:rsidP="009B508D">
      <w:pPr>
        <w:rPr>
          <w:rtl/>
        </w:rPr>
      </w:pPr>
      <w:r w:rsidRPr="00D23297">
        <w:rPr>
          <w:rFonts w:hint="cs"/>
          <w:rtl/>
        </w:rPr>
        <w:t>ד</w:t>
      </w:r>
      <w:r w:rsidRPr="00D23297">
        <w:rPr>
          <w:rtl/>
        </w:rPr>
        <w:t>עיגולי דבילה וככרות של נחתום – ה</w:t>
      </w:r>
      <w:r w:rsidRPr="00D23297">
        <w:rPr>
          <w:rFonts w:hint="cs"/>
          <w:rtl/>
        </w:rPr>
        <w:t>א</w:t>
      </w:r>
      <w:r w:rsidRPr="00D23297">
        <w:rPr>
          <w:rtl/>
        </w:rPr>
        <w:t>"</w:t>
      </w:r>
      <w:r w:rsidRPr="00D23297">
        <w:rPr>
          <w:rFonts w:hint="cs"/>
          <w:rtl/>
        </w:rPr>
        <w:t>ש</w:t>
      </w:r>
    </w:p>
    <w:p w14:paraId="30569116" w14:textId="555036B3" w:rsidR="00F707CE" w:rsidRPr="00F707CE" w:rsidRDefault="00F707CE" w:rsidP="00A82832">
      <w:pPr>
        <w:pStyle w:val="36"/>
        <w:framePr w:wrap="notBeside"/>
        <w:rPr>
          <w:rtl/>
        </w:rPr>
      </w:pPr>
      <w:r w:rsidRPr="00F707CE">
        <w:rPr>
          <w:rFonts w:hint="cs"/>
          <w:rtl/>
        </w:rPr>
        <w:t>-</w:t>
      </w:r>
    </w:p>
    <w:p w14:paraId="326F1798" w14:textId="11BA3A2D" w:rsidR="006F071F" w:rsidRPr="00D23297" w:rsidRDefault="006F071F" w:rsidP="009B508D">
      <w:pPr>
        <w:rPr>
          <w:rtl/>
        </w:rPr>
      </w:pPr>
      <w:r w:rsidRPr="00D23297">
        <w:rPr>
          <w:rtl/>
        </w:rPr>
        <w:t>אגב ד</w:t>
      </w:r>
      <w:r w:rsidRPr="00D23297">
        <w:rPr>
          <w:rFonts w:hint="cs"/>
          <w:rtl/>
        </w:rPr>
        <w:t>כבדים יודע כשנופלים</w:t>
      </w:r>
    </w:p>
    <w:p w14:paraId="61310B30" w14:textId="77777777" w:rsidR="00F707CE" w:rsidRPr="00F707CE" w:rsidRDefault="00A82832" w:rsidP="00A82832">
      <w:pPr>
        <w:pStyle w:val="36"/>
        <w:framePr w:wrap="notBeside"/>
        <w:rPr>
          <w:rtl/>
        </w:rPr>
      </w:pPr>
      <w:r w:rsidRPr="00F707CE">
        <w:rPr>
          <w:rFonts w:hint="cs"/>
          <w:rtl/>
        </w:rPr>
        <w:t>ד.</w:t>
      </w:r>
      <w:r w:rsidR="006F071F" w:rsidRPr="00F707CE">
        <w:rPr>
          <w:rFonts w:hint="cs"/>
          <w:rtl/>
        </w:rPr>
        <w:t xml:space="preserve"> והך</w:t>
      </w:r>
      <w:r w:rsidR="00F707CE" w:rsidRPr="00F707CE">
        <w:rPr>
          <w:rtl/>
        </w:rPr>
        <w:t>:</w:t>
      </w:r>
    </w:p>
    <w:p w14:paraId="2F778A82" w14:textId="0408D070" w:rsidR="00A82832" w:rsidRDefault="006F071F" w:rsidP="009B508D">
      <w:pPr>
        <w:rPr>
          <w:rtl/>
        </w:rPr>
      </w:pPr>
      <w:r w:rsidRPr="00D23297">
        <w:rPr>
          <w:rFonts w:hint="cs"/>
          <w:rtl/>
        </w:rPr>
        <w:t>ד</w:t>
      </w:r>
      <w:r w:rsidRPr="00D23297">
        <w:rPr>
          <w:rtl/>
        </w:rPr>
        <w:t>לשונות של ארגמן ה</w:t>
      </w:r>
      <w:r w:rsidRPr="00D23297">
        <w:rPr>
          <w:rFonts w:hint="cs"/>
          <w:rtl/>
        </w:rPr>
        <w:t>א</w:t>
      </w:r>
      <w:r w:rsidRPr="00D23297">
        <w:rPr>
          <w:rtl/>
        </w:rPr>
        <w:t>"</w:t>
      </w:r>
      <w:r w:rsidRPr="00D23297">
        <w:rPr>
          <w:rFonts w:hint="cs"/>
          <w:rtl/>
        </w:rPr>
        <w:t>ש</w:t>
      </w:r>
      <w:r w:rsidRPr="00D23297">
        <w:rPr>
          <w:rtl/>
        </w:rPr>
        <w:t>,</w:t>
      </w:r>
    </w:p>
    <w:p w14:paraId="2714BB46" w14:textId="5A3FD516" w:rsidR="00F707CE" w:rsidRPr="00F707CE" w:rsidRDefault="00F707CE" w:rsidP="00A82832">
      <w:pPr>
        <w:pStyle w:val="36"/>
        <w:framePr w:wrap="notBeside"/>
        <w:rPr>
          <w:rtl/>
        </w:rPr>
      </w:pPr>
      <w:r w:rsidRPr="00F707CE">
        <w:rPr>
          <w:rFonts w:hint="cs"/>
          <w:rtl/>
        </w:rPr>
        <w:t>-</w:t>
      </w:r>
    </w:p>
    <w:p w14:paraId="6AE8F5E9" w14:textId="31871A9D" w:rsidR="006F071F" w:rsidRPr="00D23297" w:rsidRDefault="006F071F" w:rsidP="009B508D">
      <w:pPr>
        <w:rPr>
          <w:rtl/>
        </w:rPr>
      </w:pPr>
      <w:r w:rsidRPr="00D23297">
        <w:rPr>
          <w:rtl/>
        </w:rPr>
        <w:t>אגב דחשיבי - משמושי ממשמש בהו</w:t>
      </w:r>
      <w:r w:rsidRPr="005E3761">
        <w:rPr>
          <w:rStyle w:val="affffc"/>
          <w:rtl/>
        </w:rPr>
        <w:t>, וכדרבי יצחק.</w:t>
      </w:r>
    </w:p>
    <w:p w14:paraId="69593330" w14:textId="77777777" w:rsidR="00F707CE" w:rsidRPr="00F707CE" w:rsidRDefault="00A82832" w:rsidP="00A82832">
      <w:pPr>
        <w:pStyle w:val="36"/>
        <w:framePr w:wrap="notBeside"/>
        <w:rPr>
          <w:rtl/>
        </w:rPr>
      </w:pPr>
      <w:r w:rsidRPr="00F707CE">
        <w:rPr>
          <w:rFonts w:hint="cs"/>
          <w:rtl/>
        </w:rPr>
        <w:t xml:space="preserve">ה. </w:t>
      </w:r>
      <w:r w:rsidR="006F071F" w:rsidRPr="00F707CE">
        <w:rPr>
          <w:rFonts w:hint="cs"/>
          <w:rtl/>
        </w:rPr>
        <w:t>והך</w:t>
      </w:r>
      <w:r w:rsidR="00F707CE" w:rsidRPr="00F707CE">
        <w:rPr>
          <w:rtl/>
        </w:rPr>
        <w:t>:</w:t>
      </w:r>
    </w:p>
    <w:p w14:paraId="5C9E1EED" w14:textId="616135C8" w:rsidR="00A82832" w:rsidRDefault="006F071F" w:rsidP="009B508D">
      <w:pPr>
        <w:rPr>
          <w:rtl/>
        </w:rPr>
      </w:pPr>
      <w:r w:rsidRPr="00D23297">
        <w:rPr>
          <w:rFonts w:hint="cs"/>
          <w:rtl/>
        </w:rPr>
        <w:t>דמוצא מעות בביכנ</w:t>
      </w:r>
      <w:r w:rsidRPr="00D23297">
        <w:rPr>
          <w:rtl/>
        </w:rPr>
        <w:t>"</w:t>
      </w:r>
      <w:r w:rsidRPr="00D23297">
        <w:rPr>
          <w:rFonts w:hint="cs"/>
          <w:rtl/>
        </w:rPr>
        <w:t>ס ובימ</w:t>
      </w:r>
      <w:r w:rsidRPr="00D23297">
        <w:rPr>
          <w:rtl/>
        </w:rPr>
        <w:t>"</w:t>
      </w:r>
      <w:r w:rsidRPr="00D23297">
        <w:rPr>
          <w:rFonts w:hint="cs"/>
          <w:rtl/>
        </w:rPr>
        <w:t>ד הא</w:t>
      </w:r>
      <w:r w:rsidRPr="00D23297">
        <w:rPr>
          <w:rtl/>
        </w:rPr>
        <w:t>"</w:t>
      </w:r>
      <w:r w:rsidRPr="00D23297">
        <w:rPr>
          <w:rFonts w:hint="cs"/>
          <w:rtl/>
        </w:rPr>
        <w:t>ש</w:t>
      </w:r>
      <w:r w:rsidRPr="00D23297">
        <w:rPr>
          <w:rtl/>
        </w:rPr>
        <w:t xml:space="preserve"> </w:t>
      </w:r>
      <w:r w:rsidRPr="00D7192F">
        <w:rPr>
          <w:rStyle w:val="afffff2"/>
          <w:rtl/>
        </w:rPr>
        <w:t>שהבעלים מתיאשין מהן.</w:t>
      </w:r>
    </w:p>
    <w:p w14:paraId="0D439658" w14:textId="3EA50278" w:rsidR="00F707CE" w:rsidRPr="00F707CE" w:rsidRDefault="00F707CE" w:rsidP="00A82832">
      <w:pPr>
        <w:pStyle w:val="36"/>
        <w:framePr w:wrap="notBeside"/>
        <w:rPr>
          <w:rtl/>
        </w:rPr>
      </w:pPr>
      <w:r w:rsidRPr="00F707CE">
        <w:rPr>
          <w:rFonts w:hint="cs"/>
          <w:rtl/>
        </w:rPr>
        <w:t>-</w:t>
      </w:r>
    </w:p>
    <w:p w14:paraId="062EE7BB" w14:textId="1E0DAA1B" w:rsidR="006F071F" w:rsidRPr="00D23297" w:rsidRDefault="006F071F" w:rsidP="009B508D">
      <w:pPr>
        <w:rPr>
          <w:rtl/>
        </w:rPr>
      </w:pPr>
      <w:r w:rsidRPr="005E3761">
        <w:rPr>
          <w:rStyle w:val="affffc"/>
          <w:rFonts w:hint="cs"/>
          <w:rtl/>
        </w:rPr>
        <w:t>כרי</w:t>
      </w:r>
      <w:r w:rsidRPr="005E3761">
        <w:rPr>
          <w:rStyle w:val="affffc"/>
          <w:rtl/>
        </w:rPr>
        <w:t>"</w:t>
      </w:r>
      <w:r w:rsidRPr="005E3761">
        <w:rPr>
          <w:rStyle w:val="affffc"/>
          <w:rFonts w:hint="cs"/>
          <w:rtl/>
        </w:rPr>
        <w:t>צ</w:t>
      </w:r>
      <w:r w:rsidRPr="00D23297">
        <w:rPr>
          <w:rFonts w:hint="cs"/>
          <w:rtl/>
        </w:rPr>
        <w:t xml:space="preserve"> דאדם עשוי למשמש</w:t>
      </w:r>
    </w:p>
    <w:p w14:paraId="04092F78" w14:textId="77777777" w:rsidR="00F707CE" w:rsidRPr="00F707CE" w:rsidRDefault="00A82832" w:rsidP="00A82832">
      <w:pPr>
        <w:pStyle w:val="36"/>
        <w:framePr w:wrap="notBeside"/>
        <w:rPr>
          <w:rtl/>
        </w:rPr>
      </w:pPr>
      <w:r w:rsidRPr="00F707CE">
        <w:rPr>
          <w:rFonts w:hint="cs"/>
          <w:rtl/>
        </w:rPr>
        <w:t>ו.</w:t>
      </w:r>
      <w:r w:rsidR="006F071F" w:rsidRPr="00F707CE">
        <w:rPr>
          <w:rFonts w:hint="cs"/>
          <w:rtl/>
        </w:rPr>
        <w:t xml:space="preserve"> והך</w:t>
      </w:r>
      <w:r w:rsidR="00F707CE" w:rsidRPr="00F707CE">
        <w:rPr>
          <w:rtl/>
        </w:rPr>
        <w:t>:</w:t>
      </w:r>
    </w:p>
    <w:p w14:paraId="6A78BA3F" w14:textId="74EB5AD9" w:rsidR="00A6533C" w:rsidRPr="00D23297" w:rsidRDefault="006F071F" w:rsidP="009B508D">
      <w:pPr>
        <w:rPr>
          <w:rtl/>
        </w:rPr>
      </w:pPr>
      <w:r w:rsidRPr="00D23297">
        <w:rPr>
          <w:rFonts w:hint="cs"/>
          <w:rtl/>
        </w:rPr>
        <w:t>ד</w:t>
      </w:r>
      <w:r w:rsidRPr="00D23297">
        <w:rPr>
          <w:rtl/>
        </w:rPr>
        <w:t>מאימתי כל אדם מותרים בלקט - משילכו בה הנמושות</w:t>
      </w:r>
    </w:p>
    <w:p w14:paraId="4B0AD0D2" w14:textId="77777777" w:rsidR="00A6533C" w:rsidRPr="00D23297" w:rsidRDefault="006F071F" w:rsidP="000B7D62">
      <w:pPr>
        <w:rPr>
          <w:rtl/>
        </w:rPr>
      </w:pPr>
      <w:r w:rsidRPr="005E3761">
        <w:rPr>
          <w:rStyle w:val="affffc"/>
          <w:rFonts w:hint="cs"/>
          <w:rtl/>
        </w:rPr>
        <w:t>ולרי</w:t>
      </w:r>
      <w:r w:rsidRPr="005E3761">
        <w:rPr>
          <w:rStyle w:val="affffc"/>
          <w:rtl/>
        </w:rPr>
        <w:t>"</w:t>
      </w:r>
      <w:r w:rsidRPr="005E3761">
        <w:rPr>
          <w:rStyle w:val="affffc"/>
          <w:rFonts w:hint="cs"/>
          <w:rtl/>
        </w:rPr>
        <w:t>ו:</w:t>
      </w:r>
      <w:r w:rsidRPr="00D23297">
        <w:rPr>
          <w:rFonts w:hint="cs"/>
          <w:rtl/>
        </w:rPr>
        <w:t xml:space="preserve"> היינו זקנים ההולכים על מקל. </w:t>
      </w:r>
      <w:r w:rsidRPr="005E3761">
        <w:rPr>
          <w:rStyle w:val="affffc"/>
          <w:rFonts w:hint="cs"/>
          <w:rtl/>
        </w:rPr>
        <w:t>ולר</w:t>
      </w:r>
      <w:r w:rsidRPr="005E3761">
        <w:rPr>
          <w:rStyle w:val="affffc"/>
          <w:rtl/>
        </w:rPr>
        <w:t>"</w:t>
      </w:r>
      <w:r w:rsidRPr="005E3761">
        <w:rPr>
          <w:rStyle w:val="affffc"/>
          <w:rFonts w:hint="cs"/>
          <w:rtl/>
        </w:rPr>
        <w:t>ל:</w:t>
      </w:r>
      <w:r w:rsidRPr="00D23297">
        <w:rPr>
          <w:rFonts w:hint="cs"/>
          <w:rtl/>
        </w:rPr>
        <w:t xml:space="preserve"> לקוטי בתר לקוטי</w:t>
      </w:r>
    </w:p>
    <w:p w14:paraId="09A760BA" w14:textId="09B51E77" w:rsidR="00F707CE" w:rsidRPr="00F707CE" w:rsidRDefault="00F707CE" w:rsidP="000B7D62">
      <w:pPr>
        <w:pStyle w:val="36"/>
        <w:framePr w:wrap="notBeside"/>
        <w:rPr>
          <w:rtl/>
        </w:rPr>
      </w:pPr>
      <w:r w:rsidRPr="00F707CE">
        <w:rPr>
          <w:rFonts w:hint="cs"/>
          <w:rtl/>
        </w:rPr>
        <w:t>-</w:t>
      </w:r>
    </w:p>
    <w:p w14:paraId="00AA6958" w14:textId="6F6ED327" w:rsidR="00A6533C" w:rsidRPr="00D7192F" w:rsidRDefault="006F071F" w:rsidP="009B508D">
      <w:pPr>
        <w:rPr>
          <w:spacing w:val="-6"/>
          <w:rtl/>
        </w:rPr>
      </w:pPr>
      <w:r w:rsidRPr="00D7192F">
        <w:rPr>
          <w:rFonts w:hint="cs"/>
          <w:spacing w:val="-6"/>
          <w:rtl/>
        </w:rPr>
        <w:t>גם עניים שבמקום אחר מתייאשים שיודעים שיש את העניים שכאן</w:t>
      </w:r>
    </w:p>
    <w:p w14:paraId="47C843EC" w14:textId="77777777" w:rsidR="00F707CE" w:rsidRPr="00F707CE" w:rsidRDefault="000B7D62" w:rsidP="000B7D62">
      <w:pPr>
        <w:pStyle w:val="36"/>
        <w:framePr w:wrap="notBeside"/>
        <w:rPr>
          <w:rtl/>
        </w:rPr>
      </w:pPr>
      <w:r w:rsidRPr="00F707CE">
        <w:rPr>
          <w:rFonts w:hint="cs"/>
          <w:rtl/>
        </w:rPr>
        <w:t>ז.</w:t>
      </w:r>
      <w:r w:rsidR="006F071F" w:rsidRPr="00F707CE">
        <w:rPr>
          <w:rFonts w:hint="cs"/>
          <w:rtl/>
        </w:rPr>
        <w:t xml:space="preserve"> הך</w:t>
      </w:r>
      <w:r w:rsidR="00F707CE" w:rsidRPr="00F707CE">
        <w:rPr>
          <w:rtl/>
        </w:rPr>
        <w:t>:</w:t>
      </w:r>
    </w:p>
    <w:p w14:paraId="750887DD" w14:textId="7536863A" w:rsidR="00655EF1" w:rsidRDefault="006F071F" w:rsidP="001153DC">
      <w:pPr>
        <w:rPr>
          <w:rtl/>
        </w:rPr>
      </w:pPr>
      <w:r w:rsidRPr="00D23297">
        <w:rPr>
          <w:rFonts w:hint="cs"/>
          <w:rtl/>
        </w:rPr>
        <w:t>דק</w:t>
      </w:r>
      <w:r w:rsidRPr="00D23297">
        <w:rPr>
          <w:rtl/>
        </w:rPr>
        <w:t>ציעות בדרך, ואפי</w:t>
      </w:r>
      <w:r w:rsidRPr="00D23297">
        <w:rPr>
          <w:rFonts w:hint="cs"/>
          <w:rtl/>
        </w:rPr>
        <w:t>'</w:t>
      </w:r>
      <w:r w:rsidRPr="00D23297">
        <w:rPr>
          <w:rtl/>
        </w:rPr>
        <w:t xml:space="preserve"> בצד שדה קציעות.</w:t>
      </w:r>
      <w:r w:rsidRPr="00D23297">
        <w:rPr>
          <w:rFonts w:hint="cs"/>
          <w:rtl/>
        </w:rPr>
        <w:t xml:space="preserve"> ו</w:t>
      </w:r>
      <w:r w:rsidRPr="00D23297">
        <w:rPr>
          <w:rtl/>
        </w:rPr>
        <w:t xml:space="preserve">תאנה הנוטה לדרך, </w:t>
      </w:r>
      <w:r w:rsidRPr="00655EF1">
        <w:rPr>
          <w:spacing w:val="-2"/>
          <w:rtl/>
        </w:rPr>
        <w:t>ומצא תאנים תחתיה - מותרות משום גזל, ופטורות מן המעשר.</w:t>
      </w:r>
      <w:r w:rsidRPr="00D23297">
        <w:rPr>
          <w:rFonts w:hint="cs"/>
          <w:rtl/>
        </w:rPr>
        <w:t xml:space="preserve">                  </w:t>
      </w:r>
    </w:p>
    <w:p w14:paraId="2C6ADD7B" w14:textId="7EC8B65A" w:rsidR="000B7D62" w:rsidRDefault="006F071F" w:rsidP="00655EF1">
      <w:pPr>
        <w:rPr>
          <w:rtl/>
        </w:rPr>
      </w:pPr>
      <w:r w:rsidRPr="00D23297">
        <w:rPr>
          <w:rtl/>
        </w:rPr>
        <w:t>בזיתים ובחרובים - אסור.</w:t>
      </w:r>
    </w:p>
    <w:p w14:paraId="5958CE7C" w14:textId="07AAAB14" w:rsidR="00F707CE" w:rsidRPr="00F707CE" w:rsidRDefault="000B7D62" w:rsidP="000B7D62">
      <w:pPr>
        <w:pStyle w:val="36"/>
        <w:framePr w:wrap="notBeside"/>
        <w:rPr>
          <w:rtl/>
        </w:rPr>
      </w:pPr>
      <w:r w:rsidRPr="00F707CE">
        <w:rPr>
          <w:rFonts w:hint="cs"/>
          <w:rtl/>
        </w:rPr>
        <w:t xml:space="preserve">- </w:t>
      </w:r>
      <w:r w:rsidR="006F071F" w:rsidRPr="00F707CE">
        <w:rPr>
          <w:rFonts w:hint="cs"/>
          <w:rtl/>
        </w:rPr>
        <w:t>לאביי</w:t>
      </w:r>
      <w:r w:rsidR="001153DC" w:rsidRPr="00F707CE">
        <w:rPr>
          <w:rFonts w:hint="cs"/>
          <w:rtl/>
        </w:rPr>
        <w:t xml:space="preserve"> רישא</w:t>
      </w:r>
      <w:r w:rsidR="00F707CE" w:rsidRPr="00F707CE">
        <w:rPr>
          <w:rFonts w:hint="cs"/>
          <w:rtl/>
        </w:rPr>
        <w:t>:</w:t>
      </w:r>
    </w:p>
    <w:p w14:paraId="6485490B" w14:textId="68E2A174" w:rsidR="006F071F" w:rsidRPr="00655EF1" w:rsidRDefault="002947C7" w:rsidP="009B508D">
      <w:pPr>
        <w:rPr>
          <w:rStyle w:val="affffe"/>
          <w:spacing w:val="-4"/>
          <w:rtl/>
        </w:rPr>
      </w:pPr>
      <w:r w:rsidRPr="00655EF1">
        <w:rPr>
          <w:rFonts w:hint="cs"/>
          <w:spacing w:val="-4"/>
          <w:rtl/>
        </w:rPr>
        <w:t>ש</w:t>
      </w:r>
      <w:r w:rsidR="006F071F" w:rsidRPr="00655EF1">
        <w:rPr>
          <w:rFonts w:hint="cs"/>
          <w:spacing w:val="-4"/>
          <w:rtl/>
        </w:rPr>
        <w:t xml:space="preserve">מותרות </w:t>
      </w:r>
      <w:r w:rsidR="006F071F" w:rsidRPr="00655EF1">
        <w:rPr>
          <w:spacing w:val="-4"/>
          <w:rtl/>
        </w:rPr>
        <w:t>אגב דחשיבי ממשמש בהו</w:t>
      </w:r>
      <w:r w:rsidR="006F071F" w:rsidRPr="00655EF1">
        <w:rPr>
          <w:rFonts w:hint="cs"/>
          <w:spacing w:val="-4"/>
          <w:rtl/>
        </w:rPr>
        <w:t xml:space="preserve"> ומפקירם </w:t>
      </w:r>
      <w:r w:rsidR="006F071F" w:rsidRPr="00655EF1">
        <w:rPr>
          <w:rStyle w:val="affffe"/>
          <w:rFonts w:hint="cs"/>
          <w:spacing w:val="-4"/>
          <w:rtl/>
        </w:rPr>
        <w:t>ו</w:t>
      </w:r>
      <w:r w:rsidRPr="00655EF1">
        <w:rPr>
          <w:rStyle w:val="affffe"/>
          <w:rFonts w:hint="cs"/>
          <w:spacing w:val="-4"/>
          <w:rtl/>
        </w:rPr>
        <w:t>גם תאנה יודע כשנושרת.</w:t>
      </w:r>
    </w:p>
    <w:p w14:paraId="0844CF92" w14:textId="5D99A26E" w:rsidR="00F707CE" w:rsidRPr="00F707CE" w:rsidRDefault="000B7D62" w:rsidP="000B7D62">
      <w:pPr>
        <w:pStyle w:val="36"/>
        <w:framePr w:wrap="notBeside"/>
        <w:rPr>
          <w:rtl/>
        </w:rPr>
      </w:pPr>
      <w:r w:rsidRPr="00F707CE">
        <w:rPr>
          <w:rFonts w:hint="cs"/>
          <w:rtl/>
        </w:rPr>
        <w:t xml:space="preserve">- </w:t>
      </w:r>
      <w:r w:rsidR="006F071F" w:rsidRPr="00F707CE">
        <w:rPr>
          <w:rFonts w:hint="cs"/>
          <w:rtl/>
        </w:rPr>
        <w:t>לרבא</w:t>
      </w:r>
      <w:r w:rsidR="00F172B7" w:rsidRPr="00F707CE">
        <w:rPr>
          <w:rFonts w:hint="cs"/>
          <w:rtl/>
        </w:rPr>
        <w:t xml:space="preserve"> סיפא</w:t>
      </w:r>
      <w:r w:rsidR="00F707CE" w:rsidRPr="00F707CE">
        <w:rPr>
          <w:rFonts w:hint="cs"/>
          <w:rtl/>
        </w:rPr>
        <w:t>:</w:t>
      </w:r>
    </w:p>
    <w:p w14:paraId="6EB516CF" w14:textId="3EF641BD" w:rsidR="000B7D62" w:rsidRPr="00D23297" w:rsidRDefault="006F071F" w:rsidP="007367B5">
      <w:pPr>
        <w:rPr>
          <w:rtl/>
        </w:rPr>
      </w:pPr>
      <w:r w:rsidRPr="00D23297">
        <w:rPr>
          <w:rFonts w:hint="cs"/>
          <w:rtl/>
        </w:rPr>
        <w:t xml:space="preserve">דזיתים וחרובים אסור - </w:t>
      </w:r>
      <w:r w:rsidRPr="00D23297">
        <w:rPr>
          <w:rtl/>
        </w:rPr>
        <w:t>זית הואיל וחזותו מוכיח עליו, וא</w:t>
      </w:r>
      <w:r w:rsidR="002947C7">
        <w:rPr>
          <w:rFonts w:hint="cs"/>
          <w:rtl/>
        </w:rPr>
        <w:t>ף</w:t>
      </w:r>
      <w:r w:rsidRPr="00D23297">
        <w:rPr>
          <w:rFonts w:hint="cs"/>
          <w:rtl/>
        </w:rPr>
        <w:t xml:space="preserve"> </w:t>
      </w:r>
      <w:r w:rsidR="002947C7" w:rsidRPr="00F172B7">
        <w:rPr>
          <w:rFonts w:hint="cs"/>
          <w:rtl/>
        </w:rPr>
        <w:t>ש</w:t>
      </w:r>
      <w:r w:rsidRPr="00F172B7">
        <w:rPr>
          <w:rtl/>
        </w:rPr>
        <w:t>נ</w:t>
      </w:r>
      <w:r w:rsidRPr="00F172B7">
        <w:rPr>
          <w:rFonts w:hint="cs"/>
          <w:rtl/>
        </w:rPr>
        <w:t>ושרים ניכר</w:t>
      </w:r>
      <w:r w:rsidR="000B7D62" w:rsidRPr="00F172B7">
        <w:rPr>
          <w:rFonts w:hint="cs"/>
          <w:rtl/>
        </w:rPr>
        <w:t xml:space="preserve"> </w:t>
      </w:r>
      <w:r w:rsidRPr="00F172B7">
        <w:rPr>
          <w:rFonts w:hint="cs"/>
          <w:rtl/>
        </w:rPr>
        <w:t>על הזית מהיכן הוא, משא</w:t>
      </w:r>
      <w:r w:rsidRPr="00F172B7">
        <w:rPr>
          <w:rtl/>
        </w:rPr>
        <w:t>"</w:t>
      </w:r>
      <w:r w:rsidRPr="00F172B7">
        <w:rPr>
          <w:rFonts w:hint="cs"/>
          <w:rtl/>
        </w:rPr>
        <w:t xml:space="preserve">כ </w:t>
      </w:r>
      <w:r w:rsidR="002947C7" w:rsidRPr="00F172B7">
        <w:rPr>
          <w:rFonts w:hint="cs"/>
          <w:rtl/>
        </w:rPr>
        <w:t>ב</w:t>
      </w:r>
      <w:r w:rsidRPr="00F172B7">
        <w:rPr>
          <w:rFonts w:hint="cs"/>
          <w:rtl/>
        </w:rPr>
        <w:t>רישא תאנה עם נפילתה נמאסת ול</w:t>
      </w:r>
      <w:r w:rsidR="002947C7" w:rsidRPr="00F172B7">
        <w:rPr>
          <w:rFonts w:hint="cs"/>
          <w:rtl/>
        </w:rPr>
        <w:t>כך מותר</w:t>
      </w:r>
      <w:r w:rsidR="000B7D62">
        <w:rPr>
          <w:rFonts w:hint="cs"/>
          <w:rtl/>
        </w:rPr>
        <w:t>.</w:t>
      </w:r>
    </w:p>
    <w:p w14:paraId="7207D103" w14:textId="77777777" w:rsidR="006F071F" w:rsidRPr="00D23297" w:rsidRDefault="006F071F" w:rsidP="00A6533C">
      <w:pPr>
        <w:pStyle w:val="affe"/>
        <w:framePr w:wrap="around"/>
        <w:rPr>
          <w:rtl/>
        </w:rPr>
      </w:pPr>
      <w:r w:rsidRPr="00D23297">
        <w:rPr>
          <w:rtl/>
        </w:rPr>
        <w:t>כב.</w:t>
      </w:r>
    </w:p>
    <w:p w14:paraId="5761C384" w14:textId="6AE635A2" w:rsidR="00F707CE" w:rsidRPr="00F707CE" w:rsidRDefault="00A506E4" w:rsidP="00A506E4">
      <w:pPr>
        <w:pStyle w:val="36"/>
        <w:framePr w:wrap="notBeside"/>
        <w:rPr>
          <w:rtl/>
        </w:rPr>
      </w:pPr>
      <w:r w:rsidRPr="00F707CE">
        <w:rPr>
          <w:rFonts w:hint="cs"/>
          <w:rtl/>
        </w:rPr>
        <w:t>ח.</w:t>
      </w:r>
      <w:r w:rsidR="00FA7CC3" w:rsidRPr="00F707CE">
        <w:rPr>
          <w:rFonts w:hint="cs"/>
          <w:rtl/>
        </w:rPr>
        <w:t xml:space="preserve"> והך</w:t>
      </w:r>
      <w:r w:rsidR="00F707CE" w:rsidRPr="00F707CE">
        <w:rPr>
          <w:rFonts w:hint="cs"/>
          <w:rtl/>
        </w:rPr>
        <w:t>:</w:t>
      </w:r>
    </w:p>
    <w:p w14:paraId="3BD534ED" w14:textId="52DBDAB2" w:rsidR="00115154" w:rsidRPr="004C5A3E" w:rsidRDefault="006F071F" w:rsidP="00115154">
      <w:pPr>
        <w:rPr>
          <w:spacing w:val="-2"/>
          <w:rtl/>
        </w:rPr>
      </w:pPr>
      <w:r w:rsidRPr="004C5A3E">
        <w:rPr>
          <w:spacing w:val="-2"/>
          <w:rtl/>
        </w:rPr>
        <w:t xml:space="preserve">הגנב </w:t>
      </w:r>
      <w:r w:rsidRPr="004C5A3E">
        <w:rPr>
          <w:rFonts w:hint="cs"/>
          <w:spacing w:val="-2"/>
          <w:rtl/>
        </w:rPr>
        <w:t>ו</w:t>
      </w:r>
      <w:r w:rsidR="00FA7CC3" w:rsidRPr="004C5A3E">
        <w:rPr>
          <w:rFonts w:hint="cs"/>
          <w:spacing w:val="-2"/>
          <w:rtl/>
        </w:rPr>
        <w:t>ה</w:t>
      </w:r>
      <w:r w:rsidRPr="004C5A3E">
        <w:rPr>
          <w:rFonts w:hint="cs"/>
          <w:spacing w:val="-2"/>
          <w:rtl/>
        </w:rPr>
        <w:t xml:space="preserve">גזלן וירדן </w:t>
      </w:r>
      <w:r w:rsidRPr="004C5A3E">
        <w:rPr>
          <w:rStyle w:val="afffff2"/>
          <w:spacing w:val="-2"/>
          <w:rtl/>
        </w:rPr>
        <w:t>שנטל מזה ונתן לזה</w:t>
      </w:r>
      <w:r w:rsidR="004C5A3E" w:rsidRPr="004C5A3E">
        <w:rPr>
          <w:rStyle w:val="afffff2"/>
          <w:rFonts w:hint="cs"/>
          <w:spacing w:val="-2"/>
          <w:rtl/>
        </w:rPr>
        <w:t xml:space="preserve"> </w:t>
      </w:r>
      <w:r w:rsidRPr="004C5A3E">
        <w:rPr>
          <w:spacing w:val="-2"/>
          <w:rtl/>
        </w:rPr>
        <w:t>מה שנטל נטל ומה שנתן נתן.</w:t>
      </w:r>
    </w:p>
    <w:p w14:paraId="16737517" w14:textId="35346E27" w:rsidR="00F707CE" w:rsidRPr="00F707CE" w:rsidRDefault="00F707CE" w:rsidP="00115154">
      <w:pPr>
        <w:pStyle w:val="36"/>
        <w:framePr w:wrap="notBeside"/>
        <w:rPr>
          <w:rtl/>
        </w:rPr>
      </w:pPr>
      <w:r w:rsidRPr="00F707CE">
        <w:rPr>
          <w:rFonts w:hint="cs"/>
          <w:rtl/>
        </w:rPr>
        <w:t>-</w:t>
      </w:r>
    </w:p>
    <w:p w14:paraId="274DF8F3" w14:textId="5C968B86" w:rsidR="00115154" w:rsidRDefault="006F071F" w:rsidP="00115154">
      <w:pPr>
        <w:rPr>
          <w:rtl/>
        </w:rPr>
      </w:pPr>
      <w:r w:rsidRPr="0050150D">
        <w:rPr>
          <w:rFonts w:cs="PFT_Frank"/>
          <w:b/>
          <w:bCs/>
          <w:szCs w:val="14"/>
          <w:rtl/>
        </w:rPr>
        <w:t>גזלן וירדן</w:t>
      </w:r>
      <w:r w:rsidRPr="00D23297">
        <w:rPr>
          <w:rtl/>
        </w:rPr>
        <w:t xml:space="preserve"> </w:t>
      </w:r>
      <w:r w:rsidR="0004593A">
        <w:rPr>
          <w:rFonts w:hint="cs"/>
          <w:rtl/>
        </w:rPr>
        <w:t xml:space="preserve">שרואם </w:t>
      </w:r>
      <w:r w:rsidRPr="00D23297">
        <w:rPr>
          <w:rtl/>
        </w:rPr>
        <w:t>מ</w:t>
      </w:r>
      <w:r w:rsidR="0004593A">
        <w:rPr>
          <w:rFonts w:hint="cs"/>
          <w:rtl/>
        </w:rPr>
        <w:t>ת</w:t>
      </w:r>
      <w:r w:rsidRPr="00D23297">
        <w:rPr>
          <w:rtl/>
        </w:rPr>
        <w:t>יאש,</w:t>
      </w:r>
      <w:r w:rsidR="00D1583B">
        <w:rPr>
          <w:rFonts w:hint="cs"/>
          <w:rtl/>
        </w:rPr>
        <w:t xml:space="preserve"> </w:t>
      </w:r>
      <w:r w:rsidR="00D1583B" w:rsidRPr="0050150D">
        <w:rPr>
          <w:rFonts w:cs="PFT_Frank" w:hint="cs"/>
          <w:b/>
          <w:bCs/>
          <w:szCs w:val="14"/>
          <w:rtl/>
        </w:rPr>
        <w:t>גנב</w:t>
      </w:r>
      <w:r w:rsidR="00D1583B">
        <w:rPr>
          <w:rFonts w:hint="cs"/>
          <w:rtl/>
        </w:rPr>
        <w:t xml:space="preserve"> </w:t>
      </w:r>
      <w:r w:rsidR="00D1583B" w:rsidRPr="005E3761">
        <w:rPr>
          <w:rStyle w:val="affffc"/>
          <w:rFonts w:hint="cs"/>
          <w:rtl/>
        </w:rPr>
        <w:t>היינו</w:t>
      </w:r>
      <w:r w:rsidR="00D1583B">
        <w:rPr>
          <w:rFonts w:hint="cs"/>
          <w:rtl/>
        </w:rPr>
        <w:t xml:space="preserve"> לסטים מזוין וב' סוגי גזלן</w:t>
      </w:r>
      <w:r w:rsidRPr="00D23297">
        <w:rPr>
          <w:rtl/>
        </w:rPr>
        <w:t xml:space="preserve"> </w:t>
      </w:r>
    </w:p>
    <w:p w14:paraId="7F538241" w14:textId="77777777" w:rsidR="00F707CE" w:rsidRPr="00F707CE" w:rsidRDefault="00354034" w:rsidP="00354034">
      <w:pPr>
        <w:pStyle w:val="36"/>
        <w:framePr w:wrap="notBeside"/>
        <w:rPr>
          <w:rtl/>
        </w:rPr>
      </w:pPr>
      <w:r w:rsidRPr="00F707CE">
        <w:rPr>
          <w:rFonts w:hint="cs"/>
          <w:rtl/>
        </w:rPr>
        <w:t>ט. והך</w:t>
      </w:r>
      <w:r w:rsidR="00F707CE" w:rsidRPr="00F707CE">
        <w:rPr>
          <w:rtl/>
        </w:rPr>
        <w:t>:</w:t>
      </w:r>
    </w:p>
    <w:p w14:paraId="70511C22" w14:textId="665FABED" w:rsidR="006F071F" w:rsidRPr="00D23297" w:rsidRDefault="006F071F" w:rsidP="009B508D">
      <w:pPr>
        <w:rPr>
          <w:rtl/>
        </w:rPr>
      </w:pPr>
      <w:r w:rsidRPr="00D23297">
        <w:rPr>
          <w:rFonts w:hint="cs"/>
          <w:rtl/>
        </w:rPr>
        <w:t>ד</w:t>
      </w:r>
      <w:r w:rsidRPr="00D23297">
        <w:rPr>
          <w:rtl/>
        </w:rPr>
        <w:t>שטף נהר קוריו עציו ואבניו ונתנו בתוך שדה חבירו – ה</w:t>
      </w:r>
      <w:r w:rsidRPr="00D23297">
        <w:rPr>
          <w:rFonts w:hint="cs"/>
          <w:rtl/>
        </w:rPr>
        <w:t>א</w:t>
      </w:r>
      <w:r w:rsidRPr="00D23297">
        <w:rPr>
          <w:rtl/>
        </w:rPr>
        <w:t>"</w:t>
      </w:r>
      <w:r w:rsidRPr="00D23297">
        <w:rPr>
          <w:rFonts w:hint="cs"/>
          <w:rtl/>
        </w:rPr>
        <w:t>ש</w:t>
      </w:r>
      <w:r w:rsidRPr="00D23297">
        <w:rPr>
          <w:rtl/>
        </w:rPr>
        <w:t>, מפני שנתיאשו הבעלים.</w:t>
      </w:r>
    </w:p>
    <w:p w14:paraId="6E36339F" w14:textId="42318297" w:rsidR="00F707CE" w:rsidRPr="00F707CE" w:rsidRDefault="00F707CE" w:rsidP="00354034">
      <w:pPr>
        <w:pStyle w:val="36"/>
        <w:framePr w:wrap="notBeside"/>
        <w:rPr>
          <w:rtl/>
        </w:rPr>
      </w:pPr>
      <w:r w:rsidRPr="00F707CE">
        <w:rPr>
          <w:rFonts w:hint="cs"/>
          <w:rtl/>
        </w:rPr>
        <w:t>-</w:t>
      </w:r>
    </w:p>
    <w:p w14:paraId="37EDF692" w14:textId="41B8EBAD" w:rsidR="00A6533C" w:rsidRPr="00D23297" w:rsidRDefault="006F071F" w:rsidP="009B508D">
      <w:pPr>
        <w:rPr>
          <w:rtl/>
        </w:rPr>
      </w:pPr>
      <w:r w:rsidRPr="00D23297">
        <w:rPr>
          <w:rFonts w:hint="cs"/>
          <w:rtl/>
        </w:rPr>
        <w:t>היינו ביכול להציל ע</w:t>
      </w:r>
      <w:r w:rsidRPr="00D23297">
        <w:rPr>
          <w:rtl/>
        </w:rPr>
        <w:t>"</w:t>
      </w:r>
      <w:r w:rsidRPr="00D23297">
        <w:rPr>
          <w:rFonts w:hint="cs"/>
          <w:rtl/>
        </w:rPr>
        <w:t>י הדחק דאי אין בעלים מרדפין הוי יאוש, ואי מרדפין אחריהם חייב להחזיר</w:t>
      </w:r>
      <w:r w:rsidR="001D33A6">
        <w:rPr>
          <w:rFonts w:hint="cs"/>
          <w:rtl/>
        </w:rPr>
        <w:t>.</w:t>
      </w:r>
    </w:p>
    <w:p w14:paraId="05A403BB" w14:textId="77777777" w:rsidR="00F707CE" w:rsidRPr="00F707CE" w:rsidRDefault="001D33A6" w:rsidP="001D33A6">
      <w:pPr>
        <w:pStyle w:val="36"/>
        <w:framePr w:wrap="notBeside"/>
        <w:rPr>
          <w:rtl/>
        </w:rPr>
      </w:pPr>
      <w:r w:rsidRPr="00F707CE">
        <w:rPr>
          <w:rFonts w:hint="cs"/>
          <w:rtl/>
        </w:rPr>
        <w:t>י. והך</w:t>
      </w:r>
      <w:r w:rsidR="00F707CE" w:rsidRPr="00F707CE">
        <w:rPr>
          <w:rtl/>
        </w:rPr>
        <w:t>:</w:t>
      </w:r>
    </w:p>
    <w:p w14:paraId="5F5C3369" w14:textId="30674A8E" w:rsidR="004C5A3E" w:rsidRDefault="006F071F" w:rsidP="009B508D">
      <w:pPr>
        <w:rPr>
          <w:rtl/>
        </w:rPr>
      </w:pPr>
      <w:r w:rsidRPr="00D23297">
        <w:rPr>
          <w:rtl/>
        </w:rPr>
        <w:t>כיצד אמרו התורם שלא מדעת תרומתו תרומה?</w:t>
      </w:r>
      <w:r w:rsidR="007367B5">
        <w:rPr>
          <w:rFonts w:hint="cs"/>
          <w:rtl/>
        </w:rPr>
        <w:t xml:space="preserve"> </w:t>
      </w:r>
    </w:p>
    <w:p w14:paraId="2D98CC01" w14:textId="77777777" w:rsidR="00971F6F" w:rsidRDefault="006F071F" w:rsidP="009B508D">
      <w:pPr>
        <w:rPr>
          <w:rtl/>
        </w:rPr>
      </w:pPr>
      <w:r w:rsidRPr="00D23297">
        <w:rPr>
          <w:rtl/>
        </w:rPr>
        <w:t>ירד לשדה חבירו ליקט ותרם שלא ברשות, אם חושש משום</w:t>
      </w:r>
    </w:p>
    <w:p w14:paraId="7004FCC5" w14:textId="7100B94A" w:rsidR="006F071F" w:rsidRPr="00D23297" w:rsidRDefault="006F071F" w:rsidP="009B508D">
      <w:pPr>
        <w:rPr>
          <w:rtl/>
        </w:rPr>
      </w:pPr>
      <w:r w:rsidRPr="00D23297">
        <w:rPr>
          <w:rtl/>
        </w:rPr>
        <w:lastRenderedPageBreak/>
        <w:t>גזל אין תרומתו תרומה, ואם לאו - תרומתו תרומה.</w:t>
      </w:r>
    </w:p>
    <w:p w14:paraId="0A61FB12" w14:textId="597F9EA1" w:rsidR="006F071F" w:rsidRPr="00D23297" w:rsidRDefault="00D3315A" w:rsidP="009B508D">
      <w:pPr>
        <w:rPr>
          <w:rtl/>
        </w:rPr>
      </w:pPr>
      <w:r>
        <w:rPr>
          <w:rFonts w:hint="cs"/>
          <w:rtl/>
        </w:rPr>
        <w:t>ו</w:t>
      </w:r>
      <w:r w:rsidR="006F071F" w:rsidRPr="00D23297">
        <w:rPr>
          <w:rFonts w:hint="cs"/>
          <w:rtl/>
        </w:rPr>
        <w:t>אי בעה</w:t>
      </w:r>
      <w:r w:rsidR="006F071F" w:rsidRPr="00D23297">
        <w:rPr>
          <w:rtl/>
        </w:rPr>
        <w:t>"</w:t>
      </w:r>
      <w:r w:rsidR="006F071F" w:rsidRPr="00D23297">
        <w:rPr>
          <w:rFonts w:hint="cs"/>
          <w:rtl/>
        </w:rPr>
        <w:t>ב מצאו וא</w:t>
      </w:r>
      <w:r w:rsidR="006F071F" w:rsidRPr="00D23297">
        <w:rPr>
          <w:rtl/>
        </w:rPr>
        <w:t>"</w:t>
      </w:r>
      <w:r w:rsidR="006F071F" w:rsidRPr="00D23297">
        <w:rPr>
          <w:rFonts w:hint="cs"/>
          <w:rtl/>
        </w:rPr>
        <w:t>ל כלך אצל יפות מהן, אם נמצאו יפות מהן תרומתו תרומה, ואם לא</w:t>
      </w:r>
      <w:r w:rsidR="00576ACD">
        <w:rPr>
          <w:rFonts w:hint="cs"/>
          <w:rtl/>
        </w:rPr>
        <w:t>,</w:t>
      </w:r>
      <w:r w:rsidR="006F071F" w:rsidRPr="00D23297">
        <w:rPr>
          <w:rFonts w:hint="cs"/>
          <w:rtl/>
        </w:rPr>
        <w:t xml:space="preserve"> לא.</w:t>
      </w:r>
    </w:p>
    <w:p w14:paraId="6BE98B6C" w14:textId="2B109BB0" w:rsidR="006F071F" w:rsidRPr="00D23297" w:rsidRDefault="006F071F" w:rsidP="001D33A6">
      <w:pPr>
        <w:rPr>
          <w:rtl/>
        </w:rPr>
      </w:pPr>
      <w:r w:rsidRPr="00D23297">
        <w:rPr>
          <w:rtl/>
        </w:rPr>
        <w:t>ליקטו הבעלים והוסיפו עליהן בין כך ובין כך תרומתו תרומה.</w:t>
      </w:r>
    </w:p>
    <w:p w14:paraId="428F5E05" w14:textId="4155C770" w:rsidR="00F707CE" w:rsidRPr="00F707CE" w:rsidRDefault="00F707CE" w:rsidP="001D33A6">
      <w:pPr>
        <w:pStyle w:val="36"/>
        <w:framePr w:wrap="notBeside"/>
        <w:rPr>
          <w:rtl/>
        </w:rPr>
      </w:pPr>
      <w:r w:rsidRPr="00F707CE">
        <w:rPr>
          <w:rFonts w:hint="cs"/>
          <w:rtl/>
        </w:rPr>
        <w:t>-</w:t>
      </w:r>
    </w:p>
    <w:p w14:paraId="79969CAD" w14:textId="002FBDC2" w:rsidR="006F071F" w:rsidRPr="00D23297" w:rsidRDefault="006F071F" w:rsidP="009B508D">
      <w:r w:rsidRPr="00D23297">
        <w:rPr>
          <w:rFonts w:hint="cs"/>
          <w:rtl/>
        </w:rPr>
        <w:t xml:space="preserve">מיירי </w:t>
      </w:r>
      <w:r w:rsidR="00D3315A">
        <w:rPr>
          <w:rFonts w:hint="cs"/>
          <w:rtl/>
        </w:rPr>
        <w:t>בשעשאו</w:t>
      </w:r>
      <w:r w:rsidRPr="00D23297">
        <w:rPr>
          <w:rFonts w:hint="cs"/>
          <w:rtl/>
        </w:rPr>
        <w:t xml:space="preserve"> שליח ולא אמר ממה, </w:t>
      </w:r>
      <w:r w:rsidR="00D3315A">
        <w:rPr>
          <w:rFonts w:hint="cs"/>
          <w:rtl/>
        </w:rPr>
        <w:t xml:space="preserve">ולכך </w:t>
      </w:r>
      <w:r w:rsidRPr="00D23297">
        <w:rPr>
          <w:rFonts w:hint="cs"/>
          <w:rtl/>
        </w:rPr>
        <w:t xml:space="preserve">בנמצאו יפות תרומתו תרומה </w:t>
      </w:r>
      <w:r w:rsidRPr="001153DC">
        <w:rPr>
          <w:rStyle w:val="affffe"/>
          <w:rFonts w:hint="cs"/>
          <w:rtl/>
        </w:rPr>
        <w:t>[ולא הוי שלא מדעת].</w:t>
      </w:r>
    </w:p>
    <w:p w14:paraId="4A51EA8A" w14:textId="079FCFB5" w:rsidR="006F071F" w:rsidRPr="00D23297" w:rsidRDefault="00D3315A" w:rsidP="00FF3BC4">
      <w:pPr>
        <w:spacing w:after="60"/>
        <w:rPr>
          <w:rtl/>
        </w:rPr>
      </w:pPr>
      <w:r>
        <w:rPr>
          <w:rFonts w:hint="cs"/>
          <w:rtl/>
        </w:rPr>
        <w:t>ד</w:t>
      </w:r>
      <w:r w:rsidR="006F071F" w:rsidRPr="00D3315A">
        <w:rPr>
          <w:rStyle w:val="affff8"/>
          <w:rFonts w:hint="cs"/>
          <w:rtl/>
        </w:rPr>
        <w:t>'גם אתם'</w:t>
      </w:r>
      <w:r w:rsidR="006F071F" w:rsidRPr="00D23297">
        <w:rPr>
          <w:rtl/>
        </w:rPr>
        <w:t xml:space="preserve"> לרבות שלוחכם, </w:t>
      </w:r>
      <w:r w:rsidR="006F071F" w:rsidRPr="00D23297">
        <w:rPr>
          <w:rFonts w:hint="cs"/>
          <w:rtl/>
        </w:rPr>
        <w:t>ד</w:t>
      </w:r>
      <w:r w:rsidR="006F071F" w:rsidRPr="00D23297">
        <w:rPr>
          <w:rtl/>
        </w:rPr>
        <w:t>לדעתכם.</w:t>
      </w:r>
      <w:r>
        <w:rPr>
          <w:rFonts w:hint="cs"/>
          <w:rtl/>
        </w:rPr>
        <w:t xml:space="preserve"> </w:t>
      </w:r>
      <w:r w:rsidR="006F071F" w:rsidRPr="00D3315A">
        <w:rPr>
          <w:rStyle w:val="affffe"/>
          <w:rFonts w:hint="cs"/>
          <w:rtl/>
        </w:rPr>
        <w:t>[וסתמא בבינונית]</w:t>
      </w:r>
    </w:p>
    <w:p w14:paraId="2F3F618D" w14:textId="129A55FC" w:rsidR="00F707CE" w:rsidRPr="00F707CE" w:rsidRDefault="00F707CE" w:rsidP="00D3315A">
      <w:pPr>
        <w:pStyle w:val="36"/>
        <w:framePr w:wrap="notBeside"/>
        <w:rPr>
          <w:rtl/>
        </w:rPr>
      </w:pPr>
      <w:r w:rsidRPr="00F707CE">
        <w:rPr>
          <w:rtl/>
        </w:rPr>
        <w:t>•</w:t>
      </w:r>
    </w:p>
    <w:p w14:paraId="5C7F6FFA" w14:textId="1116B58B" w:rsidR="006F071F" w:rsidRPr="00D23297" w:rsidRDefault="006F071F" w:rsidP="00D3315A">
      <w:pPr>
        <w:rPr>
          <w:rtl/>
        </w:rPr>
      </w:pPr>
      <w:r w:rsidRPr="005E3761">
        <w:rPr>
          <w:rStyle w:val="affffc"/>
          <w:rtl/>
        </w:rPr>
        <w:t>אמימר ומ"</w:t>
      </w:r>
      <w:r w:rsidRPr="005E3761">
        <w:rPr>
          <w:rStyle w:val="affffc"/>
          <w:rFonts w:hint="cs"/>
          <w:rtl/>
        </w:rPr>
        <w:t xml:space="preserve">ז </w:t>
      </w:r>
      <w:r w:rsidRPr="005E3761">
        <w:rPr>
          <w:rStyle w:val="affffc"/>
          <w:rtl/>
        </w:rPr>
        <w:t>ורב אשי</w:t>
      </w:r>
      <w:r w:rsidRPr="00D23297">
        <w:rPr>
          <w:rtl/>
        </w:rPr>
        <w:t xml:space="preserve"> </w:t>
      </w:r>
      <w:r w:rsidR="00D3315A">
        <w:rPr>
          <w:rFonts w:hint="cs"/>
          <w:rtl/>
        </w:rPr>
        <w:t xml:space="preserve">הזדמנו </w:t>
      </w:r>
      <w:r w:rsidRPr="00D23297">
        <w:rPr>
          <w:rtl/>
        </w:rPr>
        <w:t>לבוסת</w:t>
      </w:r>
      <w:r w:rsidR="00D3315A">
        <w:rPr>
          <w:rFonts w:hint="cs"/>
          <w:rtl/>
        </w:rPr>
        <w:t>ן</w:t>
      </w:r>
      <w:r w:rsidRPr="00D23297">
        <w:rPr>
          <w:rtl/>
        </w:rPr>
        <w:t xml:space="preserve"> </w:t>
      </w:r>
      <w:r w:rsidRPr="005E3761">
        <w:rPr>
          <w:rStyle w:val="affffc"/>
          <w:rtl/>
        </w:rPr>
        <w:t>דמ</w:t>
      </w:r>
      <w:r w:rsidRPr="005E3761">
        <w:rPr>
          <w:rStyle w:val="affffc"/>
          <w:rFonts w:hint="cs"/>
          <w:rtl/>
        </w:rPr>
        <w:t>ב</w:t>
      </w:r>
      <w:r w:rsidRPr="005E3761">
        <w:rPr>
          <w:rStyle w:val="affffc"/>
          <w:rtl/>
        </w:rPr>
        <w:t>"</w:t>
      </w:r>
      <w:r w:rsidRPr="005E3761">
        <w:rPr>
          <w:rStyle w:val="affffc"/>
          <w:rFonts w:hint="cs"/>
          <w:rtl/>
        </w:rPr>
        <w:t>א</w:t>
      </w:r>
      <w:r w:rsidRPr="005E3761">
        <w:rPr>
          <w:rStyle w:val="affffc"/>
          <w:rtl/>
        </w:rPr>
        <w:t xml:space="preserve"> </w:t>
      </w:r>
      <w:r w:rsidRPr="00D23297">
        <w:rPr>
          <w:rFonts w:hint="cs"/>
          <w:rtl/>
        </w:rPr>
        <w:t>וה</w:t>
      </w:r>
      <w:r w:rsidR="00D3315A">
        <w:rPr>
          <w:rFonts w:hint="cs"/>
          <w:rtl/>
        </w:rPr>
        <w:t xml:space="preserve">אריס שם לפניהם </w:t>
      </w:r>
      <w:r w:rsidRPr="00D23297">
        <w:rPr>
          <w:rFonts w:hint="cs"/>
          <w:rtl/>
        </w:rPr>
        <w:t>תמרי</w:t>
      </w:r>
      <w:r w:rsidR="00D3315A">
        <w:rPr>
          <w:rFonts w:hint="cs"/>
          <w:rtl/>
        </w:rPr>
        <w:t>ם</w:t>
      </w:r>
      <w:r w:rsidRPr="00D23297">
        <w:rPr>
          <w:rFonts w:hint="cs"/>
          <w:rtl/>
        </w:rPr>
        <w:t xml:space="preserve"> ורימוני</w:t>
      </w:r>
      <w:r w:rsidR="00D3315A">
        <w:rPr>
          <w:rFonts w:hint="cs"/>
          <w:rtl/>
        </w:rPr>
        <w:t xml:space="preserve">ם, </w:t>
      </w:r>
      <w:r w:rsidRPr="00D23297">
        <w:rPr>
          <w:rFonts w:hint="cs"/>
          <w:rtl/>
        </w:rPr>
        <w:t xml:space="preserve"> </w:t>
      </w:r>
      <w:r w:rsidRPr="005E3761">
        <w:rPr>
          <w:rStyle w:val="affffc"/>
          <w:rtl/>
        </w:rPr>
        <w:t>אמימר ורב אשי</w:t>
      </w:r>
      <w:r w:rsidRPr="00D23297">
        <w:rPr>
          <w:rtl/>
        </w:rPr>
        <w:t xml:space="preserve"> אכל</w:t>
      </w:r>
      <w:r w:rsidR="00D3315A">
        <w:rPr>
          <w:rFonts w:hint="cs"/>
          <w:rtl/>
        </w:rPr>
        <w:t>ו</w:t>
      </w:r>
      <w:r w:rsidRPr="00D23297">
        <w:rPr>
          <w:rtl/>
        </w:rPr>
        <w:t xml:space="preserve">, </w:t>
      </w:r>
      <w:r w:rsidRPr="005E3761">
        <w:rPr>
          <w:rStyle w:val="affffc"/>
          <w:rtl/>
        </w:rPr>
        <w:t>מר זוטרא</w:t>
      </w:r>
      <w:r w:rsidRPr="00D23297">
        <w:rPr>
          <w:rtl/>
        </w:rPr>
        <w:t xml:space="preserve"> לא אכל.</w:t>
      </w:r>
    </w:p>
    <w:p w14:paraId="368A2EA7" w14:textId="5DDF6FA5" w:rsidR="00A6533C" w:rsidRPr="00D23297" w:rsidRDefault="00D3315A" w:rsidP="009B508D">
      <w:pPr>
        <w:rPr>
          <w:rtl/>
        </w:rPr>
      </w:pPr>
      <w:r w:rsidRPr="005E3761">
        <w:rPr>
          <w:rStyle w:val="affffc"/>
          <w:rFonts w:hint="cs"/>
          <w:rtl/>
        </w:rPr>
        <w:t>וכשבא מב''א</w:t>
      </w:r>
      <w:r>
        <w:rPr>
          <w:rFonts w:hint="cs"/>
          <w:rtl/>
        </w:rPr>
        <w:t xml:space="preserve"> שאל לאריס </w:t>
      </w:r>
      <w:r w:rsidR="006F071F" w:rsidRPr="00D23297">
        <w:rPr>
          <w:rFonts w:hint="cs"/>
          <w:rtl/>
        </w:rPr>
        <w:t>למה לא הבאת לרבנן מהטובים</w:t>
      </w:r>
      <w:r>
        <w:rPr>
          <w:rFonts w:hint="cs"/>
          <w:rtl/>
        </w:rPr>
        <w:t>?</w:t>
      </w:r>
    </w:p>
    <w:p w14:paraId="43EC5650" w14:textId="38119C12" w:rsidR="00A6533C" w:rsidRPr="00D23297" w:rsidRDefault="006F071F" w:rsidP="00D3315A">
      <w:pPr>
        <w:rPr>
          <w:rtl/>
        </w:rPr>
      </w:pPr>
      <w:r w:rsidRPr="005E3761">
        <w:rPr>
          <w:rStyle w:val="affffc"/>
          <w:rFonts w:hint="cs"/>
          <w:rtl/>
        </w:rPr>
        <w:t>א</w:t>
      </w:r>
      <w:r w:rsidRPr="005E3761">
        <w:rPr>
          <w:rStyle w:val="affffc"/>
          <w:rtl/>
        </w:rPr>
        <w:t>"</w:t>
      </w:r>
      <w:r w:rsidRPr="005E3761">
        <w:rPr>
          <w:rStyle w:val="affffc"/>
          <w:rFonts w:hint="cs"/>
          <w:rtl/>
        </w:rPr>
        <w:t xml:space="preserve">ל </w:t>
      </w:r>
      <w:r w:rsidRPr="005E3761">
        <w:rPr>
          <w:rStyle w:val="affffc"/>
          <w:rtl/>
        </w:rPr>
        <w:t>אמימר ורב אשי למ"</w:t>
      </w:r>
      <w:r w:rsidRPr="005E3761">
        <w:rPr>
          <w:rStyle w:val="affffc"/>
          <w:rFonts w:hint="cs"/>
          <w:rtl/>
        </w:rPr>
        <w:t>ז</w:t>
      </w:r>
      <w:r w:rsidRPr="00D23297">
        <w:rPr>
          <w:rtl/>
        </w:rPr>
        <w:t xml:space="preserve">: </w:t>
      </w:r>
      <w:r w:rsidRPr="00D23297">
        <w:rPr>
          <w:rFonts w:hint="cs"/>
          <w:rtl/>
        </w:rPr>
        <w:t>עכשיו תאכל שהרי נמצאו יפות מהן תרומתו תרומה..</w:t>
      </w:r>
      <w:r w:rsidR="00D3315A" w:rsidRPr="005E3761">
        <w:rPr>
          <w:rStyle w:val="affffc"/>
          <w:rFonts w:hint="cs"/>
          <w:rtl/>
        </w:rPr>
        <w:t xml:space="preserve"> </w:t>
      </w:r>
      <w:r w:rsidRPr="005E3761">
        <w:rPr>
          <w:rStyle w:val="affffc"/>
          <w:rFonts w:hint="cs"/>
          <w:rtl/>
        </w:rPr>
        <w:t>וענה מ</w:t>
      </w:r>
      <w:r w:rsidRPr="005E3761">
        <w:rPr>
          <w:rStyle w:val="affffc"/>
          <w:rtl/>
        </w:rPr>
        <w:t>"</w:t>
      </w:r>
      <w:r w:rsidRPr="005E3761">
        <w:rPr>
          <w:rStyle w:val="affffc"/>
          <w:rFonts w:hint="cs"/>
          <w:rtl/>
        </w:rPr>
        <w:t xml:space="preserve">ז </w:t>
      </w:r>
      <w:r w:rsidR="00D3315A" w:rsidRPr="005E3761">
        <w:rPr>
          <w:rStyle w:val="affffc"/>
          <w:rFonts w:hint="cs"/>
          <w:rtl/>
        </w:rPr>
        <w:t>מ</w:t>
      </w:r>
      <w:r w:rsidRPr="005E3761">
        <w:rPr>
          <w:rStyle w:val="affffc"/>
          <w:rFonts w:hint="cs"/>
          <w:rtl/>
        </w:rPr>
        <w:t>רבא</w:t>
      </w:r>
      <w:r w:rsidRPr="005E3761">
        <w:rPr>
          <w:rStyle w:val="affffc"/>
          <w:rtl/>
        </w:rPr>
        <w:t>:</w:t>
      </w:r>
      <w:r w:rsidRPr="00D23297">
        <w:rPr>
          <w:rtl/>
        </w:rPr>
        <w:t xml:space="preserve"> לא אמרו כלך אצל יפות אלא לענין תרומה בלבד, דמצוה הוא, וניח"</w:t>
      </w:r>
      <w:r w:rsidRPr="00D23297">
        <w:rPr>
          <w:rFonts w:hint="cs"/>
          <w:rtl/>
        </w:rPr>
        <w:t>ל</w:t>
      </w:r>
      <w:r w:rsidRPr="00D23297">
        <w:rPr>
          <w:rtl/>
        </w:rPr>
        <w:t>.</w:t>
      </w:r>
      <w:r w:rsidR="00D3315A">
        <w:rPr>
          <w:rFonts w:hint="cs"/>
          <w:rtl/>
        </w:rPr>
        <w:t xml:space="preserve"> </w:t>
      </w:r>
      <w:r w:rsidRPr="00D23297">
        <w:rPr>
          <w:rtl/>
        </w:rPr>
        <w:t xml:space="preserve">אבל </w:t>
      </w:r>
      <w:r w:rsidRPr="00D23297">
        <w:rPr>
          <w:rFonts w:hint="cs"/>
          <w:rtl/>
        </w:rPr>
        <w:t>כאן יתכן שמשום שמתבייש אמר כן.</w:t>
      </w:r>
    </w:p>
    <w:p w14:paraId="579D12D9" w14:textId="61A9A358" w:rsidR="006F071F" w:rsidRPr="00D23297" w:rsidRDefault="006F071F" w:rsidP="00A6533C">
      <w:pPr>
        <w:pStyle w:val="affe"/>
        <w:framePr w:wrap="around"/>
        <w:rPr>
          <w:rtl/>
        </w:rPr>
      </w:pPr>
      <w:r w:rsidRPr="00D23297">
        <w:rPr>
          <w:rtl/>
        </w:rPr>
        <w:t>כב:</w:t>
      </w:r>
    </w:p>
    <w:p w14:paraId="40635984" w14:textId="77777777" w:rsidR="00F707CE" w:rsidRPr="00F707CE" w:rsidRDefault="00D66E90" w:rsidP="00D66E90">
      <w:pPr>
        <w:pStyle w:val="36"/>
        <w:framePr w:wrap="notBeside"/>
        <w:rPr>
          <w:rtl/>
        </w:rPr>
      </w:pPr>
      <w:r w:rsidRPr="00F707CE">
        <w:rPr>
          <w:rFonts w:hint="cs"/>
          <w:rtl/>
        </w:rPr>
        <w:t>יא. והך</w:t>
      </w:r>
      <w:r w:rsidR="00F707CE" w:rsidRPr="00F707CE">
        <w:rPr>
          <w:rtl/>
        </w:rPr>
        <w:t>:</w:t>
      </w:r>
    </w:p>
    <w:p w14:paraId="003834DF" w14:textId="2D8E1FB6" w:rsidR="00FF3BC4" w:rsidRPr="0050150D" w:rsidRDefault="006F071F" w:rsidP="00D3315A">
      <w:pPr>
        <w:rPr>
          <w:rFonts w:cs="PFT_Frank"/>
          <w:b/>
          <w:bCs/>
          <w:szCs w:val="14"/>
          <w:rtl/>
        </w:rPr>
      </w:pPr>
      <w:r w:rsidRPr="0050150D">
        <w:rPr>
          <w:rFonts w:cs="PFT_Frank" w:hint="cs"/>
          <w:b/>
          <w:bCs/>
          <w:szCs w:val="14"/>
          <w:rtl/>
        </w:rPr>
        <w:t>ד</w:t>
      </w:r>
      <w:r w:rsidRPr="0050150D">
        <w:rPr>
          <w:rFonts w:cs="PFT_Frank"/>
          <w:b/>
          <w:bCs/>
          <w:szCs w:val="14"/>
          <w:rtl/>
        </w:rPr>
        <w:t>עודהו הטל עליהן</w:t>
      </w:r>
      <w:r w:rsidRPr="00D23297">
        <w:rPr>
          <w:rtl/>
        </w:rPr>
        <w:t xml:space="preserve"> ושמח </w:t>
      </w:r>
      <w:r w:rsidR="00AA2D8E">
        <w:rPr>
          <w:rFonts w:hint="cs"/>
          <w:rtl/>
        </w:rPr>
        <w:t>-</w:t>
      </w:r>
      <w:r w:rsidRPr="00D3315A">
        <w:rPr>
          <w:rStyle w:val="affff8"/>
          <w:rFonts w:hint="cs"/>
          <w:rtl/>
        </w:rPr>
        <w:t>'</w:t>
      </w:r>
      <w:r w:rsidRPr="00D3315A">
        <w:rPr>
          <w:rStyle w:val="affff8"/>
          <w:rtl/>
        </w:rPr>
        <w:t>כי יותן</w:t>
      </w:r>
      <w:r w:rsidRPr="00D3315A">
        <w:rPr>
          <w:rStyle w:val="affff8"/>
          <w:rFonts w:hint="cs"/>
          <w:rtl/>
        </w:rPr>
        <w:t>'</w:t>
      </w:r>
      <w:r w:rsidRPr="00AA2D8E">
        <w:rPr>
          <w:rtl/>
        </w:rPr>
        <w:t>.</w:t>
      </w:r>
      <w:r w:rsidR="00AA2D8E">
        <w:rPr>
          <w:rFonts w:hint="cs"/>
          <w:rtl/>
        </w:rPr>
        <w:t xml:space="preserve"> </w:t>
      </w:r>
      <w:r w:rsidR="00AA2D8E" w:rsidRPr="0050150D">
        <w:rPr>
          <w:rFonts w:cs="PFT_Frank" w:hint="cs"/>
          <w:b/>
          <w:bCs/>
          <w:szCs w:val="14"/>
          <w:rtl/>
        </w:rPr>
        <w:t>נגבו</w:t>
      </w:r>
      <w:r w:rsidR="00AA2D8E">
        <w:rPr>
          <w:rFonts w:hint="cs"/>
          <w:rtl/>
        </w:rPr>
        <w:t xml:space="preserve"> </w:t>
      </w:r>
      <w:r w:rsidR="00AA2D8E" w:rsidRPr="00AA2D8E">
        <w:rPr>
          <w:rStyle w:val="afffff2"/>
          <w:rFonts w:hint="cs"/>
          <w:rtl/>
        </w:rPr>
        <w:t>אף ששמח</w:t>
      </w:r>
      <w:r w:rsidR="00AA2D8E">
        <w:rPr>
          <w:rFonts w:hint="cs"/>
          <w:rtl/>
        </w:rPr>
        <w:t xml:space="preserve"> אינן </w:t>
      </w:r>
      <w:r w:rsidR="00AA2D8E" w:rsidRPr="00AA2D8E">
        <w:rPr>
          <w:rStyle w:val="affff8"/>
          <w:rFonts w:hint="cs"/>
          <w:rtl/>
        </w:rPr>
        <w:t>בכי יותן</w:t>
      </w:r>
      <w:r w:rsidR="00AA2D8E">
        <w:rPr>
          <w:rStyle w:val="affff8"/>
          <w:rFonts w:hint="cs"/>
          <w:rtl/>
        </w:rPr>
        <w:t xml:space="preserve"> </w:t>
      </w:r>
      <w:r w:rsidR="00D3315A">
        <w:rPr>
          <w:rFonts w:hint="cs"/>
          <w:rtl/>
        </w:rPr>
        <w:t xml:space="preserve"> </w:t>
      </w:r>
    </w:p>
    <w:p w14:paraId="1B0F0204" w14:textId="722A08B7" w:rsidR="00F707CE" w:rsidRPr="00F707CE" w:rsidRDefault="00F707CE" w:rsidP="00C14B9A">
      <w:pPr>
        <w:pStyle w:val="36"/>
        <w:framePr w:wrap="notBeside"/>
        <w:rPr>
          <w:rtl/>
        </w:rPr>
      </w:pPr>
      <w:r w:rsidRPr="00F707CE">
        <w:rPr>
          <w:rFonts w:hint="cs"/>
          <w:rtl/>
        </w:rPr>
        <w:t>-</w:t>
      </w:r>
    </w:p>
    <w:p w14:paraId="53B13879" w14:textId="3E6DF2F9" w:rsidR="00A6533C" w:rsidRPr="00BA0A86" w:rsidRDefault="006F071F" w:rsidP="00D3315A">
      <w:pPr>
        <w:rPr>
          <w:spacing w:val="-2"/>
          <w:rtl/>
        </w:rPr>
      </w:pPr>
      <w:r w:rsidRPr="00BA0A86">
        <w:rPr>
          <w:rFonts w:hint="cs"/>
          <w:spacing w:val="-2"/>
          <w:rtl/>
        </w:rPr>
        <w:t xml:space="preserve">לא </w:t>
      </w:r>
      <w:r w:rsidR="00BA0A86" w:rsidRPr="00BA0A86">
        <w:rPr>
          <w:rFonts w:hint="cs"/>
          <w:spacing w:val="-2"/>
          <w:rtl/>
        </w:rPr>
        <w:t>מצד</w:t>
      </w:r>
      <w:r w:rsidRPr="00BA0A86">
        <w:rPr>
          <w:rFonts w:hint="cs"/>
          <w:spacing w:val="-2"/>
          <w:rtl/>
        </w:rPr>
        <w:t xml:space="preserve"> דלא אמרי' איגלאי מילתא למפרע </w:t>
      </w:r>
      <w:r w:rsidRPr="005E3761">
        <w:rPr>
          <w:rStyle w:val="affffc"/>
          <w:rFonts w:hint="cs"/>
          <w:spacing w:val="-2"/>
          <w:rtl/>
        </w:rPr>
        <w:t>אלא</w:t>
      </w:r>
      <w:r w:rsidRPr="00BA0A86">
        <w:rPr>
          <w:rFonts w:hint="cs"/>
          <w:spacing w:val="-2"/>
          <w:rtl/>
        </w:rPr>
        <w:t xml:space="preserve"> </w:t>
      </w:r>
      <w:r w:rsidRPr="00BA0A86">
        <w:rPr>
          <w:rStyle w:val="affff8"/>
          <w:rFonts w:hint="cs"/>
          <w:spacing w:val="-2"/>
          <w:rtl/>
        </w:rPr>
        <w:t>דכי יתן</w:t>
      </w:r>
      <w:r w:rsidRPr="00BA0A86">
        <w:rPr>
          <w:rFonts w:hint="cs"/>
          <w:spacing w:val="-2"/>
          <w:rtl/>
        </w:rPr>
        <w:t xml:space="preserve"> </w:t>
      </w:r>
      <w:r w:rsidRPr="0050150D">
        <w:rPr>
          <w:rFonts w:cs="PFT_Frank" w:hint="cs"/>
          <w:b/>
          <w:bCs/>
          <w:spacing w:val="-2"/>
          <w:szCs w:val="14"/>
          <w:rtl/>
        </w:rPr>
        <w:t>עד שיתן</w:t>
      </w:r>
    </w:p>
    <w:p w14:paraId="3C3EAB39" w14:textId="6E7D38D5" w:rsidR="00F707CE" w:rsidRPr="00F707CE" w:rsidRDefault="00C14B9A" w:rsidP="00D3315A">
      <w:pPr>
        <w:pStyle w:val="36"/>
        <w:framePr w:wrap="notBeside"/>
        <w:rPr>
          <w:rtl/>
        </w:rPr>
      </w:pPr>
      <w:r w:rsidRPr="00F707CE">
        <w:rPr>
          <w:rFonts w:hint="cs"/>
          <w:rtl/>
        </w:rPr>
        <w:t xml:space="preserve">- </w:t>
      </w:r>
      <w:r w:rsidR="006F071F" w:rsidRPr="00F707CE">
        <w:rPr>
          <w:rFonts w:hint="cs"/>
          <w:rtl/>
        </w:rPr>
        <w:t>ורישא</w:t>
      </w:r>
      <w:r w:rsidR="00F707CE" w:rsidRPr="00F707CE">
        <w:rPr>
          <w:rFonts w:hint="cs"/>
          <w:rtl/>
        </w:rPr>
        <w:t>:</w:t>
      </w:r>
    </w:p>
    <w:p w14:paraId="5FAD7691" w14:textId="29CD18D7" w:rsidR="00A6533C" w:rsidRPr="00D23297" w:rsidRDefault="00D3315A" w:rsidP="00FF3BC4">
      <w:pPr>
        <w:spacing w:after="60"/>
        <w:rPr>
          <w:rtl/>
        </w:rPr>
      </w:pPr>
      <w:r w:rsidRPr="00D3315A">
        <w:rPr>
          <w:rStyle w:val="affff8"/>
          <w:rFonts w:hint="cs"/>
          <w:rtl/>
        </w:rPr>
        <w:t>ד</w:t>
      </w:r>
      <w:r w:rsidR="006F071F" w:rsidRPr="00D3315A">
        <w:rPr>
          <w:rStyle w:val="affff8"/>
          <w:rFonts w:hint="cs"/>
          <w:rtl/>
        </w:rPr>
        <w:t>'</w:t>
      </w:r>
      <w:r w:rsidR="006F071F" w:rsidRPr="00D3315A">
        <w:rPr>
          <w:rStyle w:val="affff8"/>
          <w:rtl/>
        </w:rPr>
        <w:t>כי יתן</w:t>
      </w:r>
      <w:r w:rsidR="006F071F" w:rsidRPr="00D3315A">
        <w:rPr>
          <w:rStyle w:val="affff8"/>
          <w:rFonts w:hint="cs"/>
          <w:rtl/>
        </w:rPr>
        <w:t>'</w:t>
      </w:r>
      <w:r w:rsidR="006F071F" w:rsidRPr="00D23297">
        <w:rPr>
          <w:rtl/>
        </w:rPr>
        <w:t xml:space="preserve"> וקרינן כי יותן, </w:t>
      </w:r>
      <w:r w:rsidR="006F071F" w:rsidRPr="00D23297">
        <w:rPr>
          <w:rFonts w:hint="cs"/>
          <w:rtl/>
        </w:rPr>
        <w:t xml:space="preserve">דומיא ד'יתן'. </w:t>
      </w:r>
      <w:r>
        <w:rPr>
          <w:rFonts w:hint="cs"/>
          <w:rtl/>
        </w:rPr>
        <w:t xml:space="preserve">שצריך </w:t>
      </w:r>
      <w:r w:rsidR="006F071F" w:rsidRPr="00D23297">
        <w:rPr>
          <w:rFonts w:hint="cs"/>
          <w:rtl/>
        </w:rPr>
        <w:t>לדעת</w:t>
      </w:r>
      <w:r w:rsidR="00FF3BC4">
        <w:rPr>
          <w:rFonts w:hint="cs"/>
          <w:rtl/>
        </w:rPr>
        <w:t>.</w:t>
      </w:r>
    </w:p>
    <w:p w14:paraId="47012EB6" w14:textId="77777777" w:rsidR="00F707CE" w:rsidRPr="00F707CE" w:rsidRDefault="00D3315A" w:rsidP="00D3315A">
      <w:pPr>
        <w:pStyle w:val="36"/>
        <w:framePr w:wrap="notBeside"/>
        <w:rPr>
          <w:rtl/>
        </w:rPr>
      </w:pPr>
      <w:r w:rsidRPr="00F707CE">
        <w:rPr>
          <w:rFonts w:hint="cs"/>
          <w:rtl/>
        </w:rPr>
        <w:t xml:space="preserve">יב. </w:t>
      </w:r>
      <w:r w:rsidR="006F071F" w:rsidRPr="00F707CE">
        <w:rPr>
          <w:rFonts w:hint="cs"/>
          <w:rtl/>
        </w:rPr>
        <w:t>והך</w:t>
      </w:r>
      <w:r w:rsidR="00266ECF" w:rsidRPr="00F707CE">
        <w:rPr>
          <w:rFonts w:hint="cs"/>
          <w:rtl/>
        </w:rPr>
        <w:t xml:space="preserve"> דרי''ו מר''ש</w:t>
      </w:r>
      <w:r w:rsidR="00F707CE" w:rsidRPr="00F707CE">
        <w:rPr>
          <w:rtl/>
        </w:rPr>
        <w:t>:</w:t>
      </w:r>
    </w:p>
    <w:p w14:paraId="2C0C6F77" w14:textId="4B3B8F9C" w:rsidR="006F071F" w:rsidRPr="00D23297" w:rsidRDefault="00266ECF" w:rsidP="009B508D">
      <w:pPr>
        <w:rPr>
          <w:rtl/>
        </w:rPr>
      </w:pPr>
      <w:r>
        <w:rPr>
          <w:rFonts w:hint="cs"/>
          <w:rtl/>
        </w:rPr>
        <w:t>מ</w:t>
      </w:r>
      <w:r w:rsidR="006F071F" w:rsidRPr="00D23297">
        <w:rPr>
          <w:rtl/>
        </w:rPr>
        <w:t>נין לאבידה ששטפה נהר ש</w:t>
      </w:r>
      <w:r>
        <w:rPr>
          <w:rFonts w:hint="cs"/>
          <w:rtl/>
        </w:rPr>
        <w:t>מ</w:t>
      </w:r>
      <w:r w:rsidR="006F071F" w:rsidRPr="00D23297">
        <w:rPr>
          <w:rtl/>
        </w:rPr>
        <w:t xml:space="preserve">ותרת </w:t>
      </w:r>
      <w:r w:rsidR="006F071F" w:rsidRPr="00266ECF">
        <w:rPr>
          <w:rStyle w:val="affff8"/>
          <w:rtl/>
        </w:rPr>
        <w:t>ד</w:t>
      </w:r>
      <w:r w:rsidR="006F071F" w:rsidRPr="00266ECF">
        <w:rPr>
          <w:rStyle w:val="affff8"/>
          <w:rFonts w:hint="cs"/>
          <w:rtl/>
        </w:rPr>
        <w:t>'</w:t>
      </w:r>
      <w:r w:rsidR="006F071F" w:rsidRPr="00266ECF">
        <w:rPr>
          <w:rStyle w:val="affff8"/>
          <w:rtl/>
        </w:rPr>
        <w:t xml:space="preserve">וכן תעשה לחמורו וכן תעשה לשמלתו וכן תעשה לכל אבידת אחיך אשר תאבד </w:t>
      </w:r>
      <w:r w:rsidR="006F071F" w:rsidRPr="00266ECF">
        <w:rPr>
          <w:rStyle w:val="affff8"/>
          <w:b/>
          <w:bCs w:val="0"/>
          <w:u w:val="single"/>
          <w:rtl/>
        </w:rPr>
        <w:t>ממנו</w:t>
      </w:r>
      <w:r w:rsidR="006F071F" w:rsidRPr="00266ECF">
        <w:rPr>
          <w:rStyle w:val="affff8"/>
          <w:rtl/>
        </w:rPr>
        <w:t xml:space="preserve"> ומצאתה</w:t>
      </w:r>
      <w:r w:rsidR="006F071F" w:rsidRPr="00D23297">
        <w:rPr>
          <w:rtl/>
        </w:rPr>
        <w:t xml:space="preserve"> מי שאבודה הימנו ומצויה אצל כל אדם</w:t>
      </w:r>
      <w:r w:rsidR="006F071F" w:rsidRPr="00D23297">
        <w:rPr>
          <w:rFonts w:hint="cs"/>
          <w:rtl/>
        </w:rPr>
        <w:t>'</w:t>
      </w:r>
      <w:r w:rsidR="006F071F" w:rsidRPr="00D23297">
        <w:rPr>
          <w:rtl/>
        </w:rPr>
        <w:t>, יצתה זו שאבודה ממנו, ואינה מצויה אצל כל אדם.</w:t>
      </w:r>
    </w:p>
    <w:p w14:paraId="741CF1A8" w14:textId="4D00E972" w:rsidR="006F071F" w:rsidRPr="00D23297" w:rsidRDefault="006F071F" w:rsidP="009B508D">
      <w:pPr>
        <w:rPr>
          <w:rtl/>
        </w:rPr>
      </w:pPr>
      <w:r w:rsidRPr="00D23297">
        <w:rPr>
          <w:rtl/>
        </w:rPr>
        <w:t xml:space="preserve">ואיסור דומיא דהיתר, </w:t>
      </w:r>
      <w:r w:rsidR="00266ECF">
        <w:rPr>
          <w:rFonts w:hint="cs"/>
          <w:rtl/>
        </w:rPr>
        <w:t>אף שיש בו סימן</w:t>
      </w:r>
      <w:r w:rsidRPr="00D23297">
        <w:rPr>
          <w:rFonts w:hint="cs"/>
          <w:rtl/>
        </w:rPr>
        <w:t xml:space="preserve"> </w:t>
      </w:r>
      <w:r w:rsidRPr="00266ECF">
        <w:rPr>
          <w:rStyle w:val="affffe"/>
          <w:rFonts w:hint="cs"/>
          <w:rtl/>
        </w:rPr>
        <w:t>[</w:t>
      </w:r>
      <w:r w:rsidR="00266ECF" w:rsidRPr="00266ECF">
        <w:rPr>
          <w:rStyle w:val="affffe"/>
          <w:rFonts w:hint="cs"/>
          <w:rtl/>
        </w:rPr>
        <w:t>ש</w:t>
      </w:r>
      <w:r w:rsidRPr="00266ECF">
        <w:rPr>
          <w:rStyle w:val="affffe"/>
          <w:rFonts w:hint="cs"/>
          <w:rtl/>
        </w:rPr>
        <w:t>אינו מתייאש]</w:t>
      </w:r>
    </w:p>
    <w:p w14:paraId="560383B5" w14:textId="7EE32A3A" w:rsidR="00576ACD" w:rsidRDefault="006F071F" w:rsidP="00971F6F">
      <w:pPr>
        <w:pStyle w:val="affff9"/>
        <w:rPr>
          <w:rFonts w:ascii="BA חניכי הישיבות" w:hAnsi="BA חניכי הישיבות" w:cs="BA TM • Vilna Extra-Bold"/>
          <w:sz w:val="18"/>
          <w:rtl/>
        </w:rPr>
      </w:pPr>
      <w:r w:rsidRPr="00D23297">
        <w:rPr>
          <w:rtl/>
        </w:rPr>
        <w:t>תיובתא דרבא, תיובתא.</w:t>
      </w:r>
      <w:r w:rsidR="00C14B9A">
        <w:rPr>
          <w:rFonts w:hint="cs"/>
          <w:rtl/>
        </w:rPr>
        <w:t xml:space="preserve">  </w:t>
      </w:r>
      <w:r w:rsidRPr="00D23297">
        <w:rPr>
          <w:rtl/>
        </w:rPr>
        <w:t>והלכתא כאביי ביע"ל קג"ם.</w:t>
      </w:r>
    </w:p>
    <w:p w14:paraId="5C7E9DFA" w14:textId="171EC37C" w:rsidR="00F707CE" w:rsidRPr="00F707CE" w:rsidRDefault="006F071F" w:rsidP="00BF01CA">
      <w:pPr>
        <w:pStyle w:val="36"/>
        <w:framePr w:wrap="notBeside"/>
        <w:rPr>
          <w:rtl/>
        </w:rPr>
      </w:pPr>
      <w:r w:rsidRPr="00F707CE">
        <w:rPr>
          <w:rFonts w:hint="cs"/>
          <w:rtl/>
        </w:rPr>
        <w:t>ראב</w:t>
      </w:r>
      <w:r w:rsidRPr="00F707CE">
        <w:rPr>
          <w:rtl/>
        </w:rPr>
        <w:t>"</w:t>
      </w:r>
      <w:r w:rsidRPr="00F707CE">
        <w:rPr>
          <w:rFonts w:hint="cs"/>
          <w:rtl/>
        </w:rPr>
        <w:t>דר לר</w:t>
      </w:r>
      <w:r w:rsidRPr="00F707CE">
        <w:rPr>
          <w:rtl/>
        </w:rPr>
        <w:t>"</w:t>
      </w:r>
      <w:r w:rsidRPr="00F707CE">
        <w:rPr>
          <w:rFonts w:hint="cs"/>
          <w:rtl/>
        </w:rPr>
        <w:t>א</w:t>
      </w:r>
      <w:r w:rsidR="00F707CE" w:rsidRPr="00F707CE">
        <w:rPr>
          <w:rtl/>
        </w:rPr>
        <w:t>:</w:t>
      </w:r>
    </w:p>
    <w:p w14:paraId="2FB43941" w14:textId="1369CA32" w:rsidR="00BF01CA" w:rsidRPr="005E3761" w:rsidRDefault="006F071F" w:rsidP="009B508D">
      <w:pPr>
        <w:rPr>
          <w:rStyle w:val="affffc"/>
          <w:rtl/>
        </w:rPr>
      </w:pPr>
      <w:r w:rsidRPr="005E3761">
        <w:rPr>
          <w:rStyle w:val="affffc"/>
          <w:rFonts w:hint="cs"/>
          <w:rtl/>
        </w:rPr>
        <w:t xml:space="preserve">אחר </w:t>
      </w:r>
      <w:r w:rsidRPr="005E3761">
        <w:rPr>
          <w:rStyle w:val="affffc"/>
          <w:rtl/>
        </w:rPr>
        <w:t>דאיתותב רבא,</w:t>
      </w:r>
      <w:r w:rsidRPr="00D23297">
        <w:rPr>
          <w:rtl/>
        </w:rPr>
        <w:t xml:space="preserve"> הני תמרי </w:t>
      </w:r>
      <w:r w:rsidR="00BF01CA">
        <w:rPr>
          <w:rFonts w:hint="cs"/>
          <w:rtl/>
        </w:rPr>
        <w:t xml:space="preserve">הנושרים איך מותר לאוכלם </w:t>
      </w:r>
    </w:p>
    <w:p w14:paraId="3587A18D" w14:textId="75BEF8AA" w:rsidR="00F707CE" w:rsidRPr="00F707CE" w:rsidRDefault="00BF01CA" w:rsidP="00BF01CA">
      <w:pPr>
        <w:pStyle w:val="36"/>
        <w:framePr w:wrap="notBeside"/>
        <w:rPr>
          <w:rtl/>
        </w:rPr>
      </w:pPr>
      <w:r w:rsidRPr="00F707CE">
        <w:rPr>
          <w:rFonts w:hint="cs"/>
          <w:rtl/>
        </w:rPr>
        <w:t>וענהו</w:t>
      </w:r>
      <w:r w:rsidR="00F707CE" w:rsidRPr="00F707CE">
        <w:rPr>
          <w:rtl/>
        </w:rPr>
        <w:t>:</w:t>
      </w:r>
    </w:p>
    <w:p w14:paraId="55C6699F" w14:textId="007F7A68" w:rsidR="006F071F" w:rsidRPr="00D23297" w:rsidRDefault="006F071F" w:rsidP="009B508D">
      <w:pPr>
        <w:rPr>
          <w:rtl/>
        </w:rPr>
      </w:pPr>
      <w:r w:rsidRPr="00D23297">
        <w:rPr>
          <w:rtl/>
        </w:rPr>
        <w:t xml:space="preserve">כיון </w:t>
      </w:r>
      <w:r w:rsidR="00BF01CA">
        <w:rPr>
          <w:rFonts w:hint="cs"/>
          <w:rtl/>
        </w:rPr>
        <w:t xml:space="preserve">דיש </w:t>
      </w:r>
      <w:r w:rsidRPr="00D23297">
        <w:rPr>
          <w:rtl/>
        </w:rPr>
        <w:t xml:space="preserve">שקצים ורמשים </w:t>
      </w:r>
      <w:r w:rsidRPr="00D23297">
        <w:rPr>
          <w:rFonts w:hint="cs"/>
          <w:rtl/>
        </w:rPr>
        <w:t>ד</w:t>
      </w:r>
      <w:r w:rsidRPr="00D23297">
        <w:rPr>
          <w:rtl/>
        </w:rPr>
        <w:t>אכל</w:t>
      </w:r>
      <w:r w:rsidR="00BF01CA">
        <w:rPr>
          <w:rFonts w:hint="cs"/>
          <w:rtl/>
        </w:rPr>
        <w:t>ו</w:t>
      </w:r>
      <w:r w:rsidRPr="00D23297">
        <w:rPr>
          <w:rtl/>
        </w:rPr>
        <w:t xml:space="preserve"> מעיקרא מ</w:t>
      </w:r>
      <w:r w:rsidRPr="00D23297">
        <w:rPr>
          <w:rFonts w:hint="cs"/>
          <w:rtl/>
        </w:rPr>
        <w:t>ת</w:t>
      </w:r>
      <w:r w:rsidRPr="00D23297">
        <w:rPr>
          <w:rtl/>
        </w:rPr>
        <w:t>יאש</w:t>
      </w:r>
      <w:r w:rsidRPr="00D23297">
        <w:rPr>
          <w:rFonts w:hint="cs"/>
          <w:rtl/>
        </w:rPr>
        <w:t>ים</w:t>
      </w:r>
      <w:r w:rsidRPr="00D23297">
        <w:rPr>
          <w:rtl/>
        </w:rPr>
        <w:t xml:space="preserve"> </w:t>
      </w:r>
      <w:r w:rsidRPr="00D23297">
        <w:rPr>
          <w:rFonts w:hint="cs"/>
          <w:rtl/>
        </w:rPr>
        <w:t>ולא חיישי למיעוט קרקע דיתמי דלאו בני מחילה</w:t>
      </w:r>
      <w:r w:rsidRPr="00D23297">
        <w:rPr>
          <w:rtl/>
        </w:rPr>
        <w:t>.</w:t>
      </w:r>
    </w:p>
    <w:p w14:paraId="4A45F7F9" w14:textId="77777777" w:rsidR="00F707CE" w:rsidRPr="00F707CE" w:rsidRDefault="00576ACD" w:rsidP="00BF01CA">
      <w:pPr>
        <w:pStyle w:val="36"/>
        <w:framePr w:wrap="notBeside"/>
        <w:rPr>
          <w:rtl/>
        </w:rPr>
      </w:pPr>
      <w:r w:rsidRPr="00F707CE">
        <w:rPr>
          <w:rFonts w:hint="cs"/>
          <w:rtl/>
        </w:rPr>
        <w:t>אבל</w:t>
      </w:r>
      <w:r w:rsidR="00F707CE" w:rsidRPr="00F707CE">
        <w:rPr>
          <w:rtl/>
        </w:rPr>
        <w:t>:</w:t>
      </w:r>
    </w:p>
    <w:p w14:paraId="37CEEB2E" w14:textId="2F4D79CA" w:rsidR="006F071F" w:rsidRPr="00576ACD" w:rsidRDefault="006F071F" w:rsidP="009B508D">
      <w:pPr>
        <w:rPr>
          <w:spacing w:val="-4"/>
          <w:rtl/>
        </w:rPr>
      </w:pPr>
      <w:r w:rsidRPr="0050150D">
        <w:rPr>
          <w:rFonts w:cs="PFT_Frank" w:hint="cs"/>
          <w:b/>
          <w:bCs/>
          <w:spacing w:val="-4"/>
          <w:szCs w:val="14"/>
          <w:rtl/>
        </w:rPr>
        <w:t>קרקע המוחזקת של יתמי</w:t>
      </w:r>
      <w:r w:rsidRPr="00576ACD">
        <w:rPr>
          <w:rFonts w:hint="cs"/>
          <w:spacing w:val="-4"/>
          <w:rtl/>
        </w:rPr>
        <w:t xml:space="preserve">, ודקלים המוקפים גדר </w:t>
      </w:r>
      <w:r w:rsidRPr="00576ACD">
        <w:rPr>
          <w:rStyle w:val="affffe"/>
          <w:rFonts w:hint="cs"/>
          <w:spacing w:val="-4"/>
          <w:rtl/>
        </w:rPr>
        <w:t xml:space="preserve">אין שקצים </w:t>
      </w:r>
      <w:r w:rsidRPr="00576ACD">
        <w:rPr>
          <w:rFonts w:hint="cs"/>
          <w:spacing w:val="-4"/>
          <w:rtl/>
        </w:rPr>
        <w:t>- אסור.</w:t>
      </w:r>
    </w:p>
    <w:p w14:paraId="45D145ED" w14:textId="60A1B456" w:rsidR="006F071F" w:rsidRPr="006E2536" w:rsidRDefault="006F071F" w:rsidP="00382FF0">
      <w:pPr>
        <w:pStyle w:val="afffb"/>
        <w:rPr>
          <w:rtl/>
        </w:rPr>
      </w:pPr>
      <w:ins w:id="9822" w:author="מספור קטעי משנה" w:date="2026-10-06T06:45:11Z">
        <w:r>
          <w:rPr>
            <w:rStyle w:val="MisparKeta"/>
          </w:rPr>
          <w:t xml:space="preserve">ג. </w:t>
        </w:r>
      </w:ins>
      <w:r w:rsidRPr="006E2536">
        <w:rPr>
          <w:rtl/>
        </w:rPr>
        <w:lastRenderedPageBreak/>
        <w:t>כריכות ברשות הרבים הרי אלו שלו.</w:t>
      </w:r>
    </w:p>
    <w:p w14:paraId="319D91D9" w14:textId="26EAF387" w:rsidR="00F707CE" w:rsidRPr="00F707CE" w:rsidRDefault="006F071F" w:rsidP="00382FF0">
      <w:pPr>
        <w:pStyle w:val="36"/>
        <w:framePr w:wrap="notBeside"/>
        <w:rPr>
          <w:rtl/>
        </w:rPr>
      </w:pPr>
      <w:r w:rsidRPr="00F707CE">
        <w:rPr>
          <w:rtl/>
        </w:rPr>
        <w:t>רבה</w:t>
      </w:r>
      <w:r w:rsidR="00F707CE" w:rsidRPr="00F707CE">
        <w:rPr>
          <w:rtl/>
        </w:rPr>
        <w:t>:</w:t>
      </w:r>
    </w:p>
    <w:p w14:paraId="08746B1E" w14:textId="7946F122" w:rsidR="006F071F" w:rsidRPr="00382FF0" w:rsidRDefault="006F071F" w:rsidP="009B508D">
      <w:pPr>
        <w:rPr>
          <w:rtl/>
        </w:rPr>
      </w:pPr>
      <w:r w:rsidRPr="00382FF0">
        <w:rPr>
          <w:rtl/>
        </w:rPr>
        <w:t>ואפילו בדבר שיש בו סימן.</w:t>
      </w:r>
      <w:r w:rsidRPr="00382FF0">
        <w:rPr>
          <w:rFonts w:hint="cs"/>
          <w:rtl/>
        </w:rPr>
        <w:t xml:space="preserve"> </w:t>
      </w:r>
      <w:r w:rsidR="00382FF0">
        <w:rPr>
          <w:rFonts w:hint="cs"/>
          <w:rtl/>
        </w:rPr>
        <w:t>ד</w:t>
      </w:r>
      <w:r w:rsidRPr="00382FF0">
        <w:rPr>
          <w:rtl/>
        </w:rPr>
        <w:t>סימן העשוי לידרס לא הוי סימן.</w:t>
      </w:r>
    </w:p>
    <w:p w14:paraId="2E70961F" w14:textId="2B2E16C6" w:rsidR="00F707CE" w:rsidRPr="00F707CE" w:rsidRDefault="006F071F" w:rsidP="00382FF0">
      <w:pPr>
        <w:pStyle w:val="36"/>
        <w:framePr w:wrap="notBeside"/>
        <w:rPr>
          <w:rtl/>
        </w:rPr>
      </w:pPr>
      <w:r w:rsidRPr="00F707CE">
        <w:rPr>
          <w:rtl/>
        </w:rPr>
        <w:t>רבא</w:t>
      </w:r>
      <w:r w:rsidR="00F707CE" w:rsidRPr="00F707CE">
        <w:rPr>
          <w:rtl/>
        </w:rPr>
        <w:t>:</w:t>
      </w:r>
    </w:p>
    <w:p w14:paraId="5703A90A" w14:textId="04F10C46" w:rsidR="00C96EFF" w:rsidRDefault="006F071F" w:rsidP="00A023AC">
      <w:pPr>
        <w:rPr>
          <w:rtl/>
        </w:rPr>
      </w:pPr>
      <w:r w:rsidRPr="0050150D">
        <w:rPr>
          <w:rFonts w:cs="PFT_Frank" w:hint="cs"/>
          <w:b/>
          <w:bCs/>
          <w:szCs w:val="14"/>
          <w:rtl/>
        </w:rPr>
        <w:t>דווקא</w:t>
      </w:r>
      <w:r w:rsidRPr="00382FF0">
        <w:rPr>
          <w:rFonts w:hint="cs"/>
          <w:rtl/>
        </w:rPr>
        <w:t xml:space="preserve"> </w:t>
      </w:r>
      <w:r w:rsidRPr="00382FF0">
        <w:rPr>
          <w:rtl/>
        </w:rPr>
        <w:t>בדבר שאין בו סימן, אבל בשיש בו סימן חייב להכריז.</w:t>
      </w:r>
      <w:r w:rsidRPr="00382FF0">
        <w:rPr>
          <w:rFonts w:hint="cs"/>
          <w:rtl/>
        </w:rPr>
        <w:t xml:space="preserve"> </w:t>
      </w:r>
    </w:p>
    <w:p w14:paraId="6C2FBEE3" w14:textId="5ACBC9A5" w:rsidR="006F071F" w:rsidRPr="00382FF0" w:rsidRDefault="006F071F" w:rsidP="00C96EFF">
      <w:pPr>
        <w:ind w:left="1695"/>
        <w:rPr>
          <w:rtl/>
        </w:rPr>
      </w:pPr>
      <w:r w:rsidRPr="00382FF0">
        <w:rPr>
          <w:rFonts w:hint="cs"/>
          <w:rtl/>
        </w:rPr>
        <w:t>ד</w:t>
      </w:r>
      <w:r w:rsidRPr="00382FF0">
        <w:rPr>
          <w:rtl/>
        </w:rPr>
        <w:t>סימן העשוי לידרס הוי סימן</w:t>
      </w:r>
    </w:p>
    <w:p w14:paraId="7EBAEC18" w14:textId="74F123BA" w:rsidR="006F071F" w:rsidRPr="00AA2D8E" w:rsidRDefault="006F071F" w:rsidP="00A023AC">
      <w:pPr>
        <w:pStyle w:val="affffb"/>
        <w:ind w:firstLine="0"/>
        <w:jc w:val="center"/>
        <w:rPr>
          <w:rtl/>
        </w:rPr>
      </w:pPr>
      <w:r w:rsidRPr="00AA2D8E">
        <w:rPr>
          <w:rtl/>
        </w:rPr>
        <w:t xml:space="preserve">ואיכא דמתני להא שמעתא </w:t>
      </w:r>
      <w:r w:rsidR="00576ACD" w:rsidRPr="00AA2D8E">
        <w:rPr>
          <w:rFonts w:hint="cs"/>
          <w:rtl/>
        </w:rPr>
        <w:t>בפני עצמה</w:t>
      </w:r>
    </w:p>
    <w:p w14:paraId="640048A2" w14:textId="77777777" w:rsidR="006F071F" w:rsidRPr="00382FF0" w:rsidRDefault="006F071F" w:rsidP="009B508D">
      <w:pPr>
        <w:rPr>
          <w:rtl/>
        </w:rPr>
      </w:pPr>
      <w:r w:rsidRPr="00382FF0">
        <w:rPr>
          <w:rFonts w:hint="cs"/>
          <w:rtl/>
        </w:rPr>
        <w:t>ד</w:t>
      </w:r>
      <w:r w:rsidRPr="00382FF0">
        <w:rPr>
          <w:rtl/>
        </w:rPr>
        <w:t xml:space="preserve">סימן העשוי לידרס, </w:t>
      </w:r>
      <w:r w:rsidRPr="005E3761">
        <w:rPr>
          <w:rStyle w:val="affffc"/>
          <w:rFonts w:hint="cs"/>
          <w:rtl/>
        </w:rPr>
        <w:t>ל</w:t>
      </w:r>
      <w:r w:rsidRPr="005E3761">
        <w:rPr>
          <w:rStyle w:val="affffc"/>
          <w:rtl/>
        </w:rPr>
        <w:t>רבה:</w:t>
      </w:r>
      <w:r w:rsidRPr="00382FF0">
        <w:rPr>
          <w:rtl/>
        </w:rPr>
        <w:t xml:space="preserve"> לא הוי סימן, </w:t>
      </w:r>
      <w:r w:rsidRPr="005E3761">
        <w:rPr>
          <w:rStyle w:val="affffc"/>
          <w:rtl/>
        </w:rPr>
        <w:t>ו</w:t>
      </w:r>
      <w:r w:rsidRPr="005E3761">
        <w:rPr>
          <w:rStyle w:val="affffc"/>
          <w:rFonts w:hint="cs"/>
          <w:rtl/>
        </w:rPr>
        <w:t>ל</w:t>
      </w:r>
      <w:r w:rsidRPr="005E3761">
        <w:rPr>
          <w:rStyle w:val="affffc"/>
          <w:rtl/>
        </w:rPr>
        <w:t>רבא:</w:t>
      </w:r>
      <w:r w:rsidRPr="00382FF0">
        <w:rPr>
          <w:rtl/>
        </w:rPr>
        <w:t xml:space="preserve"> הוי סימן.</w:t>
      </w:r>
    </w:p>
    <w:p w14:paraId="09275796" w14:textId="1DEAEF38" w:rsidR="00F707CE" w:rsidRPr="00F707CE" w:rsidRDefault="006F071F" w:rsidP="00CC4B21">
      <w:pPr>
        <w:pStyle w:val="36"/>
        <w:framePr w:wrap="notBeside"/>
        <w:rPr>
          <w:rtl/>
        </w:rPr>
      </w:pPr>
      <w:r w:rsidRPr="00F707CE">
        <w:rPr>
          <w:rtl/>
        </w:rPr>
        <w:t xml:space="preserve">• </w:t>
      </w:r>
      <w:r w:rsidRPr="00F707CE">
        <w:rPr>
          <w:rFonts w:hint="cs"/>
          <w:rtl/>
        </w:rPr>
        <w:t>והך ד</w:t>
      </w:r>
      <w:r w:rsidRPr="00F707CE">
        <w:rPr>
          <w:rtl/>
        </w:rPr>
        <w:t>תנן</w:t>
      </w:r>
      <w:r w:rsidR="00F707CE" w:rsidRPr="00F707CE">
        <w:rPr>
          <w:rtl/>
        </w:rPr>
        <w:t>:</w:t>
      </w:r>
    </w:p>
    <w:p w14:paraId="79EF48B0" w14:textId="303C020C" w:rsidR="006F071F" w:rsidRPr="00382FF0" w:rsidRDefault="006F071F" w:rsidP="009B508D">
      <w:pPr>
        <w:rPr>
          <w:rtl/>
        </w:rPr>
      </w:pPr>
      <w:r w:rsidRPr="00382FF0">
        <w:rPr>
          <w:rtl/>
        </w:rPr>
        <w:t>כריכות בר</w:t>
      </w:r>
      <w:r w:rsidRPr="00382FF0">
        <w:rPr>
          <w:rFonts w:hint="cs"/>
          <w:rtl/>
        </w:rPr>
        <w:t>ה</w:t>
      </w:r>
      <w:r w:rsidRPr="00382FF0">
        <w:rPr>
          <w:rtl/>
        </w:rPr>
        <w:t>"</w:t>
      </w:r>
      <w:r w:rsidRPr="00382FF0">
        <w:rPr>
          <w:rFonts w:hint="cs"/>
          <w:rtl/>
        </w:rPr>
        <w:t>ר</w:t>
      </w:r>
      <w:r w:rsidRPr="00382FF0">
        <w:rPr>
          <w:rtl/>
        </w:rPr>
        <w:t xml:space="preserve"> ה</w:t>
      </w:r>
      <w:r w:rsidRPr="00382FF0">
        <w:rPr>
          <w:rFonts w:hint="cs"/>
          <w:rtl/>
        </w:rPr>
        <w:t>רי אלו שלו</w:t>
      </w:r>
      <w:r w:rsidRPr="00382FF0">
        <w:rPr>
          <w:rtl/>
        </w:rPr>
        <w:t>, ברשות היחיד נוטל ומכריז.</w:t>
      </w:r>
    </w:p>
    <w:p w14:paraId="53302A7D" w14:textId="77777777" w:rsidR="00F707CE" w:rsidRPr="00F707CE" w:rsidRDefault="006F071F" w:rsidP="00CC4B21">
      <w:pPr>
        <w:pStyle w:val="36"/>
        <w:framePr w:wrap="notBeside"/>
        <w:rPr>
          <w:rtl/>
        </w:rPr>
      </w:pPr>
      <w:r w:rsidRPr="00F707CE">
        <w:rPr>
          <w:rFonts w:hint="cs"/>
          <w:rtl/>
        </w:rPr>
        <w:t>ובהכרח</w:t>
      </w:r>
      <w:r w:rsidR="00F707CE" w:rsidRPr="00F707CE">
        <w:rPr>
          <w:rtl/>
        </w:rPr>
        <w:t>:</w:t>
      </w:r>
    </w:p>
    <w:p w14:paraId="4F505AA5" w14:textId="4557C512" w:rsidR="00A6533C" w:rsidRPr="00382FF0" w:rsidRDefault="006F071F" w:rsidP="009B508D">
      <w:pPr>
        <w:rPr>
          <w:rtl/>
        </w:rPr>
      </w:pPr>
      <w:r>
        <w:rPr>
          <w:rFonts w:hint="cs"/>
          <w:rtl/>
        </w:rPr>
        <w:t xml:space="preserve">דביש סימן </w:t>
      </w:r>
      <w:r>
        <w:rPr>
          <w:rStyle w:val="affffc"/>
          <w:rFonts w:hint="cs"/>
          <w:rtl/>
          <w:rPrChange w:id="9004" w:author="מנוע אמוראים" w:date="2026-10-05T16:41:14Z">
            <w:rPr>
              <w:rFonts w:hint="cs"/>
              <w:rtl/>
            </w:rPr>
          </w:rPrChange>
        </w:rPr>
        <w:t xml:space="preserve">וברה</w:t>
      </w:r>
      <w:r>
        <w:rPr>
          <w:rStyle w:val="affffc"/>
          <w:rtl/>
          <w:rPrChange w:id="9005" w:author="מנוע אמוראים" w:date="2026-10-05T16:41:14Z">
            <w:rPr>
              <w:rtl/>
            </w:rPr>
          </w:rPrChange>
        </w:rPr>
        <w:t xml:space="preserve">"</w:t>
      </w:r>
      <w:r>
        <w:rPr>
          <w:rStyle w:val="affffc"/>
          <w:rFonts w:hint="cs"/>
          <w:rtl/>
          <w:rPrChange w:id="9006" w:author="מנוע אמוראים" w:date="2026-10-05T16:41:14Z">
            <w:rPr>
              <w:rFonts w:hint="cs"/>
              <w:rtl/>
            </w:rPr>
          </w:rPrChange>
        </w:rPr>
        <w:t xml:space="preserve">ר</w:t>
      </w:r>
      <w:r>
        <w:rPr>
          <w:rFonts w:hint="cs"/>
          <w:rtl/>
        </w:rPr>
        <w:t xml:space="preserve"> שלו דסימן העשוי לידרס לא הוי סימן </w:t>
      </w:r>
    </w:p>
    <w:p w14:paraId="5ECD9DE6" w14:textId="5658D2BE" w:rsidR="00F707CE" w:rsidRPr="00F707CE" w:rsidRDefault="0021047C" w:rsidP="0021047C">
      <w:pPr>
        <w:pStyle w:val="36"/>
        <w:framePr w:wrap="notBeside"/>
        <w:rPr>
          <w:rtl/>
        </w:rPr>
      </w:pPr>
      <w:r w:rsidRPr="00F707CE">
        <w:rPr>
          <w:rFonts w:hint="cs"/>
          <w:rtl/>
        </w:rPr>
        <w:t xml:space="preserve">דחה </w:t>
      </w:r>
      <w:r w:rsidR="006F071F" w:rsidRPr="00F707CE">
        <w:rPr>
          <w:rtl/>
        </w:rPr>
        <w:t>רבא</w:t>
      </w:r>
      <w:r w:rsidR="00F707CE" w:rsidRPr="00F707CE">
        <w:rPr>
          <w:rtl/>
        </w:rPr>
        <w:t>:</w:t>
      </w:r>
    </w:p>
    <w:p w14:paraId="06E72138" w14:textId="79DAED46" w:rsidR="00A6533C" w:rsidRPr="00382FF0" w:rsidRDefault="0021047C" w:rsidP="009B508D">
      <w:pPr>
        <w:rPr>
          <w:rtl/>
        </w:rPr>
      </w:pPr>
      <w:r>
        <w:rPr>
          <w:rFonts w:hint="cs"/>
          <w:rtl/>
        </w:rPr>
        <w:t xml:space="preserve">בשאין </w:t>
      </w:r>
      <w:r w:rsidR="006F071F" w:rsidRPr="00382FF0">
        <w:rPr>
          <w:rtl/>
        </w:rPr>
        <w:t xml:space="preserve">סימן, </w:t>
      </w:r>
      <w:r>
        <w:rPr>
          <w:rStyle w:val="affffc"/>
          <w:rFonts w:hint="cs"/>
          <w:rtl/>
          <w:rPrChange w:id="9007" w:author="מנוע אמוראים" w:date="2026-10-05T16:41:14Z">
            <w:rPr>
              <w:rFonts w:hint="cs"/>
              <w:rtl/>
            </w:rPr>
          </w:rPrChange>
        </w:rPr>
        <w:t xml:space="preserve">ו</w:t>
      </w:r>
      <w:r>
        <w:rPr>
          <w:rStyle w:val="affffc"/>
          <w:rFonts w:hint="cs"/>
          <w:rtl/>
          <w:rPrChange w:id="9008" w:author="מנוע אמוראים" w:date="2026-10-05T16:41:14Z">
            <w:rPr>
              <w:rFonts w:hint="cs"/>
              <w:rtl/>
            </w:rPr>
          </w:rPrChange>
        </w:rPr>
        <w:t xml:space="preserve">ברה</w:t>
      </w:r>
      <w:r>
        <w:rPr>
          <w:rStyle w:val="affffc"/>
          <w:rtl/>
          <w:rPrChange w:id="9009" w:author="מנוע אמוראים" w:date="2026-10-05T16:41:14Z">
            <w:rPr>
              <w:rtl/>
            </w:rPr>
          </w:rPrChange>
        </w:rPr>
        <w:t xml:space="preserve">"</w:t>
      </w:r>
      <w:r>
        <w:rPr>
          <w:rStyle w:val="affffc"/>
          <w:rFonts w:hint="cs"/>
          <w:rtl/>
          <w:rPrChange w:id="9010" w:author="מנוע אמוראים" w:date="2026-10-05T16:41:14Z">
            <w:rPr>
              <w:rFonts w:hint="cs"/>
              <w:rtl/>
            </w:rPr>
          </w:rPrChange>
        </w:rPr>
        <w:t xml:space="preserve">י</w:t>
      </w:r>
      <w:r>
        <w:rPr>
          <w:rFonts w:hint="cs"/>
          <w:rtl/>
        </w:rPr>
        <w:t xml:space="preserve"> </w:t>
      </w:r>
      <w:r>
        <w:rPr>
          <w:rFonts w:hint="cs"/>
          <w:rtl/>
        </w:rPr>
        <w:t>ש</w:t>
      </w:r>
      <w:r w:rsidR="006F071F" w:rsidRPr="00382FF0">
        <w:rPr>
          <w:rFonts w:hint="cs"/>
          <w:rtl/>
        </w:rPr>
        <w:t xml:space="preserve">מכריז היינו </w:t>
      </w:r>
      <w:r>
        <w:rPr>
          <w:rFonts w:hint="cs"/>
          <w:rtl/>
        </w:rPr>
        <w:t xml:space="preserve">היינו </w:t>
      </w:r>
      <w:r w:rsidR="006F071F" w:rsidRPr="00382FF0">
        <w:rPr>
          <w:rFonts w:hint="cs"/>
          <w:rtl/>
        </w:rPr>
        <w:t>מקום, ומקום סימן.</w:t>
      </w:r>
    </w:p>
    <w:p w14:paraId="63018B76" w14:textId="77777777" w:rsidR="00F707CE" w:rsidRPr="00F707CE" w:rsidRDefault="006F071F" w:rsidP="0021047C">
      <w:pPr>
        <w:pStyle w:val="36"/>
        <w:framePr w:wrap="notBeside"/>
        <w:rPr>
          <w:rtl/>
        </w:rPr>
      </w:pPr>
      <w:r w:rsidRPr="00F707CE">
        <w:rPr>
          <w:rFonts w:hint="cs"/>
          <w:rtl/>
        </w:rPr>
        <w:t>ולרבה</w:t>
      </w:r>
      <w:r w:rsidR="00F707CE" w:rsidRPr="00F707CE">
        <w:rPr>
          <w:rtl/>
        </w:rPr>
        <w:t>:</w:t>
      </w:r>
    </w:p>
    <w:p w14:paraId="101DF499" w14:textId="112F69FB" w:rsidR="00A6533C" w:rsidRPr="00382FF0" w:rsidRDefault="006F071F" w:rsidP="009B508D">
      <w:pPr>
        <w:rPr>
          <w:rtl/>
        </w:rPr>
      </w:pPr>
      <w:r w:rsidRPr="00382FF0">
        <w:rPr>
          <w:rFonts w:hint="cs"/>
          <w:rtl/>
        </w:rPr>
        <w:t xml:space="preserve">מקום </w:t>
      </w:r>
      <w:r w:rsidR="0021047C">
        <w:rPr>
          <w:rFonts w:hint="cs"/>
          <w:rtl/>
        </w:rPr>
        <w:t xml:space="preserve">אינו </w:t>
      </w:r>
      <w:r w:rsidRPr="00382FF0">
        <w:rPr>
          <w:rFonts w:hint="cs"/>
          <w:rtl/>
        </w:rPr>
        <w:t>סימן.</w:t>
      </w:r>
    </w:p>
    <w:p w14:paraId="15F911C0" w14:textId="77777777" w:rsidR="00F707CE" w:rsidRPr="00F707CE" w:rsidRDefault="006F071F" w:rsidP="0021047C">
      <w:pPr>
        <w:pStyle w:val="36"/>
        <w:framePr w:wrap="notBeside"/>
        <w:rPr>
          <w:rtl/>
        </w:rPr>
      </w:pPr>
      <w:r w:rsidRPr="00F707CE">
        <w:rPr>
          <w:rFonts w:hint="cs"/>
          <w:rtl/>
        </w:rPr>
        <w:t>והך</w:t>
      </w:r>
      <w:r w:rsidR="00F707CE" w:rsidRPr="00F707CE">
        <w:rPr>
          <w:rtl/>
        </w:rPr>
        <w:t>:</w:t>
      </w:r>
    </w:p>
    <w:p w14:paraId="561D91ED" w14:textId="4D50206F" w:rsidR="006F071F" w:rsidRPr="00382FF0" w:rsidRDefault="006F071F" w:rsidP="009B508D">
      <w:pPr>
        <w:rPr>
          <w:rtl/>
        </w:rPr>
      </w:pPr>
      <w:r w:rsidRPr="00382FF0">
        <w:rPr>
          <w:rFonts w:hint="cs"/>
          <w:rtl/>
        </w:rPr>
        <w:t>ד'</w:t>
      </w:r>
      <w:r w:rsidRPr="00382FF0">
        <w:rPr>
          <w:rtl/>
        </w:rPr>
        <w:t>והאלומות, בין בר</w:t>
      </w:r>
      <w:r w:rsidRPr="00382FF0">
        <w:rPr>
          <w:rFonts w:hint="cs"/>
          <w:rtl/>
        </w:rPr>
        <w:t>ה</w:t>
      </w:r>
      <w:r w:rsidRPr="00382FF0">
        <w:rPr>
          <w:rtl/>
        </w:rPr>
        <w:t>"</w:t>
      </w:r>
      <w:r w:rsidRPr="00382FF0">
        <w:rPr>
          <w:rFonts w:hint="cs"/>
          <w:rtl/>
        </w:rPr>
        <w:t xml:space="preserve">ר </w:t>
      </w:r>
      <w:r w:rsidRPr="00382FF0">
        <w:rPr>
          <w:rtl/>
        </w:rPr>
        <w:t>בין בר</w:t>
      </w:r>
      <w:r w:rsidRPr="00382FF0">
        <w:rPr>
          <w:rFonts w:hint="cs"/>
          <w:rtl/>
        </w:rPr>
        <w:t>ה</w:t>
      </w:r>
      <w:r w:rsidRPr="00382FF0">
        <w:rPr>
          <w:rtl/>
        </w:rPr>
        <w:t>"</w:t>
      </w:r>
      <w:r w:rsidRPr="00382FF0">
        <w:rPr>
          <w:rFonts w:hint="cs"/>
          <w:rtl/>
        </w:rPr>
        <w:t>י</w:t>
      </w:r>
      <w:r w:rsidRPr="00382FF0">
        <w:rPr>
          <w:rtl/>
        </w:rPr>
        <w:t xml:space="preserve"> - נוטל ומכריז.</w:t>
      </w:r>
    </w:p>
    <w:p w14:paraId="47742709" w14:textId="77777777" w:rsidR="006F071F" w:rsidRPr="00382FF0" w:rsidRDefault="006F071F" w:rsidP="00A6533C">
      <w:pPr>
        <w:pStyle w:val="affe"/>
        <w:framePr w:wrap="around"/>
        <w:rPr>
          <w:rtl/>
        </w:rPr>
      </w:pPr>
      <w:r w:rsidRPr="00382FF0">
        <w:rPr>
          <w:rtl/>
        </w:rPr>
        <w:t>כג.</w:t>
      </w:r>
    </w:p>
    <w:p w14:paraId="75512D0C" w14:textId="20361A7F" w:rsidR="00F707CE" w:rsidRPr="00F707CE" w:rsidRDefault="006F071F" w:rsidP="0021047C">
      <w:pPr>
        <w:pStyle w:val="36"/>
        <w:framePr w:wrap="notBeside"/>
        <w:rPr>
          <w:rtl/>
        </w:rPr>
      </w:pPr>
      <w:r w:rsidRPr="00F707CE">
        <w:rPr>
          <w:rtl/>
        </w:rPr>
        <w:t>רבה לטעמיה</w:t>
      </w:r>
      <w:r w:rsidR="00F707CE" w:rsidRPr="00F707CE">
        <w:rPr>
          <w:rtl/>
        </w:rPr>
        <w:t>:</w:t>
      </w:r>
    </w:p>
    <w:p w14:paraId="288B818F" w14:textId="0F2ABAE9" w:rsidR="00A6533C" w:rsidRPr="00576ACD" w:rsidRDefault="006F071F" w:rsidP="009B508D">
      <w:pPr>
        <w:rPr>
          <w:spacing w:val="-4"/>
          <w:rtl/>
        </w:rPr>
      </w:pPr>
      <w:r w:rsidRPr="00576ACD">
        <w:rPr>
          <w:rFonts w:hint="cs"/>
          <w:spacing w:val="-4"/>
          <w:rtl/>
        </w:rPr>
        <w:t>דוקא כריכות ברה</w:t>
      </w:r>
      <w:r w:rsidRPr="00576ACD">
        <w:rPr>
          <w:spacing w:val="-4"/>
          <w:rtl/>
        </w:rPr>
        <w:t>"</w:t>
      </w:r>
      <w:r w:rsidRPr="00576ACD">
        <w:rPr>
          <w:rFonts w:hint="cs"/>
          <w:spacing w:val="-4"/>
          <w:rtl/>
        </w:rPr>
        <w:t>ר דמדרסא הא</w:t>
      </w:r>
      <w:r w:rsidRPr="00576ACD">
        <w:rPr>
          <w:spacing w:val="-4"/>
          <w:rtl/>
        </w:rPr>
        <w:t>"</w:t>
      </w:r>
      <w:r w:rsidRPr="00576ACD">
        <w:rPr>
          <w:rFonts w:hint="cs"/>
          <w:spacing w:val="-4"/>
          <w:rtl/>
        </w:rPr>
        <w:t>ש משא</w:t>
      </w:r>
      <w:r w:rsidRPr="00576ACD">
        <w:rPr>
          <w:spacing w:val="-4"/>
          <w:rtl/>
        </w:rPr>
        <w:t>"</w:t>
      </w:r>
      <w:r w:rsidRPr="00576ACD">
        <w:rPr>
          <w:rFonts w:hint="cs"/>
          <w:spacing w:val="-4"/>
          <w:rtl/>
        </w:rPr>
        <w:t>כ אלומות דלא מדרסא</w:t>
      </w:r>
    </w:p>
    <w:p w14:paraId="3BF442C6" w14:textId="285FF93E" w:rsidR="00F707CE" w:rsidRPr="00F707CE" w:rsidRDefault="006F071F" w:rsidP="0021047C">
      <w:pPr>
        <w:pStyle w:val="36"/>
        <w:framePr w:wrap="notBeside"/>
        <w:rPr>
          <w:rtl/>
        </w:rPr>
      </w:pPr>
      <w:r w:rsidRPr="00F707CE">
        <w:rPr>
          <w:rtl/>
        </w:rPr>
        <w:t xml:space="preserve">ורבא </w:t>
      </w:r>
      <w:r w:rsidR="0021047C" w:rsidRPr="00F707CE">
        <w:rPr>
          <w:rFonts w:hint="cs"/>
          <w:rtl/>
        </w:rPr>
        <w:t>לטעמיה</w:t>
      </w:r>
      <w:r w:rsidR="00F707CE" w:rsidRPr="00F707CE">
        <w:rPr>
          <w:rFonts w:hint="cs"/>
          <w:rtl/>
        </w:rPr>
        <w:t>:</w:t>
      </w:r>
    </w:p>
    <w:p w14:paraId="4F1A54E0" w14:textId="463A0C3C" w:rsidR="0039499E" w:rsidRDefault="006F071F" w:rsidP="009B508D">
      <w:pPr>
        <w:rPr>
          <w:rtl/>
        </w:rPr>
      </w:pPr>
      <w:r w:rsidRPr="00382FF0">
        <w:rPr>
          <w:rFonts w:hint="cs"/>
          <w:rtl/>
        </w:rPr>
        <w:t xml:space="preserve">דדוקא </w:t>
      </w:r>
      <w:r w:rsidRPr="00382FF0">
        <w:rPr>
          <w:rtl/>
        </w:rPr>
        <w:t>כריכות בר</w:t>
      </w:r>
      <w:r w:rsidRPr="00382FF0">
        <w:rPr>
          <w:rFonts w:hint="cs"/>
          <w:rtl/>
        </w:rPr>
        <w:t>ה</w:t>
      </w:r>
      <w:r w:rsidRPr="00382FF0">
        <w:rPr>
          <w:rtl/>
        </w:rPr>
        <w:t>"</w:t>
      </w:r>
      <w:r w:rsidRPr="00382FF0">
        <w:rPr>
          <w:rFonts w:hint="cs"/>
          <w:rtl/>
        </w:rPr>
        <w:t>ר הא</w:t>
      </w:r>
      <w:r w:rsidRPr="00382FF0">
        <w:rPr>
          <w:rtl/>
        </w:rPr>
        <w:t>"</w:t>
      </w:r>
      <w:r w:rsidRPr="00382FF0">
        <w:rPr>
          <w:rFonts w:hint="cs"/>
          <w:rtl/>
        </w:rPr>
        <w:t xml:space="preserve">ש </w:t>
      </w:r>
      <w:r w:rsidR="0039499E">
        <w:rPr>
          <w:rFonts w:hint="cs"/>
          <w:rtl/>
        </w:rPr>
        <w:t>ש</w:t>
      </w:r>
      <w:r w:rsidRPr="00382FF0">
        <w:rPr>
          <w:rFonts w:hint="cs"/>
          <w:rtl/>
        </w:rPr>
        <w:t xml:space="preserve">זזות </w:t>
      </w:r>
      <w:r w:rsidR="0039499E">
        <w:rPr>
          <w:rFonts w:hint="cs"/>
          <w:rtl/>
        </w:rPr>
        <w:t>ולא אין המקום סימן</w:t>
      </w:r>
    </w:p>
    <w:p w14:paraId="7C966E52" w14:textId="2CF33306" w:rsidR="006F071F" w:rsidRPr="00382FF0" w:rsidRDefault="0039499E" w:rsidP="006F4FDC">
      <w:pPr>
        <w:spacing w:after="60"/>
        <w:rPr>
          <w:rtl/>
        </w:rPr>
      </w:pPr>
      <w:r>
        <w:rPr>
          <w:rFonts w:hint="cs"/>
          <w:rtl/>
        </w:rPr>
        <w:t xml:space="preserve">אבל </w:t>
      </w:r>
      <w:r w:rsidR="006F071F" w:rsidRPr="00382FF0">
        <w:rPr>
          <w:rFonts w:hint="cs"/>
          <w:rtl/>
        </w:rPr>
        <w:t>אלומות מכריז</w:t>
      </w:r>
      <w:r>
        <w:rPr>
          <w:rFonts w:hint="cs"/>
          <w:rtl/>
        </w:rPr>
        <w:t>,</w:t>
      </w:r>
      <w:r w:rsidR="006F071F" w:rsidRPr="00382FF0">
        <w:rPr>
          <w:rFonts w:hint="cs"/>
          <w:rtl/>
        </w:rPr>
        <w:t xml:space="preserve"> </w:t>
      </w:r>
      <w:r>
        <w:rPr>
          <w:rFonts w:hint="cs"/>
          <w:rtl/>
        </w:rPr>
        <w:t xml:space="preserve">שהן </w:t>
      </w:r>
      <w:r w:rsidR="006F071F" w:rsidRPr="00382FF0">
        <w:rPr>
          <w:rFonts w:hint="cs"/>
          <w:rtl/>
        </w:rPr>
        <w:t>כבדות</w:t>
      </w:r>
      <w:r>
        <w:rPr>
          <w:rFonts w:hint="cs"/>
          <w:rtl/>
        </w:rPr>
        <w:t>,</w:t>
      </w:r>
      <w:r w:rsidR="006F071F" w:rsidRPr="00382FF0">
        <w:rPr>
          <w:rFonts w:hint="cs"/>
          <w:rtl/>
        </w:rPr>
        <w:t xml:space="preserve"> ולא זזות</w:t>
      </w:r>
    </w:p>
    <w:p w14:paraId="6BDCFCC4" w14:textId="0F23882E" w:rsidR="00F707CE" w:rsidRPr="00F707CE" w:rsidRDefault="006F4FDC" w:rsidP="0039499E">
      <w:pPr>
        <w:pStyle w:val="36"/>
        <w:framePr w:wrap="notBeside"/>
        <w:rPr>
          <w:rtl/>
        </w:rPr>
      </w:pPr>
      <w:r w:rsidRPr="00F707CE">
        <w:rPr>
          <w:rFonts w:hint="cs"/>
          <w:rtl/>
        </w:rPr>
        <w:t xml:space="preserve"> </w:t>
      </w:r>
      <w:r w:rsidR="006F071F" w:rsidRPr="00F707CE">
        <w:rPr>
          <w:rtl/>
        </w:rPr>
        <w:t>ת"ש</w:t>
      </w:r>
      <w:r w:rsidR="00F707CE" w:rsidRPr="00F707CE">
        <w:rPr>
          <w:rtl/>
        </w:rPr>
        <w:t>:</w:t>
      </w:r>
    </w:p>
    <w:p w14:paraId="32134816" w14:textId="24B26BC4" w:rsidR="006F071F" w:rsidRPr="00382FF0" w:rsidRDefault="006F071F" w:rsidP="009B508D">
      <w:pPr>
        <w:rPr>
          <w:rtl/>
        </w:rPr>
      </w:pPr>
      <w:r w:rsidRPr="00382FF0">
        <w:rPr>
          <w:rtl/>
        </w:rPr>
        <w:t>ככרות של נחתום הרי אלו שלו.</w:t>
      </w:r>
      <w:r w:rsidRPr="00382FF0">
        <w:rPr>
          <w:rFonts w:hint="cs"/>
          <w:rtl/>
        </w:rPr>
        <w:t xml:space="preserve"> הא של בעה</w:t>
      </w:r>
      <w:r w:rsidRPr="00382FF0">
        <w:rPr>
          <w:rtl/>
        </w:rPr>
        <w:t>"</w:t>
      </w:r>
      <w:r w:rsidRPr="00382FF0">
        <w:rPr>
          <w:rFonts w:hint="cs"/>
          <w:rtl/>
        </w:rPr>
        <w:t xml:space="preserve">ב </w:t>
      </w:r>
      <w:r w:rsidRPr="00382FF0">
        <w:rPr>
          <w:rtl/>
        </w:rPr>
        <w:t>- חייב להכריז.</w:t>
      </w:r>
    </w:p>
    <w:p w14:paraId="65F2984A" w14:textId="492611A0" w:rsidR="00B6029E" w:rsidRDefault="006F071F" w:rsidP="00B6029E">
      <w:pPr>
        <w:rPr>
          <w:rtl/>
        </w:rPr>
      </w:pPr>
      <w:r w:rsidRPr="00382FF0">
        <w:rPr>
          <w:rFonts w:hint="cs"/>
          <w:rtl/>
        </w:rPr>
        <w:t xml:space="preserve">אלמא </w:t>
      </w:r>
      <w:r w:rsidR="00402851">
        <w:rPr>
          <w:rFonts w:hint="cs"/>
          <w:rtl/>
        </w:rPr>
        <w:t xml:space="preserve">סימן </w:t>
      </w:r>
      <w:r w:rsidRPr="00382FF0">
        <w:rPr>
          <w:rFonts w:hint="cs"/>
          <w:rtl/>
        </w:rPr>
        <w:t>העשוי לידרס הוי סימן</w:t>
      </w:r>
      <w:r w:rsidR="00B6029E">
        <w:rPr>
          <w:rFonts w:hint="cs"/>
          <w:rtl/>
        </w:rPr>
        <w:t xml:space="preserve">- </w:t>
      </w:r>
      <w:r w:rsidRPr="0050150D">
        <w:rPr>
          <w:rFonts w:cs="PFT_Frank" w:hint="cs"/>
          <w:b/>
          <w:bCs/>
          <w:szCs w:val="14"/>
          <w:rtl/>
        </w:rPr>
        <w:t>ותיובתא דרבה</w:t>
      </w:r>
      <w:r w:rsidRPr="00382FF0">
        <w:rPr>
          <w:rFonts w:hint="cs"/>
          <w:rtl/>
        </w:rPr>
        <w:t xml:space="preserve"> </w:t>
      </w:r>
    </w:p>
    <w:p w14:paraId="1C42FC76" w14:textId="6E5DF6A3" w:rsidR="00F707CE" w:rsidRPr="00F707CE" w:rsidRDefault="00B6029E" w:rsidP="00B6029E">
      <w:pPr>
        <w:pStyle w:val="36"/>
        <w:framePr w:wrap="notBeside"/>
        <w:rPr>
          <w:rtl/>
        </w:rPr>
      </w:pPr>
      <w:r w:rsidRPr="00F707CE">
        <w:rPr>
          <w:rFonts w:hint="cs"/>
          <w:rtl/>
        </w:rPr>
        <w:t>יענה</w:t>
      </w:r>
      <w:r w:rsidR="006F071F" w:rsidRPr="00F707CE">
        <w:rPr>
          <w:rFonts w:hint="cs"/>
          <w:rtl/>
        </w:rPr>
        <w:t xml:space="preserve"> רבה</w:t>
      </w:r>
      <w:r w:rsidR="00F707CE" w:rsidRPr="00F707CE">
        <w:rPr>
          <w:rFonts w:hint="cs"/>
          <w:rtl/>
        </w:rPr>
        <w:t>:</w:t>
      </w:r>
    </w:p>
    <w:p w14:paraId="7B07DD98" w14:textId="17D9DEBF" w:rsidR="00A6533C" w:rsidRPr="00382FF0" w:rsidRDefault="00237964" w:rsidP="002736F8">
      <w:pPr>
        <w:rPr>
          <w:rtl/>
        </w:rPr>
      </w:pPr>
      <w:r>
        <w:rPr>
          <w:rFonts w:hint="cs"/>
          <w:rtl/>
        </w:rPr>
        <w:t>שם</w:t>
      </w:r>
      <w:r w:rsidR="006F071F" w:rsidRPr="00382FF0">
        <w:rPr>
          <w:rFonts w:hint="cs"/>
          <w:rtl/>
        </w:rPr>
        <w:t xml:space="preserve"> </w:t>
      </w:r>
      <w:r w:rsidR="001711CD">
        <w:rPr>
          <w:rFonts w:hint="cs"/>
          <w:rtl/>
        </w:rPr>
        <w:t>הטעם ש</w:t>
      </w:r>
      <w:r w:rsidR="006F071F" w:rsidRPr="00382FF0">
        <w:rPr>
          <w:rFonts w:hint="cs"/>
          <w:rtl/>
        </w:rPr>
        <w:t>אין מעבירין על האוכלין</w:t>
      </w:r>
      <w:r w:rsidR="001711CD">
        <w:rPr>
          <w:rFonts w:hint="cs"/>
          <w:rtl/>
        </w:rPr>
        <w:t xml:space="preserve"> </w:t>
      </w:r>
      <w:r w:rsidR="006F071F" w:rsidRPr="001711CD">
        <w:rPr>
          <w:rStyle w:val="affffe"/>
          <w:rFonts w:hint="cs"/>
          <w:rtl/>
        </w:rPr>
        <w:t>[ואינו נדרס]</w:t>
      </w:r>
      <w:r w:rsidR="002736F8">
        <w:rPr>
          <w:rFonts w:hint="cs"/>
          <w:rtl/>
        </w:rPr>
        <w:t xml:space="preserve"> </w:t>
      </w:r>
      <w:r w:rsidR="006F071F" w:rsidRPr="00382FF0">
        <w:rPr>
          <w:rFonts w:hint="cs"/>
          <w:rtl/>
        </w:rPr>
        <w:t xml:space="preserve">ואפי' נכרים לא דרסי דחיישי לכשפים </w:t>
      </w:r>
      <w:r w:rsidR="002736F8">
        <w:rPr>
          <w:rFonts w:hint="cs"/>
          <w:rtl/>
        </w:rPr>
        <w:t>ו</w:t>
      </w:r>
      <w:r w:rsidR="001711CD">
        <w:rPr>
          <w:rFonts w:hint="cs"/>
          <w:rtl/>
        </w:rPr>
        <w:t xml:space="preserve">במקום </w:t>
      </w:r>
      <w:r w:rsidR="002736F8">
        <w:rPr>
          <w:rFonts w:hint="cs"/>
          <w:rtl/>
        </w:rPr>
        <w:t xml:space="preserve">שלא מצויים </w:t>
      </w:r>
      <w:r w:rsidR="006F071F" w:rsidRPr="00382FF0">
        <w:rPr>
          <w:rFonts w:hint="cs"/>
          <w:rtl/>
        </w:rPr>
        <w:t>בהמה וכלבים</w:t>
      </w:r>
    </w:p>
    <w:p w14:paraId="1E10CFFF" w14:textId="77777777" w:rsidR="00A6533C" w:rsidRPr="00382FF0" w:rsidRDefault="00A6533C" w:rsidP="00A6533C">
      <w:pPr>
        <w:pStyle w:val="aff9"/>
        <w:rPr>
          <w:rtl/>
        </w:rPr>
      </w:pPr>
      <w:r w:rsidRPr="00382FF0">
        <w:rPr>
          <w:rtl/>
        </w:rPr>
        <w:t>***</w:t>
      </w:r>
    </w:p>
    <w:p w14:paraId="233BF626" w14:textId="1390332E" w:rsidR="00F707CE" w:rsidRPr="00F707CE" w:rsidRDefault="006F071F" w:rsidP="002736F8">
      <w:pPr>
        <w:pStyle w:val="36"/>
        <w:framePr w:wrap="notBeside"/>
        <w:rPr>
          <w:rtl/>
        </w:rPr>
      </w:pPr>
      <w:r w:rsidRPr="00F707CE">
        <w:rPr>
          <w:rtl/>
        </w:rPr>
        <w:t>לימא כתנאי</w:t>
      </w:r>
      <w:r w:rsidR="00F707CE" w:rsidRPr="00F707CE">
        <w:rPr>
          <w:rFonts w:hint="cs"/>
          <w:rtl/>
        </w:rPr>
        <w:t>:</w:t>
      </w:r>
    </w:p>
    <w:p w14:paraId="1B1FDB54" w14:textId="50DC01C0" w:rsidR="00A6533C" w:rsidRPr="00382FF0" w:rsidRDefault="006F071F" w:rsidP="00C21467">
      <w:pPr>
        <w:rPr>
          <w:rtl/>
        </w:rPr>
      </w:pPr>
      <w:r w:rsidRPr="005E3761">
        <w:rPr>
          <w:rStyle w:val="affffc"/>
          <w:rFonts w:hint="cs"/>
          <w:rtl/>
        </w:rPr>
        <w:t>לר</w:t>
      </w:r>
      <w:r w:rsidRPr="005E3761">
        <w:rPr>
          <w:rStyle w:val="affffc"/>
          <w:rtl/>
        </w:rPr>
        <w:t>"</w:t>
      </w:r>
      <w:r w:rsidRPr="005E3761">
        <w:rPr>
          <w:rStyle w:val="affffc"/>
          <w:rFonts w:hint="cs"/>
          <w:rtl/>
        </w:rPr>
        <w:t>י</w:t>
      </w:r>
      <w:r w:rsidRPr="005E3761">
        <w:rPr>
          <w:rStyle w:val="affffc"/>
          <w:rtl/>
        </w:rPr>
        <w:t>:</w:t>
      </w:r>
      <w:r w:rsidRPr="00382FF0">
        <w:rPr>
          <w:rtl/>
        </w:rPr>
        <w:t xml:space="preserve"> כל דבר שיש בו שינוי חייב להכריז.</w:t>
      </w:r>
      <w:r w:rsidR="00C21467">
        <w:rPr>
          <w:rFonts w:hint="cs"/>
          <w:rtl/>
        </w:rPr>
        <w:t xml:space="preserve"> </w:t>
      </w:r>
      <w:r w:rsidRPr="005E3761">
        <w:rPr>
          <w:rStyle w:val="affffc"/>
          <w:rtl/>
        </w:rPr>
        <w:t>כיצד?</w:t>
      </w:r>
      <w:r w:rsidR="00C21467" w:rsidRPr="005E3761">
        <w:rPr>
          <w:rStyle w:val="affffc"/>
          <w:rFonts w:hint="cs"/>
          <w:rtl/>
        </w:rPr>
        <w:t xml:space="preserve"> </w:t>
      </w:r>
      <w:r w:rsidRPr="00382FF0">
        <w:rPr>
          <w:rtl/>
        </w:rPr>
        <w:t>מצא עיגול ובתוכו חרס, ככר ובתוכו מעות.</w:t>
      </w:r>
      <w:r w:rsidRPr="00382FF0">
        <w:rPr>
          <w:rFonts w:hint="cs"/>
          <w:rtl/>
        </w:rPr>
        <w:t xml:space="preserve"> </w:t>
      </w:r>
      <w:r w:rsidR="00C21467" w:rsidRPr="005E3761">
        <w:rPr>
          <w:rStyle w:val="affffc"/>
          <w:rFonts w:hint="cs"/>
          <w:rtl/>
        </w:rPr>
        <w:t>משמע ש</w:t>
      </w:r>
      <w:r w:rsidRPr="005E3761">
        <w:rPr>
          <w:rStyle w:val="affffc"/>
          <w:rFonts w:hint="cs"/>
          <w:rtl/>
        </w:rPr>
        <w:t>ל</w:t>
      </w:r>
      <w:r w:rsidR="00C21467" w:rsidRPr="005E3761">
        <w:rPr>
          <w:rStyle w:val="affffc"/>
          <w:rFonts w:hint="cs"/>
          <w:rtl/>
        </w:rPr>
        <w:t xml:space="preserve">פי </w:t>
      </w:r>
      <w:r w:rsidRPr="005E3761">
        <w:rPr>
          <w:rStyle w:val="affffc"/>
          <w:rFonts w:hint="cs"/>
          <w:rtl/>
        </w:rPr>
        <w:t>ת</w:t>
      </w:r>
      <w:r w:rsidRPr="005E3761">
        <w:rPr>
          <w:rStyle w:val="affffc"/>
          <w:rtl/>
        </w:rPr>
        <w:t>"</w:t>
      </w:r>
      <w:r w:rsidRPr="005E3761">
        <w:rPr>
          <w:rStyle w:val="affffc"/>
          <w:rFonts w:hint="cs"/>
          <w:rtl/>
        </w:rPr>
        <w:t>ק</w:t>
      </w:r>
      <w:r w:rsidR="00C21467">
        <w:rPr>
          <w:rFonts w:hint="cs"/>
          <w:rtl/>
        </w:rPr>
        <w:t>:</w:t>
      </w:r>
      <w:r w:rsidRPr="00382FF0">
        <w:rPr>
          <w:rFonts w:hint="cs"/>
          <w:rtl/>
        </w:rPr>
        <w:t xml:space="preserve"> ה</w:t>
      </w:r>
      <w:r w:rsidR="00C21467">
        <w:rPr>
          <w:rFonts w:hint="cs"/>
          <w:rtl/>
        </w:rPr>
        <w:t>רי אלו שלו.</w:t>
      </w:r>
    </w:p>
    <w:p w14:paraId="256AC7D6" w14:textId="11BB6E13" w:rsidR="00F707CE" w:rsidRPr="00F707CE" w:rsidRDefault="00196C27" w:rsidP="004900FF">
      <w:pPr>
        <w:pStyle w:val="36"/>
        <w:framePr w:wrap="notBeside"/>
        <w:rPr>
          <w:rtl/>
        </w:rPr>
      </w:pPr>
      <w:r w:rsidRPr="00F707CE">
        <w:rPr>
          <w:rFonts w:hint="cs"/>
          <w:rtl/>
        </w:rPr>
        <w:t>ולכאו</w:t>
      </w:r>
      <w:r w:rsidR="00C21467" w:rsidRPr="00F707CE">
        <w:rPr>
          <w:rFonts w:hint="cs"/>
          <w:rtl/>
        </w:rPr>
        <w:t xml:space="preserve"> חלקו</w:t>
      </w:r>
      <w:r w:rsidR="00F707CE" w:rsidRPr="00F707CE">
        <w:rPr>
          <w:rtl/>
        </w:rPr>
        <w:t>:</w:t>
      </w:r>
    </w:p>
    <w:p w14:paraId="38F58318" w14:textId="4E5EC9A6" w:rsidR="006F071F" w:rsidRPr="001F29E1" w:rsidRDefault="00196C27" w:rsidP="009B508D">
      <w:pPr>
        <w:rPr>
          <w:spacing w:val="-2"/>
          <w:rtl/>
        </w:rPr>
      </w:pPr>
      <w:r w:rsidRPr="001F29E1">
        <w:rPr>
          <w:rFonts w:hint="cs"/>
          <w:spacing w:val="-2"/>
          <w:rtl/>
        </w:rPr>
        <w:t xml:space="preserve">בסימן העשוי לידרס </w:t>
      </w:r>
      <w:r w:rsidRPr="001F29E1">
        <w:rPr>
          <w:rStyle w:val="affffe"/>
          <w:rFonts w:hint="cs"/>
          <w:spacing w:val="-2"/>
          <w:rtl/>
        </w:rPr>
        <w:t>ו</w:t>
      </w:r>
      <w:r w:rsidR="006F071F" w:rsidRPr="001F29E1">
        <w:rPr>
          <w:rStyle w:val="affffe"/>
          <w:rFonts w:hint="cs"/>
          <w:spacing w:val="-2"/>
          <w:rtl/>
        </w:rPr>
        <w:t>לכו</w:t>
      </w:r>
      <w:r w:rsidR="006F071F" w:rsidRPr="001F29E1">
        <w:rPr>
          <w:rStyle w:val="affffe"/>
          <w:spacing w:val="-2"/>
          <w:rtl/>
        </w:rPr>
        <w:t>"</w:t>
      </w:r>
      <w:r w:rsidR="006F071F" w:rsidRPr="001F29E1">
        <w:rPr>
          <w:rStyle w:val="affffe"/>
          <w:rFonts w:hint="cs"/>
          <w:spacing w:val="-2"/>
          <w:rtl/>
        </w:rPr>
        <w:t xml:space="preserve">ע </w:t>
      </w:r>
      <w:r w:rsidR="006F071F" w:rsidRPr="001F29E1">
        <w:rPr>
          <w:rStyle w:val="affffe"/>
          <w:spacing w:val="-2"/>
          <w:rtl/>
        </w:rPr>
        <w:t>סימן הבא מאיליו הוי סימן, ומעבירין על האוכלין.</w:t>
      </w:r>
      <w:r w:rsidR="006F071F" w:rsidRPr="001F29E1">
        <w:rPr>
          <w:rFonts w:hint="cs"/>
          <w:spacing w:val="-2"/>
          <w:rtl/>
        </w:rPr>
        <w:t xml:space="preserve"> </w:t>
      </w:r>
    </w:p>
    <w:p w14:paraId="5345ED3E" w14:textId="1C16BE5A" w:rsidR="00F707CE" w:rsidRPr="00F707CE" w:rsidRDefault="001F29E1" w:rsidP="00196C27">
      <w:pPr>
        <w:pStyle w:val="36"/>
        <w:framePr w:wrap="notBeside"/>
        <w:rPr>
          <w:rtl/>
        </w:rPr>
      </w:pPr>
      <w:r w:rsidRPr="00F707CE">
        <w:rPr>
          <w:rFonts w:hint="cs"/>
          <w:rtl/>
        </w:rPr>
        <w:t>-א.  דחה</w:t>
      </w:r>
      <w:r w:rsidR="00196C27" w:rsidRPr="00F707CE">
        <w:rPr>
          <w:rFonts w:hint="cs"/>
          <w:rtl/>
        </w:rPr>
        <w:t xml:space="preserve"> </w:t>
      </w:r>
      <w:r w:rsidR="006F071F" w:rsidRPr="00F707CE">
        <w:rPr>
          <w:rFonts w:hint="cs"/>
          <w:rtl/>
        </w:rPr>
        <w:t>ר</w:t>
      </w:r>
      <w:r w:rsidR="006F071F" w:rsidRPr="00F707CE">
        <w:rPr>
          <w:rtl/>
        </w:rPr>
        <w:t>"</w:t>
      </w:r>
      <w:r w:rsidR="006F071F" w:rsidRPr="00F707CE">
        <w:rPr>
          <w:rFonts w:hint="cs"/>
          <w:rtl/>
        </w:rPr>
        <w:t>ז מ</w:t>
      </w:r>
      <w:r w:rsidR="006F071F" w:rsidRPr="00F707CE">
        <w:rPr>
          <w:rtl/>
        </w:rPr>
        <w:t>רבא</w:t>
      </w:r>
      <w:r w:rsidR="00F707CE" w:rsidRPr="00F707CE">
        <w:rPr>
          <w:rtl/>
        </w:rPr>
        <w:t>:</w:t>
      </w:r>
    </w:p>
    <w:p w14:paraId="3DB2F241" w14:textId="0C81311D" w:rsidR="006F071F" w:rsidRPr="00382FF0" w:rsidRDefault="006F071F" w:rsidP="009B508D">
      <w:r w:rsidRPr="005E3761">
        <w:rPr>
          <w:rStyle w:val="affffc"/>
          <w:rtl/>
        </w:rPr>
        <w:t xml:space="preserve">אי </w:t>
      </w:r>
      <w:r w:rsidRPr="005E3761">
        <w:rPr>
          <w:rStyle w:val="affffc"/>
          <w:rFonts w:hint="cs"/>
          <w:rtl/>
        </w:rPr>
        <w:t>לת</w:t>
      </w:r>
      <w:r w:rsidRPr="005E3761">
        <w:rPr>
          <w:rStyle w:val="affffc"/>
          <w:rtl/>
        </w:rPr>
        <w:t>"</w:t>
      </w:r>
      <w:r w:rsidRPr="005E3761">
        <w:rPr>
          <w:rStyle w:val="affffc"/>
          <w:rFonts w:hint="cs"/>
          <w:rtl/>
        </w:rPr>
        <w:t>ק</w:t>
      </w:r>
      <w:r w:rsidRPr="00382FF0">
        <w:rPr>
          <w:rFonts w:hint="cs"/>
          <w:rtl/>
        </w:rPr>
        <w:t xml:space="preserve"> לא הוי סימן ומעבירין על האוכלין </w:t>
      </w:r>
      <w:r w:rsidR="00ED516D">
        <w:rPr>
          <w:rFonts w:hint="cs"/>
          <w:rtl/>
        </w:rPr>
        <w:t xml:space="preserve">למה </w:t>
      </w:r>
      <w:r w:rsidRPr="00382FF0">
        <w:rPr>
          <w:rFonts w:hint="cs"/>
          <w:rtl/>
        </w:rPr>
        <w:t>ברה</w:t>
      </w:r>
      <w:r w:rsidRPr="00382FF0">
        <w:rPr>
          <w:rtl/>
        </w:rPr>
        <w:t>"</w:t>
      </w:r>
      <w:r w:rsidRPr="00382FF0">
        <w:rPr>
          <w:rFonts w:hint="cs"/>
          <w:rtl/>
        </w:rPr>
        <w:t>ר מכריז?</w:t>
      </w:r>
    </w:p>
    <w:p w14:paraId="0F63D5B6" w14:textId="384DE9DC" w:rsidR="00F707CE" w:rsidRPr="00F707CE" w:rsidRDefault="006F071F" w:rsidP="004651BD">
      <w:pPr>
        <w:pStyle w:val="36"/>
        <w:framePr w:wrap="notBeside"/>
      </w:pPr>
      <w:r w:rsidRPr="00F707CE">
        <w:rPr>
          <w:rFonts w:hint="cs"/>
          <w:rtl/>
        </w:rPr>
        <w:t>אלא</w:t>
      </w:r>
      <w:r w:rsidR="004651BD" w:rsidRPr="00F707CE">
        <w:rPr>
          <w:rFonts w:hint="cs"/>
          <w:rtl/>
        </w:rPr>
        <w:t xml:space="preserve"> שחלקו</w:t>
      </w:r>
      <w:r w:rsidR="00F707CE" w:rsidRPr="00F707CE">
        <w:rPr>
          <w:rFonts w:hint="cs"/>
          <w:rtl/>
        </w:rPr>
        <w:t>:</w:t>
      </w:r>
    </w:p>
    <w:p w14:paraId="15048CD8" w14:textId="3CAB36D8" w:rsidR="006F071F" w:rsidRPr="00382FF0" w:rsidRDefault="00ED516D" w:rsidP="004651BD">
      <w:pPr>
        <w:rPr>
          <w:rtl/>
        </w:rPr>
      </w:pPr>
      <w:r w:rsidRPr="0050150D">
        <w:rPr>
          <w:rFonts w:cs="PFT_Frank" w:hint="cs"/>
          <w:b/>
          <w:bCs/>
          <w:szCs w:val="14"/>
          <w:rtl/>
        </w:rPr>
        <w:t>אם סימן הבא מאליו הוי סימן</w:t>
      </w:r>
      <w:r>
        <w:rPr>
          <w:rFonts w:hint="cs"/>
          <w:rtl/>
        </w:rPr>
        <w:t xml:space="preserve"> </w:t>
      </w:r>
      <w:r w:rsidR="00263C34">
        <w:rPr>
          <w:rStyle w:val="affffe"/>
          <w:rFonts w:hint="cs"/>
          <w:rtl/>
        </w:rPr>
        <w:t>ו</w:t>
      </w:r>
      <w:r w:rsidRPr="00ED516D">
        <w:rPr>
          <w:rStyle w:val="affffe"/>
          <w:rFonts w:hint="cs"/>
          <w:rtl/>
        </w:rPr>
        <w:t>ל</w:t>
      </w:r>
      <w:r w:rsidR="006F071F" w:rsidRPr="00ED516D">
        <w:rPr>
          <w:rStyle w:val="affffe"/>
          <w:rFonts w:hint="cs"/>
          <w:rtl/>
        </w:rPr>
        <w:t>כו</w:t>
      </w:r>
      <w:r w:rsidR="006F071F" w:rsidRPr="00ED516D">
        <w:rPr>
          <w:rStyle w:val="affffe"/>
          <w:rtl/>
        </w:rPr>
        <w:t>"</w:t>
      </w:r>
      <w:r w:rsidR="006F071F" w:rsidRPr="00ED516D">
        <w:rPr>
          <w:rStyle w:val="affffe"/>
          <w:rFonts w:hint="cs"/>
          <w:rtl/>
        </w:rPr>
        <w:t>ע העשוי לידרס הוי סימן ומעבירין על האוכלין.</w:t>
      </w:r>
    </w:p>
    <w:p w14:paraId="1E2DD4C7" w14:textId="759DB0B1" w:rsidR="00F707CE" w:rsidRPr="00F707CE" w:rsidRDefault="006F071F" w:rsidP="00ED516D">
      <w:pPr>
        <w:pStyle w:val="36"/>
        <w:framePr w:wrap="notBeside"/>
        <w:rPr>
          <w:rtl/>
        </w:rPr>
      </w:pPr>
      <w:r w:rsidRPr="00F707CE">
        <w:rPr>
          <w:rtl/>
        </w:rPr>
        <w:t>ו</w:t>
      </w:r>
      <w:r w:rsidRPr="00F707CE">
        <w:rPr>
          <w:rFonts w:hint="cs"/>
          <w:rtl/>
        </w:rPr>
        <w:t>ל</w:t>
      </w:r>
      <w:r w:rsidRPr="00F707CE">
        <w:rPr>
          <w:rtl/>
        </w:rPr>
        <w:t>רבה</w:t>
      </w:r>
      <w:r w:rsidRPr="00F707CE">
        <w:rPr>
          <w:rFonts w:hint="cs"/>
          <w:rtl/>
        </w:rPr>
        <w:t>:</w:t>
      </w:r>
      <w:r w:rsidR="00ED516D" w:rsidRPr="00F707CE">
        <w:rPr>
          <w:rFonts w:hint="cs"/>
          <w:rtl/>
        </w:rPr>
        <w:t xml:space="preserve"> </w:t>
      </w:r>
      <w:r w:rsidR="00263C34" w:rsidRPr="00F707CE">
        <w:rPr>
          <w:rFonts w:hint="cs"/>
          <w:rtl/>
        </w:rPr>
        <w:t>חלקו</w:t>
      </w:r>
      <w:r w:rsidR="00F707CE" w:rsidRPr="00F707CE">
        <w:rPr>
          <w:rFonts w:hint="cs"/>
          <w:rtl/>
        </w:rPr>
        <w:t>:</w:t>
      </w:r>
    </w:p>
    <w:p w14:paraId="51178A7D" w14:textId="040A6769" w:rsidR="006F071F" w:rsidRDefault="006F071F" w:rsidP="00440EB0">
      <w:pPr>
        <w:rPr>
          <w:rtl/>
        </w:rPr>
      </w:pPr>
      <w:r w:rsidRPr="0050150D">
        <w:rPr>
          <w:rFonts w:cs="PFT_Frank" w:hint="cs"/>
          <w:b/>
          <w:bCs/>
          <w:szCs w:val="14"/>
          <w:rtl/>
        </w:rPr>
        <w:t>בסימן הבא מאליו</w:t>
      </w:r>
      <w:r w:rsidRPr="00382FF0">
        <w:rPr>
          <w:rFonts w:hint="cs"/>
          <w:rtl/>
        </w:rPr>
        <w:t xml:space="preserve"> </w:t>
      </w:r>
      <w:r w:rsidRPr="005E3761">
        <w:rPr>
          <w:rStyle w:val="affffc"/>
          <w:rFonts w:hint="cs"/>
          <w:rtl/>
        </w:rPr>
        <w:t>דלת</w:t>
      </w:r>
      <w:r w:rsidRPr="005E3761">
        <w:rPr>
          <w:rStyle w:val="affffc"/>
          <w:rtl/>
        </w:rPr>
        <w:t>"</w:t>
      </w:r>
      <w:r w:rsidRPr="005E3761">
        <w:rPr>
          <w:rStyle w:val="affffc"/>
          <w:rFonts w:hint="cs"/>
          <w:rtl/>
        </w:rPr>
        <w:t>ק</w:t>
      </w:r>
      <w:r w:rsidR="001F29E1" w:rsidRPr="005E3761">
        <w:rPr>
          <w:rStyle w:val="affffc"/>
          <w:rFonts w:hint="cs"/>
          <w:rtl/>
        </w:rPr>
        <w:t>:</w:t>
      </w:r>
      <w:r w:rsidRPr="00382FF0">
        <w:rPr>
          <w:rFonts w:hint="cs"/>
          <w:rtl/>
        </w:rPr>
        <w:t xml:space="preserve"> לא הוי סימן</w:t>
      </w:r>
      <w:r w:rsidR="001F29E1">
        <w:rPr>
          <w:rFonts w:hint="cs"/>
          <w:rtl/>
        </w:rPr>
        <w:t>,</w:t>
      </w:r>
      <w:r w:rsidRPr="00382FF0">
        <w:rPr>
          <w:rFonts w:hint="cs"/>
          <w:rtl/>
        </w:rPr>
        <w:t xml:space="preserve"> </w:t>
      </w:r>
      <w:r w:rsidRPr="005E3761">
        <w:rPr>
          <w:rStyle w:val="affffc"/>
          <w:rFonts w:hint="cs"/>
          <w:rtl/>
        </w:rPr>
        <w:t>ולר</w:t>
      </w:r>
      <w:r w:rsidRPr="005E3761">
        <w:rPr>
          <w:rStyle w:val="affffc"/>
          <w:rtl/>
        </w:rPr>
        <w:t>"</w:t>
      </w:r>
      <w:r w:rsidRPr="005E3761">
        <w:rPr>
          <w:rStyle w:val="affffc"/>
          <w:rFonts w:hint="cs"/>
          <w:rtl/>
        </w:rPr>
        <w:t>י</w:t>
      </w:r>
      <w:r w:rsidR="001F29E1" w:rsidRPr="005E3761">
        <w:rPr>
          <w:rStyle w:val="affffc"/>
          <w:rFonts w:hint="cs"/>
          <w:rtl/>
        </w:rPr>
        <w:t>:</w:t>
      </w:r>
      <w:r w:rsidRPr="00382FF0">
        <w:rPr>
          <w:rFonts w:hint="cs"/>
          <w:rtl/>
        </w:rPr>
        <w:t xml:space="preserve"> הוי סימן</w:t>
      </w:r>
      <w:r w:rsidR="00263C34">
        <w:rPr>
          <w:rFonts w:hint="cs"/>
          <w:rtl/>
        </w:rPr>
        <w:t>.</w:t>
      </w:r>
    </w:p>
    <w:p w14:paraId="1FA9C866" w14:textId="4378EF15" w:rsidR="00263C34" w:rsidRPr="00382FF0" w:rsidRDefault="00263C34" w:rsidP="00263C34">
      <w:pPr>
        <w:pStyle w:val="affffd"/>
        <w:rPr>
          <w:rtl/>
        </w:rPr>
      </w:pPr>
      <w:r>
        <w:rPr>
          <w:rFonts w:hint="cs"/>
          <w:rtl/>
        </w:rPr>
        <w:t xml:space="preserve">ולכו''ע </w:t>
      </w:r>
      <w:r w:rsidRPr="00382FF0">
        <w:rPr>
          <w:rFonts w:hint="cs"/>
          <w:rtl/>
        </w:rPr>
        <w:t xml:space="preserve">העשוי לידרס </w:t>
      </w:r>
      <w:r w:rsidRPr="00382FF0">
        <w:rPr>
          <w:rtl/>
        </w:rPr>
        <w:t>לא הוי סימן, ואין מעבירין על האוכלין.</w:t>
      </w:r>
    </w:p>
    <w:p w14:paraId="0069533F" w14:textId="664AD0C8" w:rsidR="00F707CE" w:rsidRPr="00F707CE" w:rsidRDefault="001F29E1" w:rsidP="00942286">
      <w:pPr>
        <w:pStyle w:val="36"/>
        <w:framePr w:wrap="notBeside"/>
        <w:rPr>
          <w:rtl/>
        </w:rPr>
      </w:pPr>
      <w:r w:rsidRPr="00F707CE">
        <w:rPr>
          <w:rFonts w:hint="cs"/>
          <w:rtl/>
        </w:rPr>
        <w:t xml:space="preserve">ב. </w:t>
      </w:r>
      <w:r w:rsidR="006F071F" w:rsidRPr="00F707CE">
        <w:rPr>
          <w:rFonts w:hint="cs"/>
          <w:rtl/>
        </w:rPr>
        <w:t>א</w:t>
      </w:r>
      <w:r w:rsidR="006F071F" w:rsidRPr="00F707CE">
        <w:rPr>
          <w:rtl/>
        </w:rPr>
        <w:t>"</w:t>
      </w:r>
      <w:r w:rsidR="006F071F" w:rsidRPr="00F707CE">
        <w:rPr>
          <w:rFonts w:hint="cs"/>
          <w:rtl/>
        </w:rPr>
        <w:t>ד</w:t>
      </w:r>
      <w:r w:rsidR="004651BD" w:rsidRPr="00F707CE">
        <w:rPr>
          <w:rFonts w:hint="cs"/>
          <w:rtl/>
        </w:rPr>
        <w:t xml:space="preserve"> חלקו</w:t>
      </w:r>
      <w:r w:rsidR="00F707CE" w:rsidRPr="00F707CE">
        <w:rPr>
          <w:rtl/>
        </w:rPr>
        <w:t>:</w:t>
      </w:r>
    </w:p>
    <w:p w14:paraId="0C951261" w14:textId="5F48A185" w:rsidR="00A6533C" w:rsidRPr="00576ACD" w:rsidRDefault="004651BD" w:rsidP="004651BD">
      <w:pPr>
        <w:rPr>
          <w:spacing w:val="-4"/>
          <w:rtl/>
        </w:rPr>
      </w:pPr>
      <w:r w:rsidRPr="00576ACD">
        <w:rPr>
          <w:rFonts w:hint="cs"/>
          <w:spacing w:val="-4"/>
          <w:rtl/>
        </w:rPr>
        <w:t xml:space="preserve">אי מעבירין על האוכלים </w:t>
      </w:r>
      <w:r w:rsidRPr="00576ACD">
        <w:rPr>
          <w:rStyle w:val="affffe"/>
          <w:rFonts w:hint="cs"/>
          <w:spacing w:val="-4"/>
          <w:rtl/>
        </w:rPr>
        <w:t xml:space="preserve">ולכו''ע </w:t>
      </w:r>
      <w:r w:rsidR="006F071F" w:rsidRPr="00576ACD">
        <w:rPr>
          <w:rStyle w:val="affffe"/>
          <w:rFonts w:hint="cs"/>
          <w:spacing w:val="-4"/>
          <w:rtl/>
        </w:rPr>
        <w:t>הבא מאליו הוי סימן והעשוי לידרס לא הוי סימן</w:t>
      </w:r>
      <w:r w:rsidR="006F071F" w:rsidRPr="00576ACD">
        <w:rPr>
          <w:rFonts w:hint="cs"/>
          <w:spacing w:val="-4"/>
          <w:rtl/>
        </w:rPr>
        <w:t xml:space="preserve"> </w:t>
      </w:r>
    </w:p>
    <w:p w14:paraId="3D1824BA" w14:textId="16CD52C3" w:rsidR="00F707CE" w:rsidRPr="00F707CE" w:rsidRDefault="006F071F" w:rsidP="00942286">
      <w:pPr>
        <w:pStyle w:val="36"/>
        <w:framePr w:wrap="notBeside"/>
        <w:rPr>
          <w:rtl/>
        </w:rPr>
      </w:pPr>
      <w:r w:rsidRPr="00F707CE">
        <w:rPr>
          <w:rFonts w:hint="cs"/>
          <w:rtl/>
        </w:rPr>
        <w:lastRenderedPageBreak/>
        <w:t>והקשה ר</w:t>
      </w:r>
      <w:r w:rsidRPr="00F707CE">
        <w:rPr>
          <w:rtl/>
        </w:rPr>
        <w:t>"</w:t>
      </w:r>
      <w:r w:rsidRPr="00F707CE">
        <w:rPr>
          <w:rFonts w:hint="cs"/>
          <w:rtl/>
        </w:rPr>
        <w:t>ז</w:t>
      </w:r>
      <w:r w:rsidRPr="00F707CE">
        <w:rPr>
          <w:rtl/>
        </w:rPr>
        <w:t xml:space="preserve"> </w:t>
      </w:r>
      <w:r w:rsidRPr="00F707CE">
        <w:rPr>
          <w:rFonts w:hint="cs"/>
          <w:rtl/>
        </w:rPr>
        <w:t>מ</w:t>
      </w:r>
      <w:r w:rsidRPr="00F707CE">
        <w:rPr>
          <w:rtl/>
        </w:rPr>
        <w:t>רבא</w:t>
      </w:r>
      <w:r w:rsidR="00F707CE" w:rsidRPr="00F707CE">
        <w:rPr>
          <w:rtl/>
        </w:rPr>
        <w:t>:</w:t>
      </w:r>
    </w:p>
    <w:p w14:paraId="1D22C351" w14:textId="63AB48E3" w:rsidR="00A6533C" w:rsidRPr="00683006" w:rsidRDefault="006F071F" w:rsidP="009B508D">
      <w:pPr>
        <w:rPr>
          <w:spacing w:val="-2"/>
          <w:rtl/>
        </w:rPr>
      </w:pPr>
      <w:r w:rsidRPr="005E3761">
        <w:rPr>
          <w:rStyle w:val="affffc"/>
          <w:rFonts w:hint="cs"/>
          <w:spacing w:val="-2"/>
          <w:rtl/>
        </w:rPr>
        <w:t>דאי לת</w:t>
      </w:r>
      <w:r w:rsidRPr="005E3761">
        <w:rPr>
          <w:rStyle w:val="affffc"/>
          <w:spacing w:val="-2"/>
          <w:rtl/>
        </w:rPr>
        <w:t>"</w:t>
      </w:r>
      <w:r w:rsidRPr="005E3761">
        <w:rPr>
          <w:rStyle w:val="affffc"/>
          <w:rFonts w:hint="cs"/>
          <w:spacing w:val="-2"/>
          <w:rtl/>
        </w:rPr>
        <w:t>ק</w:t>
      </w:r>
      <w:r w:rsidRPr="00683006">
        <w:rPr>
          <w:rFonts w:hint="cs"/>
          <w:spacing w:val="-2"/>
          <w:rtl/>
        </w:rPr>
        <w:t xml:space="preserve"> מעבירין על האוכלין אמאי ככרות בעה</w:t>
      </w:r>
      <w:r w:rsidRPr="00683006">
        <w:rPr>
          <w:spacing w:val="-2"/>
          <w:rtl/>
        </w:rPr>
        <w:t>"</w:t>
      </w:r>
      <w:r w:rsidRPr="00683006">
        <w:rPr>
          <w:rFonts w:hint="cs"/>
          <w:spacing w:val="-2"/>
          <w:rtl/>
        </w:rPr>
        <w:t>ב ברה</w:t>
      </w:r>
      <w:r w:rsidRPr="00683006">
        <w:rPr>
          <w:spacing w:val="-2"/>
          <w:rtl/>
        </w:rPr>
        <w:t>"</w:t>
      </w:r>
      <w:r w:rsidRPr="00683006">
        <w:rPr>
          <w:rFonts w:hint="cs"/>
          <w:spacing w:val="-2"/>
          <w:rtl/>
        </w:rPr>
        <w:t>ר מכריז</w:t>
      </w:r>
    </w:p>
    <w:p w14:paraId="2A5EECE5" w14:textId="5CD8F612" w:rsidR="00F707CE" w:rsidRPr="00F707CE" w:rsidRDefault="00683006" w:rsidP="00942286">
      <w:pPr>
        <w:pStyle w:val="36"/>
        <w:framePr w:wrap="notBeside"/>
        <w:rPr>
          <w:rtl/>
        </w:rPr>
      </w:pPr>
      <w:r w:rsidRPr="00F707CE">
        <w:rPr>
          <w:rFonts w:hint="cs"/>
          <w:rtl/>
        </w:rPr>
        <w:t xml:space="preserve">-ב. </w:t>
      </w:r>
      <w:r w:rsidR="006F071F" w:rsidRPr="00F707CE">
        <w:rPr>
          <w:rtl/>
        </w:rPr>
        <w:t xml:space="preserve">אלא </w:t>
      </w:r>
      <w:r w:rsidR="006F071F" w:rsidRPr="00F707CE">
        <w:rPr>
          <w:rFonts w:hint="cs"/>
          <w:rtl/>
        </w:rPr>
        <w:t>ר</w:t>
      </w:r>
      <w:r w:rsidR="006F071F" w:rsidRPr="00F707CE">
        <w:rPr>
          <w:rtl/>
        </w:rPr>
        <w:t>"</w:t>
      </w:r>
      <w:r w:rsidR="006F071F" w:rsidRPr="00F707CE">
        <w:rPr>
          <w:rFonts w:hint="cs"/>
          <w:rtl/>
        </w:rPr>
        <w:t>ז מ</w:t>
      </w:r>
      <w:r w:rsidR="006F071F" w:rsidRPr="00F707CE">
        <w:rPr>
          <w:rtl/>
        </w:rPr>
        <w:t>רבא</w:t>
      </w:r>
      <w:r w:rsidR="00F707CE" w:rsidRPr="00F707CE">
        <w:rPr>
          <w:rtl/>
        </w:rPr>
        <w:t>:</w:t>
      </w:r>
    </w:p>
    <w:p w14:paraId="211F2543" w14:textId="6245C9E3" w:rsidR="00A6533C" w:rsidRDefault="00942286" w:rsidP="00942286">
      <w:pPr>
        <w:rPr>
          <w:rtl/>
        </w:rPr>
      </w:pPr>
      <w:r w:rsidRPr="005E3761">
        <w:rPr>
          <w:rStyle w:val="affffc"/>
          <w:rFonts w:hint="cs"/>
          <w:rtl/>
        </w:rPr>
        <w:t xml:space="preserve">וחלקו: </w:t>
      </w:r>
      <w:r w:rsidR="006F071F" w:rsidRPr="00382FF0">
        <w:rPr>
          <w:rFonts w:hint="cs"/>
          <w:rtl/>
        </w:rPr>
        <w:t xml:space="preserve">בסימן הבא מאליו </w:t>
      </w:r>
      <w:r w:rsidR="006F071F" w:rsidRPr="005E3761">
        <w:rPr>
          <w:rStyle w:val="affffc"/>
          <w:rFonts w:hint="cs"/>
          <w:rtl/>
        </w:rPr>
        <w:t>לת</w:t>
      </w:r>
      <w:r w:rsidR="006F071F" w:rsidRPr="005E3761">
        <w:rPr>
          <w:rStyle w:val="affffc"/>
          <w:rtl/>
        </w:rPr>
        <w:t>"</w:t>
      </w:r>
      <w:r w:rsidR="006F071F" w:rsidRPr="005E3761">
        <w:rPr>
          <w:rStyle w:val="affffc"/>
          <w:rFonts w:hint="cs"/>
          <w:rtl/>
        </w:rPr>
        <w:t>ק</w:t>
      </w:r>
      <w:r w:rsidR="00683006" w:rsidRPr="005E3761">
        <w:rPr>
          <w:rStyle w:val="affffc"/>
          <w:rFonts w:hint="cs"/>
          <w:rtl/>
        </w:rPr>
        <w:t>:</w:t>
      </w:r>
      <w:r w:rsidR="006F071F" w:rsidRPr="00382FF0">
        <w:rPr>
          <w:rFonts w:hint="cs"/>
          <w:rtl/>
        </w:rPr>
        <w:t xml:space="preserve"> לא הוי סימן </w:t>
      </w:r>
      <w:r w:rsidR="006F071F" w:rsidRPr="005E3761">
        <w:rPr>
          <w:rStyle w:val="affffc"/>
          <w:rFonts w:hint="cs"/>
          <w:rtl/>
        </w:rPr>
        <w:t>ולר</w:t>
      </w:r>
      <w:r w:rsidR="006F071F" w:rsidRPr="005E3761">
        <w:rPr>
          <w:rStyle w:val="affffc"/>
          <w:rtl/>
        </w:rPr>
        <w:t>"</w:t>
      </w:r>
      <w:r w:rsidR="006F071F" w:rsidRPr="005E3761">
        <w:rPr>
          <w:rStyle w:val="affffc"/>
          <w:rFonts w:hint="cs"/>
          <w:rtl/>
        </w:rPr>
        <w:t>י</w:t>
      </w:r>
      <w:r w:rsidR="00347B7C" w:rsidRPr="005E3761">
        <w:rPr>
          <w:rStyle w:val="affffc"/>
          <w:rFonts w:hint="cs"/>
          <w:rtl/>
        </w:rPr>
        <w:t>:</w:t>
      </w:r>
      <w:r w:rsidR="006F071F" w:rsidRPr="00382FF0">
        <w:rPr>
          <w:rFonts w:hint="cs"/>
          <w:rtl/>
        </w:rPr>
        <w:t xml:space="preserve"> הוי סימן.</w:t>
      </w:r>
    </w:p>
    <w:p w14:paraId="6B5199D6" w14:textId="45285F89" w:rsidR="00347B7C" w:rsidRPr="00382FF0" w:rsidRDefault="00347B7C" w:rsidP="00347B7C">
      <w:pPr>
        <w:pStyle w:val="affffd"/>
        <w:rPr>
          <w:rtl/>
        </w:rPr>
      </w:pPr>
      <w:r w:rsidRPr="00347B7C">
        <w:rPr>
          <w:rtl/>
        </w:rPr>
        <w:t>ד</w:t>
      </w:r>
      <w:r w:rsidRPr="00347B7C">
        <w:rPr>
          <w:rFonts w:hint="cs"/>
          <w:rtl/>
        </w:rPr>
        <w:t>ל</w:t>
      </w:r>
      <w:r w:rsidRPr="00347B7C">
        <w:rPr>
          <w:rtl/>
        </w:rPr>
        <w:t>כו"</w:t>
      </w:r>
      <w:r w:rsidRPr="00347B7C">
        <w:rPr>
          <w:rFonts w:hint="cs"/>
          <w:rtl/>
        </w:rPr>
        <w:t>ע</w:t>
      </w:r>
      <w:r w:rsidRPr="00347B7C">
        <w:rPr>
          <w:rtl/>
        </w:rPr>
        <w:t>: סימן</w:t>
      </w:r>
      <w:r w:rsidRPr="00382FF0">
        <w:rPr>
          <w:rtl/>
        </w:rPr>
        <w:t xml:space="preserve"> העשוי לידרס הוי סימן, ומעבירין על האוכלין.</w:t>
      </w:r>
    </w:p>
    <w:p w14:paraId="688C8D1E" w14:textId="5F23DE84" w:rsidR="00F707CE" w:rsidRPr="00F707CE" w:rsidRDefault="006F071F" w:rsidP="00237964">
      <w:pPr>
        <w:pStyle w:val="36"/>
        <w:framePr w:wrap="notBeside"/>
        <w:rPr>
          <w:rtl/>
        </w:rPr>
      </w:pPr>
      <w:r w:rsidRPr="00F707CE">
        <w:rPr>
          <w:rFonts w:hint="cs"/>
          <w:rtl/>
        </w:rPr>
        <w:t xml:space="preserve">ולרבה </w:t>
      </w:r>
      <w:r w:rsidR="00347B7C" w:rsidRPr="00F707CE">
        <w:rPr>
          <w:rFonts w:hint="cs"/>
          <w:rtl/>
        </w:rPr>
        <w:t>חלקו</w:t>
      </w:r>
      <w:r w:rsidR="00F707CE" w:rsidRPr="00F707CE">
        <w:rPr>
          <w:rFonts w:hint="cs"/>
          <w:rtl/>
        </w:rPr>
        <w:t>:</w:t>
      </w:r>
    </w:p>
    <w:p w14:paraId="51BA587F" w14:textId="16B2E875" w:rsidR="006F071F" w:rsidRDefault="006F071F" w:rsidP="00FC23BB">
      <w:pPr>
        <w:rPr>
          <w:rtl/>
        </w:rPr>
      </w:pPr>
      <w:r w:rsidRPr="00382FF0">
        <w:rPr>
          <w:rtl/>
        </w:rPr>
        <w:t>בסימן הבא מאיליו</w:t>
      </w:r>
      <w:r w:rsidR="00683006">
        <w:rPr>
          <w:rFonts w:hint="cs"/>
          <w:rtl/>
        </w:rPr>
        <w:t>,</w:t>
      </w:r>
      <w:r w:rsidRPr="00382FF0">
        <w:rPr>
          <w:rtl/>
        </w:rPr>
        <w:t xml:space="preserve"> </w:t>
      </w:r>
      <w:r w:rsidRPr="005E3761">
        <w:rPr>
          <w:rStyle w:val="affffc"/>
          <w:rFonts w:hint="cs"/>
          <w:rtl/>
        </w:rPr>
        <w:t>דלת</w:t>
      </w:r>
      <w:r w:rsidRPr="005E3761">
        <w:rPr>
          <w:rStyle w:val="affffc"/>
          <w:rtl/>
        </w:rPr>
        <w:t>"</w:t>
      </w:r>
      <w:r w:rsidRPr="005E3761">
        <w:rPr>
          <w:rStyle w:val="affffc"/>
          <w:rFonts w:hint="cs"/>
          <w:rtl/>
        </w:rPr>
        <w:t>ק</w:t>
      </w:r>
      <w:r w:rsidRPr="005E3761">
        <w:rPr>
          <w:rStyle w:val="affffc"/>
          <w:rtl/>
        </w:rPr>
        <w:t>:</w:t>
      </w:r>
      <w:r w:rsidRPr="00382FF0">
        <w:rPr>
          <w:rtl/>
        </w:rPr>
        <w:t xml:space="preserve"> לא הוי סימן, </w:t>
      </w:r>
      <w:r w:rsidRPr="005E3761">
        <w:rPr>
          <w:rStyle w:val="affffc"/>
          <w:rtl/>
        </w:rPr>
        <w:t>ו</w:t>
      </w:r>
      <w:r w:rsidRPr="005E3761">
        <w:rPr>
          <w:rStyle w:val="affffc"/>
          <w:rFonts w:hint="cs"/>
          <w:rtl/>
        </w:rPr>
        <w:t>לר</w:t>
      </w:r>
      <w:r w:rsidRPr="005E3761">
        <w:rPr>
          <w:rStyle w:val="affffc"/>
          <w:rtl/>
        </w:rPr>
        <w:t>"</w:t>
      </w:r>
      <w:r w:rsidRPr="005E3761">
        <w:rPr>
          <w:rStyle w:val="affffc"/>
          <w:rFonts w:hint="cs"/>
          <w:rtl/>
        </w:rPr>
        <w:t>י</w:t>
      </w:r>
      <w:r w:rsidRPr="005E3761">
        <w:rPr>
          <w:rStyle w:val="affffc"/>
          <w:rtl/>
        </w:rPr>
        <w:t xml:space="preserve">: </w:t>
      </w:r>
      <w:r w:rsidRPr="00382FF0">
        <w:rPr>
          <w:rtl/>
        </w:rPr>
        <w:t>הוי סימן.</w:t>
      </w:r>
    </w:p>
    <w:p w14:paraId="2D207458" w14:textId="419F4ED0" w:rsidR="00347B7C" w:rsidRPr="00382FF0" w:rsidRDefault="00347B7C" w:rsidP="00683006">
      <w:pPr>
        <w:pStyle w:val="affffd"/>
        <w:spacing w:after="60"/>
        <w:rPr>
          <w:rtl/>
        </w:rPr>
      </w:pPr>
      <w:r>
        <w:rPr>
          <w:rFonts w:hint="cs"/>
          <w:rtl/>
        </w:rPr>
        <w:t xml:space="preserve">ולכו''ע </w:t>
      </w:r>
      <w:r w:rsidRPr="00382FF0">
        <w:rPr>
          <w:rtl/>
        </w:rPr>
        <w:t>סימן העשוי לידרס לא הוי סימן, ואין מעבירין על האוכלין.</w:t>
      </w:r>
    </w:p>
    <w:p w14:paraId="166BF29D" w14:textId="22423726" w:rsidR="00F707CE" w:rsidRPr="00F707CE" w:rsidRDefault="006F071F" w:rsidP="00683006">
      <w:pPr>
        <w:pStyle w:val="36"/>
        <w:framePr w:wrap="notBeside"/>
        <w:rPr>
          <w:rtl/>
        </w:rPr>
      </w:pPr>
      <w:r w:rsidRPr="00F707CE">
        <w:rPr>
          <w:rtl/>
        </w:rPr>
        <w:t>•</w:t>
      </w:r>
      <w:r w:rsidRPr="00F707CE">
        <w:rPr>
          <w:rFonts w:hint="cs"/>
          <w:rtl/>
        </w:rPr>
        <w:t xml:space="preserve"> ר</w:t>
      </w:r>
      <w:r w:rsidRPr="00F707CE">
        <w:rPr>
          <w:rtl/>
        </w:rPr>
        <w:t>"</w:t>
      </w:r>
      <w:r w:rsidRPr="00F707CE">
        <w:rPr>
          <w:rFonts w:hint="cs"/>
          <w:rtl/>
        </w:rPr>
        <w:t>ז מ</w:t>
      </w:r>
      <w:r w:rsidRPr="00F707CE">
        <w:rPr>
          <w:rtl/>
        </w:rPr>
        <w:t>רבא</w:t>
      </w:r>
      <w:r w:rsidR="00F707CE" w:rsidRPr="00F707CE">
        <w:rPr>
          <w:rtl/>
        </w:rPr>
        <w:t>:</w:t>
      </w:r>
    </w:p>
    <w:p w14:paraId="1A511C84" w14:textId="730EB613" w:rsidR="006F071F" w:rsidRPr="00382FF0" w:rsidRDefault="006F071F" w:rsidP="009B508D">
      <w:pPr>
        <w:rPr>
          <w:rtl/>
        </w:rPr>
      </w:pPr>
      <w:r w:rsidRPr="005E3761">
        <w:rPr>
          <w:rStyle w:val="affffc"/>
          <w:rtl/>
        </w:rPr>
        <w:t>כללא דאבידתא:</w:t>
      </w:r>
      <w:r w:rsidRPr="00382FF0">
        <w:rPr>
          <w:rtl/>
        </w:rPr>
        <w:t xml:space="preserve"> כיון דאמר ווי לה לחסרון כיס </w:t>
      </w:r>
      <w:r w:rsidR="00683006">
        <w:rPr>
          <w:rtl/>
        </w:rPr>
        <w:t>–</w:t>
      </w:r>
      <w:r w:rsidRPr="00382FF0">
        <w:rPr>
          <w:rtl/>
        </w:rPr>
        <w:t xml:space="preserve"> </w:t>
      </w:r>
      <w:r w:rsidR="00683006">
        <w:rPr>
          <w:rFonts w:hint="cs"/>
          <w:rtl/>
        </w:rPr>
        <w:t>מתייאש ממנה</w:t>
      </w:r>
      <w:r w:rsidRPr="00382FF0">
        <w:rPr>
          <w:rtl/>
        </w:rPr>
        <w:t>.</w:t>
      </w:r>
    </w:p>
    <w:p w14:paraId="31AF8E81" w14:textId="7DB877B0" w:rsidR="00F707CE" w:rsidRPr="00F707CE" w:rsidRDefault="006F071F" w:rsidP="00683006">
      <w:pPr>
        <w:pStyle w:val="36"/>
        <w:framePr w:wrap="notBeside"/>
        <w:rPr>
          <w:rtl/>
        </w:rPr>
      </w:pPr>
      <w:r w:rsidRPr="00F707CE">
        <w:rPr>
          <w:rtl/>
        </w:rPr>
        <w:t>•</w:t>
      </w:r>
      <w:r w:rsidRPr="00F707CE">
        <w:rPr>
          <w:rFonts w:hint="cs"/>
          <w:rtl/>
        </w:rPr>
        <w:t xml:space="preserve"> ר</w:t>
      </w:r>
      <w:r w:rsidRPr="00F707CE">
        <w:rPr>
          <w:rtl/>
        </w:rPr>
        <w:t>"</w:t>
      </w:r>
      <w:r w:rsidRPr="00F707CE">
        <w:rPr>
          <w:rFonts w:hint="cs"/>
          <w:rtl/>
        </w:rPr>
        <w:t>ז מ</w:t>
      </w:r>
      <w:r w:rsidRPr="00F707CE">
        <w:rPr>
          <w:rtl/>
        </w:rPr>
        <w:t>רבא</w:t>
      </w:r>
      <w:r w:rsidR="00F707CE" w:rsidRPr="00F707CE">
        <w:rPr>
          <w:rtl/>
        </w:rPr>
        <w:t>:</w:t>
      </w:r>
    </w:p>
    <w:p w14:paraId="34BFBE5C" w14:textId="46472051" w:rsidR="006F071F" w:rsidRPr="00382FF0" w:rsidRDefault="006F071F" w:rsidP="00180518">
      <w:pPr>
        <w:rPr>
          <w:rtl/>
        </w:rPr>
      </w:pPr>
      <w:r w:rsidRPr="005E3761">
        <w:rPr>
          <w:rStyle w:val="affffc"/>
          <w:rtl/>
        </w:rPr>
        <w:t>הלכ</w:t>
      </w:r>
      <w:r w:rsidR="005061EF" w:rsidRPr="005E3761">
        <w:rPr>
          <w:rStyle w:val="affffc"/>
          <w:rFonts w:hint="cs"/>
          <w:rtl/>
        </w:rPr>
        <w:t>ה</w:t>
      </w:r>
      <w:r w:rsidRPr="00382FF0">
        <w:rPr>
          <w:rtl/>
        </w:rPr>
        <w:t xml:space="preserve"> </w:t>
      </w:r>
      <w:r w:rsidRPr="0050150D">
        <w:rPr>
          <w:rFonts w:cs="PFT_Frank"/>
          <w:b/>
          <w:bCs/>
          <w:spacing w:val="-2"/>
          <w:szCs w:val="14"/>
          <w:rtl/>
        </w:rPr>
        <w:t>כריכות</w:t>
      </w:r>
      <w:r w:rsidR="00180518" w:rsidRPr="0050150D">
        <w:rPr>
          <w:rFonts w:cs="PFT_Frank" w:hint="cs"/>
          <w:b/>
          <w:bCs/>
          <w:spacing w:val="-2"/>
          <w:szCs w:val="14"/>
          <w:rtl/>
        </w:rPr>
        <w:t xml:space="preserve"> שאין בזה סימן</w:t>
      </w:r>
      <w:r w:rsidR="00180518" w:rsidRPr="00180518">
        <w:rPr>
          <w:rFonts w:hint="cs"/>
          <w:spacing w:val="-2"/>
          <w:rtl/>
        </w:rPr>
        <w:t xml:space="preserve"> רק ברה''י בדרך הנחה נוטל ומכריז</w:t>
      </w:r>
      <w:r w:rsidR="00180518">
        <w:rPr>
          <w:rFonts w:hint="cs"/>
          <w:rtl/>
        </w:rPr>
        <w:t xml:space="preserve"> </w:t>
      </w:r>
    </w:p>
    <w:p w14:paraId="3C4C9CD3" w14:textId="001A77BD" w:rsidR="00D77BA1" w:rsidRPr="0050150D" w:rsidRDefault="006F071F" w:rsidP="009B508D">
      <w:pPr>
        <w:rPr>
          <w:rFonts w:cs="PFT_Frank"/>
          <w:b/>
          <w:bCs/>
          <w:szCs w:val="14"/>
          <w:rtl/>
        </w:rPr>
      </w:pPr>
      <w:r w:rsidRPr="0050150D">
        <w:rPr>
          <w:rFonts w:cs="PFT_Frank"/>
          <w:b/>
          <w:bCs/>
          <w:szCs w:val="14"/>
          <w:rtl/>
        </w:rPr>
        <w:t xml:space="preserve">בדבר שיש בו סימן </w:t>
      </w:r>
    </w:p>
    <w:p w14:paraId="2027CAC9" w14:textId="63E75249" w:rsidR="006F071F" w:rsidRDefault="006F071F" w:rsidP="00596EC8">
      <w:pPr>
        <w:rPr>
          <w:spacing w:val="-2"/>
          <w:rtl/>
        </w:rPr>
      </w:pPr>
      <w:r w:rsidRPr="00CE00BD">
        <w:rPr>
          <w:rFonts w:hint="cs"/>
          <w:spacing w:val="-2"/>
          <w:rtl/>
        </w:rPr>
        <w:t>בין ברה</w:t>
      </w:r>
      <w:r w:rsidRPr="00CE00BD">
        <w:rPr>
          <w:spacing w:val="-2"/>
          <w:rtl/>
        </w:rPr>
        <w:t>"</w:t>
      </w:r>
      <w:r w:rsidRPr="00CE00BD">
        <w:rPr>
          <w:rFonts w:hint="cs"/>
          <w:spacing w:val="-2"/>
          <w:rtl/>
        </w:rPr>
        <w:t>ר בין ברה'י בין דרך נפילה בין דרך הנחה חייב להכריז.</w:t>
      </w:r>
    </w:p>
    <w:p w14:paraId="652A14F3" w14:textId="0C3E21F4" w:rsidR="00596EC8" w:rsidRPr="00CE00BD" w:rsidRDefault="00596EC8" w:rsidP="00596EC8">
      <w:pPr>
        <w:pStyle w:val="aff9"/>
        <w:rPr>
          <w:rtl/>
        </w:rPr>
      </w:pPr>
      <w:r>
        <w:rPr>
          <w:rFonts w:hint="cs"/>
          <w:rtl/>
        </w:rPr>
        <w:t>***</w:t>
      </w:r>
    </w:p>
    <w:p w14:paraId="5984730D" w14:textId="77777777" w:rsidR="00CE00BD" w:rsidRDefault="006F071F" w:rsidP="00CE00BD">
      <w:pPr>
        <w:pStyle w:val="affe"/>
        <w:framePr w:wrap="around"/>
        <w:rPr>
          <w:rtl/>
        </w:rPr>
      </w:pPr>
      <w:r w:rsidRPr="00382FF0">
        <w:rPr>
          <w:rtl/>
        </w:rPr>
        <w:t xml:space="preserve">כג: </w:t>
      </w:r>
    </w:p>
    <w:p w14:paraId="2E2AB06B" w14:textId="57F7D3C8" w:rsidR="006F071F" w:rsidRPr="00382FF0" w:rsidRDefault="006F071F" w:rsidP="00596EC8">
      <w:pPr>
        <w:pStyle w:val="afffb"/>
        <w:spacing w:before="0"/>
        <w:rPr>
          <w:rtl/>
        </w:rPr>
      </w:pPr>
      <w:ins w:id="9806" w:author="מספור קטעי משנה" w:date="2026-10-06T10:03:19Z">
        <w:r>
          <w:rPr>
            <w:rStyle w:val="MisparKeta"/>
          </w:rPr>
          <w:t xml:space="preserve">א. </w:t>
        </w:r>
      </w:ins>
      <w:r w:rsidRPr="00382FF0">
        <w:rPr>
          <w:rtl/>
        </w:rPr>
        <w:t>ומחרוזות של דגים.</w:t>
      </w:r>
    </w:p>
    <w:p w14:paraId="4D5EBECE" w14:textId="73A6DEBA" w:rsidR="00F707CE" w:rsidRPr="00F707CE" w:rsidRDefault="00F707CE" w:rsidP="00CE00BD">
      <w:pPr>
        <w:pStyle w:val="36"/>
        <w:framePr w:wrap="notBeside"/>
        <w:rPr>
          <w:rtl/>
        </w:rPr>
      </w:pPr>
      <w:r w:rsidRPr="00F707CE">
        <w:rPr>
          <w:rtl/>
        </w:rPr>
        <w:t>•</w:t>
      </w:r>
    </w:p>
    <w:p w14:paraId="36BEB736" w14:textId="36FAC4DA" w:rsidR="006F071F" w:rsidRPr="00382FF0" w:rsidRDefault="006F071F" w:rsidP="009B508D">
      <w:pPr>
        <w:rPr>
          <w:rtl/>
        </w:rPr>
      </w:pPr>
      <w:r w:rsidRPr="00382FF0">
        <w:rPr>
          <w:rFonts w:hint="cs"/>
          <w:rtl/>
        </w:rPr>
        <w:t xml:space="preserve">ואין הקשר סימן </w:t>
      </w:r>
      <w:r w:rsidR="004B70E8">
        <w:rPr>
          <w:rFonts w:hint="cs"/>
          <w:rtl/>
        </w:rPr>
        <w:t>- ש</w:t>
      </w:r>
      <w:r w:rsidRPr="00382FF0">
        <w:rPr>
          <w:rFonts w:hint="cs"/>
          <w:rtl/>
        </w:rPr>
        <w:t>כולם קושרים קשר ציידים</w:t>
      </w:r>
      <w:r w:rsidR="004B70E8">
        <w:rPr>
          <w:rFonts w:hint="cs"/>
          <w:rtl/>
        </w:rPr>
        <w:t>.</w:t>
      </w:r>
    </w:p>
    <w:p w14:paraId="69B45385" w14:textId="27DD5E95" w:rsidR="00F707CE" w:rsidRPr="00F707CE" w:rsidRDefault="00F707CE" w:rsidP="00CE00BD">
      <w:pPr>
        <w:pStyle w:val="36"/>
        <w:framePr w:wrap="notBeside"/>
        <w:rPr>
          <w:rtl/>
        </w:rPr>
      </w:pPr>
      <w:r w:rsidRPr="00F707CE">
        <w:rPr>
          <w:rtl/>
        </w:rPr>
        <w:t>•</w:t>
      </w:r>
    </w:p>
    <w:p w14:paraId="4D877140" w14:textId="46CAB5FC" w:rsidR="006F071F" w:rsidRPr="00382FF0" w:rsidRDefault="006F071F" w:rsidP="009B508D">
      <w:pPr>
        <w:rPr>
          <w:rtl/>
        </w:rPr>
      </w:pPr>
      <w:r w:rsidRPr="00382FF0">
        <w:rPr>
          <w:rFonts w:hint="cs"/>
          <w:rtl/>
        </w:rPr>
        <w:t xml:space="preserve">ואין מנין סימן </w:t>
      </w:r>
      <w:r w:rsidR="004B70E8">
        <w:rPr>
          <w:rFonts w:hint="cs"/>
          <w:rtl/>
        </w:rPr>
        <w:t>- ש</w:t>
      </w:r>
      <w:r w:rsidRPr="00382FF0">
        <w:rPr>
          <w:rFonts w:hint="cs"/>
          <w:rtl/>
        </w:rPr>
        <w:t>כולם עושים במנין שוה</w:t>
      </w:r>
      <w:r w:rsidR="004B70E8">
        <w:rPr>
          <w:rFonts w:hint="cs"/>
          <w:rtl/>
        </w:rPr>
        <w:t>.</w:t>
      </w:r>
    </w:p>
    <w:p w14:paraId="0E1C4859" w14:textId="193FDBDC" w:rsidR="00A6533C" w:rsidRPr="00382FF0" w:rsidRDefault="006F071F" w:rsidP="004B70E8">
      <w:pPr>
        <w:pStyle w:val="affff9"/>
        <w:rPr>
          <w:rtl/>
        </w:rPr>
      </w:pPr>
      <w:r w:rsidRPr="005E3761">
        <w:rPr>
          <w:rStyle w:val="affffc"/>
          <w:rFonts w:hint="cs"/>
          <w:b/>
          <w:bCs w:val="0"/>
          <w:rtl/>
        </w:rPr>
        <w:t>בעו מר</w:t>
      </w:r>
      <w:r w:rsidRPr="005E3761">
        <w:rPr>
          <w:rStyle w:val="affffc"/>
          <w:b/>
          <w:bCs w:val="0"/>
          <w:rtl/>
        </w:rPr>
        <w:t>"</w:t>
      </w:r>
      <w:r w:rsidRPr="005E3761">
        <w:rPr>
          <w:rStyle w:val="affffc"/>
          <w:rFonts w:hint="cs"/>
          <w:b/>
          <w:bCs w:val="0"/>
          <w:rtl/>
        </w:rPr>
        <w:t>ש</w:t>
      </w:r>
      <w:r w:rsidRPr="005E3761">
        <w:rPr>
          <w:rStyle w:val="affffc"/>
          <w:b/>
          <w:bCs w:val="0"/>
          <w:rtl/>
        </w:rPr>
        <w:t>:</w:t>
      </w:r>
      <w:r w:rsidRPr="00382FF0">
        <w:rPr>
          <w:rtl/>
        </w:rPr>
        <w:t xml:space="preserve"> </w:t>
      </w:r>
      <w:r w:rsidR="00576ACD">
        <w:rPr>
          <w:rFonts w:hint="cs"/>
          <w:rtl/>
        </w:rPr>
        <w:t xml:space="preserve">האם </w:t>
      </w:r>
      <w:r w:rsidRPr="00382FF0">
        <w:rPr>
          <w:rtl/>
        </w:rPr>
        <w:t>מנין סימן או לא</w:t>
      </w:r>
    </w:p>
    <w:p w14:paraId="631CC575" w14:textId="7CBB6391" w:rsidR="00F707CE" w:rsidRPr="00F707CE" w:rsidRDefault="006F071F" w:rsidP="004B70E8">
      <w:pPr>
        <w:pStyle w:val="36"/>
        <w:framePr w:wrap="notBeside"/>
        <w:rPr>
          <w:rtl/>
        </w:rPr>
      </w:pPr>
      <w:r w:rsidRPr="00F707CE">
        <w:rPr>
          <w:rFonts w:hint="cs"/>
          <w:rtl/>
        </w:rPr>
        <w:t>א</w:t>
      </w:r>
      <w:r w:rsidRPr="00F707CE">
        <w:rPr>
          <w:rtl/>
        </w:rPr>
        <w:t>"</w:t>
      </w:r>
      <w:r w:rsidRPr="00F707CE">
        <w:rPr>
          <w:rFonts w:hint="cs"/>
          <w:rtl/>
        </w:rPr>
        <w:t>ל ר</w:t>
      </w:r>
      <w:r w:rsidRPr="00F707CE">
        <w:rPr>
          <w:rtl/>
        </w:rPr>
        <w:t>"</w:t>
      </w:r>
      <w:r w:rsidRPr="00F707CE">
        <w:rPr>
          <w:rFonts w:hint="cs"/>
          <w:rtl/>
        </w:rPr>
        <w:t>ש</w:t>
      </w:r>
      <w:r w:rsidRPr="00F707CE">
        <w:rPr>
          <w:rtl/>
        </w:rPr>
        <w:t>:</w:t>
      </w:r>
      <w:r w:rsidR="00576ACD" w:rsidRPr="00F707CE">
        <w:rPr>
          <w:rFonts w:hint="cs"/>
          <w:rtl/>
        </w:rPr>
        <w:t xml:space="preserve"> תניתוה</w:t>
      </w:r>
      <w:r w:rsidR="00F707CE" w:rsidRPr="00F707CE">
        <w:rPr>
          <w:rFonts w:hint="cs"/>
          <w:rtl/>
        </w:rPr>
        <w:t>:</w:t>
      </w:r>
    </w:p>
    <w:p w14:paraId="6CB6DBA4" w14:textId="45F50064" w:rsidR="00576ACD" w:rsidRDefault="006F071F" w:rsidP="009B508D">
      <w:pPr>
        <w:rPr>
          <w:rtl/>
        </w:rPr>
      </w:pPr>
      <w:r w:rsidRPr="00382FF0">
        <w:rPr>
          <w:rtl/>
        </w:rPr>
        <w:t xml:space="preserve">מצא כלי כסף וכלי נחושת, גסטרון של אבר וכל כלי מתכות </w:t>
      </w:r>
    </w:p>
    <w:p w14:paraId="7E847616" w14:textId="6A522734" w:rsidR="00576ACD" w:rsidRDefault="00576ACD" w:rsidP="009B508D">
      <w:pPr>
        <w:rPr>
          <w:rtl/>
        </w:rPr>
      </w:pPr>
      <w:r>
        <w:rPr>
          <w:rFonts w:hint="cs"/>
          <w:rtl/>
        </w:rPr>
        <w:t xml:space="preserve">- </w:t>
      </w:r>
      <w:r w:rsidR="006F071F" w:rsidRPr="00382FF0">
        <w:rPr>
          <w:rtl/>
        </w:rPr>
        <w:t>לא יחזיר, עד שיתן אות או עד שיכוין משקלותיו.</w:t>
      </w:r>
      <w:r w:rsidR="006F071F" w:rsidRPr="00382FF0">
        <w:rPr>
          <w:rFonts w:hint="cs"/>
          <w:rtl/>
        </w:rPr>
        <w:t xml:space="preserve"> </w:t>
      </w:r>
    </w:p>
    <w:p w14:paraId="76208EBD" w14:textId="3E347BF7" w:rsidR="006F071F" w:rsidRPr="00382FF0" w:rsidRDefault="006F071F" w:rsidP="009B508D">
      <w:pPr>
        <w:rPr>
          <w:rtl/>
        </w:rPr>
      </w:pPr>
      <w:r w:rsidRPr="00382FF0">
        <w:rPr>
          <w:rFonts w:hint="cs"/>
          <w:rtl/>
        </w:rPr>
        <w:t xml:space="preserve">-  </w:t>
      </w:r>
      <w:r w:rsidRPr="00382FF0">
        <w:rPr>
          <w:rtl/>
        </w:rPr>
        <w:t xml:space="preserve">ומדמשקל הוי סימן - מדה ומנין </w:t>
      </w:r>
      <w:r w:rsidR="00596EC8">
        <w:rPr>
          <w:rFonts w:hint="cs"/>
          <w:rtl/>
        </w:rPr>
        <w:t xml:space="preserve">גם </w:t>
      </w:r>
      <w:r w:rsidRPr="00382FF0">
        <w:rPr>
          <w:rtl/>
        </w:rPr>
        <w:t>הוי סימן.</w:t>
      </w:r>
    </w:p>
    <w:p w14:paraId="614BBA2D" w14:textId="5FD60966" w:rsidR="002C2EC3" w:rsidRDefault="006F071F" w:rsidP="00574E71">
      <w:pPr>
        <w:pStyle w:val="afffb"/>
        <w:rPr>
          <w:rtl/>
        </w:rPr>
      </w:pPr>
      <w:ins w:id="9823" w:author="מספור קטעי משנה" w:date="2026-10-06T06:45:11Z">
        <w:r>
          <w:rPr>
            <w:rStyle w:val="MisparKeta"/>
          </w:rPr>
          <w:t xml:space="preserve">ב. </w:t>
        </w:r>
      </w:ins>
      <w:r w:rsidRPr="006E2536">
        <w:rPr>
          <w:rtl/>
        </w:rPr>
        <w:t>וחתיכות של בשר וכו'.</w:t>
      </w:r>
    </w:p>
    <w:p w14:paraId="03553606" w14:textId="0BF34D3F" w:rsidR="00F707CE" w:rsidRPr="00F707CE" w:rsidRDefault="00F707CE" w:rsidP="00574E71">
      <w:pPr>
        <w:pStyle w:val="36"/>
        <w:framePr w:wrap="notBeside"/>
        <w:rPr>
          <w:rtl/>
        </w:rPr>
      </w:pPr>
      <w:r w:rsidRPr="00F707CE">
        <w:rPr>
          <w:rtl/>
        </w:rPr>
        <w:t>•</w:t>
      </w:r>
    </w:p>
    <w:p w14:paraId="3BC1E7E5" w14:textId="61CFFE22" w:rsidR="00A6533C" w:rsidRPr="00596EC8" w:rsidRDefault="006F071F" w:rsidP="00574E71">
      <w:pPr>
        <w:rPr>
          <w:rtl/>
        </w:rPr>
      </w:pPr>
      <w:r w:rsidRPr="00596EC8">
        <w:rPr>
          <w:rFonts w:hint="cs"/>
          <w:rtl/>
        </w:rPr>
        <w:t xml:space="preserve">ומשקל </w:t>
      </w:r>
      <w:r w:rsidR="00574E71">
        <w:rPr>
          <w:rFonts w:hint="cs"/>
          <w:rtl/>
        </w:rPr>
        <w:t>אינו</w:t>
      </w:r>
      <w:r w:rsidRPr="00596EC8">
        <w:rPr>
          <w:rFonts w:hint="cs"/>
          <w:rtl/>
        </w:rPr>
        <w:t xml:space="preserve"> סימן </w:t>
      </w:r>
      <w:r w:rsidR="00576ACD">
        <w:rPr>
          <w:rFonts w:hint="cs"/>
          <w:rtl/>
        </w:rPr>
        <w:t>-</w:t>
      </w:r>
      <w:r w:rsidRPr="00596EC8">
        <w:rPr>
          <w:rFonts w:hint="cs"/>
          <w:rtl/>
        </w:rPr>
        <w:t xml:space="preserve"> </w:t>
      </w:r>
      <w:r w:rsidR="00574E71">
        <w:rPr>
          <w:rFonts w:hint="cs"/>
          <w:rtl/>
        </w:rPr>
        <w:t xml:space="preserve">מדובר במשקל שווה. </w:t>
      </w:r>
    </w:p>
    <w:p w14:paraId="41CED985" w14:textId="2E981EE4" w:rsidR="00F707CE" w:rsidRPr="00F707CE" w:rsidRDefault="00F707CE" w:rsidP="00574E71">
      <w:pPr>
        <w:pStyle w:val="36"/>
        <w:framePr w:wrap="notBeside"/>
        <w:rPr>
          <w:rtl/>
        </w:rPr>
      </w:pPr>
      <w:r w:rsidRPr="00F707CE">
        <w:rPr>
          <w:rtl/>
        </w:rPr>
        <w:t>•</w:t>
      </w:r>
    </w:p>
    <w:p w14:paraId="1F3AFAC3" w14:textId="77062538" w:rsidR="002934F6" w:rsidRDefault="006F071F" w:rsidP="00044138">
      <w:pPr>
        <w:rPr>
          <w:rtl/>
        </w:rPr>
      </w:pPr>
      <w:r w:rsidRPr="00596EC8">
        <w:rPr>
          <w:rFonts w:hint="cs"/>
          <w:rtl/>
        </w:rPr>
        <w:t xml:space="preserve">חתיכה עצמה </w:t>
      </w:r>
      <w:r w:rsidRPr="00574E71">
        <w:rPr>
          <w:rStyle w:val="affffe"/>
          <w:rFonts w:hint="cs"/>
          <w:rtl/>
        </w:rPr>
        <w:t>[צואר או ירך]</w:t>
      </w:r>
      <w:r w:rsidRPr="00596EC8">
        <w:rPr>
          <w:rFonts w:hint="cs"/>
          <w:rtl/>
        </w:rPr>
        <w:t xml:space="preserve"> </w:t>
      </w:r>
      <w:r w:rsidR="00574E71">
        <w:rPr>
          <w:rFonts w:hint="cs"/>
          <w:rtl/>
        </w:rPr>
        <w:t xml:space="preserve">אינה </w:t>
      </w:r>
      <w:r w:rsidRPr="00596EC8">
        <w:rPr>
          <w:rFonts w:hint="cs"/>
          <w:rtl/>
        </w:rPr>
        <w:t>סימן</w:t>
      </w:r>
      <w:r w:rsidR="00574E71">
        <w:rPr>
          <w:rFonts w:hint="cs"/>
          <w:rtl/>
        </w:rPr>
        <w:t>,</w:t>
      </w:r>
      <w:r w:rsidRPr="00596EC8">
        <w:rPr>
          <w:rFonts w:hint="cs"/>
          <w:rtl/>
        </w:rPr>
        <w:t xml:space="preserve"> </w:t>
      </w:r>
      <w:r w:rsidR="00574E71">
        <w:rPr>
          <w:rFonts w:hint="cs"/>
          <w:rtl/>
        </w:rPr>
        <w:t xml:space="preserve">אף שמצא </w:t>
      </w:r>
      <w:r w:rsidRPr="00596EC8">
        <w:rPr>
          <w:rtl/>
        </w:rPr>
        <w:t>חתיכות דגים ודג נשוך חייב להכריז,</w:t>
      </w:r>
      <w:r w:rsidR="00044138">
        <w:rPr>
          <w:rFonts w:hint="cs"/>
          <w:rtl/>
        </w:rPr>
        <w:t xml:space="preserve"> </w:t>
      </w:r>
      <w:r w:rsidRPr="00596EC8">
        <w:rPr>
          <w:rFonts w:hint="cs"/>
          <w:rtl/>
        </w:rPr>
        <w:t>משא</w:t>
      </w:r>
      <w:r w:rsidRPr="00596EC8">
        <w:rPr>
          <w:rtl/>
        </w:rPr>
        <w:t>"</w:t>
      </w:r>
      <w:r w:rsidRPr="00596EC8">
        <w:rPr>
          <w:rFonts w:hint="cs"/>
          <w:rtl/>
        </w:rPr>
        <w:t>כ ו</w:t>
      </w:r>
      <w:r w:rsidRPr="00596EC8">
        <w:rPr>
          <w:rtl/>
        </w:rPr>
        <w:t xml:space="preserve">חביות של יין ושל שמן ושל </w:t>
      </w:r>
    </w:p>
    <w:p w14:paraId="3BEF6915" w14:textId="75FDA8A0" w:rsidR="006F071F" w:rsidRPr="00596EC8" w:rsidRDefault="006F071F" w:rsidP="00044138">
      <w:pPr>
        <w:rPr>
          <w:rtl/>
        </w:rPr>
      </w:pPr>
      <w:r w:rsidRPr="00596EC8">
        <w:rPr>
          <w:rtl/>
        </w:rPr>
        <w:t xml:space="preserve">תבואה ושל גרוגרות ושל זיתים </w:t>
      </w:r>
      <w:r w:rsidRPr="00596EC8">
        <w:rPr>
          <w:rFonts w:hint="cs"/>
          <w:rtl/>
        </w:rPr>
        <w:t>-</w:t>
      </w:r>
      <w:r w:rsidRPr="00596EC8">
        <w:rPr>
          <w:rtl/>
        </w:rPr>
        <w:t>ה</w:t>
      </w:r>
      <w:r w:rsidRPr="00596EC8">
        <w:rPr>
          <w:rFonts w:hint="cs"/>
          <w:rtl/>
        </w:rPr>
        <w:t>א</w:t>
      </w:r>
      <w:r w:rsidRPr="00596EC8">
        <w:rPr>
          <w:rtl/>
        </w:rPr>
        <w:t>"</w:t>
      </w:r>
      <w:r w:rsidRPr="00596EC8">
        <w:rPr>
          <w:rFonts w:hint="cs"/>
          <w:rtl/>
        </w:rPr>
        <w:t>ש</w:t>
      </w:r>
    </w:p>
    <w:p w14:paraId="1C5FD82C" w14:textId="77777777" w:rsidR="00F707CE" w:rsidRPr="00F707CE" w:rsidRDefault="00044138" w:rsidP="00044138">
      <w:pPr>
        <w:pStyle w:val="36"/>
        <w:framePr w:wrap="notBeside"/>
        <w:rPr>
          <w:rtl/>
        </w:rPr>
      </w:pPr>
      <w:r w:rsidRPr="00F707CE">
        <w:rPr>
          <w:rFonts w:hint="cs"/>
          <w:rtl/>
        </w:rPr>
        <w:t xml:space="preserve">- </w:t>
      </w:r>
      <w:r w:rsidR="00237964" w:rsidRPr="00F707CE">
        <w:rPr>
          <w:rFonts w:hint="cs"/>
          <w:rtl/>
        </w:rPr>
        <w:t>שם</w:t>
      </w:r>
      <w:r w:rsidR="00F707CE" w:rsidRPr="00F707CE">
        <w:rPr>
          <w:rtl/>
        </w:rPr>
        <w:t>:</w:t>
      </w:r>
    </w:p>
    <w:p w14:paraId="765DE03A" w14:textId="377B9DC1" w:rsidR="006F071F" w:rsidRPr="00596EC8" w:rsidRDefault="006F071F" w:rsidP="006B415E">
      <w:pPr>
        <w:rPr>
          <w:rtl/>
        </w:rPr>
      </w:pPr>
      <w:r w:rsidRPr="00596EC8">
        <w:rPr>
          <w:rFonts w:hint="cs"/>
          <w:rtl/>
        </w:rPr>
        <w:t xml:space="preserve">יש סימן בחיתוך </w:t>
      </w:r>
      <w:r w:rsidRPr="005E3761">
        <w:rPr>
          <w:rStyle w:val="affffc"/>
          <w:rFonts w:hint="cs"/>
          <w:rtl/>
        </w:rPr>
        <w:t>כ</w:t>
      </w:r>
      <w:r w:rsidRPr="005E3761">
        <w:rPr>
          <w:rStyle w:val="affffc"/>
          <w:rtl/>
        </w:rPr>
        <w:t>ר</w:t>
      </w:r>
      <w:r w:rsidRPr="005E3761">
        <w:rPr>
          <w:rStyle w:val="affffc"/>
          <w:rFonts w:hint="cs"/>
          <w:rtl/>
        </w:rPr>
        <w:t>בר</w:t>
      </w:r>
      <w:r w:rsidRPr="005E3761">
        <w:rPr>
          <w:rStyle w:val="affffc"/>
          <w:rtl/>
        </w:rPr>
        <w:t>"</w:t>
      </w:r>
      <w:r w:rsidRPr="005E3761">
        <w:rPr>
          <w:rStyle w:val="affffc"/>
          <w:rFonts w:hint="cs"/>
          <w:rtl/>
        </w:rPr>
        <w:t>ה</w:t>
      </w:r>
      <w:r w:rsidRPr="00596EC8">
        <w:rPr>
          <w:rtl/>
        </w:rPr>
        <w:t xml:space="preserve"> </w:t>
      </w:r>
      <w:r w:rsidRPr="00596EC8">
        <w:rPr>
          <w:rFonts w:hint="cs"/>
          <w:rtl/>
        </w:rPr>
        <w:t>שהיה ח</w:t>
      </w:r>
      <w:r w:rsidR="00BC4718">
        <w:rPr>
          <w:rFonts w:hint="cs"/>
          <w:rtl/>
        </w:rPr>
        <w:t>ו</w:t>
      </w:r>
      <w:r w:rsidRPr="00596EC8">
        <w:rPr>
          <w:rFonts w:hint="cs"/>
          <w:rtl/>
        </w:rPr>
        <w:t>תך משולש</w:t>
      </w:r>
      <w:r w:rsidR="006B415E">
        <w:rPr>
          <w:rFonts w:hint="cs"/>
          <w:rtl/>
        </w:rPr>
        <w:t>,</w:t>
      </w:r>
      <w:r w:rsidRPr="00596EC8">
        <w:rPr>
          <w:rFonts w:hint="cs"/>
          <w:rtl/>
        </w:rPr>
        <w:t xml:space="preserve"> </w:t>
      </w:r>
      <w:r w:rsidR="006B415E">
        <w:rPr>
          <w:rFonts w:hint="cs"/>
          <w:rtl/>
        </w:rPr>
        <w:t>כ</w:t>
      </w:r>
      <w:r w:rsidRPr="00596EC8">
        <w:rPr>
          <w:rFonts w:hint="cs"/>
          <w:rtl/>
        </w:rPr>
        <w:t>דג נשוך</w:t>
      </w:r>
      <w:r w:rsidR="006B415E">
        <w:rPr>
          <w:rFonts w:hint="cs"/>
          <w:rtl/>
        </w:rPr>
        <w:t>,</w:t>
      </w:r>
      <w:r w:rsidRPr="00596EC8">
        <w:rPr>
          <w:rFonts w:hint="cs"/>
          <w:rtl/>
        </w:rPr>
        <w:t xml:space="preserve"> </w:t>
      </w:r>
      <w:r w:rsidRPr="0050150D">
        <w:rPr>
          <w:rFonts w:cs="PFT_Frank" w:hint="cs"/>
          <w:b/>
          <w:bCs/>
          <w:szCs w:val="14"/>
          <w:rtl/>
        </w:rPr>
        <w:t>ש</w:t>
      </w:r>
      <w:r w:rsidRPr="0050150D">
        <w:rPr>
          <w:rFonts w:cs="PFT_Frank"/>
          <w:b/>
          <w:bCs/>
          <w:szCs w:val="14"/>
          <w:rtl/>
        </w:rPr>
        <w:t>"</w:t>
      </w:r>
      <w:r w:rsidRPr="0050150D">
        <w:rPr>
          <w:rFonts w:cs="PFT_Frank" w:hint="cs"/>
          <w:b/>
          <w:bCs/>
          <w:szCs w:val="14"/>
          <w:rtl/>
        </w:rPr>
        <w:t>מ</w:t>
      </w:r>
      <w:r w:rsidR="006B415E" w:rsidRPr="0050150D">
        <w:rPr>
          <w:rFonts w:cs="PFT_Frank" w:hint="cs"/>
          <w:b/>
          <w:bCs/>
          <w:szCs w:val="14"/>
          <w:rtl/>
        </w:rPr>
        <w:t>.</w:t>
      </w:r>
    </w:p>
    <w:p w14:paraId="00B90F02" w14:textId="77777777" w:rsidR="00F707CE" w:rsidRPr="00F707CE" w:rsidRDefault="006F071F" w:rsidP="006B415E">
      <w:pPr>
        <w:pStyle w:val="36"/>
        <w:framePr w:wrap="notBeside"/>
        <w:rPr>
          <w:rtl/>
        </w:rPr>
      </w:pPr>
      <w:r w:rsidRPr="00F707CE">
        <w:rPr>
          <w:rFonts w:hint="cs"/>
          <w:rtl/>
        </w:rPr>
        <w:t>והך</w:t>
      </w:r>
      <w:r w:rsidR="00F707CE" w:rsidRPr="00F707CE">
        <w:rPr>
          <w:rtl/>
        </w:rPr>
        <w:t>:</w:t>
      </w:r>
    </w:p>
    <w:p w14:paraId="0A701639" w14:textId="23F4C868" w:rsidR="006F071F" w:rsidRPr="00596EC8" w:rsidRDefault="006F071F" w:rsidP="009B508D">
      <w:pPr>
        <w:rPr>
          <w:rtl/>
        </w:rPr>
      </w:pPr>
      <w:r w:rsidRPr="00596EC8">
        <w:rPr>
          <w:rFonts w:hint="cs"/>
          <w:rtl/>
        </w:rPr>
        <w:t>ד</w:t>
      </w:r>
      <w:r w:rsidRPr="00596EC8">
        <w:rPr>
          <w:rtl/>
        </w:rPr>
        <w:t xml:space="preserve">חביות </w:t>
      </w:r>
      <w:r w:rsidR="006B415E">
        <w:rPr>
          <w:rFonts w:hint="cs"/>
          <w:rtl/>
        </w:rPr>
        <w:t xml:space="preserve"> של </w:t>
      </w:r>
      <w:r w:rsidRPr="00596EC8">
        <w:rPr>
          <w:rtl/>
        </w:rPr>
        <w:t>יין</w:t>
      </w:r>
      <w:r w:rsidR="006B415E">
        <w:rPr>
          <w:rFonts w:hint="cs"/>
          <w:rtl/>
        </w:rPr>
        <w:t>,</w:t>
      </w:r>
      <w:r w:rsidRPr="00596EC8">
        <w:rPr>
          <w:rtl/>
        </w:rPr>
        <w:t xml:space="preserve"> שמן</w:t>
      </w:r>
      <w:r w:rsidR="006B415E">
        <w:rPr>
          <w:rFonts w:hint="cs"/>
          <w:rtl/>
        </w:rPr>
        <w:t>,</w:t>
      </w:r>
      <w:r w:rsidRPr="00596EC8">
        <w:rPr>
          <w:rtl/>
        </w:rPr>
        <w:t xml:space="preserve"> תבואה</w:t>
      </w:r>
      <w:r w:rsidR="006B415E">
        <w:rPr>
          <w:rFonts w:hint="cs"/>
          <w:rtl/>
        </w:rPr>
        <w:t>,</w:t>
      </w:r>
      <w:r w:rsidRPr="00596EC8">
        <w:rPr>
          <w:rtl/>
        </w:rPr>
        <w:t xml:space="preserve"> גרוגרות</w:t>
      </w:r>
      <w:r w:rsidR="006B415E">
        <w:rPr>
          <w:rFonts w:hint="cs"/>
          <w:rtl/>
        </w:rPr>
        <w:t>,</w:t>
      </w:r>
      <w:r w:rsidRPr="00596EC8">
        <w:rPr>
          <w:rtl/>
        </w:rPr>
        <w:t xml:space="preserve"> זיתים </w:t>
      </w:r>
      <w:r w:rsidR="006B415E">
        <w:rPr>
          <w:rFonts w:hint="cs"/>
          <w:rtl/>
        </w:rPr>
        <w:t xml:space="preserve">- </w:t>
      </w:r>
      <w:r w:rsidRPr="00596EC8">
        <w:rPr>
          <w:rtl/>
        </w:rPr>
        <w:t>הרי אלו שלו.</w:t>
      </w:r>
    </w:p>
    <w:p w14:paraId="4E658507" w14:textId="6EB69DBC" w:rsidR="000F5845" w:rsidRDefault="006F071F" w:rsidP="000F5845">
      <w:pPr>
        <w:rPr>
          <w:rtl/>
        </w:rPr>
      </w:pPr>
      <w:r w:rsidRPr="00596EC8">
        <w:rPr>
          <w:rtl/>
        </w:rPr>
        <w:t>וה</w:t>
      </w:r>
      <w:r w:rsidRPr="00596EC8">
        <w:rPr>
          <w:rFonts w:hint="cs"/>
          <w:rtl/>
        </w:rPr>
        <w:t>ך ד'</w:t>
      </w:r>
      <w:r w:rsidRPr="00596EC8">
        <w:rPr>
          <w:rtl/>
        </w:rPr>
        <w:t>כדי יין וכדי שמן חייב להכריז</w:t>
      </w:r>
    </w:p>
    <w:p w14:paraId="3E97EA4A" w14:textId="41EABE8F" w:rsidR="00F707CE" w:rsidRPr="00F707CE" w:rsidRDefault="000F5845" w:rsidP="000F5845">
      <w:pPr>
        <w:pStyle w:val="36"/>
        <w:framePr w:wrap="notBeside"/>
        <w:rPr>
          <w:rtl/>
        </w:rPr>
      </w:pPr>
      <w:r w:rsidRPr="00F707CE">
        <w:rPr>
          <w:rFonts w:hint="cs"/>
          <w:rtl/>
        </w:rPr>
        <w:t>-</w:t>
      </w:r>
      <w:r w:rsidR="00B86915" w:rsidRPr="00F707CE">
        <w:rPr>
          <w:rFonts w:hint="cs"/>
          <w:rtl/>
        </w:rPr>
        <w:t>א.</w:t>
      </w:r>
      <w:r w:rsidRPr="00F707CE">
        <w:rPr>
          <w:rFonts w:hint="cs"/>
          <w:rtl/>
        </w:rPr>
        <w:t xml:space="preserve"> </w:t>
      </w:r>
      <w:r w:rsidR="006F071F" w:rsidRPr="00F707CE">
        <w:rPr>
          <w:rFonts w:hint="cs"/>
          <w:rtl/>
        </w:rPr>
        <w:t>ר</w:t>
      </w:r>
      <w:r w:rsidR="006F071F" w:rsidRPr="00F707CE">
        <w:rPr>
          <w:rtl/>
        </w:rPr>
        <w:t>"</w:t>
      </w:r>
      <w:r w:rsidR="006F071F" w:rsidRPr="00F707CE">
        <w:rPr>
          <w:rFonts w:hint="cs"/>
          <w:rtl/>
        </w:rPr>
        <w:t>ז</w:t>
      </w:r>
      <w:r w:rsidR="00F707CE" w:rsidRPr="00F707CE">
        <w:rPr>
          <w:rFonts w:hint="cs"/>
          <w:rtl/>
        </w:rPr>
        <w:t>:</w:t>
      </w:r>
    </w:p>
    <w:p w14:paraId="2B0C9CFD" w14:textId="56816F4E" w:rsidR="00A6533C" w:rsidRPr="00A54D7E" w:rsidRDefault="006F071F" w:rsidP="009B508D">
      <w:pPr>
        <w:rPr>
          <w:spacing w:val="-6"/>
          <w:rtl/>
        </w:rPr>
      </w:pPr>
      <w:r w:rsidRPr="005E3761">
        <w:rPr>
          <w:rStyle w:val="affffc"/>
          <w:rFonts w:hint="cs"/>
          <w:spacing w:val="-6"/>
          <w:rtl/>
        </w:rPr>
        <w:t>מתני'</w:t>
      </w:r>
      <w:r w:rsidRPr="00A54D7E">
        <w:rPr>
          <w:rFonts w:hint="cs"/>
          <w:spacing w:val="-6"/>
          <w:rtl/>
        </w:rPr>
        <w:t xml:space="preserve"> ברשום, </w:t>
      </w:r>
      <w:r w:rsidRPr="005E3761">
        <w:rPr>
          <w:rStyle w:val="affffc"/>
          <w:rFonts w:hint="cs"/>
          <w:spacing w:val="-6"/>
          <w:rtl/>
        </w:rPr>
        <w:t>וברייתא</w:t>
      </w:r>
      <w:r w:rsidR="00B86915" w:rsidRPr="005E3761">
        <w:rPr>
          <w:rStyle w:val="affffc"/>
          <w:rFonts w:hint="cs"/>
          <w:spacing w:val="-6"/>
          <w:rtl/>
        </w:rPr>
        <w:t xml:space="preserve"> </w:t>
      </w:r>
      <w:r w:rsidRPr="00A54D7E">
        <w:rPr>
          <w:rFonts w:hint="cs"/>
          <w:spacing w:val="-6"/>
          <w:rtl/>
        </w:rPr>
        <w:t xml:space="preserve">בפתוח </w:t>
      </w:r>
      <w:r w:rsidR="00B86915" w:rsidRPr="00A54D7E">
        <w:rPr>
          <w:rFonts w:hint="cs"/>
          <w:spacing w:val="-6"/>
          <w:rtl/>
        </w:rPr>
        <w:t xml:space="preserve">ואינה </w:t>
      </w:r>
      <w:r w:rsidRPr="00A54D7E">
        <w:rPr>
          <w:rFonts w:hint="cs"/>
          <w:spacing w:val="-6"/>
          <w:rtl/>
        </w:rPr>
        <w:t>אבידה מדעת דמיירי במציף מגופה.</w:t>
      </w:r>
    </w:p>
    <w:p w14:paraId="62C89D49" w14:textId="5D56C038" w:rsidR="00F707CE" w:rsidRPr="00F707CE" w:rsidRDefault="00B86915" w:rsidP="000F5845">
      <w:pPr>
        <w:pStyle w:val="36"/>
        <w:framePr w:wrap="notBeside"/>
        <w:rPr>
          <w:rtl/>
        </w:rPr>
      </w:pPr>
      <w:r w:rsidRPr="00F707CE">
        <w:rPr>
          <w:rFonts w:hint="cs"/>
          <w:rtl/>
        </w:rPr>
        <w:t xml:space="preserve">-ב.  </w:t>
      </w:r>
      <w:r w:rsidR="006F071F" w:rsidRPr="00F707CE">
        <w:rPr>
          <w:rtl/>
        </w:rPr>
        <w:t>אביי</w:t>
      </w:r>
      <w:r w:rsidR="00F707CE" w:rsidRPr="00F707CE">
        <w:rPr>
          <w:rtl/>
        </w:rPr>
        <w:t>:</w:t>
      </w:r>
    </w:p>
    <w:p w14:paraId="06B649E9" w14:textId="6503EDD9" w:rsidR="00A6533C" w:rsidRPr="00596EC8" w:rsidRDefault="006F071F" w:rsidP="00A54D7E">
      <w:pPr>
        <w:rPr>
          <w:rtl/>
        </w:rPr>
      </w:pPr>
      <w:r w:rsidRPr="00596EC8">
        <w:rPr>
          <w:rtl/>
        </w:rPr>
        <w:t>כאן קודם שנפתחו האוצרות, כאן לאחר שנפתחו האוצרות.</w:t>
      </w:r>
      <w:r w:rsidR="00B86915">
        <w:rPr>
          <w:rFonts w:hint="cs"/>
          <w:rtl/>
        </w:rPr>
        <w:t xml:space="preserve"> </w:t>
      </w:r>
      <w:r w:rsidR="00AF7C49" w:rsidRPr="005E3761">
        <w:rPr>
          <w:rStyle w:val="affffc"/>
          <w:rFonts w:hint="cs"/>
          <w:spacing w:val="-4"/>
          <w:rtl/>
        </w:rPr>
        <w:t>כריב'א</w:t>
      </w:r>
      <w:r w:rsidR="00AF7C49" w:rsidRPr="00A54D7E">
        <w:rPr>
          <w:rFonts w:hint="cs"/>
          <w:spacing w:val="-4"/>
          <w:rtl/>
        </w:rPr>
        <w:t xml:space="preserve"> </w:t>
      </w:r>
      <w:r w:rsidRPr="00A54D7E">
        <w:rPr>
          <w:rFonts w:hint="cs"/>
          <w:spacing w:val="-4"/>
          <w:rtl/>
        </w:rPr>
        <w:t xml:space="preserve">שמצא חבית יין </w:t>
      </w:r>
      <w:r w:rsidRPr="00A54D7E">
        <w:rPr>
          <w:spacing w:val="-4"/>
          <w:rtl/>
        </w:rPr>
        <w:t xml:space="preserve">אחר שנפתחו האוצרות, </w:t>
      </w:r>
      <w:r w:rsidRPr="005E3761">
        <w:rPr>
          <w:rStyle w:val="affffc"/>
          <w:rFonts w:hint="cs"/>
          <w:spacing w:val="-4"/>
          <w:rtl/>
        </w:rPr>
        <w:t>וא</w:t>
      </w:r>
      <w:r w:rsidRPr="005E3761">
        <w:rPr>
          <w:rStyle w:val="affffc"/>
          <w:spacing w:val="-4"/>
          <w:rtl/>
        </w:rPr>
        <w:t>"</w:t>
      </w:r>
      <w:r w:rsidRPr="005E3761">
        <w:rPr>
          <w:rStyle w:val="affffc"/>
          <w:rFonts w:hint="cs"/>
          <w:spacing w:val="-4"/>
          <w:rtl/>
        </w:rPr>
        <w:t xml:space="preserve">ל </w:t>
      </w:r>
      <w:r w:rsidRPr="005E3761">
        <w:rPr>
          <w:rStyle w:val="affffc"/>
          <w:spacing w:val="-4"/>
          <w:rtl/>
        </w:rPr>
        <w:t>אביי:</w:t>
      </w:r>
      <w:r w:rsidRPr="00A54D7E">
        <w:rPr>
          <w:spacing w:val="-4"/>
          <w:rtl/>
        </w:rPr>
        <w:t xml:space="preserve"> </w:t>
      </w:r>
      <w:r w:rsidR="00AF7C49" w:rsidRPr="00A54D7E">
        <w:rPr>
          <w:rFonts w:hint="cs"/>
          <w:spacing w:val="-4"/>
          <w:rtl/>
        </w:rPr>
        <w:t>קח לעצמך</w:t>
      </w:r>
      <w:r w:rsidRPr="00A54D7E">
        <w:rPr>
          <w:spacing w:val="-4"/>
          <w:rtl/>
        </w:rPr>
        <w:t>.</w:t>
      </w:r>
    </w:p>
    <w:p w14:paraId="68448475" w14:textId="0D46E00C" w:rsidR="00A6533C" w:rsidRPr="00596EC8" w:rsidRDefault="006F071F" w:rsidP="002505FF">
      <w:pPr>
        <w:pStyle w:val="affff9"/>
        <w:rPr>
          <w:rtl/>
        </w:rPr>
      </w:pPr>
      <w:r w:rsidRPr="005E3761">
        <w:rPr>
          <w:rStyle w:val="affffc"/>
          <w:b/>
          <w:bCs w:val="0"/>
          <w:rtl/>
        </w:rPr>
        <w:lastRenderedPageBreak/>
        <w:t>בעא ר"</w:t>
      </w:r>
      <w:r w:rsidRPr="005E3761">
        <w:rPr>
          <w:rStyle w:val="affffc"/>
          <w:rFonts w:hint="cs"/>
          <w:b/>
          <w:bCs w:val="0"/>
          <w:rtl/>
        </w:rPr>
        <w:t>ב מר</w:t>
      </w:r>
      <w:r w:rsidRPr="005E3761">
        <w:rPr>
          <w:rStyle w:val="affffc"/>
          <w:b/>
          <w:bCs w:val="0"/>
          <w:rtl/>
        </w:rPr>
        <w:t>"</w:t>
      </w:r>
      <w:r w:rsidRPr="005E3761">
        <w:rPr>
          <w:rStyle w:val="affffc"/>
          <w:rFonts w:hint="cs"/>
          <w:b/>
          <w:bCs w:val="0"/>
          <w:rtl/>
        </w:rPr>
        <w:t>נ</w:t>
      </w:r>
      <w:r w:rsidRPr="005E3761">
        <w:rPr>
          <w:rStyle w:val="affffc"/>
          <w:b/>
          <w:bCs w:val="0"/>
          <w:rtl/>
        </w:rPr>
        <w:t>:</w:t>
      </w:r>
      <w:r w:rsidRPr="00596EC8">
        <w:rPr>
          <w:rtl/>
        </w:rPr>
        <w:t xml:space="preserve"> מקום הוי סימן, או לא?</w:t>
      </w:r>
    </w:p>
    <w:p w14:paraId="48FC2409" w14:textId="3D28E959" w:rsidR="00F707CE" w:rsidRPr="00F707CE" w:rsidRDefault="006F071F" w:rsidP="002505FF">
      <w:pPr>
        <w:pStyle w:val="36"/>
        <w:framePr w:wrap="notBeside"/>
        <w:rPr>
          <w:rtl/>
        </w:rPr>
      </w:pPr>
      <w:r w:rsidRPr="00F707CE">
        <w:rPr>
          <w:rFonts w:hint="cs"/>
          <w:rtl/>
        </w:rPr>
        <w:t>אין להוכיח</w:t>
      </w:r>
      <w:r w:rsidR="00F707CE" w:rsidRPr="00F707CE">
        <w:rPr>
          <w:rFonts w:hint="cs"/>
          <w:rtl/>
        </w:rPr>
        <w:t>:</w:t>
      </w:r>
    </w:p>
    <w:p w14:paraId="7BE1D76D" w14:textId="4546D23C" w:rsidR="006F071F" w:rsidRPr="00596EC8" w:rsidRDefault="002505FF" w:rsidP="009B508D">
      <w:pPr>
        <w:rPr>
          <w:rtl/>
        </w:rPr>
      </w:pPr>
      <w:r>
        <w:rPr>
          <w:rFonts w:hint="cs"/>
          <w:rtl/>
        </w:rPr>
        <w:t>מ</w:t>
      </w:r>
      <w:r w:rsidR="006F071F" w:rsidRPr="00596EC8">
        <w:rPr>
          <w:rFonts w:hint="cs"/>
          <w:rtl/>
        </w:rPr>
        <w:t>ד</w:t>
      </w:r>
      <w:r w:rsidR="006F071F" w:rsidRPr="00596EC8">
        <w:rPr>
          <w:rtl/>
        </w:rPr>
        <w:t xml:space="preserve">מצא חביות יין שמן </w:t>
      </w:r>
      <w:r>
        <w:rPr>
          <w:rFonts w:hint="cs"/>
          <w:rtl/>
        </w:rPr>
        <w:t>ת</w:t>
      </w:r>
      <w:r w:rsidR="006F071F" w:rsidRPr="00596EC8">
        <w:rPr>
          <w:rtl/>
        </w:rPr>
        <w:t>בואה גרוגרות זיתים - הרי אלו שלו.</w:t>
      </w:r>
    </w:p>
    <w:p w14:paraId="22127466" w14:textId="6CD3532F" w:rsidR="006F071F" w:rsidRPr="00596EC8" w:rsidRDefault="006F071F" w:rsidP="009B508D">
      <w:pPr>
        <w:rPr>
          <w:rtl/>
        </w:rPr>
      </w:pPr>
      <w:r w:rsidRPr="00596EC8">
        <w:rPr>
          <w:rFonts w:hint="cs"/>
          <w:rtl/>
        </w:rPr>
        <w:t xml:space="preserve">דמה </w:t>
      </w:r>
      <w:r w:rsidR="002505FF">
        <w:rPr>
          <w:rFonts w:hint="cs"/>
          <w:rtl/>
        </w:rPr>
        <w:t>ש</w:t>
      </w:r>
      <w:r w:rsidRPr="00596EC8">
        <w:rPr>
          <w:rFonts w:hint="cs"/>
          <w:rtl/>
        </w:rPr>
        <w:t>אינו מכריז מקום</w:t>
      </w:r>
      <w:r w:rsidR="009B4716">
        <w:rPr>
          <w:rFonts w:hint="cs"/>
          <w:rtl/>
        </w:rPr>
        <w:t>,</w:t>
      </w:r>
      <w:r w:rsidRPr="00596EC8">
        <w:rPr>
          <w:rFonts w:hint="cs"/>
          <w:rtl/>
        </w:rPr>
        <w:t xml:space="preserve"> </w:t>
      </w:r>
      <w:r w:rsidR="0058229C" w:rsidRPr="005E3761">
        <w:rPr>
          <w:rStyle w:val="affffc"/>
          <w:rFonts w:hint="cs"/>
          <w:rtl/>
        </w:rPr>
        <w:t>- שמדובר:</w:t>
      </w:r>
      <w:r w:rsidR="0058229C" w:rsidRPr="005E3761">
        <w:rPr>
          <w:rStyle w:val="affffc"/>
        </w:rPr>
        <w:t xml:space="preserve"> </w:t>
      </w:r>
      <w:r w:rsidR="0058229C">
        <w:rPr>
          <w:rFonts w:hint="cs"/>
          <w:rtl/>
        </w:rPr>
        <w:t>בשפת ה</w:t>
      </w:r>
      <w:r w:rsidRPr="00596EC8">
        <w:rPr>
          <w:rtl/>
        </w:rPr>
        <w:t>נהר.</w:t>
      </w:r>
    </w:p>
    <w:p w14:paraId="590A895B" w14:textId="30406733" w:rsidR="00F707CE" w:rsidRPr="00F707CE" w:rsidRDefault="006F071F" w:rsidP="0058229C">
      <w:pPr>
        <w:pStyle w:val="36"/>
        <w:framePr w:wrap="notBeside"/>
        <w:rPr>
          <w:rtl/>
        </w:rPr>
      </w:pPr>
      <w:r w:rsidRPr="00F707CE">
        <w:rPr>
          <w:rFonts w:hint="cs"/>
          <w:rtl/>
        </w:rPr>
        <w:t>ר</w:t>
      </w:r>
      <w:r w:rsidRPr="00F707CE">
        <w:rPr>
          <w:rtl/>
        </w:rPr>
        <w:t>"</w:t>
      </w:r>
      <w:r w:rsidRPr="00F707CE">
        <w:rPr>
          <w:rFonts w:hint="cs"/>
          <w:rtl/>
        </w:rPr>
        <w:t>מ</w:t>
      </w:r>
      <w:r w:rsidR="00F707CE" w:rsidRPr="00F707CE">
        <w:rPr>
          <w:rtl/>
        </w:rPr>
        <w:t>:</w:t>
      </w:r>
    </w:p>
    <w:p w14:paraId="4A6A6756" w14:textId="0BFF37C0" w:rsidR="00A6533C" w:rsidRPr="00596EC8" w:rsidRDefault="0058229C" w:rsidP="009B508D">
      <w:pPr>
        <w:rPr>
          <w:rtl/>
        </w:rPr>
      </w:pPr>
      <w:r w:rsidRPr="005E3761">
        <w:rPr>
          <w:rStyle w:val="affffc"/>
          <w:rFonts w:hint="cs"/>
          <w:rtl/>
        </w:rPr>
        <w:t>טעם רבנן</w:t>
      </w:r>
      <w:r w:rsidR="00810E19" w:rsidRPr="005E3761">
        <w:rPr>
          <w:rStyle w:val="affffc"/>
          <w:rFonts w:hint="cs"/>
          <w:rtl/>
        </w:rPr>
        <w:t>:</w:t>
      </w:r>
      <w:r>
        <w:rPr>
          <w:rFonts w:hint="cs"/>
          <w:rtl/>
        </w:rPr>
        <w:t xml:space="preserve"> ששפת הנהר אי''ז סמין כפי שנאבד לך אבד</w:t>
      </w:r>
      <w:r w:rsidR="006F071F" w:rsidRPr="00596EC8">
        <w:rPr>
          <w:rFonts w:hint="cs"/>
          <w:rtl/>
        </w:rPr>
        <w:t xml:space="preserve"> לחברך</w:t>
      </w:r>
    </w:p>
    <w:p w14:paraId="49AF4594" w14:textId="447AA5B5" w:rsidR="00F707CE" w:rsidRPr="00F707CE" w:rsidRDefault="006F071F" w:rsidP="00810E19">
      <w:pPr>
        <w:pStyle w:val="36"/>
        <w:framePr w:wrap="notBeside"/>
        <w:rPr>
          <w:rtl/>
        </w:rPr>
      </w:pPr>
      <w:r w:rsidRPr="00F707CE">
        <w:rPr>
          <w:rFonts w:hint="cs"/>
          <w:rtl/>
        </w:rPr>
        <w:t>א</w:t>
      </w:r>
      <w:r w:rsidRPr="00F707CE">
        <w:rPr>
          <w:rtl/>
        </w:rPr>
        <w:t>"</w:t>
      </w:r>
      <w:r w:rsidRPr="00F707CE">
        <w:rPr>
          <w:rFonts w:hint="cs"/>
          <w:rtl/>
        </w:rPr>
        <w:t>ד</w:t>
      </w:r>
      <w:r w:rsidRPr="00F707CE">
        <w:rPr>
          <w:rtl/>
        </w:rPr>
        <w:t xml:space="preserve"> ר"</w:t>
      </w:r>
      <w:r w:rsidRPr="00F707CE">
        <w:rPr>
          <w:rFonts w:hint="cs"/>
          <w:rtl/>
        </w:rPr>
        <w:t>מ</w:t>
      </w:r>
      <w:r w:rsidR="00F707CE" w:rsidRPr="00F707CE">
        <w:rPr>
          <w:rtl/>
        </w:rPr>
        <w:t>:</w:t>
      </w:r>
    </w:p>
    <w:p w14:paraId="0A360B3B" w14:textId="04444247" w:rsidR="006F071F" w:rsidRPr="00596EC8" w:rsidRDefault="00810E19" w:rsidP="001101CC">
      <w:pPr>
        <w:spacing w:after="60"/>
        <w:rPr>
          <w:rtl/>
        </w:rPr>
      </w:pPr>
      <w:r w:rsidRPr="005E3761">
        <w:rPr>
          <w:rStyle w:val="affffc"/>
          <w:rFonts w:hint="cs"/>
          <w:rtl/>
        </w:rPr>
        <w:t>טעם רבנן</w:t>
      </w:r>
      <w:r>
        <w:rPr>
          <w:rFonts w:hint="cs"/>
          <w:rtl/>
        </w:rPr>
        <w:t xml:space="preserve"> </w:t>
      </w:r>
      <w:r w:rsidR="006F071F" w:rsidRPr="00596EC8">
        <w:rPr>
          <w:rtl/>
        </w:rPr>
        <w:t xml:space="preserve">מקום </w:t>
      </w:r>
      <w:r>
        <w:rPr>
          <w:rFonts w:hint="cs"/>
          <w:rtl/>
        </w:rPr>
        <w:t xml:space="preserve">אינו </w:t>
      </w:r>
      <w:r w:rsidR="006F071F" w:rsidRPr="00596EC8">
        <w:rPr>
          <w:rtl/>
        </w:rPr>
        <w:t xml:space="preserve">סימן </w:t>
      </w:r>
      <w:r w:rsidR="001101CC">
        <w:rPr>
          <w:rFonts w:hint="cs"/>
          <w:rtl/>
        </w:rPr>
        <w:t>שיתכן שגם לחברך אבד במקום זה.</w:t>
      </w:r>
    </w:p>
    <w:p w14:paraId="680DC61B" w14:textId="53317596" w:rsidR="00F707CE" w:rsidRPr="00F707CE" w:rsidRDefault="00500746" w:rsidP="001101CC">
      <w:pPr>
        <w:pStyle w:val="36"/>
        <w:framePr w:wrap="notBeside"/>
        <w:rPr>
          <w:rtl/>
        </w:rPr>
      </w:pPr>
      <w:r w:rsidRPr="00F707CE">
        <w:rPr>
          <w:rFonts w:hint="cs"/>
          <w:rtl/>
        </w:rPr>
        <w:t xml:space="preserve">הורה </w:t>
      </w:r>
      <w:r w:rsidR="001101CC" w:rsidRPr="00F707CE">
        <w:rPr>
          <w:rFonts w:hint="cs"/>
          <w:rtl/>
        </w:rPr>
        <w:t>רב</w:t>
      </w:r>
      <w:r w:rsidR="00F707CE" w:rsidRPr="00F707CE">
        <w:rPr>
          <w:rFonts w:hint="cs"/>
          <w:rtl/>
        </w:rPr>
        <w:t>:</w:t>
      </w:r>
    </w:p>
    <w:p w14:paraId="2C6E7F65" w14:textId="640D29E9" w:rsidR="00500746" w:rsidRPr="00500746" w:rsidRDefault="00500746" w:rsidP="00500746">
      <w:pPr>
        <w:rPr>
          <w:spacing w:val="-4"/>
          <w:rtl/>
        </w:rPr>
      </w:pPr>
      <w:r w:rsidRPr="00500746">
        <w:rPr>
          <w:rFonts w:hint="cs"/>
          <w:spacing w:val="-4"/>
          <w:rtl/>
        </w:rPr>
        <w:t>למוצא</w:t>
      </w:r>
      <w:r w:rsidR="006F071F" w:rsidRPr="00500746">
        <w:rPr>
          <w:rFonts w:hint="cs"/>
          <w:spacing w:val="-4"/>
          <w:rtl/>
        </w:rPr>
        <w:t xml:space="preserve"> זפת בבית הבד</w:t>
      </w:r>
      <w:r w:rsidRPr="00500746">
        <w:rPr>
          <w:rFonts w:hint="cs"/>
          <w:spacing w:val="-4"/>
          <w:rtl/>
        </w:rPr>
        <w:t>,</w:t>
      </w:r>
      <w:r w:rsidR="006F071F" w:rsidRPr="00500746">
        <w:rPr>
          <w:rFonts w:hint="cs"/>
          <w:spacing w:val="-4"/>
          <w:rtl/>
        </w:rPr>
        <w:t xml:space="preserve"> שיקח לעצמו</w:t>
      </w:r>
      <w:r w:rsidRPr="00500746">
        <w:rPr>
          <w:rFonts w:hint="cs"/>
          <w:spacing w:val="-4"/>
          <w:rtl/>
        </w:rPr>
        <w:t>,</w:t>
      </w:r>
      <w:r w:rsidR="006F071F" w:rsidRPr="00500746">
        <w:rPr>
          <w:rFonts w:hint="cs"/>
          <w:spacing w:val="-4"/>
          <w:rtl/>
        </w:rPr>
        <w:t xml:space="preserve"> </w:t>
      </w:r>
      <w:r w:rsidR="006F071F" w:rsidRPr="005E3761">
        <w:rPr>
          <w:rStyle w:val="affffc"/>
          <w:rFonts w:hint="cs"/>
          <w:rtl/>
        </w:rPr>
        <w:t>ו</w:t>
      </w:r>
      <w:r w:rsidRPr="005E3761">
        <w:rPr>
          <w:rStyle w:val="affffc"/>
          <w:rFonts w:hint="cs"/>
          <w:rtl/>
        </w:rPr>
        <w:t>כש</w:t>
      </w:r>
      <w:r w:rsidR="006F071F" w:rsidRPr="005E3761">
        <w:rPr>
          <w:rStyle w:val="affffc"/>
          <w:rFonts w:hint="cs"/>
          <w:rtl/>
        </w:rPr>
        <w:t>ראה</w:t>
      </w:r>
      <w:r w:rsidR="006F071F" w:rsidRPr="00500746">
        <w:rPr>
          <w:rFonts w:hint="cs"/>
          <w:spacing w:val="-4"/>
          <w:rtl/>
        </w:rPr>
        <w:t xml:space="preserve"> שהיה מגמגם בדבר </w:t>
      </w:r>
    </w:p>
    <w:p w14:paraId="1150764C" w14:textId="4A7F6F6B" w:rsidR="00500746" w:rsidRPr="005E3761" w:rsidRDefault="006F071F" w:rsidP="00500746">
      <w:pPr>
        <w:rPr>
          <w:rStyle w:val="affffc"/>
          <w:rtl/>
        </w:rPr>
      </w:pPr>
      <w:r w:rsidRPr="005E3761">
        <w:rPr>
          <w:rStyle w:val="affffc"/>
          <w:rFonts w:hint="cs"/>
          <w:rtl/>
        </w:rPr>
        <w:t>א</w:t>
      </w:r>
      <w:r w:rsidRPr="005E3761">
        <w:rPr>
          <w:rStyle w:val="affffc"/>
          <w:rtl/>
        </w:rPr>
        <w:t>"</w:t>
      </w:r>
      <w:r w:rsidRPr="005E3761">
        <w:rPr>
          <w:rStyle w:val="affffc"/>
          <w:rFonts w:hint="cs"/>
          <w:rtl/>
        </w:rPr>
        <w:t>ל</w:t>
      </w:r>
      <w:r w:rsidR="00500746" w:rsidRPr="005E3761">
        <w:rPr>
          <w:rStyle w:val="affffc"/>
          <w:rFonts w:hint="cs"/>
          <w:rtl/>
        </w:rPr>
        <w:t>:</w:t>
      </w:r>
      <w:r w:rsidRPr="00596EC8">
        <w:rPr>
          <w:rFonts w:hint="cs"/>
          <w:rtl/>
        </w:rPr>
        <w:t xml:space="preserve"> שאפי' יתן לבנו חייא מזה</w:t>
      </w:r>
      <w:r w:rsidR="00500746">
        <w:rPr>
          <w:rFonts w:hint="cs"/>
          <w:rtl/>
        </w:rPr>
        <w:t xml:space="preserve">, </w:t>
      </w:r>
      <w:r w:rsidRPr="005E3761">
        <w:rPr>
          <w:rStyle w:val="affffc"/>
          <w:rFonts w:hint="cs"/>
          <w:rtl/>
        </w:rPr>
        <w:t xml:space="preserve">לא </w:t>
      </w:r>
      <w:r w:rsidR="001101CC" w:rsidRPr="005E3761">
        <w:rPr>
          <w:rStyle w:val="affffc"/>
          <w:rFonts w:hint="cs"/>
          <w:rtl/>
        </w:rPr>
        <w:t>שסבר</w:t>
      </w:r>
      <w:r w:rsidR="001101CC">
        <w:rPr>
          <w:rFonts w:hint="cs"/>
          <w:rtl/>
        </w:rPr>
        <w:t xml:space="preserve"> ש</w:t>
      </w:r>
      <w:r w:rsidRPr="00596EC8">
        <w:rPr>
          <w:rFonts w:hint="cs"/>
          <w:rtl/>
        </w:rPr>
        <w:t>מ</w:t>
      </w:r>
      <w:r w:rsidRPr="00596EC8">
        <w:rPr>
          <w:rtl/>
        </w:rPr>
        <w:t xml:space="preserve">קום </w:t>
      </w:r>
      <w:r w:rsidR="00500746">
        <w:rPr>
          <w:rFonts w:hint="cs"/>
          <w:rtl/>
        </w:rPr>
        <w:t xml:space="preserve">אינו </w:t>
      </w:r>
      <w:r w:rsidRPr="00596EC8">
        <w:rPr>
          <w:rtl/>
        </w:rPr>
        <w:t>סימן</w:t>
      </w:r>
      <w:r w:rsidR="00500746">
        <w:rPr>
          <w:rFonts w:hint="cs"/>
          <w:rtl/>
        </w:rPr>
        <w:t>.</w:t>
      </w:r>
      <w:r w:rsidRPr="00596EC8">
        <w:rPr>
          <w:rFonts w:hint="cs"/>
          <w:rtl/>
        </w:rPr>
        <w:t xml:space="preserve"> </w:t>
      </w:r>
    </w:p>
    <w:p w14:paraId="0B452D78" w14:textId="58F868E2" w:rsidR="00F707CE" w:rsidRPr="00F707CE" w:rsidRDefault="006F071F" w:rsidP="00500746">
      <w:pPr>
        <w:pStyle w:val="36"/>
        <w:framePr w:wrap="notBeside"/>
        <w:rPr>
          <w:rtl/>
        </w:rPr>
      </w:pPr>
      <w:r w:rsidRPr="00F707CE">
        <w:rPr>
          <w:rFonts w:hint="cs"/>
          <w:rtl/>
        </w:rPr>
        <w:t>אלא כ</w:t>
      </w:r>
      <w:r w:rsidRPr="00F707CE">
        <w:rPr>
          <w:rtl/>
        </w:rPr>
        <w:t>רבי אבא</w:t>
      </w:r>
      <w:r w:rsidR="00F707CE" w:rsidRPr="00F707CE">
        <w:rPr>
          <w:rtl/>
        </w:rPr>
        <w:t>:</w:t>
      </w:r>
    </w:p>
    <w:p w14:paraId="4E236D36" w14:textId="7375DA50" w:rsidR="00A6533C" w:rsidRPr="00596EC8" w:rsidRDefault="006F071F" w:rsidP="009B508D">
      <w:pPr>
        <w:rPr>
          <w:rtl/>
        </w:rPr>
      </w:pPr>
      <w:r w:rsidRPr="00596EC8">
        <w:rPr>
          <w:rtl/>
        </w:rPr>
        <w:t xml:space="preserve">משום יאוש בעלים נגעו בה, </w:t>
      </w:r>
      <w:r w:rsidRPr="00596EC8">
        <w:rPr>
          <w:rFonts w:hint="cs"/>
          <w:rtl/>
        </w:rPr>
        <w:t>שכבר גדלו עליה קוצים</w:t>
      </w:r>
    </w:p>
    <w:p w14:paraId="2C9293DE" w14:textId="77777777" w:rsidR="00A6533C" w:rsidRPr="00596EC8" w:rsidRDefault="00A6533C" w:rsidP="00500746">
      <w:pPr>
        <w:pStyle w:val="aff9"/>
        <w:rPr>
          <w:rtl/>
        </w:rPr>
      </w:pPr>
      <w:r w:rsidRPr="00596EC8">
        <w:rPr>
          <w:rtl/>
        </w:rPr>
        <w:t>***</w:t>
      </w:r>
    </w:p>
    <w:p w14:paraId="1FC7DDB0" w14:textId="52472749" w:rsidR="006F071F" w:rsidRPr="00596EC8" w:rsidRDefault="006F071F" w:rsidP="00500746">
      <w:pPr>
        <w:pStyle w:val="afffb"/>
        <w:spacing w:before="0"/>
        <w:rPr>
          <w:rtl/>
        </w:rPr>
      </w:pPr>
      <w:ins w:id="9824" w:author="מספור קטעי משנה" w:date="2026-10-06T06:45:11Z">
        <w:r>
          <w:rPr>
            <w:rStyle w:val="MisparKeta"/>
          </w:rPr>
          <w:t xml:space="preserve">ד. </w:t>
        </w:r>
      </w:ins>
      <w:r w:rsidRPr="00596EC8">
        <w:rPr>
          <w:rtl/>
        </w:rPr>
        <w:t xml:space="preserve">רבי שמעון בן אלעזר אומר </w:t>
      </w:r>
      <w:r w:rsidR="00500746">
        <w:rPr>
          <w:rFonts w:hint="cs"/>
          <w:rtl/>
        </w:rPr>
        <w:t>כלי אנפוריא אין חייב להכריז</w:t>
      </w:r>
      <w:r w:rsidRPr="00596EC8">
        <w:rPr>
          <w:rtl/>
        </w:rPr>
        <w:t>'.</w:t>
      </w:r>
    </w:p>
    <w:p w14:paraId="0430CFC3" w14:textId="41647AE3" w:rsidR="00F707CE" w:rsidRPr="00F707CE" w:rsidRDefault="006F071F" w:rsidP="00135332">
      <w:pPr>
        <w:pStyle w:val="36"/>
        <w:framePr w:wrap="notBeside"/>
        <w:rPr>
          <w:rtl/>
        </w:rPr>
      </w:pPr>
      <w:r w:rsidRPr="00F707CE">
        <w:rPr>
          <w:rtl/>
        </w:rPr>
        <w:t>ריא"ש</w:t>
      </w:r>
      <w:r w:rsidR="00F707CE" w:rsidRPr="00F707CE">
        <w:rPr>
          <w:rtl/>
        </w:rPr>
        <w:t>:</w:t>
      </w:r>
    </w:p>
    <w:p w14:paraId="08EEDAAC" w14:textId="77EE188D" w:rsidR="00135332" w:rsidRPr="005E3761" w:rsidRDefault="00135332" w:rsidP="00135332">
      <w:pPr>
        <w:rPr>
          <w:rStyle w:val="affffc"/>
          <w:spacing w:val="-2"/>
          <w:rtl/>
        </w:rPr>
      </w:pPr>
      <w:r w:rsidRPr="0050150D">
        <w:rPr>
          <w:rFonts w:cs="PFT_Frank" w:hint="cs"/>
          <w:b/>
          <w:bCs/>
          <w:spacing w:val="-2"/>
          <w:szCs w:val="14"/>
          <w:rtl/>
        </w:rPr>
        <w:t>אנפוריא</w:t>
      </w:r>
      <w:r w:rsidRPr="00135332">
        <w:rPr>
          <w:rFonts w:hint="cs"/>
          <w:spacing w:val="-2"/>
          <w:rtl/>
        </w:rPr>
        <w:t xml:space="preserve"> </w:t>
      </w:r>
      <w:r w:rsidR="006F071F" w:rsidRPr="00135332">
        <w:rPr>
          <w:spacing w:val="-2"/>
          <w:rtl/>
        </w:rPr>
        <w:t>כלים חדשים שלא שבעתן העין.</w:t>
      </w:r>
      <w:r w:rsidR="001333A5" w:rsidRPr="00135332">
        <w:rPr>
          <w:rFonts w:hint="cs"/>
          <w:spacing w:val="-2"/>
          <w:rtl/>
        </w:rPr>
        <w:t xml:space="preserve"> </w:t>
      </w:r>
      <w:r w:rsidR="006F071F" w:rsidRPr="005E3761">
        <w:rPr>
          <w:rStyle w:val="affffc"/>
          <w:rFonts w:hint="cs"/>
          <w:spacing w:val="-2"/>
          <w:rtl/>
        </w:rPr>
        <w:t>והיינו</w:t>
      </w:r>
      <w:r w:rsidR="006F071F" w:rsidRPr="00135332">
        <w:rPr>
          <w:rFonts w:hint="cs"/>
          <w:spacing w:val="-2"/>
          <w:rtl/>
        </w:rPr>
        <w:t xml:space="preserve"> </w:t>
      </w:r>
      <w:r w:rsidR="001333A5" w:rsidRPr="00135332">
        <w:rPr>
          <w:rFonts w:hint="cs"/>
          <w:spacing w:val="-2"/>
          <w:rtl/>
        </w:rPr>
        <w:t xml:space="preserve">בשאין בהם סימן </w:t>
      </w:r>
    </w:p>
    <w:p w14:paraId="7892204C" w14:textId="77777777" w:rsidR="00F707CE" w:rsidRPr="00F707CE" w:rsidRDefault="006F071F" w:rsidP="00135332">
      <w:pPr>
        <w:pStyle w:val="36"/>
        <w:framePr w:wrap="notBeside"/>
        <w:rPr>
          <w:rtl/>
        </w:rPr>
      </w:pPr>
      <w:r w:rsidRPr="00F707CE">
        <w:rPr>
          <w:rFonts w:hint="cs"/>
          <w:rtl/>
        </w:rPr>
        <w:t>ונפק</w:t>
      </w:r>
      <w:r w:rsidRPr="00F707CE">
        <w:rPr>
          <w:rtl/>
        </w:rPr>
        <w:t>"</w:t>
      </w:r>
      <w:r w:rsidRPr="00F707CE">
        <w:rPr>
          <w:rFonts w:hint="cs"/>
          <w:rtl/>
        </w:rPr>
        <w:t>מ</w:t>
      </w:r>
      <w:r w:rsidR="00F707CE" w:rsidRPr="00F707CE">
        <w:rPr>
          <w:rtl/>
        </w:rPr>
        <w:t>:</w:t>
      </w:r>
    </w:p>
    <w:p w14:paraId="50C02037" w14:textId="5F9F2D1A" w:rsidR="006F071F" w:rsidRPr="00135332" w:rsidRDefault="006F071F" w:rsidP="00135332">
      <w:pPr>
        <w:rPr>
          <w:spacing w:val="-4"/>
          <w:rtl/>
        </w:rPr>
      </w:pPr>
      <w:r w:rsidRPr="00135332">
        <w:rPr>
          <w:rFonts w:hint="cs"/>
          <w:spacing w:val="-4"/>
          <w:rtl/>
        </w:rPr>
        <w:t xml:space="preserve">להחזירם </w:t>
      </w:r>
      <w:r w:rsidR="001333A5" w:rsidRPr="00135332">
        <w:rPr>
          <w:rFonts w:hint="cs"/>
          <w:spacing w:val="-4"/>
          <w:rtl/>
        </w:rPr>
        <w:t xml:space="preserve">לת''ח </w:t>
      </w:r>
      <w:r w:rsidRPr="00135332">
        <w:rPr>
          <w:rFonts w:hint="cs"/>
          <w:spacing w:val="-4"/>
          <w:rtl/>
        </w:rPr>
        <w:t>בטביעות עין</w:t>
      </w:r>
      <w:r w:rsidR="00135332" w:rsidRPr="00135332">
        <w:rPr>
          <w:rFonts w:hint="cs"/>
          <w:spacing w:val="-4"/>
          <w:rtl/>
        </w:rPr>
        <w:t xml:space="preserve"> שרק</w:t>
      </w:r>
      <w:r w:rsidRPr="00135332">
        <w:rPr>
          <w:rFonts w:hint="cs"/>
          <w:spacing w:val="-4"/>
          <w:rtl/>
        </w:rPr>
        <w:t xml:space="preserve"> ב</w:t>
      </w:r>
      <w:r w:rsidRPr="00135332">
        <w:rPr>
          <w:spacing w:val="-4"/>
          <w:rtl/>
        </w:rPr>
        <w:t xml:space="preserve">שבעתן העין </w:t>
      </w:r>
      <w:r w:rsidR="00135332" w:rsidRPr="00135332">
        <w:rPr>
          <w:rFonts w:hint="cs"/>
          <w:spacing w:val="-4"/>
          <w:rtl/>
        </w:rPr>
        <w:t xml:space="preserve">שיודעים לזהות </w:t>
      </w:r>
    </w:p>
    <w:p w14:paraId="75A0B57E" w14:textId="77777777" w:rsidR="006F071F" w:rsidRPr="00596EC8" w:rsidRDefault="006F071F" w:rsidP="00A6533C">
      <w:pPr>
        <w:pStyle w:val="affe"/>
        <w:framePr w:wrap="around"/>
        <w:rPr>
          <w:rtl/>
        </w:rPr>
      </w:pPr>
      <w:r w:rsidRPr="00596EC8">
        <w:rPr>
          <w:rtl/>
        </w:rPr>
        <w:t>כד.</w:t>
      </w:r>
    </w:p>
    <w:p w14:paraId="7F5CC590" w14:textId="7D1A05B8" w:rsidR="00F707CE" w:rsidRPr="00F707CE" w:rsidRDefault="006F071F" w:rsidP="00443BD1">
      <w:pPr>
        <w:pStyle w:val="36"/>
        <w:framePr w:wrap="notBeside"/>
        <w:rPr>
          <w:rtl/>
        </w:rPr>
      </w:pPr>
      <w:r w:rsidRPr="00F707CE">
        <w:rPr>
          <w:rtl/>
        </w:rPr>
        <w:t>ריא"ש</w:t>
      </w:r>
      <w:r w:rsidR="00F707CE" w:rsidRPr="00F707CE">
        <w:rPr>
          <w:rtl/>
        </w:rPr>
        <w:t>:</w:t>
      </w:r>
    </w:p>
    <w:p w14:paraId="315FA8F9" w14:textId="18EE0C5B" w:rsidR="006F071F" w:rsidRPr="00596EC8" w:rsidRDefault="00443BD1" w:rsidP="009B508D">
      <w:pPr>
        <w:rPr>
          <w:rtl/>
        </w:rPr>
      </w:pPr>
      <w:r>
        <w:rPr>
          <w:rFonts w:hint="cs"/>
          <w:rtl/>
        </w:rPr>
        <w:t>בג' דברים רבנן משנים בדיבורם</w:t>
      </w:r>
      <w:r w:rsidR="006F071F" w:rsidRPr="00596EC8">
        <w:rPr>
          <w:rtl/>
        </w:rPr>
        <w:t xml:space="preserve">: מסכת, </w:t>
      </w:r>
      <w:r>
        <w:rPr>
          <w:rFonts w:hint="cs"/>
          <w:rtl/>
        </w:rPr>
        <w:t>מיטה</w:t>
      </w:r>
      <w:r w:rsidR="006F071F" w:rsidRPr="00596EC8">
        <w:rPr>
          <w:rtl/>
        </w:rPr>
        <w:t>, ואושפיזא.</w:t>
      </w:r>
    </w:p>
    <w:p w14:paraId="107FEFAC" w14:textId="77777777" w:rsidR="00F707CE" w:rsidRPr="00F707CE" w:rsidRDefault="006F071F" w:rsidP="00443BD1">
      <w:pPr>
        <w:pStyle w:val="36"/>
        <w:framePr w:wrap="notBeside"/>
        <w:rPr>
          <w:rtl/>
        </w:rPr>
      </w:pPr>
      <w:r w:rsidRPr="00F707CE">
        <w:rPr>
          <w:rFonts w:hint="cs"/>
          <w:rtl/>
        </w:rPr>
        <w:t>ונפק</w:t>
      </w:r>
      <w:r w:rsidRPr="00F707CE">
        <w:rPr>
          <w:rtl/>
        </w:rPr>
        <w:t>"</w:t>
      </w:r>
      <w:r w:rsidRPr="00F707CE">
        <w:rPr>
          <w:rFonts w:hint="cs"/>
          <w:rtl/>
        </w:rPr>
        <w:t>מ</w:t>
      </w:r>
      <w:r w:rsidR="00F707CE" w:rsidRPr="00F707CE">
        <w:rPr>
          <w:rtl/>
        </w:rPr>
        <w:t>:</w:t>
      </w:r>
    </w:p>
    <w:p w14:paraId="068C3499" w14:textId="25142298" w:rsidR="006F071F" w:rsidRPr="00596EC8" w:rsidRDefault="006F071F" w:rsidP="005E3761">
      <w:pPr>
        <w:rPr>
          <w:rtl/>
        </w:rPr>
      </w:pPr>
      <w:r w:rsidRPr="00596EC8">
        <w:rPr>
          <w:rtl/>
        </w:rPr>
        <w:t>ל</w:t>
      </w:r>
      <w:r w:rsidRPr="00596EC8">
        <w:rPr>
          <w:rFonts w:hint="cs"/>
          <w:rtl/>
        </w:rPr>
        <w:t>החזיר להם אבידה בטביעות עין</w:t>
      </w:r>
      <w:r w:rsidRPr="00596EC8">
        <w:rPr>
          <w:rtl/>
        </w:rPr>
        <w:t>.</w:t>
      </w:r>
      <w:r w:rsidR="00443BD1">
        <w:rPr>
          <w:rFonts w:hint="cs"/>
          <w:rtl/>
        </w:rPr>
        <w:t xml:space="preserve"> </w:t>
      </w:r>
      <w:r w:rsidR="005E3761">
        <w:rPr>
          <w:rFonts w:hint="cs"/>
          <w:rtl/>
        </w:rPr>
        <w:t xml:space="preserve">שרק אם אנו יודעים בוודאות שאינו משנה אלא באותם ג' דברים מחזירים לו. </w:t>
      </w:r>
    </w:p>
    <w:p w14:paraId="680CDF45" w14:textId="77777777" w:rsidR="00F707CE" w:rsidRPr="00F707CE" w:rsidRDefault="006F071F" w:rsidP="00E77A16">
      <w:pPr>
        <w:pStyle w:val="36"/>
        <w:framePr w:wrap="notBeside"/>
        <w:rPr>
          <w:rtl/>
        </w:rPr>
      </w:pPr>
      <w:r w:rsidRPr="00F707CE">
        <w:rPr>
          <w:rFonts w:hint="cs"/>
          <w:rtl/>
        </w:rPr>
        <w:t>מ</w:t>
      </w:r>
      <w:r w:rsidRPr="00F707CE">
        <w:rPr>
          <w:rtl/>
        </w:rPr>
        <w:t>"</w:t>
      </w:r>
      <w:r w:rsidRPr="00F707CE">
        <w:rPr>
          <w:rFonts w:hint="cs"/>
          <w:rtl/>
        </w:rPr>
        <w:t>ז</w:t>
      </w:r>
      <w:r w:rsidRPr="00F707CE">
        <w:rPr>
          <w:rtl/>
        </w:rPr>
        <w:t xml:space="preserve"> חסידא</w:t>
      </w:r>
      <w:r w:rsidR="00F707CE" w:rsidRPr="00F707CE">
        <w:rPr>
          <w:rtl/>
        </w:rPr>
        <w:t>:</w:t>
      </w:r>
    </w:p>
    <w:p w14:paraId="1E460D85" w14:textId="171A53C8" w:rsidR="00E77A16" w:rsidRDefault="006F071F" w:rsidP="00E77A16">
      <w:pPr>
        <w:spacing w:after="60"/>
        <w:rPr>
          <w:rtl/>
        </w:rPr>
      </w:pPr>
      <w:r w:rsidRPr="00596EC8">
        <w:rPr>
          <w:rFonts w:hint="cs"/>
          <w:rtl/>
        </w:rPr>
        <w:t xml:space="preserve">נגנב לו כוס כסף מהיכן שהתארח </w:t>
      </w:r>
      <w:r w:rsidRPr="005E3761">
        <w:rPr>
          <w:rStyle w:val="affffc"/>
          <w:rFonts w:hint="cs"/>
          <w:rtl/>
        </w:rPr>
        <w:t>וראה לאחד מבי רב</w:t>
      </w:r>
      <w:r w:rsidRPr="00596EC8">
        <w:rPr>
          <w:rFonts w:hint="cs"/>
          <w:rtl/>
        </w:rPr>
        <w:t xml:space="preserve"> שניגב ידו </w:t>
      </w:r>
      <w:r w:rsidRPr="005E3761">
        <w:rPr>
          <w:rFonts w:hint="cs"/>
          <w:spacing w:val="-4"/>
          <w:rtl/>
        </w:rPr>
        <w:t>בגלימת חבירו.</w:t>
      </w:r>
      <w:r w:rsidR="00E77A16" w:rsidRPr="005E3761">
        <w:rPr>
          <w:rFonts w:hint="cs"/>
          <w:spacing w:val="-4"/>
          <w:rtl/>
        </w:rPr>
        <w:t xml:space="preserve"> </w:t>
      </w:r>
      <w:r w:rsidRPr="005E3761">
        <w:rPr>
          <w:rStyle w:val="affffc"/>
          <w:spacing w:val="-4"/>
          <w:rtl/>
        </w:rPr>
        <w:t>אמר:</w:t>
      </w:r>
      <w:r w:rsidRPr="005E3761">
        <w:rPr>
          <w:spacing w:val="-4"/>
          <w:rtl/>
        </w:rPr>
        <w:t xml:space="preserve"> </w:t>
      </w:r>
      <w:r w:rsidRPr="005E3761">
        <w:rPr>
          <w:rFonts w:hint="cs"/>
          <w:spacing w:val="-4"/>
          <w:rtl/>
        </w:rPr>
        <w:t>זהו שלא אכפת לו מכסף חבירו</w:t>
      </w:r>
      <w:r w:rsidR="00E77A16" w:rsidRPr="005E3761">
        <w:rPr>
          <w:rFonts w:hint="cs"/>
          <w:spacing w:val="-4"/>
          <w:rtl/>
        </w:rPr>
        <w:t>,</w:t>
      </w:r>
      <w:r w:rsidRPr="005E3761">
        <w:rPr>
          <w:rFonts w:hint="cs"/>
          <w:spacing w:val="-4"/>
          <w:rtl/>
        </w:rPr>
        <w:t xml:space="preserve"> כפתו והודה</w:t>
      </w:r>
    </w:p>
    <w:p w14:paraId="78B36EDA" w14:textId="277DE063" w:rsidR="00F707CE" w:rsidRPr="00F707CE" w:rsidRDefault="006F071F" w:rsidP="00E77A16">
      <w:pPr>
        <w:pStyle w:val="36"/>
        <w:framePr w:wrap="notBeside"/>
        <w:rPr>
          <w:rtl/>
        </w:rPr>
      </w:pPr>
      <w:r w:rsidRPr="00F707CE">
        <w:rPr>
          <w:rFonts w:hint="cs"/>
          <w:rtl/>
        </w:rPr>
        <w:t>תני</w:t>
      </w:r>
      <w:r w:rsidRPr="00F707CE">
        <w:rPr>
          <w:rtl/>
        </w:rPr>
        <w:t>א</w:t>
      </w:r>
      <w:r w:rsidR="009A3852" w:rsidRPr="00F707CE">
        <w:rPr>
          <w:rFonts w:hint="cs"/>
          <w:rtl/>
        </w:rPr>
        <w:t xml:space="preserve"> מודה רשב''א</w:t>
      </w:r>
      <w:r w:rsidR="00F707CE" w:rsidRPr="00F707CE">
        <w:rPr>
          <w:rtl/>
        </w:rPr>
        <w:t>:</w:t>
      </w:r>
    </w:p>
    <w:p w14:paraId="610E7BEA" w14:textId="50DE3C12" w:rsidR="006F071F" w:rsidRPr="00596EC8" w:rsidRDefault="006F071F" w:rsidP="009B508D">
      <w:pPr>
        <w:rPr>
          <w:rtl/>
        </w:rPr>
      </w:pPr>
      <w:r w:rsidRPr="00596EC8">
        <w:rPr>
          <w:rtl/>
        </w:rPr>
        <w:t>בכלים חדשים ששבעתן העין שחייב להכריז.</w:t>
      </w:r>
    </w:p>
    <w:p w14:paraId="03B4B067" w14:textId="77777777" w:rsidR="006F071F" w:rsidRPr="00596EC8" w:rsidRDefault="006F071F" w:rsidP="009B508D">
      <w:pPr>
        <w:rPr>
          <w:rtl/>
        </w:rPr>
      </w:pPr>
      <w:r w:rsidRPr="00596EC8">
        <w:rPr>
          <w:rFonts w:hint="cs"/>
          <w:rtl/>
        </w:rPr>
        <w:t>וכ</w:t>
      </w:r>
      <w:r w:rsidRPr="00596EC8">
        <w:rPr>
          <w:rtl/>
        </w:rPr>
        <w:t>לים חדשים שלא שבעתן העין, שאינו חייב להכריז - כגון בדי מחטין וצינוריות, ומחרוזות של קרדומות.</w:t>
      </w:r>
    </w:p>
    <w:p w14:paraId="12C7A563" w14:textId="3B2EF661" w:rsidR="00F707CE" w:rsidRPr="00F707CE" w:rsidRDefault="00F707CE" w:rsidP="00E77A16">
      <w:pPr>
        <w:pStyle w:val="36"/>
        <w:framePr w:wrap="notBeside"/>
        <w:rPr>
          <w:rtl/>
        </w:rPr>
      </w:pPr>
      <w:r w:rsidRPr="00F707CE">
        <w:rPr>
          <w:rtl/>
        </w:rPr>
        <w:t>•</w:t>
      </w:r>
    </w:p>
    <w:p w14:paraId="48A80EFC" w14:textId="16B0AC1D" w:rsidR="00E77A16" w:rsidRDefault="006F071F" w:rsidP="00E77A16">
      <w:pPr>
        <w:rPr>
          <w:rtl/>
        </w:rPr>
      </w:pPr>
      <w:r w:rsidRPr="00596EC8">
        <w:rPr>
          <w:rtl/>
        </w:rPr>
        <w:t xml:space="preserve">כל אלו שאמרו אימתי מותרים - בזמן שמצאן אחד אחד, </w:t>
      </w:r>
    </w:p>
    <w:p w14:paraId="45E02494" w14:textId="60B2DBD3" w:rsidR="006F071F" w:rsidRPr="00596EC8" w:rsidRDefault="006F071F" w:rsidP="00E77A16">
      <w:pPr>
        <w:ind w:left="1017"/>
        <w:rPr>
          <w:rtl/>
        </w:rPr>
      </w:pPr>
      <w:r w:rsidRPr="00596EC8">
        <w:rPr>
          <w:rtl/>
        </w:rPr>
        <w:t>אבל מצאן שנים שנים - חייב להכריז.</w:t>
      </w:r>
    </w:p>
    <w:p w14:paraId="48F7B35E" w14:textId="32FB24E3" w:rsidR="00F707CE" w:rsidRPr="00F707CE" w:rsidRDefault="00F707CE" w:rsidP="00E77A16">
      <w:pPr>
        <w:pStyle w:val="36"/>
        <w:framePr w:wrap="notBeside"/>
        <w:rPr>
          <w:rtl/>
        </w:rPr>
      </w:pPr>
      <w:r w:rsidRPr="00F707CE">
        <w:rPr>
          <w:rtl/>
        </w:rPr>
        <w:t>•</w:t>
      </w:r>
    </w:p>
    <w:p w14:paraId="42E80E58" w14:textId="10207A12" w:rsidR="006F071F" w:rsidRPr="005E3761" w:rsidRDefault="006F071F" w:rsidP="009B508D">
      <w:pPr>
        <w:rPr>
          <w:spacing w:val="-2"/>
          <w:rtl/>
        </w:rPr>
      </w:pPr>
      <w:r w:rsidRPr="0050150D">
        <w:rPr>
          <w:rFonts w:cs="PFT_Frank"/>
          <w:b/>
          <w:bCs/>
          <w:spacing w:val="-2"/>
          <w:szCs w:val="14"/>
          <w:rtl/>
        </w:rPr>
        <w:t>בדי</w:t>
      </w:r>
      <w:r w:rsidR="00D26CD9" w:rsidRPr="005E3761">
        <w:rPr>
          <w:rFonts w:hint="cs"/>
          <w:spacing w:val="-2"/>
          <w:rtl/>
        </w:rPr>
        <w:t>-</w:t>
      </w:r>
      <w:r w:rsidRPr="005E3761">
        <w:rPr>
          <w:rFonts w:hint="cs"/>
          <w:spacing w:val="-2"/>
          <w:rtl/>
        </w:rPr>
        <w:t xml:space="preserve"> ענף</w:t>
      </w:r>
      <w:r w:rsidR="00D26CD9" w:rsidRPr="005E3761">
        <w:rPr>
          <w:rFonts w:hint="cs"/>
          <w:spacing w:val="-2"/>
          <w:rtl/>
        </w:rPr>
        <w:t>,</w:t>
      </w:r>
      <w:r w:rsidRPr="005E3761">
        <w:rPr>
          <w:rFonts w:hint="cs"/>
          <w:spacing w:val="-2"/>
          <w:rtl/>
        </w:rPr>
        <w:t xml:space="preserve"> </w:t>
      </w:r>
      <w:r w:rsidR="00D26CD9" w:rsidRPr="005E3761">
        <w:rPr>
          <w:rFonts w:hint="cs"/>
          <w:spacing w:val="-2"/>
          <w:rtl/>
        </w:rPr>
        <w:t xml:space="preserve">נקרא </w:t>
      </w:r>
      <w:r w:rsidRPr="005E3761">
        <w:rPr>
          <w:rFonts w:hint="cs"/>
          <w:spacing w:val="-2"/>
          <w:rtl/>
        </w:rPr>
        <w:t xml:space="preserve">בדי </w:t>
      </w:r>
      <w:r w:rsidR="00D26CD9" w:rsidRPr="005E3761">
        <w:rPr>
          <w:rFonts w:hint="cs"/>
          <w:spacing w:val="-2"/>
          <w:rtl/>
        </w:rPr>
        <w:t>ש</w:t>
      </w:r>
      <w:r w:rsidRPr="005E3761">
        <w:rPr>
          <w:rFonts w:hint="cs"/>
          <w:spacing w:val="-2"/>
          <w:rtl/>
        </w:rPr>
        <w:t>תולים בה מידי</w:t>
      </w:r>
      <w:r w:rsidR="00D26CD9" w:rsidRPr="005E3761">
        <w:rPr>
          <w:rFonts w:hint="cs"/>
          <w:spacing w:val="-2"/>
          <w:rtl/>
        </w:rPr>
        <w:t>,</w:t>
      </w:r>
      <w:r w:rsidRPr="005E3761">
        <w:rPr>
          <w:rFonts w:hint="cs"/>
          <w:spacing w:val="-2"/>
          <w:rtl/>
        </w:rPr>
        <w:t xml:space="preserve"> </w:t>
      </w:r>
      <w:r w:rsidRPr="005E3761">
        <w:rPr>
          <w:rStyle w:val="affffc"/>
          <w:rFonts w:hint="cs"/>
          <w:spacing w:val="-2"/>
          <w:rtl/>
        </w:rPr>
        <w:t>כ</w:t>
      </w:r>
      <w:r w:rsidRPr="005E3761">
        <w:rPr>
          <w:rStyle w:val="affffc"/>
          <w:spacing w:val="-2"/>
          <w:rtl/>
        </w:rPr>
        <w:t>דתנן</w:t>
      </w:r>
      <w:r w:rsidRPr="005E3761">
        <w:rPr>
          <w:rStyle w:val="affffc"/>
          <w:rFonts w:hint="cs"/>
          <w:spacing w:val="-2"/>
          <w:rtl/>
        </w:rPr>
        <w:t>:</w:t>
      </w:r>
      <w:r w:rsidR="00D26CD9" w:rsidRPr="005E3761">
        <w:rPr>
          <w:rFonts w:hint="cs"/>
          <w:spacing w:val="-2"/>
          <w:rtl/>
        </w:rPr>
        <w:t xml:space="preserve"> </w:t>
      </w:r>
      <w:r w:rsidRPr="005E3761">
        <w:rPr>
          <w:spacing w:val="-2"/>
          <w:rtl/>
        </w:rPr>
        <w:t>עלה אחד בבד אחד.</w:t>
      </w:r>
    </w:p>
    <w:p w14:paraId="25E21BFA" w14:textId="77777777" w:rsidR="00A6533C" w:rsidRPr="00596EC8" w:rsidRDefault="00A6533C" w:rsidP="00A6533C">
      <w:pPr>
        <w:pStyle w:val="aff9"/>
        <w:rPr>
          <w:rtl/>
        </w:rPr>
      </w:pPr>
      <w:r w:rsidRPr="00596EC8">
        <w:rPr>
          <w:rtl/>
        </w:rPr>
        <w:t>***</w:t>
      </w:r>
    </w:p>
    <w:p w14:paraId="2D1D56CB" w14:textId="1FE7C954" w:rsidR="00F707CE" w:rsidRPr="00F707CE" w:rsidRDefault="006F071F" w:rsidP="009A3852">
      <w:pPr>
        <w:pStyle w:val="36"/>
        <w:framePr w:wrap="notBeside"/>
        <w:rPr>
          <w:rtl/>
        </w:rPr>
      </w:pPr>
      <w:r w:rsidRPr="00F707CE">
        <w:rPr>
          <w:rtl/>
        </w:rPr>
        <w:t>וכן ר</w:t>
      </w:r>
      <w:r w:rsidRPr="00F707CE">
        <w:rPr>
          <w:rFonts w:hint="cs"/>
          <w:rtl/>
        </w:rPr>
        <w:t>שב</w:t>
      </w:r>
      <w:r w:rsidRPr="00F707CE">
        <w:rPr>
          <w:rtl/>
        </w:rPr>
        <w:t>"</w:t>
      </w:r>
      <w:r w:rsidRPr="00F707CE">
        <w:rPr>
          <w:rFonts w:hint="cs"/>
          <w:rtl/>
        </w:rPr>
        <w:t>א</w:t>
      </w:r>
      <w:r w:rsidR="00F707CE" w:rsidRPr="00F707CE">
        <w:rPr>
          <w:rFonts w:hint="cs"/>
          <w:rtl/>
        </w:rPr>
        <w:t>:</w:t>
      </w:r>
    </w:p>
    <w:p w14:paraId="374469BD" w14:textId="61A90B24" w:rsidR="006F071F" w:rsidRPr="00596EC8" w:rsidRDefault="009A3852" w:rsidP="009A3852">
      <w:pPr>
        <w:rPr>
          <w:rtl/>
        </w:rPr>
      </w:pPr>
      <w:r w:rsidRPr="005E3761">
        <w:rPr>
          <w:rFonts w:hint="cs"/>
          <w:spacing w:val="-4"/>
          <w:rtl/>
        </w:rPr>
        <w:t xml:space="preserve">המציל </w:t>
      </w:r>
      <w:r w:rsidR="006F071F" w:rsidRPr="005E3761">
        <w:rPr>
          <w:spacing w:val="-4"/>
          <w:rtl/>
        </w:rPr>
        <w:t>מן הארי</w:t>
      </w:r>
      <w:r w:rsidRPr="005E3761">
        <w:rPr>
          <w:rFonts w:hint="cs"/>
          <w:spacing w:val="-4"/>
          <w:rtl/>
        </w:rPr>
        <w:t>,</w:t>
      </w:r>
      <w:r w:rsidR="006F071F" w:rsidRPr="005E3761">
        <w:rPr>
          <w:spacing w:val="-4"/>
          <w:rtl/>
        </w:rPr>
        <w:t xml:space="preserve"> הדוב</w:t>
      </w:r>
      <w:r w:rsidRPr="005E3761">
        <w:rPr>
          <w:rFonts w:hint="cs"/>
          <w:spacing w:val="-4"/>
          <w:rtl/>
        </w:rPr>
        <w:t>,</w:t>
      </w:r>
      <w:r w:rsidR="006F071F" w:rsidRPr="005E3761">
        <w:rPr>
          <w:spacing w:val="-4"/>
          <w:rtl/>
        </w:rPr>
        <w:t xml:space="preserve"> הנמר</w:t>
      </w:r>
      <w:r w:rsidRPr="005E3761">
        <w:rPr>
          <w:rFonts w:hint="cs"/>
          <w:spacing w:val="-4"/>
          <w:rtl/>
        </w:rPr>
        <w:t>,</w:t>
      </w:r>
      <w:r w:rsidR="006F071F" w:rsidRPr="005E3761">
        <w:rPr>
          <w:spacing w:val="-4"/>
          <w:rtl/>
        </w:rPr>
        <w:t xml:space="preserve"> הברדלס, ומזוטו של ים ומשלוליתו</w:t>
      </w:r>
      <w:r w:rsidR="006F071F" w:rsidRPr="00596EC8">
        <w:rPr>
          <w:rtl/>
        </w:rPr>
        <w:t xml:space="preserve"> של נהר, המוצא בסרטיא ופלטיא גדולה, ובכל מקום שהרבים מצויין שם</w:t>
      </w:r>
      <w:r>
        <w:rPr>
          <w:rFonts w:hint="cs"/>
          <w:rtl/>
        </w:rPr>
        <w:t xml:space="preserve"> - </w:t>
      </w:r>
      <w:r w:rsidR="006F071F" w:rsidRPr="00596EC8">
        <w:rPr>
          <w:rtl/>
        </w:rPr>
        <w:t>ה</w:t>
      </w:r>
      <w:r w:rsidR="006F071F" w:rsidRPr="00596EC8">
        <w:rPr>
          <w:rFonts w:hint="cs"/>
          <w:rtl/>
        </w:rPr>
        <w:t>א"ש</w:t>
      </w:r>
      <w:r w:rsidR="006F071F" w:rsidRPr="00596EC8">
        <w:rPr>
          <w:rtl/>
        </w:rPr>
        <w:t>, מפני שהבעלים מתיאשין מהן.</w:t>
      </w:r>
    </w:p>
    <w:p w14:paraId="56994CED" w14:textId="7C020037" w:rsidR="006F071F" w:rsidRPr="00596EC8" w:rsidRDefault="006612BD" w:rsidP="006612BD">
      <w:pPr>
        <w:pStyle w:val="affff9"/>
        <w:rPr>
          <w:rtl/>
        </w:rPr>
      </w:pPr>
      <w:r>
        <w:rPr>
          <w:rFonts w:hint="cs"/>
          <w:rtl/>
        </w:rPr>
        <w:t xml:space="preserve">איבעיא ברשב''א </w:t>
      </w:r>
    </w:p>
    <w:p w14:paraId="2526FD16" w14:textId="5C54617F" w:rsidR="00F707CE" w:rsidRPr="00F707CE" w:rsidRDefault="006F071F" w:rsidP="009A3852">
      <w:pPr>
        <w:pStyle w:val="36"/>
        <w:framePr w:wrap="notBeside"/>
        <w:rPr>
          <w:rtl/>
        </w:rPr>
      </w:pPr>
      <w:r w:rsidRPr="00F707CE">
        <w:rPr>
          <w:rtl/>
        </w:rPr>
        <w:lastRenderedPageBreak/>
        <w:t>איבעיא</w:t>
      </w:r>
      <w:r w:rsidR="00F707CE" w:rsidRPr="00F707CE">
        <w:rPr>
          <w:rtl/>
        </w:rPr>
        <w:t>:</w:t>
      </w:r>
    </w:p>
    <w:p w14:paraId="05ED61D9" w14:textId="5997871B" w:rsidR="00A6533C" w:rsidRPr="00596EC8" w:rsidRDefault="006612BD" w:rsidP="009B508D">
      <w:pPr>
        <w:rPr>
          <w:rtl/>
        </w:rPr>
      </w:pPr>
      <w:r>
        <w:rPr>
          <w:rStyle w:val="affffc"/>
          <w:rFonts w:hint="cs"/>
          <w:rtl/>
        </w:rPr>
        <w:t>מה ש</w:t>
      </w:r>
      <w:r w:rsidR="006F071F" w:rsidRPr="005E3761">
        <w:rPr>
          <w:rStyle w:val="affffc"/>
          <w:rtl/>
        </w:rPr>
        <w:t>אמר ר</w:t>
      </w:r>
      <w:r w:rsidR="006F071F" w:rsidRPr="005E3761">
        <w:rPr>
          <w:rStyle w:val="affffc"/>
          <w:rFonts w:hint="cs"/>
          <w:rtl/>
        </w:rPr>
        <w:t>שב</w:t>
      </w:r>
      <w:r w:rsidR="006F071F" w:rsidRPr="005E3761">
        <w:rPr>
          <w:rStyle w:val="affffc"/>
          <w:rtl/>
        </w:rPr>
        <w:t>"</w:t>
      </w:r>
      <w:r w:rsidR="006F071F" w:rsidRPr="005E3761">
        <w:rPr>
          <w:rStyle w:val="affffc"/>
          <w:rFonts w:hint="cs"/>
          <w:rtl/>
        </w:rPr>
        <w:t>א</w:t>
      </w:r>
      <w:r w:rsidR="006F071F" w:rsidRPr="00596EC8">
        <w:rPr>
          <w:rtl/>
        </w:rPr>
        <w:t xml:space="preserve"> ברוב נכרים, </w:t>
      </w:r>
      <w:r w:rsidR="004512D4" w:rsidRPr="0050150D">
        <w:rPr>
          <w:rFonts w:cs="PFT_Frank" w:hint="cs"/>
          <w:b/>
          <w:bCs/>
          <w:szCs w:val="14"/>
          <w:rtl/>
        </w:rPr>
        <w:t xml:space="preserve">או גם </w:t>
      </w:r>
      <w:r w:rsidR="006F071F" w:rsidRPr="0050150D">
        <w:rPr>
          <w:rFonts w:cs="PFT_Frank"/>
          <w:b/>
          <w:bCs/>
          <w:szCs w:val="14"/>
          <w:rtl/>
        </w:rPr>
        <w:t>ברוב ישראל</w:t>
      </w:r>
      <w:r w:rsidR="004512D4">
        <w:rPr>
          <w:rFonts w:hint="cs"/>
          <w:rtl/>
        </w:rPr>
        <w:t>?</w:t>
      </w:r>
      <w:r w:rsidR="006F071F" w:rsidRPr="00596EC8">
        <w:rPr>
          <w:rtl/>
        </w:rPr>
        <w:t xml:space="preserve"> </w:t>
      </w:r>
    </w:p>
    <w:p w14:paraId="0C94B710" w14:textId="5E6E1BED" w:rsidR="00F707CE" w:rsidRPr="00F707CE" w:rsidRDefault="006F071F" w:rsidP="009A3852">
      <w:pPr>
        <w:pStyle w:val="36"/>
        <w:framePr w:wrap="notBeside"/>
        <w:rPr>
          <w:rtl/>
        </w:rPr>
      </w:pPr>
      <w:r w:rsidRPr="00F707CE">
        <w:rPr>
          <w:rFonts w:hint="cs"/>
          <w:rtl/>
        </w:rPr>
        <w:t>את</w:t>
      </w:r>
      <w:r w:rsidRPr="00F707CE">
        <w:rPr>
          <w:rtl/>
        </w:rPr>
        <w:t>"</w:t>
      </w:r>
      <w:r w:rsidRPr="00F707CE">
        <w:rPr>
          <w:rFonts w:hint="cs"/>
          <w:rtl/>
        </w:rPr>
        <w:t>ל</w:t>
      </w:r>
      <w:r w:rsidR="00F707CE" w:rsidRPr="00F707CE">
        <w:rPr>
          <w:rFonts w:hint="cs"/>
          <w:rtl/>
        </w:rPr>
        <w:t>:</w:t>
      </w:r>
    </w:p>
    <w:p w14:paraId="5E9E7064" w14:textId="63C80C82" w:rsidR="00A6533C" w:rsidRPr="00596EC8" w:rsidRDefault="006F071F" w:rsidP="009B508D">
      <w:pPr>
        <w:rPr>
          <w:rtl/>
        </w:rPr>
      </w:pPr>
      <w:r w:rsidRPr="00596EC8">
        <w:rPr>
          <w:rtl/>
        </w:rPr>
        <w:t>אפילו ברוב ישראל</w:t>
      </w:r>
      <w:r w:rsidR="009A3852">
        <w:rPr>
          <w:rFonts w:hint="cs"/>
          <w:rtl/>
        </w:rPr>
        <w:t>,</w:t>
      </w:r>
      <w:r w:rsidRPr="00596EC8">
        <w:rPr>
          <w:rtl/>
        </w:rPr>
        <w:t xml:space="preserve"> </w:t>
      </w:r>
      <w:r w:rsidR="009A3852" w:rsidRPr="0050150D">
        <w:rPr>
          <w:rFonts w:cs="PFT_Frank" w:hint="cs"/>
          <w:b/>
          <w:bCs/>
          <w:szCs w:val="14"/>
          <w:rtl/>
        </w:rPr>
        <w:t xml:space="preserve">האם </w:t>
      </w:r>
      <w:r w:rsidR="00237964" w:rsidRPr="0050150D">
        <w:rPr>
          <w:rFonts w:cs="PFT_Frank"/>
          <w:b/>
          <w:bCs/>
          <w:szCs w:val="14"/>
          <w:rtl/>
        </w:rPr>
        <w:t>חלקו</w:t>
      </w:r>
      <w:r w:rsidRPr="0050150D">
        <w:rPr>
          <w:rFonts w:cs="PFT_Frank"/>
          <w:b/>
          <w:bCs/>
          <w:szCs w:val="14"/>
          <w:rtl/>
        </w:rPr>
        <w:t xml:space="preserve"> רבנן</w:t>
      </w:r>
      <w:r w:rsidRPr="00596EC8">
        <w:rPr>
          <w:rtl/>
        </w:rPr>
        <w:t xml:space="preserve"> או לא?</w:t>
      </w:r>
    </w:p>
    <w:p w14:paraId="63FD3779" w14:textId="3CDEA5C4" w:rsidR="00F707CE" w:rsidRPr="00F707CE" w:rsidRDefault="006F071F" w:rsidP="009A3852">
      <w:pPr>
        <w:pStyle w:val="36"/>
        <w:framePr w:wrap="notBeside"/>
        <w:rPr>
          <w:rtl/>
        </w:rPr>
      </w:pPr>
      <w:r w:rsidRPr="00F707CE">
        <w:rPr>
          <w:rtl/>
        </w:rPr>
        <w:t>ואת"ל</w:t>
      </w:r>
      <w:r w:rsidR="00F707CE" w:rsidRPr="00F707CE">
        <w:rPr>
          <w:rFonts w:hint="cs"/>
          <w:rtl/>
        </w:rPr>
        <w:t>:</w:t>
      </w:r>
    </w:p>
    <w:p w14:paraId="57753C94" w14:textId="403FA080" w:rsidR="00A6533C" w:rsidRPr="00596EC8" w:rsidRDefault="00237964" w:rsidP="009A3852">
      <w:pPr>
        <w:rPr>
          <w:rtl/>
        </w:rPr>
      </w:pPr>
      <w:r w:rsidRPr="00596EC8">
        <w:rPr>
          <w:rtl/>
        </w:rPr>
        <w:t>חלקו</w:t>
      </w:r>
      <w:r w:rsidR="006F071F" w:rsidRPr="00596EC8">
        <w:rPr>
          <w:rtl/>
        </w:rPr>
        <w:t xml:space="preserve">, </w:t>
      </w:r>
      <w:r w:rsidR="009A3852">
        <w:rPr>
          <w:rFonts w:hint="cs"/>
          <w:rtl/>
        </w:rPr>
        <w:t xml:space="preserve">האם </w:t>
      </w:r>
      <w:r w:rsidR="009A3852" w:rsidRPr="0050150D">
        <w:rPr>
          <w:rFonts w:cs="PFT_Frank" w:hint="cs"/>
          <w:b/>
          <w:bCs/>
          <w:szCs w:val="14"/>
          <w:rtl/>
        </w:rPr>
        <w:t>גם ברוב נכרים</w:t>
      </w:r>
      <w:r w:rsidR="009A3852">
        <w:rPr>
          <w:rFonts w:hint="cs"/>
          <w:rtl/>
        </w:rPr>
        <w:t xml:space="preserve"> חלקו? </w:t>
      </w:r>
    </w:p>
    <w:p w14:paraId="0DDA021A" w14:textId="01FD6ADF" w:rsidR="00F707CE" w:rsidRPr="00F707CE" w:rsidRDefault="006F071F" w:rsidP="009A3852">
      <w:pPr>
        <w:pStyle w:val="36"/>
        <w:framePr w:wrap="notBeside"/>
        <w:rPr>
          <w:rtl/>
        </w:rPr>
      </w:pPr>
      <w:r w:rsidRPr="00F707CE">
        <w:rPr>
          <w:rtl/>
        </w:rPr>
        <w:t>ואת"ל</w:t>
      </w:r>
      <w:r w:rsidR="00F707CE" w:rsidRPr="00F707CE">
        <w:rPr>
          <w:rFonts w:hint="cs"/>
          <w:rtl/>
        </w:rPr>
        <w:t>:</w:t>
      </w:r>
    </w:p>
    <w:p w14:paraId="388E6B24" w14:textId="04460928" w:rsidR="00A6533C" w:rsidRPr="00596EC8" w:rsidRDefault="00237964" w:rsidP="009B508D">
      <w:pPr>
        <w:rPr>
          <w:rtl/>
        </w:rPr>
      </w:pPr>
      <w:r w:rsidRPr="00596EC8">
        <w:rPr>
          <w:rtl/>
        </w:rPr>
        <w:t>חלקו</w:t>
      </w:r>
      <w:r w:rsidR="006F071F" w:rsidRPr="00596EC8">
        <w:rPr>
          <w:rtl/>
        </w:rPr>
        <w:t xml:space="preserve"> </w:t>
      </w:r>
      <w:r w:rsidR="00436FC6">
        <w:rPr>
          <w:rFonts w:hint="cs"/>
          <w:rtl/>
        </w:rPr>
        <w:t>גם</w:t>
      </w:r>
      <w:r w:rsidR="006F071F" w:rsidRPr="00596EC8">
        <w:rPr>
          <w:rtl/>
        </w:rPr>
        <w:t xml:space="preserve"> ברוב נכרים, </w:t>
      </w:r>
      <w:r w:rsidR="00436FC6" w:rsidRPr="0050150D">
        <w:rPr>
          <w:rFonts w:cs="PFT_Frank" w:hint="cs"/>
          <w:b/>
          <w:bCs/>
          <w:szCs w:val="14"/>
          <w:rtl/>
        </w:rPr>
        <w:t xml:space="preserve">האם </w:t>
      </w:r>
      <w:r w:rsidR="006F071F" w:rsidRPr="0050150D">
        <w:rPr>
          <w:rFonts w:cs="PFT_Frank"/>
          <w:b/>
          <w:bCs/>
          <w:szCs w:val="14"/>
          <w:rtl/>
        </w:rPr>
        <w:t>הלכה כמותו</w:t>
      </w:r>
      <w:r w:rsidR="006F071F" w:rsidRPr="00596EC8">
        <w:rPr>
          <w:rtl/>
        </w:rPr>
        <w:t>?</w:t>
      </w:r>
    </w:p>
    <w:p w14:paraId="36872F43" w14:textId="1223FADA" w:rsidR="00F707CE" w:rsidRPr="00F707CE" w:rsidRDefault="006F071F" w:rsidP="00436FC6">
      <w:pPr>
        <w:pStyle w:val="36"/>
        <w:framePr w:wrap="notBeside"/>
        <w:rPr>
          <w:rtl/>
        </w:rPr>
      </w:pPr>
      <w:r w:rsidRPr="00F707CE">
        <w:rPr>
          <w:rtl/>
        </w:rPr>
        <w:t>את"ל</w:t>
      </w:r>
      <w:r w:rsidR="00F707CE" w:rsidRPr="00F707CE">
        <w:rPr>
          <w:rFonts w:hint="cs"/>
          <w:rtl/>
        </w:rPr>
        <w:t>:</w:t>
      </w:r>
    </w:p>
    <w:p w14:paraId="095754E6" w14:textId="7F8F4641" w:rsidR="00A6533C" w:rsidRPr="00596EC8" w:rsidRDefault="006F071F" w:rsidP="00436FC6">
      <w:pPr>
        <w:spacing w:after="60"/>
        <w:rPr>
          <w:rtl/>
        </w:rPr>
      </w:pPr>
      <w:r w:rsidRPr="00596EC8">
        <w:rPr>
          <w:rtl/>
        </w:rPr>
        <w:t>הלכה כמותו, דוקא ברוב נכרים</w:t>
      </w:r>
      <w:r w:rsidR="004512D4">
        <w:rPr>
          <w:rFonts w:hint="cs"/>
          <w:rtl/>
        </w:rPr>
        <w:t>,</w:t>
      </w:r>
      <w:r w:rsidRPr="00596EC8">
        <w:rPr>
          <w:rtl/>
        </w:rPr>
        <w:t xml:space="preserve"> או </w:t>
      </w:r>
      <w:r w:rsidRPr="0050150D">
        <w:rPr>
          <w:rFonts w:cs="PFT_Frank"/>
          <w:b/>
          <w:bCs/>
          <w:szCs w:val="14"/>
          <w:rtl/>
        </w:rPr>
        <w:t>אפילו ברוב ישראל</w:t>
      </w:r>
      <w:r w:rsidRPr="00596EC8">
        <w:rPr>
          <w:rtl/>
        </w:rPr>
        <w:t>?</w:t>
      </w:r>
    </w:p>
    <w:p w14:paraId="07E827D1" w14:textId="0CF0AAEF" w:rsidR="00F707CE" w:rsidRPr="00F707CE" w:rsidRDefault="005E3761" w:rsidP="00436FC6">
      <w:pPr>
        <w:pStyle w:val="36"/>
        <w:framePr w:wrap="notBeside"/>
        <w:rPr>
          <w:rtl/>
        </w:rPr>
      </w:pPr>
      <w:r w:rsidRPr="00F707CE">
        <w:rPr>
          <w:rFonts w:hint="cs"/>
          <w:rtl/>
        </w:rPr>
        <w:t xml:space="preserve">א. </w:t>
      </w:r>
      <w:r w:rsidR="006F071F" w:rsidRPr="00F707CE">
        <w:rPr>
          <w:rtl/>
        </w:rPr>
        <w:t>ת"ש</w:t>
      </w:r>
      <w:r w:rsidR="00F707CE" w:rsidRPr="00F707CE">
        <w:rPr>
          <w:rtl/>
        </w:rPr>
        <w:t>:</w:t>
      </w:r>
    </w:p>
    <w:p w14:paraId="36923453" w14:textId="7B2CFCB8" w:rsidR="006F071F" w:rsidRPr="00596EC8" w:rsidRDefault="006F071F" w:rsidP="009B508D">
      <w:pPr>
        <w:rPr>
          <w:rtl/>
        </w:rPr>
      </w:pPr>
      <w:r w:rsidRPr="00596EC8">
        <w:rPr>
          <w:rtl/>
        </w:rPr>
        <w:t>המוצא מעות בבת"</w:t>
      </w:r>
      <w:r w:rsidRPr="00596EC8">
        <w:rPr>
          <w:rFonts w:hint="cs"/>
          <w:rtl/>
        </w:rPr>
        <w:t>כ ובתמ</w:t>
      </w:r>
      <w:r w:rsidR="00F0218D">
        <w:rPr>
          <w:rFonts w:hint="cs"/>
          <w:rtl/>
        </w:rPr>
        <w:t>'</w:t>
      </w:r>
      <w:r w:rsidRPr="00596EC8">
        <w:rPr>
          <w:rFonts w:hint="cs"/>
          <w:rtl/>
        </w:rPr>
        <w:t>'ד</w:t>
      </w:r>
      <w:r w:rsidRPr="00596EC8">
        <w:rPr>
          <w:rtl/>
        </w:rPr>
        <w:t>, ובכל מקום שהרבים מצויין שם ה</w:t>
      </w:r>
      <w:r w:rsidRPr="00596EC8">
        <w:rPr>
          <w:rFonts w:hint="cs"/>
          <w:rtl/>
        </w:rPr>
        <w:t>א</w:t>
      </w:r>
      <w:r w:rsidRPr="00596EC8">
        <w:rPr>
          <w:rtl/>
        </w:rPr>
        <w:t>"</w:t>
      </w:r>
      <w:r w:rsidRPr="00596EC8">
        <w:rPr>
          <w:rFonts w:hint="cs"/>
          <w:rtl/>
        </w:rPr>
        <w:t>ש</w:t>
      </w:r>
      <w:r w:rsidRPr="00596EC8">
        <w:rPr>
          <w:rtl/>
        </w:rPr>
        <w:t>,</w:t>
      </w:r>
      <w:r w:rsidRPr="00596EC8">
        <w:rPr>
          <w:rFonts w:hint="cs"/>
          <w:rtl/>
        </w:rPr>
        <w:t xml:space="preserve"> </w:t>
      </w:r>
      <w:r w:rsidRPr="00596EC8">
        <w:rPr>
          <w:rtl/>
        </w:rPr>
        <w:t>שהבעלים מתיאשין מהן.</w:t>
      </w:r>
    </w:p>
    <w:p w14:paraId="36232E81" w14:textId="77777777" w:rsidR="00F707CE" w:rsidRPr="00F707CE" w:rsidRDefault="006F071F" w:rsidP="00F0218D">
      <w:pPr>
        <w:pStyle w:val="36"/>
        <w:framePr w:wrap="notBeside"/>
        <w:rPr>
          <w:rtl/>
        </w:rPr>
      </w:pPr>
      <w:r w:rsidRPr="00F707CE">
        <w:rPr>
          <w:rFonts w:hint="cs"/>
          <w:rtl/>
        </w:rPr>
        <w:t>אין לומר</w:t>
      </w:r>
      <w:r w:rsidR="00F707CE" w:rsidRPr="00F707CE">
        <w:rPr>
          <w:rtl/>
        </w:rPr>
        <w:t>:</w:t>
      </w:r>
    </w:p>
    <w:p w14:paraId="48984442" w14:textId="704C31E6" w:rsidR="006F071F" w:rsidRPr="00596EC8" w:rsidRDefault="006F071F" w:rsidP="00F0218D">
      <w:pPr>
        <w:rPr>
          <w:rtl/>
        </w:rPr>
      </w:pPr>
      <w:r>
        <w:rPr>
          <w:rFonts w:hint="cs"/>
          <w:rtl/>
        </w:rPr>
        <w:t xml:space="preserve">דהיינו </w:t>
      </w:r>
      <w:r>
        <w:rPr>
          <w:rStyle w:val="affffc"/>
          <w:rFonts w:hint="cs"/>
          <w:rtl/>
          <w:rPrChange w:id="9011" w:author="מנוע אמוראים" w:date="2026-10-05T16:41:14Z">
            <w:rPr>
              <w:rFonts w:hint="cs"/>
              <w:rtl/>
            </w:rPr>
          </w:rPrChange>
        </w:rPr>
        <w:t xml:space="preserve">רשב</w:t>
      </w:r>
      <w:r>
        <w:rPr>
          <w:rStyle w:val="affffc"/>
          <w:rtl/>
          <w:rPrChange w:id="9012" w:author="מנוע אמוראים" w:date="2026-10-05T16:41:14Z">
            <w:rPr>
              <w:rtl/>
            </w:rPr>
          </w:rPrChange>
        </w:rPr>
        <w:t xml:space="preserve">"</w:t>
      </w:r>
      <w:r>
        <w:rPr>
          <w:rStyle w:val="affffc"/>
          <w:rFonts w:hint="cs"/>
          <w:rtl/>
          <w:rPrChange w:id="9013" w:author="מנוע אמוראים" w:date="2026-10-05T16:41:14Z">
            <w:rPr>
              <w:rFonts w:hint="cs"/>
              <w:rtl/>
            </w:rPr>
          </w:rPrChange>
        </w:rPr>
        <w:t xml:space="preserve">א</w:t>
      </w:r>
      <w:r w:rsidR="006612BD">
        <w:rPr>
          <w:rFonts w:hint="cs"/>
          <w:rtl/>
        </w:rPr>
        <w:t>,</w:t>
      </w:r>
      <w:r w:rsidRPr="00596EC8">
        <w:rPr>
          <w:rFonts w:hint="cs"/>
          <w:rtl/>
        </w:rPr>
        <w:t xml:space="preserve"> </w:t>
      </w:r>
      <w:r w:rsidRPr="0050150D">
        <w:rPr>
          <w:rFonts w:cs="PFT_Frank" w:hint="cs"/>
          <w:b/>
          <w:bCs/>
          <w:szCs w:val="14"/>
          <w:rtl/>
        </w:rPr>
        <w:t>וש</w:t>
      </w:r>
      <w:r w:rsidRPr="0050150D">
        <w:rPr>
          <w:rFonts w:cs="PFT_Frank"/>
          <w:b/>
          <w:bCs/>
          <w:szCs w:val="14"/>
          <w:rtl/>
        </w:rPr>
        <w:t>"</w:t>
      </w:r>
      <w:r w:rsidRPr="0050150D">
        <w:rPr>
          <w:rFonts w:cs="PFT_Frank" w:hint="cs"/>
          <w:b/>
          <w:bCs/>
          <w:szCs w:val="14"/>
          <w:rtl/>
        </w:rPr>
        <w:t>מ</w:t>
      </w:r>
      <w:r w:rsidRPr="00596EC8">
        <w:rPr>
          <w:rFonts w:hint="cs"/>
          <w:rtl/>
        </w:rPr>
        <w:t xml:space="preserve"> אפי' ברוב ישראל ולא במפוזרין</w:t>
      </w:r>
      <w:r w:rsidR="006612BD">
        <w:rPr>
          <w:rFonts w:hint="cs"/>
          <w:rtl/>
        </w:rPr>
        <w:t>,</w:t>
      </w:r>
      <w:r w:rsidRPr="00596EC8">
        <w:rPr>
          <w:rFonts w:hint="cs"/>
          <w:rtl/>
        </w:rPr>
        <w:t xml:space="preserve"> דאי מפוזרין אפי' אין הרבים מצוין שם</w:t>
      </w:r>
      <w:r w:rsidR="00F0218D">
        <w:rPr>
          <w:rFonts w:hint="cs"/>
          <w:rtl/>
        </w:rPr>
        <w:t xml:space="preserve">, </w:t>
      </w:r>
      <w:r w:rsidRPr="00596EC8">
        <w:rPr>
          <w:rFonts w:hint="cs"/>
          <w:rtl/>
        </w:rPr>
        <w:t>ובהכרח דמיירי בצרורין ו</w:t>
      </w:r>
      <w:r w:rsidRPr="00596EC8">
        <w:rPr>
          <w:rtl/>
        </w:rPr>
        <w:t>בבתי כנסיות</w:t>
      </w:r>
      <w:r w:rsidRPr="00596EC8">
        <w:rPr>
          <w:rFonts w:hint="cs"/>
          <w:rtl/>
        </w:rPr>
        <w:t xml:space="preserve"> ומדרשות שלנו דיושבים בהן נכרים.</w:t>
      </w:r>
    </w:p>
    <w:p w14:paraId="085BA96A" w14:textId="5A1E5CC9" w:rsidR="00F707CE" w:rsidRPr="00F707CE" w:rsidRDefault="006612BD" w:rsidP="00421160">
      <w:pPr>
        <w:pStyle w:val="36"/>
        <w:framePr w:wrap="notBeside"/>
        <w:rPr>
          <w:rtl/>
        </w:rPr>
      </w:pPr>
      <w:r w:rsidRPr="00F707CE">
        <w:rPr>
          <w:rFonts w:hint="cs"/>
          <w:rtl/>
        </w:rPr>
        <w:t>ב.</w:t>
      </w:r>
      <w:r w:rsidR="00AA2A51" w:rsidRPr="00F707CE">
        <w:rPr>
          <w:rFonts w:hint="cs"/>
          <w:rtl/>
        </w:rPr>
        <w:t>.</w:t>
      </w:r>
      <w:r w:rsidR="006F071F" w:rsidRPr="00F707CE">
        <w:rPr>
          <w:rtl/>
        </w:rPr>
        <w:t xml:space="preserve"> ת"ש</w:t>
      </w:r>
      <w:r w:rsidR="00F707CE" w:rsidRPr="00F707CE">
        <w:rPr>
          <w:rtl/>
        </w:rPr>
        <w:t>:</w:t>
      </w:r>
    </w:p>
    <w:p w14:paraId="147F672E" w14:textId="7EBBDEB4" w:rsidR="006F071F" w:rsidRPr="00596EC8" w:rsidRDefault="006F071F" w:rsidP="009B508D">
      <w:pPr>
        <w:rPr>
          <w:rtl/>
        </w:rPr>
      </w:pPr>
      <w:r w:rsidRPr="00596EC8">
        <w:rPr>
          <w:rtl/>
        </w:rPr>
        <w:t>מצא בה אבידה, אם רוב ישראל חייב להכריז, אם רוב נכרים  אינו חייב להכריז.</w:t>
      </w:r>
    </w:p>
    <w:p w14:paraId="030E02A4" w14:textId="77777777" w:rsidR="00F707CE" w:rsidRPr="00F707CE" w:rsidRDefault="006F071F" w:rsidP="00AA2A51">
      <w:pPr>
        <w:pStyle w:val="36"/>
        <w:framePr w:wrap="notBeside"/>
        <w:rPr>
          <w:rtl/>
        </w:rPr>
      </w:pPr>
      <w:r w:rsidRPr="00F707CE">
        <w:rPr>
          <w:rFonts w:hint="cs"/>
          <w:rtl/>
        </w:rPr>
        <w:t>אין להוכיח</w:t>
      </w:r>
      <w:r w:rsidR="00F707CE" w:rsidRPr="00F707CE">
        <w:rPr>
          <w:rtl/>
        </w:rPr>
        <w:t>:</w:t>
      </w:r>
    </w:p>
    <w:p w14:paraId="33C05DFB" w14:textId="3F7EEB19" w:rsidR="009110ED" w:rsidRPr="00875170" w:rsidRDefault="006F071F" w:rsidP="009110ED">
      <w:pPr>
        <w:rPr>
          <w:rStyle w:val="affffc"/>
          <w:rFonts w:ascii="Fb Fontext" w:hAnsi="Fb Fontext" w:cs="FrankRuehl"/>
          <w:spacing w:val="-2"/>
          <w:sz w:val="32"/>
          <w:szCs w:val="18"/>
          <w:rtl/>
        </w:rPr>
      </w:pPr>
      <w:r w:rsidRPr="00875170">
        <w:rPr>
          <w:rStyle w:val="affffc"/>
          <w:rFonts w:hint="cs"/>
          <w:spacing w:val="-2"/>
          <w:rtl/>
        </w:rPr>
        <w:t>דרשב</w:t>
      </w:r>
      <w:r w:rsidRPr="00875170">
        <w:rPr>
          <w:rStyle w:val="affffc"/>
          <w:spacing w:val="-2"/>
          <w:rtl/>
        </w:rPr>
        <w:t>"</w:t>
      </w:r>
      <w:r w:rsidRPr="00875170">
        <w:rPr>
          <w:rStyle w:val="affffc"/>
          <w:rFonts w:hint="cs"/>
          <w:spacing w:val="-2"/>
          <w:rtl/>
        </w:rPr>
        <w:t>א</w:t>
      </w:r>
      <w:r w:rsidRPr="00875170">
        <w:rPr>
          <w:rFonts w:hint="cs"/>
          <w:spacing w:val="-2"/>
          <w:rtl/>
        </w:rPr>
        <w:t xml:space="preserve"> </w:t>
      </w:r>
      <w:r w:rsidR="009418F8" w:rsidRPr="00875170">
        <w:rPr>
          <w:rFonts w:hint="cs"/>
          <w:spacing w:val="-2"/>
          <w:rtl/>
        </w:rPr>
        <w:t xml:space="preserve">שהולכים אחר הרוב, </w:t>
      </w:r>
      <w:r w:rsidR="009110ED" w:rsidRPr="00875170">
        <w:rPr>
          <w:rFonts w:hint="cs"/>
          <w:spacing w:val="-2"/>
          <w:rtl/>
        </w:rPr>
        <w:t xml:space="preserve">רק </w:t>
      </w:r>
      <w:r w:rsidRPr="00875170">
        <w:rPr>
          <w:rFonts w:hint="cs"/>
          <w:spacing w:val="-2"/>
          <w:rtl/>
        </w:rPr>
        <w:t>ברוב נכרים</w:t>
      </w:r>
      <w:r w:rsidR="009110ED" w:rsidRPr="00875170">
        <w:rPr>
          <w:rFonts w:hint="cs"/>
          <w:spacing w:val="-2"/>
          <w:rtl/>
        </w:rPr>
        <w:t xml:space="preserve">, </w:t>
      </w:r>
      <w:r w:rsidRPr="00875170">
        <w:rPr>
          <w:rFonts w:hint="cs"/>
          <w:spacing w:val="-2"/>
          <w:rtl/>
        </w:rPr>
        <w:t xml:space="preserve">דהא </w:t>
      </w:r>
      <w:r w:rsidR="0020605B" w:rsidRPr="00875170">
        <w:rPr>
          <w:rFonts w:hint="cs"/>
          <w:spacing w:val="-2"/>
          <w:rtl/>
        </w:rPr>
        <w:t>גם</w:t>
      </w:r>
      <w:r w:rsidRPr="00875170">
        <w:rPr>
          <w:rFonts w:hint="cs"/>
          <w:spacing w:val="-2"/>
          <w:rtl/>
        </w:rPr>
        <w:t xml:space="preserve"> רבנן היא</w:t>
      </w:r>
      <w:r w:rsidR="009110ED" w:rsidRPr="00875170">
        <w:rPr>
          <w:rFonts w:hint="cs"/>
          <w:spacing w:val="-2"/>
          <w:rtl/>
        </w:rPr>
        <w:t>.</w:t>
      </w:r>
      <w:r w:rsidR="0020605B" w:rsidRPr="00875170">
        <w:rPr>
          <w:rFonts w:hint="cs"/>
          <w:spacing w:val="-2"/>
          <w:rtl/>
        </w:rPr>
        <w:t xml:space="preserve"> </w:t>
      </w:r>
    </w:p>
    <w:p w14:paraId="3A3E978A" w14:textId="77777777" w:rsidR="00F707CE" w:rsidRPr="00F707CE" w:rsidRDefault="0020605B" w:rsidP="009110ED">
      <w:pPr>
        <w:pStyle w:val="36"/>
        <w:framePr w:wrap="notBeside"/>
        <w:rPr>
          <w:rtl/>
        </w:rPr>
      </w:pPr>
      <w:r w:rsidRPr="00F707CE">
        <w:rPr>
          <w:rFonts w:hint="cs"/>
          <w:rtl/>
        </w:rPr>
        <w:t>ואין לפשוט</w:t>
      </w:r>
      <w:r w:rsidR="00F707CE" w:rsidRPr="00F707CE">
        <w:rPr>
          <w:rtl/>
        </w:rPr>
        <w:t>:</w:t>
      </w:r>
    </w:p>
    <w:p w14:paraId="21891CAC" w14:textId="4B87F7EA" w:rsidR="006F071F" w:rsidRPr="009110ED" w:rsidRDefault="0020605B" w:rsidP="009110ED">
      <w:pPr>
        <w:rPr>
          <w:rStyle w:val="affffe"/>
          <w:rtl/>
        </w:rPr>
      </w:pPr>
      <w:r>
        <w:rPr>
          <w:rFonts w:hint="cs"/>
          <w:rtl/>
        </w:rPr>
        <w:t xml:space="preserve">שמודו </w:t>
      </w:r>
      <w:r w:rsidR="006F071F" w:rsidRPr="00596EC8">
        <w:rPr>
          <w:rFonts w:hint="cs"/>
          <w:rtl/>
        </w:rPr>
        <w:t>לרשב'א ברוב נכרים</w:t>
      </w:r>
      <w:r w:rsidR="009110ED">
        <w:rPr>
          <w:rFonts w:hint="cs"/>
          <w:rtl/>
        </w:rPr>
        <w:t xml:space="preserve">,- </w:t>
      </w:r>
      <w:r>
        <w:rPr>
          <w:rFonts w:hint="cs"/>
          <w:rtl/>
        </w:rPr>
        <w:t xml:space="preserve">דלעולם </w:t>
      </w:r>
      <w:r>
        <w:rPr>
          <w:rStyle w:val="affffc"/>
          <w:rFonts w:hint="cs"/>
          <w:rtl/>
          <w:rPrChange w:id="9014" w:author="מנוע אמוראים" w:date="2026-10-05T16:41:14Z">
            <w:rPr>
              <w:rFonts w:hint="cs"/>
              <w:rtl/>
            </w:rPr>
          </w:rPrChange>
        </w:rPr>
        <w:t xml:space="preserve">רשב</w:t>
      </w:r>
      <w:r>
        <w:rPr>
          <w:rStyle w:val="affffc"/>
          <w:rtl/>
          <w:rPrChange w:id="9015" w:author="מנוע אמוראים" w:date="2026-10-05T16:41:14Z">
            <w:rPr>
              <w:rtl/>
            </w:rPr>
          </w:rPrChange>
        </w:rPr>
        <w:t xml:space="preserve">"</w:t>
      </w:r>
      <w:r>
        <w:rPr>
          <w:rStyle w:val="affffc"/>
          <w:rFonts w:hint="cs"/>
          <w:rtl/>
          <w:rPrChange w:id="9016" w:author="מנוע אמוראים" w:date="2026-10-05T16:41:14Z">
            <w:rPr>
              <w:rFonts w:hint="cs"/>
              <w:rtl/>
            </w:rPr>
          </w:rPrChange>
        </w:rPr>
        <w:t xml:space="preserve">א</w:t>
      </w:r>
      <w:r>
        <w:rPr>
          <w:rFonts w:hint="cs"/>
          <w:rtl/>
        </w:rPr>
        <w:t xml:space="preserve"> ואפי' ברוב ישראל ו</w:t>
      </w:r>
      <w:r w:rsidR="00237964" w:rsidRPr="00596EC8">
        <w:rPr>
          <w:rFonts w:hint="cs"/>
          <w:rtl/>
        </w:rPr>
        <w:t>כאן</w:t>
      </w:r>
      <w:r w:rsidR="006F071F" w:rsidRPr="00596EC8">
        <w:rPr>
          <w:rFonts w:hint="cs"/>
          <w:rtl/>
        </w:rPr>
        <w:t xml:space="preserve"> מיירי בטמון </w:t>
      </w:r>
      <w:r w:rsidR="006F071F" w:rsidRPr="009110ED">
        <w:rPr>
          <w:rStyle w:val="affffe"/>
          <w:rFonts w:hint="cs"/>
          <w:rtl/>
        </w:rPr>
        <w:t>[ואפי' דבסתם לא יגע בו]</w:t>
      </w:r>
      <w:r w:rsidR="009418F8">
        <w:rPr>
          <w:rFonts w:hint="cs"/>
          <w:rtl/>
        </w:rPr>
        <w:t xml:space="preserve"> </w:t>
      </w:r>
      <w:r w:rsidR="00237964" w:rsidRPr="00596EC8">
        <w:rPr>
          <w:rFonts w:hint="cs"/>
          <w:rtl/>
        </w:rPr>
        <w:t>כאן</w:t>
      </w:r>
      <w:r w:rsidR="006F071F" w:rsidRPr="00596EC8">
        <w:rPr>
          <w:rFonts w:hint="cs"/>
          <w:rtl/>
        </w:rPr>
        <w:t xml:space="preserve"> ובאשפה שאינה עשויה לפנות ונמלך עליה לפנותה </w:t>
      </w:r>
      <w:r w:rsidR="006F071F" w:rsidRPr="009110ED">
        <w:rPr>
          <w:rStyle w:val="affffe"/>
          <w:rFonts w:hint="cs"/>
          <w:rtl/>
        </w:rPr>
        <w:t>[ואפי' מכוסה חייב להכריז]</w:t>
      </w:r>
    </w:p>
    <w:p w14:paraId="08467070" w14:textId="29B56519" w:rsidR="00F707CE" w:rsidRPr="00F707CE" w:rsidRDefault="009110ED" w:rsidP="009418F8">
      <w:pPr>
        <w:pStyle w:val="36"/>
        <w:framePr w:wrap="notBeside"/>
        <w:rPr>
          <w:rtl/>
        </w:rPr>
      </w:pPr>
      <w:r w:rsidRPr="00F707CE">
        <w:rPr>
          <w:rFonts w:hint="cs"/>
          <w:rtl/>
        </w:rPr>
        <w:t>- שלא אמר</w:t>
      </w:r>
      <w:r w:rsidR="00F707CE" w:rsidRPr="00F707CE">
        <w:rPr>
          <w:rFonts w:hint="cs"/>
          <w:rtl/>
        </w:rPr>
        <w:t>:</w:t>
      </w:r>
    </w:p>
    <w:p w14:paraId="241DAFED" w14:textId="0E485736" w:rsidR="006F071F" w:rsidRPr="00596EC8" w:rsidRDefault="006F071F" w:rsidP="006105A7">
      <w:pPr>
        <w:spacing w:after="60"/>
        <w:rPr>
          <w:rtl/>
        </w:rPr>
      </w:pPr>
      <w:r w:rsidRPr="00596EC8">
        <w:rPr>
          <w:rFonts w:hint="cs"/>
          <w:rtl/>
        </w:rPr>
        <w:t>הא</w:t>
      </w:r>
      <w:r w:rsidRPr="00596EC8">
        <w:rPr>
          <w:rtl/>
        </w:rPr>
        <w:t>"</w:t>
      </w:r>
      <w:r w:rsidRPr="00596EC8">
        <w:rPr>
          <w:rFonts w:hint="cs"/>
          <w:rtl/>
        </w:rPr>
        <w:t>ש</w:t>
      </w:r>
      <w:r w:rsidR="009110ED">
        <w:rPr>
          <w:rFonts w:hint="cs"/>
          <w:rtl/>
        </w:rPr>
        <w:t>,</w:t>
      </w:r>
      <w:r w:rsidRPr="00596EC8">
        <w:rPr>
          <w:rFonts w:hint="cs"/>
          <w:rtl/>
        </w:rPr>
        <w:t xml:space="preserve"> אלא שאינו חייב להכריז ויניח עד שישראל יתן סימן</w:t>
      </w:r>
      <w:r w:rsidR="00875170">
        <w:rPr>
          <w:rFonts w:hint="cs"/>
          <w:rtl/>
        </w:rPr>
        <w:t>.</w:t>
      </w:r>
    </w:p>
    <w:p w14:paraId="7FFAFA1C" w14:textId="77777777" w:rsidR="00A6533C" w:rsidRPr="00596EC8" w:rsidRDefault="006F071F" w:rsidP="00A6533C">
      <w:pPr>
        <w:pStyle w:val="affe"/>
        <w:framePr w:wrap="around"/>
        <w:rPr>
          <w:rtl/>
        </w:rPr>
      </w:pPr>
      <w:r w:rsidRPr="00596EC8">
        <w:rPr>
          <w:rtl/>
        </w:rPr>
        <w:t>כד:</w:t>
      </w:r>
    </w:p>
    <w:p w14:paraId="645782A1" w14:textId="6846E822" w:rsidR="00F707CE" w:rsidRPr="00F707CE" w:rsidRDefault="00875170" w:rsidP="009418F8">
      <w:pPr>
        <w:pStyle w:val="36"/>
        <w:framePr w:wrap="notBeside"/>
        <w:rPr>
          <w:rtl/>
        </w:rPr>
      </w:pPr>
      <w:r w:rsidRPr="00F707CE">
        <w:rPr>
          <w:rFonts w:hint="cs"/>
          <w:rtl/>
        </w:rPr>
        <w:t>ג</w:t>
      </w:r>
      <w:r w:rsidR="009418F8" w:rsidRPr="00F707CE">
        <w:rPr>
          <w:rFonts w:hint="cs"/>
          <w:rtl/>
        </w:rPr>
        <w:t>.</w:t>
      </w:r>
      <w:r w:rsidR="006F071F" w:rsidRPr="00F707CE">
        <w:rPr>
          <w:rtl/>
        </w:rPr>
        <w:t xml:space="preserve"> ת"ש דא</w:t>
      </w:r>
      <w:r w:rsidR="006F071F" w:rsidRPr="00F707CE">
        <w:rPr>
          <w:rFonts w:hint="cs"/>
          <w:rtl/>
        </w:rPr>
        <w:t>ר</w:t>
      </w:r>
      <w:r w:rsidR="006F071F" w:rsidRPr="00F707CE">
        <w:rPr>
          <w:rtl/>
        </w:rPr>
        <w:t>"</w:t>
      </w:r>
      <w:r w:rsidR="006F071F" w:rsidRPr="00F707CE">
        <w:rPr>
          <w:rFonts w:hint="cs"/>
          <w:rtl/>
        </w:rPr>
        <w:t>א</w:t>
      </w:r>
      <w:r w:rsidR="00F707CE" w:rsidRPr="00F707CE">
        <w:rPr>
          <w:rtl/>
        </w:rPr>
        <w:t>:</w:t>
      </w:r>
    </w:p>
    <w:p w14:paraId="3CD15460" w14:textId="1154268C" w:rsidR="006F071F" w:rsidRPr="00596EC8" w:rsidRDefault="006F071F" w:rsidP="009110ED">
      <w:pPr>
        <w:rPr>
          <w:rtl/>
        </w:rPr>
      </w:pPr>
      <w:r w:rsidRPr="00596EC8">
        <w:rPr>
          <w:rtl/>
        </w:rPr>
        <w:t xml:space="preserve">מצא חבית יין בעיר שרובה נכרים - מותרת משום מציאה, </w:t>
      </w:r>
      <w:r w:rsidRPr="00875170">
        <w:rPr>
          <w:spacing w:val="-4"/>
          <w:rtl/>
        </w:rPr>
        <w:t>ואסורה בהנאה.</w:t>
      </w:r>
      <w:r w:rsidR="009110ED" w:rsidRPr="00875170">
        <w:rPr>
          <w:rFonts w:hint="cs"/>
          <w:spacing w:val="-4"/>
          <w:rtl/>
        </w:rPr>
        <w:t xml:space="preserve"> </w:t>
      </w:r>
      <w:r w:rsidRPr="00875170">
        <w:rPr>
          <w:spacing w:val="-4"/>
          <w:rtl/>
        </w:rPr>
        <w:t>בא ישראל ונתן בה סימן מותרת בשתיה למוצאה.</w:t>
      </w:r>
    </w:p>
    <w:p w14:paraId="56956936" w14:textId="77777777" w:rsidR="00F707CE" w:rsidRPr="00F707CE" w:rsidRDefault="006F071F" w:rsidP="00DB06D0">
      <w:pPr>
        <w:pStyle w:val="36"/>
        <w:framePr w:wrap="notBeside"/>
        <w:rPr>
          <w:rtl/>
        </w:rPr>
      </w:pPr>
      <w:r w:rsidRPr="00F707CE">
        <w:rPr>
          <w:rFonts w:hint="cs"/>
          <w:rtl/>
        </w:rPr>
        <w:t>אין להוכיח</w:t>
      </w:r>
      <w:r w:rsidR="00F707CE" w:rsidRPr="00F707CE">
        <w:rPr>
          <w:rtl/>
        </w:rPr>
        <w:t>:</w:t>
      </w:r>
    </w:p>
    <w:p w14:paraId="55F0D200" w14:textId="0C3B360E" w:rsidR="00A6533C" w:rsidRPr="00596EC8" w:rsidRDefault="006F071F" w:rsidP="009B508D">
      <w:pPr>
        <w:rPr>
          <w:rtl/>
        </w:rPr>
      </w:pPr>
      <w:r>
        <w:rPr>
          <w:rStyle w:val="affffc"/>
          <w:rFonts w:hint="cs"/>
          <w:rtl/>
          <w:rPrChange w:id="9017" w:author="מנוע אמוראים" w:date="2026-10-05T16:41:14Z">
            <w:rPr>
              <w:rFonts w:hint="cs"/>
              <w:rtl/>
            </w:rPr>
          </w:rPrChange>
        </w:rPr>
        <w:t xml:space="preserve">דכרשב</w:t>
      </w:r>
      <w:r>
        <w:rPr>
          <w:rStyle w:val="affffc"/>
          <w:rtl/>
          <w:rPrChange w:id="9018" w:author="מנוע אמוראים" w:date="2026-10-05T16:41:14Z">
            <w:rPr>
              <w:rtl/>
            </w:rPr>
          </w:rPrChange>
        </w:rPr>
        <w:t xml:space="preserve">"</w:t>
      </w:r>
      <w:r>
        <w:rPr>
          <w:rStyle w:val="affffc"/>
          <w:rFonts w:hint="cs"/>
          <w:rtl/>
          <w:rPrChange w:id="9019" w:author="מנוע אמוראים" w:date="2026-10-05T16:41:14Z">
            <w:rPr>
              <w:rFonts w:hint="cs"/>
              <w:rtl/>
            </w:rPr>
          </w:rPrChange>
        </w:rPr>
        <w:t xml:space="preserve">א</w:t>
      </w:r>
      <w:r>
        <w:rPr>
          <w:rFonts w:hint="cs"/>
          <w:rtl/>
        </w:rPr>
        <w:t xml:space="preserve"> ודווקא ברוב נכרים</w:t>
      </w:r>
    </w:p>
    <w:p w14:paraId="314E15E8" w14:textId="77777777" w:rsidR="00F707CE" w:rsidRPr="00F707CE" w:rsidRDefault="009110ED" w:rsidP="006105A7">
      <w:pPr>
        <w:pStyle w:val="36"/>
        <w:framePr w:wrap="notBeside"/>
        <w:rPr>
          <w:rtl/>
        </w:rPr>
      </w:pPr>
      <w:r w:rsidRPr="00F707CE">
        <w:rPr>
          <w:rFonts w:hint="cs"/>
          <w:rtl/>
        </w:rPr>
        <w:t xml:space="preserve">- </w:t>
      </w:r>
      <w:r w:rsidR="006F071F" w:rsidRPr="00F707CE">
        <w:rPr>
          <w:rFonts w:hint="cs"/>
          <w:rtl/>
        </w:rPr>
        <w:t>דלעולם</w:t>
      </w:r>
      <w:r w:rsidR="00F707CE" w:rsidRPr="00F707CE">
        <w:rPr>
          <w:rtl/>
        </w:rPr>
        <w:t>:</w:t>
      </w:r>
    </w:p>
    <w:p w14:paraId="7306E42C" w14:textId="3CF22A50" w:rsidR="006F071F" w:rsidRPr="00596EC8" w:rsidRDefault="006F071F" w:rsidP="006105A7">
      <w:pPr>
        <w:rPr>
          <w:rtl/>
        </w:rPr>
      </w:pPr>
      <w:r w:rsidRPr="005E3761">
        <w:rPr>
          <w:rStyle w:val="affffc"/>
          <w:rFonts w:hint="cs"/>
          <w:rtl/>
        </w:rPr>
        <w:t>רשב</w:t>
      </w:r>
      <w:r w:rsidRPr="005E3761">
        <w:rPr>
          <w:rStyle w:val="affffc"/>
          <w:rtl/>
        </w:rPr>
        <w:t>"</w:t>
      </w:r>
      <w:r w:rsidRPr="005E3761">
        <w:rPr>
          <w:rStyle w:val="affffc"/>
          <w:rFonts w:hint="cs"/>
          <w:rtl/>
        </w:rPr>
        <w:t>א</w:t>
      </w:r>
      <w:r w:rsidRPr="00596EC8">
        <w:rPr>
          <w:rFonts w:hint="cs"/>
          <w:rtl/>
        </w:rPr>
        <w:t xml:space="preserve"> אפי' ברוב ישראל </w:t>
      </w:r>
      <w:r w:rsidRPr="005E3761">
        <w:rPr>
          <w:rStyle w:val="affffc"/>
          <w:rFonts w:hint="cs"/>
          <w:rtl/>
        </w:rPr>
        <w:t>ו</w:t>
      </w:r>
      <w:r w:rsidR="00237964" w:rsidRPr="005E3761">
        <w:rPr>
          <w:rStyle w:val="affffc"/>
          <w:rFonts w:hint="cs"/>
          <w:rtl/>
        </w:rPr>
        <w:t>כאן</w:t>
      </w:r>
      <w:r w:rsidRPr="005E3761">
        <w:rPr>
          <w:rStyle w:val="affffc"/>
          <w:rFonts w:hint="cs"/>
          <w:rtl/>
        </w:rPr>
        <w:t xml:space="preserve"> ר</w:t>
      </w:r>
      <w:r w:rsidRPr="005E3761">
        <w:rPr>
          <w:rStyle w:val="affffc"/>
          <w:rtl/>
        </w:rPr>
        <w:t>"</w:t>
      </w:r>
      <w:r w:rsidRPr="005E3761">
        <w:rPr>
          <w:rStyle w:val="affffc"/>
          <w:rFonts w:hint="cs"/>
          <w:rtl/>
        </w:rPr>
        <w:t xml:space="preserve">א </w:t>
      </w:r>
      <w:r w:rsidR="006105A7" w:rsidRPr="005E3761">
        <w:rPr>
          <w:rStyle w:val="affffc"/>
          <w:rFonts w:hint="cs"/>
          <w:rtl/>
        </w:rPr>
        <w:t>סבר</w:t>
      </w:r>
      <w:r w:rsidRPr="005E3761">
        <w:rPr>
          <w:rStyle w:val="affffc"/>
          <w:rFonts w:hint="cs"/>
          <w:rtl/>
        </w:rPr>
        <w:t xml:space="preserve"> כרשב</w:t>
      </w:r>
      <w:r w:rsidRPr="005E3761">
        <w:rPr>
          <w:rStyle w:val="affffc"/>
          <w:rtl/>
        </w:rPr>
        <w:t>"</w:t>
      </w:r>
      <w:r w:rsidRPr="005E3761">
        <w:rPr>
          <w:rStyle w:val="affffc"/>
          <w:rFonts w:hint="cs"/>
          <w:rtl/>
        </w:rPr>
        <w:t>א</w:t>
      </w:r>
      <w:r w:rsidRPr="00596EC8">
        <w:rPr>
          <w:rFonts w:hint="cs"/>
          <w:rtl/>
        </w:rPr>
        <w:t xml:space="preserve"> בחד</w:t>
      </w:r>
      <w:r w:rsidR="006105A7">
        <w:rPr>
          <w:rFonts w:hint="cs"/>
          <w:rtl/>
        </w:rPr>
        <w:t>,</w:t>
      </w:r>
      <w:r w:rsidRPr="00596EC8">
        <w:rPr>
          <w:rFonts w:hint="cs"/>
          <w:rtl/>
        </w:rPr>
        <w:t xml:space="preserve"> </w:t>
      </w:r>
      <w:r w:rsidRPr="005E3761">
        <w:rPr>
          <w:rStyle w:val="affffc"/>
          <w:rFonts w:hint="cs"/>
          <w:rtl/>
        </w:rPr>
        <w:t>ו</w:t>
      </w:r>
      <w:r w:rsidR="006105A7" w:rsidRPr="005E3761">
        <w:rPr>
          <w:rStyle w:val="affffc"/>
          <w:rFonts w:hint="cs"/>
          <w:rtl/>
        </w:rPr>
        <w:t>חלק</w:t>
      </w:r>
      <w:r w:rsidR="006105A7">
        <w:rPr>
          <w:rFonts w:hint="cs"/>
          <w:rtl/>
        </w:rPr>
        <w:t xml:space="preserve"> בחד. </w:t>
      </w:r>
    </w:p>
    <w:p w14:paraId="6A6C5BB3" w14:textId="6EDF9C22" w:rsidR="006F071F" w:rsidRPr="00596EC8" w:rsidRDefault="006F071F" w:rsidP="009B508D">
      <w:pPr>
        <w:rPr>
          <w:rtl/>
        </w:rPr>
      </w:pPr>
      <w:r w:rsidRPr="00596EC8">
        <w:rPr>
          <w:rFonts w:hint="cs"/>
          <w:rtl/>
        </w:rPr>
        <w:t>ואפי' דאסורה בהנאה מותרת משום מציאה ונפק</w:t>
      </w:r>
      <w:r w:rsidRPr="00596EC8">
        <w:rPr>
          <w:rtl/>
        </w:rPr>
        <w:t>"</w:t>
      </w:r>
      <w:r w:rsidRPr="00596EC8">
        <w:rPr>
          <w:rFonts w:hint="cs"/>
          <w:rtl/>
        </w:rPr>
        <w:t>מ</w:t>
      </w:r>
      <w:r w:rsidR="006105A7">
        <w:rPr>
          <w:rStyle w:val="affffe"/>
          <w:rFonts w:hint="cs"/>
          <w:rtl/>
        </w:rPr>
        <w:t xml:space="preserve"> ל</w:t>
      </w:r>
      <w:r w:rsidRPr="006105A7">
        <w:rPr>
          <w:rStyle w:val="affffe"/>
          <w:rFonts w:hint="cs"/>
          <w:rtl/>
        </w:rPr>
        <w:t>חבית עצמה</w:t>
      </w:r>
    </w:p>
    <w:p w14:paraId="10E1199F" w14:textId="70F9BC1A" w:rsidR="00F707CE" w:rsidRPr="00F707CE" w:rsidRDefault="00474C66" w:rsidP="006105A7">
      <w:pPr>
        <w:pStyle w:val="36"/>
        <w:framePr w:wrap="notBeside"/>
        <w:rPr>
          <w:rtl/>
        </w:rPr>
      </w:pPr>
      <w:r w:rsidRPr="00F707CE">
        <w:rPr>
          <w:rFonts w:hint="cs"/>
          <w:rtl/>
        </w:rPr>
        <w:t>ג. הורה ר''י</w:t>
      </w:r>
      <w:r w:rsidR="00F707CE" w:rsidRPr="00F707CE">
        <w:rPr>
          <w:rFonts w:hint="cs"/>
          <w:rtl/>
        </w:rPr>
        <w:t>:</w:t>
      </w:r>
    </w:p>
    <w:p w14:paraId="488F6D53" w14:textId="1BAB2CC4" w:rsidR="00A6533C" w:rsidRPr="00596EC8" w:rsidRDefault="00474C66" w:rsidP="009B508D">
      <w:pPr>
        <w:rPr>
          <w:rtl/>
        </w:rPr>
      </w:pPr>
      <w:r>
        <w:rPr>
          <w:rFonts w:hint="cs"/>
          <w:rtl/>
        </w:rPr>
        <w:t xml:space="preserve">למוצא </w:t>
      </w:r>
      <w:r w:rsidR="006F071F" w:rsidRPr="00596EC8">
        <w:rPr>
          <w:rFonts w:hint="cs"/>
          <w:rtl/>
        </w:rPr>
        <w:t xml:space="preserve">ד' זוזי צרורים בסדין ומושלכים בנהר בירן </w:t>
      </w:r>
      <w:r>
        <w:rPr>
          <w:rFonts w:hint="cs"/>
          <w:rtl/>
        </w:rPr>
        <w:t xml:space="preserve">- </w:t>
      </w:r>
      <w:r w:rsidR="006F071F" w:rsidRPr="00596EC8">
        <w:rPr>
          <w:rFonts w:hint="cs"/>
          <w:rtl/>
        </w:rPr>
        <w:t>שיכריז</w:t>
      </w:r>
    </w:p>
    <w:p w14:paraId="7C59ED86" w14:textId="17EC9B9C" w:rsidR="00F707CE" w:rsidRPr="00F707CE" w:rsidRDefault="00F707CE" w:rsidP="0046768B">
      <w:pPr>
        <w:pStyle w:val="36"/>
        <w:framePr w:wrap="notBeside"/>
        <w:rPr>
          <w:rtl/>
        </w:rPr>
      </w:pPr>
      <w:r w:rsidRPr="00F707CE">
        <w:rPr>
          <w:rFonts w:hint="cs"/>
          <w:rtl/>
        </w:rPr>
        <w:t>-</w:t>
      </w:r>
    </w:p>
    <w:p w14:paraId="078199C3" w14:textId="26A0A801" w:rsidR="0046768B" w:rsidRDefault="006F071F" w:rsidP="009B508D">
      <w:pPr>
        <w:rPr>
          <w:rtl/>
        </w:rPr>
      </w:pPr>
      <w:r w:rsidRPr="00596EC8">
        <w:rPr>
          <w:rFonts w:hint="cs"/>
          <w:rtl/>
        </w:rPr>
        <w:t xml:space="preserve">דשאני מזוטו של ים דכיון שמתקיל לא מתייאש </w:t>
      </w:r>
    </w:p>
    <w:p w14:paraId="397420C7" w14:textId="65EF1542" w:rsidR="00F707CE" w:rsidRPr="00F707CE" w:rsidRDefault="006F071F" w:rsidP="0046768B">
      <w:pPr>
        <w:pStyle w:val="36"/>
        <w:framePr w:wrap="notBeside"/>
        <w:rPr>
          <w:rtl/>
        </w:rPr>
      </w:pPr>
      <w:r w:rsidRPr="00F707CE">
        <w:rPr>
          <w:rFonts w:hint="cs"/>
          <w:rtl/>
        </w:rPr>
        <w:t>ואין להוכיח</w:t>
      </w:r>
      <w:r w:rsidR="00F707CE" w:rsidRPr="00F707CE">
        <w:rPr>
          <w:rFonts w:hint="cs"/>
          <w:rtl/>
        </w:rPr>
        <w:t>:</w:t>
      </w:r>
    </w:p>
    <w:p w14:paraId="4F1617FA" w14:textId="20FA329B" w:rsidR="00F040DB" w:rsidRDefault="0046768B" w:rsidP="009B508D">
      <w:pPr>
        <w:rPr>
          <w:rtl/>
        </w:rPr>
      </w:pPr>
      <w:r>
        <w:rPr>
          <w:rFonts w:hint="cs"/>
          <w:rtl/>
        </w:rPr>
        <w:t>ש</w:t>
      </w:r>
      <w:r w:rsidR="006F071F" w:rsidRPr="00596EC8">
        <w:rPr>
          <w:rFonts w:hint="cs"/>
          <w:rtl/>
        </w:rPr>
        <w:t xml:space="preserve">לא </w:t>
      </w:r>
      <w:r>
        <w:rPr>
          <w:rFonts w:hint="cs"/>
          <w:rtl/>
        </w:rPr>
        <w:t xml:space="preserve">סבר </w:t>
      </w:r>
      <w:r>
        <w:rPr>
          <w:rStyle w:val="affffc"/>
          <w:rFonts w:hint="cs"/>
          <w:rtl/>
          <w:rPrChange w:id="9020" w:author="מנוע אמוראים" w:date="2026-10-05T16:41:14Z">
            <w:rPr>
              <w:rFonts w:hint="cs"/>
              <w:rtl/>
            </w:rPr>
          </w:rPrChange>
        </w:rPr>
        <w:t xml:space="preserve">כרשב</w:t>
      </w:r>
      <w:r>
        <w:rPr>
          <w:rStyle w:val="affffc"/>
          <w:rtl/>
          <w:rPrChange w:id="9021" w:author="מנוע אמוראים" w:date="2026-10-05T16:41:14Z">
            <w:rPr>
              <w:rtl/>
            </w:rPr>
          </w:rPrChange>
        </w:rPr>
        <w:t xml:space="preserve">"</w:t>
      </w:r>
      <w:r>
        <w:rPr>
          <w:rStyle w:val="affffc"/>
          <w:rFonts w:hint="cs"/>
          <w:rtl/>
          <w:rPrChange w:id="9022" w:author="מנוע אמוראים" w:date="2026-10-05T16:41:14Z">
            <w:rPr>
              <w:rFonts w:hint="cs"/>
              <w:rtl/>
            </w:rPr>
          </w:rPrChange>
        </w:rPr>
        <w:t xml:space="preserve">א</w:t>
      </w:r>
      <w:r>
        <w:rPr>
          <w:rFonts w:hint="cs"/>
          <w:rtl/>
        </w:rPr>
        <w:t xml:space="preserve"> א</w:t>
      </w:r>
      <w:r>
        <w:rPr>
          <w:rFonts w:hint="cs"/>
          <w:rtl/>
        </w:rPr>
        <w:t xml:space="preserve">ף </w:t>
      </w:r>
      <w:r w:rsidR="006F071F" w:rsidRPr="00596EC8">
        <w:rPr>
          <w:rFonts w:hint="cs"/>
          <w:rtl/>
        </w:rPr>
        <w:t>ברוב נכרים</w:t>
      </w:r>
      <w:r>
        <w:rPr>
          <w:rFonts w:hint="cs"/>
          <w:rtl/>
        </w:rPr>
        <w:t>-</w:t>
      </w:r>
    </w:p>
    <w:p w14:paraId="04834193" w14:textId="77777777" w:rsidR="00F707CE" w:rsidRPr="00F707CE" w:rsidRDefault="006F071F" w:rsidP="00F040DB">
      <w:pPr>
        <w:pStyle w:val="36"/>
        <w:framePr w:wrap="notBeside"/>
        <w:rPr>
          <w:rtl/>
        </w:rPr>
      </w:pPr>
      <w:r w:rsidRPr="00F707CE">
        <w:rPr>
          <w:rFonts w:hint="cs"/>
          <w:rtl/>
        </w:rPr>
        <w:t xml:space="preserve"> </w:t>
      </w:r>
      <w:r w:rsidR="00F040DB" w:rsidRPr="00F707CE">
        <w:rPr>
          <w:rFonts w:hint="cs"/>
          <w:rtl/>
        </w:rPr>
        <w:t xml:space="preserve">- </w:t>
      </w:r>
      <w:r w:rsidRPr="00F707CE">
        <w:rPr>
          <w:rFonts w:hint="cs"/>
          <w:rtl/>
        </w:rPr>
        <w:t>דשאני</w:t>
      </w:r>
      <w:r w:rsidR="00F707CE" w:rsidRPr="00F707CE">
        <w:rPr>
          <w:rtl/>
        </w:rPr>
        <w:t>:</w:t>
      </w:r>
    </w:p>
    <w:p w14:paraId="58FDCE6E" w14:textId="371A3C2C" w:rsidR="00A6533C" w:rsidRPr="00DB06D0" w:rsidRDefault="006F071F" w:rsidP="00F040DB">
      <w:pPr>
        <w:spacing w:after="60"/>
        <w:rPr>
          <w:spacing w:val="-2"/>
          <w:rtl/>
        </w:rPr>
      </w:pPr>
      <w:r w:rsidRPr="00DB06D0">
        <w:rPr>
          <w:rFonts w:hint="cs"/>
          <w:spacing w:val="-2"/>
          <w:rtl/>
        </w:rPr>
        <w:t>נהר בירן דישראל סכרו</w:t>
      </w:r>
      <w:r w:rsidR="0046768B" w:rsidRPr="00DB06D0">
        <w:rPr>
          <w:rFonts w:hint="cs"/>
          <w:spacing w:val="-2"/>
          <w:rtl/>
        </w:rPr>
        <w:t>ה</w:t>
      </w:r>
      <w:r w:rsidR="00D447BA" w:rsidRPr="00DB06D0">
        <w:rPr>
          <w:rFonts w:hint="cs"/>
          <w:spacing w:val="-2"/>
          <w:rtl/>
        </w:rPr>
        <w:t>ו</w:t>
      </w:r>
      <w:r w:rsidRPr="00DB06D0">
        <w:rPr>
          <w:rFonts w:hint="cs"/>
          <w:spacing w:val="-2"/>
          <w:rtl/>
        </w:rPr>
        <w:t xml:space="preserve"> </w:t>
      </w:r>
      <w:r w:rsidR="00D447BA" w:rsidRPr="00DB06D0">
        <w:rPr>
          <w:rFonts w:hint="cs"/>
          <w:spacing w:val="-2"/>
          <w:rtl/>
        </w:rPr>
        <w:t>שתולה שנפל מישראל, ולא מתייאש.</w:t>
      </w:r>
    </w:p>
    <w:p w14:paraId="0EB28D14" w14:textId="77777777" w:rsidR="00F707CE" w:rsidRPr="00F707CE" w:rsidRDefault="00D447BA" w:rsidP="0046768B">
      <w:pPr>
        <w:pStyle w:val="36"/>
        <w:framePr w:wrap="notBeside"/>
        <w:rPr>
          <w:rtl/>
        </w:rPr>
      </w:pPr>
      <w:r w:rsidRPr="00F707CE">
        <w:rPr>
          <w:rFonts w:hint="cs"/>
          <w:rtl/>
        </w:rPr>
        <w:t>ר''י</w:t>
      </w:r>
      <w:r w:rsidR="00A71AFF" w:rsidRPr="00F707CE">
        <w:rPr>
          <w:rFonts w:hint="cs"/>
          <w:rtl/>
        </w:rPr>
        <w:t xml:space="preserve"> לשמואל</w:t>
      </w:r>
      <w:r w:rsidR="00F707CE" w:rsidRPr="00F707CE">
        <w:rPr>
          <w:rtl/>
        </w:rPr>
        <w:t>:</w:t>
      </w:r>
    </w:p>
    <w:p w14:paraId="5C33A68F" w14:textId="3A7752DC" w:rsidR="00D95DA8" w:rsidRDefault="006F071F" w:rsidP="00D95DA8">
      <w:pPr>
        <w:rPr>
          <w:rtl/>
        </w:rPr>
      </w:pPr>
      <w:r w:rsidRPr="005E3761">
        <w:rPr>
          <w:rStyle w:val="affffc"/>
          <w:rtl/>
        </w:rPr>
        <w:t>בשוק דבי דיסא:</w:t>
      </w:r>
      <w:r w:rsidRPr="00596EC8">
        <w:rPr>
          <w:rtl/>
        </w:rPr>
        <w:t xml:space="preserve"> מצא כאן ארנקי מהו? </w:t>
      </w:r>
      <w:r w:rsidRPr="005E3761">
        <w:rPr>
          <w:rStyle w:val="affffc"/>
          <w:rtl/>
        </w:rPr>
        <w:t>א</w:t>
      </w:r>
      <w:r w:rsidRPr="005E3761">
        <w:rPr>
          <w:rStyle w:val="affffc"/>
          <w:rFonts w:hint="cs"/>
          <w:rtl/>
        </w:rPr>
        <w:t>"ל:</w:t>
      </w:r>
      <w:r w:rsidRPr="00596EC8">
        <w:rPr>
          <w:rFonts w:hint="cs"/>
          <w:rtl/>
        </w:rPr>
        <w:t xml:space="preserve"> הא</w:t>
      </w:r>
      <w:r w:rsidRPr="00596EC8">
        <w:rPr>
          <w:rtl/>
        </w:rPr>
        <w:t>"</w:t>
      </w:r>
      <w:r w:rsidRPr="00596EC8">
        <w:rPr>
          <w:rFonts w:hint="cs"/>
          <w:rtl/>
        </w:rPr>
        <w:t>ש</w:t>
      </w:r>
      <w:r w:rsidRPr="00596EC8">
        <w:rPr>
          <w:rtl/>
        </w:rPr>
        <w:t>.</w:t>
      </w:r>
      <w:r w:rsidR="00A71AFF">
        <w:rPr>
          <w:rFonts w:hint="cs"/>
          <w:rtl/>
        </w:rPr>
        <w:t xml:space="preserve"> </w:t>
      </w:r>
      <w:r w:rsidRPr="00596EC8">
        <w:rPr>
          <w:rtl/>
        </w:rPr>
        <w:t xml:space="preserve">בא ישראל ונתן בה סימן מהו? </w:t>
      </w:r>
      <w:r w:rsidRPr="005E3761">
        <w:rPr>
          <w:rStyle w:val="affffc"/>
          <w:rtl/>
        </w:rPr>
        <w:t>א"</w:t>
      </w:r>
      <w:r w:rsidRPr="005E3761">
        <w:rPr>
          <w:rStyle w:val="affffc"/>
          <w:rFonts w:hint="cs"/>
          <w:rtl/>
        </w:rPr>
        <w:t>ל</w:t>
      </w:r>
      <w:r w:rsidRPr="005E3761">
        <w:rPr>
          <w:rStyle w:val="affffc"/>
          <w:rtl/>
        </w:rPr>
        <w:t>:</w:t>
      </w:r>
      <w:r w:rsidRPr="00596EC8">
        <w:rPr>
          <w:rtl/>
        </w:rPr>
        <w:t xml:space="preserve"> </w:t>
      </w:r>
      <w:r w:rsidR="00D95DA8">
        <w:rPr>
          <w:rFonts w:hint="cs"/>
          <w:rtl/>
        </w:rPr>
        <w:t xml:space="preserve">לפנים משורת הדין </w:t>
      </w:r>
      <w:r w:rsidRPr="00596EC8">
        <w:rPr>
          <w:rtl/>
        </w:rPr>
        <w:t>חייב להחזיר</w:t>
      </w:r>
      <w:r w:rsidR="00D95DA8">
        <w:rPr>
          <w:rFonts w:hint="cs"/>
          <w:rtl/>
        </w:rPr>
        <w:t>.</w:t>
      </w:r>
      <w:r w:rsidRPr="00596EC8">
        <w:rPr>
          <w:rFonts w:hint="cs"/>
          <w:rtl/>
        </w:rPr>
        <w:t xml:space="preserve"> </w:t>
      </w:r>
    </w:p>
    <w:p w14:paraId="1FD1B9DC" w14:textId="15A2ADD1" w:rsidR="006F071F" w:rsidRPr="00596EC8" w:rsidRDefault="006F071F" w:rsidP="00DB06D0">
      <w:pPr>
        <w:spacing w:after="60"/>
        <w:rPr>
          <w:rtl/>
        </w:rPr>
      </w:pPr>
      <w:r w:rsidRPr="005E3761">
        <w:rPr>
          <w:rStyle w:val="affffc"/>
          <w:rtl/>
        </w:rPr>
        <w:lastRenderedPageBreak/>
        <w:t>כ</w:t>
      </w:r>
      <w:r w:rsidR="00A71AFF" w:rsidRPr="005E3761">
        <w:rPr>
          <w:rStyle w:val="affffc"/>
          <w:rFonts w:hint="cs"/>
          <w:rtl/>
        </w:rPr>
        <w:t xml:space="preserve">אביו </w:t>
      </w:r>
      <w:r w:rsidRPr="005E3761">
        <w:rPr>
          <w:rStyle w:val="affffc"/>
          <w:rtl/>
        </w:rPr>
        <w:t>דשמואל</w:t>
      </w:r>
      <w:r w:rsidRPr="00596EC8">
        <w:rPr>
          <w:rtl/>
        </w:rPr>
        <w:t xml:space="preserve"> </w:t>
      </w:r>
      <w:r w:rsidR="00A71AFF">
        <w:rPr>
          <w:rFonts w:hint="cs"/>
          <w:rtl/>
        </w:rPr>
        <w:t>ש</w:t>
      </w:r>
      <w:r w:rsidRPr="00596EC8">
        <w:rPr>
          <w:rFonts w:hint="cs"/>
          <w:rtl/>
        </w:rPr>
        <w:t>מצא חמורים במדבר והחזירם לבעליהם אחר י</w:t>
      </w:r>
      <w:r w:rsidRPr="00596EC8">
        <w:rPr>
          <w:rtl/>
        </w:rPr>
        <w:t>"</w:t>
      </w:r>
      <w:r w:rsidRPr="00596EC8">
        <w:rPr>
          <w:rFonts w:hint="cs"/>
          <w:rtl/>
        </w:rPr>
        <w:t>ב חודש לפנים משורת הדין</w:t>
      </w:r>
      <w:r w:rsidR="00A71AFF">
        <w:rPr>
          <w:rFonts w:hint="cs"/>
          <w:rtl/>
        </w:rPr>
        <w:t>.</w:t>
      </w:r>
    </w:p>
    <w:p w14:paraId="54A3BD69" w14:textId="466D40EA" w:rsidR="00F707CE" w:rsidRPr="00F707CE" w:rsidRDefault="00D95DA8" w:rsidP="00D95DA8">
      <w:pPr>
        <w:pStyle w:val="36"/>
        <w:framePr w:wrap="notBeside"/>
        <w:rPr>
          <w:rtl/>
        </w:rPr>
      </w:pPr>
      <w:r w:rsidRPr="00F707CE">
        <w:rPr>
          <w:rFonts w:hint="cs"/>
          <w:rtl/>
        </w:rPr>
        <w:t>רבא לר''נ</w:t>
      </w:r>
      <w:r w:rsidR="00F707CE" w:rsidRPr="00F707CE">
        <w:rPr>
          <w:rFonts w:hint="cs"/>
          <w:rtl/>
        </w:rPr>
        <w:t>:</w:t>
      </w:r>
    </w:p>
    <w:p w14:paraId="4BD4026A" w14:textId="72DAF2DB" w:rsidR="006F071F" w:rsidRPr="00596EC8" w:rsidRDefault="006F071F" w:rsidP="009B508D">
      <w:pPr>
        <w:rPr>
          <w:rtl/>
        </w:rPr>
      </w:pPr>
      <w:r w:rsidRPr="005E3761">
        <w:rPr>
          <w:rStyle w:val="affffc"/>
          <w:rFonts w:hint="cs"/>
          <w:rtl/>
        </w:rPr>
        <w:t>בש</w:t>
      </w:r>
      <w:r w:rsidRPr="005E3761">
        <w:rPr>
          <w:rStyle w:val="affffc"/>
          <w:rtl/>
        </w:rPr>
        <w:t>וק גלדאי</w:t>
      </w:r>
      <w:r w:rsidR="00D95DA8">
        <w:rPr>
          <w:rFonts w:hint="cs"/>
          <w:rtl/>
        </w:rPr>
        <w:t xml:space="preserve"> </w:t>
      </w:r>
      <w:r w:rsidR="00D95DA8" w:rsidRPr="00D95DA8">
        <w:rPr>
          <w:rStyle w:val="affffe"/>
          <w:rFonts w:hint="cs"/>
          <w:rtl/>
        </w:rPr>
        <w:t>דרבנן</w:t>
      </w:r>
      <w:r w:rsidR="00D95DA8">
        <w:rPr>
          <w:rStyle w:val="affffe"/>
          <w:rFonts w:hint="cs"/>
          <w:rtl/>
        </w:rPr>
        <w:t>:</w:t>
      </w:r>
      <w:r w:rsidRPr="00596EC8">
        <w:rPr>
          <w:rtl/>
        </w:rPr>
        <w:t xml:space="preserve"> מצא כאן ארנקי מהו? </w:t>
      </w:r>
      <w:r w:rsidRPr="005E3761">
        <w:rPr>
          <w:rStyle w:val="affffc"/>
          <w:rtl/>
        </w:rPr>
        <w:t>א</w:t>
      </w:r>
      <w:r w:rsidRPr="005E3761">
        <w:rPr>
          <w:rStyle w:val="affffc"/>
          <w:rFonts w:hint="cs"/>
          <w:rtl/>
        </w:rPr>
        <w:t>"ל</w:t>
      </w:r>
      <w:r w:rsidRPr="00596EC8">
        <w:rPr>
          <w:rFonts w:hint="cs"/>
          <w:rtl/>
        </w:rPr>
        <w:t xml:space="preserve"> הא</w:t>
      </w:r>
      <w:r w:rsidRPr="00596EC8">
        <w:rPr>
          <w:rtl/>
        </w:rPr>
        <w:t>"</w:t>
      </w:r>
      <w:r w:rsidRPr="00596EC8">
        <w:rPr>
          <w:rFonts w:hint="cs"/>
          <w:rtl/>
        </w:rPr>
        <w:t>ש</w:t>
      </w:r>
      <w:r w:rsidRPr="00596EC8">
        <w:rPr>
          <w:rtl/>
        </w:rPr>
        <w:t>.</w:t>
      </w:r>
    </w:p>
    <w:p w14:paraId="1F6D8004" w14:textId="2441D0C2" w:rsidR="006F071F" w:rsidRPr="00596EC8" w:rsidRDefault="006F071F" w:rsidP="009B508D">
      <w:pPr>
        <w:rPr>
          <w:rtl/>
        </w:rPr>
      </w:pPr>
      <w:r w:rsidRPr="00596EC8">
        <w:rPr>
          <w:rtl/>
        </w:rPr>
        <w:t xml:space="preserve">בא ישראל ונתן בה סימן מהו? </w:t>
      </w:r>
      <w:r w:rsidRPr="005E3761">
        <w:rPr>
          <w:rStyle w:val="affffc"/>
          <w:rtl/>
        </w:rPr>
        <w:t>א</w:t>
      </w:r>
      <w:r w:rsidRPr="005E3761">
        <w:rPr>
          <w:rStyle w:val="affffc"/>
          <w:rFonts w:hint="cs"/>
          <w:rtl/>
        </w:rPr>
        <w:t>"ל</w:t>
      </w:r>
      <w:r w:rsidRPr="005E3761">
        <w:rPr>
          <w:rStyle w:val="affffc"/>
          <w:rtl/>
        </w:rPr>
        <w:t>:</w:t>
      </w:r>
      <w:r w:rsidRPr="00596EC8">
        <w:rPr>
          <w:rtl/>
        </w:rPr>
        <w:t xml:space="preserve"> ה</w:t>
      </w:r>
      <w:r w:rsidRPr="00596EC8">
        <w:rPr>
          <w:rFonts w:hint="cs"/>
          <w:rtl/>
        </w:rPr>
        <w:t>א</w:t>
      </w:r>
      <w:r w:rsidRPr="00596EC8">
        <w:rPr>
          <w:rtl/>
        </w:rPr>
        <w:t>"</w:t>
      </w:r>
      <w:r w:rsidRPr="00596EC8">
        <w:rPr>
          <w:rFonts w:hint="cs"/>
          <w:rtl/>
        </w:rPr>
        <w:t>ש</w:t>
      </w:r>
      <w:r w:rsidRPr="00596EC8">
        <w:rPr>
          <w:rtl/>
        </w:rPr>
        <w:t>.</w:t>
      </w:r>
      <w:r w:rsidR="00F040DB">
        <w:rPr>
          <w:rFonts w:hint="cs"/>
          <w:rtl/>
        </w:rPr>
        <w:t xml:space="preserve"> ואף שעומד וצווח</w:t>
      </w:r>
    </w:p>
    <w:p w14:paraId="46D4D552" w14:textId="02B6F079" w:rsidR="006F071F" w:rsidRPr="00596EC8" w:rsidRDefault="006F071F" w:rsidP="00DB06D0">
      <w:pPr>
        <w:spacing w:after="60"/>
        <w:rPr>
          <w:rtl/>
        </w:rPr>
      </w:pPr>
      <w:r w:rsidRPr="00596EC8">
        <w:rPr>
          <w:rtl/>
        </w:rPr>
        <w:t>נעשה כצווח על ביתו שנפל, ועל ספינתו שטבעה בים.</w:t>
      </w:r>
    </w:p>
    <w:p w14:paraId="0B8EE973" w14:textId="77777777" w:rsidR="00F707CE" w:rsidRPr="00F707CE" w:rsidRDefault="003703CB" w:rsidP="003703CB">
      <w:pPr>
        <w:pStyle w:val="36"/>
        <w:framePr w:wrap="notBeside"/>
        <w:rPr>
          <w:rtl/>
        </w:rPr>
      </w:pPr>
      <w:r w:rsidRPr="00F707CE">
        <w:rPr>
          <w:rFonts w:hint="cs"/>
          <w:rtl/>
        </w:rPr>
        <w:t>ד. אביי למוצא</w:t>
      </w:r>
      <w:r w:rsidR="00F707CE" w:rsidRPr="00F707CE">
        <w:rPr>
          <w:rtl/>
        </w:rPr>
        <w:t>:</w:t>
      </w:r>
    </w:p>
    <w:p w14:paraId="6E0889A5" w14:textId="28A636BE" w:rsidR="006F071F" w:rsidRPr="00596EC8" w:rsidRDefault="003703CB" w:rsidP="009B508D">
      <w:pPr>
        <w:rPr>
          <w:rtl/>
        </w:rPr>
      </w:pPr>
      <w:r>
        <w:rPr>
          <w:rFonts w:hint="cs"/>
          <w:rtl/>
        </w:rPr>
        <w:t>בשר שלקח</w:t>
      </w:r>
      <w:r w:rsidR="006F071F" w:rsidRPr="00596EC8">
        <w:rPr>
          <w:rFonts w:hint="cs"/>
          <w:rtl/>
        </w:rPr>
        <w:t xml:space="preserve"> עוף [</w:t>
      </w:r>
      <w:r w:rsidR="006F071F" w:rsidRPr="00596EC8">
        <w:rPr>
          <w:rtl/>
        </w:rPr>
        <w:t>דיו</w:t>
      </w:r>
      <w:r w:rsidR="006F071F" w:rsidRPr="00596EC8">
        <w:rPr>
          <w:rFonts w:hint="cs"/>
          <w:rtl/>
        </w:rPr>
        <w:t xml:space="preserve">] בשוק וזרק בין הדקלים דבי </w:t>
      </w:r>
      <w:r w:rsidR="006F071F" w:rsidRPr="00596EC8">
        <w:rPr>
          <w:rtl/>
        </w:rPr>
        <w:t>בר מריון.</w:t>
      </w:r>
    </w:p>
    <w:p w14:paraId="4464ECE4" w14:textId="33C2CB1D" w:rsidR="003703CB" w:rsidRDefault="003703CB" w:rsidP="00DB06D0">
      <w:pPr>
        <w:rPr>
          <w:rtl/>
        </w:rPr>
      </w:pPr>
      <w:r>
        <w:rPr>
          <w:rFonts w:hint="cs"/>
          <w:rtl/>
        </w:rPr>
        <w:t>-</w:t>
      </w:r>
      <w:r w:rsidR="006F071F" w:rsidRPr="00596EC8">
        <w:rPr>
          <w:rFonts w:hint="cs"/>
          <w:rtl/>
        </w:rPr>
        <w:t>שיקח לעצמו</w:t>
      </w:r>
      <w:r>
        <w:rPr>
          <w:rFonts w:hint="cs"/>
          <w:rtl/>
        </w:rPr>
        <w:t>,</w:t>
      </w:r>
      <w:r w:rsidR="006F071F" w:rsidRPr="00596EC8">
        <w:rPr>
          <w:rFonts w:hint="cs"/>
          <w:rtl/>
        </w:rPr>
        <w:t xml:space="preserve"> </w:t>
      </w:r>
      <w:r w:rsidR="006F071F" w:rsidRPr="005E3761">
        <w:rPr>
          <w:rStyle w:val="affffc"/>
          <w:rFonts w:hint="cs"/>
          <w:rtl/>
        </w:rPr>
        <w:t>ולכאו' ש</w:t>
      </w:r>
      <w:r w:rsidR="006F071F" w:rsidRPr="005E3761">
        <w:rPr>
          <w:rStyle w:val="affffc"/>
          <w:rtl/>
        </w:rPr>
        <w:t>"</w:t>
      </w:r>
      <w:r w:rsidR="006F071F" w:rsidRPr="005E3761">
        <w:rPr>
          <w:rStyle w:val="affffc"/>
          <w:rFonts w:hint="cs"/>
          <w:rtl/>
        </w:rPr>
        <w:t>מ</w:t>
      </w:r>
      <w:r w:rsidR="006F071F" w:rsidRPr="00596EC8">
        <w:rPr>
          <w:rFonts w:hint="cs"/>
          <w:rtl/>
        </w:rPr>
        <w:t xml:space="preserve"> הלכ</w:t>
      </w:r>
      <w:r>
        <w:rPr>
          <w:rFonts w:hint="cs"/>
          <w:rtl/>
        </w:rPr>
        <w:t>ה</w:t>
      </w:r>
      <w:r>
        <w:rPr>
          <w:rFonts w:hint="cs"/>
          <w:rtl/>
        </w:rPr>
        <w:t xml:space="preserve"> </w:t>
      </w:r>
      <w:r>
        <w:rPr>
          <w:rStyle w:val="affffc"/>
          <w:rFonts w:hint="cs"/>
          <w:rtl/>
          <w:rPrChange w:id="9023" w:author="מנוע אמוראים" w:date="2026-10-05T16:41:14Z">
            <w:rPr>
              <w:rFonts w:hint="cs"/>
              <w:rtl/>
            </w:rPr>
          </w:rPrChange>
        </w:rPr>
        <w:t xml:space="preserve">כרשב</w:t>
      </w:r>
      <w:r>
        <w:rPr>
          <w:rStyle w:val="affffc"/>
          <w:rtl/>
          <w:rPrChange w:id="9024" w:author="מנוע אמוראים" w:date="2026-10-05T16:41:14Z">
            <w:rPr>
              <w:rtl/>
            </w:rPr>
          </w:rPrChange>
        </w:rPr>
        <w:t xml:space="preserve">"</w:t>
      </w:r>
      <w:r>
        <w:rPr>
          <w:rStyle w:val="affffc"/>
          <w:rFonts w:hint="cs"/>
          <w:rtl/>
          <w:rPrChange w:id="9025" w:author="מנוע אמוראים" w:date="2026-10-05T16:41:14Z">
            <w:rPr>
              <w:rFonts w:hint="cs"/>
              <w:rtl/>
            </w:rPr>
          </w:rPrChange>
        </w:rPr>
        <w:t xml:space="preserve">א</w:t>
      </w:r>
      <w:r>
        <w:rPr>
          <w:rFonts w:hint="cs"/>
          <w:rtl/>
        </w:rPr>
        <w:t xml:space="preserve"> אפי ברוב ישראל</w:t>
      </w:r>
    </w:p>
    <w:p w14:paraId="518AE038" w14:textId="4EBCDCF5" w:rsidR="00F707CE" w:rsidRPr="00F707CE" w:rsidRDefault="003703CB" w:rsidP="003703CB">
      <w:pPr>
        <w:pStyle w:val="36"/>
        <w:framePr w:wrap="notBeside"/>
        <w:rPr>
          <w:rtl/>
        </w:rPr>
      </w:pPr>
      <w:r w:rsidRPr="00F707CE">
        <w:rPr>
          <w:rFonts w:hint="cs"/>
          <w:rtl/>
        </w:rPr>
        <w:t xml:space="preserve">- </w:t>
      </w:r>
      <w:r w:rsidR="006F071F" w:rsidRPr="00F707CE">
        <w:rPr>
          <w:rFonts w:hint="cs"/>
          <w:rtl/>
        </w:rPr>
        <w:t>ודחי'</w:t>
      </w:r>
      <w:r w:rsidRPr="00F707CE">
        <w:rPr>
          <w:rFonts w:hint="cs"/>
          <w:rtl/>
        </w:rPr>
        <w:t xml:space="preserve"> דשאני</w:t>
      </w:r>
      <w:r w:rsidR="00F707CE" w:rsidRPr="00F707CE">
        <w:rPr>
          <w:rFonts w:hint="cs"/>
          <w:rtl/>
        </w:rPr>
        <w:t>:</w:t>
      </w:r>
    </w:p>
    <w:p w14:paraId="5DA47833" w14:textId="049E8CC4" w:rsidR="006F071F" w:rsidRPr="00DB06D0" w:rsidRDefault="006F071F" w:rsidP="00EB33FD">
      <w:pPr>
        <w:spacing w:after="60"/>
        <w:rPr>
          <w:sz w:val="14"/>
          <w:szCs w:val="13"/>
        </w:rPr>
      </w:pPr>
      <w:r w:rsidRPr="00596EC8">
        <w:rPr>
          <w:rFonts w:hint="cs"/>
          <w:rtl/>
        </w:rPr>
        <w:t xml:space="preserve">דיו דכזוטו של ים דמי </w:t>
      </w:r>
      <w:r w:rsidRPr="003703CB">
        <w:rPr>
          <w:rStyle w:val="affffe"/>
          <w:rFonts w:hint="cs"/>
          <w:rtl/>
        </w:rPr>
        <w:t>[</w:t>
      </w:r>
      <w:r w:rsidR="003703CB">
        <w:rPr>
          <w:rStyle w:val="affffe"/>
          <w:rFonts w:hint="cs"/>
          <w:rtl/>
        </w:rPr>
        <w:t>ו</w:t>
      </w:r>
      <w:r w:rsidRPr="003703CB">
        <w:rPr>
          <w:rStyle w:val="affffe"/>
          <w:rFonts w:hint="cs"/>
          <w:rtl/>
        </w:rPr>
        <w:t>בעומד ורואהו שלא יהא בשר שנתעלם מן העין</w:t>
      </w:r>
    </w:p>
    <w:p w14:paraId="44DC9498" w14:textId="3CE15507" w:rsidR="00F707CE" w:rsidRPr="00F707CE" w:rsidRDefault="006F071F" w:rsidP="003703CB">
      <w:pPr>
        <w:pStyle w:val="36"/>
        <w:framePr w:wrap="notBeside"/>
        <w:rPr>
          <w:rtl/>
        </w:rPr>
      </w:pPr>
      <w:r w:rsidRPr="00F707CE">
        <w:rPr>
          <w:rtl/>
        </w:rPr>
        <w:t xml:space="preserve"> ר"</w:t>
      </w:r>
      <w:r w:rsidRPr="00F707CE">
        <w:rPr>
          <w:rFonts w:hint="cs"/>
          <w:rtl/>
        </w:rPr>
        <w:t>ח</w:t>
      </w:r>
      <w:r w:rsidR="00F707CE" w:rsidRPr="00F707CE">
        <w:rPr>
          <w:rFonts w:hint="cs"/>
          <w:rtl/>
        </w:rPr>
        <w:t>:</w:t>
      </w:r>
    </w:p>
    <w:p w14:paraId="09A424C2" w14:textId="57C893D7" w:rsidR="006F071F" w:rsidRPr="00596EC8" w:rsidRDefault="006F071F" w:rsidP="00EB33FD">
      <w:pPr>
        <w:pStyle w:val="affff9"/>
        <w:spacing w:before="0"/>
        <w:rPr>
          <w:rtl/>
        </w:rPr>
      </w:pPr>
      <w:r w:rsidRPr="00596EC8">
        <w:rPr>
          <w:rtl/>
        </w:rPr>
        <w:t>מצא גדי שחוט בין טבריא לציפורי והתירוהו לו.</w:t>
      </w:r>
    </w:p>
    <w:p w14:paraId="1646CE8A" w14:textId="136EA6F9" w:rsidR="00F707CE" w:rsidRPr="00F707CE" w:rsidRDefault="006F071F" w:rsidP="003703CB">
      <w:pPr>
        <w:pStyle w:val="36"/>
        <w:framePr w:wrap="notBeside"/>
        <w:rPr>
          <w:rtl/>
        </w:rPr>
      </w:pPr>
      <w:r w:rsidRPr="00F707CE">
        <w:rPr>
          <w:rtl/>
        </w:rPr>
        <w:t>רבי אמי</w:t>
      </w:r>
      <w:r w:rsidR="00F707CE" w:rsidRPr="00F707CE">
        <w:rPr>
          <w:rtl/>
        </w:rPr>
        <w:t>:</w:t>
      </w:r>
    </w:p>
    <w:p w14:paraId="7922CCFD" w14:textId="5D3D5DDD" w:rsidR="006F071F" w:rsidRPr="00596EC8" w:rsidRDefault="006F071F" w:rsidP="009B508D">
      <w:pPr>
        <w:rPr>
          <w:rtl/>
        </w:rPr>
      </w:pPr>
      <w:r w:rsidRPr="00596EC8">
        <w:rPr>
          <w:rtl/>
        </w:rPr>
        <w:t xml:space="preserve">התירוהו לו משום מציאה </w:t>
      </w:r>
      <w:r w:rsidRPr="005E3761">
        <w:rPr>
          <w:rStyle w:val="affffc"/>
          <w:rFonts w:hint="cs"/>
          <w:rtl/>
        </w:rPr>
        <w:t>כ</w:t>
      </w:r>
      <w:r w:rsidRPr="005E3761">
        <w:rPr>
          <w:rStyle w:val="affffc"/>
          <w:rtl/>
        </w:rPr>
        <w:t>ר</w:t>
      </w:r>
      <w:r w:rsidRPr="005E3761">
        <w:rPr>
          <w:rStyle w:val="affffc"/>
          <w:rFonts w:hint="cs"/>
          <w:rtl/>
        </w:rPr>
        <w:t>שב</w:t>
      </w:r>
      <w:r w:rsidRPr="005E3761">
        <w:rPr>
          <w:rStyle w:val="affffc"/>
          <w:rtl/>
        </w:rPr>
        <w:t>"</w:t>
      </w:r>
      <w:r w:rsidRPr="005E3761">
        <w:rPr>
          <w:rStyle w:val="affffc"/>
          <w:rFonts w:hint="cs"/>
          <w:rtl/>
        </w:rPr>
        <w:t>א</w:t>
      </w:r>
      <w:r w:rsidRPr="00596EC8">
        <w:rPr>
          <w:rFonts w:hint="cs"/>
          <w:rtl/>
        </w:rPr>
        <w:t xml:space="preserve">,    </w:t>
      </w:r>
      <w:r w:rsidRPr="00596EC8">
        <w:rPr>
          <w:rtl/>
        </w:rPr>
        <w:t xml:space="preserve"> משום שחיטה </w:t>
      </w:r>
      <w:r w:rsidRPr="005E3761">
        <w:rPr>
          <w:rStyle w:val="affffc"/>
          <w:rtl/>
        </w:rPr>
        <w:t>כר"</w:t>
      </w:r>
      <w:r w:rsidRPr="005E3761">
        <w:rPr>
          <w:rStyle w:val="affffc"/>
          <w:rFonts w:hint="cs"/>
          <w:rtl/>
        </w:rPr>
        <w:t>ח בריה</w:t>
      </w:r>
      <w:r w:rsidRPr="005E3761">
        <w:rPr>
          <w:rStyle w:val="affffc"/>
          <w:rtl/>
        </w:rPr>
        <w:t>"</w:t>
      </w:r>
      <w:r w:rsidRPr="005E3761">
        <w:rPr>
          <w:rStyle w:val="affffc"/>
          <w:rFonts w:hint="cs"/>
          <w:rtl/>
        </w:rPr>
        <w:t>ג</w:t>
      </w:r>
      <w:r w:rsidRPr="00596EC8">
        <w:rPr>
          <w:rtl/>
        </w:rPr>
        <w:t>.</w:t>
      </w:r>
    </w:p>
    <w:p w14:paraId="471EEDB0" w14:textId="76608BC3" w:rsidR="006F071F" w:rsidRPr="00596EC8" w:rsidRDefault="006F071F" w:rsidP="009B508D">
      <w:pPr>
        <w:rPr>
          <w:rtl/>
        </w:rPr>
      </w:pPr>
      <w:r w:rsidRPr="00EB33FD">
        <w:rPr>
          <w:rStyle w:val="affffc"/>
          <w:rtl/>
        </w:rPr>
        <w:t>דתניא:</w:t>
      </w:r>
      <w:r w:rsidRPr="00596EC8">
        <w:rPr>
          <w:rtl/>
        </w:rPr>
        <w:t xml:space="preserve"> הרי שאבדו לו גדייו ותרנגוליו הלך ומצאן שחוטין </w:t>
      </w:r>
      <w:r w:rsidRPr="00EB33FD">
        <w:rPr>
          <w:rStyle w:val="affffc"/>
          <w:rtl/>
        </w:rPr>
        <w:t>ר"</w:t>
      </w:r>
      <w:r w:rsidRPr="00EB33FD">
        <w:rPr>
          <w:rStyle w:val="affffc"/>
          <w:rFonts w:hint="cs"/>
          <w:rtl/>
        </w:rPr>
        <w:t>י</w:t>
      </w:r>
      <w:r w:rsidR="00971F6F">
        <w:rPr>
          <w:rStyle w:val="affffc"/>
          <w:rFonts w:hint="cs"/>
          <w:rtl/>
        </w:rPr>
        <w:t>:</w:t>
      </w:r>
      <w:r w:rsidRPr="00596EC8">
        <w:rPr>
          <w:rFonts w:hint="cs"/>
          <w:rtl/>
        </w:rPr>
        <w:t xml:space="preserve"> אוסר, </w:t>
      </w:r>
      <w:r w:rsidRPr="00EB33FD">
        <w:rPr>
          <w:rStyle w:val="affffc"/>
          <w:rFonts w:hint="cs"/>
          <w:rtl/>
        </w:rPr>
        <w:t>ור</w:t>
      </w:r>
      <w:r w:rsidRPr="00EB33FD">
        <w:rPr>
          <w:rStyle w:val="affffc"/>
          <w:rtl/>
        </w:rPr>
        <w:t>"</w:t>
      </w:r>
      <w:r w:rsidRPr="00EB33FD">
        <w:rPr>
          <w:rStyle w:val="affffc"/>
          <w:rFonts w:hint="cs"/>
          <w:rtl/>
        </w:rPr>
        <w:t>ח בריה</w:t>
      </w:r>
      <w:r w:rsidRPr="00EB33FD">
        <w:rPr>
          <w:rStyle w:val="affffc"/>
          <w:rtl/>
        </w:rPr>
        <w:t>"</w:t>
      </w:r>
      <w:r w:rsidRPr="00EB33FD">
        <w:rPr>
          <w:rStyle w:val="affffc"/>
          <w:rFonts w:hint="cs"/>
          <w:rtl/>
        </w:rPr>
        <w:t>ג</w:t>
      </w:r>
      <w:r w:rsidR="00971F6F">
        <w:rPr>
          <w:rStyle w:val="affffc"/>
          <w:rFonts w:hint="cs"/>
          <w:rtl/>
        </w:rPr>
        <w:t>:</w:t>
      </w:r>
      <w:r w:rsidRPr="00596EC8">
        <w:rPr>
          <w:rFonts w:hint="cs"/>
          <w:rtl/>
        </w:rPr>
        <w:t xml:space="preserve"> מתיר</w:t>
      </w:r>
      <w:r w:rsidRPr="00596EC8">
        <w:rPr>
          <w:rtl/>
        </w:rPr>
        <w:t>.</w:t>
      </w:r>
    </w:p>
    <w:p w14:paraId="6212D96D" w14:textId="389788D4" w:rsidR="00F707CE" w:rsidRPr="00F707CE" w:rsidRDefault="006F071F" w:rsidP="003703CB">
      <w:pPr>
        <w:pStyle w:val="36"/>
        <w:framePr w:wrap="notBeside"/>
        <w:rPr>
          <w:rtl/>
        </w:rPr>
      </w:pPr>
      <w:r w:rsidRPr="00F707CE">
        <w:rPr>
          <w:rFonts w:hint="cs"/>
          <w:rtl/>
        </w:rPr>
        <w:t>ר</w:t>
      </w:r>
      <w:r w:rsidRPr="00F707CE">
        <w:rPr>
          <w:rtl/>
        </w:rPr>
        <w:t>בי</w:t>
      </w:r>
      <w:r w:rsidR="00F707CE" w:rsidRPr="00F707CE">
        <w:rPr>
          <w:rtl/>
        </w:rPr>
        <w:t>:</w:t>
      </w:r>
    </w:p>
    <w:p w14:paraId="4D0F2AE3" w14:textId="356E4326" w:rsidR="00A6533C" w:rsidRPr="00596EC8" w:rsidRDefault="006F071F" w:rsidP="003703CB">
      <w:pPr>
        <w:rPr>
          <w:rtl/>
        </w:rPr>
      </w:pPr>
      <w:r w:rsidRPr="00596EC8">
        <w:rPr>
          <w:rtl/>
        </w:rPr>
        <w:t xml:space="preserve">נראין </w:t>
      </w:r>
      <w:r w:rsidRPr="00971F6F">
        <w:rPr>
          <w:rStyle w:val="affffc"/>
          <w:rtl/>
        </w:rPr>
        <w:t>דברי ר"</w:t>
      </w:r>
      <w:r w:rsidRPr="00971F6F">
        <w:rPr>
          <w:rStyle w:val="affffc"/>
          <w:rFonts w:hint="cs"/>
          <w:rtl/>
        </w:rPr>
        <w:t>י</w:t>
      </w:r>
      <w:r w:rsidRPr="00596EC8">
        <w:rPr>
          <w:rFonts w:hint="cs"/>
          <w:rtl/>
        </w:rPr>
        <w:t xml:space="preserve"> דאוסר </w:t>
      </w:r>
      <w:r w:rsidRPr="00596EC8">
        <w:rPr>
          <w:rtl/>
        </w:rPr>
        <w:t xml:space="preserve">כשמצאן באשפה, </w:t>
      </w:r>
      <w:r w:rsidRPr="005E3761">
        <w:rPr>
          <w:rStyle w:val="affffc"/>
          <w:rtl/>
        </w:rPr>
        <w:t>ודברי ר"</w:t>
      </w:r>
      <w:r w:rsidRPr="005E3761">
        <w:rPr>
          <w:rStyle w:val="affffc"/>
          <w:rFonts w:hint="cs"/>
          <w:rtl/>
        </w:rPr>
        <w:t>ח בריה</w:t>
      </w:r>
      <w:r w:rsidRPr="005E3761">
        <w:rPr>
          <w:rStyle w:val="affffc"/>
          <w:rtl/>
        </w:rPr>
        <w:t>"</w:t>
      </w:r>
      <w:r w:rsidRPr="005E3761">
        <w:rPr>
          <w:rStyle w:val="affffc"/>
          <w:rFonts w:hint="cs"/>
          <w:rtl/>
        </w:rPr>
        <w:t>ג</w:t>
      </w:r>
      <w:r w:rsidRPr="00596EC8">
        <w:rPr>
          <w:rFonts w:hint="cs"/>
          <w:rtl/>
        </w:rPr>
        <w:t xml:space="preserve"> </w:t>
      </w:r>
      <w:r w:rsidRPr="00596EC8">
        <w:rPr>
          <w:rtl/>
        </w:rPr>
        <w:t>כשמצאן בבית.</w:t>
      </w:r>
      <w:r w:rsidR="003703CB">
        <w:rPr>
          <w:rFonts w:hint="cs"/>
          <w:rtl/>
        </w:rPr>
        <w:t xml:space="preserve"> </w:t>
      </w:r>
      <w:r w:rsidRPr="00596EC8">
        <w:rPr>
          <w:rtl/>
        </w:rPr>
        <w:t xml:space="preserve">מדהתירוהו לו משום שחיטה רוב ישראל </w:t>
      </w:r>
      <w:r w:rsidR="003703CB">
        <w:rPr>
          <w:rFonts w:hint="cs"/>
          <w:rtl/>
        </w:rPr>
        <w:t>הן</w:t>
      </w:r>
      <w:r w:rsidRPr="00596EC8">
        <w:rPr>
          <w:rtl/>
        </w:rPr>
        <w:t>,</w:t>
      </w:r>
    </w:p>
    <w:p w14:paraId="1E4270E0" w14:textId="0D4A14D6" w:rsidR="00F707CE" w:rsidRPr="00F707CE" w:rsidRDefault="006F071F" w:rsidP="003703CB">
      <w:pPr>
        <w:pStyle w:val="36"/>
        <w:framePr w:wrap="notBeside"/>
        <w:rPr>
          <w:rtl/>
        </w:rPr>
      </w:pPr>
      <w:r w:rsidRPr="00F707CE">
        <w:rPr>
          <w:rtl/>
        </w:rPr>
        <w:t>ש</w:t>
      </w:r>
      <w:r w:rsidRPr="00F707CE">
        <w:rPr>
          <w:rFonts w:hint="cs"/>
          <w:rtl/>
        </w:rPr>
        <w:t>"</w:t>
      </w:r>
      <w:r w:rsidRPr="00F707CE">
        <w:rPr>
          <w:rtl/>
        </w:rPr>
        <w:t>מ</w:t>
      </w:r>
      <w:r w:rsidR="00F707CE" w:rsidRPr="00F707CE">
        <w:rPr>
          <w:rtl/>
        </w:rPr>
        <w:t>:</w:t>
      </w:r>
    </w:p>
    <w:p w14:paraId="48B80549" w14:textId="082C1586" w:rsidR="006F071F" w:rsidRPr="00971F6F" w:rsidRDefault="003703CB" w:rsidP="003703CB">
      <w:pPr>
        <w:rPr>
          <w:spacing w:val="-2"/>
          <w:rtl/>
        </w:rPr>
      </w:pPr>
      <w:r w:rsidRPr="00971F6F">
        <w:rPr>
          <w:rStyle w:val="affffc"/>
          <w:rFonts w:hint="cs"/>
          <w:spacing w:val="-2"/>
          <w:rtl/>
        </w:rPr>
        <w:t>ה</w:t>
      </w:r>
      <w:r w:rsidR="006F071F" w:rsidRPr="00971F6F">
        <w:rPr>
          <w:rStyle w:val="affffc"/>
          <w:spacing w:val="-2"/>
          <w:rtl/>
        </w:rPr>
        <w:t>לכה כר</w:t>
      </w:r>
      <w:r w:rsidR="006F071F" w:rsidRPr="00971F6F">
        <w:rPr>
          <w:rStyle w:val="affffc"/>
          <w:rFonts w:hint="cs"/>
          <w:spacing w:val="-2"/>
          <w:rtl/>
        </w:rPr>
        <w:t>שב</w:t>
      </w:r>
      <w:r w:rsidR="006F071F" w:rsidRPr="00971F6F">
        <w:rPr>
          <w:rStyle w:val="affffc"/>
          <w:spacing w:val="-2"/>
          <w:rtl/>
        </w:rPr>
        <w:t>"</w:t>
      </w:r>
      <w:r w:rsidR="006F071F" w:rsidRPr="00971F6F">
        <w:rPr>
          <w:rStyle w:val="affffc"/>
          <w:rFonts w:hint="cs"/>
          <w:spacing w:val="-2"/>
          <w:rtl/>
        </w:rPr>
        <w:t>א</w:t>
      </w:r>
      <w:r w:rsidR="006F071F" w:rsidRPr="00971F6F">
        <w:rPr>
          <w:rFonts w:hint="cs"/>
          <w:spacing w:val="-2"/>
          <w:rtl/>
        </w:rPr>
        <w:t xml:space="preserve"> א</w:t>
      </w:r>
      <w:r w:rsidR="00E61AEF" w:rsidRPr="00971F6F">
        <w:rPr>
          <w:rFonts w:hint="cs"/>
          <w:spacing w:val="-2"/>
          <w:rtl/>
        </w:rPr>
        <w:t>ף</w:t>
      </w:r>
      <w:r w:rsidR="006F071F" w:rsidRPr="00971F6F">
        <w:rPr>
          <w:rFonts w:hint="cs"/>
          <w:spacing w:val="-2"/>
          <w:rtl/>
        </w:rPr>
        <w:t xml:space="preserve"> </w:t>
      </w:r>
      <w:r w:rsidR="006F071F" w:rsidRPr="00971F6F">
        <w:rPr>
          <w:spacing w:val="-2"/>
          <w:rtl/>
        </w:rPr>
        <w:t>ברוב ישראל</w:t>
      </w:r>
      <w:r w:rsidR="006F071F" w:rsidRPr="00971F6F">
        <w:rPr>
          <w:rFonts w:hint="cs"/>
          <w:spacing w:val="-2"/>
          <w:rtl/>
        </w:rPr>
        <w:t xml:space="preserve">, </w:t>
      </w:r>
      <w:r w:rsidR="006F071F" w:rsidRPr="00971F6F">
        <w:rPr>
          <w:rStyle w:val="affffc"/>
          <w:spacing w:val="-2"/>
          <w:rtl/>
        </w:rPr>
        <w:t>רבא:</w:t>
      </w:r>
      <w:r w:rsidR="006F071F" w:rsidRPr="00971F6F">
        <w:rPr>
          <w:spacing w:val="-2"/>
          <w:rtl/>
        </w:rPr>
        <w:t xml:space="preserve"> רוב נכרים ורוב טבחי ישראל.</w:t>
      </w:r>
    </w:p>
    <w:p w14:paraId="3AC84005" w14:textId="5F7839E5" w:rsidR="00F707CE" w:rsidRPr="00F707CE" w:rsidRDefault="00724EAD" w:rsidP="003703CB">
      <w:pPr>
        <w:pStyle w:val="36"/>
        <w:framePr w:wrap="notBeside"/>
        <w:rPr>
          <w:rtl/>
        </w:rPr>
      </w:pPr>
      <w:r w:rsidRPr="00F707CE">
        <w:rPr>
          <w:rFonts w:hint="cs"/>
          <w:rtl/>
        </w:rPr>
        <w:t>רב אסי לר''א</w:t>
      </w:r>
      <w:r w:rsidR="00F707CE" w:rsidRPr="00F707CE">
        <w:rPr>
          <w:rFonts w:hint="cs"/>
          <w:rtl/>
        </w:rPr>
        <w:t>:</w:t>
      </w:r>
    </w:p>
    <w:p w14:paraId="27DCC1A2" w14:textId="75F107E1" w:rsidR="006F071F" w:rsidRPr="00596EC8" w:rsidRDefault="00724EAD" w:rsidP="003703CB">
      <w:pPr>
        <w:rPr>
          <w:rtl/>
        </w:rPr>
      </w:pPr>
      <w:r>
        <w:rPr>
          <w:rFonts w:hint="cs"/>
          <w:rtl/>
        </w:rPr>
        <w:t>ש</w:t>
      </w:r>
      <w:r w:rsidR="006F071F" w:rsidRPr="00596EC8">
        <w:rPr>
          <w:rFonts w:hint="cs"/>
          <w:rtl/>
        </w:rPr>
        <w:t xml:space="preserve">מצא </w:t>
      </w:r>
      <w:r w:rsidR="006F071F" w:rsidRPr="00596EC8">
        <w:rPr>
          <w:rtl/>
        </w:rPr>
        <w:t xml:space="preserve">פרגיות שחוטות בין טבריא לציפורי, </w:t>
      </w:r>
      <w:r>
        <w:rPr>
          <w:rFonts w:hint="cs"/>
          <w:rtl/>
        </w:rPr>
        <w:t>-</w:t>
      </w:r>
      <w:r w:rsidR="006F071F" w:rsidRPr="00596EC8">
        <w:rPr>
          <w:rFonts w:hint="cs"/>
          <w:rtl/>
        </w:rPr>
        <w:t xml:space="preserve"> שיקח לעצמו</w:t>
      </w:r>
      <w:r w:rsidR="006F071F" w:rsidRPr="00596EC8">
        <w:rPr>
          <w:rtl/>
        </w:rPr>
        <w:t>.</w:t>
      </w:r>
    </w:p>
    <w:p w14:paraId="3091E75D" w14:textId="3B1D784B" w:rsidR="00F707CE" w:rsidRPr="00F707CE" w:rsidRDefault="00724EAD" w:rsidP="003703CB">
      <w:pPr>
        <w:pStyle w:val="36"/>
        <w:framePr w:wrap="notBeside"/>
        <w:rPr>
          <w:rtl/>
        </w:rPr>
      </w:pPr>
      <w:r w:rsidRPr="00F707CE">
        <w:rPr>
          <w:rFonts w:hint="cs"/>
          <w:rtl/>
        </w:rPr>
        <w:t>רי''ו לרי''צ נפחא</w:t>
      </w:r>
      <w:r w:rsidR="00F707CE" w:rsidRPr="00F707CE">
        <w:rPr>
          <w:rFonts w:hint="cs"/>
          <w:rtl/>
        </w:rPr>
        <w:t>:</w:t>
      </w:r>
    </w:p>
    <w:p w14:paraId="50226805" w14:textId="2F4CCE45" w:rsidR="00A6533C" w:rsidRPr="00596EC8" w:rsidRDefault="00724EAD" w:rsidP="009B508D">
      <w:pPr>
        <w:rPr>
          <w:rtl/>
        </w:rPr>
      </w:pPr>
      <w:r>
        <w:rPr>
          <w:rFonts w:hint="cs"/>
          <w:rtl/>
        </w:rPr>
        <w:t>ש</w:t>
      </w:r>
      <w:r w:rsidR="006F071F" w:rsidRPr="00596EC8">
        <w:rPr>
          <w:rFonts w:hint="cs"/>
          <w:rtl/>
        </w:rPr>
        <w:t>מצא פקעיות טווי לרשתות ציידים</w:t>
      </w:r>
      <w:r w:rsidR="006F071F" w:rsidRPr="00596EC8">
        <w:rPr>
          <w:rtl/>
        </w:rPr>
        <w:t xml:space="preserve">, </w:t>
      </w:r>
      <w:r>
        <w:rPr>
          <w:rFonts w:hint="cs"/>
          <w:rtl/>
        </w:rPr>
        <w:t>-</w:t>
      </w:r>
      <w:r w:rsidR="006F071F" w:rsidRPr="00596EC8">
        <w:rPr>
          <w:rFonts w:hint="cs"/>
          <w:rtl/>
        </w:rPr>
        <w:t xml:space="preserve"> שיקח לעצמו</w:t>
      </w:r>
    </w:p>
    <w:p w14:paraId="2728B1AC" w14:textId="77777777" w:rsidR="00A6533C" w:rsidRPr="00724EAD" w:rsidRDefault="00A6533C" w:rsidP="00A6533C">
      <w:pPr>
        <w:pStyle w:val="aff9"/>
        <w:rPr>
          <w:rtl/>
        </w:rPr>
      </w:pPr>
      <w:r w:rsidRPr="00724EAD">
        <w:rPr>
          <w:rtl/>
        </w:rPr>
        <w:t>***</w:t>
      </w:r>
    </w:p>
    <w:p w14:paraId="6FBC1E72" w14:textId="77777777" w:rsidR="006450F9" w:rsidRDefault="006F071F" w:rsidP="00830BC0">
      <w:pPr>
        <w:pStyle w:val="affe"/>
        <w:framePr w:wrap="around"/>
        <w:rPr>
          <w:rtl/>
        </w:rPr>
      </w:pPr>
      <w:r w:rsidRPr="003B59C6">
        <w:rPr>
          <w:rtl/>
        </w:rPr>
        <w:t>כה.</w:t>
      </w:r>
      <w:r w:rsidRPr="003B59C6">
        <w:rPr>
          <w:rFonts w:hint="cs"/>
          <w:rtl/>
        </w:rPr>
        <w:t xml:space="preserve"> </w:t>
      </w:r>
    </w:p>
    <w:p w14:paraId="105B0BA7" w14:textId="198A7520" w:rsidR="006F071F" w:rsidRPr="003B59C6" w:rsidRDefault="006F071F" w:rsidP="00830BC0">
      <w:pPr>
        <w:pStyle w:val="afffff"/>
        <w:framePr w:wrap="around"/>
        <w:rPr>
          <w:rtl/>
        </w:rPr>
      </w:pPr>
      <w:del w:id="20177" w:author="קלוד" w:date="2026-10-06T10:08:05Z">
        <w:r>
          <w:rPr>
            <w:rtl/>
          </w:rPr>
          <w:delText xml:space="preserve">משנה.</w:delText>
        </w:r>
      </w:del>
      <w:ins w:id="20178" w:author="קלוד" w:date="2026-10-06T10:08:05Z">
        <w:r>
          <w:rPr>
            <w:rtl/>
          </w:rPr>
          <w:t xml:space="preserve">משנה ב</w:t>
        </w:r>
      </w:ins>
    </w:p>
    <w:p w14:paraId="0FDAC835" w14:textId="77777777" w:rsidR="006F071F" w:rsidRPr="003B59C6" w:rsidRDefault="006F071F" w:rsidP="00E05C30">
      <w:pPr>
        <w:pStyle w:val="afff3"/>
        <w:rPr>
          <w:rtl/>
        </w:rPr>
      </w:pPr>
      <w:ins w:id="9807" w:author="מספור קטעי משנה" w:date="2026-10-06T10:03:19Z">
        <w:r>
          <w:rPr>
            <w:rStyle w:val="MisparKeta"/>
          </w:rPr>
          <w:t xml:space="preserve">א. </w:t>
        </w:r>
      </w:ins>
      <w:r w:rsidRPr="003B59C6">
        <w:rPr>
          <w:rtl/>
        </w:rPr>
        <w:t>ואלו חייב להכריז: מצא פירות בכלי, או כלי כמות שהוא, מעות בכיס, או כיס כמות שהוא, צבורי פירות, צבורי מעות, שלשה מטבעות זה על גב זה, כריכות ברשות היחיד, וככרות של בעל הבית, וגיזי צמר הלקוחין מבית האומן, כדי יין וכדי שמן - הרי אלו חייב להכריז.</w:t>
      </w:r>
    </w:p>
    <w:p w14:paraId="1CE11D10" w14:textId="1844E5CA" w:rsidR="00F707CE" w:rsidRPr="00F707CE" w:rsidRDefault="00433CFB" w:rsidP="00433CFB">
      <w:pPr>
        <w:pStyle w:val="36"/>
        <w:framePr w:wrap="notBeside"/>
        <w:rPr>
          <w:rtl/>
        </w:rPr>
      </w:pPr>
      <w:r w:rsidRPr="00F707CE">
        <w:rPr>
          <w:rFonts w:hint="cs"/>
          <w:rtl/>
        </w:rPr>
        <w:t>ויש לדייק</w:t>
      </w:r>
      <w:r w:rsidR="00C241C5">
        <w:rPr>
          <w:rFonts w:hint="cs"/>
          <w:rtl/>
        </w:rPr>
        <w:t>:</w:t>
      </w:r>
    </w:p>
    <w:p w14:paraId="323A7673" w14:textId="68659A66" w:rsidR="00433CFB" w:rsidRDefault="00433CFB" w:rsidP="009B508D">
      <w:pPr>
        <w:rPr>
          <w:rtl/>
        </w:rPr>
      </w:pPr>
      <w:r>
        <w:rPr>
          <w:rFonts w:hint="cs"/>
          <w:rtl/>
        </w:rPr>
        <w:t xml:space="preserve">דוקא אם </w:t>
      </w:r>
      <w:r w:rsidR="006F071F" w:rsidRPr="003B59C6">
        <w:rPr>
          <w:rtl/>
        </w:rPr>
        <w:t>מצא פירות בכלי, ומעות בכיס.</w:t>
      </w:r>
      <w:r w:rsidR="006F071F" w:rsidRPr="003B59C6">
        <w:rPr>
          <w:rFonts w:hint="cs"/>
          <w:rtl/>
        </w:rPr>
        <w:t xml:space="preserve"> </w:t>
      </w:r>
      <w:r>
        <w:rPr>
          <w:rtl/>
        </w:rPr>
        <w:t>–</w:t>
      </w:r>
      <w:r>
        <w:rPr>
          <w:rFonts w:hint="cs"/>
          <w:rtl/>
        </w:rPr>
        <w:t xml:space="preserve"> חייב להכריז</w:t>
      </w:r>
    </w:p>
    <w:p w14:paraId="34245FF3" w14:textId="31B97140" w:rsidR="006F071F" w:rsidRPr="003B59C6" w:rsidRDefault="006F071F" w:rsidP="009B508D">
      <w:pPr>
        <w:rPr>
          <w:rtl/>
        </w:rPr>
      </w:pPr>
      <w:r w:rsidRPr="003B59C6">
        <w:rPr>
          <w:rtl/>
        </w:rPr>
        <w:t>הא כלי ולפניו פירות, כיס ולפניו מעות - הרי אלו שלו.</w:t>
      </w:r>
    </w:p>
    <w:p w14:paraId="32D11BC2" w14:textId="77777777" w:rsidR="00F707CE" w:rsidRPr="00F707CE" w:rsidRDefault="006F071F" w:rsidP="00433CFB">
      <w:pPr>
        <w:pStyle w:val="36"/>
        <w:framePr w:wrap="notBeside"/>
        <w:rPr>
          <w:rtl/>
        </w:rPr>
      </w:pPr>
      <w:r w:rsidRPr="00F707CE">
        <w:rPr>
          <w:rFonts w:hint="cs"/>
          <w:rtl/>
        </w:rPr>
        <w:t xml:space="preserve">וכן </w:t>
      </w:r>
      <w:r w:rsidR="00433CFB" w:rsidRPr="00F707CE">
        <w:rPr>
          <w:rFonts w:hint="cs"/>
          <w:rtl/>
        </w:rPr>
        <w:t>שנינו דת''ר</w:t>
      </w:r>
      <w:r w:rsidR="00F707CE" w:rsidRPr="00F707CE">
        <w:rPr>
          <w:rtl/>
        </w:rPr>
        <w:t>:</w:t>
      </w:r>
    </w:p>
    <w:p w14:paraId="7281BA13" w14:textId="0324B8C5" w:rsidR="006F071F" w:rsidRPr="003B59C6" w:rsidRDefault="006F071F" w:rsidP="009B508D">
      <w:pPr>
        <w:rPr>
          <w:rtl/>
        </w:rPr>
      </w:pPr>
      <w:r w:rsidRPr="003B59C6">
        <w:rPr>
          <w:rtl/>
        </w:rPr>
        <w:t>מצא כלי ולפניו פירות, כיס ולפניו מעות - הרי אלו שלו.</w:t>
      </w:r>
    </w:p>
    <w:p w14:paraId="2AF0829D" w14:textId="241C1699" w:rsidR="00433CFB" w:rsidRDefault="006F071F" w:rsidP="00433CFB">
      <w:pPr>
        <w:rPr>
          <w:rtl/>
        </w:rPr>
      </w:pPr>
      <w:r w:rsidRPr="003B59C6">
        <w:rPr>
          <w:rtl/>
        </w:rPr>
        <w:t>מקצתן בכלי</w:t>
      </w:r>
      <w:r w:rsidRPr="003B59C6">
        <w:rPr>
          <w:rFonts w:hint="cs"/>
          <w:rtl/>
        </w:rPr>
        <w:t xml:space="preserve"> או בכיס</w:t>
      </w:r>
      <w:r w:rsidRPr="003B59C6">
        <w:rPr>
          <w:rtl/>
        </w:rPr>
        <w:t xml:space="preserve"> ומקצתן ע"</w:t>
      </w:r>
      <w:r w:rsidRPr="003B59C6">
        <w:rPr>
          <w:rFonts w:hint="cs"/>
          <w:rtl/>
        </w:rPr>
        <w:t>ג</w:t>
      </w:r>
      <w:r w:rsidRPr="003B59C6">
        <w:rPr>
          <w:rtl/>
        </w:rPr>
        <w:t xml:space="preserve"> קרקע, - חייב להכריז.</w:t>
      </w:r>
    </w:p>
    <w:p w14:paraId="1D1A4AE1" w14:textId="38B69F05" w:rsidR="00F707CE" w:rsidRPr="00F707CE" w:rsidRDefault="006F071F" w:rsidP="00433CFB">
      <w:pPr>
        <w:pStyle w:val="36"/>
        <w:framePr w:wrap="notBeside"/>
        <w:rPr>
          <w:rtl/>
        </w:rPr>
      </w:pPr>
      <w:r w:rsidRPr="00F707CE">
        <w:rPr>
          <w:rtl/>
        </w:rPr>
        <w:lastRenderedPageBreak/>
        <w:t>ורמינהו</w:t>
      </w:r>
      <w:r w:rsidR="00F707CE" w:rsidRPr="00F707CE">
        <w:rPr>
          <w:rtl/>
        </w:rPr>
        <w:t>:</w:t>
      </w:r>
    </w:p>
    <w:p w14:paraId="3F411074" w14:textId="1B22B22E" w:rsidR="006F071F" w:rsidRPr="003B59C6" w:rsidRDefault="006F071F" w:rsidP="009B508D">
      <w:pPr>
        <w:rPr>
          <w:rtl/>
        </w:rPr>
      </w:pPr>
      <w:r w:rsidRPr="003B59C6">
        <w:rPr>
          <w:rtl/>
        </w:rPr>
        <w:t>מצא דבר שאין בו סימן בצד דבר שיש בו סימן - חייב להכריז.</w:t>
      </w:r>
    </w:p>
    <w:p w14:paraId="77E98234" w14:textId="77777777" w:rsidR="00A6533C" w:rsidRPr="003B59C6" w:rsidRDefault="006F071F" w:rsidP="00433CFB">
      <w:pPr>
        <w:rPr>
          <w:rtl/>
        </w:rPr>
      </w:pPr>
      <w:r w:rsidRPr="003B59C6">
        <w:rPr>
          <w:rtl/>
        </w:rPr>
        <w:t>בא בעל סימן ונטל את שלו - זכה הלה בדבר שאין בו סימן!</w:t>
      </w:r>
    </w:p>
    <w:p w14:paraId="5C07EFE0" w14:textId="6F13F064" w:rsidR="00F707CE" w:rsidRPr="00F707CE" w:rsidRDefault="006F071F" w:rsidP="0081786C">
      <w:pPr>
        <w:pStyle w:val="36"/>
        <w:framePr w:wrap="notBeside"/>
        <w:rPr>
          <w:rtl/>
        </w:rPr>
      </w:pPr>
      <w:r w:rsidRPr="00F707CE">
        <w:rPr>
          <w:rFonts w:hint="cs"/>
          <w:rtl/>
        </w:rPr>
        <w:t>א. אר</w:t>
      </w:r>
      <w:r w:rsidRPr="00F707CE">
        <w:rPr>
          <w:rtl/>
        </w:rPr>
        <w:t>"</w:t>
      </w:r>
      <w:r w:rsidRPr="00F707CE">
        <w:rPr>
          <w:rFonts w:hint="cs"/>
          <w:rtl/>
        </w:rPr>
        <w:t>ז</w:t>
      </w:r>
      <w:r w:rsidR="00F707CE" w:rsidRPr="00F707CE">
        <w:rPr>
          <w:rtl/>
        </w:rPr>
        <w:t>:</w:t>
      </w:r>
    </w:p>
    <w:p w14:paraId="36DC6840" w14:textId="14B76E1C" w:rsidR="00A6533C" w:rsidRPr="009C3EC4" w:rsidRDefault="006F071F" w:rsidP="009B508D">
      <w:pPr>
        <w:rPr>
          <w:rStyle w:val="affffe"/>
          <w:rtl/>
        </w:rPr>
      </w:pPr>
      <w:r w:rsidRPr="005E3761">
        <w:rPr>
          <w:rStyle w:val="affffc"/>
          <w:rFonts w:hint="cs"/>
          <w:rtl/>
        </w:rPr>
        <w:t>הך דהרי אלו שלו</w:t>
      </w:r>
      <w:r w:rsidRPr="003B59C6">
        <w:rPr>
          <w:rFonts w:hint="cs"/>
          <w:rtl/>
        </w:rPr>
        <w:t xml:space="preserve"> בגיגית וצמר</w:t>
      </w:r>
      <w:r w:rsidR="005A1CF3">
        <w:rPr>
          <w:rFonts w:hint="cs"/>
          <w:rtl/>
        </w:rPr>
        <w:t xml:space="preserve"> </w:t>
      </w:r>
      <w:r w:rsidRPr="009C3EC4">
        <w:rPr>
          <w:rStyle w:val="affffe"/>
          <w:rFonts w:hint="cs"/>
          <w:rtl/>
        </w:rPr>
        <w:t>מדלא נשאר מעט בגיגית ש</w:t>
      </w:r>
      <w:r w:rsidRPr="009C3EC4">
        <w:rPr>
          <w:rStyle w:val="affffe"/>
          <w:rtl/>
        </w:rPr>
        <w:t>"</w:t>
      </w:r>
      <w:r w:rsidRPr="009C3EC4">
        <w:rPr>
          <w:rStyle w:val="affffe"/>
          <w:rFonts w:hint="cs"/>
          <w:rtl/>
        </w:rPr>
        <w:t xml:space="preserve">מ </w:t>
      </w:r>
      <w:r w:rsidR="009C3EC4">
        <w:rPr>
          <w:rStyle w:val="affffe"/>
          <w:rFonts w:hint="cs"/>
          <w:rtl/>
        </w:rPr>
        <w:t>שאינו מהגיג</w:t>
      </w:r>
      <w:r w:rsidR="005A1CF3">
        <w:rPr>
          <w:rStyle w:val="affffe"/>
          <w:rFonts w:hint="cs"/>
          <w:rtl/>
        </w:rPr>
        <w:t>ית</w:t>
      </w:r>
    </w:p>
    <w:p w14:paraId="27151925" w14:textId="77777777" w:rsidR="00A6533C" w:rsidRPr="003B59C6" w:rsidRDefault="006F071F" w:rsidP="000C2917">
      <w:pPr>
        <w:rPr>
          <w:rtl/>
        </w:rPr>
      </w:pPr>
      <w:r w:rsidRPr="005E3761">
        <w:rPr>
          <w:rStyle w:val="affffc"/>
          <w:rFonts w:hint="cs"/>
          <w:rtl/>
        </w:rPr>
        <w:t>והך דחייב להכריז</w:t>
      </w:r>
      <w:r w:rsidRPr="003B59C6">
        <w:rPr>
          <w:rFonts w:hint="cs"/>
          <w:rtl/>
        </w:rPr>
        <w:t xml:space="preserve"> בכלי ופירות שיתכן שנפלו כל הפירות מן הכלי</w:t>
      </w:r>
    </w:p>
    <w:p w14:paraId="52473EB0" w14:textId="18E7820A" w:rsidR="00F707CE" w:rsidRPr="00F707CE" w:rsidRDefault="006F071F" w:rsidP="000C2917">
      <w:pPr>
        <w:pStyle w:val="36"/>
        <w:framePr w:wrap="notBeside"/>
        <w:rPr>
          <w:rtl/>
        </w:rPr>
      </w:pPr>
      <w:r w:rsidRPr="00F707CE">
        <w:rPr>
          <w:rFonts w:hint="cs"/>
          <w:rtl/>
        </w:rPr>
        <w:t xml:space="preserve">ב. </w:t>
      </w:r>
      <w:r w:rsidRPr="00F707CE">
        <w:rPr>
          <w:rtl/>
        </w:rPr>
        <w:t>ר"</w:t>
      </w:r>
      <w:r w:rsidRPr="00F707CE">
        <w:rPr>
          <w:rFonts w:hint="cs"/>
          <w:rtl/>
        </w:rPr>
        <w:t>פ</w:t>
      </w:r>
      <w:r w:rsidR="00F707CE" w:rsidRPr="00F707CE">
        <w:rPr>
          <w:rtl/>
        </w:rPr>
        <w:t>:</w:t>
      </w:r>
    </w:p>
    <w:p w14:paraId="020F8F82" w14:textId="378A5E0F" w:rsidR="006F071F" w:rsidRPr="003B59C6" w:rsidRDefault="003F5E56" w:rsidP="009B508D">
      <w:pPr>
        <w:rPr>
          <w:rtl/>
        </w:rPr>
      </w:pPr>
      <w:r>
        <w:rPr>
          <w:rFonts w:hint="cs"/>
          <w:rtl/>
        </w:rPr>
        <w:t>שניהם</w:t>
      </w:r>
      <w:r w:rsidR="006F071F" w:rsidRPr="003B59C6">
        <w:rPr>
          <w:rtl/>
        </w:rPr>
        <w:t xml:space="preserve"> ב</w:t>
      </w:r>
      <w:r w:rsidR="006F071F" w:rsidRPr="003B59C6">
        <w:rPr>
          <w:rFonts w:hint="cs"/>
          <w:rtl/>
        </w:rPr>
        <w:t xml:space="preserve">כלי ופירות </w:t>
      </w:r>
      <w:r w:rsidR="006F071F" w:rsidRPr="005E3761">
        <w:rPr>
          <w:rStyle w:val="affffc"/>
          <w:rFonts w:hint="cs"/>
          <w:rtl/>
        </w:rPr>
        <w:t>הך דחייב להכריז</w:t>
      </w:r>
      <w:r w:rsidR="006F071F" w:rsidRPr="003B59C6">
        <w:rPr>
          <w:rFonts w:hint="cs"/>
          <w:rtl/>
        </w:rPr>
        <w:t xml:space="preserve"> בנשאר מעט בכלי </w:t>
      </w:r>
      <w:r w:rsidR="006F071F" w:rsidRPr="005E3761">
        <w:rPr>
          <w:rStyle w:val="affffc"/>
          <w:rFonts w:hint="cs"/>
          <w:rtl/>
        </w:rPr>
        <w:t>והך דהא</w:t>
      </w:r>
      <w:r w:rsidR="006F071F" w:rsidRPr="005E3761">
        <w:rPr>
          <w:rStyle w:val="affffc"/>
          <w:rtl/>
        </w:rPr>
        <w:t>"</w:t>
      </w:r>
      <w:r w:rsidR="006F071F" w:rsidRPr="005E3761">
        <w:rPr>
          <w:rStyle w:val="affffc"/>
          <w:rFonts w:hint="cs"/>
          <w:rtl/>
        </w:rPr>
        <w:t>ש</w:t>
      </w:r>
      <w:r w:rsidR="006F071F" w:rsidRPr="003B59C6">
        <w:rPr>
          <w:rFonts w:hint="cs"/>
          <w:rtl/>
        </w:rPr>
        <w:t xml:space="preserve"> בלא נשאר כלום</w:t>
      </w:r>
    </w:p>
    <w:p w14:paraId="418190DA" w14:textId="00B5E66B" w:rsidR="00F707CE" w:rsidRPr="00F707CE" w:rsidRDefault="006F071F" w:rsidP="003F5E56">
      <w:pPr>
        <w:pStyle w:val="36"/>
        <w:framePr w:wrap="notBeside"/>
        <w:rPr>
          <w:rtl/>
        </w:rPr>
      </w:pPr>
      <w:r w:rsidRPr="00F707CE">
        <w:rPr>
          <w:rFonts w:hint="cs"/>
          <w:rtl/>
        </w:rPr>
        <w:t>ג. ואב</w:t>
      </w:r>
      <w:r w:rsidRPr="00F707CE">
        <w:rPr>
          <w:rtl/>
        </w:rPr>
        <w:t>"</w:t>
      </w:r>
      <w:r w:rsidRPr="00F707CE">
        <w:rPr>
          <w:rFonts w:hint="cs"/>
          <w:rtl/>
        </w:rPr>
        <w:t>א</w:t>
      </w:r>
      <w:r w:rsidR="00F707CE" w:rsidRPr="00F707CE">
        <w:rPr>
          <w:rtl/>
        </w:rPr>
        <w:t>:</w:t>
      </w:r>
    </w:p>
    <w:p w14:paraId="6B2A7D29" w14:textId="123CCC98" w:rsidR="00A6533C" w:rsidRPr="003B59C6" w:rsidRDefault="003F5E56" w:rsidP="009B508D">
      <w:pPr>
        <w:rPr>
          <w:rtl/>
        </w:rPr>
      </w:pPr>
      <w:r>
        <w:rPr>
          <w:rFonts w:hint="cs"/>
          <w:rtl/>
        </w:rPr>
        <w:t xml:space="preserve">בשניהם </w:t>
      </w:r>
      <w:r w:rsidR="006F071F" w:rsidRPr="003B59C6">
        <w:rPr>
          <w:rtl/>
        </w:rPr>
        <w:t xml:space="preserve">דלא </w:t>
      </w:r>
      <w:r w:rsidR="006F071F" w:rsidRPr="003B59C6">
        <w:rPr>
          <w:rFonts w:hint="cs"/>
          <w:rtl/>
        </w:rPr>
        <w:t xml:space="preserve">נשאר </w:t>
      </w:r>
      <w:r w:rsidR="006F071F" w:rsidRPr="005E3761">
        <w:rPr>
          <w:rStyle w:val="affffc"/>
          <w:rFonts w:hint="cs"/>
          <w:rtl/>
        </w:rPr>
        <w:t>והך דחייב להכריז</w:t>
      </w:r>
      <w:r w:rsidR="006F071F" w:rsidRPr="003B59C6">
        <w:rPr>
          <w:rFonts w:hint="cs"/>
          <w:rtl/>
        </w:rPr>
        <w:t xml:space="preserve"> במהדרי אפיה </w:t>
      </w:r>
      <w:r w:rsidR="009C3EC4">
        <w:rPr>
          <w:rFonts w:hint="cs"/>
          <w:rtl/>
        </w:rPr>
        <w:t>לצד פירות</w:t>
      </w:r>
    </w:p>
    <w:p w14:paraId="065A6062" w14:textId="3013F258" w:rsidR="006F071F" w:rsidRPr="003B59C6" w:rsidRDefault="006F071F" w:rsidP="009C3EC4">
      <w:pPr>
        <w:ind w:left="410" w:firstLine="720"/>
        <w:rPr>
          <w:rtl/>
        </w:rPr>
      </w:pPr>
      <w:r w:rsidRPr="005E3761">
        <w:rPr>
          <w:rStyle w:val="affffc"/>
          <w:rFonts w:hint="cs"/>
          <w:rtl/>
        </w:rPr>
        <w:t>והך דהא''ש</w:t>
      </w:r>
      <w:r w:rsidRPr="003B59C6">
        <w:rPr>
          <w:rtl/>
        </w:rPr>
        <w:t xml:space="preserve"> דלא מהדרי אפיה </w:t>
      </w:r>
      <w:r w:rsidR="009C3EC4">
        <w:rPr>
          <w:rFonts w:hint="cs"/>
          <w:rtl/>
        </w:rPr>
        <w:t xml:space="preserve">לצד </w:t>
      </w:r>
      <w:r w:rsidRPr="003B59C6">
        <w:rPr>
          <w:rtl/>
        </w:rPr>
        <w:t>פירי.</w:t>
      </w:r>
    </w:p>
    <w:p w14:paraId="402F0529" w14:textId="2BB60E25" w:rsidR="00F707CE" w:rsidRPr="00F707CE" w:rsidRDefault="006F071F" w:rsidP="009C3EC4">
      <w:pPr>
        <w:pStyle w:val="36"/>
        <w:framePr w:wrap="notBeside"/>
        <w:rPr>
          <w:rtl/>
        </w:rPr>
      </w:pPr>
      <w:r w:rsidRPr="00F707CE">
        <w:rPr>
          <w:rFonts w:hint="cs"/>
          <w:rtl/>
        </w:rPr>
        <w:t>ד. ואב</w:t>
      </w:r>
      <w:r w:rsidRPr="00F707CE">
        <w:rPr>
          <w:rtl/>
        </w:rPr>
        <w:t>"</w:t>
      </w:r>
      <w:r w:rsidRPr="00F707CE">
        <w:rPr>
          <w:rFonts w:hint="cs"/>
          <w:rtl/>
        </w:rPr>
        <w:t>א</w:t>
      </w:r>
      <w:r w:rsidR="00F707CE" w:rsidRPr="00F707CE">
        <w:rPr>
          <w:rtl/>
        </w:rPr>
        <w:t>:</w:t>
      </w:r>
    </w:p>
    <w:p w14:paraId="54303AC2" w14:textId="229EC66D" w:rsidR="006F071F" w:rsidRPr="00AF0458" w:rsidRDefault="009C3EC4" w:rsidP="009C3EC4">
      <w:pPr>
        <w:rPr>
          <w:spacing w:val="-2"/>
          <w:rtl/>
        </w:rPr>
      </w:pPr>
      <w:r w:rsidRPr="00AF0458">
        <w:rPr>
          <w:rFonts w:hint="cs"/>
          <w:spacing w:val="-2"/>
          <w:rtl/>
        </w:rPr>
        <w:t xml:space="preserve">שניהם אפיה לצד </w:t>
      </w:r>
      <w:r w:rsidR="006F071F" w:rsidRPr="00AF0458">
        <w:rPr>
          <w:spacing w:val="-2"/>
          <w:rtl/>
        </w:rPr>
        <w:t xml:space="preserve">פירי </w:t>
      </w:r>
      <w:r w:rsidR="006F071F" w:rsidRPr="00AF0458">
        <w:rPr>
          <w:rStyle w:val="affffc"/>
          <w:rFonts w:hint="cs"/>
          <w:spacing w:val="-2"/>
          <w:rtl/>
        </w:rPr>
        <w:t>והך דהא</w:t>
      </w:r>
      <w:r w:rsidR="006F071F" w:rsidRPr="00AF0458">
        <w:rPr>
          <w:rStyle w:val="affffc"/>
          <w:spacing w:val="-2"/>
          <w:rtl/>
        </w:rPr>
        <w:t>"</w:t>
      </w:r>
      <w:r w:rsidR="006F071F" w:rsidRPr="00AF0458">
        <w:rPr>
          <w:rStyle w:val="affffc"/>
          <w:rFonts w:hint="cs"/>
          <w:spacing w:val="-2"/>
          <w:rtl/>
        </w:rPr>
        <w:t>ש</w:t>
      </w:r>
      <w:r w:rsidR="006F071F" w:rsidRPr="00AF0458">
        <w:rPr>
          <w:rFonts w:hint="cs"/>
          <w:spacing w:val="-2"/>
          <w:rtl/>
        </w:rPr>
        <w:t xml:space="preserve"> בשיש שולים לכלי </w:t>
      </w:r>
      <w:r w:rsidRPr="00AF0458">
        <w:rPr>
          <w:rStyle w:val="affffe"/>
          <w:rFonts w:hint="cs"/>
          <w:spacing w:val="-2"/>
          <w:rtl/>
        </w:rPr>
        <w:t>שלא נפל מהכלי</w:t>
      </w:r>
    </w:p>
    <w:p w14:paraId="594B164B" w14:textId="77777777" w:rsidR="006F071F" w:rsidRPr="003B59C6" w:rsidRDefault="006F071F" w:rsidP="005A1CF3">
      <w:pPr>
        <w:pStyle w:val="afffb"/>
        <w:rPr>
          <w:rtl/>
        </w:rPr>
      </w:pPr>
      <w:ins w:id="9825" w:author="מספור קטעי משנה" w:date="2026-10-06T06:45:11Z">
        <w:r>
          <w:rPr>
            <w:rStyle w:val="MisparKeta"/>
          </w:rPr>
          <w:t xml:space="preserve">ב. </w:t>
        </w:r>
      </w:ins>
      <w:r w:rsidRPr="003B59C6">
        <w:rPr>
          <w:rtl/>
        </w:rPr>
        <w:t>צבורי פירות וצבורי מעות.</w:t>
      </w:r>
    </w:p>
    <w:p w14:paraId="1900553D" w14:textId="23E1CAA5" w:rsidR="00F707CE" w:rsidRPr="00F707CE" w:rsidRDefault="006F071F" w:rsidP="005A1CF3">
      <w:pPr>
        <w:pStyle w:val="36"/>
        <w:framePr w:wrap="notBeside"/>
        <w:rPr>
          <w:rtl/>
        </w:rPr>
      </w:pPr>
      <w:r w:rsidRPr="00F707CE">
        <w:rPr>
          <w:rFonts w:hint="cs"/>
          <w:rtl/>
        </w:rPr>
        <w:t>ש</w:t>
      </w:r>
      <w:r w:rsidRPr="00F707CE">
        <w:rPr>
          <w:rtl/>
        </w:rPr>
        <w:t>"</w:t>
      </w:r>
      <w:r w:rsidRPr="00F707CE">
        <w:rPr>
          <w:rFonts w:hint="cs"/>
          <w:rtl/>
        </w:rPr>
        <w:t>מ</w:t>
      </w:r>
      <w:r w:rsidR="00C241C5">
        <w:rPr>
          <w:rFonts w:hint="cs"/>
          <w:rtl/>
        </w:rPr>
        <w:t>:</w:t>
      </w:r>
    </w:p>
    <w:p w14:paraId="30A311B7" w14:textId="66E5CD42" w:rsidR="006F071F" w:rsidRPr="003B59C6" w:rsidRDefault="005A1CF3" w:rsidP="009B508D">
      <w:pPr>
        <w:rPr>
          <w:rtl/>
        </w:rPr>
      </w:pPr>
      <w:r>
        <w:rPr>
          <w:rFonts w:hint="cs"/>
          <w:rtl/>
        </w:rPr>
        <w:t>מ</w:t>
      </w:r>
      <w:r w:rsidR="006F071F" w:rsidRPr="003B59C6">
        <w:rPr>
          <w:rtl/>
        </w:rPr>
        <w:t xml:space="preserve">נין הוי סימן! - </w:t>
      </w:r>
      <w:r w:rsidR="006F071F" w:rsidRPr="005E3761">
        <w:rPr>
          <w:rStyle w:val="affffc"/>
          <w:rtl/>
        </w:rPr>
        <w:t>תני:</w:t>
      </w:r>
      <w:r w:rsidR="006F071F" w:rsidRPr="003B59C6">
        <w:rPr>
          <w:rtl/>
        </w:rPr>
        <w:t xml:space="preserve"> צבור פירות.</w:t>
      </w:r>
    </w:p>
    <w:p w14:paraId="7E12D394" w14:textId="6D662577" w:rsidR="00F707CE" w:rsidRPr="00F707CE" w:rsidRDefault="006F071F" w:rsidP="005A1CF3">
      <w:pPr>
        <w:pStyle w:val="36"/>
        <w:framePr w:wrap="notBeside"/>
        <w:rPr>
          <w:rtl/>
        </w:rPr>
      </w:pPr>
      <w:r w:rsidRPr="00F707CE">
        <w:rPr>
          <w:rFonts w:hint="cs"/>
          <w:rtl/>
        </w:rPr>
        <w:t>ש</w:t>
      </w:r>
      <w:r w:rsidRPr="00F707CE">
        <w:rPr>
          <w:rtl/>
        </w:rPr>
        <w:t>"</w:t>
      </w:r>
      <w:r w:rsidRPr="00F707CE">
        <w:rPr>
          <w:rFonts w:hint="cs"/>
          <w:rtl/>
        </w:rPr>
        <w:t xml:space="preserve">מ </w:t>
      </w:r>
      <w:r w:rsidR="00F707CE" w:rsidRPr="00F707CE">
        <w:rPr>
          <w:rFonts w:hint="cs"/>
          <w:rtl/>
        </w:rPr>
        <w:t>-</w:t>
      </w:r>
    </w:p>
    <w:p w14:paraId="0B0FE21A" w14:textId="3CD2CD18" w:rsidR="00A6533C" w:rsidRPr="00AF0458" w:rsidRDefault="006F071F" w:rsidP="005A1CF3">
      <w:pPr>
        <w:rPr>
          <w:spacing w:val="-2"/>
          <w:rtl/>
        </w:rPr>
      </w:pPr>
      <w:r w:rsidRPr="00AF0458">
        <w:rPr>
          <w:spacing w:val="-2"/>
          <w:rtl/>
        </w:rPr>
        <w:t xml:space="preserve">מקום הוי סימן! - </w:t>
      </w:r>
      <w:r w:rsidRPr="00AF0458">
        <w:rPr>
          <w:rStyle w:val="affffc"/>
          <w:spacing w:val="-2"/>
          <w:rtl/>
        </w:rPr>
        <w:t>תני:</w:t>
      </w:r>
      <w:r w:rsidRPr="00AF0458">
        <w:rPr>
          <w:spacing w:val="-2"/>
          <w:rtl/>
        </w:rPr>
        <w:t xml:space="preserve"> צבורי פירות</w:t>
      </w:r>
      <w:r w:rsidRPr="00AF0458">
        <w:rPr>
          <w:rFonts w:hint="cs"/>
          <w:spacing w:val="-2"/>
          <w:rtl/>
        </w:rPr>
        <w:t>- אלא אין לך לפשוט לשניהם</w:t>
      </w:r>
    </w:p>
    <w:p w14:paraId="068DBBE9" w14:textId="3DBCB245" w:rsidR="006F071F" w:rsidRPr="003B59C6" w:rsidRDefault="006F071F" w:rsidP="005A1CF3">
      <w:pPr>
        <w:pStyle w:val="afffb"/>
        <w:rPr>
          <w:rtl/>
        </w:rPr>
      </w:pPr>
      <w:ins w:id="9826" w:author="מספור קטעי משנה" w:date="2026-10-06T06:45:11Z">
        <w:r>
          <w:rPr>
            <w:rStyle w:val="MisparKeta"/>
          </w:rPr>
          <w:t xml:space="preserve">ג. </w:t>
        </w:r>
      </w:ins>
      <w:r w:rsidRPr="003B59C6">
        <w:rPr>
          <w:rtl/>
        </w:rPr>
        <w:t>שלשה מטבעות זה על גב זה.</w:t>
      </w:r>
    </w:p>
    <w:p w14:paraId="7D44B649" w14:textId="5675FD10" w:rsidR="00F707CE" w:rsidRPr="00F707CE" w:rsidRDefault="006F071F" w:rsidP="005A1CF3">
      <w:pPr>
        <w:pStyle w:val="36"/>
        <w:framePr w:wrap="notBeside"/>
        <w:rPr>
          <w:rtl/>
        </w:rPr>
      </w:pPr>
      <w:r w:rsidRPr="00F707CE">
        <w:rPr>
          <w:rtl/>
        </w:rPr>
        <w:t>רבי יצחק מגדלאה</w:t>
      </w:r>
      <w:r w:rsidR="00F707CE" w:rsidRPr="00F707CE">
        <w:rPr>
          <w:rtl/>
        </w:rPr>
        <w:t>:</w:t>
      </w:r>
    </w:p>
    <w:p w14:paraId="066E840F" w14:textId="334BC802" w:rsidR="006F071F" w:rsidRPr="003B59C6" w:rsidRDefault="006F071F" w:rsidP="009B508D">
      <w:pPr>
        <w:rPr>
          <w:rtl/>
        </w:rPr>
      </w:pPr>
      <w:r w:rsidRPr="003B59C6">
        <w:rPr>
          <w:rtl/>
        </w:rPr>
        <w:t>והוא שעשויין כמגדלין</w:t>
      </w:r>
      <w:r w:rsidRPr="003B59C6">
        <w:rPr>
          <w:rFonts w:hint="cs"/>
          <w:rtl/>
        </w:rPr>
        <w:t>, ותנ</w:t>
      </w:r>
      <w:r w:rsidRPr="003B59C6">
        <w:rPr>
          <w:rtl/>
        </w:rPr>
        <w:t>"</w:t>
      </w:r>
      <w:r w:rsidRPr="003B59C6">
        <w:rPr>
          <w:rFonts w:hint="cs"/>
          <w:rtl/>
        </w:rPr>
        <w:t>ה</w:t>
      </w:r>
      <w:r w:rsidRPr="003B59C6">
        <w:rPr>
          <w:rtl/>
        </w:rPr>
        <w:t>.</w:t>
      </w:r>
    </w:p>
    <w:p w14:paraId="4244A1A6" w14:textId="77777777" w:rsidR="005A1CF3" w:rsidRDefault="006F071F" w:rsidP="009B508D">
      <w:pPr>
        <w:rPr>
          <w:rtl/>
        </w:rPr>
      </w:pPr>
      <w:r w:rsidRPr="003B59C6">
        <w:rPr>
          <w:rtl/>
        </w:rPr>
        <w:t>ואלו הן עשויין כמגדלים - שלשה מטבעין ז</w:t>
      </w:r>
      <w:r w:rsidRPr="003B59C6">
        <w:rPr>
          <w:rFonts w:hint="cs"/>
          <w:rtl/>
        </w:rPr>
        <w:t>עג"ז</w:t>
      </w:r>
      <w:r w:rsidRPr="003B59C6">
        <w:rPr>
          <w:rtl/>
        </w:rPr>
        <w:t>.</w:t>
      </w:r>
      <w:r w:rsidRPr="003B59C6">
        <w:rPr>
          <w:rFonts w:hint="cs"/>
          <w:rtl/>
        </w:rPr>
        <w:t xml:space="preserve"> </w:t>
      </w:r>
    </w:p>
    <w:p w14:paraId="58CCDF95" w14:textId="7800658C" w:rsidR="006F071F" w:rsidRPr="003B59C6" w:rsidRDefault="006F071F" w:rsidP="009B508D">
      <w:pPr>
        <w:rPr>
          <w:rtl/>
        </w:rPr>
      </w:pPr>
      <w:r w:rsidRPr="003B59C6">
        <w:rPr>
          <w:rFonts w:hint="cs"/>
          <w:rtl/>
        </w:rPr>
        <w:t>וכל דאין עשויין כמגדלין מפוזרות קרי ליה דהא</w:t>
      </w:r>
      <w:r w:rsidRPr="003B59C6">
        <w:rPr>
          <w:rtl/>
        </w:rPr>
        <w:t>"</w:t>
      </w:r>
      <w:r w:rsidRPr="003B59C6">
        <w:rPr>
          <w:rFonts w:hint="cs"/>
          <w:rtl/>
        </w:rPr>
        <w:t>ש</w:t>
      </w:r>
    </w:p>
    <w:p w14:paraId="46AA3071" w14:textId="77777777" w:rsidR="006F071F" w:rsidRPr="003B59C6" w:rsidRDefault="006F071F" w:rsidP="009B508D">
      <w:pPr>
        <w:rPr>
          <w:rtl/>
        </w:rPr>
      </w:pPr>
    </w:p>
    <w:p w14:paraId="5F6CC54B" w14:textId="77777777" w:rsidR="00F707CE" w:rsidRPr="00F707CE" w:rsidRDefault="006F071F" w:rsidP="005A1CF3">
      <w:pPr>
        <w:pStyle w:val="36"/>
        <w:framePr w:wrap="notBeside"/>
        <w:rPr>
          <w:rtl/>
        </w:rPr>
      </w:pPr>
      <w:r w:rsidRPr="00F707CE">
        <w:rPr>
          <w:rFonts w:hint="cs"/>
          <w:rtl/>
        </w:rPr>
        <w:t>ר</w:t>
      </w:r>
      <w:r w:rsidRPr="00F707CE">
        <w:rPr>
          <w:rtl/>
        </w:rPr>
        <w:t>"</w:t>
      </w:r>
      <w:r w:rsidRPr="00F707CE">
        <w:rPr>
          <w:rFonts w:hint="cs"/>
          <w:rtl/>
        </w:rPr>
        <w:t>ח</w:t>
      </w:r>
      <w:r w:rsidR="00F707CE" w:rsidRPr="00F707CE">
        <w:rPr>
          <w:rtl/>
        </w:rPr>
        <w:t>:</w:t>
      </w:r>
    </w:p>
    <w:p w14:paraId="16AD017A" w14:textId="50120C40" w:rsidR="00A6533C" w:rsidRPr="00AF0458" w:rsidRDefault="006F071F" w:rsidP="009B508D">
      <w:pPr>
        <w:rPr>
          <w:spacing w:val="-8"/>
          <w:rtl/>
        </w:rPr>
      </w:pPr>
      <w:r w:rsidRPr="00AF0458">
        <w:rPr>
          <w:rFonts w:hint="cs"/>
          <w:spacing w:val="-8"/>
          <w:rtl/>
        </w:rPr>
        <w:t>ל</w:t>
      </w:r>
      <w:r w:rsidRPr="00AF0458">
        <w:rPr>
          <w:spacing w:val="-8"/>
          <w:rtl/>
        </w:rPr>
        <w:t>"</w:t>
      </w:r>
      <w:r w:rsidRPr="00AF0458">
        <w:rPr>
          <w:rFonts w:hint="cs"/>
          <w:spacing w:val="-8"/>
          <w:rtl/>
        </w:rPr>
        <w:t>ש</w:t>
      </w:r>
      <w:r w:rsidRPr="00AF0458">
        <w:rPr>
          <w:spacing w:val="-8"/>
          <w:rtl/>
        </w:rPr>
        <w:t xml:space="preserve"> אלא של מלך אחד כעין שלשה מלכים</w:t>
      </w:r>
      <w:r w:rsidRPr="00AF0458">
        <w:rPr>
          <w:rFonts w:hint="cs"/>
          <w:spacing w:val="-8"/>
          <w:rtl/>
        </w:rPr>
        <w:t xml:space="preserve"> אבל של מלך אחד הא</w:t>
      </w:r>
      <w:r w:rsidRPr="00AF0458">
        <w:rPr>
          <w:spacing w:val="-8"/>
          <w:rtl/>
        </w:rPr>
        <w:t>"</w:t>
      </w:r>
      <w:r w:rsidRPr="00AF0458">
        <w:rPr>
          <w:rFonts w:hint="cs"/>
          <w:spacing w:val="-8"/>
          <w:rtl/>
        </w:rPr>
        <w:t>ש</w:t>
      </w:r>
    </w:p>
    <w:p w14:paraId="6B88C766" w14:textId="1179DE6F" w:rsidR="00A6533C" w:rsidRPr="00AF0458" w:rsidRDefault="006F071F" w:rsidP="009B508D">
      <w:pPr>
        <w:rPr>
          <w:spacing w:val="-2"/>
          <w:rtl/>
        </w:rPr>
      </w:pPr>
      <w:r w:rsidRPr="00AF0458">
        <w:rPr>
          <w:spacing w:val="-2"/>
          <w:rtl/>
        </w:rPr>
        <w:t xml:space="preserve">עשויין כמגדלים </w:t>
      </w:r>
      <w:r w:rsidRPr="00AF0458">
        <w:rPr>
          <w:rFonts w:hint="cs"/>
          <w:spacing w:val="-2"/>
          <w:rtl/>
        </w:rPr>
        <w:t>שהרחב למטה והקצר למעלה דבהכרח הניחם</w:t>
      </w:r>
    </w:p>
    <w:p w14:paraId="16E463E8" w14:textId="5A3C6997" w:rsidR="00A6533C" w:rsidRPr="003B59C6" w:rsidRDefault="006F071F" w:rsidP="009B508D">
      <w:pPr>
        <w:rPr>
          <w:rtl/>
        </w:rPr>
      </w:pPr>
      <w:r w:rsidRPr="003B59C6">
        <w:rPr>
          <w:rtl/>
        </w:rPr>
        <w:t>אבל של מלך אחד, דכול</w:t>
      </w:r>
      <w:r w:rsidRPr="003B59C6">
        <w:rPr>
          <w:rFonts w:hint="cs"/>
          <w:rtl/>
        </w:rPr>
        <w:t>ם שווים אפי' ד</w:t>
      </w:r>
      <w:r w:rsidRPr="003B59C6">
        <w:rPr>
          <w:rtl/>
        </w:rPr>
        <w:t>מנחי אהדדי ה</w:t>
      </w:r>
      <w:r w:rsidRPr="003B59C6">
        <w:rPr>
          <w:rFonts w:hint="cs"/>
          <w:rtl/>
        </w:rPr>
        <w:t>א</w:t>
      </w:r>
      <w:r w:rsidRPr="003B59C6">
        <w:rPr>
          <w:rtl/>
        </w:rPr>
        <w:t>"</w:t>
      </w:r>
      <w:r w:rsidRPr="003B59C6">
        <w:rPr>
          <w:rFonts w:hint="cs"/>
          <w:rtl/>
        </w:rPr>
        <w:t>ש</w:t>
      </w:r>
      <w:r w:rsidRPr="003B59C6">
        <w:rPr>
          <w:rtl/>
        </w:rPr>
        <w:t xml:space="preserve">, </w:t>
      </w:r>
      <w:r w:rsidRPr="00AF0458">
        <w:rPr>
          <w:rStyle w:val="afffff2"/>
          <w:rFonts w:hint="cs"/>
          <w:rtl/>
        </w:rPr>
        <w:t xml:space="preserve">דאפשר </w:t>
      </w:r>
      <w:r w:rsidR="00AF0458">
        <w:rPr>
          <w:rStyle w:val="afffff2"/>
          <w:rFonts w:hint="cs"/>
          <w:rtl/>
        </w:rPr>
        <w:t>ש</w:t>
      </w:r>
      <w:r w:rsidRPr="00AF0458">
        <w:rPr>
          <w:rStyle w:val="afffff2"/>
          <w:rFonts w:hint="cs"/>
          <w:rtl/>
        </w:rPr>
        <w:t>נפלו יחד</w:t>
      </w:r>
    </w:p>
    <w:p w14:paraId="40398A4E" w14:textId="753CCE6B" w:rsidR="00F707CE" w:rsidRPr="00F707CE" w:rsidRDefault="006F071F" w:rsidP="005A1CF3">
      <w:pPr>
        <w:pStyle w:val="36"/>
        <w:framePr w:wrap="notBeside"/>
        <w:rPr>
          <w:rtl/>
        </w:rPr>
      </w:pPr>
      <w:r w:rsidRPr="00F707CE">
        <w:rPr>
          <w:rFonts w:hint="cs"/>
          <w:rtl/>
        </w:rPr>
        <w:t>ור</w:t>
      </w:r>
      <w:r w:rsidRPr="00F707CE">
        <w:rPr>
          <w:rtl/>
        </w:rPr>
        <w:t>י"ו</w:t>
      </w:r>
      <w:r w:rsidR="00F707CE" w:rsidRPr="00F707CE">
        <w:rPr>
          <w:rtl/>
        </w:rPr>
        <w:t>:</w:t>
      </w:r>
    </w:p>
    <w:p w14:paraId="77942D95" w14:textId="6AD9CA7A" w:rsidR="006F071F" w:rsidRPr="005A1CF3" w:rsidRDefault="006F071F" w:rsidP="009B508D">
      <w:pPr>
        <w:rPr>
          <w:rStyle w:val="affffe"/>
          <w:rtl/>
        </w:rPr>
      </w:pPr>
      <w:r w:rsidRPr="003B59C6">
        <w:rPr>
          <w:rtl/>
        </w:rPr>
        <w:t>אפילו של מלך אחד מכריז</w:t>
      </w:r>
      <w:r w:rsidRPr="003B59C6">
        <w:rPr>
          <w:rFonts w:hint="cs"/>
          <w:rtl/>
        </w:rPr>
        <w:t>- מטבעות</w:t>
      </w:r>
      <w:r w:rsidRPr="003B59C6">
        <w:rPr>
          <w:rtl/>
        </w:rPr>
        <w:t>.</w:t>
      </w:r>
      <w:r w:rsidRPr="003B59C6">
        <w:rPr>
          <w:rFonts w:hint="cs"/>
          <w:rtl/>
        </w:rPr>
        <w:t xml:space="preserve"> </w:t>
      </w:r>
      <w:r w:rsidRPr="005A1CF3">
        <w:rPr>
          <w:rStyle w:val="affffe"/>
          <w:rFonts w:hint="cs"/>
          <w:rtl/>
        </w:rPr>
        <w:t>[ולא מנין, דא</w:t>
      </w:r>
      <w:r w:rsidRPr="005A1CF3">
        <w:rPr>
          <w:rStyle w:val="affffe"/>
          <w:rtl/>
        </w:rPr>
        <w:t>"</w:t>
      </w:r>
      <w:r w:rsidRPr="005A1CF3">
        <w:rPr>
          <w:rStyle w:val="affffe"/>
          <w:rFonts w:hint="cs"/>
          <w:rtl/>
        </w:rPr>
        <w:t>ה אפי' בשנים]</w:t>
      </w:r>
    </w:p>
    <w:p w14:paraId="73B760F8" w14:textId="62FA195C" w:rsidR="00F707CE" w:rsidRPr="00F707CE" w:rsidRDefault="006F071F" w:rsidP="005B2002">
      <w:pPr>
        <w:pStyle w:val="36"/>
        <w:framePr w:wrap="notBeside"/>
        <w:rPr>
          <w:rtl/>
        </w:rPr>
      </w:pPr>
      <w:r w:rsidRPr="00F707CE">
        <w:rPr>
          <w:rtl/>
        </w:rPr>
        <w:t>בעי רבי ירמיה</w:t>
      </w:r>
      <w:r w:rsidR="00F707CE" w:rsidRPr="00F707CE">
        <w:rPr>
          <w:rtl/>
        </w:rPr>
        <w:t>:</w:t>
      </w:r>
    </w:p>
    <w:p w14:paraId="51BD56B8" w14:textId="7A7BA009" w:rsidR="00A6533C" w:rsidRPr="003B59C6" w:rsidRDefault="006F071F" w:rsidP="005B2002">
      <w:pPr>
        <w:pStyle w:val="affff9"/>
        <w:rPr>
          <w:rtl/>
        </w:rPr>
      </w:pPr>
      <w:r w:rsidRPr="003B59C6">
        <w:rPr>
          <w:rtl/>
        </w:rPr>
        <w:t>כשיר מהו, כשורה מהו, כחצובה מהו, כסולם מהו?</w:t>
      </w:r>
    </w:p>
    <w:p w14:paraId="47E6FFB5" w14:textId="6C88F453" w:rsidR="00F707CE" w:rsidRPr="00F707CE" w:rsidRDefault="006F071F" w:rsidP="005B2002">
      <w:pPr>
        <w:pStyle w:val="36"/>
        <w:framePr w:wrap="notBeside"/>
        <w:rPr>
          <w:rtl/>
        </w:rPr>
      </w:pPr>
      <w:r w:rsidRPr="00F707CE">
        <w:rPr>
          <w:rtl/>
        </w:rPr>
        <w:t>פשוט חדא, ד</w:t>
      </w:r>
      <w:r w:rsidRPr="00F707CE">
        <w:rPr>
          <w:rFonts w:hint="cs"/>
          <w:rtl/>
        </w:rPr>
        <w:t>רב</w:t>
      </w:r>
      <w:r w:rsidRPr="00F707CE">
        <w:rPr>
          <w:rtl/>
        </w:rPr>
        <w:t>"</w:t>
      </w:r>
      <w:r w:rsidRPr="00F707CE">
        <w:rPr>
          <w:rFonts w:hint="cs"/>
          <w:rtl/>
        </w:rPr>
        <w:t>א</w:t>
      </w:r>
      <w:r w:rsidR="00F707CE" w:rsidRPr="00F707CE">
        <w:rPr>
          <w:rtl/>
        </w:rPr>
        <w:t>:</w:t>
      </w:r>
    </w:p>
    <w:p w14:paraId="5197DF28" w14:textId="5D0FF2EB" w:rsidR="006F071F" w:rsidRPr="00AF0458" w:rsidRDefault="006F071F" w:rsidP="009B508D">
      <w:pPr>
        <w:rPr>
          <w:spacing w:val="-4"/>
          <w:rtl/>
        </w:rPr>
      </w:pPr>
      <w:r w:rsidRPr="00AF0458">
        <w:rPr>
          <w:spacing w:val="-4"/>
          <w:rtl/>
        </w:rPr>
        <w:t>כל שאילו מכניס לה קיסם ביניהן ונוטלם בבת אחת - חייב להכריז.</w:t>
      </w:r>
    </w:p>
    <w:p w14:paraId="4A58F1B3" w14:textId="77777777" w:rsidR="006F071F" w:rsidRPr="003B59C6" w:rsidRDefault="006F071F" w:rsidP="00A6533C">
      <w:pPr>
        <w:pStyle w:val="affe"/>
        <w:framePr w:wrap="around"/>
        <w:rPr>
          <w:rtl/>
        </w:rPr>
      </w:pPr>
      <w:r w:rsidRPr="003B59C6">
        <w:rPr>
          <w:rtl/>
        </w:rPr>
        <w:t>כה:</w:t>
      </w:r>
    </w:p>
    <w:p w14:paraId="257179B7" w14:textId="17BDEEBD" w:rsidR="00F707CE" w:rsidRPr="00F707CE" w:rsidRDefault="006F071F" w:rsidP="005A1CF3">
      <w:pPr>
        <w:pStyle w:val="36"/>
        <w:framePr w:wrap="notBeside"/>
        <w:rPr>
          <w:rtl/>
        </w:rPr>
      </w:pPr>
      <w:r w:rsidRPr="00F707CE">
        <w:rPr>
          <w:rtl/>
        </w:rPr>
        <w:t>בעי רב אשי</w:t>
      </w:r>
      <w:r w:rsidR="00F707CE" w:rsidRPr="00F707CE">
        <w:rPr>
          <w:rtl/>
        </w:rPr>
        <w:t>:</w:t>
      </w:r>
    </w:p>
    <w:p w14:paraId="32402CAA" w14:textId="03EC9089" w:rsidR="005A1CF3" w:rsidRDefault="006F071F" w:rsidP="005A1CF3">
      <w:pPr>
        <w:pStyle w:val="affff9"/>
        <w:rPr>
          <w:rtl/>
        </w:rPr>
      </w:pPr>
      <w:r w:rsidRPr="003B59C6">
        <w:rPr>
          <w:rtl/>
        </w:rPr>
        <w:t xml:space="preserve">כאבני בית קוליס מהו? </w:t>
      </w:r>
    </w:p>
    <w:p w14:paraId="346630E2" w14:textId="3DEFC408" w:rsidR="006F071F" w:rsidRPr="003B59C6" w:rsidRDefault="006F071F" w:rsidP="00AF0458">
      <w:pPr>
        <w:spacing w:after="60"/>
        <w:rPr>
          <w:rtl/>
        </w:rPr>
      </w:pPr>
      <w:r w:rsidRPr="003B59C6">
        <w:rPr>
          <w:rtl/>
        </w:rPr>
        <w:t xml:space="preserve">ת"ש </w:t>
      </w:r>
      <w:r w:rsidRPr="003B59C6">
        <w:rPr>
          <w:rFonts w:hint="cs"/>
          <w:rtl/>
        </w:rPr>
        <w:t>ד</w:t>
      </w:r>
      <w:r w:rsidRPr="003B59C6">
        <w:rPr>
          <w:rtl/>
        </w:rPr>
        <w:t>חייב להכריז.</w:t>
      </w:r>
      <w:r w:rsidRPr="003B59C6">
        <w:rPr>
          <w:rFonts w:hint="cs"/>
          <w:rtl/>
        </w:rPr>
        <w:t xml:space="preserve"> והיינו אחת מכאן ואחת מכאן ואחת ע</w:t>
      </w:r>
      <w:r w:rsidRPr="003B59C6">
        <w:rPr>
          <w:rtl/>
        </w:rPr>
        <w:t>"</w:t>
      </w:r>
      <w:r w:rsidRPr="003B59C6">
        <w:rPr>
          <w:rFonts w:hint="cs"/>
          <w:rtl/>
        </w:rPr>
        <w:t>ג</w:t>
      </w:r>
      <w:r w:rsidR="005A1CF3">
        <w:rPr>
          <w:rFonts w:hint="cs"/>
          <w:rtl/>
        </w:rPr>
        <w:t>.</w:t>
      </w:r>
    </w:p>
    <w:p w14:paraId="626C99EC" w14:textId="019B9AE5" w:rsidR="00F707CE" w:rsidRPr="00F707CE" w:rsidRDefault="006F071F" w:rsidP="005A1CF3">
      <w:pPr>
        <w:pStyle w:val="36"/>
        <w:framePr w:wrap="notBeside"/>
        <w:rPr>
          <w:rtl/>
        </w:rPr>
      </w:pPr>
      <w:r w:rsidRPr="00F707CE">
        <w:rPr>
          <w:rtl/>
        </w:rPr>
        <w:lastRenderedPageBreak/>
        <w:t>ת"ר</w:t>
      </w:r>
      <w:r w:rsidR="00F707CE" w:rsidRPr="00F707CE">
        <w:rPr>
          <w:rtl/>
        </w:rPr>
        <w:t>:</w:t>
      </w:r>
    </w:p>
    <w:p w14:paraId="4DBD5437" w14:textId="0D571FD3" w:rsidR="006F071F" w:rsidRPr="003B59C6" w:rsidRDefault="006F071F" w:rsidP="005A1CF3">
      <w:pPr>
        <w:rPr>
          <w:rtl/>
        </w:rPr>
      </w:pPr>
      <w:r w:rsidRPr="003B59C6">
        <w:rPr>
          <w:rtl/>
        </w:rPr>
        <w:t>המוצא סלע בשוק, ומצאו חבירו ואמר שלי היא, חדשה היא, נירונית היא, של מלך פלוני היא</w:t>
      </w:r>
      <w:r w:rsidR="005A1CF3">
        <w:rPr>
          <w:rFonts w:hint="cs"/>
          <w:rtl/>
        </w:rPr>
        <w:t xml:space="preserve"> </w:t>
      </w:r>
      <w:r w:rsidRPr="003B59C6">
        <w:rPr>
          <w:rtl/>
        </w:rPr>
        <w:t>- לא אמר כלום.</w:t>
      </w:r>
    </w:p>
    <w:p w14:paraId="416879C9" w14:textId="00A804AD" w:rsidR="00F707CE" w:rsidRPr="00F707CE" w:rsidRDefault="006F071F" w:rsidP="005B2002">
      <w:pPr>
        <w:pStyle w:val="36"/>
        <w:framePr w:wrap="notBeside"/>
        <w:rPr>
          <w:rtl/>
        </w:rPr>
      </w:pPr>
      <w:r w:rsidRPr="00F707CE">
        <w:rPr>
          <w:rtl/>
        </w:rPr>
        <w:t>ולא עוד</w:t>
      </w:r>
      <w:r w:rsidR="00F707CE" w:rsidRPr="00F707CE">
        <w:rPr>
          <w:rFonts w:hint="cs"/>
          <w:rtl/>
        </w:rPr>
        <w:t>:</w:t>
      </w:r>
    </w:p>
    <w:p w14:paraId="3575C638" w14:textId="7B59DC61" w:rsidR="00A6533C" w:rsidRPr="003B59C6" w:rsidRDefault="006F071F" w:rsidP="009B508D">
      <w:pPr>
        <w:rPr>
          <w:rtl/>
        </w:rPr>
      </w:pPr>
      <w:r w:rsidRPr="003B59C6">
        <w:rPr>
          <w:rtl/>
        </w:rPr>
        <w:t>אלא אפי</w:t>
      </w:r>
      <w:r w:rsidRPr="003B59C6">
        <w:rPr>
          <w:rFonts w:hint="cs"/>
          <w:rtl/>
        </w:rPr>
        <w:t>'</w:t>
      </w:r>
      <w:r w:rsidRPr="003B59C6">
        <w:rPr>
          <w:rtl/>
        </w:rPr>
        <w:t xml:space="preserve"> שמו כתוב עליה לא אמר כלום, לפי שאין סימן למטבע, </w:t>
      </w:r>
      <w:r w:rsidRPr="003B59C6">
        <w:rPr>
          <w:rFonts w:hint="cs"/>
          <w:rtl/>
        </w:rPr>
        <w:t>דאפשר שנתנה לאחר וממנו נפל</w:t>
      </w:r>
    </w:p>
    <w:p w14:paraId="1340528E" w14:textId="102D507F" w:rsidR="006F071F" w:rsidRPr="003B59C6" w:rsidRDefault="00A6533C" w:rsidP="00A6533C">
      <w:pPr>
        <w:pStyle w:val="aff9"/>
        <w:rPr>
          <w:rtl/>
        </w:rPr>
      </w:pPr>
      <w:r w:rsidRPr="003B59C6">
        <w:rPr>
          <w:rtl/>
        </w:rPr>
        <w:t>***</w:t>
      </w:r>
    </w:p>
    <w:p w14:paraId="25ABC85C" w14:textId="77777777" w:rsidR="006F071F" w:rsidRPr="003B59C6" w:rsidRDefault="006F071F" w:rsidP="00517621">
      <w:pPr>
        <w:pStyle w:val="afffff"/>
        <w:framePr w:wrap="around"/>
        <w:rPr>
          <w:rtl/>
        </w:rPr>
      </w:pPr>
      <w:del w:id="20179" w:author="קלוד" w:date="2026-10-06T10:08:05Z">
        <w:r>
          <w:rPr>
            <w:rtl/>
          </w:rPr>
          <w:delText xml:space="preserve">משנה.</w:delText>
        </w:r>
      </w:del>
      <w:ins w:id="20180" w:author="קלוד" w:date="2026-10-06T10:08:05Z">
        <w:r>
          <w:rPr>
            <w:rtl/>
          </w:rPr>
          <w:t xml:space="preserve">משנה ג</w:t>
        </w:r>
      </w:ins>
    </w:p>
    <w:p w14:paraId="4A3242CB" w14:textId="77777777" w:rsidR="006F071F" w:rsidRPr="003B59C6" w:rsidRDefault="006F071F" w:rsidP="00E05C30">
      <w:pPr>
        <w:pStyle w:val="afff3"/>
        <w:rPr>
          <w:rtl/>
        </w:rPr>
      </w:pPr>
      <w:ins w:id="9827" w:author="מספור קטעי משנה" w:date="2026-10-06T06:45:11Z">
        <w:r>
          <w:rPr>
            <w:rStyle w:val="MisparKeta"/>
          </w:rPr>
          <w:t xml:space="preserve">א. </w:t>
        </w:r>
      </w:ins>
      <w:r w:rsidRPr="003B59C6">
        <w:rPr>
          <w:rtl/>
        </w:rPr>
        <w:t>מצא אחר הגפה או אחר הגדר גוזלות מקושרים, או בשבילין שבשדות – הר"ז לא יגע בהן.</w:t>
      </w:r>
    </w:p>
    <w:p w14:paraId="474F394F" w14:textId="050F78D2" w:rsidR="00A6533C" w:rsidRPr="00AF0458" w:rsidRDefault="006F071F" w:rsidP="00AF0458">
      <w:pPr>
        <w:pStyle w:val="afff3"/>
        <w:spacing w:after="60" w:line="220" w:lineRule="exact"/>
        <w:rPr>
          <w:spacing w:val="2"/>
          <w:rtl/>
        </w:rPr>
      </w:pPr>
      <w:r w:rsidRPr="00AF0458">
        <w:rPr>
          <w:spacing w:val="2"/>
          <w:rtl/>
        </w:rPr>
        <w:t>מצא כלי באשפה, אם מכוסה לא יגע בו, אם מגולה נוטל ומכריז.</w:t>
      </w:r>
    </w:p>
    <w:p w14:paraId="1FD30D21" w14:textId="77777777" w:rsidR="00F707CE" w:rsidRPr="00F707CE" w:rsidRDefault="001F5212" w:rsidP="001F5212">
      <w:pPr>
        <w:pStyle w:val="36"/>
        <w:framePr w:wrap="notBeside"/>
        <w:rPr>
          <w:rtl/>
        </w:rPr>
      </w:pPr>
      <w:r w:rsidRPr="00F707CE">
        <w:rPr>
          <w:rFonts w:hint="cs"/>
          <w:rtl/>
        </w:rPr>
        <w:t>ומדייקים</w:t>
      </w:r>
      <w:r w:rsidR="00F707CE" w:rsidRPr="00F707CE">
        <w:rPr>
          <w:rtl/>
        </w:rPr>
        <w:t>:</w:t>
      </w:r>
    </w:p>
    <w:p w14:paraId="5642EF00" w14:textId="6014FA4C" w:rsidR="00A6533C" w:rsidRPr="003B59C6" w:rsidRDefault="006F071F" w:rsidP="009B508D">
      <w:pPr>
        <w:rPr>
          <w:rtl/>
        </w:rPr>
      </w:pPr>
      <w:r w:rsidRPr="003B59C6">
        <w:rPr>
          <w:rFonts w:hint="cs"/>
          <w:rtl/>
        </w:rPr>
        <w:t>דאמרי' דאדם הצניעם ואי יקח יש לבעליהם סימן לכך יעזבם עד שיבוא בעליהם לקחתם</w:t>
      </w:r>
    </w:p>
    <w:p w14:paraId="36AFC2CE" w14:textId="77777777" w:rsidR="00A6533C" w:rsidRPr="00AF0458" w:rsidRDefault="006F071F" w:rsidP="009B508D">
      <w:pPr>
        <w:rPr>
          <w:spacing w:val="-4"/>
          <w:rtl/>
        </w:rPr>
      </w:pPr>
      <w:r w:rsidRPr="0050150D">
        <w:rPr>
          <w:rFonts w:cs="PFT_Frank" w:hint="cs"/>
          <w:b/>
          <w:bCs/>
          <w:spacing w:val="-4"/>
          <w:szCs w:val="14"/>
          <w:rtl/>
        </w:rPr>
        <w:t>ואין הקשר סימן</w:t>
      </w:r>
      <w:r w:rsidRPr="00AF0458">
        <w:rPr>
          <w:rFonts w:hint="cs"/>
          <w:spacing w:val="-4"/>
          <w:rtl/>
        </w:rPr>
        <w:t xml:space="preserve"> </w:t>
      </w:r>
      <w:r w:rsidRPr="00AF0458">
        <w:rPr>
          <w:rStyle w:val="affffc"/>
          <w:rFonts w:hint="cs"/>
          <w:spacing w:val="-4"/>
          <w:rtl/>
        </w:rPr>
        <w:t>כראב</w:t>
      </w:r>
      <w:r w:rsidRPr="00AF0458">
        <w:rPr>
          <w:rStyle w:val="affffc"/>
          <w:spacing w:val="-4"/>
          <w:rtl/>
        </w:rPr>
        <w:t>"</w:t>
      </w:r>
      <w:r w:rsidRPr="00AF0458">
        <w:rPr>
          <w:rStyle w:val="affffc"/>
          <w:rFonts w:hint="cs"/>
          <w:spacing w:val="-4"/>
          <w:rtl/>
        </w:rPr>
        <w:t>ז מרב</w:t>
      </w:r>
      <w:r w:rsidRPr="00AF0458">
        <w:rPr>
          <w:rFonts w:hint="cs"/>
          <w:spacing w:val="-4"/>
          <w:rtl/>
        </w:rPr>
        <w:t xml:space="preserve"> ד</w:t>
      </w:r>
      <w:r w:rsidRPr="00AF0458">
        <w:rPr>
          <w:spacing w:val="-4"/>
          <w:rtl/>
        </w:rPr>
        <w:t xml:space="preserve">במקושרין בכנפיהן, </w:t>
      </w:r>
      <w:r w:rsidRPr="00AF0458">
        <w:rPr>
          <w:rStyle w:val="affffc"/>
          <w:spacing w:val="-4"/>
          <w:rtl/>
        </w:rPr>
        <w:t>דכו"</w:t>
      </w:r>
      <w:r w:rsidRPr="00AF0458">
        <w:rPr>
          <w:rStyle w:val="affffc"/>
          <w:rFonts w:hint="cs"/>
          <w:spacing w:val="-4"/>
          <w:rtl/>
        </w:rPr>
        <w:t>ע</w:t>
      </w:r>
      <w:r w:rsidRPr="00AF0458">
        <w:rPr>
          <w:rFonts w:hint="cs"/>
          <w:spacing w:val="-4"/>
          <w:rtl/>
        </w:rPr>
        <w:t xml:space="preserve"> קושרים כך</w:t>
      </w:r>
    </w:p>
    <w:p w14:paraId="66FFB05A" w14:textId="2D9F78C6" w:rsidR="00A6533C" w:rsidRPr="003B59C6" w:rsidRDefault="006F071F" w:rsidP="009B508D">
      <w:pPr>
        <w:rPr>
          <w:rtl/>
        </w:rPr>
      </w:pPr>
      <w:r w:rsidRPr="0050150D">
        <w:rPr>
          <w:rFonts w:cs="PFT_Frank" w:hint="cs"/>
          <w:b/>
          <w:bCs/>
          <w:szCs w:val="14"/>
          <w:rtl/>
        </w:rPr>
        <w:t xml:space="preserve">ואין המקום סימן </w:t>
      </w:r>
      <w:r w:rsidRPr="003B59C6">
        <w:rPr>
          <w:rFonts w:hint="cs"/>
          <w:rtl/>
        </w:rPr>
        <w:t>-</w:t>
      </w:r>
      <w:r w:rsidR="00BA6A1E">
        <w:rPr>
          <w:rFonts w:hint="cs"/>
          <w:rtl/>
        </w:rPr>
        <w:t xml:space="preserve"> </w:t>
      </w:r>
      <w:r w:rsidRPr="005E3761">
        <w:rPr>
          <w:rStyle w:val="affffc"/>
          <w:rFonts w:hint="cs"/>
          <w:rtl/>
        </w:rPr>
        <w:t>כרעב</w:t>
      </w:r>
      <w:r w:rsidRPr="005E3761">
        <w:rPr>
          <w:rStyle w:val="affffc"/>
          <w:rtl/>
        </w:rPr>
        <w:t>"</w:t>
      </w:r>
      <w:r w:rsidRPr="005E3761">
        <w:rPr>
          <w:rStyle w:val="affffc"/>
          <w:rFonts w:hint="cs"/>
          <w:rtl/>
        </w:rPr>
        <w:t>ח:</w:t>
      </w:r>
      <w:r w:rsidRPr="003B59C6">
        <w:rPr>
          <w:rFonts w:hint="cs"/>
          <w:rtl/>
        </w:rPr>
        <w:t xml:space="preserve"> דמיירי</w:t>
      </w:r>
      <w:r w:rsidRPr="003B59C6">
        <w:rPr>
          <w:rtl/>
        </w:rPr>
        <w:t xml:space="preserve"> במדדין.</w:t>
      </w:r>
      <w:r w:rsidRPr="003B59C6">
        <w:rPr>
          <w:rFonts w:hint="cs"/>
          <w:rtl/>
        </w:rPr>
        <w:t xml:space="preserve"> וא</w:t>
      </w:r>
      <w:r w:rsidRPr="003B59C6">
        <w:rPr>
          <w:rtl/>
        </w:rPr>
        <w:t>"</w:t>
      </w:r>
      <w:r w:rsidRPr="003B59C6">
        <w:rPr>
          <w:rFonts w:hint="cs"/>
          <w:rtl/>
        </w:rPr>
        <w:t>כ ספק אם הגיעו לבד או הניחום והו</w:t>
      </w:r>
      <w:r w:rsidRPr="003B59C6">
        <w:rPr>
          <w:rtl/>
        </w:rPr>
        <w:t>"</w:t>
      </w:r>
      <w:r w:rsidRPr="003B59C6">
        <w:rPr>
          <w:rFonts w:hint="cs"/>
          <w:rtl/>
        </w:rPr>
        <w:t>ל ספק הינוח</w:t>
      </w:r>
    </w:p>
    <w:p w14:paraId="1039C28F" w14:textId="3F086298" w:rsidR="00F707CE" w:rsidRPr="00F707CE" w:rsidRDefault="006F071F" w:rsidP="00BA6A1E">
      <w:pPr>
        <w:pStyle w:val="36"/>
        <w:framePr w:wrap="notBeside"/>
        <w:rPr>
          <w:rtl/>
        </w:rPr>
      </w:pPr>
      <w:r w:rsidRPr="00F707CE">
        <w:rPr>
          <w:rFonts w:hint="cs"/>
          <w:rtl/>
        </w:rPr>
        <w:t>ואראב</w:t>
      </w:r>
      <w:r w:rsidRPr="00F707CE">
        <w:rPr>
          <w:rtl/>
        </w:rPr>
        <w:t>"</w:t>
      </w:r>
      <w:r w:rsidRPr="00F707CE">
        <w:rPr>
          <w:rFonts w:hint="cs"/>
          <w:rtl/>
        </w:rPr>
        <w:t>ז מ</w:t>
      </w:r>
      <w:r w:rsidRPr="00F707CE">
        <w:rPr>
          <w:rtl/>
        </w:rPr>
        <w:t>רב</w:t>
      </w:r>
      <w:r w:rsidR="00F707CE" w:rsidRPr="00F707CE">
        <w:rPr>
          <w:rtl/>
        </w:rPr>
        <w:t>:</w:t>
      </w:r>
    </w:p>
    <w:p w14:paraId="74FB78A1" w14:textId="7EAB6474" w:rsidR="006F071F" w:rsidRPr="003B59C6" w:rsidRDefault="006F071F" w:rsidP="00BA6A1E">
      <w:pPr>
        <w:spacing w:after="60"/>
        <w:rPr>
          <w:rtl/>
        </w:rPr>
      </w:pPr>
      <w:r w:rsidRPr="003B59C6">
        <w:rPr>
          <w:rtl/>
        </w:rPr>
        <w:t>כל ספק הינוח- לכתחילה לא יטול, ואם נטל - לא יחזיר.</w:t>
      </w:r>
    </w:p>
    <w:p w14:paraId="01FA60CF" w14:textId="73A8FE79" w:rsidR="006F071F" w:rsidRPr="003B59C6" w:rsidRDefault="006F071F" w:rsidP="00BA6A1E">
      <w:pPr>
        <w:pStyle w:val="afffb"/>
        <w:rPr>
          <w:rtl/>
        </w:rPr>
      </w:pPr>
      <w:ins w:id="9828" w:author="מספור קטעי משנה" w:date="2026-10-06T06:45:11Z">
        <w:r>
          <w:rPr>
            <w:rStyle w:val="MisparKeta"/>
          </w:rPr>
          <w:t xml:space="preserve">ג. </w:t>
        </w:r>
      </w:ins>
      <w:r w:rsidRPr="003B59C6">
        <w:rPr>
          <w:rtl/>
        </w:rPr>
        <w:t>מצא כלי באשפה, מכוסה לא יגע בו מגולה - נוטל ומכריז.</w:t>
      </w:r>
    </w:p>
    <w:p w14:paraId="2946DBE4" w14:textId="3BF10C2D" w:rsidR="00F707CE" w:rsidRPr="00F707CE" w:rsidRDefault="006F071F" w:rsidP="00E37BCF">
      <w:pPr>
        <w:pStyle w:val="36"/>
        <w:framePr w:wrap="notBeside"/>
        <w:rPr>
          <w:rtl/>
        </w:rPr>
      </w:pPr>
      <w:r w:rsidRPr="00F707CE">
        <w:rPr>
          <w:rFonts w:hint="cs"/>
          <w:rtl/>
        </w:rPr>
        <w:t>והך</w:t>
      </w:r>
      <w:r w:rsidR="00F707CE" w:rsidRPr="00F707CE">
        <w:rPr>
          <w:rFonts w:hint="cs"/>
          <w:rtl/>
        </w:rPr>
        <w:t>:</w:t>
      </w:r>
    </w:p>
    <w:p w14:paraId="2E3941BF" w14:textId="12E9AAB7" w:rsidR="00A6533C" w:rsidRPr="0026315F" w:rsidRDefault="006F071F" w:rsidP="009B508D">
      <w:pPr>
        <w:rPr>
          <w:spacing w:val="-2"/>
          <w:rtl/>
        </w:rPr>
      </w:pPr>
      <w:r w:rsidRPr="0026315F">
        <w:rPr>
          <w:spacing w:val="-2"/>
          <w:rtl/>
        </w:rPr>
        <w:t xml:space="preserve">מצא כלי טמון באשפה - נוטל ומכריז, שכן דרך אשפה לפנות! </w:t>
      </w:r>
    </w:p>
    <w:p w14:paraId="0DD15619" w14:textId="0A8B1A82" w:rsidR="00F707CE" w:rsidRPr="00F707CE" w:rsidRDefault="006F071F" w:rsidP="00E37BCF">
      <w:pPr>
        <w:pStyle w:val="36"/>
        <w:framePr w:wrap="notBeside"/>
        <w:rPr>
          <w:rtl/>
        </w:rPr>
      </w:pPr>
      <w:r w:rsidRPr="00F707CE">
        <w:rPr>
          <w:rFonts w:hint="cs"/>
          <w:rtl/>
        </w:rPr>
        <w:t>א.  ר</w:t>
      </w:r>
      <w:r w:rsidRPr="00F707CE">
        <w:rPr>
          <w:rtl/>
        </w:rPr>
        <w:t>"</w:t>
      </w:r>
      <w:r w:rsidRPr="00F707CE">
        <w:rPr>
          <w:rFonts w:hint="cs"/>
          <w:rtl/>
        </w:rPr>
        <w:t>ז</w:t>
      </w:r>
      <w:r w:rsidR="00F707CE" w:rsidRPr="00F707CE">
        <w:rPr>
          <w:rFonts w:hint="cs"/>
          <w:rtl/>
        </w:rPr>
        <w:t>:</w:t>
      </w:r>
    </w:p>
    <w:p w14:paraId="7F04688D" w14:textId="1E6E7027" w:rsidR="006F071F" w:rsidRPr="0026315F" w:rsidRDefault="006F071F" w:rsidP="009B508D">
      <w:pPr>
        <w:rPr>
          <w:spacing w:val="-6"/>
          <w:rtl/>
        </w:rPr>
      </w:pPr>
      <w:r w:rsidRPr="0026315F">
        <w:rPr>
          <w:spacing w:val="-6"/>
          <w:rtl/>
        </w:rPr>
        <w:t>הא בכובי וכסי</w:t>
      </w:r>
      <w:r w:rsidRPr="0026315F">
        <w:rPr>
          <w:rFonts w:hint="cs"/>
          <w:spacing w:val="-6"/>
          <w:rtl/>
        </w:rPr>
        <w:t xml:space="preserve"> </w:t>
      </w:r>
      <w:r w:rsidR="00E37BCF" w:rsidRPr="0026315F">
        <w:rPr>
          <w:rStyle w:val="affffe"/>
          <w:rFonts w:hint="cs"/>
          <w:spacing w:val="-6"/>
          <w:rtl/>
        </w:rPr>
        <w:t>ש</w:t>
      </w:r>
      <w:r w:rsidRPr="0026315F">
        <w:rPr>
          <w:rStyle w:val="affffe"/>
          <w:rFonts w:hint="cs"/>
          <w:spacing w:val="-6"/>
          <w:rtl/>
        </w:rPr>
        <w:t>גדולים</w:t>
      </w:r>
      <w:r w:rsidRPr="0026315F">
        <w:rPr>
          <w:rFonts w:hint="cs"/>
          <w:spacing w:val="-6"/>
          <w:rtl/>
        </w:rPr>
        <w:t xml:space="preserve"> ולא יגע</w:t>
      </w:r>
      <w:r w:rsidRPr="0026315F">
        <w:rPr>
          <w:spacing w:val="-6"/>
          <w:rtl/>
        </w:rPr>
        <w:t xml:space="preserve"> הא בסכיני והמניק</w:t>
      </w:r>
      <w:r w:rsidRPr="0026315F">
        <w:rPr>
          <w:rFonts w:hint="cs"/>
          <w:spacing w:val="-6"/>
          <w:rtl/>
        </w:rPr>
        <w:t xml:space="preserve"> </w:t>
      </w:r>
      <w:r w:rsidRPr="0026315F">
        <w:rPr>
          <w:rStyle w:val="affffe"/>
          <w:rFonts w:hint="cs"/>
          <w:spacing w:val="-6"/>
          <w:rtl/>
        </w:rPr>
        <w:t>דקטנים</w:t>
      </w:r>
      <w:r w:rsidRPr="0026315F">
        <w:rPr>
          <w:rFonts w:hint="cs"/>
          <w:spacing w:val="-6"/>
          <w:rtl/>
        </w:rPr>
        <w:t xml:space="preserve"> דנוטל ומכריז</w:t>
      </w:r>
    </w:p>
    <w:p w14:paraId="705835D3" w14:textId="1B863188" w:rsidR="00F707CE" w:rsidRPr="00F707CE" w:rsidRDefault="006F071F" w:rsidP="00E37BCF">
      <w:pPr>
        <w:pStyle w:val="36"/>
        <w:framePr w:wrap="notBeside"/>
        <w:rPr>
          <w:rtl/>
        </w:rPr>
      </w:pPr>
      <w:r w:rsidRPr="00F707CE">
        <w:rPr>
          <w:rFonts w:hint="cs"/>
          <w:rtl/>
        </w:rPr>
        <w:t>ב. ר</w:t>
      </w:r>
      <w:r w:rsidRPr="00F707CE">
        <w:rPr>
          <w:rtl/>
        </w:rPr>
        <w:t>"</w:t>
      </w:r>
      <w:r w:rsidRPr="00F707CE">
        <w:rPr>
          <w:rFonts w:hint="cs"/>
          <w:rtl/>
        </w:rPr>
        <w:t>פ</w:t>
      </w:r>
      <w:r w:rsidR="00F707CE" w:rsidRPr="00F707CE">
        <w:rPr>
          <w:rFonts w:hint="cs"/>
          <w:rtl/>
        </w:rPr>
        <w:t>:</w:t>
      </w:r>
    </w:p>
    <w:p w14:paraId="71F2A8C1" w14:textId="32E0ACF6" w:rsidR="0026315F" w:rsidRDefault="00B23127" w:rsidP="009B508D">
      <w:pPr>
        <w:rPr>
          <w:rtl/>
        </w:rPr>
      </w:pPr>
      <w:r>
        <w:rPr>
          <w:rFonts w:hint="cs"/>
          <w:rtl/>
        </w:rPr>
        <w:t>שניהם</w:t>
      </w:r>
      <w:r w:rsidR="006F071F" w:rsidRPr="003B59C6">
        <w:rPr>
          <w:rtl/>
        </w:rPr>
        <w:t xml:space="preserve"> בכובי וכסי, </w:t>
      </w:r>
      <w:r w:rsidR="006F071F" w:rsidRPr="005E3761">
        <w:rPr>
          <w:rStyle w:val="affffc"/>
          <w:rtl/>
        </w:rPr>
        <w:t>כאן -</w:t>
      </w:r>
      <w:r w:rsidR="006F071F" w:rsidRPr="003B59C6">
        <w:rPr>
          <w:rtl/>
        </w:rPr>
        <w:t xml:space="preserve"> באשפה </w:t>
      </w:r>
      <w:r w:rsidR="006F071F" w:rsidRPr="003B59C6">
        <w:rPr>
          <w:rFonts w:hint="cs"/>
          <w:rtl/>
        </w:rPr>
        <w:t xml:space="preserve">שאינה עשויה לפנות, </w:t>
      </w:r>
    </w:p>
    <w:p w14:paraId="73E38603" w14:textId="0E8A7D39" w:rsidR="00A6533C" w:rsidRPr="003B59C6" w:rsidRDefault="006F071F" w:rsidP="0026315F">
      <w:pPr>
        <w:ind w:left="1017" w:firstLine="113"/>
        <w:rPr>
          <w:rtl/>
        </w:rPr>
      </w:pPr>
      <w:r w:rsidRPr="005E3761">
        <w:rPr>
          <w:rStyle w:val="affffc"/>
          <w:rFonts w:hint="cs"/>
          <w:rtl/>
        </w:rPr>
        <w:t>וכאן</w:t>
      </w:r>
      <w:r w:rsidRPr="003B59C6">
        <w:rPr>
          <w:rFonts w:hint="cs"/>
          <w:rtl/>
        </w:rPr>
        <w:t xml:space="preserve"> בשנמלך לפנותה</w:t>
      </w:r>
    </w:p>
    <w:p w14:paraId="7A0E5CBB" w14:textId="77777777" w:rsidR="00F707CE" w:rsidRPr="00F707CE" w:rsidRDefault="006F071F" w:rsidP="00B23127">
      <w:pPr>
        <w:pStyle w:val="36"/>
        <w:framePr w:wrap="notBeside"/>
        <w:rPr>
          <w:rtl/>
        </w:rPr>
      </w:pPr>
      <w:r w:rsidRPr="00F707CE">
        <w:rPr>
          <w:rtl/>
        </w:rPr>
        <w:t xml:space="preserve"> </w:t>
      </w:r>
      <w:r w:rsidRPr="00F707CE">
        <w:rPr>
          <w:rFonts w:hint="cs"/>
          <w:rtl/>
        </w:rPr>
        <w:t>והך</w:t>
      </w:r>
      <w:r w:rsidR="00F707CE" w:rsidRPr="00F707CE">
        <w:rPr>
          <w:rtl/>
        </w:rPr>
        <w:t>:</w:t>
      </w:r>
    </w:p>
    <w:p w14:paraId="03B97B68" w14:textId="0315E567" w:rsidR="006F071F" w:rsidRPr="003B59C6" w:rsidRDefault="006F071F" w:rsidP="00B23127">
      <w:pPr>
        <w:spacing w:after="60"/>
        <w:rPr>
          <w:rtl/>
        </w:rPr>
      </w:pPr>
      <w:r w:rsidRPr="003B59C6">
        <w:rPr>
          <w:rFonts w:hint="cs"/>
          <w:rtl/>
        </w:rPr>
        <w:t xml:space="preserve">דקתני 'שכן דרך אשפה ליפנות', </w:t>
      </w:r>
      <w:r w:rsidRPr="0026315F">
        <w:rPr>
          <w:rStyle w:val="affffc"/>
          <w:rFonts w:hint="cs"/>
          <w:rtl/>
        </w:rPr>
        <w:t>אפי' לר</w:t>
      </w:r>
      <w:r w:rsidRPr="0026315F">
        <w:rPr>
          <w:rStyle w:val="affffc"/>
          <w:rtl/>
        </w:rPr>
        <w:t>"</w:t>
      </w:r>
      <w:r w:rsidRPr="0026315F">
        <w:rPr>
          <w:rStyle w:val="affffc"/>
          <w:rFonts w:hint="cs"/>
          <w:rtl/>
        </w:rPr>
        <w:t>ז</w:t>
      </w:r>
      <w:r w:rsidRPr="003B59C6">
        <w:rPr>
          <w:rFonts w:hint="cs"/>
          <w:rtl/>
        </w:rPr>
        <w:t xml:space="preserve"> היינו שכן דרך אשפה </w:t>
      </w:r>
      <w:r w:rsidRPr="003B59C6">
        <w:rPr>
          <w:rtl/>
        </w:rPr>
        <w:t>לפנות לה כלים קטנים.</w:t>
      </w:r>
    </w:p>
    <w:p w14:paraId="7DBFFFBF" w14:textId="77777777" w:rsidR="006F071F" w:rsidRPr="003B59C6" w:rsidRDefault="006F071F" w:rsidP="00B23127">
      <w:pPr>
        <w:pStyle w:val="afffff"/>
        <w:framePr w:wrap="around"/>
        <w:rPr>
          <w:rtl/>
        </w:rPr>
      </w:pPr>
      <w:del w:id="20181" w:author="קלוד" w:date="2026-10-06T10:08:05Z">
        <w:r>
          <w:rPr>
            <w:rtl/>
          </w:rPr>
          <w:delText xml:space="preserve">משנה.</w:delText>
        </w:r>
      </w:del>
      <w:ins w:id="20182" w:author="קלוד" w:date="2026-10-06T10:08:05Z">
        <w:r>
          <w:rPr>
            <w:rtl/>
          </w:rPr>
          <w:t xml:space="preserve">משנה ג</w:t>
        </w:r>
      </w:ins>
    </w:p>
    <w:p w14:paraId="49C340B7" w14:textId="77777777" w:rsidR="006F071F" w:rsidRPr="003B59C6" w:rsidRDefault="006F071F" w:rsidP="00E05C30">
      <w:pPr>
        <w:pStyle w:val="afff3"/>
        <w:rPr>
          <w:rtl/>
        </w:rPr>
      </w:pPr>
      <w:ins w:id="9829" w:author="מספור קטעי משנה" w:date="2026-10-06T06:45:11Z">
        <w:r>
          <w:rPr>
            <w:rStyle w:val="MisparKeta"/>
          </w:rPr>
          <w:t xml:space="preserve">ד. </w:t>
        </w:r>
      </w:ins>
      <w:r w:rsidRPr="003B59C6">
        <w:rPr>
          <w:rtl/>
        </w:rPr>
        <w:t>מצא בגל ובכותל ישן - הרי אלו שלו.</w:t>
      </w:r>
    </w:p>
    <w:p w14:paraId="62968FE9" w14:textId="665A1993" w:rsidR="006F071F" w:rsidRPr="0026315F" w:rsidRDefault="006F071F" w:rsidP="00E05C30">
      <w:pPr>
        <w:pStyle w:val="afff3"/>
        <w:rPr>
          <w:spacing w:val="0"/>
          <w:rtl/>
        </w:rPr>
      </w:pPr>
      <w:r w:rsidRPr="0026315F">
        <w:rPr>
          <w:spacing w:val="0"/>
          <w:rtl/>
        </w:rPr>
        <w:t xml:space="preserve">מצא בכותל חדש, מחציו ולחוץ - שלו, מחציו ולפנים </w:t>
      </w:r>
      <w:r w:rsidR="0026315F">
        <w:rPr>
          <w:rFonts w:hint="cs"/>
          <w:spacing w:val="0"/>
          <w:rtl/>
        </w:rPr>
        <w:t>-</w:t>
      </w:r>
      <w:r w:rsidRPr="0026315F">
        <w:rPr>
          <w:spacing w:val="0"/>
          <w:rtl/>
        </w:rPr>
        <w:t>של בע</w:t>
      </w:r>
      <w:r w:rsidR="0026315F">
        <w:rPr>
          <w:rFonts w:hint="cs"/>
          <w:spacing w:val="0"/>
          <w:rtl/>
        </w:rPr>
        <w:t>ה"ב</w:t>
      </w:r>
      <w:r w:rsidRPr="0026315F">
        <w:rPr>
          <w:spacing w:val="0"/>
          <w:rtl/>
        </w:rPr>
        <w:t>.</w:t>
      </w:r>
    </w:p>
    <w:p w14:paraId="451BB8E8" w14:textId="77777777" w:rsidR="006F071F" w:rsidRPr="003B59C6" w:rsidRDefault="006F071F" w:rsidP="00E05C30">
      <w:pPr>
        <w:pStyle w:val="afff3"/>
        <w:rPr>
          <w:rtl/>
        </w:rPr>
      </w:pPr>
      <w:r w:rsidRPr="003B59C6">
        <w:rPr>
          <w:rtl/>
        </w:rPr>
        <w:t>אם היה משכירו לאחרים - אפילו בתוך הבית הרי אלו שלו.</w:t>
      </w:r>
    </w:p>
    <w:p w14:paraId="1DA92E81" w14:textId="78034532" w:rsidR="00A6533C" w:rsidRPr="0026315F" w:rsidRDefault="006F071F" w:rsidP="002D30E8">
      <w:pPr>
        <w:rPr>
          <w:spacing w:val="-6"/>
          <w:rtl/>
        </w:rPr>
      </w:pPr>
      <w:r w:rsidRPr="0026315F">
        <w:rPr>
          <w:spacing w:val="-6"/>
          <w:rtl/>
        </w:rPr>
        <w:t>מפני שיכול לומר לו: של אמוריים הן.</w:t>
      </w:r>
      <w:r w:rsidRPr="0026315F">
        <w:rPr>
          <w:rFonts w:hint="cs"/>
          <w:spacing w:val="-6"/>
          <w:rtl/>
        </w:rPr>
        <w:t xml:space="preserve">  והיינו בחלודים וישנים מאוד</w:t>
      </w:r>
    </w:p>
    <w:p w14:paraId="7E37FAF1" w14:textId="53707E46" w:rsidR="006F071F" w:rsidRDefault="006F071F" w:rsidP="00A6533C">
      <w:pPr>
        <w:pStyle w:val="affe"/>
        <w:framePr w:wrap="around"/>
        <w:rPr>
          <w:rFonts w:cs="David"/>
          <w:szCs w:val="32"/>
          <w:rtl/>
        </w:rPr>
      </w:pPr>
      <w:r w:rsidRPr="005F751E">
        <w:rPr>
          <w:rtl/>
        </w:rPr>
        <w:t>כו.</w:t>
      </w:r>
    </w:p>
    <w:p w14:paraId="44A2DA06" w14:textId="77777777" w:rsidR="006F071F" w:rsidRDefault="006F071F" w:rsidP="002D30E8">
      <w:pPr>
        <w:pStyle w:val="afffb"/>
        <w:rPr>
          <w:rFonts w:cs="David"/>
          <w:szCs w:val="32"/>
          <w:rtl/>
        </w:rPr>
      </w:pPr>
      <w:ins w:id="9830" w:author="מספור קטעי משנה" w:date="2026-10-06T06:45:11Z">
        <w:r>
          <w:rPr>
            <w:rStyle w:val="MisparKeta"/>
          </w:rPr>
          <w:t xml:space="preserve">א. </w:t>
        </w:r>
      </w:ins>
      <w:r w:rsidRPr="00B37637">
        <w:rPr>
          <w:rtl/>
        </w:rPr>
        <w:t>בכותל חדש מחציו ולחוץ שלו מחציו ולפנים של בעל הבית.</w:t>
      </w:r>
    </w:p>
    <w:p w14:paraId="245462DA" w14:textId="1EC554FB" w:rsidR="00F707CE" w:rsidRPr="00F707CE" w:rsidRDefault="006F071F" w:rsidP="003409F8">
      <w:pPr>
        <w:pStyle w:val="36"/>
        <w:framePr w:wrap="notBeside"/>
        <w:rPr>
          <w:rtl/>
        </w:rPr>
      </w:pPr>
      <w:r w:rsidRPr="00F707CE">
        <w:rPr>
          <w:rtl/>
        </w:rPr>
        <w:lastRenderedPageBreak/>
        <w:t>רב אשי</w:t>
      </w:r>
      <w:r w:rsidR="00F707CE" w:rsidRPr="00F707CE">
        <w:rPr>
          <w:rtl/>
        </w:rPr>
        <w:t>:</w:t>
      </w:r>
    </w:p>
    <w:p w14:paraId="3692F65E" w14:textId="14087A9C" w:rsidR="006F071F" w:rsidRPr="00B146D1" w:rsidRDefault="003409F8" w:rsidP="009B508D">
      <w:pPr>
        <w:rPr>
          <w:rtl/>
        </w:rPr>
      </w:pPr>
      <w:r w:rsidRPr="0050150D">
        <w:rPr>
          <w:rFonts w:cs="PFT_Frank" w:hint="cs"/>
          <w:b/>
          <w:bCs/>
          <w:szCs w:val="14"/>
          <w:rtl/>
        </w:rPr>
        <w:t>בסכין</w:t>
      </w:r>
      <w:r>
        <w:rPr>
          <w:rFonts w:hint="cs"/>
          <w:rtl/>
        </w:rPr>
        <w:t xml:space="preserve"> הולכים אחר הידית</w:t>
      </w:r>
      <w:r w:rsidR="006F071F" w:rsidRPr="00B146D1">
        <w:rPr>
          <w:rFonts w:hint="cs"/>
          <w:rtl/>
        </w:rPr>
        <w:t xml:space="preserve">, </w:t>
      </w:r>
      <w:r>
        <w:rPr>
          <w:rFonts w:hint="cs"/>
          <w:rtl/>
        </w:rPr>
        <w:t>ב</w:t>
      </w:r>
      <w:r w:rsidR="006F071F" w:rsidRPr="00B146D1">
        <w:rPr>
          <w:rFonts w:hint="cs"/>
          <w:rtl/>
        </w:rPr>
        <w:t xml:space="preserve">ארנק </w:t>
      </w:r>
      <w:r>
        <w:rPr>
          <w:rFonts w:hint="cs"/>
          <w:rtl/>
        </w:rPr>
        <w:t>אח</w:t>
      </w:r>
      <w:r w:rsidR="006F071F" w:rsidRPr="00B146D1">
        <w:rPr>
          <w:rFonts w:hint="cs"/>
          <w:rtl/>
        </w:rPr>
        <w:t xml:space="preserve">ר רצועות </w:t>
      </w:r>
      <w:r>
        <w:rPr>
          <w:rFonts w:hint="cs"/>
          <w:rtl/>
        </w:rPr>
        <w:t>ה</w:t>
      </w:r>
      <w:r w:rsidR="006F071F" w:rsidRPr="00B146D1">
        <w:rPr>
          <w:rFonts w:hint="cs"/>
          <w:rtl/>
        </w:rPr>
        <w:t>קשירה שלו</w:t>
      </w:r>
      <w:r w:rsidR="006F071F" w:rsidRPr="00B146D1">
        <w:rPr>
          <w:rtl/>
        </w:rPr>
        <w:t>.</w:t>
      </w:r>
    </w:p>
    <w:p w14:paraId="19D055C6" w14:textId="3602D537" w:rsidR="00A6533C" w:rsidRPr="00B146D1" w:rsidRDefault="006F071F" w:rsidP="009B508D">
      <w:pPr>
        <w:rPr>
          <w:rtl/>
        </w:rPr>
      </w:pPr>
      <w:r w:rsidRPr="00B146D1">
        <w:rPr>
          <w:rtl/>
        </w:rPr>
        <w:t>ו</w:t>
      </w:r>
      <w:r w:rsidRPr="00B146D1">
        <w:rPr>
          <w:rFonts w:hint="cs"/>
          <w:rtl/>
        </w:rPr>
        <w:t xml:space="preserve">מתני' דתלוי אי מחציו ולפנים וכו' מיירי </w:t>
      </w:r>
      <w:r w:rsidR="005236D2">
        <w:rPr>
          <w:rFonts w:hint="cs"/>
          <w:rtl/>
        </w:rPr>
        <w:t>במוכין ו</w:t>
      </w:r>
      <w:r w:rsidRPr="00B146D1">
        <w:rPr>
          <w:rFonts w:hint="cs"/>
          <w:rtl/>
        </w:rPr>
        <w:t>חתיכת כסף</w:t>
      </w:r>
    </w:p>
    <w:p w14:paraId="2BC29B86" w14:textId="7987DA52" w:rsidR="00F707CE" w:rsidRPr="00F707CE" w:rsidRDefault="006F071F" w:rsidP="00606A0E">
      <w:pPr>
        <w:pStyle w:val="36"/>
        <w:framePr w:wrap="notBeside"/>
        <w:rPr>
          <w:rtl/>
        </w:rPr>
      </w:pPr>
      <w:r w:rsidRPr="00F707CE">
        <w:rPr>
          <w:rtl/>
        </w:rPr>
        <w:t>תנא</w:t>
      </w:r>
      <w:r w:rsidR="00F707CE" w:rsidRPr="00F707CE">
        <w:rPr>
          <w:rtl/>
        </w:rPr>
        <w:t>:</w:t>
      </w:r>
    </w:p>
    <w:p w14:paraId="51AAF3D9" w14:textId="5461172A" w:rsidR="0026315F" w:rsidRDefault="006F071F" w:rsidP="00606A0E">
      <w:pPr>
        <w:rPr>
          <w:rStyle w:val="affffc"/>
          <w:rtl/>
        </w:rPr>
      </w:pPr>
      <w:r w:rsidRPr="00B146D1">
        <w:rPr>
          <w:rtl/>
        </w:rPr>
        <w:t>אם היה כותל ממולא מהן חולקין.</w:t>
      </w:r>
      <w:r w:rsidRPr="005E3761">
        <w:rPr>
          <w:rStyle w:val="affffc"/>
          <w:rFonts w:hint="cs"/>
          <w:rtl/>
        </w:rPr>
        <w:t xml:space="preserve"> </w:t>
      </w:r>
    </w:p>
    <w:p w14:paraId="026FF97D" w14:textId="77777777" w:rsidR="00F707CE" w:rsidRPr="00F707CE" w:rsidRDefault="006F071F" w:rsidP="0026315F">
      <w:pPr>
        <w:pStyle w:val="36"/>
        <w:framePr w:wrap="notBeside"/>
        <w:rPr>
          <w:rtl/>
        </w:rPr>
      </w:pPr>
      <w:r w:rsidRPr="00F707CE">
        <w:rPr>
          <w:rFonts w:hint="cs"/>
          <w:rtl/>
        </w:rPr>
        <w:t>וקמ</w:t>
      </w:r>
      <w:r w:rsidRPr="00F707CE">
        <w:rPr>
          <w:rtl/>
        </w:rPr>
        <w:t>"</w:t>
      </w:r>
      <w:r w:rsidRPr="00F707CE">
        <w:rPr>
          <w:rFonts w:hint="cs"/>
          <w:rtl/>
        </w:rPr>
        <w:t>ל</w:t>
      </w:r>
      <w:r w:rsidR="00F707CE" w:rsidRPr="00F707CE">
        <w:rPr>
          <w:rtl/>
        </w:rPr>
        <w:t>:</w:t>
      </w:r>
    </w:p>
    <w:p w14:paraId="29890976" w14:textId="63D5216B" w:rsidR="006F071F" w:rsidRPr="006B462D" w:rsidRDefault="006F071F" w:rsidP="00606A0E">
      <w:pPr>
        <w:rPr>
          <w:rtl/>
        </w:rPr>
      </w:pPr>
      <w:r w:rsidRPr="003A5EA6">
        <w:rPr>
          <w:rFonts w:hint="cs"/>
          <w:rtl/>
        </w:rPr>
        <w:t xml:space="preserve">דאפי' דמשופע מצד אחד לא אומרים </w:t>
      </w:r>
      <w:r w:rsidR="00606A0E">
        <w:rPr>
          <w:rFonts w:hint="cs"/>
          <w:rtl/>
        </w:rPr>
        <w:t>ש</w:t>
      </w:r>
      <w:r w:rsidRPr="003A5EA6">
        <w:rPr>
          <w:rFonts w:hint="cs"/>
          <w:rtl/>
        </w:rPr>
        <w:t>זה נשפך לשם</w:t>
      </w:r>
    </w:p>
    <w:p w14:paraId="78B2D834" w14:textId="516F04F6" w:rsidR="006F071F" w:rsidRPr="006C21B7" w:rsidRDefault="006F071F" w:rsidP="006C21B7">
      <w:pPr>
        <w:pStyle w:val="afffb"/>
        <w:rPr>
          <w:spacing w:val="0"/>
          <w:rtl/>
        </w:rPr>
      </w:pPr>
      <w:ins w:id="9831" w:author="מספור קטעי משנה" w:date="2026-10-06T06:45:11Z">
        <w:r>
          <w:rPr>
            <w:rStyle w:val="MisparKeta"/>
          </w:rPr>
          <w:t xml:space="preserve">ב. </w:t>
        </w:r>
      </w:ins>
      <w:r w:rsidRPr="006C21B7">
        <w:rPr>
          <w:spacing w:val="0"/>
          <w:rtl/>
        </w:rPr>
        <w:t>אם היה משכירו לאחרים אפילו מצא בתוך הבית הרי אלו שלו</w:t>
      </w:r>
    </w:p>
    <w:p w14:paraId="2807F330" w14:textId="2238DA83" w:rsidR="00D97711" w:rsidRDefault="00D97711" w:rsidP="00D97711">
      <w:pPr>
        <w:pStyle w:val="affff9"/>
        <w:rPr>
          <w:rtl/>
        </w:rPr>
      </w:pPr>
      <w:r>
        <w:rPr>
          <w:rFonts w:hint="cs"/>
          <w:rtl/>
        </w:rPr>
        <w:t>ולא הולכים אחר האחרון</w:t>
      </w:r>
    </w:p>
    <w:p w14:paraId="7D3CDB29" w14:textId="10592218" w:rsidR="00F707CE" w:rsidRPr="00F707CE" w:rsidRDefault="006F071F" w:rsidP="00D97711">
      <w:pPr>
        <w:pStyle w:val="36"/>
        <w:framePr w:wrap="notBeside"/>
        <w:rPr>
          <w:rtl/>
        </w:rPr>
      </w:pPr>
      <w:r w:rsidRPr="00F707CE">
        <w:rPr>
          <w:rFonts w:hint="cs"/>
          <w:rtl/>
        </w:rPr>
        <w:t>כד</w:t>
      </w:r>
      <w:r w:rsidRPr="00F707CE">
        <w:rPr>
          <w:rtl/>
        </w:rPr>
        <w:t>תנן</w:t>
      </w:r>
      <w:r w:rsidR="00F707CE" w:rsidRPr="00F707CE">
        <w:rPr>
          <w:rtl/>
        </w:rPr>
        <w:t>:</w:t>
      </w:r>
    </w:p>
    <w:p w14:paraId="001D43B2" w14:textId="1CC2EE4E" w:rsidR="006F071F" w:rsidRPr="006C21B7" w:rsidRDefault="006F071F" w:rsidP="009B508D">
      <w:pPr>
        <w:rPr>
          <w:spacing w:val="-4"/>
          <w:rtl/>
        </w:rPr>
      </w:pPr>
      <w:r w:rsidRPr="006C21B7">
        <w:rPr>
          <w:spacing w:val="-4"/>
          <w:rtl/>
        </w:rPr>
        <w:t>מעות שנמצאו לפני סוחרי בהמה לעולם מעשר, בהר הבית חולין.</w:t>
      </w:r>
    </w:p>
    <w:p w14:paraId="6C22AE32" w14:textId="1239DD76" w:rsidR="00B32395" w:rsidRDefault="006F071F" w:rsidP="006C21B7">
      <w:pPr>
        <w:rPr>
          <w:rtl/>
        </w:rPr>
      </w:pPr>
      <w:r w:rsidRPr="0050150D">
        <w:rPr>
          <w:rFonts w:cs="PFT_Frank"/>
          <w:b/>
          <w:bCs/>
          <w:szCs w:val="14"/>
          <w:rtl/>
        </w:rPr>
        <w:t>ובירושלים</w:t>
      </w:r>
      <w:r w:rsidRPr="00D97711">
        <w:rPr>
          <w:rtl/>
        </w:rPr>
        <w:t>, בשאר ימות השנה חולין, בשעת הרגל הכל מעשר,</w:t>
      </w:r>
    </w:p>
    <w:p w14:paraId="6E000B96" w14:textId="5F63068E" w:rsidR="00F707CE" w:rsidRPr="00F707CE" w:rsidRDefault="006F071F" w:rsidP="00B32395">
      <w:pPr>
        <w:pStyle w:val="36"/>
        <w:framePr w:wrap="notBeside"/>
        <w:rPr>
          <w:rtl/>
        </w:rPr>
      </w:pPr>
      <w:r w:rsidRPr="00F707CE">
        <w:rPr>
          <w:rFonts w:hint="cs"/>
          <w:rtl/>
        </w:rPr>
        <w:t>וארשב</w:t>
      </w:r>
      <w:r w:rsidRPr="00F707CE">
        <w:rPr>
          <w:rtl/>
        </w:rPr>
        <w:t>"</w:t>
      </w:r>
      <w:r w:rsidRPr="00F707CE">
        <w:rPr>
          <w:rFonts w:hint="cs"/>
          <w:rtl/>
        </w:rPr>
        <w:t>ז</w:t>
      </w:r>
      <w:r w:rsidR="00892D10" w:rsidRPr="00F707CE">
        <w:rPr>
          <w:rFonts w:hint="cs"/>
          <w:rtl/>
        </w:rPr>
        <w:t xml:space="preserve"> הטעם</w:t>
      </w:r>
      <w:r w:rsidR="00F707CE" w:rsidRPr="00F707CE">
        <w:rPr>
          <w:rFonts w:hint="cs"/>
          <w:rtl/>
        </w:rPr>
        <w:t>:</w:t>
      </w:r>
    </w:p>
    <w:p w14:paraId="289B44F8" w14:textId="22B0A6E9" w:rsidR="006F071F" w:rsidRPr="00D97711" w:rsidRDefault="006F071F" w:rsidP="00892D10">
      <w:pPr>
        <w:rPr>
          <w:rtl/>
        </w:rPr>
      </w:pPr>
      <w:r w:rsidRPr="00D97711">
        <w:rPr>
          <w:rtl/>
        </w:rPr>
        <w:t>שוקי ירושלים עשוין להתכבד בכל יום.</w:t>
      </w:r>
      <w:r w:rsidRPr="00D97711">
        <w:rPr>
          <w:rFonts w:hint="cs"/>
          <w:rtl/>
        </w:rPr>
        <w:t xml:space="preserve"> והיינו מצד דראשונים הלכו ואלו אחרים</w:t>
      </w:r>
    </w:p>
    <w:p w14:paraId="56BE8E71" w14:textId="0556EF14" w:rsidR="00F707CE" w:rsidRPr="00F707CE" w:rsidRDefault="006F071F" w:rsidP="00892D10">
      <w:pPr>
        <w:pStyle w:val="36"/>
        <w:framePr w:wrap="notBeside"/>
        <w:rPr>
          <w:rtl/>
        </w:rPr>
      </w:pPr>
      <w:r w:rsidRPr="00F707CE">
        <w:rPr>
          <w:rFonts w:hint="cs"/>
          <w:rtl/>
        </w:rPr>
        <w:t>ר</w:t>
      </w:r>
      <w:r w:rsidRPr="00F707CE">
        <w:rPr>
          <w:rtl/>
        </w:rPr>
        <w:t>"</w:t>
      </w:r>
      <w:r w:rsidRPr="00F707CE">
        <w:rPr>
          <w:rFonts w:hint="cs"/>
          <w:rtl/>
        </w:rPr>
        <w:t>ל מב</w:t>
      </w:r>
      <w:r w:rsidRPr="00F707CE">
        <w:rPr>
          <w:rtl/>
        </w:rPr>
        <w:t>"</w:t>
      </w:r>
      <w:r w:rsidRPr="00F707CE">
        <w:rPr>
          <w:rFonts w:hint="cs"/>
          <w:rtl/>
        </w:rPr>
        <w:t>ק</w:t>
      </w:r>
      <w:r w:rsidR="00F707CE" w:rsidRPr="00F707CE">
        <w:rPr>
          <w:rtl/>
        </w:rPr>
        <w:t>:</w:t>
      </w:r>
    </w:p>
    <w:p w14:paraId="67B1AF9D" w14:textId="12C97C9F" w:rsidR="006F071F" w:rsidRPr="006C21B7" w:rsidRDefault="006F071F" w:rsidP="00950363">
      <w:pPr>
        <w:rPr>
          <w:spacing w:val="-4"/>
          <w:rtl/>
        </w:rPr>
      </w:pPr>
      <w:r w:rsidRPr="006C21B7">
        <w:rPr>
          <w:spacing w:val="-4"/>
          <w:rtl/>
        </w:rPr>
        <w:t xml:space="preserve">שעשאו פונדק </w:t>
      </w:r>
      <w:r w:rsidRPr="006C21B7">
        <w:rPr>
          <w:rFonts w:hint="cs"/>
          <w:spacing w:val="-4"/>
          <w:rtl/>
        </w:rPr>
        <w:t xml:space="preserve">לג' עכו"ם </w:t>
      </w:r>
      <w:r w:rsidRPr="006C21B7">
        <w:rPr>
          <w:rStyle w:val="affffe"/>
          <w:rFonts w:hint="cs"/>
          <w:spacing w:val="-4"/>
          <w:rtl/>
        </w:rPr>
        <w:t>דאי ל</w:t>
      </w:r>
      <w:r w:rsidR="00EE0020" w:rsidRPr="006C21B7">
        <w:rPr>
          <w:rStyle w:val="affffe"/>
          <w:rFonts w:hint="cs"/>
          <w:spacing w:val="-4"/>
          <w:rtl/>
        </w:rPr>
        <w:t xml:space="preserve">ג' </w:t>
      </w:r>
      <w:r>
        <w:rPr>
          <w:rStyle w:val="affffe"/>
          <w:rFonts w:hint="cs"/>
          <w:spacing w:val="-4"/>
          <w:rtl/>
        </w:rPr>
        <w:t xml:space="preserve">ישראל ש'מ הלכה </w:t>
      </w:r>
      <w:r>
        <w:rPr>
          <w:rStyle w:val="affffc"/>
          <w:rFonts w:hint="cs"/>
          <w:spacing w:val="-4"/>
          <w:rtl/>
          <w:rPrChange w:id="9026" w:author="מנוע אמוראים" w:date="2026-10-05T16:41:14Z">
            <w:rPr>
              <w:rStyle w:val="affffe"/>
              <w:rFonts w:hint="cs"/>
              <w:spacing w:val="-4"/>
              <w:rtl/>
            </w:rPr>
          </w:rPrChange>
        </w:rPr>
        <w:t xml:space="preserve">כרשב</w:t>
      </w:r>
      <w:r>
        <w:rPr>
          <w:rStyle w:val="affffc"/>
          <w:spacing w:val="-4"/>
          <w:rtl/>
          <w:rPrChange w:id="9027" w:author="מנוע אמוראים" w:date="2026-10-05T16:41:14Z">
            <w:rPr>
              <w:rStyle w:val="affffe"/>
              <w:spacing w:val="-4"/>
              <w:rtl/>
            </w:rPr>
          </w:rPrChange>
        </w:rPr>
        <w:t xml:space="preserve">"</w:t>
      </w:r>
      <w:r>
        <w:rPr>
          <w:rStyle w:val="affffc"/>
          <w:rFonts w:hint="cs"/>
          <w:spacing w:val="-4"/>
          <w:rtl/>
          <w:rPrChange w:id="9028" w:author="מנוע אמוראים" w:date="2026-10-05T16:41:14Z">
            <w:rPr>
              <w:rStyle w:val="affffe"/>
              <w:rFonts w:hint="cs"/>
              <w:spacing w:val="-4"/>
              <w:rtl/>
            </w:rPr>
          </w:rPrChange>
        </w:rPr>
        <w:t xml:space="preserve">א</w:t>
      </w:r>
      <w:r>
        <w:rPr>
          <w:rStyle w:val="affffe"/>
          <w:rFonts w:hint="cs"/>
          <w:spacing w:val="-4"/>
          <w:rtl/>
        </w:rPr>
        <w:t xml:space="preserve"> אפי' ברוב ישראל</w:t>
      </w:r>
    </w:p>
    <w:p w14:paraId="1E12B7C5" w14:textId="759E9473" w:rsidR="00F707CE" w:rsidRPr="00F707CE" w:rsidRDefault="006F071F" w:rsidP="00892D10">
      <w:pPr>
        <w:pStyle w:val="36"/>
        <w:framePr w:wrap="notBeside"/>
        <w:rPr>
          <w:rtl/>
        </w:rPr>
      </w:pPr>
      <w:r w:rsidRPr="00F707CE">
        <w:rPr>
          <w:rFonts w:hint="cs"/>
          <w:rtl/>
        </w:rPr>
        <w:t>רנב</w:t>
      </w:r>
      <w:r w:rsidRPr="00F707CE">
        <w:rPr>
          <w:rtl/>
        </w:rPr>
        <w:t>"</w:t>
      </w:r>
      <w:r w:rsidRPr="00F707CE">
        <w:rPr>
          <w:rFonts w:hint="cs"/>
          <w:rtl/>
        </w:rPr>
        <w:t>א</w:t>
      </w:r>
      <w:r w:rsidR="00F707CE" w:rsidRPr="00F707CE">
        <w:rPr>
          <w:rtl/>
        </w:rPr>
        <w:t>:</w:t>
      </w:r>
    </w:p>
    <w:p w14:paraId="26AB175B" w14:textId="676B651B" w:rsidR="006F071F" w:rsidRPr="00D97711" w:rsidRDefault="006F071F" w:rsidP="009B508D">
      <w:pPr>
        <w:rPr>
          <w:rtl/>
        </w:rPr>
      </w:pPr>
      <w:r w:rsidRPr="00D97711">
        <w:rPr>
          <w:rtl/>
        </w:rPr>
        <w:t>אפי</w:t>
      </w:r>
      <w:r w:rsidRPr="00D97711">
        <w:rPr>
          <w:rFonts w:hint="cs"/>
          <w:rtl/>
        </w:rPr>
        <w:t>'</w:t>
      </w:r>
      <w:r w:rsidRPr="00D97711">
        <w:rPr>
          <w:rtl/>
        </w:rPr>
        <w:t xml:space="preserve"> לשלשה ישראל, </w:t>
      </w:r>
      <w:r w:rsidR="00EE0020">
        <w:rPr>
          <w:rFonts w:hint="cs"/>
          <w:rtl/>
        </w:rPr>
        <w:t>זה שנפל</w:t>
      </w:r>
      <w:r w:rsidRPr="00D97711">
        <w:rPr>
          <w:rtl/>
        </w:rPr>
        <w:t xml:space="preserve"> </w:t>
      </w:r>
      <w:r w:rsidR="00EE0020">
        <w:rPr>
          <w:rFonts w:hint="cs"/>
          <w:rtl/>
        </w:rPr>
        <w:t xml:space="preserve">ממנו </w:t>
      </w:r>
      <w:r w:rsidRPr="00D97711">
        <w:rPr>
          <w:rtl/>
        </w:rPr>
        <w:t>מיאש.</w:t>
      </w:r>
      <w:r w:rsidRPr="00D97711">
        <w:rPr>
          <w:rFonts w:hint="cs"/>
          <w:rtl/>
        </w:rPr>
        <w:t xml:space="preserve"> דהא לא היו עמו </w:t>
      </w:r>
      <w:r w:rsidRPr="006C21B7">
        <w:rPr>
          <w:rFonts w:hint="cs"/>
          <w:spacing w:val="-4"/>
          <w:rtl/>
        </w:rPr>
        <w:t xml:space="preserve">אף אחד לבד מהם ואי עד עתה לא החזירו, גם לא יחזירו </w:t>
      </w:r>
      <w:r w:rsidRPr="006C21B7">
        <w:rPr>
          <w:rStyle w:val="affffe"/>
          <w:rFonts w:hint="cs"/>
          <w:spacing w:val="-4"/>
          <w:rtl/>
        </w:rPr>
        <w:t>לכך מתייאש.</w:t>
      </w:r>
    </w:p>
    <w:p w14:paraId="351236E2" w14:textId="4A93937B" w:rsidR="00F707CE" w:rsidRPr="00F707CE" w:rsidRDefault="006F071F" w:rsidP="00892D10">
      <w:pPr>
        <w:pStyle w:val="36"/>
        <w:framePr w:wrap="notBeside"/>
        <w:rPr>
          <w:rtl/>
        </w:rPr>
      </w:pPr>
      <w:r w:rsidRPr="00F707CE">
        <w:rPr>
          <w:rFonts w:hint="cs"/>
          <w:rtl/>
        </w:rPr>
        <w:t>ור</w:t>
      </w:r>
      <w:r w:rsidRPr="00F707CE">
        <w:rPr>
          <w:rtl/>
        </w:rPr>
        <w:t>"</w:t>
      </w:r>
      <w:r w:rsidRPr="00F707CE">
        <w:rPr>
          <w:rFonts w:hint="cs"/>
          <w:rtl/>
        </w:rPr>
        <w:t xml:space="preserve">נ </w:t>
      </w:r>
      <w:r w:rsidRPr="00F707CE">
        <w:rPr>
          <w:rtl/>
        </w:rPr>
        <w:t>לטעמיה</w:t>
      </w:r>
      <w:r w:rsidR="00F707CE" w:rsidRPr="00F707CE">
        <w:rPr>
          <w:rtl/>
        </w:rPr>
        <w:t>:</w:t>
      </w:r>
    </w:p>
    <w:p w14:paraId="3378B2EA" w14:textId="4F20B6D0" w:rsidR="006F071F" w:rsidRPr="00D97711" w:rsidRDefault="006F071F" w:rsidP="00892D10">
      <w:pPr>
        <w:rPr>
          <w:rtl/>
        </w:rPr>
      </w:pPr>
      <w:r w:rsidRPr="00D97711">
        <w:rPr>
          <w:rFonts w:hint="cs"/>
          <w:rtl/>
        </w:rPr>
        <w:t>ד</w:t>
      </w:r>
      <w:r w:rsidRPr="00D97711">
        <w:rPr>
          <w:rtl/>
        </w:rPr>
        <w:t>ראה סלע שנפל משנים - חייב להחזיר.</w:t>
      </w:r>
      <w:r w:rsidRPr="00D97711">
        <w:rPr>
          <w:rFonts w:hint="cs"/>
          <w:rtl/>
        </w:rPr>
        <w:t xml:space="preserve"> ד</w:t>
      </w:r>
      <w:r w:rsidRPr="00D97711">
        <w:rPr>
          <w:rtl/>
        </w:rPr>
        <w:t xml:space="preserve">ההוא </w:t>
      </w:r>
      <w:r w:rsidR="00EE0020">
        <w:rPr>
          <w:rFonts w:hint="cs"/>
          <w:rtl/>
        </w:rPr>
        <w:t>ש</w:t>
      </w:r>
      <w:r w:rsidRPr="00D97711">
        <w:rPr>
          <w:rtl/>
        </w:rPr>
        <w:t>נפל מ</w:t>
      </w:r>
      <w:r w:rsidR="00EE0020">
        <w:rPr>
          <w:rFonts w:hint="cs"/>
          <w:rtl/>
        </w:rPr>
        <w:t>מנו</w:t>
      </w:r>
      <w:r w:rsidRPr="00D97711">
        <w:rPr>
          <w:rtl/>
        </w:rPr>
        <w:t xml:space="preserve"> לא מיאש.</w:t>
      </w:r>
      <w:r w:rsidR="00892D10">
        <w:rPr>
          <w:rFonts w:hint="cs"/>
          <w:rtl/>
        </w:rPr>
        <w:t xml:space="preserve"> </w:t>
      </w:r>
      <w:r w:rsidRPr="00D97711">
        <w:rPr>
          <w:rFonts w:hint="cs"/>
          <w:rtl/>
        </w:rPr>
        <w:t>שאומר שוודאי לקחו אותו שהיה עמו וישביע אותו.</w:t>
      </w:r>
    </w:p>
    <w:p w14:paraId="0F02EB76" w14:textId="3435D27E" w:rsidR="00A6533C" w:rsidRPr="00D97711" w:rsidRDefault="006F071F" w:rsidP="00892D10">
      <w:pPr>
        <w:rPr>
          <w:rtl/>
        </w:rPr>
      </w:pPr>
      <w:r w:rsidRPr="00D97711">
        <w:rPr>
          <w:rFonts w:hint="cs"/>
          <w:rtl/>
        </w:rPr>
        <w:t xml:space="preserve">אך </w:t>
      </w:r>
      <w:r w:rsidR="004300AC">
        <w:rPr>
          <w:rFonts w:hint="cs"/>
          <w:rtl/>
        </w:rPr>
        <w:t>בג'</w:t>
      </w:r>
      <w:r w:rsidRPr="00D97711">
        <w:rPr>
          <w:rFonts w:hint="cs"/>
          <w:rtl/>
        </w:rPr>
        <w:t xml:space="preserve"> אנשים חושש שכ</w:t>
      </w:r>
      <w:r w:rsidRPr="00D97711">
        <w:rPr>
          <w:rtl/>
        </w:rPr>
        <w:t>"</w:t>
      </w:r>
      <w:r w:rsidRPr="00D97711">
        <w:rPr>
          <w:rFonts w:hint="cs"/>
          <w:rtl/>
        </w:rPr>
        <w:t>א יוכל לומר שלא הוא זה שלקח</w:t>
      </w:r>
    </w:p>
    <w:p w14:paraId="6A2909E4" w14:textId="59AE4E69" w:rsidR="006F071F" w:rsidRPr="00D97711" w:rsidRDefault="006F071F" w:rsidP="00A6533C">
      <w:pPr>
        <w:pStyle w:val="affe"/>
        <w:framePr w:wrap="around"/>
        <w:rPr>
          <w:rtl/>
        </w:rPr>
      </w:pPr>
      <w:r w:rsidRPr="00D97711">
        <w:rPr>
          <w:rtl/>
        </w:rPr>
        <w:t>כו:</w:t>
      </w:r>
    </w:p>
    <w:p w14:paraId="5191EF51" w14:textId="4B36FAF6" w:rsidR="00F707CE" w:rsidRPr="00F707CE" w:rsidRDefault="006F071F" w:rsidP="00892D10">
      <w:pPr>
        <w:pStyle w:val="36"/>
        <w:framePr w:wrap="notBeside"/>
        <w:rPr>
          <w:rtl/>
        </w:rPr>
      </w:pPr>
      <w:r w:rsidRPr="00F707CE">
        <w:rPr>
          <w:rtl/>
        </w:rPr>
        <w:t>•</w:t>
      </w:r>
      <w:r w:rsidRPr="00F707CE">
        <w:rPr>
          <w:rFonts w:hint="cs"/>
          <w:rtl/>
        </w:rPr>
        <w:t xml:space="preserve"> </w:t>
      </w:r>
      <w:r w:rsidRPr="00F707CE">
        <w:rPr>
          <w:rtl/>
        </w:rPr>
        <w:t>רבא</w:t>
      </w:r>
      <w:r w:rsidR="00F707CE" w:rsidRPr="00F707CE">
        <w:rPr>
          <w:rtl/>
        </w:rPr>
        <w:t>:</w:t>
      </w:r>
    </w:p>
    <w:p w14:paraId="7DC93796" w14:textId="16D05678" w:rsidR="00A6533C" w:rsidRPr="00D97711" w:rsidRDefault="00892D10" w:rsidP="009B508D">
      <w:pPr>
        <w:rPr>
          <w:rtl/>
        </w:rPr>
      </w:pPr>
      <w:r>
        <w:rPr>
          <w:rFonts w:hint="cs"/>
          <w:rtl/>
        </w:rPr>
        <w:t>מה ש</w:t>
      </w:r>
      <w:r w:rsidR="006F071F" w:rsidRPr="00D97711">
        <w:rPr>
          <w:rtl/>
        </w:rPr>
        <w:t>אמרת ב</w:t>
      </w:r>
      <w:r w:rsidR="006F071F" w:rsidRPr="00D97711">
        <w:rPr>
          <w:rFonts w:hint="cs"/>
          <w:rtl/>
        </w:rPr>
        <w:t>ג'</w:t>
      </w:r>
      <w:r w:rsidR="006F071F" w:rsidRPr="00D97711">
        <w:rPr>
          <w:rtl/>
        </w:rPr>
        <w:t xml:space="preserve"> אינו חייב להחזיר </w:t>
      </w:r>
      <w:r w:rsidR="006F071F" w:rsidRPr="00D97711">
        <w:rPr>
          <w:rFonts w:hint="cs"/>
          <w:rtl/>
        </w:rPr>
        <w:t>דווקא באין שו</w:t>
      </w:r>
      <w:r w:rsidR="006F071F" w:rsidRPr="00D97711">
        <w:rPr>
          <w:rtl/>
        </w:rPr>
        <w:t>"</w:t>
      </w:r>
      <w:r w:rsidR="006F071F" w:rsidRPr="00D97711">
        <w:rPr>
          <w:rFonts w:hint="cs"/>
          <w:rtl/>
        </w:rPr>
        <w:t>פ לכאו</w:t>
      </w:r>
      <w:r w:rsidR="006F071F" w:rsidRPr="00D97711">
        <w:rPr>
          <w:rtl/>
        </w:rPr>
        <w:t>"</w:t>
      </w:r>
      <w:r w:rsidR="006F071F" w:rsidRPr="00D97711">
        <w:rPr>
          <w:rFonts w:hint="cs"/>
          <w:rtl/>
        </w:rPr>
        <w:t>א דביש חייב דשותפים הם ולא מייאשו</w:t>
      </w:r>
    </w:p>
    <w:p w14:paraId="441C62BA" w14:textId="0691F8DF" w:rsidR="00F707CE" w:rsidRPr="00F707CE" w:rsidRDefault="006F071F" w:rsidP="00892D10">
      <w:pPr>
        <w:pStyle w:val="36"/>
        <w:framePr w:wrap="notBeside"/>
        <w:rPr>
          <w:rtl/>
        </w:rPr>
      </w:pPr>
      <w:r w:rsidRPr="00F707CE">
        <w:rPr>
          <w:rFonts w:hint="cs"/>
          <w:rtl/>
        </w:rPr>
        <w:t>א</w:t>
      </w:r>
      <w:r w:rsidRPr="00F707CE">
        <w:rPr>
          <w:rtl/>
        </w:rPr>
        <w:t>"</w:t>
      </w:r>
      <w:r w:rsidRPr="00F707CE">
        <w:rPr>
          <w:rFonts w:hint="cs"/>
          <w:rtl/>
        </w:rPr>
        <w:t>ד</w:t>
      </w:r>
      <w:r w:rsidRPr="00F707CE">
        <w:rPr>
          <w:rtl/>
        </w:rPr>
        <w:t xml:space="preserve"> רבא</w:t>
      </w:r>
      <w:r w:rsidR="00F707CE" w:rsidRPr="00F707CE">
        <w:rPr>
          <w:rtl/>
        </w:rPr>
        <w:t>:</w:t>
      </w:r>
    </w:p>
    <w:p w14:paraId="39227507" w14:textId="6696D954" w:rsidR="00A6533C" w:rsidRPr="00D97711" w:rsidRDefault="00892D10" w:rsidP="00A25CF0">
      <w:pPr>
        <w:rPr>
          <w:rtl/>
        </w:rPr>
      </w:pPr>
      <w:r>
        <w:rPr>
          <w:rFonts w:hint="cs"/>
          <w:rtl/>
        </w:rPr>
        <w:t xml:space="preserve">אף שאין בו </w:t>
      </w:r>
      <w:r w:rsidR="006F071F" w:rsidRPr="00D97711">
        <w:rPr>
          <w:rtl/>
        </w:rPr>
        <w:t xml:space="preserve"> אלא שוה שתי פרוטות חייב להחזיר.</w:t>
      </w:r>
      <w:r w:rsidR="006F071F" w:rsidRPr="00D97711">
        <w:rPr>
          <w:rFonts w:hint="cs"/>
          <w:rtl/>
        </w:rPr>
        <w:t xml:space="preserve"> דשותפין הן והאחד ויתר חלקו לחברו</w:t>
      </w:r>
    </w:p>
    <w:p w14:paraId="10F25577" w14:textId="48614713" w:rsidR="00F707CE" w:rsidRPr="00F707CE" w:rsidRDefault="006F071F" w:rsidP="00892D10">
      <w:pPr>
        <w:pStyle w:val="36"/>
        <w:framePr w:wrap="notBeside"/>
        <w:rPr>
          <w:rtl/>
        </w:rPr>
      </w:pPr>
      <w:r w:rsidRPr="00F707CE">
        <w:rPr>
          <w:rtl/>
        </w:rPr>
        <w:t>רבא</w:t>
      </w:r>
      <w:r w:rsidR="00F707CE" w:rsidRPr="00F707CE">
        <w:rPr>
          <w:rtl/>
        </w:rPr>
        <w:t>:</w:t>
      </w:r>
    </w:p>
    <w:p w14:paraId="6D82E1CD" w14:textId="1004530A" w:rsidR="00A6533C" w:rsidRPr="00D97711" w:rsidRDefault="006F071F" w:rsidP="00892D10">
      <w:pPr>
        <w:pStyle w:val="affff9"/>
        <w:rPr>
          <w:rtl/>
        </w:rPr>
      </w:pPr>
      <w:r w:rsidRPr="00D97711">
        <w:rPr>
          <w:rtl/>
        </w:rPr>
        <w:t>ראה סלע שנפלה</w:t>
      </w:r>
    </w:p>
    <w:p w14:paraId="71E4FABB" w14:textId="77777777" w:rsidR="004300AC" w:rsidRDefault="006F071F" w:rsidP="009B508D">
      <w:pPr>
        <w:rPr>
          <w:rtl/>
        </w:rPr>
      </w:pPr>
      <w:r w:rsidRPr="0050150D">
        <w:rPr>
          <w:rFonts w:cs="PFT_Frank"/>
          <w:b/>
          <w:bCs/>
          <w:szCs w:val="14"/>
          <w:rtl/>
        </w:rPr>
        <w:t>נטלה לפני יאוש</w:t>
      </w:r>
      <w:r w:rsidRPr="00D97711">
        <w:rPr>
          <w:rtl/>
        </w:rPr>
        <w:t xml:space="preserve"> </w:t>
      </w:r>
      <w:r w:rsidRPr="0050150D">
        <w:rPr>
          <w:rFonts w:cs="PFT_Frank"/>
          <w:b/>
          <w:bCs/>
          <w:szCs w:val="14"/>
          <w:rtl/>
        </w:rPr>
        <w:t>ע"מ לגוזלה -</w:t>
      </w:r>
      <w:r w:rsidRPr="00D97711">
        <w:rPr>
          <w:rtl/>
        </w:rPr>
        <w:t xml:space="preserve"> עובר בכולן.</w:t>
      </w:r>
      <w:r w:rsidRPr="00D97711">
        <w:rPr>
          <w:rFonts w:hint="cs"/>
          <w:rtl/>
        </w:rPr>
        <w:t xml:space="preserve"> </w:t>
      </w:r>
    </w:p>
    <w:p w14:paraId="723D8F0E" w14:textId="0AC63B7E" w:rsidR="006F071F" w:rsidRPr="00D97711" w:rsidRDefault="006F071F" w:rsidP="009B508D">
      <w:pPr>
        <w:rPr>
          <w:rtl/>
        </w:rPr>
      </w:pPr>
      <w:r w:rsidRPr="00D97711">
        <w:rPr>
          <w:rtl/>
        </w:rPr>
        <w:t xml:space="preserve">משום </w:t>
      </w:r>
      <w:r w:rsidRPr="001C11F3">
        <w:rPr>
          <w:rStyle w:val="affff8"/>
          <w:rFonts w:hint="cs"/>
          <w:rtl/>
        </w:rPr>
        <w:t>'</w:t>
      </w:r>
      <w:r w:rsidRPr="001C11F3">
        <w:rPr>
          <w:rStyle w:val="affff8"/>
          <w:rtl/>
        </w:rPr>
        <w:t>לא תגזול</w:t>
      </w:r>
      <w:r w:rsidRPr="001C11F3">
        <w:rPr>
          <w:rStyle w:val="affff8"/>
          <w:rFonts w:hint="cs"/>
          <w:rtl/>
        </w:rPr>
        <w:t>',</w:t>
      </w:r>
      <w:r w:rsidRPr="001C11F3">
        <w:rPr>
          <w:rStyle w:val="affff8"/>
          <w:rtl/>
        </w:rPr>
        <w:t xml:space="preserve"> </w:t>
      </w:r>
      <w:r w:rsidRPr="001C11F3">
        <w:rPr>
          <w:rStyle w:val="affff8"/>
          <w:rFonts w:hint="cs"/>
          <w:rtl/>
        </w:rPr>
        <w:t>ו'</w:t>
      </w:r>
      <w:r w:rsidRPr="001C11F3">
        <w:rPr>
          <w:rStyle w:val="affff8"/>
          <w:rtl/>
        </w:rPr>
        <w:t>השב תשיבם</w:t>
      </w:r>
      <w:r w:rsidRPr="001C11F3">
        <w:rPr>
          <w:rStyle w:val="affff8"/>
          <w:rFonts w:hint="cs"/>
          <w:rtl/>
        </w:rPr>
        <w:t>',</w:t>
      </w:r>
      <w:r w:rsidRPr="001C11F3">
        <w:rPr>
          <w:rStyle w:val="affff8"/>
          <w:rtl/>
        </w:rPr>
        <w:t xml:space="preserve"> ו</w:t>
      </w:r>
      <w:r w:rsidRPr="001C11F3">
        <w:rPr>
          <w:rStyle w:val="affff8"/>
          <w:rFonts w:hint="cs"/>
          <w:rtl/>
        </w:rPr>
        <w:t>'</w:t>
      </w:r>
      <w:r w:rsidRPr="001C11F3">
        <w:rPr>
          <w:rStyle w:val="affff8"/>
          <w:rtl/>
        </w:rPr>
        <w:t>לא תוכל להתעלם</w:t>
      </w:r>
      <w:r w:rsidRPr="001C11F3">
        <w:rPr>
          <w:rStyle w:val="affff8"/>
          <w:rFonts w:hint="cs"/>
          <w:rtl/>
        </w:rPr>
        <w:t>'</w:t>
      </w:r>
      <w:r w:rsidRPr="001C11F3">
        <w:rPr>
          <w:rStyle w:val="affff8"/>
          <w:rtl/>
        </w:rPr>
        <w:t>.</w:t>
      </w:r>
    </w:p>
    <w:p w14:paraId="3EA5F85C" w14:textId="1A1DEB34" w:rsidR="006F071F" w:rsidRPr="00D97711" w:rsidRDefault="006F071F" w:rsidP="001C11F3">
      <w:pPr>
        <w:rPr>
          <w:rtl/>
        </w:rPr>
      </w:pPr>
      <w:r w:rsidRPr="00D97711">
        <w:rPr>
          <w:rtl/>
        </w:rPr>
        <w:t>וא</w:t>
      </w:r>
      <w:r w:rsidR="001C11F3">
        <w:rPr>
          <w:rFonts w:hint="cs"/>
          <w:rtl/>
        </w:rPr>
        <w:t>ף</w:t>
      </w:r>
      <w:r w:rsidRPr="00D97711">
        <w:rPr>
          <w:rFonts w:hint="cs"/>
          <w:rtl/>
        </w:rPr>
        <w:t xml:space="preserve"> </w:t>
      </w:r>
      <w:r w:rsidRPr="00D97711">
        <w:rPr>
          <w:rtl/>
        </w:rPr>
        <w:t xml:space="preserve">דחזרה לאחר יאוש - מתנה הוא </w:t>
      </w:r>
      <w:r w:rsidR="001C11F3">
        <w:rPr>
          <w:rFonts w:hint="cs"/>
          <w:rtl/>
        </w:rPr>
        <w:t>שנתן לו</w:t>
      </w:r>
      <w:r w:rsidRPr="00D97711">
        <w:rPr>
          <w:rtl/>
        </w:rPr>
        <w:t>, ו</w:t>
      </w:r>
      <w:r w:rsidR="001C11F3">
        <w:rPr>
          <w:rFonts w:hint="cs"/>
          <w:rtl/>
        </w:rPr>
        <w:t>ה</w:t>
      </w:r>
      <w:r w:rsidRPr="00D97711">
        <w:rPr>
          <w:rtl/>
        </w:rPr>
        <w:t xml:space="preserve">איסור </w:t>
      </w:r>
      <w:r w:rsidR="001C11F3">
        <w:rPr>
          <w:rFonts w:hint="cs"/>
          <w:rtl/>
        </w:rPr>
        <w:t>עשה</w:t>
      </w:r>
      <w:r w:rsidRPr="00D97711">
        <w:rPr>
          <w:rtl/>
        </w:rPr>
        <w:t>.</w:t>
      </w:r>
    </w:p>
    <w:p w14:paraId="0035A709" w14:textId="77777777" w:rsidR="006F071F" w:rsidRPr="00D97711" w:rsidRDefault="006F071F" w:rsidP="009B508D">
      <w:pPr>
        <w:rPr>
          <w:rtl/>
        </w:rPr>
      </w:pPr>
      <w:r w:rsidRPr="0050150D">
        <w:rPr>
          <w:rFonts w:cs="PFT_Frank"/>
          <w:b/>
          <w:bCs/>
          <w:szCs w:val="14"/>
          <w:rtl/>
        </w:rPr>
        <w:t>נטלה לפני יאוש ע"מ להחזירה,</w:t>
      </w:r>
      <w:r w:rsidRPr="00D97711">
        <w:rPr>
          <w:rtl/>
        </w:rPr>
        <w:t xml:space="preserve"> ולאחר יאוש נתכוין לגוזלה - עובר משום </w:t>
      </w:r>
      <w:r w:rsidRPr="001C11F3">
        <w:rPr>
          <w:rStyle w:val="affff8"/>
          <w:rtl/>
        </w:rPr>
        <w:t>השב תשיבם</w:t>
      </w:r>
      <w:r w:rsidRPr="00D97711">
        <w:rPr>
          <w:rtl/>
        </w:rPr>
        <w:t>.</w:t>
      </w:r>
    </w:p>
    <w:p w14:paraId="298C8C93" w14:textId="09EF4914" w:rsidR="001C11F3" w:rsidRDefault="006F071F" w:rsidP="00B041D9">
      <w:pPr>
        <w:rPr>
          <w:rtl/>
        </w:rPr>
      </w:pPr>
      <w:r w:rsidRPr="00B041D9">
        <w:rPr>
          <w:spacing w:val="-2"/>
          <w:rtl/>
        </w:rPr>
        <w:t xml:space="preserve">המתין עד שנתיאשו הבעלים ונטלה עובר </w:t>
      </w:r>
      <w:r w:rsidR="001C11F3" w:rsidRPr="00B041D9">
        <w:rPr>
          <w:rFonts w:hint="cs"/>
          <w:spacing w:val="-2"/>
          <w:rtl/>
        </w:rPr>
        <w:t>רק</w:t>
      </w:r>
      <w:r w:rsidRPr="00B041D9">
        <w:rPr>
          <w:spacing w:val="-2"/>
          <w:rtl/>
        </w:rPr>
        <w:t xml:space="preserve"> </w:t>
      </w:r>
      <w:r w:rsidRPr="00B041D9">
        <w:rPr>
          <w:rStyle w:val="affff8"/>
          <w:rFonts w:hint="cs"/>
          <w:spacing w:val="-2"/>
          <w:rtl/>
        </w:rPr>
        <w:t>'</w:t>
      </w:r>
      <w:r w:rsidRPr="00B041D9">
        <w:rPr>
          <w:rStyle w:val="affff8"/>
          <w:spacing w:val="-2"/>
          <w:rtl/>
        </w:rPr>
        <w:t>לא תוכל להתעלם</w:t>
      </w:r>
      <w:r w:rsidRPr="00B041D9">
        <w:rPr>
          <w:rStyle w:val="affff8"/>
          <w:rFonts w:hint="cs"/>
          <w:spacing w:val="-2"/>
          <w:rtl/>
        </w:rPr>
        <w:t>'</w:t>
      </w:r>
      <w:r w:rsidR="001C11F3" w:rsidRPr="00B041D9">
        <w:rPr>
          <w:rFonts w:hint="cs"/>
          <w:spacing w:val="-2"/>
          <w:rtl/>
        </w:rPr>
        <w:t>.</w:t>
      </w:r>
    </w:p>
    <w:p w14:paraId="227A53A4" w14:textId="611DAA53" w:rsidR="00F707CE" w:rsidRPr="00F707CE" w:rsidRDefault="006F071F" w:rsidP="001C11F3">
      <w:pPr>
        <w:pStyle w:val="36"/>
        <w:framePr w:wrap="notBeside"/>
        <w:rPr>
          <w:rtl/>
        </w:rPr>
      </w:pPr>
      <w:r w:rsidRPr="00F707CE">
        <w:rPr>
          <w:rtl/>
        </w:rPr>
        <w:lastRenderedPageBreak/>
        <w:t>•</w:t>
      </w:r>
      <w:r w:rsidRPr="00F707CE">
        <w:rPr>
          <w:rFonts w:hint="cs"/>
          <w:rtl/>
        </w:rPr>
        <w:t xml:space="preserve"> </w:t>
      </w:r>
      <w:r w:rsidRPr="00F707CE">
        <w:rPr>
          <w:rtl/>
        </w:rPr>
        <w:t>רבא</w:t>
      </w:r>
      <w:r w:rsidR="00F707CE" w:rsidRPr="00F707CE">
        <w:rPr>
          <w:rtl/>
        </w:rPr>
        <w:t>:</w:t>
      </w:r>
    </w:p>
    <w:p w14:paraId="62FE5D00" w14:textId="3BC57DDD" w:rsidR="006F071F" w:rsidRPr="00D97711" w:rsidRDefault="006F071F" w:rsidP="009B508D">
      <w:pPr>
        <w:rPr>
          <w:rtl/>
        </w:rPr>
      </w:pPr>
      <w:r w:rsidRPr="00D97711">
        <w:rPr>
          <w:rFonts w:hint="cs"/>
          <w:rtl/>
        </w:rPr>
        <w:t xml:space="preserve">אותו שראה שנפל זוז מחבירו לחולות ומצאו ולקח לא חייב להחזיר לו </w:t>
      </w:r>
      <w:r w:rsidR="005F3F41">
        <w:rPr>
          <w:rFonts w:hint="cs"/>
          <w:rtl/>
        </w:rPr>
        <w:t>והטעם- ש</w:t>
      </w:r>
      <w:r w:rsidRPr="00D97711">
        <w:rPr>
          <w:rFonts w:hint="cs"/>
          <w:rtl/>
        </w:rPr>
        <w:t>אותו שנפל מתייאש אפי' שראה שהביא כברה לסנן דאמר כמו שנפל ממני נפל מאחר ואני אמצא.</w:t>
      </w:r>
    </w:p>
    <w:p w14:paraId="31AA4DDB" w14:textId="77777777" w:rsidR="00A6533C" w:rsidRPr="00D97711" w:rsidRDefault="00A6533C" w:rsidP="00A6533C">
      <w:pPr>
        <w:pStyle w:val="aff9"/>
        <w:rPr>
          <w:rtl/>
        </w:rPr>
      </w:pPr>
      <w:r w:rsidRPr="00D97711">
        <w:rPr>
          <w:rtl/>
        </w:rPr>
        <w:t>***</w:t>
      </w:r>
    </w:p>
    <w:p w14:paraId="40EEE6F0" w14:textId="1A6BB924" w:rsidR="006F071F" w:rsidRPr="00D97711" w:rsidRDefault="006F071F" w:rsidP="0085350B">
      <w:pPr>
        <w:pStyle w:val="afffff"/>
        <w:framePr w:wrap="around"/>
        <w:rPr>
          <w:rtl/>
        </w:rPr>
      </w:pPr>
      <w:del w:id="20183" w:author="קלוד" w:date="2026-10-06T10:08:05Z">
        <w:r>
          <w:rPr>
            <w:rtl/>
          </w:rPr>
          <w:delText xml:space="preserve">משנה.</w:delText>
        </w:r>
      </w:del>
      <w:ins w:id="20184" w:author="קלוד" w:date="2026-10-06T10:08:05Z">
        <w:r>
          <w:rPr>
            <w:rtl/>
          </w:rPr>
          <w:t xml:space="preserve">משנה ד</w:t>
        </w:r>
      </w:ins>
    </w:p>
    <w:p w14:paraId="281E604D" w14:textId="0483C97A" w:rsidR="006F071F" w:rsidRPr="00D97711" w:rsidRDefault="006F071F" w:rsidP="0061176B">
      <w:pPr>
        <w:pStyle w:val="afff3"/>
        <w:rPr>
          <w:rtl/>
        </w:rPr>
      </w:pPr>
      <w:ins w:id="9808" w:author="מספור קטעי משנה" w:date="2026-10-06T10:03:19Z">
        <w:r>
          <w:rPr>
            <w:rStyle w:val="MisparKeta"/>
          </w:rPr>
          <w:t xml:space="preserve">ב. </w:t>
        </w:r>
      </w:ins>
      <w:r w:rsidRPr="00D97711">
        <w:rPr>
          <w:rtl/>
        </w:rPr>
        <w:t xml:space="preserve">מצא בחנות - הרי אלו שלו, </w:t>
      </w:r>
      <w:r w:rsidR="003F0727">
        <w:rPr>
          <w:rtl/>
        </w:rPr>
        <w:tab/>
      </w:r>
      <w:r w:rsidR="003F0727">
        <w:rPr>
          <w:rtl/>
        </w:rPr>
        <w:tab/>
      </w:r>
      <w:r w:rsidRPr="00D97711">
        <w:rPr>
          <w:rtl/>
        </w:rPr>
        <w:t>בין התיבה ולחנוני - של חנוני.</w:t>
      </w:r>
    </w:p>
    <w:p w14:paraId="30613F04" w14:textId="1985225A" w:rsidR="006F071F" w:rsidRPr="0085350B" w:rsidRDefault="006F071F" w:rsidP="00AE2FFB">
      <w:pPr>
        <w:pStyle w:val="afff3"/>
        <w:spacing w:after="60" w:line="220" w:lineRule="exact"/>
        <w:rPr>
          <w:spacing w:val="0"/>
          <w:rtl/>
        </w:rPr>
      </w:pPr>
      <w:r w:rsidRPr="0085350B">
        <w:rPr>
          <w:spacing w:val="0"/>
          <w:rtl/>
        </w:rPr>
        <w:t>לפני שולחני הרי אלו שלו, בין הכסא ולשולחני הרי אלו של שולחני.</w:t>
      </w:r>
    </w:p>
    <w:p w14:paraId="14D7FF0D" w14:textId="3B8F2813" w:rsidR="00A6533C" w:rsidRDefault="006F071F" w:rsidP="00BD5BD5">
      <w:pPr>
        <w:pStyle w:val="afff3"/>
        <w:spacing w:line="220" w:lineRule="exact"/>
        <w:rPr>
          <w:rtl/>
        </w:rPr>
      </w:pPr>
      <w:r w:rsidRPr="00AE2FFB">
        <w:rPr>
          <w:spacing w:val="2"/>
          <w:rtl/>
        </w:rPr>
        <w:t>הלוקח פירות מחבירו או ששילח לו חבירו פירות, ומצא בהן מעות</w:t>
      </w:r>
      <w:r w:rsidRPr="00D97711">
        <w:rPr>
          <w:rtl/>
        </w:rPr>
        <w:t xml:space="preserve"> - הרי אלו שלו.</w:t>
      </w:r>
      <w:r w:rsidR="00AE2FFB">
        <w:rPr>
          <w:rFonts w:hint="cs"/>
          <w:rtl/>
        </w:rPr>
        <w:t xml:space="preserve"> </w:t>
      </w:r>
      <w:r w:rsidRPr="00D97711">
        <w:rPr>
          <w:rtl/>
        </w:rPr>
        <w:t>אם היו צרורין - נוטל ומכריז.</w:t>
      </w:r>
    </w:p>
    <w:p w14:paraId="61385F10" w14:textId="75503391" w:rsidR="00BD5BD5" w:rsidRPr="00D97711" w:rsidRDefault="00BD5BD5" w:rsidP="00BD5BD5">
      <w:pPr>
        <w:pStyle w:val="afffb"/>
        <w:spacing w:before="0"/>
        <w:rPr>
          <w:rtl/>
        </w:rPr>
      </w:pPr>
      <w:ins w:id="9832" w:author="מספור קטעי משנה" w:date="2026-10-06T06:45:11Z">
        <w:r>
          <w:rPr>
            <w:rStyle w:val="MisparKeta"/>
          </w:rPr>
          <w:t xml:space="preserve">ב. </w:t>
        </w:r>
      </w:ins>
      <w:r>
        <w:rPr>
          <w:rFonts w:hint="cs"/>
          <w:rtl/>
        </w:rPr>
        <w:t>מצא בחנות הרי אלו שלו</w:t>
      </w:r>
    </w:p>
    <w:p w14:paraId="4EFCFAAE" w14:textId="358B4CD4" w:rsidR="00F707CE" w:rsidRPr="00F707CE" w:rsidRDefault="006F071F" w:rsidP="00C041E1">
      <w:pPr>
        <w:pStyle w:val="36"/>
        <w:framePr w:wrap="notBeside"/>
        <w:rPr>
          <w:rtl/>
        </w:rPr>
      </w:pPr>
      <w:r w:rsidRPr="00F707CE">
        <w:rPr>
          <w:rtl/>
        </w:rPr>
        <w:t>רבי אלעזר</w:t>
      </w:r>
      <w:r w:rsidR="00F707CE" w:rsidRPr="00F707CE">
        <w:rPr>
          <w:rtl/>
        </w:rPr>
        <w:t>:</w:t>
      </w:r>
    </w:p>
    <w:p w14:paraId="7BCF83E4" w14:textId="49E77193" w:rsidR="006F071F" w:rsidRPr="00D97711" w:rsidRDefault="006F071F" w:rsidP="00BD5BD5">
      <w:pPr>
        <w:pStyle w:val="affff9"/>
        <w:spacing w:before="0"/>
        <w:rPr>
          <w:rtl/>
        </w:rPr>
      </w:pPr>
      <w:r w:rsidRPr="00D97711">
        <w:rPr>
          <w:rtl/>
        </w:rPr>
        <w:t>אפילו מונחין ע"</w:t>
      </w:r>
      <w:r w:rsidRPr="00D97711">
        <w:rPr>
          <w:rFonts w:hint="cs"/>
          <w:rtl/>
        </w:rPr>
        <w:t>ג</w:t>
      </w:r>
      <w:r w:rsidRPr="00D97711">
        <w:rPr>
          <w:rtl/>
        </w:rPr>
        <w:t xml:space="preserve"> שולחן.</w:t>
      </w:r>
    </w:p>
    <w:p w14:paraId="0E3A0B68" w14:textId="54F49AB1" w:rsidR="00F707CE" w:rsidRPr="00F707CE" w:rsidRDefault="006F071F" w:rsidP="00C041E1">
      <w:pPr>
        <w:pStyle w:val="36"/>
        <w:framePr w:wrap="notBeside"/>
        <w:rPr>
          <w:rtl/>
        </w:rPr>
      </w:pPr>
      <w:r w:rsidRPr="00F707CE">
        <w:rPr>
          <w:rFonts w:hint="cs"/>
          <w:rtl/>
        </w:rPr>
        <w:t>ואין לדייק</w:t>
      </w:r>
      <w:r w:rsidR="00F707CE" w:rsidRPr="00F707CE">
        <w:rPr>
          <w:rFonts w:hint="cs"/>
          <w:rtl/>
        </w:rPr>
        <w:t>:</w:t>
      </w:r>
    </w:p>
    <w:p w14:paraId="37BA5C66" w14:textId="5A29BCBA" w:rsidR="00A6533C" w:rsidRPr="007F4395" w:rsidRDefault="006F071F" w:rsidP="009B508D">
      <w:pPr>
        <w:rPr>
          <w:spacing w:val="-2"/>
          <w:rtl/>
        </w:rPr>
      </w:pPr>
      <w:r w:rsidRPr="007F4395">
        <w:rPr>
          <w:rFonts w:hint="cs"/>
          <w:spacing w:val="-2"/>
          <w:rtl/>
        </w:rPr>
        <w:t xml:space="preserve">מרישא דלפני שולחני </w:t>
      </w:r>
      <w:r w:rsidRPr="007F4395">
        <w:rPr>
          <w:rStyle w:val="affffc"/>
          <w:rFonts w:hint="cs"/>
          <w:spacing w:val="-2"/>
          <w:rtl/>
        </w:rPr>
        <w:t>דא</w:t>
      </w:r>
      <w:r w:rsidRPr="007F4395">
        <w:rPr>
          <w:rStyle w:val="affffc"/>
          <w:spacing w:val="-2"/>
          <w:rtl/>
        </w:rPr>
        <w:t>"</w:t>
      </w:r>
      <w:r w:rsidR="00C041E1" w:rsidRPr="007F4395">
        <w:rPr>
          <w:rStyle w:val="affffc"/>
          <w:rFonts w:hint="cs"/>
          <w:spacing w:val="-2"/>
          <w:rtl/>
        </w:rPr>
        <w:t>כ</w:t>
      </w:r>
      <w:r w:rsidRPr="007F4395">
        <w:rPr>
          <w:rFonts w:hint="cs"/>
          <w:spacing w:val="-2"/>
          <w:rtl/>
        </w:rPr>
        <w:t xml:space="preserve"> נדייק מסיפא דבין הכסא והשולחני</w:t>
      </w:r>
      <w:r w:rsidR="00C041E1" w:rsidRPr="007F4395">
        <w:rPr>
          <w:rFonts w:hint="cs"/>
          <w:spacing w:val="-2"/>
          <w:rtl/>
        </w:rPr>
        <w:t>.</w:t>
      </w:r>
    </w:p>
    <w:p w14:paraId="63B96891" w14:textId="2D942947" w:rsidR="00F707CE" w:rsidRPr="00F707CE" w:rsidRDefault="006F071F" w:rsidP="00C041E1">
      <w:pPr>
        <w:pStyle w:val="36"/>
        <w:framePr w:wrap="notBeside"/>
        <w:rPr>
          <w:rtl/>
        </w:rPr>
      </w:pPr>
      <w:r w:rsidRPr="00F707CE">
        <w:rPr>
          <w:rtl/>
        </w:rPr>
        <w:t>רבא</w:t>
      </w:r>
      <w:r w:rsidR="0043069F" w:rsidRPr="00F707CE">
        <w:rPr>
          <w:rFonts w:hint="cs"/>
          <w:rtl/>
        </w:rPr>
        <w:t xml:space="preserve"> דייק</w:t>
      </w:r>
      <w:r w:rsidR="00F707CE" w:rsidRPr="00F707CE">
        <w:rPr>
          <w:rtl/>
        </w:rPr>
        <w:t>:</w:t>
      </w:r>
    </w:p>
    <w:p w14:paraId="65AECF4A" w14:textId="63D45478" w:rsidR="00A6533C" w:rsidRPr="007F4395" w:rsidRDefault="0043069F" w:rsidP="009B508D">
      <w:pPr>
        <w:rPr>
          <w:spacing w:val="-4"/>
          <w:rtl/>
        </w:rPr>
      </w:pPr>
      <w:r w:rsidRPr="007F4395">
        <w:rPr>
          <w:rFonts w:hint="cs"/>
          <w:spacing w:val="-4"/>
          <w:rtl/>
        </w:rPr>
        <w:t xml:space="preserve">מהמשנה </w:t>
      </w:r>
      <w:r w:rsidRPr="007F4395">
        <w:rPr>
          <w:rStyle w:val="affffc"/>
          <w:rFonts w:hint="cs"/>
          <w:spacing w:val="-4"/>
          <w:rtl/>
        </w:rPr>
        <w:t>למה תני</w:t>
      </w:r>
      <w:r w:rsidRPr="007F4395">
        <w:rPr>
          <w:rFonts w:hint="cs"/>
          <w:spacing w:val="-4"/>
          <w:rtl/>
        </w:rPr>
        <w:t xml:space="preserve"> </w:t>
      </w:r>
      <w:r w:rsidR="006F071F" w:rsidRPr="007F4395">
        <w:rPr>
          <w:rFonts w:hint="cs"/>
          <w:spacing w:val="-4"/>
          <w:rtl/>
        </w:rPr>
        <w:t>בין ה</w:t>
      </w:r>
      <w:r w:rsidR="006F071F" w:rsidRPr="007F4395">
        <w:rPr>
          <w:spacing w:val="-4"/>
          <w:rtl/>
        </w:rPr>
        <w:t xml:space="preserve">כסא לשולחני </w:t>
      </w:r>
      <w:r w:rsidR="006F071F" w:rsidRPr="007F4395">
        <w:rPr>
          <w:rStyle w:val="affffc"/>
          <w:spacing w:val="-4"/>
          <w:rtl/>
        </w:rPr>
        <w:t>ליתני</w:t>
      </w:r>
      <w:r w:rsidR="006F071F" w:rsidRPr="007F4395">
        <w:rPr>
          <w:spacing w:val="-4"/>
          <w:rtl/>
        </w:rPr>
        <w:t xml:space="preserve"> על שולחן, </w:t>
      </w:r>
      <w:r w:rsidR="006F071F" w:rsidRPr="007F4395">
        <w:rPr>
          <w:rFonts w:hint="cs"/>
          <w:spacing w:val="-4"/>
          <w:rtl/>
        </w:rPr>
        <w:t>או בש</w:t>
      </w:r>
      <w:r w:rsidR="006F071F" w:rsidRPr="007F4395">
        <w:rPr>
          <w:spacing w:val="-4"/>
          <w:rtl/>
        </w:rPr>
        <w:t>ולחנות</w:t>
      </w:r>
    </w:p>
    <w:p w14:paraId="61C345F0" w14:textId="2FC0EA73" w:rsidR="00F707CE" w:rsidRPr="00F707CE" w:rsidRDefault="006F071F" w:rsidP="00E60A1F">
      <w:pPr>
        <w:pStyle w:val="36"/>
        <w:framePr w:wrap="notBeside"/>
        <w:rPr>
          <w:rtl/>
        </w:rPr>
      </w:pPr>
      <w:r w:rsidRPr="00F707CE">
        <w:rPr>
          <w:rFonts w:hint="cs"/>
          <w:rtl/>
        </w:rPr>
        <w:t>-</w:t>
      </w:r>
      <w:r w:rsidRPr="00F707CE">
        <w:rPr>
          <w:rFonts w:hint="cs"/>
          <w:rtl/>
        </w:rPr>
        <w:tab/>
      </w:r>
      <w:r w:rsidRPr="00F707CE">
        <w:rPr>
          <w:rtl/>
        </w:rPr>
        <w:t>אלא ש"מ</w:t>
      </w:r>
      <w:r w:rsidR="00F707CE" w:rsidRPr="00F707CE">
        <w:rPr>
          <w:rtl/>
        </w:rPr>
        <w:t>:</w:t>
      </w:r>
    </w:p>
    <w:p w14:paraId="7053FEE0" w14:textId="5AED6EDF" w:rsidR="00A6533C" w:rsidRPr="0043069F" w:rsidRDefault="006F071F" w:rsidP="0043069F">
      <w:pPr>
        <w:rPr>
          <w:rtl/>
        </w:rPr>
      </w:pPr>
      <w:r w:rsidRPr="00D97711">
        <w:rPr>
          <w:rtl/>
        </w:rPr>
        <w:t>אפילו מונחין ע"ג שולחן - הרי אלו שלו.</w:t>
      </w:r>
    </w:p>
    <w:p w14:paraId="6112709E" w14:textId="77777777" w:rsidR="003F0727" w:rsidRDefault="006F071F" w:rsidP="003F0727">
      <w:pPr>
        <w:pStyle w:val="affe"/>
        <w:framePr w:wrap="around"/>
        <w:rPr>
          <w:rtl/>
        </w:rPr>
      </w:pPr>
      <w:r w:rsidRPr="005F751E">
        <w:rPr>
          <w:rtl/>
        </w:rPr>
        <w:t>כז.</w:t>
      </w:r>
    </w:p>
    <w:p w14:paraId="33757338" w14:textId="067647AD" w:rsidR="006F071F" w:rsidRPr="00581D2A" w:rsidRDefault="006F071F" w:rsidP="0043069F">
      <w:pPr>
        <w:pStyle w:val="afffb"/>
        <w:rPr>
          <w:rtl/>
        </w:rPr>
      </w:pPr>
      <w:ins w:id="9833" w:author="מספור קטעי משנה" w:date="2026-10-06T06:45:11Z">
        <w:r>
          <w:rPr>
            <w:rStyle w:val="MisparKeta"/>
          </w:rPr>
          <w:t xml:space="preserve">ד. </w:t>
        </w:r>
      </w:ins>
      <w:r>
        <w:rPr>
          <w:rFonts w:hint="cs"/>
          <w:rtl/>
        </w:rPr>
        <w:t xml:space="preserve"> </w:t>
      </w:r>
      <w:r w:rsidRPr="00581D2A">
        <w:rPr>
          <w:rtl/>
        </w:rPr>
        <w:t>הלוקח פירות מחבירו וכו'</w:t>
      </w:r>
      <w:r w:rsidR="00AE2FFB">
        <w:rPr>
          <w:rFonts w:hint="cs"/>
          <w:rtl/>
        </w:rPr>
        <w:t xml:space="preserve"> ומצא בהן מעות הרי אלו שלו</w:t>
      </w:r>
      <w:r w:rsidRPr="00581D2A">
        <w:rPr>
          <w:rtl/>
        </w:rPr>
        <w:t>.</w:t>
      </w:r>
    </w:p>
    <w:p w14:paraId="25EBEBDC" w14:textId="6C9DC340" w:rsidR="00F707CE" w:rsidRPr="00F707CE" w:rsidRDefault="006F071F" w:rsidP="003F0727">
      <w:pPr>
        <w:pStyle w:val="36"/>
        <w:framePr w:wrap="notBeside"/>
        <w:rPr>
          <w:rtl/>
        </w:rPr>
      </w:pPr>
      <w:r w:rsidRPr="00F707CE">
        <w:rPr>
          <w:rFonts w:hint="cs"/>
          <w:rtl/>
        </w:rPr>
        <w:t>ר"ל מ</w:t>
      </w:r>
      <w:r w:rsidRPr="00F707CE">
        <w:rPr>
          <w:rtl/>
        </w:rPr>
        <w:t>רבי ינאי</w:t>
      </w:r>
      <w:r w:rsidR="00F707CE" w:rsidRPr="00F707CE">
        <w:rPr>
          <w:rtl/>
        </w:rPr>
        <w:t>:</w:t>
      </w:r>
    </w:p>
    <w:p w14:paraId="420CDAE7" w14:textId="1B5EFBBB" w:rsidR="00A6533C" w:rsidRPr="007F4395" w:rsidRDefault="006F071F" w:rsidP="009B508D">
      <w:pPr>
        <w:rPr>
          <w:spacing w:val="-6"/>
          <w:rtl/>
        </w:rPr>
      </w:pPr>
      <w:r w:rsidRPr="007F4395">
        <w:rPr>
          <w:spacing w:val="-6"/>
          <w:rtl/>
        </w:rPr>
        <w:t>ל"</w:t>
      </w:r>
      <w:r w:rsidRPr="007F4395">
        <w:rPr>
          <w:rFonts w:hint="cs"/>
          <w:spacing w:val="-6"/>
          <w:rtl/>
        </w:rPr>
        <w:t>ש</w:t>
      </w:r>
      <w:r w:rsidRPr="007F4395">
        <w:rPr>
          <w:spacing w:val="-6"/>
          <w:rtl/>
        </w:rPr>
        <w:t xml:space="preserve"> אלא בלוקח מן התגר, אבל בלוקח מבעל הבית - חייב להחזיר.</w:t>
      </w:r>
      <w:r w:rsidRPr="007F4395">
        <w:rPr>
          <w:rFonts w:hint="cs"/>
          <w:spacing w:val="-6"/>
          <w:rtl/>
        </w:rPr>
        <w:t xml:space="preserve"> </w:t>
      </w:r>
    </w:p>
    <w:p w14:paraId="0AA1934A" w14:textId="77777777" w:rsidR="00F707CE" w:rsidRPr="00F707CE" w:rsidRDefault="00A5670C" w:rsidP="00A5670C">
      <w:pPr>
        <w:pStyle w:val="36"/>
        <w:framePr w:wrap="notBeside"/>
        <w:rPr>
          <w:rtl/>
        </w:rPr>
      </w:pPr>
      <w:r w:rsidRPr="00F707CE">
        <w:rPr>
          <w:rFonts w:hint="cs"/>
          <w:rtl/>
        </w:rPr>
        <w:t>וכן שנו ל</w:t>
      </w:r>
      <w:r w:rsidR="0087555B" w:rsidRPr="00F707CE">
        <w:rPr>
          <w:rFonts w:hint="cs"/>
          <w:rtl/>
        </w:rPr>
        <w:t xml:space="preserve">פני </w:t>
      </w:r>
      <w:r w:rsidRPr="00F707CE">
        <w:rPr>
          <w:rFonts w:hint="cs"/>
          <w:rtl/>
        </w:rPr>
        <w:t>ר''נ</w:t>
      </w:r>
      <w:r w:rsidR="00F707CE" w:rsidRPr="00F707CE">
        <w:rPr>
          <w:rtl/>
        </w:rPr>
        <w:t>:</w:t>
      </w:r>
    </w:p>
    <w:p w14:paraId="487D0B60" w14:textId="66C40FDE" w:rsidR="0087555B" w:rsidRDefault="006F071F" w:rsidP="00A5670C">
      <w:pPr>
        <w:rPr>
          <w:rtl/>
        </w:rPr>
      </w:pPr>
      <w:r w:rsidRPr="005E3761">
        <w:rPr>
          <w:rStyle w:val="affffc"/>
          <w:rtl/>
        </w:rPr>
        <w:t>א"</w:t>
      </w:r>
      <w:r w:rsidRPr="005E3761">
        <w:rPr>
          <w:rStyle w:val="affffc"/>
          <w:rFonts w:hint="cs"/>
          <w:rtl/>
        </w:rPr>
        <w:t>ל ר</w:t>
      </w:r>
      <w:r w:rsidRPr="005E3761">
        <w:rPr>
          <w:rStyle w:val="affffc"/>
          <w:rtl/>
        </w:rPr>
        <w:t>"</w:t>
      </w:r>
      <w:r w:rsidRPr="005E3761">
        <w:rPr>
          <w:rStyle w:val="affffc"/>
          <w:rFonts w:hint="cs"/>
          <w:rtl/>
        </w:rPr>
        <w:t>נ</w:t>
      </w:r>
      <w:r w:rsidRPr="005E3761">
        <w:rPr>
          <w:rStyle w:val="affffc"/>
          <w:rtl/>
        </w:rPr>
        <w:t>:</w:t>
      </w:r>
      <w:r w:rsidRPr="003F0727">
        <w:rPr>
          <w:rtl/>
        </w:rPr>
        <w:t xml:space="preserve"> </w:t>
      </w:r>
      <w:r w:rsidR="0087555B">
        <w:rPr>
          <w:rFonts w:hint="cs"/>
          <w:rtl/>
        </w:rPr>
        <w:t>לא שבעה''ב עצמו דש אלא ע''י עבדו ושפחתו הכנענים</w:t>
      </w:r>
    </w:p>
    <w:p w14:paraId="006D9227" w14:textId="77777777" w:rsidR="00A6533C" w:rsidRDefault="00A6533C" w:rsidP="0087555B">
      <w:pPr>
        <w:pStyle w:val="aff9"/>
        <w:rPr>
          <w:rtl/>
        </w:rPr>
      </w:pPr>
      <w:r>
        <w:rPr>
          <w:rtl/>
        </w:rPr>
        <w:t>***</w:t>
      </w:r>
    </w:p>
    <w:p w14:paraId="123D410C" w14:textId="4270E77E" w:rsidR="006F071F" w:rsidRPr="006E2536" w:rsidRDefault="006F071F" w:rsidP="0087555B">
      <w:pPr>
        <w:pStyle w:val="afffff"/>
        <w:framePr w:wrap="around"/>
        <w:rPr>
          <w:rtl/>
        </w:rPr>
      </w:pPr>
      <w:del w:id="20185" w:author="קלוד" w:date="2026-10-06T10:08:05Z">
        <w:r>
          <w:rPr>
            <w:rtl/>
          </w:rPr>
          <w:delText xml:space="preserve">משנה.</w:delText>
        </w:r>
      </w:del>
      <w:ins w:id="20186" w:author="קלוד" w:date="2026-10-06T10:08:05Z">
        <w:r>
          <w:rPr>
            <w:rtl/>
          </w:rPr>
          <w:t xml:space="preserve">משנה ה</w:t>
        </w:r>
      </w:ins>
    </w:p>
    <w:p w14:paraId="190AA81A" w14:textId="77777777" w:rsidR="00784B31" w:rsidRDefault="006F071F" w:rsidP="0061176B">
      <w:pPr>
        <w:pStyle w:val="afff3"/>
        <w:rPr>
          <w:rtl/>
        </w:rPr>
      </w:pPr>
      <w:ins w:id="9834" w:author="מספור קטעי משנה" w:date="2026-10-06T06:45:11Z">
        <w:r>
          <w:rPr>
            <w:rStyle w:val="MisparKeta"/>
          </w:rPr>
          <w:t xml:space="preserve">א. </w:t>
        </w:r>
      </w:ins>
      <w:r w:rsidRPr="009258FE">
        <w:rPr>
          <w:rtl/>
        </w:rPr>
        <w:t xml:space="preserve">אף השמלה היתה בכלל כל אלו, ולמה יצאת - להקיש אליה, לומר לך: מה שמלה מיוחדת - שיש בה סימנין ויש לה תובעין, </w:t>
      </w:r>
    </w:p>
    <w:p w14:paraId="52F52C32" w14:textId="2BB0607E" w:rsidR="006F071F" w:rsidRPr="009258FE" w:rsidRDefault="00784B31" w:rsidP="00784B31">
      <w:pPr>
        <w:pStyle w:val="afff3"/>
        <w:ind w:firstLine="113"/>
        <w:rPr>
          <w:rtl/>
        </w:rPr>
      </w:pPr>
      <w:r>
        <w:rPr>
          <w:rFonts w:hint="cs"/>
          <w:rtl/>
        </w:rPr>
        <w:t xml:space="preserve"> </w:t>
      </w:r>
      <w:r>
        <w:rPr>
          <w:rtl/>
        </w:rPr>
        <w:tab/>
      </w:r>
      <w:r w:rsidR="006F071F" w:rsidRPr="009258FE">
        <w:rPr>
          <w:rtl/>
        </w:rPr>
        <w:t>אף כל דבר שיש בו סימנין ויש לו תובעים - חייב להכריז.</w:t>
      </w:r>
    </w:p>
    <w:p w14:paraId="6E9EFA7B" w14:textId="77DF1B56" w:rsidR="006F071F" w:rsidRPr="00784B31" w:rsidRDefault="006F071F" w:rsidP="003A32B1">
      <w:pPr>
        <w:pStyle w:val="afffb"/>
        <w:rPr>
          <w:rtl/>
        </w:rPr>
      </w:pPr>
      <w:ins w:id="9835" w:author="מספור קטעי משנה" w:date="2026-10-06T06:45:11Z">
        <w:r>
          <w:rPr>
            <w:rStyle w:val="MisparKeta"/>
          </w:rPr>
          <w:t xml:space="preserve">ב. </w:t>
        </w:r>
      </w:ins>
      <w:r w:rsidRPr="0061176B">
        <w:rPr>
          <w:rtl/>
        </w:rPr>
        <w:t>בכלל כל אלו</w:t>
      </w:r>
      <w:r w:rsidR="00A37B15">
        <w:rPr>
          <w:rFonts w:hint="cs"/>
          <w:rtl/>
        </w:rPr>
        <w:t xml:space="preserve"> </w:t>
      </w:r>
      <w:r w:rsidR="00A37B15">
        <w:rPr>
          <w:rtl/>
        </w:rPr>
        <w:t>–</w:t>
      </w:r>
      <w:r w:rsidR="00A37B15">
        <w:rPr>
          <w:rFonts w:hint="cs"/>
          <w:rtl/>
        </w:rPr>
        <w:t xml:space="preserve"> </w:t>
      </w:r>
      <w:r w:rsidR="00A37B15" w:rsidRPr="00A37B15">
        <w:rPr>
          <w:rStyle w:val="affffa"/>
          <w:rFonts w:hint="cs"/>
          <w:rtl/>
        </w:rPr>
        <w:t>בכלל</w:t>
      </w:r>
      <w:r w:rsidR="00A37B15">
        <w:rPr>
          <w:rFonts w:hint="cs"/>
          <w:rtl/>
        </w:rPr>
        <w:t xml:space="preserve"> </w:t>
      </w:r>
      <w:r w:rsidR="00A37B15" w:rsidRPr="00A37B15">
        <w:rPr>
          <w:rStyle w:val="affff8"/>
          <w:rFonts w:hint="cs"/>
          <w:rtl/>
        </w:rPr>
        <w:t>כל אבדת אחיך</w:t>
      </w:r>
    </w:p>
    <w:p w14:paraId="4AF5FE65" w14:textId="085BE371" w:rsidR="00F707CE" w:rsidRPr="00F707CE" w:rsidRDefault="006F071F" w:rsidP="00784B31">
      <w:pPr>
        <w:pStyle w:val="36"/>
        <w:framePr w:wrap="notBeside"/>
        <w:rPr>
          <w:rtl/>
        </w:rPr>
      </w:pPr>
      <w:r w:rsidRPr="00F707CE">
        <w:rPr>
          <w:rtl/>
        </w:rPr>
        <w:t>רבא:</w:t>
      </w:r>
      <w:r w:rsidR="00784B31" w:rsidRPr="00F707CE">
        <w:rPr>
          <w:rFonts w:hint="cs"/>
          <w:rtl/>
        </w:rPr>
        <w:t xml:space="preserve"> צריכי</w:t>
      </w:r>
      <w:r w:rsidR="00F707CE" w:rsidRPr="00F707CE">
        <w:rPr>
          <w:rFonts w:hint="cs"/>
          <w:rtl/>
        </w:rPr>
        <w:t>:</w:t>
      </w:r>
    </w:p>
    <w:p w14:paraId="5D976A20" w14:textId="739C36FA" w:rsidR="006F071F" w:rsidRPr="007F4395" w:rsidRDefault="006F071F" w:rsidP="009B508D">
      <w:pPr>
        <w:rPr>
          <w:spacing w:val="-2"/>
          <w:rtl/>
        </w:rPr>
      </w:pPr>
      <w:r w:rsidRPr="007F4395">
        <w:rPr>
          <w:rStyle w:val="affff8"/>
          <w:rFonts w:hint="cs"/>
          <w:spacing w:val="-2"/>
          <w:rtl/>
        </w:rPr>
        <w:t>שמלה</w:t>
      </w:r>
      <w:r w:rsidRPr="007F4395">
        <w:rPr>
          <w:rFonts w:hint="cs"/>
          <w:spacing w:val="-2"/>
          <w:rtl/>
        </w:rPr>
        <w:t xml:space="preserve"> מיוחד</w:t>
      </w:r>
      <w:r w:rsidR="00A37B15" w:rsidRPr="007F4395">
        <w:rPr>
          <w:rFonts w:hint="cs"/>
          <w:spacing w:val="-2"/>
          <w:rtl/>
        </w:rPr>
        <w:t>ת</w:t>
      </w:r>
      <w:r w:rsidRPr="007F4395">
        <w:rPr>
          <w:rFonts w:hint="cs"/>
          <w:spacing w:val="-2"/>
          <w:rtl/>
        </w:rPr>
        <w:t xml:space="preserve"> שיש לה סימנין ותובעין אף כל כה</w:t>
      </w:r>
      <w:r w:rsidRPr="007F4395">
        <w:rPr>
          <w:spacing w:val="-2"/>
          <w:rtl/>
        </w:rPr>
        <w:t>"</w:t>
      </w:r>
      <w:r w:rsidRPr="007F4395">
        <w:rPr>
          <w:rFonts w:hint="cs"/>
          <w:spacing w:val="-2"/>
          <w:rtl/>
        </w:rPr>
        <w:t>ג חייב להכריז</w:t>
      </w:r>
    </w:p>
    <w:p w14:paraId="14CF42D1" w14:textId="39C157C0" w:rsidR="006F071F" w:rsidRPr="00784B31" w:rsidRDefault="006F071F" w:rsidP="009B508D">
      <w:pPr>
        <w:rPr>
          <w:rtl/>
        </w:rPr>
      </w:pPr>
      <w:r w:rsidRPr="00A37B15">
        <w:rPr>
          <w:rStyle w:val="affff8"/>
          <w:rFonts w:hint="cs"/>
          <w:rtl/>
        </w:rPr>
        <w:t>חמור</w:t>
      </w:r>
      <w:r w:rsidRPr="00784B31">
        <w:rPr>
          <w:rFonts w:hint="cs"/>
          <w:rtl/>
        </w:rPr>
        <w:t xml:space="preserve"> דאפי' בסימני אוכף</w:t>
      </w:r>
      <w:r w:rsidR="003A32B1">
        <w:rPr>
          <w:rFonts w:hint="cs"/>
          <w:rtl/>
        </w:rPr>
        <w:t>,</w:t>
      </w:r>
      <w:r w:rsidRPr="00784B31">
        <w:rPr>
          <w:rFonts w:hint="cs"/>
          <w:rtl/>
        </w:rPr>
        <w:t xml:space="preserve"> </w:t>
      </w:r>
      <w:r w:rsidRPr="003A32B1">
        <w:rPr>
          <w:rStyle w:val="affffe"/>
          <w:rFonts w:hint="cs"/>
          <w:rtl/>
        </w:rPr>
        <w:t>ולא רק בסימני דגופה כשמלה</w:t>
      </w:r>
    </w:p>
    <w:p w14:paraId="507668A8" w14:textId="5A8D7051" w:rsidR="00A6533C" w:rsidRPr="00784B31" w:rsidRDefault="006F071F" w:rsidP="009B508D">
      <w:pPr>
        <w:rPr>
          <w:rtl/>
        </w:rPr>
      </w:pPr>
      <w:r w:rsidRPr="003A32B1">
        <w:rPr>
          <w:rStyle w:val="affff8"/>
          <w:rFonts w:hint="cs"/>
          <w:rtl/>
        </w:rPr>
        <w:t>שור</w:t>
      </w:r>
      <w:r w:rsidRPr="00784B31">
        <w:rPr>
          <w:rFonts w:hint="cs"/>
          <w:rtl/>
        </w:rPr>
        <w:t xml:space="preserve"> דאפי' גיזת זנבו</w:t>
      </w:r>
      <w:r w:rsidR="003A32B1">
        <w:rPr>
          <w:rFonts w:hint="cs"/>
          <w:rtl/>
        </w:rPr>
        <w:t>,</w:t>
      </w:r>
      <w:r w:rsidRPr="00784B31">
        <w:rPr>
          <w:rFonts w:hint="cs"/>
          <w:rtl/>
        </w:rPr>
        <w:t xml:space="preserve"> </w:t>
      </w:r>
      <w:r w:rsidRPr="005E3761">
        <w:rPr>
          <w:rStyle w:val="affffc"/>
          <w:rFonts w:hint="cs"/>
          <w:rtl/>
        </w:rPr>
        <w:t>שה</w:t>
      </w:r>
      <w:r w:rsidRPr="00784B31">
        <w:rPr>
          <w:rFonts w:hint="cs"/>
          <w:rtl/>
        </w:rPr>
        <w:t xml:space="preserve"> לגיזותיו. </w:t>
      </w:r>
      <w:r w:rsidRPr="005E3761">
        <w:rPr>
          <w:rStyle w:val="affffc"/>
          <w:rFonts w:hint="cs"/>
          <w:rtl/>
        </w:rPr>
        <w:t>- וקשה</w:t>
      </w:r>
      <w:r w:rsidRPr="00784B31">
        <w:rPr>
          <w:rFonts w:hint="cs"/>
          <w:rtl/>
        </w:rPr>
        <w:t xml:space="preserve"> דכ</w:t>
      </w:r>
      <w:r w:rsidRPr="00784B31">
        <w:rPr>
          <w:rtl/>
        </w:rPr>
        <w:t>"</w:t>
      </w:r>
      <w:r w:rsidRPr="00784B31">
        <w:rPr>
          <w:rFonts w:hint="cs"/>
          <w:rtl/>
        </w:rPr>
        <w:t>ש שה לגיזותיו</w:t>
      </w:r>
    </w:p>
    <w:p w14:paraId="14FC717A" w14:textId="21A3FF93" w:rsidR="00F707CE" w:rsidRPr="00F707CE" w:rsidRDefault="00C27279" w:rsidP="003A32B1">
      <w:pPr>
        <w:pStyle w:val="36"/>
        <w:framePr w:wrap="notBeside"/>
        <w:rPr>
          <w:rtl/>
        </w:rPr>
      </w:pPr>
      <w:r w:rsidRPr="00F707CE">
        <w:rPr>
          <w:rFonts w:hint="cs"/>
          <w:rtl/>
        </w:rPr>
        <w:t>וקשיא</w:t>
      </w:r>
      <w:r w:rsidR="00F707CE" w:rsidRPr="00F707CE">
        <w:rPr>
          <w:rFonts w:hint="cs"/>
          <w:rtl/>
        </w:rPr>
        <w:t>:</w:t>
      </w:r>
    </w:p>
    <w:p w14:paraId="1BCB5E67" w14:textId="5A2D3FFB" w:rsidR="006F071F" w:rsidRPr="00403E2B" w:rsidRDefault="006F071F" w:rsidP="009B508D">
      <w:pPr>
        <w:rPr>
          <w:rStyle w:val="affffe"/>
          <w:rtl/>
        </w:rPr>
      </w:pPr>
      <w:r w:rsidRPr="003A32B1">
        <w:rPr>
          <w:rStyle w:val="affff8"/>
          <w:rFonts w:hint="cs"/>
          <w:rtl/>
        </w:rPr>
        <w:t>חמור</w:t>
      </w:r>
      <w:r w:rsidRPr="00784B31">
        <w:rPr>
          <w:rFonts w:hint="cs"/>
          <w:rtl/>
        </w:rPr>
        <w:t xml:space="preserve"> דבור </w:t>
      </w:r>
      <w:r w:rsidRPr="005E3761">
        <w:rPr>
          <w:rStyle w:val="affffc"/>
          <w:rFonts w:hint="cs"/>
          <w:rtl/>
        </w:rPr>
        <w:t>לר</w:t>
      </w:r>
      <w:r w:rsidRPr="005E3761">
        <w:rPr>
          <w:rStyle w:val="affffc"/>
          <w:rtl/>
        </w:rPr>
        <w:t>"</w:t>
      </w:r>
      <w:r w:rsidRPr="005E3761">
        <w:rPr>
          <w:rStyle w:val="affffc"/>
          <w:rFonts w:hint="cs"/>
          <w:rtl/>
        </w:rPr>
        <w:t>י</w:t>
      </w:r>
      <w:r w:rsidRPr="00403E2B">
        <w:rPr>
          <w:rStyle w:val="affff8"/>
          <w:rFonts w:hint="cs"/>
          <w:rtl/>
        </w:rPr>
        <w:t>.</w:t>
      </w:r>
      <w:r w:rsidRPr="00784B31">
        <w:rPr>
          <w:rFonts w:hint="cs"/>
          <w:rtl/>
        </w:rPr>
        <w:t xml:space="preserve"> ושה דאבידה </w:t>
      </w:r>
      <w:r w:rsidRPr="005E3761">
        <w:rPr>
          <w:rStyle w:val="affffc"/>
          <w:rFonts w:hint="cs"/>
          <w:rtl/>
        </w:rPr>
        <w:t>לד</w:t>
      </w:r>
      <w:r w:rsidRPr="005E3761">
        <w:rPr>
          <w:rStyle w:val="affffc"/>
          <w:rtl/>
        </w:rPr>
        <w:t>"</w:t>
      </w:r>
      <w:r w:rsidRPr="005E3761">
        <w:rPr>
          <w:rStyle w:val="affffc"/>
          <w:rFonts w:hint="cs"/>
          <w:rtl/>
        </w:rPr>
        <w:t>ה</w:t>
      </w:r>
      <w:r w:rsidRPr="00784B31">
        <w:rPr>
          <w:rFonts w:hint="cs"/>
          <w:rtl/>
        </w:rPr>
        <w:t xml:space="preserve"> </w:t>
      </w:r>
      <w:r w:rsidRPr="00403E2B">
        <w:rPr>
          <w:rStyle w:val="affffe"/>
          <w:rFonts w:hint="cs"/>
          <w:rtl/>
        </w:rPr>
        <w:t>[וא</w:t>
      </w:r>
      <w:r w:rsidRPr="00403E2B">
        <w:rPr>
          <w:rStyle w:val="affffe"/>
          <w:rtl/>
        </w:rPr>
        <w:t>"</w:t>
      </w:r>
      <w:r w:rsidRPr="00403E2B">
        <w:rPr>
          <w:rStyle w:val="affffe"/>
          <w:rFonts w:hint="cs"/>
          <w:rtl/>
        </w:rPr>
        <w:t xml:space="preserve">א </w:t>
      </w:r>
      <w:r w:rsidR="00AA2325">
        <w:rPr>
          <w:rStyle w:val="affffe"/>
          <w:rFonts w:hint="cs"/>
          <w:rtl/>
        </w:rPr>
        <w:t>שממעט</w:t>
      </w:r>
      <w:r w:rsidRPr="00403E2B">
        <w:rPr>
          <w:rStyle w:val="affffe"/>
          <w:rFonts w:hint="cs"/>
          <w:rtl/>
        </w:rPr>
        <w:t xml:space="preserve"> לגללים </w:t>
      </w:r>
      <w:r w:rsidR="00C27279">
        <w:rPr>
          <w:rStyle w:val="affffe"/>
          <w:rFonts w:hint="cs"/>
          <w:rtl/>
        </w:rPr>
        <w:t>ש</w:t>
      </w:r>
      <w:r w:rsidR="00AA2325">
        <w:rPr>
          <w:rStyle w:val="affffe"/>
          <w:rFonts w:hint="cs"/>
          <w:rtl/>
        </w:rPr>
        <w:t xml:space="preserve">הרי </w:t>
      </w:r>
      <w:r w:rsidR="00C27279">
        <w:rPr>
          <w:rStyle w:val="affffe"/>
          <w:rFonts w:hint="cs"/>
          <w:rtl/>
        </w:rPr>
        <w:t>מפקיר</w:t>
      </w:r>
      <w:r w:rsidRPr="00403E2B">
        <w:rPr>
          <w:rStyle w:val="affffe"/>
          <w:rFonts w:hint="cs"/>
          <w:rtl/>
        </w:rPr>
        <w:t>]</w:t>
      </w:r>
    </w:p>
    <w:p w14:paraId="0EB2FDFF" w14:textId="219D5156" w:rsidR="00A6533C" w:rsidRPr="00784B31" w:rsidRDefault="00AA2325" w:rsidP="00AA2325">
      <w:pPr>
        <w:pStyle w:val="affffd"/>
        <w:rPr>
          <w:rtl/>
        </w:rPr>
      </w:pPr>
      <w:r>
        <w:rPr>
          <w:rFonts w:hint="cs"/>
          <w:rtl/>
        </w:rPr>
        <w:t>ולא ללמד ש</w:t>
      </w:r>
      <w:r w:rsidR="006F071F" w:rsidRPr="00784B31">
        <w:rPr>
          <w:rFonts w:hint="cs"/>
          <w:rtl/>
        </w:rPr>
        <w:t xml:space="preserve">סימנין דאורייתא </w:t>
      </w:r>
      <w:r>
        <w:rPr>
          <w:rFonts w:hint="cs"/>
          <w:rtl/>
        </w:rPr>
        <w:t xml:space="preserve">- </w:t>
      </w:r>
      <w:r w:rsidR="006F071F" w:rsidRPr="00784B31">
        <w:rPr>
          <w:rFonts w:hint="cs"/>
          <w:rtl/>
        </w:rPr>
        <w:t>מדתני שמלה דמיוחדת דיש בה סימנין ותובעין</w:t>
      </w:r>
      <w:r>
        <w:rPr>
          <w:rFonts w:hint="cs"/>
          <w:rtl/>
        </w:rPr>
        <w:t>.</w:t>
      </w:r>
    </w:p>
    <w:p w14:paraId="7491B09F" w14:textId="77777777" w:rsidR="00A6533C" w:rsidRPr="00784B31" w:rsidRDefault="00A6533C" w:rsidP="00A6533C">
      <w:pPr>
        <w:pStyle w:val="aff9"/>
        <w:rPr>
          <w:rtl/>
        </w:rPr>
      </w:pPr>
      <w:r w:rsidRPr="00784B31">
        <w:rPr>
          <w:rtl/>
        </w:rPr>
        <w:t>***</w:t>
      </w:r>
    </w:p>
    <w:p w14:paraId="3AFF215D" w14:textId="600BE8C4" w:rsidR="00F707CE" w:rsidRPr="00F707CE" w:rsidRDefault="006F071F" w:rsidP="00AA2325">
      <w:pPr>
        <w:pStyle w:val="36"/>
        <w:framePr w:wrap="notBeside"/>
        <w:rPr>
          <w:rtl/>
        </w:rPr>
      </w:pPr>
      <w:r w:rsidRPr="00F707CE">
        <w:rPr>
          <w:rtl/>
        </w:rPr>
        <w:lastRenderedPageBreak/>
        <w:t>ת"ר</w:t>
      </w:r>
      <w:r w:rsidR="00ED4F3F" w:rsidRPr="00F707CE">
        <w:rPr>
          <w:rFonts w:hint="cs"/>
          <w:rtl/>
        </w:rPr>
        <w:t>: ת''ק</w:t>
      </w:r>
      <w:r w:rsidR="00F707CE" w:rsidRPr="00F707CE">
        <w:rPr>
          <w:rFonts w:hint="cs"/>
          <w:rtl/>
        </w:rPr>
        <w:t>:</w:t>
      </w:r>
    </w:p>
    <w:p w14:paraId="625B1ACE" w14:textId="339A2160" w:rsidR="006F071F" w:rsidRPr="00784B31" w:rsidRDefault="006F071F" w:rsidP="009B508D">
      <w:pPr>
        <w:rPr>
          <w:rtl/>
        </w:rPr>
      </w:pPr>
      <w:r w:rsidRPr="00AA2325">
        <w:rPr>
          <w:rStyle w:val="affff8"/>
          <w:rFonts w:hint="cs"/>
          <w:rtl/>
        </w:rPr>
        <w:t>'</w:t>
      </w:r>
      <w:r w:rsidRPr="00AA2325">
        <w:rPr>
          <w:rStyle w:val="affff8"/>
          <w:rtl/>
        </w:rPr>
        <w:t>אשר תאבד</w:t>
      </w:r>
      <w:r w:rsidRPr="00AA2325">
        <w:rPr>
          <w:rStyle w:val="affff8"/>
          <w:rFonts w:hint="cs"/>
          <w:rtl/>
        </w:rPr>
        <w:t>'</w:t>
      </w:r>
      <w:r w:rsidRPr="00784B31">
        <w:rPr>
          <w:rtl/>
        </w:rPr>
        <w:t xml:space="preserve"> - פרט לאבידה שאין בה שוה פרוטה.</w:t>
      </w:r>
    </w:p>
    <w:p w14:paraId="38F98A18" w14:textId="599E41A8" w:rsidR="00F707CE" w:rsidRPr="00F707CE" w:rsidRDefault="006F071F" w:rsidP="00AA2325">
      <w:pPr>
        <w:pStyle w:val="36"/>
        <w:framePr w:wrap="notBeside"/>
        <w:rPr>
          <w:rtl/>
        </w:rPr>
      </w:pPr>
      <w:r w:rsidRPr="00F707CE">
        <w:rPr>
          <w:rtl/>
        </w:rPr>
        <w:t>ר"</w:t>
      </w:r>
      <w:r w:rsidRPr="00F707CE">
        <w:rPr>
          <w:rFonts w:hint="cs"/>
          <w:rtl/>
        </w:rPr>
        <w:t>י</w:t>
      </w:r>
      <w:r w:rsidR="00F707CE" w:rsidRPr="00F707CE">
        <w:rPr>
          <w:rtl/>
        </w:rPr>
        <w:t>:</w:t>
      </w:r>
    </w:p>
    <w:p w14:paraId="5C202BA6" w14:textId="68AFBD2E" w:rsidR="006F071F" w:rsidRPr="00784B31" w:rsidRDefault="00ED4F3F" w:rsidP="009B508D">
      <w:pPr>
        <w:rPr>
          <w:rtl/>
        </w:rPr>
      </w:pPr>
      <w:r>
        <w:rPr>
          <w:rStyle w:val="affff8"/>
          <w:rFonts w:hint="cs"/>
          <w:rtl/>
        </w:rPr>
        <w:t>'</w:t>
      </w:r>
      <w:r w:rsidR="006F071F" w:rsidRPr="00ED4F3F">
        <w:rPr>
          <w:rStyle w:val="affff8"/>
          <w:rtl/>
        </w:rPr>
        <w:t>ומצאתה</w:t>
      </w:r>
      <w:r w:rsidR="006F071F" w:rsidRPr="00ED4F3F">
        <w:rPr>
          <w:rStyle w:val="affff8"/>
          <w:rFonts w:hint="cs"/>
          <w:rtl/>
        </w:rPr>
        <w:t>'</w:t>
      </w:r>
      <w:r w:rsidR="006F071F" w:rsidRPr="00784B31">
        <w:rPr>
          <w:rtl/>
        </w:rPr>
        <w:t xml:space="preserve"> - פרט לאבידה שאין בה שוה פרוטה.</w:t>
      </w:r>
    </w:p>
    <w:p w14:paraId="4B19A32D" w14:textId="0BC6BA4A" w:rsidR="00F707CE" w:rsidRPr="00F707CE" w:rsidRDefault="00ED4F3F" w:rsidP="00ED4F3F">
      <w:pPr>
        <w:pStyle w:val="36"/>
        <w:framePr w:wrap="notBeside"/>
        <w:rPr>
          <w:rtl/>
        </w:rPr>
      </w:pPr>
      <w:r w:rsidRPr="00F707CE">
        <w:rPr>
          <w:rFonts w:hint="cs"/>
          <w:rtl/>
        </w:rPr>
        <w:t>נפק''מ:</w:t>
      </w:r>
      <w:r w:rsidRPr="00F707CE">
        <w:rPr>
          <w:rtl/>
        </w:rPr>
        <w:t xml:space="preserve"> </w:t>
      </w:r>
      <w:r w:rsidR="00427B41" w:rsidRPr="00F707CE">
        <w:rPr>
          <w:rFonts w:hint="cs"/>
          <w:rtl/>
        </w:rPr>
        <w:t xml:space="preserve">א. </w:t>
      </w:r>
      <w:r w:rsidR="006F071F" w:rsidRPr="00F707CE">
        <w:rPr>
          <w:rtl/>
        </w:rPr>
        <w:t>אביי</w:t>
      </w:r>
      <w:r w:rsidR="00F707CE" w:rsidRPr="00F707CE">
        <w:rPr>
          <w:rtl/>
        </w:rPr>
        <w:t>:</w:t>
      </w:r>
    </w:p>
    <w:p w14:paraId="751DB1DB" w14:textId="58338246" w:rsidR="00A6533C" w:rsidRPr="00784B31" w:rsidRDefault="006F071F" w:rsidP="009B508D">
      <w:pPr>
        <w:rPr>
          <w:rtl/>
        </w:rPr>
      </w:pPr>
      <w:r w:rsidRPr="00784B31">
        <w:rPr>
          <w:rtl/>
        </w:rPr>
        <w:t>משמעות דורשין</w:t>
      </w:r>
    </w:p>
    <w:p w14:paraId="5C5F68EB" w14:textId="77777777" w:rsidR="00F707CE" w:rsidRPr="00F707CE" w:rsidRDefault="00740AA8" w:rsidP="00740AA8">
      <w:pPr>
        <w:pStyle w:val="36"/>
        <w:framePr w:wrap="notBeside"/>
        <w:rPr>
          <w:rtl/>
        </w:rPr>
      </w:pPr>
      <w:r w:rsidRPr="00F707CE">
        <w:rPr>
          <w:rFonts w:hint="cs"/>
          <w:rtl/>
        </w:rPr>
        <w:t>למ''ד</w:t>
      </w:r>
      <w:r w:rsidR="00F707CE" w:rsidRPr="00F707CE">
        <w:rPr>
          <w:rtl/>
        </w:rPr>
        <w:t>:</w:t>
      </w:r>
    </w:p>
    <w:p w14:paraId="3C3E2849" w14:textId="3195D6D5" w:rsidR="006F071F" w:rsidRPr="00784B31" w:rsidRDefault="00740AA8" w:rsidP="00FC23BB">
      <w:pPr>
        <w:rPr>
          <w:rtl/>
        </w:rPr>
      </w:pPr>
      <w:r>
        <w:rPr>
          <w:rStyle w:val="affff8"/>
          <w:rFonts w:hint="cs"/>
          <w:rtl/>
        </w:rPr>
        <w:t>מ</w:t>
      </w:r>
      <w:r w:rsidR="006F071F" w:rsidRPr="00740AA8">
        <w:rPr>
          <w:rStyle w:val="affff8"/>
          <w:rFonts w:hint="cs"/>
          <w:rtl/>
        </w:rPr>
        <w:t>'</w:t>
      </w:r>
      <w:r w:rsidR="006F071F" w:rsidRPr="00740AA8">
        <w:rPr>
          <w:rStyle w:val="affff8"/>
          <w:rtl/>
        </w:rPr>
        <w:t>אשר תאבד</w:t>
      </w:r>
      <w:r w:rsidR="006F071F" w:rsidRPr="00740AA8">
        <w:rPr>
          <w:rStyle w:val="affff8"/>
          <w:rFonts w:hint="cs"/>
          <w:rtl/>
        </w:rPr>
        <w:t>'</w:t>
      </w:r>
      <w:r w:rsidR="006F071F" w:rsidRPr="00784B31">
        <w:rPr>
          <w:rFonts w:hint="cs"/>
          <w:rtl/>
        </w:rPr>
        <w:t>.</w:t>
      </w:r>
      <w:r w:rsidR="006F071F" w:rsidRPr="00784B31">
        <w:rPr>
          <w:rtl/>
        </w:rPr>
        <w:t xml:space="preserve"> האי </w:t>
      </w:r>
      <w:r w:rsidR="006F071F" w:rsidRPr="00740AA8">
        <w:rPr>
          <w:rStyle w:val="affff8"/>
          <w:rFonts w:hint="cs"/>
          <w:rtl/>
        </w:rPr>
        <w:t>'</w:t>
      </w:r>
      <w:r w:rsidR="006F071F" w:rsidRPr="00740AA8">
        <w:rPr>
          <w:rStyle w:val="affff8"/>
          <w:rtl/>
        </w:rPr>
        <w:t>ומצאתה</w:t>
      </w:r>
      <w:r w:rsidR="006F071F" w:rsidRPr="00740AA8">
        <w:rPr>
          <w:rStyle w:val="affff8"/>
          <w:rFonts w:hint="cs"/>
          <w:rtl/>
        </w:rPr>
        <w:t>'</w:t>
      </w:r>
      <w:r w:rsidR="006F071F" w:rsidRPr="00784B31">
        <w:rPr>
          <w:rtl/>
        </w:rPr>
        <w:t xml:space="preserve"> </w:t>
      </w:r>
      <w:r w:rsidR="006F071F" w:rsidRPr="005E3761">
        <w:rPr>
          <w:rStyle w:val="affffc"/>
          <w:rFonts w:hint="cs"/>
          <w:rtl/>
        </w:rPr>
        <w:t>לכד</w:t>
      </w:r>
      <w:r w:rsidR="006F071F" w:rsidRPr="005E3761">
        <w:rPr>
          <w:rStyle w:val="affffc"/>
          <w:rtl/>
        </w:rPr>
        <w:t>רבנאי</w:t>
      </w:r>
      <w:r w:rsidR="006F071F" w:rsidRPr="005E3761">
        <w:rPr>
          <w:rStyle w:val="affffc"/>
          <w:rFonts w:hint="cs"/>
          <w:rtl/>
        </w:rPr>
        <w:t>:</w:t>
      </w:r>
      <w:r w:rsidR="006F071F" w:rsidRPr="00784B31">
        <w:rPr>
          <w:rtl/>
        </w:rPr>
        <w:t>- דאתאי לידיה משמע.</w:t>
      </w:r>
    </w:p>
    <w:p w14:paraId="2CEFBC39" w14:textId="77777777" w:rsidR="00F707CE" w:rsidRPr="00F707CE" w:rsidRDefault="00740AA8" w:rsidP="00740AA8">
      <w:pPr>
        <w:pStyle w:val="36"/>
        <w:framePr w:wrap="notBeside"/>
        <w:rPr>
          <w:rtl/>
        </w:rPr>
      </w:pPr>
      <w:r w:rsidRPr="00F707CE">
        <w:rPr>
          <w:rFonts w:hint="cs"/>
          <w:rtl/>
        </w:rPr>
        <w:t>למ''ד</w:t>
      </w:r>
      <w:r w:rsidR="00F707CE" w:rsidRPr="00F707CE">
        <w:rPr>
          <w:rtl/>
        </w:rPr>
        <w:t>:</w:t>
      </w:r>
    </w:p>
    <w:p w14:paraId="379C4B9E" w14:textId="5348DA68" w:rsidR="006F071F" w:rsidRPr="00784B31" w:rsidRDefault="006F071F" w:rsidP="009B508D">
      <w:pPr>
        <w:rPr>
          <w:rtl/>
        </w:rPr>
      </w:pPr>
      <w:r w:rsidRPr="00784B31">
        <w:rPr>
          <w:rtl/>
        </w:rPr>
        <w:t>מ</w:t>
      </w:r>
      <w:r w:rsidRPr="00740AA8">
        <w:rPr>
          <w:rStyle w:val="affff8"/>
          <w:rFonts w:hint="cs"/>
          <w:rtl/>
        </w:rPr>
        <w:t>'</w:t>
      </w:r>
      <w:r w:rsidRPr="00740AA8">
        <w:rPr>
          <w:rStyle w:val="affff8"/>
          <w:rtl/>
        </w:rPr>
        <w:t>ומצאתה</w:t>
      </w:r>
      <w:r w:rsidRPr="00740AA8">
        <w:rPr>
          <w:rStyle w:val="affff8"/>
          <w:rFonts w:hint="cs"/>
          <w:rtl/>
        </w:rPr>
        <w:t>'</w:t>
      </w:r>
      <w:r w:rsidRPr="00740AA8">
        <w:rPr>
          <w:rStyle w:val="affff8"/>
          <w:rtl/>
        </w:rPr>
        <w:t>,</w:t>
      </w:r>
      <w:r w:rsidRPr="00784B31">
        <w:rPr>
          <w:rtl/>
        </w:rPr>
        <w:t xml:space="preserve"> </w:t>
      </w:r>
      <w:r w:rsidRPr="00740AA8">
        <w:rPr>
          <w:rStyle w:val="affff8"/>
          <w:rtl/>
        </w:rPr>
        <w:t>אשר תאבד</w:t>
      </w:r>
      <w:r w:rsidR="00740AA8">
        <w:rPr>
          <w:rStyle w:val="affff8"/>
          <w:rFonts w:hint="cs"/>
          <w:rtl/>
        </w:rPr>
        <w:t xml:space="preserve"> ממנו</w:t>
      </w:r>
      <w:r w:rsidRPr="00740AA8">
        <w:rPr>
          <w:rStyle w:val="affff8"/>
          <w:rFonts w:hint="cs"/>
          <w:rtl/>
        </w:rPr>
        <w:t>'</w:t>
      </w:r>
      <w:r w:rsidRPr="00784B31">
        <w:rPr>
          <w:rFonts w:hint="cs"/>
          <w:rtl/>
        </w:rPr>
        <w:t xml:space="preserve"> </w:t>
      </w:r>
      <w:r w:rsidR="00740AA8" w:rsidRPr="005E3761">
        <w:rPr>
          <w:rStyle w:val="affffc"/>
          <w:rFonts w:hint="cs"/>
          <w:rtl/>
        </w:rPr>
        <w:t>לרשב</w:t>
      </w:r>
      <w:r w:rsidRPr="005E3761">
        <w:rPr>
          <w:rStyle w:val="affffc"/>
          <w:rtl/>
        </w:rPr>
        <w:t>"</w:t>
      </w:r>
      <w:r w:rsidRPr="005E3761">
        <w:rPr>
          <w:rStyle w:val="affffc"/>
          <w:rFonts w:hint="cs"/>
          <w:rtl/>
        </w:rPr>
        <w:t>י</w:t>
      </w:r>
      <w:r w:rsidRPr="005E3761">
        <w:rPr>
          <w:rStyle w:val="affffc"/>
          <w:rtl/>
        </w:rPr>
        <w:t>:</w:t>
      </w:r>
      <w:r w:rsidRPr="00784B31">
        <w:rPr>
          <w:rtl/>
        </w:rPr>
        <w:t xml:space="preserve"> </w:t>
      </w:r>
      <w:r w:rsidR="00740AA8" w:rsidRPr="00740AA8">
        <w:rPr>
          <w:rStyle w:val="affff8"/>
          <w:rFonts w:hint="cs"/>
          <w:rtl/>
        </w:rPr>
        <w:t>ממנו</w:t>
      </w:r>
      <w:r w:rsidR="00740AA8">
        <w:rPr>
          <w:rFonts w:hint="cs"/>
          <w:rtl/>
        </w:rPr>
        <w:t xml:space="preserve"> </w:t>
      </w:r>
      <w:r w:rsidRPr="00784B31">
        <w:rPr>
          <w:rFonts w:hint="cs"/>
          <w:rtl/>
        </w:rPr>
        <w:t>ד</w:t>
      </w:r>
      <w:r w:rsidRPr="00784B31">
        <w:rPr>
          <w:rtl/>
        </w:rPr>
        <w:t>יצתה זו שאבודה הימנו ואינה מצויה אצל כל אדם</w:t>
      </w:r>
      <w:r w:rsidRPr="00784B31">
        <w:rPr>
          <w:rFonts w:hint="cs"/>
          <w:rtl/>
        </w:rPr>
        <w:t xml:space="preserve"> </w:t>
      </w:r>
      <w:r w:rsidRPr="00740AA8">
        <w:rPr>
          <w:rStyle w:val="affffe"/>
          <w:rFonts w:hint="cs"/>
          <w:rtl/>
        </w:rPr>
        <w:t>[כשטפה נהר וכו']</w:t>
      </w:r>
      <w:r w:rsidRPr="00740AA8">
        <w:rPr>
          <w:rStyle w:val="affffe"/>
          <w:rtl/>
        </w:rPr>
        <w:t>.</w:t>
      </w:r>
    </w:p>
    <w:p w14:paraId="2492ACE7" w14:textId="77777777" w:rsidR="00F707CE" w:rsidRPr="00F707CE" w:rsidRDefault="006F071F" w:rsidP="00740AA8">
      <w:pPr>
        <w:pStyle w:val="36"/>
        <w:framePr w:wrap="notBeside"/>
        <w:rPr>
          <w:rtl/>
        </w:rPr>
      </w:pPr>
      <w:r w:rsidRPr="00F707CE">
        <w:rPr>
          <w:rtl/>
        </w:rPr>
        <w:t>ואידך</w:t>
      </w:r>
      <w:r w:rsidR="00F707CE" w:rsidRPr="00F707CE">
        <w:rPr>
          <w:rtl/>
        </w:rPr>
        <w:t>:</w:t>
      </w:r>
    </w:p>
    <w:p w14:paraId="020DB0BD" w14:textId="04149487" w:rsidR="006F071F" w:rsidRPr="00784B31" w:rsidRDefault="006F071F" w:rsidP="009B508D">
      <w:pPr>
        <w:rPr>
          <w:rtl/>
        </w:rPr>
      </w:pPr>
      <w:r w:rsidRPr="005E3761">
        <w:rPr>
          <w:rStyle w:val="affffc"/>
          <w:rtl/>
        </w:rPr>
        <w:t xml:space="preserve"> הא דרבנאי</w:t>
      </w:r>
      <w:r w:rsidRPr="00784B31">
        <w:rPr>
          <w:rtl/>
        </w:rPr>
        <w:t xml:space="preserve"> נפקא </w:t>
      </w:r>
      <w:r w:rsidRPr="009453BF">
        <w:rPr>
          <w:rStyle w:val="affff8"/>
          <w:rtl/>
        </w:rPr>
        <w:t>מ</w:t>
      </w:r>
      <w:r w:rsidRPr="009453BF">
        <w:rPr>
          <w:rStyle w:val="affff8"/>
          <w:rFonts w:hint="cs"/>
          <w:rtl/>
        </w:rPr>
        <w:t>'</w:t>
      </w:r>
      <w:r w:rsidRPr="009453BF">
        <w:rPr>
          <w:rStyle w:val="affff8"/>
          <w:rtl/>
        </w:rPr>
        <w:t>ומצאתה</w:t>
      </w:r>
      <w:r w:rsidRPr="009453BF">
        <w:rPr>
          <w:rStyle w:val="affff8"/>
          <w:rFonts w:hint="cs"/>
          <w:rtl/>
        </w:rPr>
        <w:t>'</w:t>
      </w:r>
      <w:r w:rsidRPr="009453BF">
        <w:rPr>
          <w:rStyle w:val="affff8"/>
          <w:rtl/>
        </w:rPr>
        <w:t>.</w:t>
      </w:r>
      <w:r w:rsidR="006E5982">
        <w:rPr>
          <w:rFonts w:hint="cs"/>
          <w:rtl/>
        </w:rPr>
        <w:t xml:space="preserve"> </w:t>
      </w:r>
      <w:r w:rsidR="006E5982" w:rsidRPr="005E3761">
        <w:rPr>
          <w:rStyle w:val="affffc"/>
          <w:rFonts w:hint="cs"/>
          <w:rtl/>
        </w:rPr>
        <w:t>ואידך</w:t>
      </w:r>
      <w:r w:rsidR="006E5982">
        <w:rPr>
          <w:rFonts w:hint="cs"/>
          <w:rtl/>
        </w:rPr>
        <w:t xml:space="preserve"> מ</w:t>
      </w:r>
      <w:r w:rsidR="006E5982" w:rsidRPr="006E5982">
        <w:rPr>
          <w:rStyle w:val="affff8"/>
          <w:rFonts w:hint="cs"/>
          <w:rtl/>
        </w:rPr>
        <w:t>ממנו</w:t>
      </w:r>
      <w:r w:rsidR="006E5982">
        <w:rPr>
          <w:rFonts w:hint="cs"/>
          <w:rtl/>
        </w:rPr>
        <w:t xml:space="preserve">, </w:t>
      </w:r>
      <w:r w:rsidR="006E5982" w:rsidRPr="005E3761">
        <w:rPr>
          <w:rStyle w:val="affffc"/>
          <w:rFonts w:hint="cs"/>
          <w:rtl/>
        </w:rPr>
        <w:t>ואידך</w:t>
      </w:r>
      <w:r w:rsidR="006E5982">
        <w:rPr>
          <w:rFonts w:hint="cs"/>
          <w:rtl/>
        </w:rPr>
        <w:t xml:space="preserve"> </w:t>
      </w:r>
      <w:r w:rsidR="006E5982" w:rsidRPr="006E5982">
        <w:rPr>
          <w:rStyle w:val="affff8"/>
          <w:rFonts w:hint="cs"/>
          <w:rtl/>
        </w:rPr>
        <w:t>ממנו</w:t>
      </w:r>
      <w:r w:rsidR="006E5982">
        <w:rPr>
          <w:rFonts w:hint="cs"/>
          <w:rtl/>
        </w:rPr>
        <w:t xml:space="preserve"> לא משמע</w:t>
      </w:r>
    </w:p>
    <w:p w14:paraId="5668E280" w14:textId="77777777" w:rsidR="00F707CE" w:rsidRPr="00F707CE" w:rsidRDefault="006F071F" w:rsidP="0086327E">
      <w:pPr>
        <w:pStyle w:val="36"/>
        <w:framePr w:wrap="notBeside"/>
        <w:rPr>
          <w:rtl/>
        </w:rPr>
      </w:pPr>
      <w:r w:rsidRPr="00F707CE">
        <w:rPr>
          <w:rtl/>
        </w:rPr>
        <w:t>ואידך</w:t>
      </w:r>
      <w:r w:rsidR="00F707CE" w:rsidRPr="00F707CE">
        <w:rPr>
          <w:rtl/>
        </w:rPr>
        <w:t>:</w:t>
      </w:r>
    </w:p>
    <w:p w14:paraId="6241E8F2" w14:textId="29FFD3B0" w:rsidR="006F071F" w:rsidRPr="00784B31" w:rsidRDefault="006F071F" w:rsidP="009B508D">
      <w:pPr>
        <w:rPr>
          <w:rtl/>
        </w:rPr>
      </w:pPr>
      <w:r w:rsidRPr="005E3761">
        <w:rPr>
          <w:rStyle w:val="affffc"/>
          <w:rtl/>
        </w:rPr>
        <w:t xml:space="preserve"> הא דרי"ו</w:t>
      </w:r>
      <w:r w:rsidRPr="00784B31">
        <w:rPr>
          <w:rtl/>
        </w:rPr>
        <w:t xml:space="preserve"> </w:t>
      </w:r>
      <w:r w:rsidRPr="005E3761">
        <w:rPr>
          <w:rStyle w:val="affffc"/>
          <w:rFonts w:hint="cs"/>
          <w:rtl/>
        </w:rPr>
        <w:t>'</w:t>
      </w:r>
      <w:r w:rsidRPr="005E3761">
        <w:rPr>
          <w:rStyle w:val="affffc"/>
          <w:rtl/>
        </w:rPr>
        <w:t>ממנו</w:t>
      </w:r>
      <w:r w:rsidRPr="005E3761">
        <w:rPr>
          <w:rStyle w:val="affffc"/>
          <w:rFonts w:hint="cs"/>
          <w:rtl/>
        </w:rPr>
        <w:t>'</w:t>
      </w:r>
      <w:r w:rsidRPr="00784B31">
        <w:rPr>
          <w:rtl/>
        </w:rPr>
        <w:t>.</w:t>
      </w:r>
      <w:r w:rsidRPr="00784B31">
        <w:rPr>
          <w:rFonts w:hint="cs"/>
          <w:rtl/>
        </w:rPr>
        <w:t xml:space="preserve">    </w:t>
      </w:r>
      <w:r w:rsidRPr="005E3761">
        <w:rPr>
          <w:rStyle w:val="affffc"/>
          <w:rtl/>
        </w:rPr>
        <w:t>- ואידך:</w:t>
      </w:r>
      <w:r w:rsidRPr="00784B31">
        <w:rPr>
          <w:rtl/>
        </w:rPr>
        <w:t xml:space="preserve"> </w:t>
      </w:r>
      <w:r w:rsidRPr="0086327E">
        <w:rPr>
          <w:rStyle w:val="affff8"/>
          <w:rtl/>
        </w:rPr>
        <w:t xml:space="preserve">ממנו </w:t>
      </w:r>
      <w:r w:rsidRPr="00784B31">
        <w:rPr>
          <w:rtl/>
        </w:rPr>
        <w:t>לא משמע ליה.</w:t>
      </w:r>
    </w:p>
    <w:p w14:paraId="1BEC779C" w14:textId="3782422E" w:rsidR="00F707CE" w:rsidRPr="00F707CE" w:rsidRDefault="00427B41" w:rsidP="00E83CC4">
      <w:pPr>
        <w:pStyle w:val="36"/>
        <w:framePr w:wrap="notBeside"/>
        <w:rPr>
          <w:rtl/>
        </w:rPr>
      </w:pPr>
      <w:r w:rsidRPr="00F707CE">
        <w:rPr>
          <w:rFonts w:hint="cs"/>
          <w:rtl/>
        </w:rPr>
        <w:t>נפק''מ ב. רבא</w:t>
      </w:r>
      <w:r w:rsidR="00F707CE" w:rsidRPr="00F707CE">
        <w:rPr>
          <w:rtl/>
        </w:rPr>
        <w:t>:</w:t>
      </w:r>
    </w:p>
    <w:p w14:paraId="15928527" w14:textId="10C620FE" w:rsidR="006F071F" w:rsidRPr="00784B31" w:rsidRDefault="006F071F" w:rsidP="009B508D">
      <w:pPr>
        <w:rPr>
          <w:rtl/>
        </w:rPr>
      </w:pPr>
      <w:r w:rsidRPr="00784B31">
        <w:rPr>
          <w:rtl/>
        </w:rPr>
        <w:t>פרוטה שהו</w:t>
      </w:r>
      <w:r w:rsidRPr="00784B31">
        <w:rPr>
          <w:rFonts w:hint="cs"/>
          <w:rtl/>
        </w:rPr>
        <w:t>קרה</w:t>
      </w:r>
      <w:r w:rsidRPr="00784B31">
        <w:rPr>
          <w:rtl/>
        </w:rPr>
        <w:t xml:space="preserve"> </w:t>
      </w:r>
      <w:r w:rsidRPr="00784B31">
        <w:rPr>
          <w:rFonts w:hint="cs"/>
          <w:rtl/>
        </w:rPr>
        <w:t xml:space="preserve">והוזלה וחזרה והוקרה </w:t>
      </w:r>
    </w:p>
    <w:p w14:paraId="1B373BA7" w14:textId="77777777" w:rsidR="00F707CE" w:rsidRPr="00F707CE" w:rsidRDefault="006F071F" w:rsidP="00427B41">
      <w:pPr>
        <w:pStyle w:val="36"/>
        <w:framePr w:wrap="notBeside"/>
        <w:rPr>
          <w:rtl/>
        </w:rPr>
      </w:pPr>
      <w:r w:rsidRPr="00F707CE">
        <w:rPr>
          <w:rtl/>
        </w:rPr>
        <w:t>מ"ד</w:t>
      </w:r>
      <w:r w:rsidR="00F707CE" w:rsidRPr="00F707CE">
        <w:rPr>
          <w:rtl/>
        </w:rPr>
        <w:t>:</w:t>
      </w:r>
    </w:p>
    <w:p w14:paraId="310AEF9A" w14:textId="59B54C26" w:rsidR="006F071F" w:rsidRPr="00784B31" w:rsidRDefault="006F071F" w:rsidP="009B508D">
      <w:pPr>
        <w:rPr>
          <w:rtl/>
        </w:rPr>
      </w:pPr>
      <w:r w:rsidRPr="00427B41">
        <w:rPr>
          <w:rStyle w:val="affff8"/>
          <w:rtl/>
        </w:rPr>
        <w:t>ומצאתה</w:t>
      </w:r>
      <w:r w:rsidRPr="00784B31">
        <w:rPr>
          <w:rtl/>
        </w:rPr>
        <w:t xml:space="preserve"> - בעינן שיעור מציאה משעת אבידה ועד שעת מציאה</w:t>
      </w:r>
    </w:p>
    <w:p w14:paraId="0B96B6E6" w14:textId="038A2CD9" w:rsidR="006F071F" w:rsidRPr="00784B31" w:rsidRDefault="006F071F" w:rsidP="00427B41">
      <w:pPr>
        <w:pStyle w:val="affffd"/>
        <w:rPr>
          <w:rtl/>
        </w:rPr>
      </w:pPr>
      <w:r w:rsidRPr="00784B31">
        <w:rPr>
          <w:rFonts w:hint="cs"/>
          <w:rtl/>
        </w:rPr>
        <w:t xml:space="preserve">[ולא רק הוזלה, </w:t>
      </w:r>
      <w:r w:rsidR="004B6352">
        <w:rPr>
          <w:rFonts w:hint="cs"/>
          <w:rtl/>
        </w:rPr>
        <w:t xml:space="preserve">שאז אין </w:t>
      </w:r>
      <w:r w:rsidRPr="00784B31">
        <w:rPr>
          <w:rFonts w:hint="cs"/>
          <w:rtl/>
        </w:rPr>
        <w:t xml:space="preserve">'ומצאתה'. ולא רק הוקרה </w:t>
      </w:r>
      <w:r w:rsidR="004B6352">
        <w:rPr>
          <w:rFonts w:hint="cs"/>
          <w:rtl/>
        </w:rPr>
        <w:t xml:space="preserve">שאז אין </w:t>
      </w:r>
      <w:r w:rsidRPr="00784B31">
        <w:rPr>
          <w:rFonts w:hint="cs"/>
          <w:rtl/>
        </w:rPr>
        <w:t>'אשר תאבד']</w:t>
      </w:r>
    </w:p>
    <w:p w14:paraId="37808A97" w14:textId="77777777" w:rsidR="00A6533C" w:rsidRPr="00784B31" w:rsidRDefault="00A6533C" w:rsidP="00B35C4B">
      <w:pPr>
        <w:pStyle w:val="aff9"/>
        <w:rPr>
          <w:rtl/>
        </w:rPr>
      </w:pPr>
      <w:r w:rsidRPr="00784B31">
        <w:rPr>
          <w:rtl/>
        </w:rPr>
        <w:t>***</w:t>
      </w:r>
    </w:p>
    <w:p w14:paraId="21ECC868" w14:textId="77777777" w:rsidR="00A6533C" w:rsidRPr="00784B31" w:rsidRDefault="006F071F" w:rsidP="00A6533C">
      <w:pPr>
        <w:pStyle w:val="affe"/>
        <w:framePr w:wrap="around"/>
        <w:rPr>
          <w:rtl/>
        </w:rPr>
      </w:pPr>
      <w:r w:rsidRPr="00784B31">
        <w:rPr>
          <w:rtl/>
        </w:rPr>
        <w:t>כז:</w:t>
      </w:r>
    </w:p>
    <w:p w14:paraId="3CF2EF3B" w14:textId="5CF7D11A" w:rsidR="00F707CE" w:rsidRPr="00F707CE" w:rsidRDefault="006F071F" w:rsidP="00B35C4B">
      <w:pPr>
        <w:pStyle w:val="36"/>
        <w:framePr w:wrap="notBeside"/>
        <w:rPr>
          <w:rtl/>
        </w:rPr>
      </w:pPr>
      <w:r w:rsidRPr="00F707CE">
        <w:rPr>
          <w:rtl/>
        </w:rPr>
        <w:t>איבעיא</w:t>
      </w:r>
      <w:r w:rsidR="00F707CE" w:rsidRPr="00F707CE">
        <w:rPr>
          <w:rtl/>
        </w:rPr>
        <w:t>:</w:t>
      </w:r>
    </w:p>
    <w:p w14:paraId="750DACC2" w14:textId="30F83416" w:rsidR="006F071F" w:rsidRPr="00784B31" w:rsidRDefault="006F071F" w:rsidP="00B35C4B">
      <w:pPr>
        <w:pStyle w:val="afffb"/>
        <w:spacing w:before="0"/>
        <w:jc w:val="both"/>
        <w:rPr>
          <w:rtl/>
        </w:rPr>
      </w:pPr>
      <w:ins w:id="9836" w:author="מספור קטעי משנה" w:date="2026-10-06T06:45:11Z">
        <w:r>
          <w:rPr>
            <w:rStyle w:val="MisparKeta"/>
          </w:rPr>
          <w:t xml:space="preserve">ד. </w:t>
        </w:r>
      </w:ins>
      <w:r w:rsidRPr="00784B31">
        <w:rPr>
          <w:rtl/>
        </w:rPr>
        <w:t xml:space="preserve">סימנין דאורייתא או דרבנן? </w:t>
      </w:r>
      <w:r w:rsidRPr="005E3761">
        <w:rPr>
          <w:rStyle w:val="affffc"/>
          <w:rFonts w:hint="cs"/>
          <w:rtl/>
        </w:rPr>
        <w:t>ונפק</w:t>
      </w:r>
      <w:r w:rsidRPr="005E3761">
        <w:rPr>
          <w:rStyle w:val="affffc"/>
          <w:rtl/>
        </w:rPr>
        <w:t>"</w:t>
      </w:r>
      <w:r w:rsidRPr="005E3761">
        <w:rPr>
          <w:rStyle w:val="affffc"/>
          <w:rFonts w:hint="cs"/>
          <w:rtl/>
        </w:rPr>
        <w:t>מ</w:t>
      </w:r>
      <w:r w:rsidRPr="00784B31">
        <w:rPr>
          <w:rtl/>
        </w:rPr>
        <w:t xml:space="preserve"> </w:t>
      </w:r>
      <w:r w:rsidR="004B6352">
        <w:rPr>
          <w:rFonts w:hint="cs"/>
          <w:rtl/>
        </w:rPr>
        <w:t xml:space="preserve">להחזיר </w:t>
      </w:r>
      <w:r w:rsidRPr="00784B31">
        <w:rPr>
          <w:rtl/>
        </w:rPr>
        <w:t>גט אשה בסימנים.</w:t>
      </w:r>
    </w:p>
    <w:p w14:paraId="28A98517" w14:textId="167BAEEF" w:rsidR="006F071F" w:rsidRPr="00784B31" w:rsidRDefault="006F071F" w:rsidP="00C00707">
      <w:pPr>
        <w:pStyle w:val="affffd"/>
        <w:rPr>
          <w:rtl/>
        </w:rPr>
      </w:pPr>
      <w:r w:rsidRPr="00784B31">
        <w:rPr>
          <w:rtl/>
        </w:rPr>
        <w:t xml:space="preserve">אי דאורייתא </w:t>
      </w:r>
      <w:r w:rsidR="00B35C4B">
        <w:rPr>
          <w:rtl/>
        </w:rPr>
        <w:t>–</w:t>
      </w:r>
      <w:r w:rsidRPr="00784B31">
        <w:rPr>
          <w:rtl/>
        </w:rPr>
        <w:t xml:space="preserve"> </w:t>
      </w:r>
      <w:r w:rsidR="00B35C4B">
        <w:rPr>
          <w:rFonts w:hint="cs"/>
          <w:rtl/>
        </w:rPr>
        <w:t>מחזירים</w:t>
      </w:r>
      <w:r w:rsidRPr="00784B31">
        <w:rPr>
          <w:rtl/>
        </w:rPr>
        <w:t xml:space="preserve">, ואי דרבנן, </w:t>
      </w:r>
      <w:r w:rsidR="00C00707">
        <w:rPr>
          <w:rFonts w:hint="cs"/>
          <w:rtl/>
        </w:rPr>
        <w:t xml:space="preserve">עשו רבנן תקנה בממון ולא באיסור. </w:t>
      </w:r>
    </w:p>
    <w:p w14:paraId="322FAEEE" w14:textId="503BF49F" w:rsidR="00F707CE" w:rsidRPr="00F707CE" w:rsidRDefault="006F071F" w:rsidP="00C00707">
      <w:pPr>
        <w:pStyle w:val="36"/>
        <w:framePr w:wrap="notBeside"/>
        <w:rPr>
          <w:rtl/>
        </w:rPr>
      </w:pPr>
      <w:r w:rsidRPr="00F707CE">
        <w:rPr>
          <w:rFonts w:hint="cs"/>
          <w:rtl/>
        </w:rPr>
        <w:t xml:space="preserve">א. </w:t>
      </w:r>
      <w:r w:rsidRPr="00F707CE">
        <w:rPr>
          <w:rtl/>
        </w:rPr>
        <w:t>ת"ש</w:t>
      </w:r>
      <w:r w:rsidR="00F707CE" w:rsidRPr="00F707CE">
        <w:rPr>
          <w:rtl/>
        </w:rPr>
        <w:t>:</w:t>
      </w:r>
    </w:p>
    <w:p w14:paraId="17D0C45D" w14:textId="4ED08FF6" w:rsidR="00A6533C" w:rsidRPr="00784B31" w:rsidRDefault="006F071F" w:rsidP="009B508D">
      <w:pPr>
        <w:rPr>
          <w:rtl/>
        </w:rPr>
      </w:pPr>
      <w:r w:rsidRPr="00C00707">
        <w:rPr>
          <w:rStyle w:val="affff8"/>
          <w:rFonts w:hint="cs"/>
          <w:rtl/>
        </w:rPr>
        <w:t>שמלה</w:t>
      </w:r>
      <w:r w:rsidRPr="00784B31">
        <w:rPr>
          <w:rFonts w:hint="cs"/>
          <w:rtl/>
        </w:rPr>
        <w:t xml:space="preserve"> </w:t>
      </w:r>
      <w:r w:rsidRPr="00784B31">
        <w:rPr>
          <w:rtl/>
        </w:rPr>
        <w:t xml:space="preserve">יצאת להקיש </w:t>
      </w:r>
      <w:r w:rsidR="00C00707">
        <w:rPr>
          <w:rFonts w:hint="cs"/>
          <w:rtl/>
        </w:rPr>
        <w:t xml:space="preserve">כל שיש </w:t>
      </w:r>
      <w:r w:rsidRPr="00784B31">
        <w:rPr>
          <w:rtl/>
        </w:rPr>
        <w:t>לה סימנין ותובעין חייב להכריז,</w:t>
      </w:r>
    </w:p>
    <w:p w14:paraId="17C9609A" w14:textId="73251A0D" w:rsidR="00F707CE" w:rsidRPr="00F707CE" w:rsidRDefault="00F707CE" w:rsidP="00C00707">
      <w:pPr>
        <w:pStyle w:val="36"/>
        <w:framePr w:wrap="notBeside"/>
        <w:rPr>
          <w:rtl/>
        </w:rPr>
      </w:pPr>
      <w:r w:rsidRPr="00F707CE">
        <w:rPr>
          <w:rFonts w:hint="cs"/>
          <w:rtl/>
        </w:rPr>
        <w:t>-</w:t>
      </w:r>
    </w:p>
    <w:p w14:paraId="27EBF75C" w14:textId="6A569CC7" w:rsidR="006F071F" w:rsidRPr="00784B31" w:rsidRDefault="006F071F" w:rsidP="009B508D">
      <w:pPr>
        <w:rPr>
          <w:rtl/>
        </w:rPr>
      </w:pPr>
      <w:r w:rsidRPr="00784B31">
        <w:rPr>
          <w:rFonts w:hint="cs"/>
          <w:rtl/>
        </w:rPr>
        <w:t>תובעין איצריכא ליה וס</w:t>
      </w:r>
      <w:r w:rsidRPr="00784B31">
        <w:rPr>
          <w:rtl/>
        </w:rPr>
        <w:t>ימנין כדי נסבא.</w:t>
      </w:r>
    </w:p>
    <w:p w14:paraId="416E9737" w14:textId="3794D008" w:rsidR="00F707CE" w:rsidRPr="00F707CE" w:rsidRDefault="006F071F" w:rsidP="00D10565">
      <w:pPr>
        <w:pStyle w:val="36"/>
        <w:framePr w:wrap="notBeside"/>
        <w:rPr>
          <w:rtl/>
        </w:rPr>
      </w:pPr>
      <w:r w:rsidRPr="00F707CE">
        <w:rPr>
          <w:rFonts w:hint="cs"/>
          <w:rtl/>
        </w:rPr>
        <w:t xml:space="preserve">ב. </w:t>
      </w:r>
      <w:r w:rsidRPr="00F707CE">
        <w:rPr>
          <w:rtl/>
        </w:rPr>
        <w:t>ת"ש</w:t>
      </w:r>
      <w:r w:rsidR="00F707CE" w:rsidRPr="00F707CE">
        <w:rPr>
          <w:rtl/>
        </w:rPr>
        <w:t>:</w:t>
      </w:r>
    </w:p>
    <w:p w14:paraId="227D44F0" w14:textId="238BB369" w:rsidR="006F071F" w:rsidRPr="00784B31" w:rsidRDefault="006F071F" w:rsidP="009B508D">
      <w:pPr>
        <w:rPr>
          <w:rtl/>
        </w:rPr>
      </w:pPr>
      <w:r w:rsidRPr="00784B31">
        <w:rPr>
          <w:rtl/>
        </w:rPr>
        <w:t xml:space="preserve">חמור בסימני אוכף! </w:t>
      </w:r>
      <w:r w:rsidRPr="005E3761">
        <w:rPr>
          <w:rStyle w:val="affffc"/>
          <w:rtl/>
        </w:rPr>
        <w:t>- אימא:</w:t>
      </w:r>
      <w:r w:rsidRPr="00784B31">
        <w:rPr>
          <w:rtl/>
        </w:rPr>
        <w:t xml:space="preserve"> בעדי אוכף.</w:t>
      </w:r>
    </w:p>
    <w:p w14:paraId="406A0127" w14:textId="358767AA" w:rsidR="00F707CE" w:rsidRPr="00F707CE" w:rsidRDefault="006F071F" w:rsidP="002D57D8">
      <w:pPr>
        <w:pStyle w:val="36"/>
        <w:framePr w:wrap="notBeside"/>
        <w:rPr>
          <w:rtl/>
        </w:rPr>
      </w:pPr>
      <w:r w:rsidRPr="00F707CE">
        <w:rPr>
          <w:rFonts w:hint="cs"/>
          <w:rtl/>
        </w:rPr>
        <w:t xml:space="preserve">ג. </w:t>
      </w:r>
      <w:r w:rsidRPr="00F707CE">
        <w:rPr>
          <w:rtl/>
        </w:rPr>
        <w:t>ת"ש</w:t>
      </w:r>
      <w:r w:rsidR="00F707CE" w:rsidRPr="00F707CE">
        <w:rPr>
          <w:rtl/>
        </w:rPr>
        <w:t>:</w:t>
      </w:r>
    </w:p>
    <w:p w14:paraId="02E03770" w14:textId="4AABEB2D" w:rsidR="006F071F" w:rsidRPr="00784B31" w:rsidRDefault="006F071F" w:rsidP="00042FD9">
      <w:pPr>
        <w:rPr>
          <w:rtl/>
        </w:rPr>
      </w:pPr>
      <w:r w:rsidRPr="00ED43D9">
        <w:rPr>
          <w:rStyle w:val="affff8"/>
          <w:rFonts w:hint="cs"/>
          <w:rtl/>
        </w:rPr>
        <w:t>'</w:t>
      </w:r>
      <w:r w:rsidRPr="00ED43D9">
        <w:rPr>
          <w:rStyle w:val="affff8"/>
          <w:rtl/>
        </w:rPr>
        <w:t>והיה עמך עד דרש אחיך אתו</w:t>
      </w:r>
      <w:r w:rsidRPr="00ED43D9">
        <w:rPr>
          <w:rStyle w:val="affff8"/>
          <w:rFonts w:hint="cs"/>
          <w:rtl/>
        </w:rPr>
        <w:t>'</w:t>
      </w:r>
      <w:r w:rsidRPr="00ED43D9">
        <w:rPr>
          <w:rStyle w:val="affff8"/>
          <w:rtl/>
        </w:rPr>
        <w:t>,</w:t>
      </w:r>
      <w:r w:rsidRPr="00784B31">
        <w:rPr>
          <w:rtl/>
        </w:rPr>
        <w:t xml:space="preserve"> דרשהו אם רמאי הוא או </w:t>
      </w:r>
      <w:r w:rsidR="00975F6E">
        <w:rPr>
          <w:rFonts w:hint="cs"/>
          <w:rtl/>
        </w:rPr>
        <w:t xml:space="preserve">לא </w:t>
      </w:r>
      <w:r w:rsidRPr="00784B31">
        <w:rPr>
          <w:rFonts w:hint="cs"/>
          <w:rtl/>
        </w:rPr>
        <w:t>ומאי לאו בסימנין</w:t>
      </w:r>
      <w:r w:rsidR="00042FD9">
        <w:rPr>
          <w:rFonts w:hint="cs"/>
          <w:rtl/>
        </w:rPr>
        <w:t xml:space="preserve">, - </w:t>
      </w:r>
      <w:r w:rsidRPr="005E3761">
        <w:rPr>
          <w:rStyle w:val="affffc"/>
          <w:rFonts w:hint="cs"/>
          <w:rtl/>
        </w:rPr>
        <w:t>דחי</w:t>
      </w:r>
      <w:r w:rsidR="009B1C98" w:rsidRPr="005E3761">
        <w:rPr>
          <w:rStyle w:val="affffc"/>
          <w:rFonts w:hint="cs"/>
          <w:rtl/>
        </w:rPr>
        <w:t>:</w:t>
      </w:r>
      <w:r w:rsidRPr="00784B31">
        <w:rPr>
          <w:rFonts w:hint="cs"/>
          <w:rtl/>
        </w:rPr>
        <w:t xml:space="preserve"> דדורשהו בעדים</w:t>
      </w:r>
      <w:r w:rsidRPr="00784B31">
        <w:rPr>
          <w:rtl/>
        </w:rPr>
        <w:t>.</w:t>
      </w:r>
    </w:p>
    <w:p w14:paraId="4BEB1505" w14:textId="77777777" w:rsidR="00F707CE" w:rsidRPr="00F707CE" w:rsidRDefault="006F071F" w:rsidP="00042FD9">
      <w:pPr>
        <w:pStyle w:val="36"/>
        <w:framePr w:wrap="notBeside"/>
        <w:rPr>
          <w:rtl/>
        </w:rPr>
      </w:pPr>
      <w:r w:rsidRPr="00F707CE">
        <w:rPr>
          <w:rFonts w:hint="cs"/>
          <w:rtl/>
        </w:rPr>
        <w:t>ד. ת</w:t>
      </w:r>
      <w:r w:rsidRPr="00F707CE">
        <w:rPr>
          <w:rtl/>
        </w:rPr>
        <w:t>"</w:t>
      </w:r>
      <w:r w:rsidRPr="00F707CE">
        <w:rPr>
          <w:rFonts w:hint="cs"/>
          <w:rtl/>
        </w:rPr>
        <w:t>ש</w:t>
      </w:r>
      <w:r w:rsidR="00F707CE" w:rsidRPr="00F707CE">
        <w:rPr>
          <w:rtl/>
        </w:rPr>
        <w:t>:</w:t>
      </w:r>
    </w:p>
    <w:p w14:paraId="6EBB865F" w14:textId="3DBB0CE9" w:rsidR="006F071F" w:rsidRPr="00784B31" w:rsidRDefault="006F071F" w:rsidP="009B508D">
      <w:pPr>
        <w:rPr>
          <w:rtl/>
        </w:rPr>
      </w:pPr>
      <w:r w:rsidRPr="00784B31">
        <w:rPr>
          <w:rtl/>
        </w:rPr>
        <w:t>אין מעידין אלא על פרצוף הפנים עם החוטם, א</w:t>
      </w:r>
      <w:r w:rsidRPr="00784B31">
        <w:rPr>
          <w:rFonts w:hint="cs"/>
          <w:rtl/>
        </w:rPr>
        <w:t>ע'</w:t>
      </w:r>
      <w:r w:rsidR="009B1C98">
        <w:rPr>
          <w:rFonts w:hint="cs"/>
          <w:rtl/>
        </w:rPr>
        <w:t>'</w:t>
      </w:r>
      <w:r w:rsidRPr="00784B31">
        <w:rPr>
          <w:rFonts w:hint="cs"/>
          <w:rtl/>
        </w:rPr>
        <w:t xml:space="preserve">פ </w:t>
      </w:r>
      <w:r w:rsidRPr="00784B31">
        <w:rPr>
          <w:rtl/>
        </w:rPr>
        <w:t>שיש סימנין בגופו ובכליו.</w:t>
      </w:r>
      <w:r w:rsidRPr="00784B31">
        <w:rPr>
          <w:rFonts w:hint="cs"/>
          <w:rtl/>
        </w:rPr>
        <w:t xml:space="preserve"> ש</w:t>
      </w:r>
      <w:r w:rsidRPr="00784B31">
        <w:rPr>
          <w:rtl/>
        </w:rPr>
        <w:t>"</w:t>
      </w:r>
      <w:r w:rsidRPr="00784B31">
        <w:rPr>
          <w:rFonts w:hint="cs"/>
          <w:rtl/>
        </w:rPr>
        <w:t>מ לאו דאורייתא</w:t>
      </w:r>
      <w:r w:rsidR="009B1C98">
        <w:rPr>
          <w:rFonts w:hint="cs"/>
          <w:rtl/>
        </w:rPr>
        <w:t>.</w:t>
      </w:r>
    </w:p>
    <w:p w14:paraId="48DB50F6" w14:textId="0AF489C3" w:rsidR="00F707CE" w:rsidRPr="00F707CE" w:rsidRDefault="006F071F" w:rsidP="0049756A">
      <w:pPr>
        <w:pStyle w:val="36"/>
        <w:framePr w:wrap="notBeside"/>
        <w:rPr>
          <w:rtl/>
        </w:rPr>
      </w:pPr>
      <w:r w:rsidRPr="00F707CE">
        <w:rPr>
          <w:rFonts w:hint="cs"/>
          <w:rtl/>
        </w:rPr>
        <w:t>-</w:t>
      </w:r>
      <w:r w:rsidR="002B4B76" w:rsidRPr="00F707CE">
        <w:rPr>
          <w:rFonts w:hint="cs"/>
          <w:rtl/>
        </w:rPr>
        <w:t xml:space="preserve"> </w:t>
      </w:r>
      <w:r w:rsidR="00AB6B81" w:rsidRPr="00F707CE">
        <w:rPr>
          <w:rFonts w:hint="cs"/>
          <w:rtl/>
        </w:rPr>
        <w:t>דחי' א</w:t>
      </w:r>
      <w:r w:rsidR="00F707CE" w:rsidRPr="00F707CE">
        <w:rPr>
          <w:rFonts w:hint="cs"/>
          <w:rtl/>
        </w:rPr>
        <w:t>.</w:t>
      </w:r>
    </w:p>
    <w:p w14:paraId="5A2B2DA8" w14:textId="14923A82" w:rsidR="006F071F" w:rsidRPr="00784B31" w:rsidRDefault="006F071F" w:rsidP="0049756A">
      <w:pPr>
        <w:rPr>
          <w:rtl/>
        </w:rPr>
      </w:pPr>
      <w:r w:rsidRPr="00784B31">
        <w:rPr>
          <w:rtl/>
        </w:rPr>
        <w:t xml:space="preserve">גופו </w:t>
      </w:r>
      <w:r w:rsidRPr="00784B31">
        <w:rPr>
          <w:rFonts w:hint="cs"/>
          <w:rtl/>
        </w:rPr>
        <w:t xml:space="preserve">- </w:t>
      </w:r>
      <w:r w:rsidRPr="00784B31">
        <w:rPr>
          <w:rtl/>
        </w:rPr>
        <w:t>דארוך וגוץ, כליו -דחיישינן לשאלה.</w:t>
      </w:r>
      <w:r w:rsidRPr="00784B31">
        <w:rPr>
          <w:rFonts w:hint="cs"/>
          <w:rtl/>
        </w:rPr>
        <w:t xml:space="preserve"> </w:t>
      </w:r>
      <w:r w:rsidRPr="002B4B76">
        <w:rPr>
          <w:rStyle w:val="affffe"/>
          <w:rFonts w:hint="cs"/>
          <w:rtl/>
        </w:rPr>
        <w:t>משא</w:t>
      </w:r>
      <w:r w:rsidRPr="002B4B76">
        <w:rPr>
          <w:rStyle w:val="affffe"/>
          <w:rtl/>
        </w:rPr>
        <w:t>"</w:t>
      </w:r>
      <w:r w:rsidRPr="002B4B76">
        <w:rPr>
          <w:rStyle w:val="affffe"/>
          <w:rFonts w:hint="cs"/>
          <w:rtl/>
        </w:rPr>
        <w:t>כ באוכף לא חוששים לשאלה דפוצע החמור</w:t>
      </w:r>
      <w:r w:rsidR="0049756A" w:rsidRPr="002B4B76">
        <w:rPr>
          <w:rStyle w:val="affffe"/>
          <w:rFonts w:hint="cs"/>
          <w:rtl/>
        </w:rPr>
        <w:t>,</w:t>
      </w:r>
      <w:r w:rsidR="0049756A">
        <w:rPr>
          <w:rFonts w:hint="cs"/>
          <w:rtl/>
        </w:rPr>
        <w:t xml:space="preserve"> </w:t>
      </w:r>
      <w:r w:rsidR="002B4B76" w:rsidRPr="005E3761">
        <w:rPr>
          <w:rStyle w:val="affffc"/>
          <w:rFonts w:hint="cs"/>
          <w:rtl/>
        </w:rPr>
        <w:t>ב.</w:t>
      </w:r>
      <w:r w:rsidRPr="00784B31">
        <w:rPr>
          <w:rtl/>
        </w:rPr>
        <w:t xml:space="preserve"> כליו בחיורי ובסומקי.</w:t>
      </w:r>
    </w:p>
    <w:p w14:paraId="2CBB007A" w14:textId="7E91D2B3" w:rsidR="00F707CE" w:rsidRPr="00F707CE" w:rsidRDefault="006F071F" w:rsidP="001B4D07">
      <w:pPr>
        <w:pStyle w:val="36"/>
        <w:framePr w:wrap="notBeside"/>
        <w:rPr>
          <w:rtl/>
        </w:rPr>
      </w:pPr>
      <w:r w:rsidRPr="00F707CE">
        <w:rPr>
          <w:rFonts w:hint="cs"/>
          <w:rtl/>
        </w:rPr>
        <w:t xml:space="preserve">והך </w:t>
      </w:r>
      <w:r w:rsidRPr="00F707CE">
        <w:rPr>
          <w:rtl/>
        </w:rPr>
        <w:t>דתניא</w:t>
      </w:r>
      <w:r w:rsidR="00F707CE" w:rsidRPr="00F707CE">
        <w:rPr>
          <w:rtl/>
        </w:rPr>
        <w:t>:</w:t>
      </w:r>
    </w:p>
    <w:p w14:paraId="12935B26" w14:textId="20BDCF00" w:rsidR="006F071F" w:rsidRPr="00784B31" w:rsidRDefault="006F071F" w:rsidP="0054470E">
      <w:pPr>
        <w:rPr>
          <w:rtl/>
        </w:rPr>
      </w:pPr>
      <w:r w:rsidRPr="00784B31">
        <w:rPr>
          <w:rtl/>
        </w:rPr>
        <w:t>מצאו קשור בכיס או בארנקי ובטבעת, או שמצאו בין כליו - אפילו לזמן מרובה כשר.</w:t>
      </w:r>
      <w:r w:rsidR="001B4D07">
        <w:rPr>
          <w:rFonts w:hint="cs"/>
          <w:rtl/>
        </w:rPr>
        <w:t xml:space="preserve"> </w:t>
      </w:r>
      <w:r w:rsidR="001B4D07" w:rsidRPr="005E3761">
        <w:rPr>
          <w:rStyle w:val="affffc"/>
          <w:rFonts w:hint="cs"/>
          <w:rtl/>
        </w:rPr>
        <w:t>שם לא חישי</w:t>
      </w:r>
      <w:r w:rsidR="001B4D07">
        <w:rPr>
          <w:rFonts w:hint="cs"/>
          <w:rtl/>
        </w:rPr>
        <w:t xml:space="preserve"> </w:t>
      </w:r>
      <w:r w:rsidR="00A65751">
        <w:rPr>
          <w:rFonts w:hint="cs"/>
          <w:rtl/>
        </w:rPr>
        <w:t>שישאיל</w:t>
      </w:r>
      <w:r w:rsidRPr="00784B31">
        <w:rPr>
          <w:rFonts w:hint="cs"/>
          <w:rtl/>
        </w:rPr>
        <w:t xml:space="preserve"> </w:t>
      </w:r>
      <w:r w:rsidRPr="00784B31">
        <w:rPr>
          <w:rtl/>
        </w:rPr>
        <w:t>כיס וארנקי</w:t>
      </w:r>
      <w:r w:rsidR="001B4D07">
        <w:rPr>
          <w:rFonts w:hint="cs"/>
          <w:rtl/>
        </w:rPr>
        <w:t xml:space="preserve"> </w:t>
      </w:r>
      <w:r w:rsidR="0079146B">
        <w:rPr>
          <w:rFonts w:hint="cs"/>
          <w:rtl/>
        </w:rPr>
        <w:t xml:space="preserve">שיסמן רע הוא, </w:t>
      </w:r>
      <w:r w:rsidRPr="00784B31">
        <w:rPr>
          <w:rtl/>
        </w:rPr>
        <w:t>וטבעת</w:t>
      </w:r>
      <w:r w:rsidR="00A65751">
        <w:rPr>
          <w:rFonts w:hint="cs"/>
          <w:rtl/>
        </w:rPr>
        <w:t xml:space="preserve"> </w:t>
      </w:r>
      <w:r w:rsidR="0054470E">
        <w:rPr>
          <w:rFonts w:hint="cs"/>
          <w:rtl/>
        </w:rPr>
        <w:t xml:space="preserve">- </w:t>
      </w:r>
      <w:r w:rsidR="00A65751">
        <w:rPr>
          <w:rFonts w:hint="cs"/>
          <w:rtl/>
        </w:rPr>
        <w:t>שיבוא לזייף</w:t>
      </w:r>
      <w:r w:rsidRPr="00784B31">
        <w:rPr>
          <w:rtl/>
        </w:rPr>
        <w:t>.</w:t>
      </w:r>
    </w:p>
    <w:p w14:paraId="41331CB9" w14:textId="50D28028" w:rsidR="00F707CE" w:rsidRPr="00F707CE" w:rsidRDefault="0054470E" w:rsidP="0054470E">
      <w:pPr>
        <w:pStyle w:val="36"/>
        <w:framePr w:wrap="notBeside"/>
        <w:rPr>
          <w:rtl/>
        </w:rPr>
      </w:pPr>
      <w:r w:rsidRPr="00F707CE">
        <w:rPr>
          <w:rFonts w:hint="cs"/>
          <w:rtl/>
        </w:rPr>
        <w:t xml:space="preserve">ה. </w:t>
      </w:r>
      <w:r w:rsidR="006F071F" w:rsidRPr="00F707CE">
        <w:rPr>
          <w:rtl/>
        </w:rPr>
        <w:t>לימא כתנאי</w:t>
      </w:r>
      <w:r w:rsidR="00F707CE" w:rsidRPr="00F707CE">
        <w:rPr>
          <w:rtl/>
        </w:rPr>
        <w:t>:</w:t>
      </w:r>
    </w:p>
    <w:p w14:paraId="3A1C70FC" w14:textId="1D0E1B1E" w:rsidR="006F071F" w:rsidRPr="00784B31" w:rsidRDefault="0054470E" w:rsidP="009B508D">
      <w:pPr>
        <w:rPr>
          <w:rtl/>
        </w:rPr>
      </w:pPr>
      <w:r w:rsidRPr="005E3761">
        <w:rPr>
          <w:rStyle w:val="affffc"/>
          <w:rFonts w:hint="cs"/>
          <w:rtl/>
        </w:rPr>
        <w:t>ת''ק</w:t>
      </w:r>
      <w:r>
        <w:rPr>
          <w:rFonts w:hint="cs"/>
          <w:rtl/>
        </w:rPr>
        <w:t xml:space="preserve"> א</w:t>
      </w:r>
      <w:r w:rsidR="006F071F" w:rsidRPr="00784B31">
        <w:rPr>
          <w:rtl/>
        </w:rPr>
        <w:t xml:space="preserve">ין מעידין על השומא, </w:t>
      </w:r>
      <w:r w:rsidR="006F071F" w:rsidRPr="005E3761">
        <w:rPr>
          <w:rStyle w:val="affffc"/>
          <w:rtl/>
        </w:rPr>
        <w:t>ואלעזר בן מהבאי</w:t>
      </w:r>
      <w:r w:rsidR="006F071F" w:rsidRPr="00784B31">
        <w:rPr>
          <w:rtl/>
        </w:rPr>
        <w:t>: מעידין על השומא.</w:t>
      </w:r>
    </w:p>
    <w:p w14:paraId="70274584" w14:textId="0B4A681A" w:rsidR="006F071F" w:rsidRPr="00784B31" w:rsidRDefault="0054470E" w:rsidP="0054470E">
      <w:pPr>
        <w:rPr>
          <w:rtl/>
        </w:rPr>
      </w:pPr>
      <w:r>
        <w:rPr>
          <w:rFonts w:hint="cs"/>
          <w:rtl/>
        </w:rPr>
        <w:t xml:space="preserve">ולכאו' נחלקו אם סימנין דאורייתא או דרבנן. </w:t>
      </w:r>
    </w:p>
    <w:p w14:paraId="4FE97B57" w14:textId="1952E794" w:rsidR="00F707CE" w:rsidRPr="00F707CE" w:rsidRDefault="0054470E" w:rsidP="0054470E">
      <w:pPr>
        <w:pStyle w:val="36"/>
        <w:framePr w:wrap="notBeside"/>
        <w:rPr>
          <w:rtl/>
        </w:rPr>
      </w:pPr>
      <w:r w:rsidRPr="00F707CE">
        <w:rPr>
          <w:rFonts w:hint="cs"/>
          <w:rtl/>
        </w:rPr>
        <w:t xml:space="preserve">- א. </w:t>
      </w:r>
      <w:r w:rsidR="006F071F" w:rsidRPr="00F707CE">
        <w:rPr>
          <w:rtl/>
        </w:rPr>
        <w:t>רבא</w:t>
      </w:r>
      <w:r w:rsidR="00B54057" w:rsidRPr="00F707CE">
        <w:rPr>
          <w:rFonts w:hint="cs"/>
          <w:rtl/>
        </w:rPr>
        <w:t>: נחלקו</w:t>
      </w:r>
      <w:r w:rsidR="00F707CE" w:rsidRPr="00F707CE">
        <w:rPr>
          <w:rtl/>
        </w:rPr>
        <w:t>:</w:t>
      </w:r>
    </w:p>
    <w:p w14:paraId="2DA2CE38" w14:textId="60E1C257" w:rsidR="006F071F" w:rsidRPr="00784B31" w:rsidRDefault="006F071F" w:rsidP="009B508D">
      <w:pPr>
        <w:rPr>
          <w:rtl/>
        </w:rPr>
      </w:pPr>
      <w:r w:rsidRPr="00784B31">
        <w:rPr>
          <w:rtl/>
        </w:rPr>
        <w:t xml:space="preserve">בשומא </w:t>
      </w:r>
      <w:r w:rsidRPr="00784B31">
        <w:rPr>
          <w:rFonts w:hint="cs"/>
          <w:rtl/>
        </w:rPr>
        <w:t xml:space="preserve">אי </w:t>
      </w:r>
      <w:r w:rsidRPr="00784B31">
        <w:rPr>
          <w:rtl/>
        </w:rPr>
        <w:t>מצויה בבן גיל</w:t>
      </w:r>
      <w:r w:rsidR="0054470E">
        <w:rPr>
          <w:rFonts w:hint="cs"/>
          <w:rtl/>
        </w:rPr>
        <w:t>ו</w:t>
      </w:r>
      <w:r w:rsidRPr="00784B31">
        <w:rPr>
          <w:rtl/>
        </w:rPr>
        <w:t>.</w:t>
      </w:r>
      <w:r w:rsidR="00B54057">
        <w:rPr>
          <w:rFonts w:hint="cs"/>
          <w:rtl/>
        </w:rPr>
        <w:t xml:space="preserve"> </w:t>
      </w:r>
      <w:r w:rsidR="00B54057" w:rsidRPr="00B54057">
        <w:rPr>
          <w:rStyle w:val="affffe"/>
          <w:rFonts w:hint="cs"/>
          <w:rtl/>
        </w:rPr>
        <w:t>ואפשר דלכו''ע סימנין דאורייתא</w:t>
      </w:r>
    </w:p>
    <w:p w14:paraId="2FD91FC2" w14:textId="1973F593" w:rsidR="00F707CE" w:rsidRPr="00F707CE" w:rsidRDefault="006F071F" w:rsidP="0054470E">
      <w:pPr>
        <w:pStyle w:val="36"/>
        <w:framePr w:wrap="notBeside"/>
        <w:rPr>
          <w:rtl/>
        </w:rPr>
      </w:pPr>
      <w:r w:rsidRPr="00F707CE">
        <w:rPr>
          <w:rFonts w:hint="cs"/>
          <w:rtl/>
        </w:rPr>
        <w:lastRenderedPageBreak/>
        <w:t>ב.</w:t>
      </w:r>
      <w:r w:rsidR="0054470E" w:rsidRPr="00F707CE">
        <w:rPr>
          <w:rFonts w:hint="cs"/>
          <w:rtl/>
        </w:rPr>
        <w:t xml:space="preserve"> נחלקו</w:t>
      </w:r>
      <w:r w:rsidR="00F707CE" w:rsidRPr="00F707CE">
        <w:rPr>
          <w:rFonts w:hint="cs"/>
          <w:rtl/>
        </w:rPr>
        <w:t>:</w:t>
      </w:r>
    </w:p>
    <w:p w14:paraId="59CDF829" w14:textId="4B2D9C7C" w:rsidR="006F071F" w:rsidRPr="0054470E" w:rsidRDefault="006F071F" w:rsidP="009B508D">
      <w:pPr>
        <w:rPr>
          <w:rStyle w:val="affffe"/>
        </w:rPr>
      </w:pPr>
      <w:r w:rsidRPr="00784B31">
        <w:rPr>
          <w:rtl/>
        </w:rPr>
        <w:t>בסימנין העשוין להשתנות לאחר מיתה</w:t>
      </w:r>
      <w:r w:rsidRPr="00784B31">
        <w:rPr>
          <w:rFonts w:hint="cs"/>
          <w:rtl/>
        </w:rPr>
        <w:t>.</w:t>
      </w:r>
      <w:r w:rsidR="0054470E">
        <w:rPr>
          <w:rFonts w:hint="cs"/>
          <w:rtl/>
        </w:rPr>
        <w:t xml:space="preserve"> </w:t>
      </w:r>
      <w:r w:rsidR="0054470E" w:rsidRPr="0054470E">
        <w:rPr>
          <w:rStyle w:val="affffe"/>
          <w:rFonts w:hint="cs"/>
          <w:rtl/>
        </w:rPr>
        <w:t>ולכו''ע אין מ</w:t>
      </w:r>
      <w:r w:rsidR="0054470E">
        <w:rPr>
          <w:rStyle w:val="affffe"/>
          <w:rFonts w:hint="cs"/>
          <w:rtl/>
        </w:rPr>
        <w:t>צ</w:t>
      </w:r>
      <w:r w:rsidR="0054470E" w:rsidRPr="0054470E">
        <w:rPr>
          <w:rStyle w:val="affffe"/>
          <w:rFonts w:hint="cs"/>
          <w:rtl/>
        </w:rPr>
        <w:t>ויה בבן גילו</w:t>
      </w:r>
    </w:p>
    <w:p w14:paraId="2E622300" w14:textId="77777777" w:rsidR="00F707CE" w:rsidRPr="00F707CE" w:rsidRDefault="006F071F" w:rsidP="0054470E">
      <w:pPr>
        <w:pStyle w:val="36"/>
        <w:framePr w:wrap="notBeside"/>
        <w:rPr>
          <w:rtl/>
        </w:rPr>
      </w:pPr>
      <w:r w:rsidRPr="00F707CE">
        <w:rPr>
          <w:rFonts w:hint="cs"/>
          <w:rtl/>
        </w:rPr>
        <w:t xml:space="preserve">ג. </w:t>
      </w:r>
      <w:r w:rsidR="00B54057" w:rsidRPr="00F707CE">
        <w:rPr>
          <w:rFonts w:hint="cs"/>
          <w:rtl/>
        </w:rPr>
        <w:t>נחלקו</w:t>
      </w:r>
      <w:r w:rsidR="00F707CE" w:rsidRPr="00F707CE">
        <w:rPr>
          <w:rtl/>
        </w:rPr>
        <w:t>:</w:t>
      </w:r>
    </w:p>
    <w:p w14:paraId="5CBB65AB" w14:textId="37A41FBB" w:rsidR="006F071F" w:rsidRPr="00784B31" w:rsidRDefault="006F071F" w:rsidP="00B54057">
      <w:pPr>
        <w:spacing w:after="60"/>
      </w:pPr>
      <w:r w:rsidRPr="00784B31">
        <w:rPr>
          <w:rFonts w:hint="cs"/>
          <w:rtl/>
        </w:rPr>
        <w:t>אי שומא סימן מובהק הוא</w:t>
      </w:r>
      <w:r w:rsidR="00B54057">
        <w:rPr>
          <w:rFonts w:hint="cs"/>
          <w:rtl/>
        </w:rPr>
        <w:t xml:space="preserve"> </w:t>
      </w:r>
      <w:r w:rsidR="00B54057" w:rsidRPr="00B54057">
        <w:rPr>
          <w:rStyle w:val="affffe"/>
          <w:rFonts w:hint="cs"/>
          <w:rtl/>
        </w:rPr>
        <w:t>ו</w:t>
      </w:r>
      <w:r w:rsidR="00B54057">
        <w:rPr>
          <w:rStyle w:val="affffe"/>
          <w:rFonts w:hint="cs"/>
          <w:rtl/>
        </w:rPr>
        <w:t>אפשר ד</w:t>
      </w:r>
      <w:r w:rsidR="00B54057" w:rsidRPr="00B54057">
        <w:rPr>
          <w:rStyle w:val="affffe"/>
          <w:rFonts w:hint="cs"/>
          <w:rtl/>
        </w:rPr>
        <w:t>לכו''ע סימנין דרבנן</w:t>
      </w:r>
      <w:r w:rsidR="00B54057">
        <w:rPr>
          <w:rStyle w:val="affffe"/>
          <w:rFonts w:hint="cs"/>
          <w:rtl/>
        </w:rPr>
        <w:t>.</w:t>
      </w:r>
    </w:p>
    <w:p w14:paraId="4F1B4602" w14:textId="15DE0046" w:rsidR="00F707CE" w:rsidRPr="00F707CE" w:rsidRDefault="006F071F" w:rsidP="00B54057">
      <w:pPr>
        <w:pStyle w:val="36"/>
        <w:framePr w:wrap="notBeside"/>
        <w:rPr>
          <w:rtl/>
        </w:rPr>
      </w:pPr>
      <w:r w:rsidRPr="00F707CE">
        <w:rPr>
          <w:rtl/>
        </w:rPr>
        <w:t>רבא</w:t>
      </w:r>
      <w:r w:rsidR="00F707CE" w:rsidRPr="00F707CE">
        <w:rPr>
          <w:rtl/>
        </w:rPr>
        <w:t>:</w:t>
      </w:r>
    </w:p>
    <w:p w14:paraId="7FF02AD2" w14:textId="05E57738" w:rsidR="00A6533C" w:rsidRPr="00784B31" w:rsidRDefault="00B54057" w:rsidP="00041176">
      <w:pPr>
        <w:rPr>
          <w:rtl/>
        </w:rPr>
      </w:pPr>
      <w:r>
        <w:rPr>
          <w:rFonts w:hint="cs"/>
          <w:rtl/>
        </w:rPr>
        <w:t xml:space="preserve">אם </w:t>
      </w:r>
      <w:r w:rsidR="006F071F" w:rsidRPr="00784B31">
        <w:rPr>
          <w:rtl/>
        </w:rPr>
        <w:t xml:space="preserve">סימנין </w:t>
      </w:r>
      <w:r>
        <w:rPr>
          <w:rFonts w:hint="cs"/>
          <w:rtl/>
        </w:rPr>
        <w:t xml:space="preserve">אינן </w:t>
      </w:r>
      <w:r w:rsidR="006F071F" w:rsidRPr="00784B31">
        <w:rPr>
          <w:rtl/>
        </w:rPr>
        <w:t xml:space="preserve">דאורייתא </w:t>
      </w:r>
      <w:r w:rsidR="006F071F" w:rsidRPr="00784B31">
        <w:rPr>
          <w:rFonts w:hint="cs"/>
          <w:rtl/>
        </w:rPr>
        <w:t>איך מחזירים אבידה בסימנין</w:t>
      </w:r>
      <w:r w:rsidR="00041176">
        <w:rPr>
          <w:rFonts w:hint="cs"/>
          <w:rtl/>
        </w:rPr>
        <w:t xml:space="preserve"> אלא שנח </w:t>
      </w:r>
      <w:r w:rsidR="006F071F" w:rsidRPr="00784B31">
        <w:rPr>
          <w:rtl/>
        </w:rPr>
        <w:t xml:space="preserve">למוצא אבידה </w:t>
      </w:r>
      <w:r w:rsidR="007A40D2">
        <w:rPr>
          <w:rFonts w:hint="cs"/>
          <w:rtl/>
        </w:rPr>
        <w:t xml:space="preserve">שיחזירו </w:t>
      </w:r>
      <w:r w:rsidR="006F071F" w:rsidRPr="00784B31">
        <w:rPr>
          <w:rtl/>
        </w:rPr>
        <w:t xml:space="preserve">בסימנין, </w:t>
      </w:r>
      <w:r w:rsidR="004B66E6">
        <w:rPr>
          <w:rFonts w:hint="cs"/>
          <w:rtl/>
        </w:rPr>
        <w:t xml:space="preserve">כדי </w:t>
      </w:r>
      <w:r w:rsidR="006F071F" w:rsidRPr="00784B31">
        <w:rPr>
          <w:rFonts w:hint="cs"/>
          <w:rtl/>
        </w:rPr>
        <w:t>שאם הוא יאבד יחזירו לו בס</w:t>
      </w:r>
      <w:r w:rsidR="004B66E6">
        <w:rPr>
          <w:rFonts w:hint="cs"/>
          <w:rtl/>
        </w:rPr>
        <w:t>ימנין</w:t>
      </w:r>
    </w:p>
    <w:p w14:paraId="5A12E274" w14:textId="75B39E52" w:rsidR="00F707CE" w:rsidRPr="00F707CE" w:rsidRDefault="00B54057" w:rsidP="00B54057">
      <w:pPr>
        <w:pStyle w:val="36"/>
        <w:framePr w:wrap="notBeside"/>
        <w:rPr>
          <w:rtl/>
        </w:rPr>
      </w:pPr>
      <w:r w:rsidRPr="00F707CE">
        <w:rPr>
          <w:rFonts w:hint="cs"/>
          <w:rtl/>
        </w:rPr>
        <w:t xml:space="preserve">- </w:t>
      </w:r>
      <w:r w:rsidR="006F071F" w:rsidRPr="00F707CE">
        <w:rPr>
          <w:rtl/>
        </w:rPr>
        <w:t>ר"</w:t>
      </w:r>
      <w:r w:rsidR="006F071F" w:rsidRPr="00F707CE">
        <w:rPr>
          <w:rFonts w:hint="cs"/>
          <w:rtl/>
        </w:rPr>
        <w:t>ס</w:t>
      </w:r>
      <w:r w:rsidR="006F071F" w:rsidRPr="00F707CE">
        <w:rPr>
          <w:rtl/>
        </w:rPr>
        <w:t xml:space="preserve"> לרבא</w:t>
      </w:r>
      <w:r w:rsidR="00F707CE" w:rsidRPr="00F707CE">
        <w:rPr>
          <w:rtl/>
        </w:rPr>
        <w:t>:</w:t>
      </w:r>
    </w:p>
    <w:p w14:paraId="01737713" w14:textId="64598A13" w:rsidR="006F071F" w:rsidRPr="00784B31" w:rsidRDefault="006F071F" w:rsidP="00041C60">
      <w:pPr>
        <w:rPr>
          <w:rtl/>
        </w:rPr>
      </w:pPr>
      <w:r w:rsidRPr="00041C60">
        <w:rPr>
          <w:spacing w:val="-6"/>
          <w:rtl/>
        </w:rPr>
        <w:t xml:space="preserve">וכי אדם עושה טובה לעצמו בממון שאינו שלו? </w:t>
      </w:r>
      <w:r w:rsidRPr="005E3761">
        <w:rPr>
          <w:rStyle w:val="affffc"/>
          <w:spacing w:val="-6"/>
          <w:rtl/>
        </w:rPr>
        <w:t>אלא:</w:t>
      </w:r>
      <w:r w:rsidRPr="00041C60">
        <w:rPr>
          <w:spacing w:val="-6"/>
          <w:rtl/>
        </w:rPr>
        <w:t xml:space="preserve"> </w:t>
      </w:r>
      <w:r w:rsidR="00041C60" w:rsidRPr="00041C60">
        <w:rPr>
          <w:rFonts w:hint="cs"/>
          <w:spacing w:val="-6"/>
          <w:rtl/>
        </w:rPr>
        <w:t>שיודע המאבד</w:t>
      </w:r>
      <w:r w:rsidR="00041C60">
        <w:rPr>
          <w:rFonts w:hint="cs"/>
          <w:rtl/>
        </w:rPr>
        <w:t xml:space="preserve"> שאין עדים ונח</w:t>
      </w:r>
      <w:r w:rsidRPr="00784B31">
        <w:rPr>
          <w:rtl/>
        </w:rPr>
        <w:t xml:space="preserve"> </w:t>
      </w:r>
      <w:r w:rsidR="00041C60">
        <w:rPr>
          <w:rFonts w:hint="cs"/>
          <w:rtl/>
        </w:rPr>
        <w:t xml:space="preserve">לו </w:t>
      </w:r>
      <w:r w:rsidRPr="00784B31">
        <w:rPr>
          <w:rtl/>
        </w:rPr>
        <w:t>ל</w:t>
      </w:r>
      <w:r w:rsidRPr="00784B31">
        <w:rPr>
          <w:rFonts w:hint="cs"/>
          <w:rtl/>
        </w:rPr>
        <w:t>תת</w:t>
      </w:r>
      <w:r w:rsidRPr="00784B31">
        <w:rPr>
          <w:rtl/>
        </w:rPr>
        <w:t xml:space="preserve"> סימנין </w:t>
      </w:r>
      <w:r w:rsidR="004B66E6">
        <w:rPr>
          <w:rFonts w:hint="cs"/>
          <w:rtl/>
        </w:rPr>
        <w:t xml:space="preserve">מובהקין </w:t>
      </w:r>
      <w:r w:rsidR="00041C60">
        <w:rPr>
          <w:rFonts w:hint="cs"/>
          <w:rtl/>
        </w:rPr>
        <w:t xml:space="preserve">שאחרים לא יודעים, </w:t>
      </w:r>
    </w:p>
    <w:p w14:paraId="39C58E0C" w14:textId="19E2F7A3" w:rsidR="00F707CE" w:rsidRPr="00F707CE" w:rsidRDefault="006F071F" w:rsidP="00041C60">
      <w:pPr>
        <w:pStyle w:val="36"/>
        <w:framePr w:wrap="notBeside"/>
        <w:rPr>
          <w:rtl/>
        </w:rPr>
      </w:pPr>
      <w:r w:rsidRPr="00F707CE">
        <w:rPr>
          <w:rFonts w:hint="cs"/>
          <w:rtl/>
        </w:rPr>
        <w:t>והך דרשב</w:t>
      </w:r>
      <w:r w:rsidRPr="00F707CE">
        <w:rPr>
          <w:rtl/>
        </w:rPr>
        <w:t>"</w:t>
      </w:r>
      <w:r w:rsidRPr="00F707CE">
        <w:rPr>
          <w:rFonts w:hint="cs"/>
          <w:rtl/>
        </w:rPr>
        <w:t>ג</w:t>
      </w:r>
      <w:r w:rsidR="00F707CE" w:rsidRPr="00F707CE">
        <w:rPr>
          <w:rtl/>
        </w:rPr>
        <w:t>:</w:t>
      </w:r>
    </w:p>
    <w:p w14:paraId="674C6598" w14:textId="21865708" w:rsidR="006F071F" w:rsidRPr="00784B31" w:rsidRDefault="006F071F" w:rsidP="00875E97">
      <w:pPr>
        <w:rPr>
          <w:rtl/>
        </w:rPr>
      </w:pPr>
      <w:r w:rsidRPr="00784B31">
        <w:rPr>
          <w:rFonts w:hint="cs"/>
          <w:rtl/>
        </w:rPr>
        <w:t>ד</w:t>
      </w:r>
      <w:r w:rsidRPr="00784B31">
        <w:rPr>
          <w:rtl/>
        </w:rPr>
        <w:t>אחד הלוה משלשה יחזיר ללוה, שלשה שלוו מן האחד יחזיר למלוה,</w:t>
      </w:r>
      <w:r w:rsidR="007F4395">
        <w:rPr>
          <w:rFonts w:hint="cs"/>
          <w:rtl/>
        </w:rPr>
        <w:t>-</w:t>
      </w:r>
      <w:r w:rsidRPr="00784B31">
        <w:rPr>
          <w:rFonts w:hint="cs"/>
          <w:rtl/>
        </w:rPr>
        <w:t xml:space="preserve"> </w:t>
      </w:r>
      <w:r w:rsidRPr="00784B31">
        <w:rPr>
          <w:rtl/>
        </w:rPr>
        <w:t xml:space="preserve">סברא הוא </w:t>
      </w:r>
      <w:r w:rsidRPr="00784B31">
        <w:rPr>
          <w:rFonts w:hint="cs"/>
          <w:rtl/>
        </w:rPr>
        <w:t>דבל</w:t>
      </w:r>
      <w:r w:rsidRPr="00784B31">
        <w:rPr>
          <w:rtl/>
        </w:rPr>
        <w:t xml:space="preserve">וה משלשה יחזיר ללוה </w:t>
      </w:r>
      <w:r w:rsidR="00EE025B">
        <w:rPr>
          <w:rFonts w:hint="cs"/>
          <w:rtl/>
        </w:rPr>
        <w:t xml:space="preserve">שאמורים להיות אצל הלווה וממנו נפלו </w:t>
      </w:r>
    </w:p>
    <w:p w14:paraId="78E26948" w14:textId="21CD9ED4" w:rsidR="006F071F" w:rsidRPr="00784B31" w:rsidRDefault="00875E97" w:rsidP="00EE025B">
      <w:pPr>
        <w:rPr>
          <w:rtl/>
        </w:rPr>
      </w:pPr>
      <w:r>
        <w:rPr>
          <w:rFonts w:hint="cs"/>
          <w:rtl/>
        </w:rPr>
        <w:t>וכן</w:t>
      </w:r>
      <w:r w:rsidR="00EE025B">
        <w:rPr>
          <w:rFonts w:hint="cs"/>
          <w:rtl/>
        </w:rPr>
        <w:t xml:space="preserve"> ג' </w:t>
      </w:r>
      <w:r w:rsidR="006F071F" w:rsidRPr="00784B31">
        <w:rPr>
          <w:rtl/>
        </w:rPr>
        <w:t xml:space="preserve">שלוו מאחד יחזיר למלוה </w:t>
      </w:r>
      <w:r w:rsidR="00EE025B">
        <w:rPr>
          <w:rFonts w:hint="cs"/>
          <w:rtl/>
        </w:rPr>
        <w:t xml:space="preserve">שאמורים להיות אצל המלוה </w:t>
      </w:r>
    </w:p>
    <w:p w14:paraId="41066457" w14:textId="2809BA6E" w:rsidR="00F707CE" w:rsidRPr="00F707CE" w:rsidRDefault="006F071F" w:rsidP="00875E97">
      <w:pPr>
        <w:pStyle w:val="36"/>
        <w:framePr w:wrap="notBeside"/>
        <w:rPr>
          <w:rtl/>
        </w:rPr>
      </w:pPr>
      <w:r w:rsidRPr="00F707CE">
        <w:rPr>
          <w:rFonts w:hint="cs"/>
          <w:rtl/>
        </w:rPr>
        <w:t>ו</w:t>
      </w:r>
      <w:r w:rsidR="00AE691D" w:rsidRPr="00F707CE">
        <w:rPr>
          <w:rFonts w:hint="cs"/>
          <w:rtl/>
        </w:rPr>
        <w:t>הקשה רבא</w:t>
      </w:r>
      <w:r w:rsidRPr="00F707CE">
        <w:rPr>
          <w:rFonts w:hint="cs"/>
          <w:rtl/>
        </w:rPr>
        <w:t xml:space="preserve"> </w:t>
      </w:r>
      <w:r w:rsidRPr="00F707CE">
        <w:rPr>
          <w:rtl/>
        </w:rPr>
        <w:t>דתנן</w:t>
      </w:r>
      <w:r w:rsidR="00F707CE" w:rsidRPr="00F707CE">
        <w:rPr>
          <w:rtl/>
        </w:rPr>
        <w:t>:</w:t>
      </w:r>
    </w:p>
    <w:p w14:paraId="3AA9F174" w14:textId="6AE7286A" w:rsidR="00A6533C" w:rsidRPr="00784B31" w:rsidRDefault="006F071F" w:rsidP="00EE025B">
      <w:pPr>
        <w:rPr>
          <w:rtl/>
        </w:rPr>
      </w:pPr>
      <w:r w:rsidRPr="00784B31">
        <w:rPr>
          <w:rtl/>
        </w:rPr>
        <w:t>מצא תכריך או אגודה של שטרות יחזיר, ה</w:t>
      </w:r>
      <w:r w:rsidRPr="00784B31">
        <w:rPr>
          <w:rFonts w:hint="cs"/>
          <w:rtl/>
        </w:rPr>
        <w:t>"נ</w:t>
      </w:r>
      <w:r w:rsidRPr="00784B31">
        <w:rPr>
          <w:rtl/>
        </w:rPr>
        <w:t xml:space="preserve"> </w:t>
      </w:r>
      <w:r w:rsidR="00875E97">
        <w:rPr>
          <w:rFonts w:hint="cs"/>
          <w:rtl/>
        </w:rPr>
        <w:t xml:space="preserve">שנח </w:t>
      </w:r>
      <w:r w:rsidRPr="00784B31">
        <w:rPr>
          <w:rtl/>
        </w:rPr>
        <w:t xml:space="preserve">ללוה </w:t>
      </w:r>
      <w:r w:rsidR="003F67D3">
        <w:rPr>
          <w:rFonts w:hint="cs"/>
          <w:rtl/>
        </w:rPr>
        <w:t xml:space="preserve">להחזיר </w:t>
      </w:r>
      <w:r w:rsidRPr="00784B31">
        <w:rPr>
          <w:rtl/>
        </w:rPr>
        <w:t>למלוה?</w:t>
      </w:r>
    </w:p>
    <w:p w14:paraId="2F154ACF" w14:textId="30EB31BA" w:rsidR="00F707CE" w:rsidRPr="00F707CE" w:rsidRDefault="006F071F" w:rsidP="003F67D3">
      <w:pPr>
        <w:pStyle w:val="36"/>
        <w:framePr w:wrap="notBeside"/>
        <w:rPr>
          <w:rtl/>
        </w:rPr>
      </w:pPr>
      <w:r w:rsidRPr="00F707CE">
        <w:rPr>
          <w:rtl/>
        </w:rPr>
        <w:t>אלא אמר רבא</w:t>
      </w:r>
      <w:r w:rsidR="00F707CE" w:rsidRPr="00F707CE">
        <w:rPr>
          <w:rtl/>
        </w:rPr>
        <w:t>:</w:t>
      </w:r>
    </w:p>
    <w:p w14:paraId="577AACC0" w14:textId="2D4444EF" w:rsidR="006F071F" w:rsidRPr="00784B31" w:rsidRDefault="006F071F" w:rsidP="003F67D3">
      <w:pPr>
        <w:rPr>
          <w:rtl/>
        </w:rPr>
      </w:pPr>
      <w:r w:rsidRPr="00784B31">
        <w:rPr>
          <w:rtl/>
        </w:rPr>
        <w:t xml:space="preserve">סימנין דאורייתא, </w:t>
      </w:r>
      <w:r w:rsidRPr="003F67D3">
        <w:rPr>
          <w:rStyle w:val="affff8"/>
          <w:rtl/>
        </w:rPr>
        <w:t>ד</w:t>
      </w:r>
      <w:r w:rsidRPr="003F67D3">
        <w:rPr>
          <w:rStyle w:val="affff8"/>
          <w:rFonts w:hint="cs"/>
          <w:rtl/>
        </w:rPr>
        <w:t>'</w:t>
      </w:r>
      <w:r w:rsidRPr="003F67D3">
        <w:rPr>
          <w:rStyle w:val="affff8"/>
          <w:rtl/>
        </w:rPr>
        <w:t>והיה עמך עד דרש אחיך אתו</w:t>
      </w:r>
      <w:r w:rsidRPr="003F67D3">
        <w:rPr>
          <w:rStyle w:val="affff8"/>
          <w:rFonts w:hint="cs"/>
          <w:rtl/>
        </w:rPr>
        <w:t>'</w:t>
      </w:r>
      <w:r w:rsidRPr="003F67D3">
        <w:rPr>
          <w:rStyle w:val="affff8"/>
          <w:rtl/>
        </w:rPr>
        <w:t>.</w:t>
      </w:r>
      <w:r w:rsidR="003F67D3">
        <w:rPr>
          <w:rFonts w:hint="cs"/>
          <w:rtl/>
        </w:rPr>
        <w:t xml:space="preserve"> </w:t>
      </w:r>
      <w:r w:rsidRPr="00784B31">
        <w:rPr>
          <w:rtl/>
        </w:rPr>
        <w:t>וכי תעלה על דעתך שיתננו קודם שידרשנו? אלא, דרשהו אם רמאי הוא או אינו רמאי.</w:t>
      </w:r>
      <w:r w:rsidRPr="00784B31">
        <w:rPr>
          <w:rFonts w:hint="cs"/>
          <w:rtl/>
        </w:rPr>
        <w:t xml:space="preserve"> </w:t>
      </w:r>
      <w:r w:rsidRPr="0050150D">
        <w:rPr>
          <w:rFonts w:cs="PFT_Frank" w:hint="cs"/>
          <w:b/>
          <w:bCs/>
          <w:szCs w:val="14"/>
          <w:rtl/>
        </w:rPr>
        <w:t>והיינו בסימנין ש</w:t>
      </w:r>
      <w:r w:rsidRPr="0050150D">
        <w:rPr>
          <w:rFonts w:cs="PFT_Frank"/>
          <w:b/>
          <w:bCs/>
          <w:szCs w:val="14"/>
          <w:rtl/>
        </w:rPr>
        <w:t>"</w:t>
      </w:r>
      <w:r w:rsidRPr="0050150D">
        <w:rPr>
          <w:rFonts w:cs="PFT_Frank" w:hint="cs"/>
          <w:b/>
          <w:bCs/>
          <w:szCs w:val="14"/>
          <w:rtl/>
        </w:rPr>
        <w:t>מ</w:t>
      </w:r>
      <w:r w:rsidRPr="0050150D">
        <w:rPr>
          <w:rFonts w:cs="PFT_Frank"/>
          <w:b/>
          <w:bCs/>
          <w:szCs w:val="14"/>
          <w:rtl/>
        </w:rPr>
        <w:t>.</w:t>
      </w:r>
    </w:p>
    <w:p w14:paraId="1FBB6905" w14:textId="77777777" w:rsidR="00A6533C" w:rsidRPr="00784B31" w:rsidRDefault="00A6533C" w:rsidP="00A6533C">
      <w:pPr>
        <w:pStyle w:val="aff9"/>
        <w:rPr>
          <w:rtl/>
        </w:rPr>
      </w:pPr>
      <w:r w:rsidRPr="00784B31">
        <w:rPr>
          <w:rtl/>
        </w:rPr>
        <w:t>***</w:t>
      </w:r>
    </w:p>
    <w:p w14:paraId="7A387DC3" w14:textId="77777777" w:rsidR="00A6533C" w:rsidRPr="00784B31" w:rsidRDefault="006F071F" w:rsidP="00A6533C">
      <w:pPr>
        <w:pStyle w:val="affe"/>
        <w:framePr w:wrap="around"/>
        <w:rPr>
          <w:rtl/>
        </w:rPr>
      </w:pPr>
      <w:r w:rsidRPr="00784B31">
        <w:rPr>
          <w:rtl/>
        </w:rPr>
        <w:t>כח.</w:t>
      </w:r>
    </w:p>
    <w:p w14:paraId="6071C553" w14:textId="1DA4ADCC" w:rsidR="00F707CE" w:rsidRPr="00F707CE" w:rsidRDefault="006F071F" w:rsidP="00FE0355">
      <w:pPr>
        <w:pStyle w:val="36"/>
        <w:framePr w:wrap="notBeside"/>
        <w:rPr>
          <w:rtl/>
        </w:rPr>
      </w:pPr>
      <w:r w:rsidRPr="00F707CE">
        <w:rPr>
          <w:rtl/>
        </w:rPr>
        <w:t>רבא</w:t>
      </w:r>
      <w:r w:rsidR="00F707CE" w:rsidRPr="00F707CE">
        <w:rPr>
          <w:rtl/>
        </w:rPr>
        <w:t>:</w:t>
      </w:r>
    </w:p>
    <w:p w14:paraId="7D84EB97" w14:textId="5EE3B3B3" w:rsidR="006F071F" w:rsidRPr="00CF6645" w:rsidRDefault="006F071F" w:rsidP="00B660D6">
      <w:pPr>
        <w:pStyle w:val="affff9"/>
        <w:rPr>
          <w:rStyle w:val="affffe"/>
          <w:rtl/>
        </w:rPr>
      </w:pPr>
      <w:r w:rsidRPr="00784B31">
        <w:rPr>
          <w:rFonts w:hint="cs"/>
          <w:rtl/>
        </w:rPr>
        <w:t>את</w:t>
      </w:r>
      <w:r w:rsidRPr="00784B31">
        <w:rPr>
          <w:rtl/>
        </w:rPr>
        <w:t>"</w:t>
      </w:r>
      <w:r w:rsidRPr="00784B31">
        <w:rPr>
          <w:rFonts w:hint="cs"/>
          <w:rtl/>
        </w:rPr>
        <w:t xml:space="preserve">ל </w:t>
      </w:r>
      <w:r w:rsidRPr="00784B31">
        <w:rPr>
          <w:rtl/>
        </w:rPr>
        <w:t>סימנין דאורייתא.</w:t>
      </w:r>
      <w:r w:rsidRPr="00784B31">
        <w:rPr>
          <w:rFonts w:hint="cs"/>
          <w:rtl/>
        </w:rPr>
        <w:t xml:space="preserve"> </w:t>
      </w:r>
      <w:r w:rsidRPr="00B660D6">
        <w:rPr>
          <w:rStyle w:val="affffe"/>
          <w:rFonts w:hint="cs"/>
          <w:b w:val="0"/>
          <w:bCs w:val="0"/>
          <w:rtl/>
        </w:rPr>
        <w:t>[</w:t>
      </w:r>
      <w:r w:rsidR="00CF6645" w:rsidRPr="00B660D6">
        <w:rPr>
          <w:rStyle w:val="affffe"/>
          <w:rFonts w:hint="cs"/>
          <w:b w:val="0"/>
          <w:bCs w:val="0"/>
          <w:rtl/>
        </w:rPr>
        <w:t>שהרי</w:t>
      </w:r>
      <w:r w:rsidRPr="00B660D6">
        <w:rPr>
          <w:rStyle w:val="affffe"/>
          <w:rFonts w:hint="cs"/>
          <w:b w:val="0"/>
          <w:bCs w:val="0"/>
          <w:rtl/>
        </w:rPr>
        <w:t xml:space="preserve"> אפשר לדחות דדרשהו בעדים]</w:t>
      </w:r>
    </w:p>
    <w:p w14:paraId="679E0CB3" w14:textId="0D99F56D" w:rsidR="00F707CE" w:rsidRPr="00F707CE" w:rsidRDefault="004450EA" w:rsidP="00CF6645">
      <w:pPr>
        <w:pStyle w:val="36"/>
        <w:framePr w:wrap="notBeside"/>
        <w:rPr>
          <w:rtl/>
        </w:rPr>
      </w:pPr>
      <w:r w:rsidRPr="00F707CE">
        <w:rPr>
          <w:rFonts w:hint="cs"/>
          <w:rtl/>
        </w:rPr>
        <w:t>א</w:t>
      </w:r>
      <w:r w:rsidR="00F707CE" w:rsidRPr="00F707CE">
        <w:rPr>
          <w:rFonts w:hint="cs"/>
          <w:rtl/>
        </w:rPr>
        <w:t>.</w:t>
      </w:r>
    </w:p>
    <w:p w14:paraId="6863A462" w14:textId="07ABDF31" w:rsidR="00A6533C" w:rsidRPr="00784B31" w:rsidRDefault="006F071F" w:rsidP="009B508D">
      <w:pPr>
        <w:rPr>
          <w:rtl/>
        </w:rPr>
      </w:pPr>
      <w:r w:rsidRPr="0050150D">
        <w:rPr>
          <w:rFonts w:cs="PFT_Frank"/>
          <w:b/>
          <w:bCs/>
          <w:szCs w:val="14"/>
          <w:rtl/>
        </w:rPr>
        <w:t>סימנין וסימנין</w:t>
      </w:r>
      <w:r w:rsidRPr="00784B31">
        <w:rPr>
          <w:rtl/>
        </w:rPr>
        <w:t xml:space="preserve"> - יניח,</w:t>
      </w:r>
    </w:p>
    <w:p w14:paraId="5FAA7DEA" w14:textId="695AAE0D" w:rsidR="00F707CE" w:rsidRPr="00F707CE" w:rsidRDefault="004450EA" w:rsidP="00CF6645">
      <w:pPr>
        <w:pStyle w:val="36"/>
        <w:framePr w:wrap="notBeside"/>
        <w:rPr>
          <w:rtl/>
        </w:rPr>
      </w:pPr>
      <w:r w:rsidRPr="00F707CE">
        <w:rPr>
          <w:rFonts w:hint="cs"/>
          <w:rtl/>
        </w:rPr>
        <w:t>ב</w:t>
      </w:r>
      <w:r w:rsidR="00F707CE" w:rsidRPr="00F707CE">
        <w:rPr>
          <w:rFonts w:hint="cs"/>
          <w:rtl/>
        </w:rPr>
        <w:t>.</w:t>
      </w:r>
    </w:p>
    <w:p w14:paraId="23721309" w14:textId="355A2E2E" w:rsidR="00A6533C" w:rsidRPr="00784B31" w:rsidRDefault="006F071F" w:rsidP="009B508D">
      <w:pPr>
        <w:rPr>
          <w:rtl/>
        </w:rPr>
      </w:pPr>
      <w:r w:rsidRPr="0050150D">
        <w:rPr>
          <w:rFonts w:cs="PFT_Frank"/>
          <w:b/>
          <w:bCs/>
          <w:szCs w:val="14"/>
          <w:rtl/>
        </w:rPr>
        <w:t>סימנין ועדים -</w:t>
      </w:r>
      <w:r w:rsidRPr="00784B31">
        <w:rPr>
          <w:rtl/>
        </w:rPr>
        <w:t xml:space="preserve"> ינתן לבעל העדים,</w:t>
      </w:r>
    </w:p>
    <w:p w14:paraId="594ADCEA" w14:textId="221C35D4" w:rsidR="00F707CE" w:rsidRPr="00F707CE" w:rsidRDefault="004450EA" w:rsidP="00CF6645">
      <w:pPr>
        <w:pStyle w:val="36"/>
        <w:framePr w:wrap="notBeside"/>
        <w:rPr>
          <w:rtl/>
        </w:rPr>
      </w:pPr>
      <w:r w:rsidRPr="00F707CE">
        <w:rPr>
          <w:rFonts w:hint="cs"/>
          <w:rtl/>
        </w:rPr>
        <w:t>ג</w:t>
      </w:r>
      <w:r w:rsidR="00F707CE" w:rsidRPr="00F707CE">
        <w:rPr>
          <w:rFonts w:hint="cs"/>
          <w:rtl/>
        </w:rPr>
        <w:t>.</w:t>
      </w:r>
    </w:p>
    <w:p w14:paraId="6A6DA931" w14:textId="2AAD66BB" w:rsidR="006F071F" w:rsidRPr="00784B31" w:rsidRDefault="00CF6645" w:rsidP="009B508D">
      <w:pPr>
        <w:rPr>
          <w:rtl/>
        </w:rPr>
      </w:pPr>
      <w:r w:rsidRPr="0050150D">
        <w:rPr>
          <w:rFonts w:cs="PFT_Frank" w:hint="cs"/>
          <w:b/>
          <w:bCs/>
          <w:szCs w:val="14"/>
          <w:rtl/>
        </w:rPr>
        <w:t>ס</w:t>
      </w:r>
      <w:r w:rsidR="006F071F" w:rsidRPr="0050150D">
        <w:rPr>
          <w:rFonts w:cs="PFT_Frank"/>
          <w:b/>
          <w:bCs/>
          <w:szCs w:val="14"/>
          <w:rtl/>
        </w:rPr>
        <w:t>ימנין וסימנין ועד אחד</w:t>
      </w:r>
      <w:r w:rsidR="006F071F" w:rsidRPr="00784B31">
        <w:rPr>
          <w:rtl/>
        </w:rPr>
        <w:t xml:space="preserve"> - עד אחד </w:t>
      </w:r>
      <w:r>
        <w:rPr>
          <w:rFonts w:hint="cs"/>
          <w:rtl/>
        </w:rPr>
        <w:t>כמי שאינו</w:t>
      </w:r>
      <w:r w:rsidR="006F071F" w:rsidRPr="00784B31">
        <w:rPr>
          <w:rtl/>
        </w:rPr>
        <w:t>, ויניח.</w:t>
      </w:r>
    </w:p>
    <w:p w14:paraId="1C0B59F0" w14:textId="3A2FEA84" w:rsidR="00F707CE" w:rsidRPr="00F707CE" w:rsidRDefault="004450EA" w:rsidP="00CF6645">
      <w:pPr>
        <w:pStyle w:val="36"/>
        <w:framePr w:wrap="notBeside"/>
        <w:rPr>
          <w:rtl/>
        </w:rPr>
      </w:pPr>
      <w:r w:rsidRPr="00F707CE">
        <w:rPr>
          <w:rFonts w:hint="cs"/>
          <w:rtl/>
        </w:rPr>
        <w:t>ד</w:t>
      </w:r>
      <w:r w:rsidR="00F707CE" w:rsidRPr="00F707CE">
        <w:rPr>
          <w:rFonts w:hint="cs"/>
          <w:rtl/>
        </w:rPr>
        <w:t>.</w:t>
      </w:r>
    </w:p>
    <w:p w14:paraId="6FB94258" w14:textId="2809D3B4" w:rsidR="00EA1904" w:rsidRPr="007A4332" w:rsidRDefault="006F071F" w:rsidP="00EA1904">
      <w:pPr>
        <w:rPr>
          <w:spacing w:val="-8"/>
          <w:rtl/>
        </w:rPr>
      </w:pPr>
      <w:r w:rsidRPr="0050150D">
        <w:rPr>
          <w:rFonts w:cs="PFT_Frank"/>
          <w:b/>
          <w:bCs/>
          <w:spacing w:val="-8"/>
          <w:szCs w:val="14"/>
          <w:rtl/>
        </w:rPr>
        <w:t>עדי אריגה ועדי נפילה</w:t>
      </w:r>
      <w:r w:rsidRPr="007A4332">
        <w:rPr>
          <w:spacing w:val="-8"/>
          <w:rtl/>
        </w:rPr>
        <w:t xml:space="preserve"> - תנתן לעדי נפילה, </w:t>
      </w:r>
      <w:r w:rsidR="00CF6645" w:rsidRPr="007A4332">
        <w:rPr>
          <w:rFonts w:hint="cs"/>
          <w:spacing w:val="-8"/>
          <w:rtl/>
        </w:rPr>
        <w:t>דאפשר ש</w:t>
      </w:r>
      <w:r w:rsidRPr="007A4332">
        <w:rPr>
          <w:rFonts w:hint="cs"/>
          <w:spacing w:val="-8"/>
          <w:rtl/>
        </w:rPr>
        <w:t xml:space="preserve">מכר </w:t>
      </w:r>
      <w:r w:rsidR="00CF6645" w:rsidRPr="007A4332">
        <w:rPr>
          <w:rFonts w:hint="cs"/>
          <w:spacing w:val="-8"/>
          <w:rtl/>
        </w:rPr>
        <w:t>ו</w:t>
      </w:r>
      <w:r w:rsidRPr="007A4332">
        <w:rPr>
          <w:rFonts w:hint="cs"/>
          <w:spacing w:val="-8"/>
          <w:rtl/>
        </w:rPr>
        <w:t>נפל</w:t>
      </w:r>
      <w:r w:rsidR="00CF6645" w:rsidRPr="007A4332">
        <w:rPr>
          <w:rFonts w:hint="cs"/>
          <w:spacing w:val="-8"/>
          <w:rtl/>
        </w:rPr>
        <w:t xml:space="preserve"> מהקונה</w:t>
      </w:r>
    </w:p>
    <w:p w14:paraId="048DCD54" w14:textId="719D47D0" w:rsidR="00F707CE" w:rsidRPr="00F707CE" w:rsidRDefault="004450EA" w:rsidP="00EA1904">
      <w:pPr>
        <w:pStyle w:val="36"/>
        <w:framePr w:wrap="notBeside"/>
        <w:rPr>
          <w:rtl/>
        </w:rPr>
      </w:pPr>
      <w:r w:rsidRPr="00F707CE">
        <w:rPr>
          <w:rFonts w:hint="cs"/>
          <w:rtl/>
        </w:rPr>
        <w:t>ה</w:t>
      </w:r>
      <w:r w:rsidR="00F707CE" w:rsidRPr="00F707CE">
        <w:rPr>
          <w:rFonts w:hint="cs"/>
          <w:rtl/>
        </w:rPr>
        <w:t>.</w:t>
      </w:r>
    </w:p>
    <w:p w14:paraId="23FD952A" w14:textId="7A8612D7" w:rsidR="00A6533C" w:rsidRPr="007A4332" w:rsidRDefault="006F071F" w:rsidP="009B508D">
      <w:pPr>
        <w:rPr>
          <w:spacing w:val="-4"/>
          <w:rtl/>
        </w:rPr>
      </w:pPr>
      <w:r w:rsidRPr="0050150D">
        <w:rPr>
          <w:rFonts w:cs="PFT_Frank"/>
          <w:b/>
          <w:bCs/>
          <w:spacing w:val="-4"/>
          <w:szCs w:val="14"/>
          <w:rtl/>
        </w:rPr>
        <w:t>מדת ארכו ומדת רחבו</w:t>
      </w:r>
      <w:r w:rsidRPr="007A4332">
        <w:rPr>
          <w:spacing w:val="-4"/>
          <w:rtl/>
        </w:rPr>
        <w:t xml:space="preserve"> תנתן למדת ארכו, דמדת רחבו </w:t>
      </w:r>
      <w:r w:rsidRPr="007A4332">
        <w:rPr>
          <w:rFonts w:hint="cs"/>
          <w:spacing w:val="-4"/>
          <w:rtl/>
        </w:rPr>
        <w:t>אפשר לשער</w:t>
      </w:r>
    </w:p>
    <w:p w14:paraId="67FBFD91" w14:textId="54150839" w:rsidR="00F707CE" w:rsidRPr="00F707CE" w:rsidRDefault="004450EA" w:rsidP="00EA1904">
      <w:pPr>
        <w:pStyle w:val="36"/>
        <w:framePr w:wrap="notBeside"/>
        <w:rPr>
          <w:rtl/>
        </w:rPr>
      </w:pPr>
      <w:r w:rsidRPr="00F707CE">
        <w:rPr>
          <w:rFonts w:hint="cs"/>
          <w:rtl/>
        </w:rPr>
        <w:t>ו</w:t>
      </w:r>
      <w:r w:rsidR="00F707CE" w:rsidRPr="00F707CE">
        <w:rPr>
          <w:rFonts w:hint="cs"/>
          <w:rtl/>
        </w:rPr>
        <w:t>.</w:t>
      </w:r>
    </w:p>
    <w:p w14:paraId="789B4F22" w14:textId="4F0AAF82" w:rsidR="006F071F" w:rsidRPr="007A4332" w:rsidRDefault="006F071F" w:rsidP="009B508D">
      <w:pPr>
        <w:rPr>
          <w:spacing w:val="-2"/>
          <w:rtl/>
        </w:rPr>
      </w:pPr>
      <w:r w:rsidRPr="0050150D">
        <w:rPr>
          <w:rFonts w:cs="PFT_Frank"/>
          <w:b/>
          <w:bCs/>
          <w:spacing w:val="-2"/>
          <w:szCs w:val="14"/>
          <w:rtl/>
        </w:rPr>
        <w:t>מדת ארכו ומדת רחבו ומדת גמיו</w:t>
      </w:r>
      <w:r w:rsidR="00EA1904" w:rsidRPr="0050150D">
        <w:rPr>
          <w:rFonts w:cs="PFT_Frank" w:hint="cs"/>
          <w:b/>
          <w:bCs/>
          <w:spacing w:val="-2"/>
          <w:szCs w:val="14"/>
          <w:rtl/>
        </w:rPr>
        <w:t xml:space="preserve"> </w:t>
      </w:r>
      <w:r w:rsidRPr="007A4332">
        <w:rPr>
          <w:rStyle w:val="afffff2"/>
          <w:rFonts w:hint="cs"/>
          <w:spacing w:val="-2"/>
          <w:rtl/>
        </w:rPr>
        <w:t>כמין ך</w:t>
      </w:r>
      <w:r w:rsidRPr="007A4332">
        <w:rPr>
          <w:spacing w:val="-2"/>
          <w:rtl/>
        </w:rPr>
        <w:t xml:space="preserve"> ינתן למדת ארכו ורחבו.</w:t>
      </w:r>
    </w:p>
    <w:p w14:paraId="0F9205D8" w14:textId="2585E1DD" w:rsidR="00F707CE" w:rsidRPr="00F707CE" w:rsidRDefault="004450EA" w:rsidP="00EA1904">
      <w:pPr>
        <w:pStyle w:val="36"/>
        <w:framePr w:wrap="notBeside"/>
        <w:rPr>
          <w:rtl/>
        </w:rPr>
      </w:pPr>
      <w:r w:rsidRPr="00F707CE">
        <w:rPr>
          <w:rFonts w:hint="cs"/>
          <w:rtl/>
        </w:rPr>
        <w:t>ז</w:t>
      </w:r>
      <w:r w:rsidR="00F707CE" w:rsidRPr="00F707CE">
        <w:rPr>
          <w:rFonts w:hint="cs"/>
          <w:rtl/>
        </w:rPr>
        <w:t>.</w:t>
      </w:r>
    </w:p>
    <w:p w14:paraId="7937B55F" w14:textId="493BA0BB" w:rsidR="006F071F" w:rsidRPr="00784B31" w:rsidRDefault="006F071F" w:rsidP="009B508D">
      <w:pPr>
        <w:rPr>
          <w:rtl/>
        </w:rPr>
      </w:pPr>
      <w:r w:rsidRPr="0050150D">
        <w:rPr>
          <w:rFonts w:cs="PFT_Frank"/>
          <w:b/>
          <w:bCs/>
          <w:szCs w:val="14"/>
          <w:rtl/>
        </w:rPr>
        <w:t>מדת ארכו ומדת רחבו ומדת משקלותיו</w:t>
      </w:r>
      <w:r w:rsidRPr="00784B31">
        <w:rPr>
          <w:rtl/>
        </w:rPr>
        <w:t xml:space="preserve"> ינתן למדת משקלותיו.</w:t>
      </w:r>
    </w:p>
    <w:p w14:paraId="704D0E7A" w14:textId="790EC6F5" w:rsidR="00F707CE" w:rsidRPr="00F707CE" w:rsidRDefault="004450EA" w:rsidP="00EA1904">
      <w:pPr>
        <w:pStyle w:val="36"/>
        <w:framePr w:wrap="notBeside"/>
        <w:rPr>
          <w:rtl/>
        </w:rPr>
      </w:pPr>
      <w:r w:rsidRPr="00F707CE">
        <w:rPr>
          <w:rFonts w:hint="cs"/>
          <w:rtl/>
        </w:rPr>
        <w:t>ח</w:t>
      </w:r>
      <w:r w:rsidR="00F707CE" w:rsidRPr="00F707CE">
        <w:rPr>
          <w:rFonts w:hint="cs"/>
          <w:rtl/>
        </w:rPr>
        <w:t>.</w:t>
      </w:r>
    </w:p>
    <w:p w14:paraId="5775A5AD" w14:textId="6FF6F620" w:rsidR="006F071F" w:rsidRPr="00784B31" w:rsidRDefault="006F071F" w:rsidP="00EA1904">
      <w:pPr>
        <w:rPr>
          <w:rtl/>
        </w:rPr>
      </w:pPr>
      <w:r w:rsidRPr="0050150D">
        <w:rPr>
          <w:rFonts w:cs="PFT_Frank"/>
          <w:b/>
          <w:bCs/>
          <w:szCs w:val="14"/>
          <w:rtl/>
        </w:rPr>
        <w:t xml:space="preserve">הוא </w:t>
      </w:r>
      <w:r w:rsidR="00EA1904" w:rsidRPr="0050150D">
        <w:rPr>
          <w:rFonts w:cs="PFT_Frank" w:hint="cs"/>
          <w:b/>
          <w:bCs/>
          <w:szCs w:val="14"/>
          <w:rtl/>
        </w:rPr>
        <w:t xml:space="preserve">והיא </w:t>
      </w:r>
      <w:r w:rsidRPr="0050150D">
        <w:rPr>
          <w:rFonts w:cs="PFT_Frank"/>
          <w:b/>
          <w:bCs/>
          <w:szCs w:val="14"/>
          <w:rtl/>
        </w:rPr>
        <w:t>אומר</w:t>
      </w:r>
      <w:r w:rsidR="00EA1904" w:rsidRPr="0050150D">
        <w:rPr>
          <w:rFonts w:cs="PFT_Frank" w:hint="cs"/>
          <w:b/>
          <w:bCs/>
          <w:szCs w:val="14"/>
          <w:rtl/>
        </w:rPr>
        <w:t xml:space="preserve">ים סימן בגט </w:t>
      </w:r>
      <w:r w:rsidR="00EA1904">
        <w:rPr>
          <w:rFonts w:hint="cs"/>
          <w:rtl/>
        </w:rPr>
        <w:t>כ</w:t>
      </w:r>
      <w:r w:rsidRPr="00784B31">
        <w:rPr>
          <w:rFonts w:hint="cs"/>
          <w:rtl/>
        </w:rPr>
        <w:t>נקב בצד אות פלוני.</w:t>
      </w:r>
      <w:r w:rsidR="00EA1904">
        <w:rPr>
          <w:rFonts w:hint="cs"/>
          <w:rtl/>
        </w:rPr>
        <w:t xml:space="preserve"> </w:t>
      </w:r>
      <w:r w:rsidR="00B87010">
        <w:rPr>
          <w:rFonts w:hint="cs"/>
          <w:rtl/>
        </w:rPr>
        <w:t>- ינתן לה</w:t>
      </w:r>
    </w:p>
    <w:p w14:paraId="1918AE0E" w14:textId="0D26C7CB" w:rsidR="00F707CE" w:rsidRPr="00F707CE" w:rsidRDefault="004450EA" w:rsidP="00B87010">
      <w:pPr>
        <w:pStyle w:val="36"/>
        <w:framePr w:wrap="notBeside"/>
        <w:rPr>
          <w:rtl/>
        </w:rPr>
      </w:pPr>
      <w:r w:rsidRPr="00F707CE">
        <w:rPr>
          <w:rFonts w:hint="cs"/>
          <w:rtl/>
        </w:rPr>
        <w:t>ט</w:t>
      </w:r>
      <w:r w:rsidR="00F707CE" w:rsidRPr="00F707CE">
        <w:rPr>
          <w:rFonts w:hint="cs"/>
          <w:rtl/>
        </w:rPr>
        <w:t>.</w:t>
      </w:r>
    </w:p>
    <w:p w14:paraId="5761B31D" w14:textId="57314B0A" w:rsidR="006F071F" w:rsidRPr="00784B31" w:rsidRDefault="006F071F" w:rsidP="009B508D">
      <w:pPr>
        <w:rPr>
          <w:rtl/>
        </w:rPr>
      </w:pPr>
      <w:r w:rsidRPr="0050150D">
        <w:rPr>
          <w:rFonts w:cs="PFT_Frank"/>
          <w:b/>
          <w:bCs/>
          <w:szCs w:val="14"/>
          <w:rtl/>
        </w:rPr>
        <w:t xml:space="preserve">הוא </w:t>
      </w:r>
      <w:r w:rsidR="00B87010" w:rsidRPr="0050150D">
        <w:rPr>
          <w:rFonts w:cs="PFT_Frank" w:hint="cs"/>
          <w:b/>
          <w:bCs/>
          <w:szCs w:val="14"/>
          <w:rtl/>
        </w:rPr>
        <w:t xml:space="preserve">והיא </w:t>
      </w:r>
      <w:r w:rsidRPr="0050150D">
        <w:rPr>
          <w:rFonts w:cs="PFT_Frank"/>
          <w:b/>
          <w:bCs/>
          <w:szCs w:val="14"/>
          <w:rtl/>
        </w:rPr>
        <w:t>אומר</w:t>
      </w:r>
      <w:r w:rsidR="00B87010" w:rsidRPr="0050150D">
        <w:rPr>
          <w:rFonts w:cs="PFT_Frank" w:hint="cs"/>
          <w:b/>
          <w:bCs/>
          <w:szCs w:val="14"/>
          <w:rtl/>
        </w:rPr>
        <w:t>ים</w:t>
      </w:r>
      <w:r w:rsidRPr="0050150D">
        <w:rPr>
          <w:rFonts w:cs="PFT_Frank"/>
          <w:b/>
          <w:bCs/>
          <w:szCs w:val="14"/>
          <w:rtl/>
        </w:rPr>
        <w:t xml:space="preserve"> סימני החוט</w:t>
      </w:r>
      <w:r w:rsidRPr="00784B31">
        <w:rPr>
          <w:rtl/>
        </w:rPr>
        <w:t xml:space="preserve"> </w:t>
      </w:r>
      <w:r w:rsidR="00B87010">
        <w:rPr>
          <w:rFonts w:hint="cs"/>
          <w:rtl/>
        </w:rPr>
        <w:t xml:space="preserve">- כמדת אורכו </w:t>
      </w:r>
      <w:r w:rsidR="00B87010">
        <w:rPr>
          <w:rtl/>
        </w:rPr>
        <w:t>–</w:t>
      </w:r>
      <w:r w:rsidR="00B87010">
        <w:rPr>
          <w:rFonts w:hint="cs"/>
          <w:rtl/>
        </w:rPr>
        <w:t xml:space="preserve"> ינתן לה</w:t>
      </w:r>
    </w:p>
    <w:p w14:paraId="6133B963" w14:textId="4E8E74AE" w:rsidR="00F707CE" w:rsidRPr="00F707CE" w:rsidRDefault="004450EA" w:rsidP="00B87010">
      <w:pPr>
        <w:pStyle w:val="36"/>
        <w:framePr w:wrap="notBeside"/>
        <w:rPr>
          <w:rtl/>
        </w:rPr>
      </w:pPr>
      <w:r w:rsidRPr="00F707CE">
        <w:rPr>
          <w:rFonts w:hint="cs"/>
          <w:rtl/>
        </w:rPr>
        <w:t>י</w:t>
      </w:r>
      <w:r w:rsidR="00F707CE" w:rsidRPr="00F707CE">
        <w:rPr>
          <w:rFonts w:hint="cs"/>
          <w:rtl/>
        </w:rPr>
        <w:t>.</w:t>
      </w:r>
    </w:p>
    <w:p w14:paraId="27026D43" w14:textId="62DA0662" w:rsidR="00A6533C" w:rsidRPr="00784B31" w:rsidRDefault="006F071F" w:rsidP="00D5357C">
      <w:pPr>
        <w:rPr>
          <w:rtl/>
        </w:rPr>
      </w:pPr>
      <w:r w:rsidRPr="0050150D">
        <w:rPr>
          <w:rFonts w:cs="PFT_Frank"/>
          <w:b/>
          <w:bCs/>
          <w:szCs w:val="14"/>
          <w:rtl/>
        </w:rPr>
        <w:t xml:space="preserve">הוא </w:t>
      </w:r>
      <w:r w:rsidR="00B87010" w:rsidRPr="0050150D">
        <w:rPr>
          <w:rFonts w:cs="PFT_Frank" w:hint="cs"/>
          <w:b/>
          <w:bCs/>
          <w:szCs w:val="14"/>
          <w:rtl/>
        </w:rPr>
        <w:t xml:space="preserve">והיא </w:t>
      </w:r>
      <w:r w:rsidRPr="0050150D">
        <w:rPr>
          <w:rFonts w:cs="PFT_Frank"/>
          <w:b/>
          <w:bCs/>
          <w:szCs w:val="14"/>
          <w:rtl/>
        </w:rPr>
        <w:t>אומר</w:t>
      </w:r>
      <w:r w:rsidR="00B87010" w:rsidRPr="0050150D">
        <w:rPr>
          <w:rFonts w:cs="PFT_Frank" w:hint="cs"/>
          <w:b/>
          <w:bCs/>
          <w:szCs w:val="14"/>
          <w:rtl/>
        </w:rPr>
        <w:t>ים</w:t>
      </w:r>
      <w:r w:rsidRPr="0050150D">
        <w:rPr>
          <w:rFonts w:cs="PFT_Frank"/>
          <w:b/>
          <w:bCs/>
          <w:szCs w:val="14"/>
          <w:rtl/>
        </w:rPr>
        <w:t xml:space="preserve"> בחפיסה</w:t>
      </w:r>
      <w:r w:rsidRPr="00784B31">
        <w:rPr>
          <w:rtl/>
        </w:rPr>
        <w:t xml:space="preserve"> - ינתן לו, </w:t>
      </w:r>
      <w:r w:rsidR="00D5357C">
        <w:rPr>
          <w:rStyle w:val="affffe"/>
          <w:rFonts w:hint="cs"/>
          <w:rtl/>
        </w:rPr>
        <w:t xml:space="preserve">דאפשר </w:t>
      </w:r>
      <w:r w:rsidR="00D5357C" w:rsidRPr="00D5357C">
        <w:rPr>
          <w:rStyle w:val="affffe"/>
          <w:rFonts w:hint="cs"/>
          <w:rtl/>
        </w:rPr>
        <w:t>ש</w:t>
      </w:r>
      <w:r w:rsidRPr="00D5357C">
        <w:rPr>
          <w:rStyle w:val="affffe"/>
          <w:rFonts w:hint="cs"/>
          <w:rtl/>
        </w:rPr>
        <w:t xml:space="preserve">יודעת </w:t>
      </w:r>
      <w:r w:rsidR="00D5357C" w:rsidRPr="00D5357C">
        <w:rPr>
          <w:rStyle w:val="affffe"/>
          <w:rFonts w:hint="cs"/>
          <w:rtl/>
        </w:rPr>
        <w:t>מקום החפיסה</w:t>
      </w:r>
      <w:r w:rsidR="00D5357C">
        <w:rPr>
          <w:rFonts w:hint="cs"/>
          <w:rtl/>
        </w:rPr>
        <w:t xml:space="preserve"> </w:t>
      </w:r>
    </w:p>
    <w:p w14:paraId="305BFB5C" w14:textId="77777777" w:rsidR="00A6533C" w:rsidRPr="00784B31" w:rsidRDefault="00A6533C" w:rsidP="00A6533C">
      <w:pPr>
        <w:pStyle w:val="aff9"/>
        <w:rPr>
          <w:rtl/>
        </w:rPr>
      </w:pPr>
      <w:r w:rsidRPr="00784B31">
        <w:rPr>
          <w:rtl/>
        </w:rPr>
        <w:lastRenderedPageBreak/>
        <w:t>***</w:t>
      </w:r>
    </w:p>
    <w:p w14:paraId="3F7835AB" w14:textId="27A998E9" w:rsidR="006F071F" w:rsidRPr="006E2536" w:rsidRDefault="006F071F" w:rsidP="00D5357C">
      <w:pPr>
        <w:pStyle w:val="afffff"/>
        <w:framePr w:wrap="around"/>
        <w:rPr>
          <w:rtl/>
        </w:rPr>
      </w:pPr>
      <w:del w:id="20187" w:author="קלוד" w:date="2026-10-06T10:08:05Z">
        <w:r>
          <w:rPr>
            <w:rtl/>
          </w:rPr>
          <w:delText xml:space="preserve">משנה.</w:delText>
        </w:r>
      </w:del>
      <w:ins w:id="20188" w:author="קלוד" w:date="2026-10-06T10:08:05Z">
        <w:r>
          <w:rPr>
            <w:rtl/>
          </w:rPr>
          <w:t xml:space="preserve">משנה ו</w:t>
        </w:r>
      </w:ins>
    </w:p>
    <w:p w14:paraId="1BB87841" w14:textId="417D0768" w:rsidR="00D5357C" w:rsidRDefault="006F071F" w:rsidP="00D81989">
      <w:pPr>
        <w:pStyle w:val="afff3"/>
        <w:jc w:val="center"/>
        <w:rPr>
          <w:rtl/>
        </w:rPr>
      </w:pPr>
      <w:ins w:id="9837" w:author="מספור קטעי משנה" w:date="2026-10-06T06:45:11Z">
        <w:r>
          <w:rPr>
            <w:rStyle w:val="MisparKeta"/>
          </w:rPr>
          <w:t xml:space="preserve">ב. </w:t>
        </w:r>
      </w:ins>
      <w:r w:rsidRPr="006E2536">
        <w:rPr>
          <w:rtl/>
        </w:rPr>
        <w:t>ועד מתי חייב להכריז?</w:t>
      </w:r>
    </w:p>
    <w:p w14:paraId="2816B566" w14:textId="47C3D8A6" w:rsidR="00A6533C" w:rsidRDefault="00D5357C" w:rsidP="00D81989">
      <w:pPr>
        <w:pStyle w:val="afff3"/>
        <w:jc w:val="center"/>
        <w:rPr>
          <w:rtl/>
        </w:rPr>
      </w:pPr>
      <w:r w:rsidRPr="005E3761">
        <w:rPr>
          <w:rStyle w:val="TanaimMishna"/>
          <w:rFonts w:hint="cs"/>
          <w:rtl/>
          <w:rPrChange w:id="20017" w:author="קלוד" w:date="2026-10-06T10:08:05Z">
            <w:rPr>
              <w:rStyle w:val="affffc"/>
              <w:rFonts w:hint="cs"/>
              <w:rtl/>
            </w:rPr>
          </w:rPrChange>
        </w:rPr>
        <w:t>ר''מ:</w:t>
      </w:r>
      <w:r>
        <w:t xml:space="preserve"> </w:t>
      </w:r>
      <w:r w:rsidR="006F071F" w:rsidRPr="006E2536">
        <w:rPr>
          <w:rtl/>
        </w:rPr>
        <w:t>עד כדי שידעו בו שכניו</w:t>
      </w:r>
      <w:r>
        <w:rPr>
          <w:rFonts w:hint="cs"/>
          <w:rtl/>
        </w:rPr>
        <w:t xml:space="preserve">, </w:t>
      </w:r>
      <w:r w:rsidRPr="005E3761">
        <w:rPr>
          <w:rStyle w:val="TanaimMishna"/>
          <w:rFonts w:hint="cs"/>
          <w:rtl/>
          <w:rPrChange w:id="20018" w:author="קלוד" w:date="2026-10-06T10:08:05Z">
            <w:rPr>
              <w:rStyle w:val="affffc"/>
              <w:rFonts w:hint="cs"/>
              <w:rtl/>
            </w:rPr>
          </w:rPrChange>
        </w:rPr>
        <w:t>ר''י</w:t>
      </w:r>
      <w:r w:rsidR="00D81989" w:rsidRPr="005E3761">
        <w:rPr>
          <w:rStyle w:val="TanaimMishna"/>
          <w:rFonts w:hint="cs"/>
          <w:rtl/>
          <w:rPrChange w:id="20019" w:author="קלוד" w:date="2026-10-06T10:08:05Z">
            <w:rPr>
              <w:rStyle w:val="affffc"/>
              <w:rFonts w:hint="cs"/>
              <w:rtl/>
            </w:rPr>
          </w:rPrChange>
        </w:rPr>
        <w:t>:</w:t>
      </w:r>
      <w:r w:rsidR="006F071F" w:rsidRPr="006E2536">
        <w:rPr>
          <w:rtl/>
        </w:rPr>
        <w:t xml:space="preserve"> שלש רגלים,</w:t>
      </w:r>
    </w:p>
    <w:p w14:paraId="741B2F03" w14:textId="5DF556FB" w:rsidR="006F071F" w:rsidRPr="00D81989" w:rsidRDefault="006F071F" w:rsidP="006E4D66">
      <w:pPr>
        <w:pStyle w:val="afff3"/>
        <w:spacing w:after="60" w:line="220" w:lineRule="exact"/>
        <w:rPr>
          <w:rtl/>
        </w:rPr>
      </w:pPr>
      <w:r w:rsidRPr="00D81989">
        <w:rPr>
          <w:rtl/>
        </w:rPr>
        <w:t>ואחר הרגל האחרון שבעה ימים, כדי שילך לביתו שלשה ויחזור שלשה ויכריז יום אחד.</w:t>
      </w:r>
    </w:p>
    <w:p w14:paraId="1B53C2C2" w14:textId="52A85777" w:rsidR="00F707CE" w:rsidRPr="00F707CE" w:rsidRDefault="006F071F" w:rsidP="0004481C">
      <w:pPr>
        <w:pStyle w:val="36"/>
        <w:framePr w:wrap="notBeside"/>
        <w:rPr>
          <w:rtl/>
        </w:rPr>
      </w:pPr>
      <w:r w:rsidRPr="00F707CE">
        <w:rPr>
          <w:rtl/>
        </w:rPr>
        <w:t>תנא</w:t>
      </w:r>
      <w:r w:rsidR="00F707CE" w:rsidRPr="00F707CE">
        <w:rPr>
          <w:rtl/>
        </w:rPr>
        <w:t>:</w:t>
      </w:r>
    </w:p>
    <w:p w14:paraId="36FB80E4" w14:textId="185BF85D" w:rsidR="006F071F" w:rsidRPr="0004481C" w:rsidRDefault="006F071F" w:rsidP="009B508D">
      <w:pPr>
        <w:rPr>
          <w:rtl/>
        </w:rPr>
      </w:pPr>
      <w:r w:rsidRPr="006E4D66">
        <w:rPr>
          <w:rStyle w:val="afffc"/>
          <w:rtl/>
        </w:rPr>
        <w:t>שכני אבידה</w:t>
      </w:r>
      <w:r w:rsidRPr="0004481C">
        <w:rPr>
          <w:rtl/>
        </w:rPr>
        <w:t>.</w:t>
      </w:r>
      <w:r w:rsidR="006E4D66">
        <w:rPr>
          <w:rFonts w:hint="cs"/>
          <w:rtl/>
        </w:rPr>
        <w:t>-</w:t>
      </w:r>
      <w:r w:rsidRPr="0004481C">
        <w:rPr>
          <w:rFonts w:hint="cs"/>
          <w:rtl/>
        </w:rPr>
        <w:t xml:space="preserve"> והיינו שכיני מקום </w:t>
      </w:r>
      <w:r w:rsidRPr="0004481C">
        <w:rPr>
          <w:rtl/>
        </w:rPr>
        <w:t>שנמצאת בו אבידה.</w:t>
      </w:r>
    </w:p>
    <w:p w14:paraId="698C88C9" w14:textId="3B68AFC7" w:rsidR="006F071F" w:rsidRPr="0018511E" w:rsidRDefault="0004481C" w:rsidP="0004481C">
      <w:pPr>
        <w:pStyle w:val="afffb"/>
        <w:rPr>
          <w:rtl/>
        </w:rPr>
      </w:pPr>
      <w:ins w:id="9838" w:author="מספור קטעי משנה" w:date="2026-10-06T06:45:11Z">
        <w:r>
          <w:rPr>
            <w:rStyle w:val="MisparKeta"/>
          </w:rPr>
          <w:t xml:space="preserve">ד. </w:t>
        </w:r>
      </w:ins>
      <w:r>
        <w:rPr>
          <w:rFonts w:hint="cs"/>
          <w:rtl/>
        </w:rPr>
        <w:t>ר''י- שלושה רגלים</w:t>
      </w:r>
      <w:r w:rsidR="006F071F" w:rsidRPr="0018511E">
        <w:rPr>
          <w:rtl/>
        </w:rPr>
        <w:t>.</w:t>
      </w:r>
    </w:p>
    <w:p w14:paraId="3551688C" w14:textId="1CD82C38" w:rsidR="00F707CE" w:rsidRPr="00F707CE" w:rsidRDefault="006F071F" w:rsidP="0004481C">
      <w:pPr>
        <w:pStyle w:val="36"/>
        <w:framePr w:wrap="notBeside"/>
        <w:rPr>
          <w:rtl/>
        </w:rPr>
      </w:pPr>
      <w:r w:rsidRPr="00F707CE">
        <w:rPr>
          <w:rtl/>
        </w:rPr>
        <w:t>ו</w:t>
      </w:r>
      <w:r w:rsidRPr="00F707CE">
        <w:rPr>
          <w:rFonts w:hint="cs"/>
          <w:rtl/>
        </w:rPr>
        <w:t>הך</w:t>
      </w:r>
      <w:r w:rsidR="00F707CE" w:rsidRPr="00F707CE">
        <w:rPr>
          <w:rtl/>
        </w:rPr>
        <w:t>:</w:t>
      </w:r>
    </w:p>
    <w:p w14:paraId="3190F8F0" w14:textId="77633E13" w:rsidR="00A6533C" w:rsidRPr="00B273BA" w:rsidRDefault="004C5B51" w:rsidP="00B273BA">
      <w:pPr>
        <w:rPr>
          <w:rtl/>
        </w:rPr>
      </w:pPr>
      <w:r w:rsidRPr="0050150D">
        <w:rPr>
          <w:rFonts w:cs="PFT_Frank" w:hint="cs"/>
          <w:b/>
          <w:bCs/>
          <w:szCs w:val="14"/>
          <w:rtl/>
        </w:rPr>
        <w:t>דשואלין הגשמים</w:t>
      </w:r>
      <w:r>
        <w:rPr>
          <w:rFonts w:hint="cs"/>
          <w:rtl/>
        </w:rPr>
        <w:t xml:space="preserve"> </w:t>
      </w:r>
      <w:r w:rsidRPr="005E3761">
        <w:rPr>
          <w:rStyle w:val="affffc"/>
          <w:rFonts w:hint="cs"/>
          <w:rtl/>
        </w:rPr>
        <w:t>לת''ק</w:t>
      </w:r>
      <w:r w:rsidR="00B273BA" w:rsidRPr="005E3761">
        <w:rPr>
          <w:rStyle w:val="affffc"/>
          <w:rFonts w:hint="cs"/>
          <w:rtl/>
        </w:rPr>
        <w:t>:</w:t>
      </w:r>
      <w:r>
        <w:rPr>
          <w:rFonts w:hint="cs"/>
          <w:rtl/>
        </w:rPr>
        <w:t xml:space="preserve"> בג'</w:t>
      </w:r>
      <w:r w:rsidR="006F071F" w:rsidRPr="0004481C">
        <w:rPr>
          <w:rtl/>
        </w:rPr>
        <w:t xml:space="preserve"> במרחשון</w:t>
      </w:r>
      <w:r>
        <w:rPr>
          <w:rFonts w:hint="cs"/>
          <w:rtl/>
        </w:rPr>
        <w:t>,</w:t>
      </w:r>
      <w:r w:rsidR="006F071F" w:rsidRPr="0004481C">
        <w:rPr>
          <w:rtl/>
        </w:rPr>
        <w:t xml:space="preserve"> </w:t>
      </w:r>
      <w:r w:rsidR="006F071F" w:rsidRPr="005E3761">
        <w:rPr>
          <w:rStyle w:val="affffc"/>
          <w:rtl/>
        </w:rPr>
        <w:t>ר"</w:t>
      </w:r>
      <w:r w:rsidR="006F071F" w:rsidRPr="005E3761">
        <w:rPr>
          <w:rStyle w:val="affffc"/>
          <w:rFonts w:hint="cs"/>
          <w:rtl/>
        </w:rPr>
        <w:t>ג</w:t>
      </w:r>
      <w:r w:rsidR="006F071F" w:rsidRPr="005E3761">
        <w:rPr>
          <w:rStyle w:val="affffc"/>
          <w:rtl/>
        </w:rPr>
        <w:t>:</w:t>
      </w:r>
      <w:r w:rsidR="006F071F" w:rsidRPr="0004481C">
        <w:rPr>
          <w:rtl/>
        </w:rPr>
        <w:t xml:space="preserve"> </w:t>
      </w:r>
      <w:r>
        <w:rPr>
          <w:rFonts w:hint="cs"/>
          <w:rtl/>
        </w:rPr>
        <w:t xml:space="preserve">בז' </w:t>
      </w:r>
      <w:r w:rsidR="006F071F" w:rsidRPr="0004481C">
        <w:rPr>
          <w:rtl/>
        </w:rPr>
        <w:t>בו,</w:t>
      </w:r>
      <w:r w:rsidR="00B273BA">
        <w:rPr>
          <w:rStyle w:val="affffe"/>
          <w:rFonts w:hint="cs"/>
          <w:rtl/>
        </w:rPr>
        <w:t xml:space="preserve"> </w:t>
      </w:r>
      <w:r w:rsidR="00B273BA" w:rsidRPr="0050150D">
        <w:rPr>
          <w:rFonts w:cs="PFT_Frank" w:hint="cs"/>
          <w:b/>
          <w:bCs/>
          <w:szCs w:val="14"/>
          <w:rtl/>
        </w:rPr>
        <w:t xml:space="preserve">שהם </w:t>
      </w:r>
      <w:r w:rsidRPr="0050150D">
        <w:rPr>
          <w:rFonts w:cs="PFT_Frank" w:hint="cs"/>
          <w:b/>
          <w:bCs/>
          <w:szCs w:val="14"/>
          <w:rtl/>
        </w:rPr>
        <w:t>ט''ו יום</w:t>
      </w:r>
      <w:r w:rsidRPr="00B273BA">
        <w:rPr>
          <w:rFonts w:hint="cs"/>
          <w:rtl/>
        </w:rPr>
        <w:t xml:space="preserve"> </w:t>
      </w:r>
      <w:r w:rsidR="006F071F" w:rsidRPr="00B273BA">
        <w:rPr>
          <w:rtl/>
        </w:rPr>
        <w:t>אחר החג, כדי שיגיע אחרון שבארץ ישראל לנהר פרת!</w:t>
      </w:r>
    </w:p>
    <w:p w14:paraId="08BF262C" w14:textId="27BDB6B6" w:rsidR="00F707CE" w:rsidRPr="00F707CE" w:rsidRDefault="0004481C" w:rsidP="0004481C">
      <w:pPr>
        <w:pStyle w:val="36"/>
        <w:framePr w:wrap="notBeside"/>
        <w:rPr>
          <w:rtl/>
        </w:rPr>
      </w:pPr>
      <w:r w:rsidRPr="00F707CE">
        <w:rPr>
          <w:rFonts w:hint="cs"/>
          <w:rtl/>
        </w:rPr>
        <w:t>- דח</w:t>
      </w:r>
      <w:r w:rsidR="00AA7D03" w:rsidRPr="00F707CE">
        <w:rPr>
          <w:rFonts w:hint="cs"/>
          <w:rtl/>
        </w:rPr>
        <w:t>ה</w:t>
      </w:r>
      <w:r w:rsidRPr="00F707CE">
        <w:rPr>
          <w:rFonts w:hint="cs"/>
          <w:rtl/>
        </w:rPr>
        <w:t xml:space="preserve"> </w:t>
      </w:r>
      <w:r w:rsidR="00E45463" w:rsidRPr="00F707CE">
        <w:rPr>
          <w:rFonts w:hint="cs"/>
          <w:rtl/>
        </w:rPr>
        <w:t xml:space="preserve">א. </w:t>
      </w:r>
      <w:r w:rsidR="006F071F" w:rsidRPr="00F707CE">
        <w:rPr>
          <w:rtl/>
        </w:rPr>
        <w:t>רב יוסף</w:t>
      </w:r>
      <w:r w:rsidR="00F707CE" w:rsidRPr="00F707CE">
        <w:rPr>
          <w:rtl/>
        </w:rPr>
        <w:t>:</w:t>
      </w:r>
    </w:p>
    <w:p w14:paraId="1822DB7C" w14:textId="0F249043" w:rsidR="00A6533C" w:rsidRPr="007A4332" w:rsidRDefault="006F071F" w:rsidP="009B508D">
      <w:pPr>
        <w:rPr>
          <w:spacing w:val="-2"/>
          <w:rtl/>
        </w:rPr>
      </w:pPr>
      <w:r w:rsidRPr="007A4332">
        <w:rPr>
          <w:spacing w:val="-2"/>
          <w:rtl/>
        </w:rPr>
        <w:t xml:space="preserve">כבמקדש ראשון, </w:t>
      </w:r>
      <w:r w:rsidR="00AA7D03" w:rsidRPr="007A4332">
        <w:rPr>
          <w:rFonts w:hint="cs"/>
          <w:spacing w:val="-2"/>
          <w:rtl/>
        </w:rPr>
        <w:t xml:space="preserve">שישראל היו מרובין </w:t>
      </w:r>
      <w:r w:rsidRPr="007A4332">
        <w:rPr>
          <w:rStyle w:val="affff8"/>
          <w:spacing w:val="-2"/>
          <w:rtl/>
        </w:rPr>
        <w:t>כחול אשר על הים</w:t>
      </w:r>
      <w:r w:rsidRPr="007A4332">
        <w:rPr>
          <w:spacing w:val="-2"/>
          <w:rtl/>
        </w:rPr>
        <w:t xml:space="preserve"> </w:t>
      </w:r>
      <w:r w:rsidR="00060D25" w:rsidRPr="007A4332">
        <w:rPr>
          <w:rFonts w:hint="cs"/>
          <w:spacing w:val="-2"/>
          <w:rtl/>
        </w:rPr>
        <w:t>ט''ו יום</w:t>
      </w:r>
    </w:p>
    <w:p w14:paraId="34DBB0AD" w14:textId="28E12ED8" w:rsidR="006F071F" w:rsidRPr="00AA7D03" w:rsidRDefault="006F071F" w:rsidP="00E45463">
      <w:pPr>
        <w:rPr>
          <w:rtl/>
        </w:rPr>
      </w:pPr>
      <w:r w:rsidRPr="00AA7D03">
        <w:rPr>
          <w:rtl/>
        </w:rPr>
        <w:t xml:space="preserve">במקדש שני </w:t>
      </w:r>
      <w:r w:rsidR="00060D25">
        <w:rPr>
          <w:rFonts w:hint="cs"/>
          <w:rtl/>
        </w:rPr>
        <w:t xml:space="preserve">היו </w:t>
      </w:r>
      <w:r w:rsidR="00E45463">
        <w:rPr>
          <w:rFonts w:hint="cs"/>
          <w:rtl/>
        </w:rPr>
        <w:t xml:space="preserve">מועטים </w:t>
      </w:r>
      <w:r w:rsidRPr="00E45463">
        <w:rPr>
          <w:rStyle w:val="affff8"/>
          <w:rtl/>
        </w:rPr>
        <w:t>ארבע רבוא אלפים שלש מאות ששים</w:t>
      </w:r>
      <w:r w:rsidRPr="00AA7D03">
        <w:rPr>
          <w:rtl/>
        </w:rPr>
        <w:t xml:space="preserve"> </w:t>
      </w:r>
    </w:p>
    <w:p w14:paraId="245D2170" w14:textId="75FC47DC" w:rsidR="00F707CE" w:rsidRPr="00F707CE" w:rsidRDefault="00E45463" w:rsidP="00E45463">
      <w:pPr>
        <w:pStyle w:val="36"/>
        <w:framePr w:wrap="notBeside"/>
        <w:rPr>
          <w:rtl/>
        </w:rPr>
      </w:pPr>
      <w:r w:rsidRPr="00F707CE">
        <w:rPr>
          <w:rFonts w:hint="cs"/>
          <w:rtl/>
        </w:rPr>
        <w:t xml:space="preserve">ב. </w:t>
      </w:r>
      <w:r w:rsidR="006F071F" w:rsidRPr="00F707CE">
        <w:rPr>
          <w:rFonts w:hint="cs"/>
          <w:rtl/>
        </w:rPr>
        <w:t>ו</w:t>
      </w:r>
      <w:r w:rsidR="006F071F" w:rsidRPr="00F707CE">
        <w:rPr>
          <w:rtl/>
        </w:rPr>
        <w:t>אביי</w:t>
      </w:r>
      <w:r w:rsidR="00F707CE" w:rsidRPr="00F707CE">
        <w:rPr>
          <w:rtl/>
        </w:rPr>
        <w:t>:</w:t>
      </w:r>
    </w:p>
    <w:p w14:paraId="079D40E9" w14:textId="28281292" w:rsidR="00A6533C" w:rsidRPr="00AA7D03" w:rsidRDefault="006F071F" w:rsidP="009B508D">
      <w:pPr>
        <w:rPr>
          <w:rtl/>
        </w:rPr>
      </w:pPr>
      <w:r w:rsidRPr="00E45463">
        <w:rPr>
          <w:rStyle w:val="affff8"/>
          <w:rFonts w:hint="cs"/>
          <w:rtl/>
        </w:rPr>
        <w:t>'</w:t>
      </w:r>
      <w:r w:rsidRPr="00E45463">
        <w:rPr>
          <w:rStyle w:val="affff8"/>
          <w:rtl/>
        </w:rPr>
        <w:t>וישבו הכהנים והלוים וגו' והמשררים והשוערים</w:t>
      </w:r>
      <w:r w:rsidRPr="00E45463">
        <w:rPr>
          <w:rStyle w:val="affff8"/>
          <w:rFonts w:hint="cs"/>
          <w:rtl/>
        </w:rPr>
        <w:t xml:space="preserve"> </w:t>
      </w:r>
      <w:r w:rsidRPr="00E45463">
        <w:rPr>
          <w:rStyle w:val="affff8"/>
          <w:rtl/>
        </w:rPr>
        <w:t>וכל ישראל בעריהם</w:t>
      </w:r>
      <w:r w:rsidRPr="00E45463">
        <w:rPr>
          <w:rStyle w:val="affff8"/>
          <w:rFonts w:hint="cs"/>
          <w:rtl/>
        </w:rPr>
        <w:t>'</w:t>
      </w:r>
      <w:r w:rsidRPr="00AA7D03">
        <w:rPr>
          <w:rtl/>
        </w:rPr>
        <w:t xml:space="preserve"> וכיון </w:t>
      </w:r>
      <w:r w:rsidR="00E45463">
        <w:rPr>
          <w:rFonts w:hint="cs"/>
          <w:rtl/>
        </w:rPr>
        <w:t>שכן</w:t>
      </w:r>
      <w:r w:rsidRPr="00AA7D03">
        <w:rPr>
          <w:rtl/>
        </w:rPr>
        <w:t xml:space="preserve"> הוא - </w:t>
      </w:r>
      <w:r w:rsidRPr="005E3761">
        <w:rPr>
          <w:rStyle w:val="affffc"/>
          <w:rtl/>
        </w:rPr>
        <w:t>אפכא מסתברא:</w:t>
      </w:r>
      <w:r w:rsidRPr="00AA7D03">
        <w:rPr>
          <w:rtl/>
        </w:rPr>
        <w:t xml:space="preserve"> </w:t>
      </w:r>
      <w:r w:rsidRPr="00AA7D03">
        <w:rPr>
          <w:rFonts w:hint="cs"/>
          <w:rtl/>
        </w:rPr>
        <w:t>דווקא מפני שבמקדש ראשון היו כ</w:t>
      </w:r>
      <w:r w:rsidRPr="00AA7D03">
        <w:rPr>
          <w:rtl/>
        </w:rPr>
        <w:t>"</w:t>
      </w:r>
      <w:r w:rsidRPr="00AA7D03">
        <w:rPr>
          <w:rFonts w:hint="cs"/>
          <w:rtl/>
        </w:rPr>
        <w:t xml:space="preserve">כ הרבה </w:t>
      </w:r>
      <w:r w:rsidR="00E45463">
        <w:rPr>
          <w:rFonts w:hint="cs"/>
          <w:rtl/>
        </w:rPr>
        <w:t xml:space="preserve">סגי </w:t>
      </w:r>
      <w:r w:rsidRPr="00AA7D03">
        <w:rPr>
          <w:rFonts w:hint="cs"/>
          <w:rtl/>
        </w:rPr>
        <w:t xml:space="preserve">בג' ימים, </w:t>
      </w:r>
      <w:r w:rsidR="00E45463">
        <w:rPr>
          <w:rFonts w:hint="cs"/>
          <w:rtl/>
        </w:rPr>
        <w:t>שיש שיירות שהולכים ביום ולילה</w:t>
      </w:r>
      <w:r w:rsidRPr="00AA7D03">
        <w:rPr>
          <w:rFonts w:hint="cs"/>
          <w:rtl/>
        </w:rPr>
        <w:t>, משא</w:t>
      </w:r>
      <w:r w:rsidRPr="00AA7D03">
        <w:rPr>
          <w:rtl/>
        </w:rPr>
        <w:t>"</w:t>
      </w:r>
      <w:r w:rsidRPr="00AA7D03">
        <w:rPr>
          <w:rFonts w:hint="cs"/>
          <w:rtl/>
        </w:rPr>
        <w:t>כ במקדש שני</w:t>
      </w:r>
    </w:p>
    <w:p w14:paraId="47AF1840" w14:textId="2A109494" w:rsidR="00F707CE" w:rsidRPr="00F707CE" w:rsidRDefault="00E45463" w:rsidP="00E45463">
      <w:pPr>
        <w:pStyle w:val="36"/>
        <w:framePr w:wrap="notBeside"/>
        <w:rPr>
          <w:rtl/>
        </w:rPr>
      </w:pPr>
      <w:r w:rsidRPr="00F707CE">
        <w:rPr>
          <w:rFonts w:hint="cs"/>
          <w:rtl/>
        </w:rPr>
        <w:t xml:space="preserve">ג. </w:t>
      </w:r>
      <w:r w:rsidR="006F071F" w:rsidRPr="00F707CE">
        <w:rPr>
          <w:rFonts w:hint="cs"/>
          <w:rtl/>
        </w:rPr>
        <w:t>רבא</w:t>
      </w:r>
      <w:r w:rsidR="00F707CE" w:rsidRPr="00F707CE">
        <w:rPr>
          <w:rtl/>
        </w:rPr>
        <w:t>:</w:t>
      </w:r>
    </w:p>
    <w:p w14:paraId="36E99F55" w14:textId="23D89A95" w:rsidR="006F071F" w:rsidRPr="007A4332" w:rsidRDefault="006F071F" w:rsidP="006B77F9">
      <w:pPr>
        <w:spacing w:after="60"/>
        <w:rPr>
          <w:spacing w:val="-2"/>
          <w:rtl/>
        </w:rPr>
      </w:pPr>
      <w:r w:rsidRPr="007A4332">
        <w:rPr>
          <w:spacing w:val="-2"/>
          <w:rtl/>
        </w:rPr>
        <w:t>ל"</w:t>
      </w:r>
      <w:r w:rsidRPr="007A4332">
        <w:rPr>
          <w:rFonts w:hint="cs"/>
          <w:spacing w:val="-2"/>
          <w:rtl/>
        </w:rPr>
        <w:t>ש</w:t>
      </w:r>
      <w:r w:rsidRPr="007A4332">
        <w:rPr>
          <w:spacing w:val="-2"/>
          <w:rtl/>
        </w:rPr>
        <w:t xml:space="preserve"> במקדש ראשון </w:t>
      </w:r>
      <w:r w:rsidR="006B77F9" w:rsidRPr="007A4332">
        <w:rPr>
          <w:rFonts w:hint="cs"/>
          <w:spacing w:val="-2"/>
          <w:rtl/>
        </w:rPr>
        <w:t xml:space="preserve">או </w:t>
      </w:r>
      <w:r w:rsidRPr="007A4332">
        <w:rPr>
          <w:spacing w:val="-2"/>
          <w:rtl/>
        </w:rPr>
        <w:t>שני, לא הטריחו רבנן באבדה יותר מדי.</w:t>
      </w:r>
    </w:p>
    <w:p w14:paraId="67EC716F" w14:textId="7F05ECB4" w:rsidR="00242C63" w:rsidRPr="00AA7D03" w:rsidRDefault="00242C63" w:rsidP="00242C63">
      <w:pPr>
        <w:pStyle w:val="affff9"/>
        <w:rPr>
          <w:rtl/>
        </w:rPr>
      </w:pPr>
      <w:r>
        <w:rPr>
          <w:rFonts w:hint="cs"/>
          <w:rtl/>
        </w:rPr>
        <w:t>מה מכריז</w:t>
      </w:r>
    </w:p>
    <w:p w14:paraId="3CA223DB" w14:textId="57138ECD" w:rsidR="00F707CE" w:rsidRPr="00F707CE" w:rsidRDefault="006F071F" w:rsidP="006B77F9">
      <w:pPr>
        <w:pStyle w:val="36"/>
        <w:framePr w:wrap="notBeside"/>
        <w:rPr>
          <w:rtl/>
        </w:rPr>
      </w:pPr>
      <w:r w:rsidRPr="00F707CE">
        <w:rPr>
          <w:rtl/>
        </w:rPr>
        <w:t>רבינא</w:t>
      </w:r>
      <w:r w:rsidR="00F707CE" w:rsidRPr="00F707CE">
        <w:rPr>
          <w:rtl/>
        </w:rPr>
        <w:t>:</w:t>
      </w:r>
    </w:p>
    <w:p w14:paraId="3B924B7B" w14:textId="23422C17" w:rsidR="006F071F" w:rsidRPr="00AA7D03" w:rsidRDefault="006F071F" w:rsidP="00242C63">
      <w:pPr>
        <w:rPr>
          <w:rtl/>
        </w:rPr>
      </w:pPr>
      <w:r w:rsidRPr="0050150D">
        <w:rPr>
          <w:rFonts w:cs="PFT_Frank"/>
          <w:b/>
          <w:bCs/>
          <w:szCs w:val="14"/>
          <w:rtl/>
        </w:rPr>
        <w:t>גלימא</w:t>
      </w:r>
      <w:r w:rsidRPr="00AA7D03">
        <w:rPr>
          <w:rtl/>
        </w:rPr>
        <w:t xml:space="preserve"> מכריז.</w:t>
      </w:r>
      <w:r w:rsidRPr="00AA7D03">
        <w:rPr>
          <w:rFonts w:hint="cs"/>
          <w:rtl/>
        </w:rPr>
        <w:t xml:space="preserve"> דאי </w:t>
      </w:r>
      <w:r w:rsidR="00242C63">
        <w:rPr>
          <w:rFonts w:hint="cs"/>
          <w:rtl/>
        </w:rPr>
        <w:t xml:space="preserve">מכריז סתם </w:t>
      </w:r>
      <w:r w:rsidRPr="00AA7D03">
        <w:rPr>
          <w:rFonts w:hint="cs"/>
          <w:rtl/>
        </w:rPr>
        <w:t xml:space="preserve">אבידה להוסיף יום לעיין </w:t>
      </w:r>
      <w:r w:rsidRPr="0050150D">
        <w:rPr>
          <w:rFonts w:cs="PFT_Frank" w:hint="cs"/>
          <w:b/>
          <w:bCs/>
          <w:szCs w:val="14"/>
          <w:rtl/>
        </w:rPr>
        <w:t>בכלי</w:t>
      </w:r>
      <w:r w:rsidR="00242C63" w:rsidRPr="0050150D">
        <w:rPr>
          <w:rFonts w:cs="PFT_Frank" w:hint="cs"/>
          <w:b/>
          <w:bCs/>
          <w:szCs w:val="14"/>
          <w:rtl/>
        </w:rPr>
        <w:t>ו</w:t>
      </w:r>
    </w:p>
    <w:p w14:paraId="2C738929" w14:textId="36108576" w:rsidR="00F707CE" w:rsidRPr="00F707CE" w:rsidRDefault="006F071F" w:rsidP="00242C63">
      <w:pPr>
        <w:pStyle w:val="36"/>
        <w:framePr w:wrap="notBeside"/>
        <w:rPr>
          <w:rtl/>
        </w:rPr>
      </w:pPr>
      <w:r w:rsidRPr="00F707CE">
        <w:rPr>
          <w:rFonts w:hint="cs"/>
          <w:rtl/>
        </w:rPr>
        <w:t xml:space="preserve"> </w:t>
      </w:r>
      <w:r w:rsidRPr="00F707CE">
        <w:rPr>
          <w:rtl/>
        </w:rPr>
        <w:t>רבא</w:t>
      </w:r>
      <w:r w:rsidR="00F707CE" w:rsidRPr="00F707CE">
        <w:rPr>
          <w:rtl/>
        </w:rPr>
        <w:t>:</w:t>
      </w:r>
    </w:p>
    <w:p w14:paraId="76669216" w14:textId="3346568F" w:rsidR="006F071F" w:rsidRPr="00AA7D03" w:rsidRDefault="00242C63" w:rsidP="009B508D">
      <w:pPr>
        <w:rPr>
          <w:rtl/>
        </w:rPr>
      </w:pPr>
      <w:r>
        <w:rPr>
          <w:rFonts w:hint="cs"/>
          <w:rtl/>
        </w:rPr>
        <w:t xml:space="preserve">אפי' אם מכריז </w:t>
      </w:r>
      <w:r w:rsidRPr="0050150D">
        <w:rPr>
          <w:rFonts w:cs="PFT_Frank" w:hint="cs"/>
          <w:b/>
          <w:bCs/>
          <w:szCs w:val="14"/>
          <w:rtl/>
        </w:rPr>
        <w:t>אבידה</w:t>
      </w:r>
      <w:r>
        <w:rPr>
          <w:rFonts w:hint="cs"/>
          <w:rtl/>
        </w:rPr>
        <w:t xml:space="preserve"> </w:t>
      </w:r>
      <w:r w:rsidR="006F071F" w:rsidRPr="00AA7D03">
        <w:rPr>
          <w:rtl/>
        </w:rPr>
        <w:t>לא הטריחו רבנן באבידה יותר מדאי.</w:t>
      </w:r>
    </w:p>
    <w:p w14:paraId="57FF3F1E" w14:textId="77777777" w:rsidR="006F071F" w:rsidRPr="00AA7D03" w:rsidRDefault="006F071F" w:rsidP="009B508D">
      <w:pPr>
        <w:rPr>
          <w:rtl/>
        </w:rPr>
      </w:pPr>
    </w:p>
    <w:p w14:paraId="2C65578F" w14:textId="5DF1E26A" w:rsidR="00F707CE" w:rsidRPr="00F707CE" w:rsidRDefault="00745A40" w:rsidP="00060D25">
      <w:pPr>
        <w:pStyle w:val="36"/>
        <w:framePr w:wrap="notBeside"/>
        <w:rPr>
          <w:rtl/>
        </w:rPr>
      </w:pPr>
      <w:r w:rsidRPr="00F707CE">
        <w:rPr>
          <w:rFonts w:hint="cs"/>
          <w:rtl/>
        </w:rPr>
        <w:t>א.</w:t>
      </w:r>
      <w:r w:rsidR="006F071F" w:rsidRPr="00F707CE">
        <w:rPr>
          <w:rFonts w:hint="cs"/>
          <w:rtl/>
        </w:rPr>
        <w:t xml:space="preserve"> </w:t>
      </w:r>
      <w:r w:rsidR="006F071F" w:rsidRPr="00F707CE">
        <w:rPr>
          <w:rtl/>
        </w:rPr>
        <w:t>ת"ר</w:t>
      </w:r>
      <w:r w:rsidR="00F707CE" w:rsidRPr="00F707CE">
        <w:rPr>
          <w:rtl/>
        </w:rPr>
        <w:t>:</w:t>
      </w:r>
    </w:p>
    <w:p w14:paraId="762535BD" w14:textId="6761C23C" w:rsidR="006F071F" w:rsidRPr="00AA7D03" w:rsidRDefault="006F071F" w:rsidP="00060D25">
      <w:pPr>
        <w:rPr>
          <w:rtl/>
        </w:rPr>
      </w:pPr>
      <w:r w:rsidRPr="00AA7D03">
        <w:rPr>
          <w:rtl/>
        </w:rPr>
        <w:t>רגל ראשון אומר: רגל ראשון, רגל שני אומר: רגל שני, רגל שלישי אומר סתם.</w:t>
      </w:r>
      <w:r w:rsidRPr="00AA7D03">
        <w:rPr>
          <w:rFonts w:hint="cs"/>
          <w:rtl/>
        </w:rPr>
        <w:t xml:space="preserve"> [דלא אתי לאחלופי]</w:t>
      </w:r>
    </w:p>
    <w:p w14:paraId="6BF2FC61" w14:textId="77777777" w:rsidR="00A6533C" w:rsidRPr="00AA7D03" w:rsidRDefault="006F071F" w:rsidP="00A6533C">
      <w:pPr>
        <w:pStyle w:val="affe"/>
        <w:framePr w:wrap="around"/>
        <w:rPr>
          <w:rtl/>
        </w:rPr>
      </w:pPr>
      <w:r w:rsidRPr="00AA7D03">
        <w:rPr>
          <w:rtl/>
        </w:rPr>
        <w:t>כח:</w:t>
      </w:r>
    </w:p>
    <w:p w14:paraId="1DFEAA38" w14:textId="30FF9A6C" w:rsidR="00F707CE" w:rsidRPr="00F707CE" w:rsidRDefault="00745A40" w:rsidP="00060D25">
      <w:pPr>
        <w:pStyle w:val="36"/>
        <w:framePr w:wrap="notBeside"/>
        <w:rPr>
          <w:rtl/>
        </w:rPr>
      </w:pPr>
      <w:r w:rsidRPr="00F707CE">
        <w:rPr>
          <w:rFonts w:hint="cs"/>
          <w:rtl/>
        </w:rPr>
        <w:t xml:space="preserve">ב. </w:t>
      </w:r>
      <w:r w:rsidR="006F071F" w:rsidRPr="00F707CE">
        <w:rPr>
          <w:rtl/>
        </w:rPr>
        <w:t>ת"ר</w:t>
      </w:r>
      <w:r w:rsidR="00F707CE" w:rsidRPr="00F707CE">
        <w:rPr>
          <w:rtl/>
        </w:rPr>
        <w:t>:</w:t>
      </w:r>
    </w:p>
    <w:p w14:paraId="632CE62A" w14:textId="46DCC1AB" w:rsidR="006F071F" w:rsidRPr="00060D25" w:rsidRDefault="006F071F" w:rsidP="009B508D">
      <w:pPr>
        <w:rPr>
          <w:rStyle w:val="affffe"/>
          <w:rtl/>
        </w:rPr>
      </w:pPr>
      <w:r w:rsidRPr="0050150D">
        <w:rPr>
          <w:rFonts w:cs="PFT_Frank"/>
          <w:b/>
          <w:bCs/>
          <w:szCs w:val="14"/>
          <w:rtl/>
        </w:rPr>
        <w:t>בראשונה</w:t>
      </w:r>
      <w:r w:rsidRPr="00AA7D03">
        <w:rPr>
          <w:rtl/>
        </w:rPr>
        <w:t xml:space="preserve">, כל מי שמצא אבידה - היה מכריז עליה </w:t>
      </w:r>
      <w:r w:rsidRPr="00AA7D03">
        <w:rPr>
          <w:rFonts w:hint="cs"/>
          <w:rtl/>
        </w:rPr>
        <w:t xml:space="preserve">ג' </w:t>
      </w:r>
      <w:r w:rsidRPr="00AA7D03">
        <w:rPr>
          <w:rtl/>
        </w:rPr>
        <w:t xml:space="preserve">רגלים, ואחר רגל אחרון </w:t>
      </w:r>
      <w:r w:rsidR="00060D25">
        <w:rPr>
          <w:rFonts w:hint="cs"/>
          <w:rtl/>
        </w:rPr>
        <w:t xml:space="preserve">ז' </w:t>
      </w:r>
      <w:r w:rsidRPr="00AA7D03">
        <w:rPr>
          <w:rtl/>
        </w:rPr>
        <w:t xml:space="preserve">ימים, </w:t>
      </w:r>
      <w:r w:rsidRPr="00060D25">
        <w:rPr>
          <w:rStyle w:val="affffe"/>
          <w:rtl/>
        </w:rPr>
        <w:t>שילך שלשה ויחזור שלשה ויכריז יום אחד.</w:t>
      </w:r>
    </w:p>
    <w:p w14:paraId="4C86BDD0" w14:textId="471AA1F1" w:rsidR="006F071F" w:rsidRPr="007A4332" w:rsidRDefault="006F071F" w:rsidP="009B508D">
      <w:pPr>
        <w:rPr>
          <w:spacing w:val="-6"/>
          <w:rtl/>
        </w:rPr>
      </w:pPr>
      <w:r w:rsidRPr="0050150D">
        <w:rPr>
          <w:rFonts w:cs="PFT_Frank"/>
          <w:b/>
          <w:bCs/>
          <w:spacing w:val="-6"/>
          <w:szCs w:val="14"/>
          <w:rtl/>
        </w:rPr>
        <w:t>משחרב בי</w:t>
      </w:r>
      <w:r w:rsidRPr="0050150D">
        <w:rPr>
          <w:rFonts w:cs="PFT_Frank" w:hint="cs"/>
          <w:b/>
          <w:bCs/>
          <w:spacing w:val="-6"/>
          <w:szCs w:val="14"/>
          <w:rtl/>
        </w:rPr>
        <w:t>המ''ק</w:t>
      </w:r>
      <w:r w:rsidR="00060D25" w:rsidRPr="0050150D">
        <w:rPr>
          <w:rFonts w:cs="PFT_Frank" w:hint="cs"/>
          <w:b/>
          <w:bCs/>
          <w:spacing w:val="-6"/>
          <w:szCs w:val="14"/>
          <w:rtl/>
        </w:rPr>
        <w:t xml:space="preserve"> שב''ב</w:t>
      </w:r>
      <w:r w:rsidRPr="0050150D">
        <w:rPr>
          <w:rFonts w:cs="PFT_Frank"/>
          <w:b/>
          <w:bCs/>
          <w:spacing w:val="-6"/>
          <w:szCs w:val="14"/>
          <w:rtl/>
        </w:rPr>
        <w:t>,</w:t>
      </w:r>
      <w:r w:rsidRPr="007A4332">
        <w:rPr>
          <w:spacing w:val="-6"/>
          <w:rtl/>
        </w:rPr>
        <w:t xml:space="preserve"> </w:t>
      </w:r>
      <w:r w:rsidR="00060D25" w:rsidRPr="007A4332">
        <w:rPr>
          <w:rFonts w:hint="cs"/>
          <w:spacing w:val="-6"/>
          <w:rtl/>
        </w:rPr>
        <w:t xml:space="preserve">תיקנו שיכריזו </w:t>
      </w:r>
      <w:r w:rsidRPr="007A4332">
        <w:rPr>
          <w:spacing w:val="-6"/>
          <w:rtl/>
        </w:rPr>
        <w:t>בבתי כנסיות ובתי מדרשות.</w:t>
      </w:r>
    </w:p>
    <w:p w14:paraId="682CA542" w14:textId="270E731B" w:rsidR="006F071F" w:rsidRPr="00AA7D03" w:rsidRDefault="006F071F" w:rsidP="009B508D">
      <w:pPr>
        <w:rPr>
          <w:rtl/>
        </w:rPr>
      </w:pPr>
      <w:r w:rsidRPr="0050150D">
        <w:rPr>
          <w:rFonts w:cs="PFT_Frank"/>
          <w:b/>
          <w:bCs/>
          <w:szCs w:val="14"/>
          <w:rtl/>
        </w:rPr>
        <w:t>משרבו האנסים</w:t>
      </w:r>
      <w:r w:rsidRPr="00AA7D03">
        <w:rPr>
          <w:rtl/>
        </w:rPr>
        <w:t xml:space="preserve"> </w:t>
      </w:r>
      <w:r w:rsidRPr="00060D25">
        <w:rPr>
          <w:rStyle w:val="affffe"/>
          <w:rFonts w:hint="cs"/>
          <w:rtl/>
        </w:rPr>
        <w:t xml:space="preserve">דאמרו </w:t>
      </w:r>
      <w:r w:rsidR="00060D25" w:rsidRPr="00060D25">
        <w:rPr>
          <w:rStyle w:val="affffe"/>
          <w:rFonts w:hint="cs"/>
          <w:rtl/>
        </w:rPr>
        <w:t>שאבידה למלך</w:t>
      </w:r>
      <w:r w:rsidRPr="00AA7D03">
        <w:rPr>
          <w:rtl/>
        </w:rPr>
        <w:t xml:space="preserve"> </w:t>
      </w:r>
      <w:r w:rsidR="00745A40">
        <w:rPr>
          <w:rFonts w:hint="cs"/>
          <w:rtl/>
        </w:rPr>
        <w:t>מ</w:t>
      </w:r>
      <w:r w:rsidR="00060D25">
        <w:rPr>
          <w:rFonts w:hint="cs"/>
          <w:rtl/>
        </w:rPr>
        <w:t xml:space="preserve">ודיע </w:t>
      </w:r>
      <w:r w:rsidRPr="00AA7D03">
        <w:rPr>
          <w:rtl/>
        </w:rPr>
        <w:t>לשכיניו ויודעיו, ודיו..</w:t>
      </w:r>
    </w:p>
    <w:p w14:paraId="7C66FFEB" w14:textId="77777777" w:rsidR="00F707CE" w:rsidRPr="00F707CE" w:rsidRDefault="00B660D6" w:rsidP="00745A40">
      <w:pPr>
        <w:pStyle w:val="36"/>
        <w:framePr w:wrap="notBeside"/>
        <w:rPr>
          <w:rtl/>
        </w:rPr>
      </w:pPr>
      <w:r w:rsidRPr="00F707CE">
        <w:rPr>
          <w:rFonts w:hint="cs"/>
          <w:rtl/>
        </w:rPr>
        <w:t>מעשה</w:t>
      </w:r>
      <w:r w:rsidR="006F071F" w:rsidRPr="00F707CE">
        <w:rPr>
          <w:rFonts w:hint="cs"/>
          <w:rtl/>
        </w:rPr>
        <w:t xml:space="preserve"> </w:t>
      </w:r>
      <w:r w:rsidRPr="00F707CE">
        <w:rPr>
          <w:rFonts w:hint="cs"/>
          <w:rtl/>
        </w:rPr>
        <w:t>ב</w:t>
      </w:r>
      <w:r w:rsidR="006F071F" w:rsidRPr="00F707CE">
        <w:rPr>
          <w:rtl/>
        </w:rPr>
        <w:t>רבי אמי</w:t>
      </w:r>
      <w:r w:rsidR="00F707CE" w:rsidRPr="00F707CE">
        <w:rPr>
          <w:rtl/>
        </w:rPr>
        <w:t>:</w:t>
      </w:r>
    </w:p>
    <w:p w14:paraId="13CCC6DF" w14:textId="4DD4EBCD" w:rsidR="006F071F" w:rsidRPr="00AA7D03" w:rsidRDefault="006F071F" w:rsidP="009B508D">
      <w:pPr>
        <w:rPr>
          <w:rtl/>
        </w:rPr>
      </w:pPr>
      <w:r w:rsidRPr="00AA7D03">
        <w:rPr>
          <w:rFonts w:hint="cs"/>
          <w:rtl/>
        </w:rPr>
        <w:lastRenderedPageBreak/>
        <w:t>מצא כלי מלא זהובים</w:t>
      </w:r>
      <w:r w:rsidRPr="00AA7D03">
        <w:rPr>
          <w:rtl/>
        </w:rPr>
        <w:t xml:space="preserve">, </w:t>
      </w:r>
      <w:r w:rsidRPr="00AA7D03">
        <w:rPr>
          <w:rFonts w:hint="cs"/>
          <w:rtl/>
        </w:rPr>
        <w:t>ראהו רומאי שפחד א</w:t>
      </w:r>
      <w:r w:rsidRPr="00AA7D03">
        <w:rPr>
          <w:rtl/>
        </w:rPr>
        <w:t>"</w:t>
      </w:r>
      <w:r w:rsidRPr="00AA7D03">
        <w:rPr>
          <w:rFonts w:hint="cs"/>
          <w:rtl/>
        </w:rPr>
        <w:t>ל שיקח לעצמו דאינו פרסאי שאומר דאבידה למלך</w:t>
      </w:r>
    </w:p>
    <w:p w14:paraId="1D22BD71" w14:textId="561A87AB" w:rsidR="00F707CE" w:rsidRPr="00F707CE" w:rsidRDefault="00B660D6" w:rsidP="00745A40">
      <w:pPr>
        <w:pStyle w:val="36"/>
        <w:framePr w:wrap="notBeside"/>
        <w:rPr>
          <w:rtl/>
        </w:rPr>
      </w:pPr>
      <w:r w:rsidRPr="00F707CE">
        <w:rPr>
          <w:rFonts w:hint="cs"/>
          <w:rtl/>
        </w:rPr>
        <w:t>ג.</w:t>
      </w:r>
      <w:r w:rsidR="006F071F" w:rsidRPr="00F707CE">
        <w:rPr>
          <w:rFonts w:hint="cs"/>
          <w:rtl/>
        </w:rPr>
        <w:t xml:space="preserve"> </w:t>
      </w:r>
      <w:r w:rsidR="006F071F" w:rsidRPr="00F707CE">
        <w:rPr>
          <w:rtl/>
        </w:rPr>
        <w:t>ת"ר</w:t>
      </w:r>
      <w:r w:rsidR="00F707CE" w:rsidRPr="00F707CE">
        <w:rPr>
          <w:rtl/>
        </w:rPr>
        <w:t>:</w:t>
      </w:r>
    </w:p>
    <w:p w14:paraId="47D3E2E0" w14:textId="1674E285" w:rsidR="006F071F" w:rsidRPr="007A4332" w:rsidRDefault="006F071F" w:rsidP="00745A40">
      <w:pPr>
        <w:rPr>
          <w:spacing w:val="-2"/>
          <w:rtl/>
        </w:rPr>
      </w:pPr>
      <w:r w:rsidRPr="007A4332">
        <w:rPr>
          <w:spacing w:val="-6"/>
          <w:rtl/>
        </w:rPr>
        <w:t xml:space="preserve">אבן טוען היתה בירושלים כל </w:t>
      </w:r>
      <w:r w:rsidR="00A56F81" w:rsidRPr="007A4332">
        <w:rPr>
          <w:rFonts w:hint="cs"/>
          <w:spacing w:val="-6"/>
          <w:rtl/>
        </w:rPr>
        <w:t xml:space="preserve">מאבד וכל מוצא </w:t>
      </w:r>
      <w:r w:rsidRPr="007A4332">
        <w:rPr>
          <w:spacing w:val="-6"/>
          <w:rtl/>
        </w:rPr>
        <w:t>נפנה לשם.</w:t>
      </w:r>
      <w:r w:rsidR="00745A40" w:rsidRPr="007A4332">
        <w:rPr>
          <w:rFonts w:hint="cs"/>
          <w:spacing w:val="-6"/>
          <w:rtl/>
        </w:rPr>
        <w:t xml:space="preserve"> </w:t>
      </w:r>
      <w:r w:rsidRPr="007A4332">
        <w:rPr>
          <w:spacing w:val="-6"/>
          <w:rtl/>
        </w:rPr>
        <w:t>זה מכריז</w:t>
      </w:r>
      <w:r w:rsidRPr="007A4332">
        <w:rPr>
          <w:spacing w:val="-2"/>
          <w:rtl/>
        </w:rPr>
        <w:t xml:space="preserve"> וזה נותן סימנין ונוטלה.</w:t>
      </w:r>
      <w:r w:rsidRPr="007A4332">
        <w:rPr>
          <w:rFonts w:hint="cs"/>
          <w:spacing w:val="-2"/>
          <w:rtl/>
        </w:rPr>
        <w:t xml:space="preserve"> </w:t>
      </w:r>
      <w:r w:rsidRPr="007A4332">
        <w:rPr>
          <w:rStyle w:val="affffc"/>
          <w:spacing w:val="-2"/>
          <w:rtl/>
        </w:rPr>
        <w:t>וזו ששנינו:</w:t>
      </w:r>
      <w:r w:rsidRPr="007A4332">
        <w:rPr>
          <w:spacing w:val="-2"/>
          <w:rtl/>
        </w:rPr>
        <w:t xml:space="preserve"> צאו וראו אם נמחת אבן הטוען.</w:t>
      </w:r>
    </w:p>
    <w:p w14:paraId="2628C149" w14:textId="77777777" w:rsidR="00A6533C" w:rsidRPr="00AA7D03" w:rsidRDefault="00A6533C" w:rsidP="00A6533C">
      <w:pPr>
        <w:pStyle w:val="aff9"/>
        <w:rPr>
          <w:rtl/>
        </w:rPr>
      </w:pPr>
      <w:r w:rsidRPr="00AA7D03">
        <w:rPr>
          <w:rtl/>
        </w:rPr>
        <w:t>***</w:t>
      </w:r>
    </w:p>
    <w:p w14:paraId="4F132BC6" w14:textId="60368211" w:rsidR="006F071F" w:rsidRPr="00AA7D03" w:rsidRDefault="006F071F" w:rsidP="006E4D66">
      <w:pPr>
        <w:pStyle w:val="afffff"/>
        <w:framePr w:wrap="around"/>
        <w:rPr>
          <w:rtl/>
        </w:rPr>
      </w:pPr>
      <w:del w:id="20189" w:author="קלוד" w:date="2026-10-06T10:08:05Z">
        <w:r>
          <w:rPr>
            <w:rtl/>
          </w:rPr>
          <w:delText xml:space="preserve">משנה.</w:delText>
        </w:r>
      </w:del>
      <w:ins w:id="20190" w:author="קלוד" w:date="2026-10-06T10:08:05Z">
        <w:r>
          <w:rPr>
            <w:rtl/>
          </w:rPr>
          <w:t xml:space="preserve">משנה ז</w:t>
        </w:r>
      </w:ins>
    </w:p>
    <w:p w14:paraId="2D832D76" w14:textId="77777777" w:rsidR="006F071F" w:rsidRPr="00AA7D03" w:rsidRDefault="006F071F" w:rsidP="00227C81">
      <w:pPr>
        <w:pStyle w:val="afff3"/>
        <w:rPr>
          <w:rtl/>
        </w:rPr>
      </w:pPr>
      <w:ins w:id="9839" w:author="מספור קטעי משנה" w:date="2026-10-06T06:45:11Z">
        <w:r>
          <w:rPr>
            <w:rStyle w:val="MisparKeta"/>
          </w:rPr>
          <w:t xml:space="preserve">א. </w:t>
        </w:r>
      </w:ins>
      <w:r w:rsidRPr="00AA7D03">
        <w:rPr>
          <w:rtl/>
        </w:rPr>
        <w:t>אמר את האבידה ולא אמר סימניה - לא יתן לו.</w:t>
      </w:r>
    </w:p>
    <w:p w14:paraId="1C73DC3D" w14:textId="30204D3B" w:rsidR="006F071F" w:rsidRPr="00AA7D03" w:rsidRDefault="006F071F" w:rsidP="007A4332">
      <w:pPr>
        <w:pStyle w:val="afff3"/>
        <w:spacing w:after="60" w:line="220" w:lineRule="exact"/>
        <w:rPr>
          <w:rtl/>
        </w:rPr>
      </w:pPr>
      <w:r w:rsidRPr="00AA7D03">
        <w:rPr>
          <w:rtl/>
        </w:rPr>
        <w:t xml:space="preserve">והרמאי, </w:t>
      </w:r>
      <w:r w:rsidR="006E4D66">
        <w:rPr>
          <w:rFonts w:hint="cs"/>
          <w:rtl/>
        </w:rPr>
        <w:t xml:space="preserve">אף </w:t>
      </w:r>
      <w:r w:rsidRPr="00AA7D03">
        <w:rPr>
          <w:rtl/>
        </w:rPr>
        <w:t>שאמר סימניה - לא יתן לו, שנאמר עד דרש אחיך אתו - עד שתדרוש את אחיך, אם רמאי הוא אם אינו רמאי.</w:t>
      </w:r>
    </w:p>
    <w:p w14:paraId="6840F7DA" w14:textId="1BA2D4DF" w:rsidR="00F707CE" w:rsidRPr="00F707CE" w:rsidRDefault="006F071F" w:rsidP="006E4D66">
      <w:pPr>
        <w:pStyle w:val="36"/>
        <w:framePr w:wrap="notBeside"/>
        <w:rPr>
          <w:rtl/>
        </w:rPr>
      </w:pPr>
      <w:r w:rsidRPr="00F707CE">
        <w:rPr>
          <w:rFonts w:hint="cs"/>
          <w:rtl/>
        </w:rPr>
        <w:t>ר</w:t>
      </w:r>
      <w:r w:rsidRPr="00F707CE">
        <w:rPr>
          <w:rtl/>
        </w:rPr>
        <w:t>"</w:t>
      </w:r>
      <w:r w:rsidRPr="00F707CE">
        <w:rPr>
          <w:rFonts w:hint="cs"/>
          <w:rtl/>
        </w:rPr>
        <w:t>י</w:t>
      </w:r>
      <w:r w:rsidR="00F707CE" w:rsidRPr="00F707CE">
        <w:rPr>
          <w:rtl/>
        </w:rPr>
        <w:t>:</w:t>
      </w:r>
    </w:p>
    <w:p w14:paraId="376A32F8" w14:textId="58CA6992" w:rsidR="006F071F" w:rsidRPr="00AA7D03" w:rsidRDefault="006F071F" w:rsidP="009B508D">
      <w:pPr>
        <w:rPr>
          <w:rtl/>
        </w:rPr>
      </w:pPr>
      <w:r w:rsidRPr="00AA7D03">
        <w:rPr>
          <w:rtl/>
        </w:rPr>
        <w:t xml:space="preserve">אבידתא מכריז, דאי </w:t>
      </w:r>
      <w:r w:rsidR="006E4D66">
        <w:rPr>
          <w:rFonts w:hint="cs"/>
          <w:rtl/>
        </w:rPr>
        <w:t xml:space="preserve">מכריז </w:t>
      </w:r>
      <w:r w:rsidRPr="00AA7D03">
        <w:rPr>
          <w:rtl/>
        </w:rPr>
        <w:t>גלימא - חיישינן לרמאי.</w:t>
      </w:r>
    </w:p>
    <w:p w14:paraId="5BF0CE8B" w14:textId="6C5CDCCA" w:rsidR="00F707CE" w:rsidRPr="00F707CE" w:rsidRDefault="006F071F" w:rsidP="006E4D66">
      <w:pPr>
        <w:pStyle w:val="36"/>
        <w:framePr w:wrap="notBeside"/>
        <w:rPr>
          <w:rtl/>
        </w:rPr>
      </w:pPr>
      <w:r w:rsidRPr="00F707CE">
        <w:rPr>
          <w:rtl/>
        </w:rPr>
        <w:t>ר"</w:t>
      </w:r>
      <w:r w:rsidRPr="00F707CE">
        <w:rPr>
          <w:rFonts w:hint="cs"/>
          <w:rtl/>
        </w:rPr>
        <w:t>נ</w:t>
      </w:r>
      <w:r w:rsidR="00F707CE" w:rsidRPr="00F707CE">
        <w:rPr>
          <w:rtl/>
        </w:rPr>
        <w:t>:</w:t>
      </w:r>
    </w:p>
    <w:p w14:paraId="6D19A33B" w14:textId="1F716307" w:rsidR="006E4D66" w:rsidRDefault="006F071F" w:rsidP="007A4332">
      <w:pPr>
        <w:spacing w:after="60"/>
        <w:rPr>
          <w:rtl/>
        </w:rPr>
      </w:pPr>
      <w:r w:rsidRPr="00AA7D03">
        <w:rPr>
          <w:rtl/>
        </w:rPr>
        <w:t xml:space="preserve">גלימא מכריז, </w:t>
      </w:r>
      <w:r w:rsidR="006E4D66">
        <w:rPr>
          <w:rFonts w:hint="cs"/>
          <w:rtl/>
        </w:rPr>
        <w:t xml:space="preserve">ולא חיישי' </w:t>
      </w:r>
      <w:r w:rsidRPr="00AA7D03">
        <w:rPr>
          <w:rtl/>
        </w:rPr>
        <w:t>לרמאי</w:t>
      </w:r>
      <w:r w:rsidR="006E4D66">
        <w:rPr>
          <w:rFonts w:hint="cs"/>
          <w:rtl/>
        </w:rPr>
        <w:t>,</w:t>
      </w:r>
      <w:r w:rsidRPr="00AA7D03">
        <w:rPr>
          <w:rtl/>
        </w:rPr>
        <w:t xml:space="preserve"> דא"</w:t>
      </w:r>
      <w:r w:rsidRPr="00AA7D03">
        <w:rPr>
          <w:rFonts w:hint="cs"/>
          <w:rtl/>
        </w:rPr>
        <w:t>כ</w:t>
      </w:r>
      <w:r w:rsidRPr="00AA7D03">
        <w:rPr>
          <w:rtl/>
        </w:rPr>
        <w:t xml:space="preserve"> אין לדבר סוף.</w:t>
      </w:r>
    </w:p>
    <w:p w14:paraId="250BD278" w14:textId="2CA20259" w:rsidR="00F707CE" w:rsidRPr="00F707CE" w:rsidRDefault="006F071F" w:rsidP="006E4D66">
      <w:pPr>
        <w:pStyle w:val="36"/>
        <w:framePr w:wrap="notBeside"/>
        <w:rPr>
          <w:rtl/>
        </w:rPr>
      </w:pPr>
      <w:r w:rsidRPr="00F707CE">
        <w:rPr>
          <w:rtl/>
        </w:rPr>
        <w:t>•</w:t>
      </w:r>
      <w:r w:rsidRPr="00F707CE">
        <w:rPr>
          <w:rFonts w:hint="cs"/>
          <w:rtl/>
        </w:rPr>
        <w:t xml:space="preserve"> </w:t>
      </w:r>
      <w:r w:rsidRPr="00F707CE">
        <w:rPr>
          <w:rtl/>
        </w:rPr>
        <w:t>תנן</w:t>
      </w:r>
      <w:r w:rsidR="00F707CE" w:rsidRPr="00F707CE">
        <w:rPr>
          <w:rtl/>
        </w:rPr>
        <w:t>:</w:t>
      </w:r>
    </w:p>
    <w:p w14:paraId="2001FC88" w14:textId="4030A3E1" w:rsidR="006F071F" w:rsidRPr="00AA7D03" w:rsidRDefault="006F071F" w:rsidP="009B508D">
      <w:pPr>
        <w:rPr>
          <w:rtl/>
        </w:rPr>
      </w:pPr>
      <w:r w:rsidRPr="00AA7D03">
        <w:rPr>
          <w:rtl/>
        </w:rPr>
        <w:t>אמר את האבידה ולא את סימניה - לא יתן לו.</w:t>
      </w:r>
    </w:p>
    <w:p w14:paraId="05E4E6A6" w14:textId="77777777" w:rsidR="00F707CE" w:rsidRPr="00F707CE" w:rsidRDefault="006F071F" w:rsidP="004855CA">
      <w:pPr>
        <w:pStyle w:val="36"/>
        <w:framePr w:wrap="notBeside"/>
        <w:rPr>
          <w:rtl/>
        </w:rPr>
      </w:pPr>
      <w:r w:rsidRPr="00F707CE">
        <w:rPr>
          <w:rFonts w:hint="cs"/>
          <w:rtl/>
        </w:rPr>
        <w:t>א</w:t>
      </w:r>
      <w:r w:rsidR="004855CA" w:rsidRPr="00F707CE">
        <w:rPr>
          <w:rFonts w:hint="cs"/>
          <w:rtl/>
        </w:rPr>
        <w:t>ף</w:t>
      </w:r>
      <w:r w:rsidRPr="00F707CE">
        <w:rPr>
          <w:rFonts w:hint="cs"/>
          <w:rtl/>
        </w:rPr>
        <w:t xml:space="preserve"> למ</w:t>
      </w:r>
      <w:r w:rsidRPr="00F707CE">
        <w:rPr>
          <w:rtl/>
        </w:rPr>
        <w:t>"</w:t>
      </w:r>
      <w:r w:rsidRPr="00F707CE">
        <w:rPr>
          <w:rFonts w:hint="cs"/>
          <w:rtl/>
        </w:rPr>
        <w:t>ד</w:t>
      </w:r>
      <w:r w:rsidR="00F707CE" w:rsidRPr="00F707CE">
        <w:rPr>
          <w:rtl/>
        </w:rPr>
        <w:t>:</w:t>
      </w:r>
    </w:p>
    <w:p w14:paraId="09594FA4" w14:textId="5196165E" w:rsidR="00A6533C" w:rsidRPr="00AA7D03" w:rsidRDefault="006F071F" w:rsidP="009B508D">
      <w:pPr>
        <w:rPr>
          <w:rtl/>
        </w:rPr>
      </w:pPr>
      <w:r w:rsidRPr="00AA7D03">
        <w:rPr>
          <w:rFonts w:hint="cs"/>
          <w:rtl/>
        </w:rPr>
        <w:t xml:space="preserve">גלימא מכריז לא אמר סימניה היינו </w:t>
      </w:r>
      <w:r w:rsidR="004855CA">
        <w:rPr>
          <w:rFonts w:hint="cs"/>
          <w:rtl/>
        </w:rPr>
        <w:t>ש</w:t>
      </w:r>
      <w:r w:rsidRPr="00AA7D03">
        <w:rPr>
          <w:rFonts w:hint="cs"/>
          <w:rtl/>
        </w:rPr>
        <w:t>לא אמר סימנין מובהקין.</w:t>
      </w:r>
    </w:p>
    <w:p w14:paraId="64482409" w14:textId="784D2FAB" w:rsidR="006F071F" w:rsidRPr="001D1E9C" w:rsidRDefault="006F071F" w:rsidP="0004364C">
      <w:pPr>
        <w:pStyle w:val="afffb"/>
        <w:rPr>
          <w:rtl/>
        </w:rPr>
      </w:pPr>
      <w:ins w:id="9840" w:author="מספור קטעי משנה" w:date="2026-10-06T06:45:11Z">
        <w:r>
          <w:rPr>
            <w:rStyle w:val="MisparKeta"/>
          </w:rPr>
          <w:t xml:space="preserve">א. </w:t>
        </w:r>
      </w:ins>
      <w:r w:rsidRPr="001D1E9C">
        <w:rPr>
          <w:rtl/>
        </w:rPr>
        <w:t xml:space="preserve">והרמאי </w:t>
      </w:r>
      <w:r>
        <w:rPr>
          <w:rtl/>
        </w:rPr>
        <w:t>אע"פ</w:t>
      </w:r>
      <w:r w:rsidRPr="001D1E9C">
        <w:rPr>
          <w:rtl/>
        </w:rPr>
        <w:t xml:space="preserve"> שאמר את סימניה הר</w:t>
      </w:r>
      <w:r>
        <w:rPr>
          <w:rtl/>
        </w:rPr>
        <w:t>"</w:t>
      </w:r>
      <w:r w:rsidRPr="001D1E9C">
        <w:rPr>
          <w:rFonts w:hint="cs"/>
          <w:rtl/>
        </w:rPr>
        <w:t>ז</w:t>
      </w:r>
      <w:r w:rsidRPr="001D1E9C">
        <w:rPr>
          <w:rtl/>
        </w:rPr>
        <w:t xml:space="preserve"> לא יתן לו.</w:t>
      </w:r>
    </w:p>
    <w:p w14:paraId="4415A83C" w14:textId="792E2521" w:rsidR="00F707CE" w:rsidRPr="00F707CE" w:rsidRDefault="006F071F" w:rsidP="0004364C">
      <w:pPr>
        <w:pStyle w:val="36"/>
        <w:framePr w:wrap="notBeside"/>
        <w:rPr>
          <w:rtl/>
        </w:rPr>
      </w:pPr>
      <w:r w:rsidRPr="00F707CE">
        <w:rPr>
          <w:rtl/>
        </w:rPr>
        <w:t>ת"ר</w:t>
      </w:r>
      <w:r w:rsidR="00F707CE" w:rsidRPr="00F707CE">
        <w:rPr>
          <w:rtl/>
        </w:rPr>
        <w:t>:</w:t>
      </w:r>
    </w:p>
    <w:p w14:paraId="3E9B5306" w14:textId="39712142" w:rsidR="006F071F" w:rsidRPr="0004364C" w:rsidRDefault="006F071F" w:rsidP="009B508D">
      <w:pPr>
        <w:rPr>
          <w:rtl/>
        </w:rPr>
      </w:pPr>
      <w:r w:rsidRPr="0004364C">
        <w:rPr>
          <w:rtl/>
        </w:rPr>
        <w:t>בראשונה כל מי שאבדה לו אבידה - היה נותן סימנין ונוטלה.</w:t>
      </w:r>
    </w:p>
    <w:p w14:paraId="67CCE5BE" w14:textId="3694E612" w:rsidR="006F071F" w:rsidRPr="009514E5" w:rsidRDefault="006F071F" w:rsidP="009B508D">
      <w:pPr>
        <w:rPr>
          <w:spacing w:val="-2"/>
          <w:rtl/>
        </w:rPr>
      </w:pPr>
      <w:r w:rsidRPr="009514E5">
        <w:rPr>
          <w:spacing w:val="-2"/>
          <w:rtl/>
        </w:rPr>
        <w:t xml:space="preserve">משרבו הרמאין </w:t>
      </w:r>
      <w:r w:rsidRPr="009514E5">
        <w:rPr>
          <w:rStyle w:val="affffc"/>
          <w:spacing w:val="-2"/>
          <w:rtl/>
        </w:rPr>
        <w:t>ת</w:t>
      </w:r>
      <w:r w:rsidR="009514E5" w:rsidRPr="009514E5">
        <w:rPr>
          <w:rStyle w:val="affffc"/>
          <w:rFonts w:hint="cs"/>
          <w:spacing w:val="-2"/>
          <w:rtl/>
        </w:rPr>
        <w:t>י</w:t>
      </w:r>
      <w:r w:rsidRPr="009514E5">
        <w:rPr>
          <w:rStyle w:val="affffc"/>
          <w:spacing w:val="-2"/>
          <w:rtl/>
        </w:rPr>
        <w:t>קנו שיהו אומרים לו:</w:t>
      </w:r>
      <w:r w:rsidRPr="009514E5">
        <w:rPr>
          <w:spacing w:val="-2"/>
          <w:rtl/>
        </w:rPr>
        <w:t xml:space="preserve"> הבא עדים </w:t>
      </w:r>
      <w:r w:rsidR="007A4332" w:rsidRPr="009514E5">
        <w:rPr>
          <w:rFonts w:hint="cs"/>
          <w:spacing w:val="-2"/>
          <w:rtl/>
        </w:rPr>
        <w:t>שאינך רמאי</w:t>
      </w:r>
      <w:r w:rsidRPr="009514E5">
        <w:rPr>
          <w:spacing w:val="-2"/>
          <w:rtl/>
        </w:rPr>
        <w:t xml:space="preserve"> וטול.</w:t>
      </w:r>
    </w:p>
    <w:p w14:paraId="7888F315" w14:textId="77777777" w:rsidR="00F707CE" w:rsidRPr="00F707CE" w:rsidRDefault="0004364C" w:rsidP="0004364C">
      <w:pPr>
        <w:pStyle w:val="36"/>
        <w:framePr w:wrap="notBeside"/>
        <w:rPr>
          <w:rtl/>
        </w:rPr>
      </w:pPr>
      <w:r w:rsidRPr="00F707CE">
        <w:rPr>
          <w:rFonts w:hint="cs"/>
          <w:rtl/>
        </w:rPr>
        <w:t>כמעשה  באביו דר'פ</w:t>
      </w:r>
      <w:r w:rsidR="00F707CE" w:rsidRPr="00F707CE">
        <w:rPr>
          <w:rtl/>
        </w:rPr>
        <w:t>:</w:t>
      </w:r>
    </w:p>
    <w:p w14:paraId="3A969EB0" w14:textId="0DE3D5AC" w:rsidR="006F071F" w:rsidRPr="0004364C" w:rsidRDefault="006F071F" w:rsidP="009B508D">
      <w:pPr>
        <w:rPr>
          <w:rtl/>
        </w:rPr>
      </w:pPr>
      <w:r w:rsidRPr="0004364C">
        <w:rPr>
          <w:rFonts w:hint="cs"/>
          <w:rtl/>
        </w:rPr>
        <w:t xml:space="preserve">אבד לו חמור ומצאוהו </w:t>
      </w:r>
      <w:r w:rsidRPr="005E3761">
        <w:rPr>
          <w:rStyle w:val="affffc"/>
          <w:rFonts w:hint="cs"/>
          <w:rtl/>
        </w:rPr>
        <w:t>ואמר רבר'ה</w:t>
      </w:r>
      <w:r w:rsidRPr="0004364C">
        <w:rPr>
          <w:rFonts w:hint="cs"/>
          <w:rtl/>
        </w:rPr>
        <w:t xml:space="preserve"> שיביא עדים שאינו רמאי והביא עדים</w:t>
      </w:r>
      <w:r w:rsidR="0004364C">
        <w:rPr>
          <w:rFonts w:hint="cs"/>
          <w:rtl/>
        </w:rPr>
        <w:t>,</w:t>
      </w:r>
      <w:r w:rsidRPr="0004364C">
        <w:rPr>
          <w:rFonts w:hint="cs"/>
          <w:rtl/>
        </w:rPr>
        <w:t xml:space="preserve"> </w:t>
      </w:r>
      <w:r w:rsidRPr="005E3761">
        <w:rPr>
          <w:rStyle w:val="affffc"/>
          <w:rFonts w:hint="cs"/>
          <w:rtl/>
        </w:rPr>
        <w:t>ושאלם</w:t>
      </w:r>
      <w:r w:rsidR="0004364C">
        <w:rPr>
          <w:rFonts w:hint="cs"/>
          <w:rtl/>
        </w:rPr>
        <w:t>:</w:t>
      </w:r>
      <w:r w:rsidRPr="0004364C">
        <w:rPr>
          <w:rFonts w:hint="cs"/>
          <w:rtl/>
        </w:rPr>
        <w:t xml:space="preserve"> ואמרו הן </w:t>
      </w:r>
      <w:r w:rsidRPr="0004364C">
        <w:rPr>
          <w:rStyle w:val="affffe"/>
          <w:rFonts w:hint="cs"/>
          <w:rtl/>
        </w:rPr>
        <w:t xml:space="preserve">[והסבירו עצמם </w:t>
      </w:r>
      <w:r w:rsidR="0004364C">
        <w:rPr>
          <w:rStyle w:val="affffe"/>
          <w:rFonts w:hint="cs"/>
          <w:rtl/>
        </w:rPr>
        <w:t>ש</w:t>
      </w:r>
      <w:r w:rsidRPr="0004364C">
        <w:rPr>
          <w:rStyle w:val="affffe"/>
          <w:rFonts w:hint="cs"/>
          <w:rtl/>
        </w:rPr>
        <w:t>אינו רמאי]</w:t>
      </w:r>
    </w:p>
    <w:p w14:paraId="630B46D0" w14:textId="5DCAD4C1" w:rsidR="00F707CE" w:rsidRPr="00F707CE" w:rsidRDefault="006F071F" w:rsidP="0004364C">
      <w:pPr>
        <w:pStyle w:val="36"/>
        <w:framePr w:wrap="notBeside"/>
        <w:rPr>
          <w:rtl/>
        </w:rPr>
      </w:pPr>
      <w:r w:rsidRPr="00F707CE">
        <w:rPr>
          <w:rFonts w:hint="cs"/>
          <w:rtl/>
        </w:rPr>
        <w:t>וארבר</w:t>
      </w:r>
      <w:r w:rsidRPr="00F707CE">
        <w:rPr>
          <w:rtl/>
        </w:rPr>
        <w:t>"</w:t>
      </w:r>
      <w:r w:rsidRPr="00F707CE">
        <w:rPr>
          <w:rFonts w:hint="cs"/>
          <w:rtl/>
        </w:rPr>
        <w:t>ה</w:t>
      </w:r>
      <w:r w:rsidR="00F707CE" w:rsidRPr="00F707CE">
        <w:rPr>
          <w:rFonts w:hint="cs"/>
          <w:rtl/>
        </w:rPr>
        <w:t>:</w:t>
      </w:r>
    </w:p>
    <w:p w14:paraId="15797226" w14:textId="38E27766" w:rsidR="00A6533C" w:rsidRPr="0004364C" w:rsidRDefault="006F071F" w:rsidP="009B508D">
      <w:pPr>
        <w:rPr>
          <w:rtl/>
        </w:rPr>
      </w:pPr>
      <w:r w:rsidRPr="0004364C">
        <w:rPr>
          <w:rFonts w:hint="cs"/>
          <w:rtl/>
        </w:rPr>
        <w:t xml:space="preserve">אין בזה משום חוזר ומגיד </w:t>
      </w:r>
      <w:r w:rsidR="00A8092D">
        <w:rPr>
          <w:rFonts w:hint="cs"/>
          <w:rtl/>
        </w:rPr>
        <w:t>- ש</w:t>
      </w:r>
      <w:r w:rsidRPr="0004364C">
        <w:rPr>
          <w:rFonts w:hint="cs"/>
          <w:rtl/>
        </w:rPr>
        <w:t>אדם לא מביא עדים לחובתו</w:t>
      </w:r>
    </w:p>
    <w:p w14:paraId="68A0C971" w14:textId="77777777" w:rsidR="00A6533C" w:rsidRPr="0068099F" w:rsidRDefault="00A6533C" w:rsidP="00A6533C">
      <w:pPr>
        <w:pStyle w:val="aff9"/>
        <w:rPr>
          <w:rtl/>
        </w:rPr>
      </w:pPr>
      <w:r w:rsidRPr="0068099F">
        <w:rPr>
          <w:rtl/>
        </w:rPr>
        <w:t>***</w:t>
      </w:r>
    </w:p>
    <w:p w14:paraId="3A019F82" w14:textId="78517920" w:rsidR="006F071F" w:rsidRPr="006E2536" w:rsidRDefault="006F071F" w:rsidP="00C0372A">
      <w:pPr>
        <w:pStyle w:val="afffff"/>
        <w:framePr w:wrap="around"/>
        <w:rPr>
          <w:rtl/>
        </w:rPr>
      </w:pPr>
      <w:del w:id="20191" w:author="קלוד" w:date="2026-10-06T10:08:05Z">
        <w:r>
          <w:rPr>
            <w:rStyle w:val="afffff0"/>
            <w:rtl/>
          </w:rPr>
          <w:delText xml:space="preserve">משנה</w:delText>
        </w:r>
      </w:del>
      <w:ins w:id="20192" w:author="קלוד" w:date="2026-10-06T10:08:05Z">
        <w:r>
          <w:rPr>
            <w:rStyle w:val="afffff0"/>
            <w:rtl/>
          </w:rPr>
          <w:t xml:space="preserve">משנה ז</w:t>
        </w:r>
      </w:ins>
      <w:del w:id="20193" w:author="קלוד" w:date="2026-10-06T10:08:05Z">
        <w:r>
          <w:rPr>
            <w:rtl/>
          </w:rPr>
          <w:delText xml:space="preserve">.</w:delText>
        </w:r>
      </w:del>
    </w:p>
    <w:p w14:paraId="6B510F39" w14:textId="2DC824B0" w:rsidR="006F071F" w:rsidRPr="009514E5" w:rsidRDefault="006F071F" w:rsidP="00227C81">
      <w:pPr>
        <w:pStyle w:val="afff3"/>
        <w:rPr>
          <w:spacing w:val="0"/>
          <w:rtl/>
        </w:rPr>
      </w:pPr>
      <w:ins w:id="9841" w:author="מספור קטעי משנה" w:date="2026-10-06T06:45:11Z">
        <w:r>
          <w:rPr>
            <w:rStyle w:val="MisparKeta"/>
          </w:rPr>
          <w:t xml:space="preserve">ד. </w:t>
        </w:r>
      </w:ins>
      <w:r w:rsidRPr="009514E5">
        <w:rPr>
          <w:spacing w:val="0"/>
          <w:rtl/>
        </w:rPr>
        <w:t>כל דבר שעושה ואוכל יעשה ויאכל, ודבר שאין עושה ואוכל ימכר.</w:t>
      </w:r>
    </w:p>
    <w:p w14:paraId="1FC1E51C" w14:textId="77777777" w:rsidR="006F071F" w:rsidRPr="006E2536" w:rsidRDefault="006F071F" w:rsidP="00227C81">
      <w:pPr>
        <w:pStyle w:val="afff3"/>
        <w:rPr>
          <w:rtl/>
        </w:rPr>
      </w:pPr>
      <w:r w:rsidRPr="006E2536">
        <w:rPr>
          <w:rtl/>
        </w:rPr>
        <w:t>שנאמר והשבותו לו - ראה היאך תשיבנו לו.</w:t>
      </w:r>
    </w:p>
    <w:p w14:paraId="6C7F301F" w14:textId="3ADEF239" w:rsidR="006F071F" w:rsidRPr="009514E5" w:rsidRDefault="006F071F" w:rsidP="00227C81">
      <w:pPr>
        <w:pStyle w:val="afff3"/>
        <w:rPr>
          <w:spacing w:val="0"/>
          <w:rtl/>
        </w:rPr>
      </w:pPr>
      <w:r w:rsidRPr="009514E5">
        <w:rPr>
          <w:spacing w:val="0"/>
          <w:rtl/>
        </w:rPr>
        <w:t xml:space="preserve">מה יהא בדמים? </w:t>
      </w:r>
      <w:r w:rsidR="00C0372A" w:rsidRPr="009514E5">
        <w:rPr>
          <w:rStyle w:val="TanaimMishna"/>
          <w:rFonts w:hint="cs"/>
          <w:spacing w:val="0"/>
          <w:rtl/>
          <w:rPrChange w:id="20020" w:author="קלוד" w:date="2026-10-06T10:08:05Z">
            <w:rPr>
              <w:rStyle w:val="affffc"/>
              <w:rFonts w:hint="cs"/>
              <w:spacing w:val="0"/>
              <w:rtl/>
            </w:rPr>
          </w:rPrChange>
        </w:rPr>
        <w:t>ר''ט</w:t>
      </w:r>
      <w:r w:rsidRPr="009514E5">
        <w:rPr>
          <w:rStyle w:val="TanaimMishna"/>
          <w:spacing w:val="0"/>
          <w:rtl/>
          <w:rPrChange w:id="20021" w:author="קלוד" w:date="2026-10-06T10:08:05Z">
            <w:rPr>
              <w:rStyle w:val="affffc"/>
              <w:spacing w:val="0"/>
              <w:rtl/>
            </w:rPr>
          </w:rPrChange>
        </w:rPr>
        <w:t>:</w:t>
      </w:r>
      <w:r w:rsidRPr="009514E5">
        <w:rPr>
          <w:spacing w:val="0"/>
          <w:rtl/>
        </w:rPr>
        <w:t xml:space="preserve"> ישתמש בהן, לפיכך אם אבדו חייב באחריותן.</w:t>
      </w:r>
    </w:p>
    <w:p w14:paraId="66660401" w14:textId="0E2AC86A" w:rsidR="006F071F" w:rsidRPr="006E2536" w:rsidRDefault="00C0372A" w:rsidP="00227C81">
      <w:pPr>
        <w:pStyle w:val="afff3"/>
        <w:rPr>
          <w:rtl/>
        </w:rPr>
      </w:pPr>
      <w:r>
        <w:rPr>
          <w:rFonts w:hint="cs"/>
          <w:rtl/>
        </w:rPr>
        <w:t>ר''ע</w:t>
      </w:r>
      <w:r w:rsidR="006F071F" w:rsidRPr="006E2536">
        <w:rPr>
          <w:rtl/>
        </w:rPr>
        <w:t>: לא ישתמש בהן, לפיכך אם אבדו אין חייב באחריותן.</w:t>
      </w:r>
    </w:p>
    <w:p w14:paraId="00E3AC65" w14:textId="77777777" w:rsidR="009514E5" w:rsidRDefault="009514E5">
      <w:pPr>
        <w:bidi w:val="0"/>
        <w:spacing w:after="160" w:line="259" w:lineRule="auto"/>
        <w:jc w:val="left"/>
        <w:rPr>
          <w:rFonts w:cs="BA TM • Vilna Extra-Bold"/>
          <w:spacing w:val="4"/>
          <w:rtl/>
        </w:rPr>
      </w:pPr>
      <w:r>
        <w:rPr>
          <w:rtl/>
        </w:rPr>
        <w:br w:type="page"/>
      </w:r>
    </w:p>
    <w:p w14:paraId="128CA187" w14:textId="15C9FC60" w:rsidR="006F071F" w:rsidRDefault="006F071F" w:rsidP="00C0372A">
      <w:pPr>
        <w:pStyle w:val="afffb"/>
        <w:rPr>
          <w:rFonts w:cs="David"/>
          <w:szCs w:val="32"/>
          <w:rtl/>
        </w:rPr>
      </w:pPr>
      <w:ins w:id="9842" w:author="מספור קטעי משנה" w:date="2026-10-06T06:45:11Z">
        <w:r>
          <w:rPr>
            <w:rStyle w:val="MisparKeta"/>
          </w:rPr>
          <w:t xml:space="preserve">ד. </w:t>
        </w:r>
      </w:ins>
      <w:r w:rsidRPr="006E2536">
        <w:rPr>
          <w:rtl/>
        </w:rPr>
        <w:lastRenderedPageBreak/>
        <w:t>כל דבר שעושה ואוכל - יעשה ויאכל</w:t>
      </w:r>
    </w:p>
    <w:p w14:paraId="5836F059" w14:textId="77777777" w:rsidR="00F707CE" w:rsidRPr="00F707CE" w:rsidRDefault="006F071F" w:rsidP="00C0372A">
      <w:pPr>
        <w:pStyle w:val="36"/>
        <w:framePr w:wrap="notBeside"/>
        <w:rPr>
          <w:rtl/>
        </w:rPr>
      </w:pPr>
      <w:r w:rsidRPr="00F707CE">
        <w:rPr>
          <w:rFonts w:hint="cs"/>
          <w:rtl/>
        </w:rPr>
        <w:t>ר''נ משמואל</w:t>
      </w:r>
      <w:r w:rsidR="00F707CE" w:rsidRPr="00F707CE">
        <w:rPr>
          <w:rtl/>
        </w:rPr>
        <w:t>:</w:t>
      </w:r>
    </w:p>
    <w:p w14:paraId="5CE91105" w14:textId="42A893B2" w:rsidR="006F071F" w:rsidRPr="00C0372A" w:rsidRDefault="006F071F" w:rsidP="00C0372A">
      <w:pPr>
        <w:rPr>
          <w:rtl/>
        </w:rPr>
      </w:pPr>
      <w:r w:rsidRPr="00C0372A">
        <w:rPr>
          <w:rFonts w:hint="cs"/>
          <w:rtl/>
        </w:rPr>
        <w:t>עד י''ב חודש</w:t>
      </w:r>
      <w:r w:rsidR="00C0372A">
        <w:rPr>
          <w:rFonts w:hint="cs"/>
          <w:rtl/>
        </w:rPr>
        <w:t xml:space="preserve">, </w:t>
      </w:r>
      <w:r w:rsidRPr="005E3761">
        <w:rPr>
          <w:rStyle w:val="affffc"/>
          <w:rFonts w:hint="cs"/>
          <w:rtl/>
        </w:rPr>
        <w:t>ותנ''ה</w:t>
      </w:r>
      <w:r w:rsidRPr="005E3761">
        <w:rPr>
          <w:rStyle w:val="affffc"/>
          <w:rtl/>
        </w:rPr>
        <w:t>:</w:t>
      </w:r>
      <w:r w:rsidRPr="00C0372A">
        <w:rPr>
          <w:rtl/>
        </w:rPr>
        <w:t xml:space="preserve"> כל דבר שעושה ואוכל, כגון פרה וחמור מטפל בהן עד </w:t>
      </w:r>
      <w:r w:rsidRPr="00C0372A">
        <w:rPr>
          <w:rFonts w:hint="cs"/>
          <w:rtl/>
        </w:rPr>
        <w:t>י''ב חודשי</w:t>
      </w:r>
      <w:r w:rsidRPr="00C0372A">
        <w:rPr>
          <w:rtl/>
        </w:rPr>
        <w:t>ם.</w:t>
      </w:r>
      <w:r w:rsidRPr="00C0372A">
        <w:rPr>
          <w:rFonts w:hint="cs"/>
          <w:rtl/>
        </w:rPr>
        <w:t xml:space="preserve"> </w:t>
      </w:r>
      <w:r w:rsidRPr="00C0372A">
        <w:rPr>
          <w:rtl/>
        </w:rPr>
        <w:t>מכאן ואילך שם דמיהן ומניחן.</w:t>
      </w:r>
    </w:p>
    <w:p w14:paraId="743ED57D" w14:textId="2CC92979" w:rsidR="006F071F" w:rsidRPr="00C0372A" w:rsidRDefault="006F071F" w:rsidP="009B508D">
      <w:pPr>
        <w:rPr>
          <w:rtl/>
        </w:rPr>
      </w:pPr>
      <w:r w:rsidRPr="0050150D">
        <w:rPr>
          <w:rFonts w:cs="PFT_Frank"/>
          <w:b/>
          <w:bCs/>
          <w:szCs w:val="14"/>
          <w:rtl/>
        </w:rPr>
        <w:t>עגלים וסייחין</w:t>
      </w:r>
      <w:r w:rsidRPr="00C0372A">
        <w:rPr>
          <w:rFonts w:hint="cs"/>
          <w:rtl/>
        </w:rPr>
        <w:t xml:space="preserve"> </w:t>
      </w:r>
      <w:r w:rsidRPr="0050150D">
        <w:rPr>
          <w:rFonts w:cs="PFT_Frank" w:hint="cs"/>
          <w:b/>
          <w:bCs/>
          <w:szCs w:val="14"/>
          <w:rtl/>
        </w:rPr>
        <w:t>דרעיא</w:t>
      </w:r>
      <w:r w:rsidRPr="00C0372A">
        <w:rPr>
          <w:rFonts w:hint="cs"/>
          <w:rtl/>
        </w:rPr>
        <w:t xml:space="preserve"> ג'ח, </w:t>
      </w:r>
      <w:r w:rsidR="009153C9" w:rsidRPr="0050150D">
        <w:rPr>
          <w:rFonts w:cs="PFT_Frank" w:hint="cs"/>
          <w:b/>
          <w:bCs/>
          <w:szCs w:val="14"/>
          <w:rtl/>
        </w:rPr>
        <w:t xml:space="preserve">לפטום </w:t>
      </w:r>
      <w:r w:rsidRPr="00C0372A">
        <w:rPr>
          <w:rFonts w:hint="cs"/>
          <w:rtl/>
        </w:rPr>
        <w:t xml:space="preserve">ל' יום </w:t>
      </w:r>
      <w:r w:rsidRPr="00C0372A">
        <w:rPr>
          <w:rtl/>
        </w:rPr>
        <w:t xml:space="preserve"> </w:t>
      </w:r>
      <w:r w:rsidRPr="00C0372A">
        <w:rPr>
          <w:rFonts w:hint="cs"/>
          <w:rtl/>
        </w:rPr>
        <w:t>ומכאן ואילך שם דמיהם ומניחן</w:t>
      </w:r>
    </w:p>
    <w:p w14:paraId="48006991" w14:textId="4E04E361" w:rsidR="00A6533C" w:rsidRPr="00C0372A" w:rsidRDefault="006F071F" w:rsidP="009B508D">
      <w:pPr>
        <w:rPr>
          <w:rtl/>
        </w:rPr>
      </w:pPr>
      <w:r w:rsidRPr="0050150D">
        <w:rPr>
          <w:rFonts w:cs="PFT_Frank"/>
          <w:b/>
          <w:bCs/>
          <w:szCs w:val="14"/>
          <w:rtl/>
        </w:rPr>
        <w:t xml:space="preserve">אווזין ותרנגולין </w:t>
      </w:r>
      <w:r w:rsidR="009153C9" w:rsidRPr="0050150D">
        <w:rPr>
          <w:rFonts w:cs="PFT_Frank" w:hint="cs"/>
          <w:b/>
          <w:bCs/>
          <w:szCs w:val="14"/>
          <w:rtl/>
        </w:rPr>
        <w:t xml:space="preserve">גדולים </w:t>
      </w:r>
      <w:r w:rsidRPr="00C0372A">
        <w:rPr>
          <w:rFonts w:hint="cs"/>
          <w:rtl/>
        </w:rPr>
        <w:t xml:space="preserve">ג' ימים, </w:t>
      </w:r>
      <w:r w:rsidR="009153C9" w:rsidRPr="0050150D">
        <w:rPr>
          <w:rFonts w:cs="PFT_Frank" w:hint="cs"/>
          <w:b/>
          <w:bCs/>
          <w:szCs w:val="14"/>
          <w:rtl/>
        </w:rPr>
        <w:t xml:space="preserve">קטנים </w:t>
      </w:r>
      <w:r w:rsidRPr="00C0372A">
        <w:rPr>
          <w:rFonts w:hint="cs"/>
          <w:rtl/>
        </w:rPr>
        <w:t>ל' ימים. מכאן ואילך שם דמיהן ומניחן</w:t>
      </w:r>
    </w:p>
    <w:p w14:paraId="50186507" w14:textId="20B401EF" w:rsidR="006F071F" w:rsidRPr="00C0372A" w:rsidRDefault="006F071F" w:rsidP="00C0372A">
      <w:pPr>
        <w:rPr>
          <w:rtl/>
        </w:rPr>
      </w:pPr>
      <w:r w:rsidRPr="0050150D">
        <w:rPr>
          <w:rFonts w:cs="PFT_Frank" w:hint="cs"/>
          <w:b/>
          <w:bCs/>
          <w:szCs w:val="14"/>
          <w:rtl/>
        </w:rPr>
        <w:t>וכל דבר שטיפולו מרובה משכרו</w:t>
      </w:r>
      <w:r w:rsidRPr="00C0372A">
        <w:rPr>
          <w:rFonts w:hint="cs"/>
          <w:rtl/>
        </w:rPr>
        <w:t>, מטפל בו ג' ימים ומכאן ואילך שם דמיהם ומניחם.</w:t>
      </w:r>
    </w:p>
    <w:p w14:paraId="52E8A8EA" w14:textId="77777777" w:rsidR="006F071F" w:rsidRPr="00C0372A" w:rsidRDefault="006F071F" w:rsidP="00C0372A">
      <w:pPr>
        <w:pStyle w:val="afffb"/>
        <w:rPr>
          <w:rtl/>
        </w:rPr>
      </w:pPr>
      <w:ins w:id="9843" w:author="מספור קטעי משנה" w:date="2026-10-06T06:45:11Z">
        <w:r>
          <w:rPr>
            <w:rStyle w:val="MisparKeta"/>
          </w:rPr>
          <w:t xml:space="preserve">ו. </w:t>
        </w:r>
      </w:ins>
      <w:r w:rsidRPr="00C0372A">
        <w:rPr>
          <w:rtl/>
        </w:rPr>
        <w:t>ושאינו עושה ואוכל.</w:t>
      </w:r>
    </w:p>
    <w:p w14:paraId="3CFFFC01" w14:textId="6CEE7683" w:rsidR="00F707CE" w:rsidRPr="00F707CE" w:rsidRDefault="006F071F" w:rsidP="00C0372A">
      <w:pPr>
        <w:pStyle w:val="36"/>
        <w:framePr w:wrap="notBeside"/>
        <w:rPr>
          <w:rtl/>
        </w:rPr>
      </w:pPr>
      <w:r w:rsidRPr="00F707CE">
        <w:rPr>
          <w:rtl/>
        </w:rPr>
        <w:t>•</w:t>
      </w:r>
      <w:r w:rsidRPr="00F707CE">
        <w:rPr>
          <w:rFonts w:hint="cs"/>
          <w:rtl/>
        </w:rPr>
        <w:t xml:space="preserve"> </w:t>
      </w:r>
      <w:r w:rsidRPr="00F707CE">
        <w:rPr>
          <w:rtl/>
        </w:rPr>
        <w:t>ת"ר</w:t>
      </w:r>
      <w:r w:rsidR="00F707CE" w:rsidRPr="00F707CE">
        <w:rPr>
          <w:rtl/>
        </w:rPr>
        <w:t>:</w:t>
      </w:r>
    </w:p>
    <w:p w14:paraId="42A4FE03" w14:textId="4EAF7A9F" w:rsidR="006F071F" w:rsidRPr="00C0372A" w:rsidRDefault="006F071F" w:rsidP="009B508D">
      <w:pPr>
        <w:rPr>
          <w:rtl/>
        </w:rPr>
      </w:pPr>
      <w:r w:rsidRPr="004B4640">
        <w:rPr>
          <w:rStyle w:val="affff8"/>
          <w:rFonts w:hint="cs"/>
          <w:rtl/>
        </w:rPr>
        <w:t>'</w:t>
      </w:r>
      <w:r w:rsidRPr="004B4640">
        <w:rPr>
          <w:rStyle w:val="affff8"/>
          <w:rtl/>
        </w:rPr>
        <w:t>והשבותו לו</w:t>
      </w:r>
      <w:r w:rsidRPr="004B4640">
        <w:rPr>
          <w:rStyle w:val="affff8"/>
          <w:rFonts w:hint="cs"/>
          <w:rtl/>
        </w:rPr>
        <w:t>'</w:t>
      </w:r>
      <w:r w:rsidRPr="004B4640">
        <w:rPr>
          <w:rStyle w:val="affff8"/>
          <w:rtl/>
        </w:rPr>
        <w:t xml:space="preserve"> -</w:t>
      </w:r>
      <w:r w:rsidRPr="00C0372A">
        <w:rPr>
          <w:rtl/>
        </w:rPr>
        <w:t xml:space="preserve"> ראה היאך תשיבנו לו, שלא יאכיל </w:t>
      </w:r>
      <w:r w:rsidRPr="004B4640">
        <w:rPr>
          <w:rStyle w:val="affffe"/>
          <w:rFonts w:hint="cs"/>
          <w:rtl/>
        </w:rPr>
        <w:t>מדמי</w:t>
      </w:r>
      <w:r w:rsidRPr="00C0372A">
        <w:rPr>
          <w:rFonts w:hint="cs"/>
          <w:rtl/>
        </w:rPr>
        <w:t xml:space="preserve"> </w:t>
      </w:r>
      <w:r w:rsidRPr="00C0372A">
        <w:rPr>
          <w:rtl/>
        </w:rPr>
        <w:t>עגל</w:t>
      </w:r>
      <w:r w:rsidRPr="00C0372A">
        <w:rPr>
          <w:rFonts w:hint="cs"/>
          <w:rtl/>
        </w:rPr>
        <w:t xml:space="preserve"> </w:t>
      </w:r>
      <w:r w:rsidRPr="004B4640">
        <w:rPr>
          <w:rStyle w:val="affffe"/>
          <w:rFonts w:hint="cs"/>
          <w:rtl/>
        </w:rPr>
        <w:t>שמצא</w:t>
      </w:r>
      <w:r w:rsidRPr="00C0372A">
        <w:rPr>
          <w:rtl/>
        </w:rPr>
        <w:t xml:space="preserve"> לעגלים, וסיח לסייחין, אווזא לאווזין, ותרנגול לתרנגולין.</w:t>
      </w:r>
    </w:p>
    <w:p w14:paraId="05B4A1DE" w14:textId="77777777" w:rsidR="009153C9" w:rsidRDefault="006F071F" w:rsidP="00A43FA4">
      <w:pPr>
        <w:pStyle w:val="affe"/>
        <w:framePr w:wrap="around"/>
        <w:rPr>
          <w:rtl/>
        </w:rPr>
      </w:pPr>
      <w:r w:rsidRPr="00C0372A">
        <w:rPr>
          <w:rtl/>
        </w:rPr>
        <w:t xml:space="preserve">כט. </w:t>
      </w:r>
    </w:p>
    <w:p w14:paraId="0C840FF7" w14:textId="1F93D73A" w:rsidR="006F071F" w:rsidRPr="00C0372A" w:rsidRDefault="006F071F" w:rsidP="00A43FA4">
      <w:pPr>
        <w:pStyle w:val="afffb"/>
        <w:rPr>
          <w:rtl/>
        </w:rPr>
      </w:pPr>
      <w:ins w:id="9844" w:author="מספור קטעי משנה" w:date="2026-10-06T06:45:11Z">
        <w:r>
          <w:rPr>
            <w:rStyle w:val="MisparKeta"/>
          </w:rPr>
          <w:t xml:space="preserve">ו. </w:t>
        </w:r>
      </w:ins>
      <w:r w:rsidRPr="00C0372A">
        <w:rPr>
          <w:rtl/>
        </w:rPr>
        <w:t>מה יהא בדמים רבי טרפון אומר ישתמש וכו'.</w:t>
      </w:r>
    </w:p>
    <w:p w14:paraId="433B1409" w14:textId="39C88F2F" w:rsidR="00F707CE" w:rsidRPr="00F707CE" w:rsidRDefault="00F707CE" w:rsidP="00A43FA4">
      <w:pPr>
        <w:pStyle w:val="36"/>
        <w:framePr w:wrap="notBeside"/>
        <w:rPr>
          <w:rtl/>
        </w:rPr>
      </w:pPr>
      <w:r w:rsidRPr="00F707CE">
        <w:rPr>
          <w:rtl/>
        </w:rPr>
        <w:t>•</w:t>
      </w:r>
    </w:p>
    <w:p w14:paraId="61F13AD6" w14:textId="43738ED3" w:rsidR="006F071F" w:rsidRPr="00C0372A" w:rsidRDefault="006F071F" w:rsidP="009514E5">
      <w:pPr>
        <w:spacing w:after="60"/>
        <w:rPr>
          <w:rtl/>
        </w:rPr>
      </w:pPr>
      <w:r w:rsidRPr="00C0372A">
        <w:rPr>
          <w:rtl/>
        </w:rPr>
        <w:t xml:space="preserve">עד כאן לא </w:t>
      </w:r>
      <w:r w:rsidR="00237964" w:rsidRPr="00C0372A">
        <w:rPr>
          <w:rtl/>
        </w:rPr>
        <w:t>חלקו</w:t>
      </w:r>
      <w:r w:rsidRPr="00C0372A">
        <w:rPr>
          <w:rtl/>
        </w:rPr>
        <w:t xml:space="preserve"> אלא כשנשתמש בהן, אבל לא נשתמש בהן, אם אבדו - פטור.</w:t>
      </w:r>
      <w:r w:rsidR="009153C9">
        <w:rPr>
          <w:rFonts w:hint="cs"/>
          <w:rtl/>
        </w:rPr>
        <w:t xml:space="preserve"> </w:t>
      </w:r>
      <w:r w:rsidRPr="00C0372A">
        <w:rPr>
          <w:rtl/>
        </w:rPr>
        <w:t>לימא תיהוי תיובתא דרב יוסף.</w:t>
      </w:r>
    </w:p>
    <w:p w14:paraId="5F428FB6" w14:textId="77777777" w:rsidR="00F707CE" w:rsidRPr="00F707CE" w:rsidRDefault="009514E5" w:rsidP="00A43FA4">
      <w:pPr>
        <w:pStyle w:val="36"/>
        <w:framePr w:wrap="notBeside"/>
        <w:rPr>
          <w:rtl/>
        </w:rPr>
      </w:pPr>
      <w:r w:rsidRPr="00F707CE">
        <w:rPr>
          <w:rFonts w:hint="cs"/>
          <w:rtl/>
        </w:rPr>
        <w:t>שהרי שנינו</w:t>
      </w:r>
      <w:r w:rsidR="00F707CE" w:rsidRPr="00F707CE">
        <w:rPr>
          <w:rtl/>
        </w:rPr>
        <w:t>:</w:t>
      </w:r>
    </w:p>
    <w:p w14:paraId="7E6B14F5" w14:textId="4C7C7FE0" w:rsidR="006F071F" w:rsidRPr="00C0372A" w:rsidRDefault="006F071F" w:rsidP="009514E5">
      <w:pPr>
        <w:pStyle w:val="affff9"/>
        <w:spacing w:before="0"/>
        <w:jc w:val="both"/>
        <w:rPr>
          <w:rtl/>
        </w:rPr>
      </w:pPr>
      <w:r w:rsidRPr="00C0372A">
        <w:rPr>
          <w:rtl/>
        </w:rPr>
        <w:t>שומר אבידה.</w:t>
      </w:r>
      <w:r w:rsidRPr="00C0372A">
        <w:rPr>
          <w:rFonts w:hint="cs"/>
          <w:rtl/>
        </w:rPr>
        <w:t xml:space="preserve"> </w:t>
      </w:r>
      <w:r w:rsidRPr="005E3761">
        <w:rPr>
          <w:rStyle w:val="affffc"/>
          <w:rFonts w:hint="cs"/>
          <w:b/>
          <w:bCs w:val="0"/>
          <w:rtl/>
        </w:rPr>
        <w:t>ל</w:t>
      </w:r>
      <w:r w:rsidRPr="005E3761">
        <w:rPr>
          <w:rStyle w:val="affffc"/>
          <w:b/>
          <w:bCs w:val="0"/>
          <w:rtl/>
        </w:rPr>
        <w:t>רבה:</w:t>
      </w:r>
      <w:r w:rsidRPr="00C0372A">
        <w:rPr>
          <w:rtl/>
        </w:rPr>
        <w:t xml:space="preserve"> כשומר חנם, </w:t>
      </w:r>
      <w:r w:rsidRPr="005E3761">
        <w:rPr>
          <w:rStyle w:val="affffc"/>
          <w:rFonts w:hint="cs"/>
          <w:b/>
          <w:bCs w:val="0"/>
          <w:rtl/>
        </w:rPr>
        <w:t>ל</w:t>
      </w:r>
      <w:r w:rsidRPr="005E3761">
        <w:rPr>
          <w:rStyle w:val="affffc"/>
          <w:b/>
          <w:bCs w:val="0"/>
          <w:rtl/>
        </w:rPr>
        <w:t>רב יוסף:</w:t>
      </w:r>
      <w:r w:rsidRPr="00C0372A">
        <w:rPr>
          <w:rtl/>
        </w:rPr>
        <w:t xml:space="preserve"> כשומר שכר.</w:t>
      </w:r>
    </w:p>
    <w:p w14:paraId="0F9E16E0" w14:textId="05C3E555" w:rsidR="00F707CE" w:rsidRPr="00F707CE" w:rsidRDefault="009153C9" w:rsidP="00A43FA4">
      <w:pPr>
        <w:pStyle w:val="36"/>
        <w:framePr w:wrap="notBeside"/>
        <w:rPr>
          <w:rtl/>
        </w:rPr>
      </w:pPr>
      <w:r w:rsidRPr="00F707CE">
        <w:rPr>
          <w:rFonts w:hint="cs"/>
          <w:rtl/>
        </w:rPr>
        <w:t xml:space="preserve">יתרץ </w:t>
      </w:r>
      <w:r w:rsidR="006F071F" w:rsidRPr="00F707CE">
        <w:rPr>
          <w:rtl/>
        </w:rPr>
        <w:t>רב יוסף</w:t>
      </w:r>
      <w:r w:rsidR="00F707CE" w:rsidRPr="00F707CE">
        <w:rPr>
          <w:rtl/>
        </w:rPr>
        <w:t>:</w:t>
      </w:r>
    </w:p>
    <w:p w14:paraId="004C25FB" w14:textId="17902312" w:rsidR="00A6533C" w:rsidRPr="009153C9" w:rsidRDefault="006F071F" w:rsidP="00A43FA4">
      <w:pPr>
        <w:rPr>
          <w:rtl/>
        </w:rPr>
      </w:pPr>
      <w:r w:rsidRPr="009153C9">
        <w:rPr>
          <w:rtl/>
        </w:rPr>
        <w:t xml:space="preserve">גניבה ואבידה </w:t>
      </w:r>
      <w:r w:rsidRPr="005E3761">
        <w:rPr>
          <w:rStyle w:val="affffc"/>
          <w:rtl/>
        </w:rPr>
        <w:t xml:space="preserve">– </w:t>
      </w:r>
      <w:r w:rsidRPr="005E3761">
        <w:rPr>
          <w:rStyle w:val="affffc"/>
          <w:rFonts w:hint="cs"/>
          <w:rtl/>
        </w:rPr>
        <w:t>לכו''ע</w:t>
      </w:r>
      <w:r w:rsidRPr="009153C9">
        <w:rPr>
          <w:rFonts w:hint="cs"/>
          <w:rtl/>
        </w:rPr>
        <w:t xml:space="preserve"> חייב</w:t>
      </w:r>
      <w:r w:rsidR="009153C9">
        <w:rPr>
          <w:rFonts w:hint="cs"/>
          <w:rtl/>
        </w:rPr>
        <w:t>,</w:t>
      </w:r>
      <w:r w:rsidRPr="009153C9">
        <w:rPr>
          <w:rFonts w:hint="cs"/>
          <w:rtl/>
        </w:rPr>
        <w:t xml:space="preserve"> </w:t>
      </w:r>
      <w:r w:rsidRPr="005E3761">
        <w:rPr>
          <w:rStyle w:val="affffc"/>
          <w:rFonts w:hint="cs"/>
          <w:rtl/>
        </w:rPr>
        <w:t>ו</w:t>
      </w:r>
      <w:r w:rsidR="00237964" w:rsidRPr="005E3761">
        <w:rPr>
          <w:rStyle w:val="affffc"/>
          <w:rFonts w:hint="cs"/>
          <w:rtl/>
        </w:rPr>
        <w:t>חלקו</w:t>
      </w:r>
      <w:r w:rsidRPr="009153C9">
        <w:rPr>
          <w:rFonts w:hint="cs"/>
          <w:rtl/>
        </w:rPr>
        <w:t xml:space="preserve"> באונסין דשואל</w:t>
      </w:r>
    </w:p>
    <w:p w14:paraId="1608B5E7" w14:textId="74DA0FCA" w:rsidR="006F071F" w:rsidRPr="009153C9" w:rsidRDefault="006F071F" w:rsidP="00A43FA4">
      <w:pPr>
        <w:rPr>
          <w:rtl/>
        </w:rPr>
      </w:pPr>
      <w:r w:rsidRPr="005E3761">
        <w:rPr>
          <w:rStyle w:val="affffc"/>
          <w:rFonts w:hint="cs"/>
          <w:rtl/>
        </w:rPr>
        <w:t>דלר''ט:</w:t>
      </w:r>
      <w:r w:rsidRPr="009153C9">
        <w:rPr>
          <w:rFonts w:hint="cs"/>
          <w:rtl/>
        </w:rPr>
        <w:t xml:space="preserve"> </w:t>
      </w:r>
      <w:r w:rsidR="009153C9">
        <w:rPr>
          <w:rFonts w:hint="cs"/>
          <w:rtl/>
        </w:rPr>
        <w:t xml:space="preserve">התירו </w:t>
      </w:r>
      <w:r w:rsidRPr="009153C9">
        <w:rPr>
          <w:rtl/>
        </w:rPr>
        <w:t xml:space="preserve">רבנן </w:t>
      </w:r>
      <w:r w:rsidR="009153C9">
        <w:rPr>
          <w:rFonts w:hint="cs"/>
          <w:rtl/>
        </w:rPr>
        <w:t>להשתמש בהם</w:t>
      </w:r>
      <w:r w:rsidRPr="009153C9">
        <w:rPr>
          <w:rtl/>
        </w:rPr>
        <w:t xml:space="preserve">, </w:t>
      </w:r>
      <w:r w:rsidR="009153C9">
        <w:rPr>
          <w:rFonts w:hint="cs"/>
          <w:rtl/>
        </w:rPr>
        <w:t>והוא כ</w:t>
      </w:r>
      <w:r w:rsidRPr="009153C9">
        <w:rPr>
          <w:rtl/>
        </w:rPr>
        <w:t>שואל עלייהו.</w:t>
      </w:r>
    </w:p>
    <w:p w14:paraId="67371696" w14:textId="13D5709D" w:rsidR="006F071F" w:rsidRPr="009153C9" w:rsidRDefault="006F071F" w:rsidP="00A43FA4">
      <w:pPr>
        <w:rPr>
          <w:rtl/>
        </w:rPr>
      </w:pPr>
      <w:r w:rsidRPr="005E3761">
        <w:rPr>
          <w:rStyle w:val="affffc"/>
          <w:rtl/>
        </w:rPr>
        <w:t>ו</w:t>
      </w:r>
      <w:r w:rsidRPr="005E3761">
        <w:rPr>
          <w:rStyle w:val="affffc"/>
          <w:rFonts w:hint="cs"/>
          <w:rtl/>
        </w:rPr>
        <w:t>לר''ע:</w:t>
      </w:r>
      <w:r w:rsidRPr="009153C9">
        <w:rPr>
          <w:rtl/>
        </w:rPr>
        <w:t xml:space="preserve"> </w:t>
      </w:r>
      <w:r w:rsidR="009153C9">
        <w:rPr>
          <w:rFonts w:hint="cs"/>
          <w:rtl/>
        </w:rPr>
        <w:t>לא התירו לו</w:t>
      </w:r>
      <w:r w:rsidRPr="009153C9">
        <w:rPr>
          <w:rtl/>
        </w:rPr>
        <w:t xml:space="preserve">, </w:t>
      </w:r>
      <w:r w:rsidR="009153C9">
        <w:rPr>
          <w:rFonts w:hint="cs"/>
          <w:rtl/>
        </w:rPr>
        <w:t>ו</w:t>
      </w:r>
      <w:r w:rsidRPr="009153C9">
        <w:rPr>
          <w:rtl/>
        </w:rPr>
        <w:t xml:space="preserve">לכך </w:t>
      </w:r>
      <w:r w:rsidR="009153C9">
        <w:rPr>
          <w:rFonts w:hint="cs"/>
          <w:rtl/>
        </w:rPr>
        <w:t>אינו</w:t>
      </w:r>
      <w:r w:rsidRPr="009153C9">
        <w:rPr>
          <w:rtl/>
        </w:rPr>
        <w:t xml:space="preserve"> שואל עלי</w:t>
      </w:r>
      <w:r w:rsidR="009153C9">
        <w:rPr>
          <w:rFonts w:hint="cs"/>
          <w:rtl/>
        </w:rPr>
        <w:t>הם</w:t>
      </w:r>
      <w:r w:rsidRPr="009153C9">
        <w:rPr>
          <w:rtl/>
        </w:rPr>
        <w:t>.</w:t>
      </w:r>
    </w:p>
    <w:p w14:paraId="3BD35DFB" w14:textId="2AD10D6B" w:rsidR="00F707CE" w:rsidRPr="00F707CE" w:rsidRDefault="00F707CE" w:rsidP="00A43FA4">
      <w:pPr>
        <w:pStyle w:val="36"/>
        <w:framePr w:wrap="notBeside"/>
        <w:rPr>
          <w:rtl/>
        </w:rPr>
      </w:pPr>
      <w:r w:rsidRPr="00F707CE">
        <w:rPr>
          <w:rtl/>
        </w:rPr>
        <w:t>:</w:t>
      </w:r>
    </w:p>
    <w:p w14:paraId="476A771F" w14:textId="3EE03EBB" w:rsidR="006F071F" w:rsidRPr="009153C9" w:rsidRDefault="006F071F" w:rsidP="00A43FA4">
      <w:pPr>
        <w:rPr>
          <w:rtl/>
        </w:rPr>
      </w:pPr>
      <w:r w:rsidRPr="009153C9">
        <w:rPr>
          <w:rFonts w:hint="cs"/>
          <w:rtl/>
        </w:rPr>
        <w:t>'</w:t>
      </w:r>
      <w:r w:rsidRPr="009153C9">
        <w:rPr>
          <w:rtl/>
        </w:rPr>
        <w:t>לפיכך</w:t>
      </w:r>
      <w:r w:rsidRPr="009153C9">
        <w:rPr>
          <w:rFonts w:hint="cs"/>
          <w:rtl/>
        </w:rPr>
        <w:t>'</w:t>
      </w:r>
      <w:r w:rsidRPr="009153C9">
        <w:rPr>
          <w:rtl/>
        </w:rPr>
        <w:t xml:space="preserve"> </w:t>
      </w:r>
      <w:r w:rsidRPr="005E3761">
        <w:rPr>
          <w:rStyle w:val="affffc"/>
          <w:rtl/>
        </w:rPr>
        <w:t>ד</w:t>
      </w:r>
      <w:r w:rsidRPr="005E3761">
        <w:rPr>
          <w:rStyle w:val="affffc"/>
          <w:rFonts w:hint="cs"/>
          <w:rtl/>
        </w:rPr>
        <w:t>ר''ע</w:t>
      </w:r>
      <w:r w:rsidRPr="009153C9">
        <w:rPr>
          <w:rtl/>
        </w:rPr>
        <w:t xml:space="preserve"> משום, לפיכך דרבי טרפון.</w:t>
      </w:r>
    </w:p>
    <w:p w14:paraId="61119EB4" w14:textId="570C414F" w:rsidR="00F707CE" w:rsidRPr="00F707CE" w:rsidRDefault="00F707CE" w:rsidP="00A43FA4">
      <w:pPr>
        <w:pStyle w:val="36"/>
        <w:framePr w:wrap="notBeside"/>
        <w:rPr>
          <w:rtl/>
        </w:rPr>
      </w:pPr>
      <w:r w:rsidRPr="00F707CE">
        <w:rPr>
          <w:rtl/>
        </w:rPr>
        <w:t>-</w:t>
      </w:r>
    </w:p>
    <w:p w14:paraId="01D6A77F" w14:textId="36C93C0D" w:rsidR="00A6533C" w:rsidRPr="009153C9" w:rsidRDefault="006F071F" w:rsidP="00A43FA4">
      <w:pPr>
        <w:rPr>
          <w:rtl/>
        </w:rPr>
      </w:pPr>
      <w:r w:rsidRPr="009153C9">
        <w:rPr>
          <w:rtl/>
        </w:rPr>
        <w:t xml:space="preserve">ולפיכך </w:t>
      </w:r>
      <w:r w:rsidRPr="005E3761">
        <w:rPr>
          <w:rStyle w:val="affffc"/>
          <w:rtl/>
        </w:rPr>
        <w:t>דר</w:t>
      </w:r>
      <w:r w:rsidRPr="005E3761">
        <w:rPr>
          <w:rStyle w:val="affffc"/>
          <w:rFonts w:hint="cs"/>
          <w:rtl/>
        </w:rPr>
        <w:t>''ט</w:t>
      </w:r>
      <w:r w:rsidRPr="009153C9">
        <w:rPr>
          <w:rFonts w:hint="cs"/>
          <w:rtl/>
        </w:rPr>
        <w:t xml:space="preserve"> </w:t>
      </w:r>
      <w:r w:rsidRPr="009153C9">
        <w:rPr>
          <w:rtl/>
        </w:rPr>
        <w:t xml:space="preserve">כיון </w:t>
      </w:r>
      <w:r w:rsidR="009153C9">
        <w:rPr>
          <w:rFonts w:hint="cs"/>
          <w:rtl/>
        </w:rPr>
        <w:t xml:space="preserve">שהתירו כמי שהשתמש בהם וחייב באחריות </w:t>
      </w:r>
    </w:p>
    <w:p w14:paraId="004590FA" w14:textId="77777777" w:rsidR="00F707CE" w:rsidRPr="00F707CE" w:rsidRDefault="006F071F" w:rsidP="00A43FA4">
      <w:pPr>
        <w:pStyle w:val="36"/>
        <w:framePr w:wrap="notBeside"/>
        <w:rPr>
          <w:rtl/>
        </w:rPr>
      </w:pPr>
      <w:r w:rsidRPr="00F707CE">
        <w:rPr>
          <w:rFonts w:hint="cs"/>
          <w:rtl/>
        </w:rPr>
        <w:t>והך</w:t>
      </w:r>
      <w:r w:rsidR="00C34556" w:rsidRPr="00F707CE">
        <w:rPr>
          <w:rFonts w:hint="cs"/>
          <w:rtl/>
        </w:rPr>
        <w:t xml:space="preserve"> 'דאבדו'</w:t>
      </w:r>
      <w:r w:rsidR="00F707CE" w:rsidRPr="00F707CE">
        <w:rPr>
          <w:rtl/>
        </w:rPr>
        <w:t>:</w:t>
      </w:r>
    </w:p>
    <w:p w14:paraId="5CF6FBC8" w14:textId="7C025360" w:rsidR="00A6533C" w:rsidRPr="00C34556" w:rsidRDefault="006F071F" w:rsidP="00C34556">
      <w:pPr>
        <w:rPr>
          <w:spacing w:val="-2"/>
          <w:rtl/>
        </w:rPr>
      </w:pPr>
      <w:r w:rsidRPr="00C34556">
        <w:rPr>
          <w:rStyle w:val="affffc"/>
          <w:rFonts w:hint="cs"/>
          <w:spacing w:val="-2"/>
          <w:rtl/>
        </w:rPr>
        <w:t>כרבה</w:t>
      </w:r>
      <w:r w:rsidRPr="00C34556">
        <w:rPr>
          <w:rFonts w:hint="cs"/>
          <w:spacing w:val="-2"/>
          <w:rtl/>
        </w:rPr>
        <w:t xml:space="preserve"> </w:t>
      </w:r>
      <w:r w:rsidRPr="0050150D">
        <w:rPr>
          <w:rFonts w:cs="PFT_Frank" w:hint="cs"/>
          <w:b/>
          <w:bCs/>
          <w:spacing w:val="-2"/>
          <w:szCs w:val="14"/>
          <w:rtl/>
        </w:rPr>
        <w:t>דנגנבו</w:t>
      </w:r>
      <w:r w:rsidRPr="00C34556">
        <w:rPr>
          <w:rFonts w:hint="cs"/>
          <w:spacing w:val="-2"/>
          <w:rtl/>
        </w:rPr>
        <w:t xml:space="preserve"> </w:t>
      </w:r>
      <w:r w:rsidRPr="00C34556">
        <w:rPr>
          <w:rStyle w:val="affffc"/>
          <w:rFonts w:hint="cs"/>
          <w:spacing w:val="-2"/>
          <w:rtl/>
        </w:rPr>
        <w:t>היינו</w:t>
      </w:r>
      <w:r w:rsidRPr="00C34556">
        <w:rPr>
          <w:rFonts w:hint="cs"/>
          <w:spacing w:val="-2"/>
          <w:rtl/>
        </w:rPr>
        <w:t xml:space="preserve"> ליסטים מזוין</w:t>
      </w:r>
      <w:r w:rsidR="009153C9" w:rsidRPr="00C34556">
        <w:rPr>
          <w:rFonts w:hint="cs"/>
          <w:spacing w:val="-2"/>
          <w:rtl/>
        </w:rPr>
        <w:t>,</w:t>
      </w:r>
      <w:r w:rsidRPr="00C34556">
        <w:rPr>
          <w:rFonts w:hint="cs"/>
          <w:spacing w:val="-2"/>
          <w:rtl/>
        </w:rPr>
        <w:t xml:space="preserve"> </w:t>
      </w:r>
      <w:r w:rsidRPr="0050150D">
        <w:rPr>
          <w:rFonts w:cs="PFT_Frank" w:hint="cs"/>
          <w:b/>
          <w:bCs/>
          <w:spacing w:val="-2"/>
          <w:szCs w:val="14"/>
          <w:rtl/>
        </w:rPr>
        <w:t>ואבדו</w:t>
      </w:r>
      <w:r w:rsidRPr="00C34556">
        <w:rPr>
          <w:rFonts w:hint="cs"/>
          <w:spacing w:val="-2"/>
          <w:rtl/>
        </w:rPr>
        <w:t xml:space="preserve"> </w:t>
      </w:r>
      <w:r w:rsidRPr="00C34556">
        <w:rPr>
          <w:rStyle w:val="affffc"/>
          <w:rFonts w:hint="cs"/>
          <w:spacing w:val="-2"/>
          <w:rtl/>
        </w:rPr>
        <w:t>היינו</w:t>
      </w:r>
      <w:r w:rsidRPr="00C34556">
        <w:rPr>
          <w:rFonts w:hint="cs"/>
          <w:spacing w:val="-2"/>
          <w:rtl/>
        </w:rPr>
        <w:t xml:space="preserve"> שטבעה ספינתו בים</w:t>
      </w:r>
    </w:p>
    <w:p w14:paraId="6D9BA863" w14:textId="6AA6731D" w:rsidR="00F707CE" w:rsidRPr="00F707CE" w:rsidRDefault="006F071F" w:rsidP="00A43FA4">
      <w:pPr>
        <w:pStyle w:val="36"/>
        <w:framePr w:wrap="notBeside"/>
        <w:rPr>
          <w:rtl/>
        </w:rPr>
      </w:pPr>
      <w:r w:rsidRPr="00F707CE">
        <w:rPr>
          <w:rtl/>
        </w:rPr>
        <w:t>ריא"ש</w:t>
      </w:r>
      <w:r w:rsidR="00F707CE" w:rsidRPr="00F707CE">
        <w:rPr>
          <w:rtl/>
        </w:rPr>
        <w:t>:</w:t>
      </w:r>
    </w:p>
    <w:p w14:paraId="770012D1" w14:textId="07D7671E" w:rsidR="006F071F" w:rsidRPr="009153C9" w:rsidRDefault="006F071F" w:rsidP="00A43FA4">
      <w:pPr>
        <w:rPr>
          <w:rtl/>
        </w:rPr>
      </w:pPr>
      <w:r w:rsidRPr="009153C9">
        <w:rPr>
          <w:rtl/>
        </w:rPr>
        <w:t>הלכה כרבי טרפון</w:t>
      </w:r>
      <w:r w:rsidR="00826F07">
        <w:rPr>
          <w:rFonts w:hint="cs"/>
          <w:rtl/>
        </w:rPr>
        <w:t xml:space="preserve"> </w:t>
      </w:r>
      <w:r w:rsidRPr="00826F07">
        <w:rPr>
          <w:rStyle w:val="affffe"/>
          <w:rFonts w:hint="cs"/>
          <w:rtl/>
        </w:rPr>
        <w:t>[</w:t>
      </w:r>
      <w:r w:rsidR="00826F07">
        <w:rPr>
          <w:rStyle w:val="affffe"/>
          <w:rFonts w:hint="cs"/>
          <w:rtl/>
        </w:rPr>
        <w:t>ש</w:t>
      </w:r>
      <w:r w:rsidRPr="00826F07">
        <w:rPr>
          <w:rStyle w:val="affffe"/>
          <w:rFonts w:hint="cs"/>
          <w:rtl/>
        </w:rPr>
        <w:t>ישתמש וחייב באחריותן]</w:t>
      </w:r>
      <w:r w:rsidRPr="00826F07">
        <w:rPr>
          <w:rStyle w:val="affffe"/>
          <w:rtl/>
        </w:rPr>
        <w:t>.</w:t>
      </w:r>
    </w:p>
    <w:p w14:paraId="58DECB58" w14:textId="77777777" w:rsidR="006F071F" w:rsidRPr="009153C9" w:rsidRDefault="006F071F" w:rsidP="00A43FA4">
      <w:pPr>
        <w:pStyle w:val="affe"/>
        <w:framePr w:wrap="around"/>
        <w:rPr>
          <w:rtl/>
        </w:rPr>
      </w:pPr>
      <w:r w:rsidRPr="009153C9">
        <w:rPr>
          <w:rtl/>
        </w:rPr>
        <w:t>כט:</w:t>
      </w:r>
    </w:p>
    <w:p w14:paraId="67695668" w14:textId="6E099F41" w:rsidR="00F707CE" w:rsidRPr="00F707CE" w:rsidRDefault="00B074BC" w:rsidP="00A43FA4">
      <w:pPr>
        <w:pStyle w:val="36"/>
        <w:framePr w:wrap="notBeside"/>
        <w:rPr>
          <w:rtl/>
        </w:rPr>
      </w:pPr>
      <w:r w:rsidRPr="00F707CE">
        <w:rPr>
          <w:rFonts w:hint="cs"/>
          <w:rtl/>
        </w:rPr>
        <w:t>ר''ה</w:t>
      </w:r>
      <w:r w:rsidR="00F707CE" w:rsidRPr="00F707CE">
        <w:rPr>
          <w:rFonts w:hint="cs"/>
          <w:rtl/>
        </w:rPr>
        <w:t>:</w:t>
      </w:r>
    </w:p>
    <w:p w14:paraId="4F164051" w14:textId="0797D8EB" w:rsidR="00B074BC" w:rsidRDefault="00B074BC" w:rsidP="00A43FA4">
      <w:pPr>
        <w:rPr>
          <w:rtl/>
        </w:rPr>
      </w:pPr>
      <w:r w:rsidRPr="00B074BC">
        <w:rPr>
          <w:rFonts w:hint="cs"/>
          <w:rtl/>
        </w:rPr>
        <w:t xml:space="preserve">זה דווקא באבידה אבל במעות שלא טרח לא, </w:t>
      </w:r>
    </w:p>
    <w:p w14:paraId="50CBB467" w14:textId="77777777" w:rsidR="00F707CE" w:rsidRPr="00F707CE" w:rsidRDefault="00B074BC" w:rsidP="00A43FA4">
      <w:pPr>
        <w:pStyle w:val="36"/>
        <w:framePr w:wrap="notBeside"/>
        <w:rPr>
          <w:rtl/>
        </w:rPr>
      </w:pPr>
      <w:r w:rsidRPr="00F707CE">
        <w:rPr>
          <w:rFonts w:hint="cs"/>
          <w:rtl/>
        </w:rPr>
        <w:t>וכן הורה רב יוסף</w:t>
      </w:r>
      <w:r w:rsidR="00F707CE" w:rsidRPr="00F707CE">
        <w:rPr>
          <w:rtl/>
        </w:rPr>
        <w:t>:</w:t>
      </w:r>
    </w:p>
    <w:p w14:paraId="35348CDE" w14:textId="4F24C5F9" w:rsidR="006F071F" w:rsidRPr="00B074BC" w:rsidRDefault="00B074BC" w:rsidP="00A43FA4">
      <w:pPr>
        <w:rPr>
          <w:rtl/>
        </w:rPr>
      </w:pPr>
      <w:r w:rsidRPr="00E425F5">
        <w:rPr>
          <w:rStyle w:val="affffc"/>
          <w:rFonts w:hint="cs"/>
          <w:rtl/>
        </w:rPr>
        <w:t>לרחבה</w:t>
      </w:r>
      <w:r w:rsidR="00E425F5">
        <w:rPr>
          <w:rStyle w:val="affffc"/>
          <w:rFonts w:hint="cs"/>
          <w:rtl/>
        </w:rPr>
        <w:t>:</w:t>
      </w:r>
      <w:r w:rsidRPr="00B074BC">
        <w:rPr>
          <w:rFonts w:hint="cs"/>
          <w:rtl/>
        </w:rPr>
        <w:t xml:space="preserve"> שהיו בידו מעות יתומים. </w:t>
      </w:r>
    </w:p>
    <w:p w14:paraId="14B08183" w14:textId="1A7E6C06" w:rsidR="00E425F5" w:rsidRDefault="00A6533C" w:rsidP="00A43FA4">
      <w:pPr>
        <w:pStyle w:val="aff9"/>
        <w:rPr>
          <w:rtl/>
        </w:rPr>
      </w:pPr>
      <w:r w:rsidRPr="009153C9">
        <w:rPr>
          <w:rtl/>
        </w:rPr>
        <w:t>***</w:t>
      </w:r>
    </w:p>
    <w:p w14:paraId="7F02DE7E" w14:textId="77777777" w:rsidR="00E425F5" w:rsidRDefault="00E425F5">
      <w:pPr>
        <w:bidi w:val="0"/>
        <w:spacing w:after="160" w:line="259" w:lineRule="auto"/>
        <w:jc w:val="left"/>
        <w:rPr>
          <w:rFonts w:ascii="BA חניכי הישיבות" w:hAnsi="BA חניכי הישיבות" w:cs="BA TM • Vilna Extra-Bold"/>
          <w:color w:val="806000" w:themeColor="accent4" w:themeShade="80"/>
          <w:sz w:val="18"/>
          <w:rtl/>
        </w:rPr>
      </w:pPr>
      <w:r>
        <w:rPr>
          <w:rtl/>
        </w:rPr>
        <w:br w:type="page"/>
      </w:r>
    </w:p>
    <w:p w14:paraId="56771BA9" w14:textId="1E35E575" w:rsidR="006F071F" w:rsidRPr="009153C9" w:rsidRDefault="006F071F" w:rsidP="00A43FA4">
      <w:pPr>
        <w:pStyle w:val="afffff"/>
        <w:framePr w:wrap="around"/>
        <w:rPr>
          <w:rtl/>
        </w:rPr>
      </w:pPr>
      <w:del w:id="20194" w:author="קלוד" w:date="2026-10-06T10:08:05Z">
        <w:r>
          <w:rPr>
            <w:rtl/>
          </w:rPr>
          <w:delText xml:space="preserve">משנה.</w:delText>
        </w:r>
      </w:del>
      <w:ins w:id="20195" w:author="קלוד" w:date="2026-10-06T10:08:05Z">
        <w:r>
          <w:rPr>
            <w:rtl/>
          </w:rPr>
          <w:t xml:space="preserve">משנה ח</w:t>
        </w:r>
      </w:ins>
    </w:p>
    <w:p w14:paraId="326D182F" w14:textId="3D4E2783" w:rsidR="006F071F" w:rsidRPr="009153C9" w:rsidRDefault="006F071F" w:rsidP="00A43FA4">
      <w:pPr>
        <w:pStyle w:val="afff3"/>
        <w:rPr>
          <w:rtl/>
        </w:rPr>
      </w:pPr>
      <w:ins w:id="9845" w:author="מספור קטעי משנה" w:date="2026-10-06T06:45:11Z">
        <w:r>
          <w:rPr>
            <w:rStyle w:val="MisparKeta"/>
          </w:rPr>
          <w:t xml:space="preserve">א. </w:t>
        </w:r>
      </w:ins>
      <w:r w:rsidRPr="009153C9">
        <w:rPr>
          <w:rtl/>
        </w:rPr>
        <w:t xml:space="preserve">מצא ספרים קורא בהן אחד </w:t>
      </w:r>
      <w:r w:rsidR="00B074BC">
        <w:rPr>
          <w:rFonts w:hint="cs"/>
          <w:rtl/>
        </w:rPr>
        <w:t xml:space="preserve">לל' </w:t>
      </w:r>
      <w:r w:rsidRPr="009153C9">
        <w:rPr>
          <w:rtl/>
        </w:rPr>
        <w:t>יום, ואם אינו יודע לקרות גוללן.</w:t>
      </w:r>
    </w:p>
    <w:p w14:paraId="1E458B3C" w14:textId="77777777" w:rsidR="006F071F" w:rsidRPr="009153C9" w:rsidRDefault="006F071F" w:rsidP="00A43FA4">
      <w:pPr>
        <w:pStyle w:val="afff3"/>
        <w:rPr>
          <w:rtl/>
        </w:rPr>
      </w:pPr>
      <w:r w:rsidRPr="009153C9">
        <w:rPr>
          <w:rtl/>
        </w:rPr>
        <w:t>אבל לא ילמוד בהן בתחילה, ולא יקרא אחר עמו.</w:t>
      </w:r>
    </w:p>
    <w:p w14:paraId="6CFB2D33" w14:textId="73E59449" w:rsidR="006F071F" w:rsidRPr="009153C9" w:rsidRDefault="006F071F" w:rsidP="00A43FA4">
      <w:pPr>
        <w:pStyle w:val="afff3"/>
        <w:rPr>
          <w:rtl/>
        </w:rPr>
      </w:pPr>
      <w:r w:rsidRPr="009153C9">
        <w:rPr>
          <w:rtl/>
        </w:rPr>
        <w:t xml:space="preserve">כסות מנערה אחד </w:t>
      </w:r>
      <w:r w:rsidR="00826949">
        <w:rPr>
          <w:rFonts w:hint="cs"/>
          <w:rtl/>
        </w:rPr>
        <w:t>ל</w:t>
      </w:r>
      <w:r w:rsidR="00B074BC">
        <w:rPr>
          <w:rFonts w:hint="cs"/>
          <w:rtl/>
        </w:rPr>
        <w:t xml:space="preserve">ל' </w:t>
      </w:r>
      <w:r w:rsidRPr="009153C9">
        <w:rPr>
          <w:rtl/>
        </w:rPr>
        <w:t>יום, ושוטחה לצרכה, אבל לא לכבודו.</w:t>
      </w:r>
    </w:p>
    <w:p w14:paraId="7B01E467" w14:textId="77777777" w:rsidR="006F071F" w:rsidRPr="009153C9" w:rsidRDefault="006F071F" w:rsidP="00A43FA4">
      <w:pPr>
        <w:pStyle w:val="afff3"/>
        <w:rPr>
          <w:rtl/>
        </w:rPr>
      </w:pPr>
      <w:r w:rsidRPr="009153C9">
        <w:rPr>
          <w:rtl/>
        </w:rPr>
        <w:t>כלי כסף וכלי נחושת - משתמש בהן לצרכן, אבל לא לשחקן.</w:t>
      </w:r>
    </w:p>
    <w:p w14:paraId="12A42C65" w14:textId="77777777" w:rsidR="006F071F" w:rsidRPr="009153C9" w:rsidRDefault="006F071F" w:rsidP="00A43FA4">
      <w:pPr>
        <w:pStyle w:val="afff3"/>
        <w:rPr>
          <w:rtl/>
        </w:rPr>
      </w:pPr>
      <w:r w:rsidRPr="009153C9">
        <w:rPr>
          <w:rtl/>
        </w:rPr>
        <w:t>כלי זהב וכלי זכוכית - לא יגע בהן עד שיבוא אליהו.</w:t>
      </w:r>
    </w:p>
    <w:p w14:paraId="3F47E49A" w14:textId="497AC31B" w:rsidR="006F071F" w:rsidRPr="009153C9" w:rsidRDefault="006F071F" w:rsidP="00E425F5">
      <w:pPr>
        <w:pStyle w:val="afff3"/>
        <w:spacing w:after="60" w:line="220" w:lineRule="exact"/>
        <w:rPr>
          <w:rtl/>
        </w:rPr>
      </w:pPr>
      <w:r w:rsidRPr="009153C9">
        <w:rPr>
          <w:rtl/>
        </w:rPr>
        <w:t>מצא שק או קופה וכל דבר שאין דרכו ליטול - לא יטול.</w:t>
      </w:r>
    </w:p>
    <w:p w14:paraId="4777A99B" w14:textId="72A18CC7" w:rsidR="00F707CE" w:rsidRPr="00F707CE" w:rsidRDefault="006F071F" w:rsidP="00A43FA4">
      <w:pPr>
        <w:pStyle w:val="36"/>
        <w:framePr w:wrap="notBeside"/>
        <w:rPr>
          <w:rtl/>
        </w:rPr>
      </w:pPr>
      <w:r w:rsidRPr="00F707CE">
        <w:rPr>
          <w:rtl/>
        </w:rPr>
        <w:t>שמואל</w:t>
      </w:r>
      <w:r w:rsidR="00F707CE" w:rsidRPr="00F707CE">
        <w:rPr>
          <w:rtl/>
        </w:rPr>
        <w:t>:</w:t>
      </w:r>
    </w:p>
    <w:p w14:paraId="282110BE" w14:textId="31D4B02E" w:rsidR="006F071F" w:rsidRPr="009153C9" w:rsidRDefault="006F071F" w:rsidP="00A43FA4">
      <w:pPr>
        <w:rPr>
          <w:rtl/>
        </w:rPr>
      </w:pPr>
      <w:r w:rsidRPr="0050150D">
        <w:rPr>
          <w:rFonts w:cs="PFT_Frank"/>
          <w:b/>
          <w:bCs/>
          <w:szCs w:val="14"/>
          <w:rtl/>
        </w:rPr>
        <w:t>המוצא תפילין בשוק -</w:t>
      </w:r>
      <w:r w:rsidRPr="009153C9">
        <w:rPr>
          <w:rtl/>
        </w:rPr>
        <w:t xml:space="preserve"> שם דמיהן ומניחן לאלתר.</w:t>
      </w:r>
    </w:p>
    <w:p w14:paraId="5CB665CC" w14:textId="0BD6E05E" w:rsidR="00F707CE" w:rsidRPr="00F707CE" w:rsidRDefault="006F071F" w:rsidP="00A43FA4">
      <w:pPr>
        <w:pStyle w:val="36"/>
        <w:framePr w:wrap="notBeside"/>
        <w:rPr>
          <w:rtl/>
        </w:rPr>
      </w:pPr>
      <w:r w:rsidRPr="00F707CE">
        <w:rPr>
          <w:rtl/>
        </w:rPr>
        <w:t>מתיב רבינא</w:t>
      </w:r>
      <w:r w:rsidR="00F707CE" w:rsidRPr="00F707CE">
        <w:rPr>
          <w:rtl/>
        </w:rPr>
        <w:t>:</w:t>
      </w:r>
    </w:p>
    <w:p w14:paraId="178C0053" w14:textId="54B2716E" w:rsidR="006F071F" w:rsidRPr="00954224" w:rsidRDefault="006F071F" w:rsidP="00A43FA4">
      <w:pPr>
        <w:rPr>
          <w:spacing w:val="-2"/>
          <w:rtl/>
        </w:rPr>
      </w:pPr>
      <w:r w:rsidRPr="00954224">
        <w:rPr>
          <w:spacing w:val="-2"/>
          <w:rtl/>
        </w:rPr>
        <w:t xml:space="preserve">ספרים קורא בהן אחד </w:t>
      </w:r>
      <w:r w:rsidRPr="00954224">
        <w:rPr>
          <w:rFonts w:hint="cs"/>
          <w:spacing w:val="-2"/>
          <w:rtl/>
        </w:rPr>
        <w:t>ל</w:t>
      </w:r>
      <w:r w:rsidRPr="00954224">
        <w:rPr>
          <w:spacing w:val="-2"/>
          <w:rtl/>
        </w:rPr>
        <w:t>ל</w:t>
      </w:r>
      <w:r w:rsidRPr="00954224">
        <w:rPr>
          <w:rFonts w:hint="cs"/>
          <w:spacing w:val="-2"/>
          <w:rtl/>
        </w:rPr>
        <w:t xml:space="preserve">' </w:t>
      </w:r>
      <w:r w:rsidRPr="00954224">
        <w:rPr>
          <w:spacing w:val="-2"/>
          <w:rtl/>
        </w:rPr>
        <w:t xml:space="preserve">יום, ואם </w:t>
      </w:r>
      <w:r w:rsidR="00954224" w:rsidRPr="00954224">
        <w:rPr>
          <w:rFonts w:hint="cs"/>
          <w:spacing w:val="-2"/>
          <w:rtl/>
        </w:rPr>
        <w:t xml:space="preserve">א"י </w:t>
      </w:r>
      <w:r w:rsidRPr="00954224">
        <w:rPr>
          <w:spacing w:val="-2"/>
          <w:rtl/>
        </w:rPr>
        <w:t>לקרות גוללן</w:t>
      </w:r>
      <w:r w:rsidRPr="00954224">
        <w:rPr>
          <w:rFonts w:hint="cs"/>
          <w:spacing w:val="-2"/>
          <w:rtl/>
        </w:rPr>
        <w:t xml:space="preserve"> ולא מניחן</w:t>
      </w:r>
    </w:p>
    <w:p w14:paraId="3AED0475" w14:textId="7D588A75" w:rsidR="00F707CE" w:rsidRPr="00F707CE" w:rsidRDefault="00982B24" w:rsidP="00A43FA4">
      <w:pPr>
        <w:pStyle w:val="36"/>
        <w:framePr w:wrap="notBeside"/>
        <w:rPr>
          <w:rtl/>
        </w:rPr>
      </w:pPr>
      <w:r w:rsidRPr="00F707CE">
        <w:rPr>
          <w:rFonts w:hint="cs"/>
          <w:rtl/>
        </w:rPr>
        <w:t xml:space="preserve">תירץ </w:t>
      </w:r>
      <w:r w:rsidR="006F071F" w:rsidRPr="00F707CE">
        <w:rPr>
          <w:rFonts w:hint="cs"/>
          <w:rtl/>
        </w:rPr>
        <w:t>אביי</w:t>
      </w:r>
      <w:r w:rsidR="00F707CE" w:rsidRPr="00F707CE">
        <w:rPr>
          <w:rFonts w:hint="cs"/>
          <w:rtl/>
        </w:rPr>
        <w:t>:</w:t>
      </w:r>
    </w:p>
    <w:p w14:paraId="07AF65CD" w14:textId="5C6C1EF8" w:rsidR="006F071F" w:rsidRDefault="006F071F" w:rsidP="00A43FA4">
      <w:pPr>
        <w:spacing w:after="60"/>
        <w:rPr>
          <w:rtl/>
        </w:rPr>
      </w:pPr>
      <w:r w:rsidRPr="009153C9">
        <w:rPr>
          <w:rFonts w:hint="cs"/>
          <w:rtl/>
        </w:rPr>
        <w:t xml:space="preserve">תפילין </w:t>
      </w:r>
      <w:r w:rsidR="00982B24">
        <w:rPr>
          <w:rFonts w:hint="cs"/>
          <w:rtl/>
        </w:rPr>
        <w:t xml:space="preserve">מצויים </w:t>
      </w:r>
      <w:r w:rsidR="00982B24" w:rsidRPr="005E3761">
        <w:rPr>
          <w:rStyle w:val="affffc"/>
          <w:rFonts w:hint="cs"/>
          <w:rtl/>
        </w:rPr>
        <w:t xml:space="preserve">אצל בית </w:t>
      </w:r>
      <w:r w:rsidRPr="005E3761">
        <w:rPr>
          <w:rStyle w:val="affffc"/>
          <w:rFonts w:hint="cs"/>
          <w:rtl/>
        </w:rPr>
        <w:t>חבו</w:t>
      </w:r>
      <w:r w:rsidRPr="009153C9">
        <w:rPr>
          <w:rFonts w:hint="cs"/>
          <w:rtl/>
        </w:rPr>
        <w:t>, וספרים לא מצויים.</w:t>
      </w:r>
    </w:p>
    <w:p w14:paraId="5DD4F4E5" w14:textId="68CD06A6" w:rsidR="00700A7E" w:rsidRPr="009153C9" w:rsidRDefault="00700A7E" w:rsidP="00A43FA4">
      <w:pPr>
        <w:pStyle w:val="affff9"/>
        <w:rPr>
          <w:rtl/>
        </w:rPr>
      </w:pPr>
      <w:r>
        <w:rPr>
          <w:rFonts w:hint="cs"/>
          <w:rtl/>
        </w:rPr>
        <w:t xml:space="preserve">ספר תורה </w:t>
      </w:r>
    </w:p>
    <w:p w14:paraId="343D19D2" w14:textId="3A4065D0" w:rsidR="00F707CE" w:rsidRPr="00F707CE" w:rsidRDefault="006F071F" w:rsidP="00A43FA4">
      <w:pPr>
        <w:pStyle w:val="36"/>
        <w:framePr w:wrap="notBeside"/>
        <w:rPr>
          <w:rtl/>
        </w:rPr>
      </w:pPr>
      <w:r w:rsidRPr="00F707CE">
        <w:rPr>
          <w:rtl/>
        </w:rPr>
        <w:t>ת"ר</w:t>
      </w:r>
      <w:r w:rsidR="00F707CE" w:rsidRPr="00F707CE">
        <w:rPr>
          <w:rtl/>
        </w:rPr>
        <w:t>:</w:t>
      </w:r>
    </w:p>
    <w:p w14:paraId="102E0A3C" w14:textId="31D0D9B7" w:rsidR="00A6533C" w:rsidRPr="009153C9" w:rsidRDefault="006F071F" w:rsidP="00A43FA4">
      <w:pPr>
        <w:rPr>
          <w:rtl/>
        </w:rPr>
      </w:pPr>
      <w:r w:rsidRPr="009153C9">
        <w:rPr>
          <w:rtl/>
        </w:rPr>
        <w:t>השואל ס</w:t>
      </w:r>
      <w:r w:rsidRPr="009153C9">
        <w:rPr>
          <w:rFonts w:hint="cs"/>
          <w:rtl/>
        </w:rPr>
        <w:t xml:space="preserve">''ת </w:t>
      </w:r>
      <w:r w:rsidRPr="009153C9">
        <w:rPr>
          <w:rtl/>
        </w:rPr>
        <w:t>מחבירו לא ישאילנו לאחר, פותחו וקורא בו,</w:t>
      </w:r>
    </w:p>
    <w:p w14:paraId="4E3FDB04" w14:textId="0F24F39F" w:rsidR="006F071F" w:rsidRPr="00134E5C" w:rsidRDefault="006F071F" w:rsidP="00A43FA4">
      <w:pPr>
        <w:rPr>
          <w:rStyle w:val="affffe"/>
          <w:rtl/>
        </w:rPr>
      </w:pPr>
      <w:r w:rsidRPr="009153C9">
        <w:rPr>
          <w:rtl/>
        </w:rPr>
        <w:t>ובלבד שלא ילמוד בו בתחילה ולא יקרא אחר עמו</w:t>
      </w:r>
      <w:r w:rsidR="00134E5C">
        <w:rPr>
          <w:rFonts w:hint="cs"/>
          <w:rtl/>
        </w:rPr>
        <w:t xml:space="preserve">- </w:t>
      </w:r>
      <w:r w:rsidR="00134E5C" w:rsidRPr="00134E5C">
        <w:rPr>
          <w:rStyle w:val="affffe"/>
          <w:rFonts w:hint="cs"/>
          <w:rtl/>
        </w:rPr>
        <w:t>בענין אחד</w:t>
      </w:r>
      <w:r w:rsidRPr="00134E5C">
        <w:rPr>
          <w:rStyle w:val="affffe"/>
          <w:rtl/>
        </w:rPr>
        <w:t>.</w:t>
      </w:r>
    </w:p>
    <w:p w14:paraId="02C20BE3" w14:textId="77777777" w:rsidR="006F071F" w:rsidRPr="009153C9" w:rsidRDefault="006F071F" w:rsidP="00A43FA4">
      <w:pPr>
        <w:rPr>
          <w:rtl/>
        </w:rPr>
      </w:pPr>
      <w:r w:rsidRPr="009153C9">
        <w:rPr>
          <w:rtl/>
        </w:rPr>
        <w:t>וכן המפקיד ס</w:t>
      </w:r>
      <w:r w:rsidRPr="009153C9">
        <w:rPr>
          <w:rFonts w:hint="cs"/>
          <w:rtl/>
        </w:rPr>
        <w:t>"ת</w:t>
      </w:r>
      <w:r w:rsidRPr="009153C9">
        <w:rPr>
          <w:rtl/>
        </w:rPr>
        <w:t xml:space="preserve"> אצל חבירו גוללו כל </w:t>
      </w:r>
      <w:r w:rsidRPr="009153C9">
        <w:rPr>
          <w:rFonts w:hint="cs"/>
          <w:rtl/>
        </w:rPr>
        <w:t xml:space="preserve">י''ב </w:t>
      </w:r>
      <w:r w:rsidRPr="009153C9">
        <w:rPr>
          <w:rtl/>
        </w:rPr>
        <w:t>חדש, פותחו וקורא בו, אם בשבילו פתחו - אסור.</w:t>
      </w:r>
    </w:p>
    <w:p w14:paraId="03BB1007" w14:textId="2572925F" w:rsidR="006F071F" w:rsidRPr="009153C9" w:rsidRDefault="006F071F" w:rsidP="00A43FA4">
      <w:pPr>
        <w:spacing w:after="60"/>
        <w:rPr>
          <w:rtl/>
        </w:rPr>
      </w:pPr>
      <w:r w:rsidRPr="005E3761">
        <w:rPr>
          <w:rStyle w:val="affffc"/>
          <w:rtl/>
        </w:rPr>
        <w:t>סומכוס:</w:t>
      </w:r>
      <w:r w:rsidRPr="009153C9">
        <w:rPr>
          <w:rtl/>
        </w:rPr>
        <w:t xml:space="preserve"> </w:t>
      </w:r>
      <w:r w:rsidRPr="0050150D">
        <w:rPr>
          <w:rFonts w:cs="PFT_Frank"/>
          <w:b/>
          <w:bCs/>
          <w:szCs w:val="14"/>
          <w:rtl/>
        </w:rPr>
        <w:t>בחדש</w:t>
      </w:r>
      <w:r w:rsidRPr="009153C9">
        <w:rPr>
          <w:rtl/>
        </w:rPr>
        <w:t xml:space="preserve"> </w:t>
      </w:r>
      <w:r w:rsidRPr="009153C9">
        <w:rPr>
          <w:rFonts w:hint="cs"/>
          <w:rtl/>
        </w:rPr>
        <w:t xml:space="preserve">ל' יום </w:t>
      </w:r>
      <w:r w:rsidRPr="0050150D">
        <w:rPr>
          <w:rFonts w:cs="PFT_Frank" w:hint="cs"/>
          <w:b/>
          <w:bCs/>
          <w:szCs w:val="14"/>
          <w:rtl/>
        </w:rPr>
        <w:t>ובישן</w:t>
      </w:r>
      <w:r w:rsidRPr="009153C9">
        <w:rPr>
          <w:rFonts w:hint="cs"/>
          <w:rtl/>
        </w:rPr>
        <w:t xml:space="preserve"> י''ב חודש</w:t>
      </w:r>
      <w:r w:rsidR="00700A7E">
        <w:rPr>
          <w:rFonts w:hint="cs"/>
          <w:rtl/>
        </w:rPr>
        <w:t xml:space="preserve"> </w:t>
      </w:r>
      <w:r w:rsidRPr="005E3761">
        <w:rPr>
          <w:rStyle w:val="affffc"/>
          <w:rFonts w:hint="cs"/>
          <w:rtl/>
        </w:rPr>
        <w:t>ראב''</w:t>
      </w:r>
      <w:r w:rsidR="00700A7E" w:rsidRPr="005E3761">
        <w:rPr>
          <w:rStyle w:val="affffc"/>
          <w:rFonts w:hint="cs"/>
          <w:rtl/>
        </w:rPr>
        <w:t>י:</w:t>
      </w:r>
      <w:r w:rsidRPr="009153C9">
        <w:rPr>
          <w:rtl/>
        </w:rPr>
        <w:t xml:space="preserve"> </w:t>
      </w:r>
      <w:r w:rsidR="00700A7E">
        <w:rPr>
          <w:rFonts w:hint="cs"/>
          <w:rtl/>
        </w:rPr>
        <w:t xml:space="preserve">בשניהם </w:t>
      </w:r>
      <w:r w:rsidRPr="009153C9">
        <w:rPr>
          <w:rFonts w:hint="cs"/>
          <w:rtl/>
        </w:rPr>
        <w:t xml:space="preserve">י''ב </w:t>
      </w:r>
      <w:r w:rsidRPr="009153C9">
        <w:rPr>
          <w:rtl/>
        </w:rPr>
        <w:t>חדש.</w:t>
      </w:r>
    </w:p>
    <w:p w14:paraId="55A84471" w14:textId="2215A054" w:rsidR="00F707CE" w:rsidRPr="00F707CE" w:rsidRDefault="006F071F" w:rsidP="00A43FA4">
      <w:pPr>
        <w:pStyle w:val="36"/>
        <w:framePr w:wrap="notBeside"/>
        <w:rPr>
          <w:rtl/>
        </w:rPr>
      </w:pPr>
      <w:r w:rsidRPr="00F707CE">
        <w:rPr>
          <w:rtl/>
        </w:rPr>
        <w:t>אמר מר</w:t>
      </w:r>
      <w:r w:rsidR="00F707CE" w:rsidRPr="00F707CE">
        <w:rPr>
          <w:rtl/>
        </w:rPr>
        <w:t>:</w:t>
      </w:r>
    </w:p>
    <w:p w14:paraId="3A628275" w14:textId="27146D0D" w:rsidR="006F071F" w:rsidRPr="00E425F5" w:rsidRDefault="006F071F" w:rsidP="00A43FA4">
      <w:pPr>
        <w:rPr>
          <w:spacing w:val="-4"/>
          <w:rtl/>
        </w:rPr>
      </w:pPr>
      <w:r w:rsidRPr="0050150D">
        <w:rPr>
          <w:rFonts w:cs="PFT_Frank"/>
          <w:b/>
          <w:bCs/>
          <w:spacing w:val="-4"/>
          <w:szCs w:val="14"/>
          <w:rtl/>
        </w:rPr>
        <w:t>השואל ספר תורה מחבירו הר"ז לא ישאילנו לאחר</w:t>
      </w:r>
      <w:r w:rsidRPr="00E425F5">
        <w:rPr>
          <w:spacing w:val="-4"/>
          <w:rtl/>
        </w:rPr>
        <w:t>.</w:t>
      </w:r>
      <w:r w:rsidR="009B071A" w:rsidRPr="00E425F5">
        <w:rPr>
          <w:rFonts w:hint="cs"/>
          <w:spacing w:val="-4"/>
          <w:rtl/>
        </w:rPr>
        <w:t xml:space="preserve"> ואפי' כל מילי</w:t>
      </w:r>
    </w:p>
    <w:p w14:paraId="1AE4C744" w14:textId="2E610119" w:rsidR="00F707CE" w:rsidRPr="00F707CE" w:rsidRDefault="006F071F" w:rsidP="00A43FA4">
      <w:pPr>
        <w:pStyle w:val="36"/>
        <w:framePr w:wrap="notBeside"/>
        <w:rPr>
          <w:rtl/>
        </w:rPr>
      </w:pPr>
      <w:r w:rsidRPr="00F707CE">
        <w:rPr>
          <w:rFonts w:hint="cs"/>
          <w:rtl/>
        </w:rPr>
        <w:t>ד</w:t>
      </w:r>
      <w:r w:rsidR="009B071A" w:rsidRPr="00F707CE">
        <w:rPr>
          <w:rFonts w:hint="cs"/>
          <w:rtl/>
        </w:rPr>
        <w:t xml:space="preserve">כאן </w:t>
      </w:r>
      <w:r w:rsidRPr="00F707CE">
        <w:rPr>
          <w:rtl/>
        </w:rPr>
        <w:t>שנה רבי</w:t>
      </w:r>
      <w:r w:rsidR="00F707CE" w:rsidRPr="00F707CE">
        <w:rPr>
          <w:rtl/>
        </w:rPr>
        <w:t>:</w:t>
      </w:r>
    </w:p>
    <w:p w14:paraId="703398E5" w14:textId="33569026" w:rsidR="006F071F" w:rsidRPr="009153C9" w:rsidRDefault="009B071A" w:rsidP="00A43FA4">
      <w:pPr>
        <w:rPr>
          <w:rtl/>
        </w:rPr>
      </w:pPr>
      <w:r>
        <w:rPr>
          <w:rFonts w:hint="cs"/>
          <w:rtl/>
        </w:rPr>
        <w:t>א</w:t>
      </w:r>
      <w:r w:rsidR="006F071F" w:rsidRPr="009153C9">
        <w:rPr>
          <w:rtl/>
        </w:rPr>
        <w:t>ין השואל רשאי להשאיל, ואין השוכר רשאי להשכיר.</w:t>
      </w:r>
    </w:p>
    <w:p w14:paraId="2596CDFE" w14:textId="77777777" w:rsidR="00A6533C" w:rsidRPr="009153C9" w:rsidRDefault="006F071F" w:rsidP="00A43FA4">
      <w:pPr>
        <w:rPr>
          <w:rtl/>
        </w:rPr>
      </w:pPr>
      <w:r w:rsidRPr="0050150D">
        <w:rPr>
          <w:rFonts w:cs="PFT_Frank" w:hint="cs"/>
          <w:b/>
          <w:bCs/>
          <w:szCs w:val="14"/>
          <w:rtl/>
        </w:rPr>
        <w:t>ס''ת</w:t>
      </w:r>
      <w:r w:rsidRPr="0050150D">
        <w:rPr>
          <w:rFonts w:cs="PFT_Frank"/>
          <w:b/>
          <w:bCs/>
          <w:szCs w:val="14"/>
          <w:rtl/>
        </w:rPr>
        <w:t xml:space="preserve"> </w:t>
      </w:r>
      <w:r w:rsidRPr="0050150D">
        <w:rPr>
          <w:rFonts w:cs="PFT_Frank" w:hint="cs"/>
          <w:b/>
          <w:bCs/>
          <w:szCs w:val="14"/>
          <w:rtl/>
        </w:rPr>
        <w:t>קמ''ל</w:t>
      </w:r>
      <w:r w:rsidRPr="009153C9">
        <w:rPr>
          <w:rFonts w:hint="cs"/>
          <w:rtl/>
        </w:rPr>
        <w:t xml:space="preserve"> דלא לימא דנח''ל לאדם שתעשה מצווה בממונו</w:t>
      </w:r>
    </w:p>
    <w:p w14:paraId="5779E27C" w14:textId="77777777" w:rsidR="00A6533C" w:rsidRPr="009153C9" w:rsidRDefault="006F071F" w:rsidP="00A43FA4">
      <w:pPr>
        <w:rPr>
          <w:rtl/>
        </w:rPr>
      </w:pPr>
      <w:r w:rsidRPr="009153C9">
        <w:rPr>
          <w:rtl/>
        </w:rPr>
        <w:t>פותחו וקורא בו</w:t>
      </w:r>
      <w:r w:rsidRPr="009153C9">
        <w:rPr>
          <w:rFonts w:hint="cs"/>
          <w:rtl/>
        </w:rPr>
        <w:t xml:space="preserve"> </w:t>
      </w:r>
      <w:r w:rsidRPr="009153C9">
        <w:rPr>
          <w:rtl/>
        </w:rPr>
        <w:t>,</w:t>
      </w:r>
      <w:r w:rsidRPr="009153C9">
        <w:rPr>
          <w:rFonts w:hint="cs"/>
          <w:rtl/>
        </w:rPr>
        <w:t>- קמ''ל לסיפא שלא ילמוד בו בתחלה</w:t>
      </w:r>
    </w:p>
    <w:p w14:paraId="57F8502A" w14:textId="77777777" w:rsidR="00F707CE" w:rsidRPr="00F707CE" w:rsidRDefault="006F071F" w:rsidP="00A43FA4">
      <w:pPr>
        <w:pStyle w:val="36"/>
        <w:framePr w:wrap="notBeside"/>
        <w:rPr>
          <w:rtl/>
        </w:rPr>
      </w:pPr>
      <w:r w:rsidRPr="00F707CE">
        <w:rPr>
          <w:rFonts w:hint="cs"/>
          <w:rtl/>
        </w:rPr>
        <w:t>והך</w:t>
      </w:r>
      <w:r w:rsidR="00F707CE" w:rsidRPr="00F707CE">
        <w:rPr>
          <w:rtl/>
        </w:rPr>
        <w:t>:</w:t>
      </w:r>
    </w:p>
    <w:p w14:paraId="599D16CB" w14:textId="55BD3DCA" w:rsidR="00A6533C" w:rsidRPr="009153C9" w:rsidRDefault="006F071F" w:rsidP="00A43FA4">
      <w:pPr>
        <w:rPr>
          <w:rtl/>
        </w:rPr>
      </w:pPr>
      <w:r w:rsidRPr="009153C9">
        <w:rPr>
          <w:rFonts w:hint="cs"/>
          <w:rtl/>
        </w:rPr>
        <w:t>ד'</w:t>
      </w:r>
      <w:r w:rsidRPr="009153C9">
        <w:rPr>
          <w:rtl/>
        </w:rPr>
        <w:t>לא יקרא פרשה וישנה, ולא יקרא בו פרשה ויתרגם ולא יפתח בו יותר משלשה דפין,</w:t>
      </w:r>
      <w:r w:rsidR="00595C75">
        <w:rPr>
          <w:rFonts w:hint="cs"/>
          <w:rtl/>
        </w:rPr>
        <w:t xml:space="preserve"> </w:t>
      </w:r>
      <w:r w:rsidRPr="009153C9">
        <w:rPr>
          <w:rtl/>
        </w:rPr>
        <w:t xml:space="preserve">ולא יקראו בו </w:t>
      </w:r>
      <w:r w:rsidR="00595C75">
        <w:rPr>
          <w:rFonts w:hint="cs"/>
          <w:rtl/>
        </w:rPr>
        <w:t xml:space="preserve">ג' </w:t>
      </w:r>
      <w:r w:rsidRPr="009153C9">
        <w:rPr>
          <w:rtl/>
        </w:rPr>
        <w:t xml:space="preserve"> בני אדם בכרך אחד</w:t>
      </w:r>
      <w:r w:rsidRPr="009153C9">
        <w:rPr>
          <w:rFonts w:hint="cs"/>
          <w:rtl/>
        </w:rPr>
        <w:t>'</w:t>
      </w:r>
      <w:r w:rsidRPr="009153C9">
        <w:rPr>
          <w:rtl/>
        </w:rPr>
        <w:t>.</w:t>
      </w:r>
      <w:r w:rsidRPr="009153C9">
        <w:rPr>
          <w:rFonts w:hint="cs"/>
          <w:rtl/>
        </w:rPr>
        <w:t xml:space="preserve"> </w:t>
      </w:r>
      <w:r w:rsidR="00595C75">
        <w:rPr>
          <w:rFonts w:hint="cs"/>
          <w:rtl/>
        </w:rPr>
        <w:t xml:space="preserve">אבל </w:t>
      </w:r>
      <w:r w:rsidRPr="009153C9">
        <w:rPr>
          <w:rtl/>
        </w:rPr>
        <w:t xml:space="preserve"> שנים</w:t>
      </w:r>
      <w:r w:rsidRPr="009153C9">
        <w:rPr>
          <w:rFonts w:hint="cs"/>
          <w:rtl/>
        </w:rPr>
        <w:t xml:space="preserve"> </w:t>
      </w:r>
      <w:r w:rsidRPr="009153C9">
        <w:rPr>
          <w:rtl/>
        </w:rPr>
        <w:t>קורין</w:t>
      </w:r>
      <w:r w:rsidRPr="009153C9">
        <w:rPr>
          <w:rFonts w:hint="cs"/>
          <w:rtl/>
        </w:rPr>
        <w:t>,- היינו בשני ענינים דלא אתי לשמוטי</w:t>
      </w:r>
    </w:p>
    <w:p w14:paraId="67255779" w14:textId="43C56E50" w:rsidR="006F071F" w:rsidRPr="009153C9" w:rsidRDefault="006F071F" w:rsidP="00A43FA4">
      <w:pPr>
        <w:pStyle w:val="afffb"/>
        <w:rPr>
          <w:rtl/>
        </w:rPr>
      </w:pPr>
      <w:ins w:id="9846" w:author="מספור קטעי משנה" w:date="2026-10-06T06:45:11Z">
        <w:r>
          <w:rPr>
            <w:rStyle w:val="MisparKeta"/>
          </w:rPr>
          <w:t xml:space="preserve">א. </w:t>
        </w:r>
      </w:ins>
      <w:r w:rsidRPr="009153C9">
        <w:rPr>
          <w:rtl/>
        </w:rPr>
        <w:t>מצא כסות מנערה אחד לשלשים יום.</w:t>
      </w:r>
    </w:p>
    <w:p w14:paraId="5DC62F09" w14:textId="77777777" w:rsidR="00F707CE" w:rsidRPr="00F707CE" w:rsidRDefault="00550D35" w:rsidP="00A43FA4">
      <w:pPr>
        <w:pStyle w:val="36"/>
        <w:framePr w:wrap="notBeside"/>
        <w:rPr>
          <w:rtl/>
        </w:rPr>
      </w:pPr>
      <w:r w:rsidRPr="00F707CE">
        <w:rPr>
          <w:rFonts w:hint="cs"/>
          <w:rtl/>
        </w:rPr>
        <w:t>וקשה מרי'ו</w:t>
      </w:r>
      <w:r w:rsidR="00F707CE" w:rsidRPr="00F707CE">
        <w:rPr>
          <w:rtl/>
        </w:rPr>
        <w:t>:</w:t>
      </w:r>
    </w:p>
    <w:p w14:paraId="56968889" w14:textId="6C2836AB" w:rsidR="00A6533C" w:rsidRDefault="00550D35" w:rsidP="00A43FA4">
      <w:pPr>
        <w:rPr>
          <w:rtl/>
        </w:rPr>
      </w:pPr>
      <w:r>
        <w:rPr>
          <w:rFonts w:hint="cs"/>
          <w:rtl/>
        </w:rPr>
        <w:t xml:space="preserve">דמי שיש לו אומן בביתו </w:t>
      </w:r>
      <w:r>
        <w:rPr>
          <w:rtl/>
        </w:rPr>
        <w:t>–</w:t>
      </w:r>
      <w:r>
        <w:rPr>
          <w:rFonts w:hint="cs"/>
          <w:rtl/>
        </w:rPr>
        <w:t xml:space="preserve"> ינער בכל יום [</w:t>
      </w:r>
      <w:r>
        <w:rPr>
          <w:rStyle w:val="affffe"/>
          <w:rFonts w:hint="cs"/>
          <w:rtl/>
        </w:rPr>
        <w:t xml:space="preserve">שהניעור </w:t>
      </w:r>
      <w:r w:rsidRPr="00550D35">
        <w:rPr>
          <w:rStyle w:val="affffe"/>
          <w:rFonts w:hint="cs"/>
          <w:rtl/>
        </w:rPr>
        <w:t>מזיק לגלימה]</w:t>
      </w:r>
      <w:r>
        <w:rPr>
          <w:rFonts w:hint="cs"/>
          <w:rtl/>
        </w:rPr>
        <w:t xml:space="preserve"> </w:t>
      </w:r>
    </w:p>
    <w:p w14:paraId="11524138" w14:textId="247955EC" w:rsidR="00F707CE" w:rsidRPr="00F707CE" w:rsidRDefault="00550D35" w:rsidP="00A43FA4">
      <w:pPr>
        <w:pStyle w:val="36"/>
        <w:framePr w:wrap="notBeside"/>
        <w:rPr>
          <w:rtl/>
        </w:rPr>
      </w:pPr>
      <w:r w:rsidRPr="00F707CE">
        <w:rPr>
          <w:rFonts w:hint="cs"/>
          <w:rtl/>
        </w:rPr>
        <w:t xml:space="preserve">- ודחי' </w:t>
      </w:r>
      <w:r w:rsidR="00CE7F29" w:rsidRPr="00F707CE">
        <w:rPr>
          <w:rFonts w:hint="cs"/>
          <w:rtl/>
        </w:rPr>
        <w:t>א</w:t>
      </w:r>
      <w:r w:rsidR="00F707CE" w:rsidRPr="00F707CE">
        <w:rPr>
          <w:rFonts w:hint="cs"/>
          <w:rtl/>
        </w:rPr>
        <w:t>.</w:t>
      </w:r>
    </w:p>
    <w:p w14:paraId="55ED92FE" w14:textId="17076249" w:rsidR="00CE7F29" w:rsidRPr="009153C9" w:rsidRDefault="00550D35" w:rsidP="00A43FA4">
      <w:pPr>
        <w:rPr>
          <w:rtl/>
        </w:rPr>
      </w:pPr>
      <w:r>
        <w:rPr>
          <w:rFonts w:hint="cs"/>
          <w:rtl/>
        </w:rPr>
        <w:t xml:space="preserve">ניעור </w:t>
      </w:r>
      <w:r w:rsidR="00CE7F29">
        <w:rPr>
          <w:rFonts w:hint="cs"/>
          <w:rtl/>
        </w:rPr>
        <w:t>בכל יום קשה</w:t>
      </w:r>
      <w:r>
        <w:rPr>
          <w:rFonts w:hint="cs"/>
          <w:rtl/>
        </w:rPr>
        <w:t>, אבל לא פעם בל' יום.</w:t>
      </w:r>
    </w:p>
    <w:p w14:paraId="69414663" w14:textId="4462C1C2" w:rsidR="00F707CE" w:rsidRPr="00F707CE" w:rsidRDefault="00CE7F29" w:rsidP="00A43FA4">
      <w:pPr>
        <w:pStyle w:val="36"/>
        <w:framePr w:wrap="notBeside"/>
        <w:rPr>
          <w:rtl/>
        </w:rPr>
      </w:pPr>
      <w:r w:rsidRPr="00F707CE">
        <w:rPr>
          <w:rFonts w:hint="cs"/>
          <w:rtl/>
        </w:rPr>
        <w:t>ב</w:t>
      </w:r>
      <w:r w:rsidR="00F707CE" w:rsidRPr="00F707CE">
        <w:rPr>
          <w:rFonts w:hint="cs"/>
          <w:rtl/>
        </w:rPr>
        <w:t>.</w:t>
      </w:r>
    </w:p>
    <w:p w14:paraId="08CCF8A9" w14:textId="1B9CCBC0" w:rsidR="006F071F" w:rsidRPr="009153C9" w:rsidRDefault="006F071F" w:rsidP="00A43FA4">
      <w:r w:rsidRPr="009153C9">
        <w:rPr>
          <w:rFonts w:hint="cs"/>
          <w:rtl/>
        </w:rPr>
        <w:t>באדם אחד אין הניעור קורעה משא''כ בשנים</w:t>
      </w:r>
    </w:p>
    <w:p w14:paraId="1FCEB1C0" w14:textId="4A7F2450" w:rsidR="00F707CE" w:rsidRPr="00F707CE" w:rsidRDefault="00CE7F29" w:rsidP="00A43FA4">
      <w:pPr>
        <w:pStyle w:val="36"/>
        <w:framePr w:wrap="notBeside"/>
        <w:rPr>
          <w:rtl/>
        </w:rPr>
      </w:pPr>
      <w:r w:rsidRPr="00F707CE">
        <w:rPr>
          <w:rFonts w:hint="cs"/>
          <w:rtl/>
        </w:rPr>
        <w:t>ג</w:t>
      </w:r>
      <w:r w:rsidR="00F707CE" w:rsidRPr="00F707CE">
        <w:rPr>
          <w:rFonts w:hint="cs"/>
          <w:rtl/>
        </w:rPr>
        <w:t>.</w:t>
      </w:r>
    </w:p>
    <w:p w14:paraId="3A6C1847" w14:textId="0836224E" w:rsidR="006F071F" w:rsidRPr="009153C9" w:rsidRDefault="006F071F" w:rsidP="00A43FA4">
      <w:pPr>
        <w:rPr>
          <w:rtl/>
        </w:rPr>
      </w:pPr>
      <w:r w:rsidRPr="009153C9">
        <w:rPr>
          <w:rFonts w:hint="cs"/>
          <w:rtl/>
        </w:rPr>
        <w:t>ביד מועיל</w:t>
      </w:r>
      <w:r w:rsidR="00D75F0C">
        <w:rPr>
          <w:rFonts w:hint="cs"/>
          <w:rtl/>
        </w:rPr>
        <w:t>,</w:t>
      </w:r>
      <w:r w:rsidRPr="009153C9">
        <w:rPr>
          <w:rFonts w:hint="cs"/>
          <w:rtl/>
        </w:rPr>
        <w:t xml:space="preserve"> במקל מזיק</w:t>
      </w:r>
    </w:p>
    <w:p w14:paraId="45318CCA" w14:textId="5D1AF22A" w:rsidR="00F707CE" w:rsidRPr="00F707CE" w:rsidRDefault="00CE7F29" w:rsidP="00A43FA4">
      <w:pPr>
        <w:pStyle w:val="36"/>
        <w:framePr w:wrap="notBeside"/>
        <w:rPr>
          <w:rtl/>
        </w:rPr>
      </w:pPr>
      <w:r w:rsidRPr="00F707CE">
        <w:rPr>
          <w:rFonts w:hint="cs"/>
          <w:rtl/>
        </w:rPr>
        <w:lastRenderedPageBreak/>
        <w:t>ד</w:t>
      </w:r>
      <w:r w:rsidR="00F707CE" w:rsidRPr="00F707CE">
        <w:rPr>
          <w:rFonts w:hint="cs"/>
          <w:rtl/>
        </w:rPr>
        <w:t>.</w:t>
      </w:r>
    </w:p>
    <w:p w14:paraId="02B00697" w14:textId="5785DB0E" w:rsidR="006F071F" w:rsidRPr="009153C9" w:rsidRDefault="006F071F" w:rsidP="00A43FA4">
      <w:pPr>
        <w:spacing w:after="60"/>
        <w:rPr>
          <w:rtl/>
        </w:rPr>
      </w:pPr>
      <w:r w:rsidRPr="009153C9">
        <w:rPr>
          <w:rFonts w:hint="cs"/>
          <w:rtl/>
        </w:rPr>
        <w:t>בצמר- קשה לה שנמתחת ונקרעת</w:t>
      </w:r>
      <w:r w:rsidR="00D75F0C">
        <w:rPr>
          <w:rFonts w:hint="cs"/>
          <w:rtl/>
        </w:rPr>
        <w:t>,</w:t>
      </w:r>
      <w:r w:rsidRPr="009153C9">
        <w:rPr>
          <w:rFonts w:hint="cs"/>
          <w:rtl/>
        </w:rPr>
        <w:t xml:space="preserve"> משא''כ בכותנה</w:t>
      </w:r>
      <w:r w:rsidRPr="009153C9">
        <w:rPr>
          <w:rtl/>
        </w:rPr>
        <w:t>.</w:t>
      </w:r>
    </w:p>
    <w:p w14:paraId="3D54831A" w14:textId="51BFBF80" w:rsidR="00F707CE" w:rsidRPr="00F707CE" w:rsidRDefault="006F071F" w:rsidP="00A43FA4">
      <w:pPr>
        <w:pStyle w:val="36"/>
        <w:framePr w:wrap="notBeside"/>
        <w:rPr>
          <w:rtl/>
        </w:rPr>
      </w:pPr>
      <w:r w:rsidRPr="00F707CE">
        <w:rPr>
          <w:rFonts w:hint="cs"/>
          <w:rtl/>
        </w:rPr>
        <w:t xml:space="preserve"> </w:t>
      </w:r>
      <w:r w:rsidRPr="00F707CE">
        <w:rPr>
          <w:rtl/>
        </w:rPr>
        <w:t>רי"ו</w:t>
      </w:r>
      <w:r w:rsidR="00F707CE" w:rsidRPr="00F707CE">
        <w:rPr>
          <w:rtl/>
        </w:rPr>
        <w:t>:</w:t>
      </w:r>
    </w:p>
    <w:p w14:paraId="26DF16F8" w14:textId="18F30005" w:rsidR="00A6533C" w:rsidRPr="009153C9" w:rsidRDefault="00D75F0C" w:rsidP="00A43FA4">
      <w:pPr>
        <w:rPr>
          <w:rtl/>
        </w:rPr>
      </w:pPr>
      <w:r>
        <w:rPr>
          <w:rFonts w:hint="cs"/>
          <w:rtl/>
        </w:rPr>
        <w:t>עדיף</w:t>
      </w:r>
      <w:r w:rsidR="006F071F" w:rsidRPr="009153C9">
        <w:rPr>
          <w:rFonts w:hint="cs"/>
          <w:rtl/>
        </w:rPr>
        <w:t xml:space="preserve"> לשתות כוס מכשפות ולא כוס מים פושרים</w:t>
      </w:r>
      <w:r w:rsidR="00527ED7">
        <w:rPr>
          <w:rFonts w:hint="cs"/>
          <w:rtl/>
        </w:rPr>
        <w:t>,</w:t>
      </w:r>
    </w:p>
    <w:p w14:paraId="19E311E7" w14:textId="78C0DADB" w:rsidR="006F071F" w:rsidRPr="009153C9" w:rsidRDefault="00502EEE" w:rsidP="00A43FA4">
      <w:pPr>
        <w:rPr>
          <w:rtl/>
        </w:rPr>
      </w:pPr>
      <w:r>
        <w:rPr>
          <w:rFonts w:hint="cs"/>
          <w:rtl/>
        </w:rPr>
        <w:t>ודווקא בכלי מתכות, ולא רותח, וכשלא שם תבלין.</w:t>
      </w:r>
    </w:p>
    <w:p w14:paraId="363FB8B1" w14:textId="78C74B67" w:rsidR="00F707CE" w:rsidRPr="00F707CE" w:rsidRDefault="006F071F" w:rsidP="00A43FA4">
      <w:pPr>
        <w:pStyle w:val="36"/>
        <w:framePr w:wrap="notBeside"/>
        <w:rPr>
          <w:rtl/>
        </w:rPr>
      </w:pPr>
      <w:r w:rsidRPr="00F707CE">
        <w:rPr>
          <w:rtl/>
        </w:rPr>
        <w:t>ארי"ו</w:t>
      </w:r>
      <w:r w:rsidR="00F707CE" w:rsidRPr="00F707CE">
        <w:rPr>
          <w:rtl/>
        </w:rPr>
        <w:t>:</w:t>
      </w:r>
    </w:p>
    <w:p w14:paraId="01A6A0A7" w14:textId="6E365AA1" w:rsidR="00A6533C" w:rsidRPr="009153C9" w:rsidRDefault="006F071F" w:rsidP="00A43FA4">
      <w:pPr>
        <w:rPr>
          <w:rtl/>
        </w:rPr>
      </w:pPr>
      <w:r w:rsidRPr="009153C9">
        <w:rPr>
          <w:rtl/>
        </w:rPr>
        <w:t>מי שהניח לו אביו מעות הרבה ורוצה לאבדן</w:t>
      </w:r>
    </w:p>
    <w:p w14:paraId="15343582" w14:textId="59A9D607" w:rsidR="00A6533C" w:rsidRPr="009153C9" w:rsidRDefault="006F071F" w:rsidP="00A43FA4">
      <w:pPr>
        <w:rPr>
          <w:rtl/>
        </w:rPr>
      </w:pPr>
      <w:r w:rsidRPr="009153C9">
        <w:rPr>
          <w:rtl/>
        </w:rPr>
        <w:t xml:space="preserve">ילבש בכלי פשתן </w:t>
      </w:r>
      <w:r w:rsidR="00527ED7">
        <w:rPr>
          <w:rFonts w:hint="cs"/>
          <w:rtl/>
        </w:rPr>
        <w:t>-</w:t>
      </w:r>
      <w:r w:rsidRPr="009153C9">
        <w:rPr>
          <w:rtl/>
        </w:rPr>
        <w:t>בכ</w:t>
      </w:r>
      <w:r w:rsidRPr="009153C9">
        <w:rPr>
          <w:rFonts w:hint="cs"/>
          <w:rtl/>
        </w:rPr>
        <w:t>ותנה רומית</w:t>
      </w:r>
      <w:r w:rsidRPr="009153C9">
        <w:rPr>
          <w:rtl/>
        </w:rPr>
        <w:t>, וישתמש בכלי זכוכית</w:t>
      </w:r>
      <w:r w:rsidRPr="009153C9">
        <w:rPr>
          <w:rFonts w:hint="cs"/>
          <w:rtl/>
        </w:rPr>
        <w:t xml:space="preserve"> לבנה</w:t>
      </w:r>
    </w:p>
    <w:p w14:paraId="0AAD450B" w14:textId="6E3524DC" w:rsidR="006F071F" w:rsidRPr="004A0E81" w:rsidRDefault="006F071F" w:rsidP="004A0E81">
      <w:pPr>
        <w:spacing w:after="60"/>
        <w:rPr>
          <w:spacing w:val="-2"/>
          <w:rtl/>
        </w:rPr>
      </w:pPr>
      <w:r w:rsidRPr="004A0E81">
        <w:rPr>
          <w:spacing w:val="-2"/>
          <w:rtl/>
        </w:rPr>
        <w:t xml:space="preserve">וישכור פועלים ואל ישב עמהן </w:t>
      </w:r>
      <w:r w:rsidRPr="004A0E81">
        <w:rPr>
          <w:rStyle w:val="afffff2"/>
          <w:rFonts w:hint="cs"/>
          <w:spacing w:val="-2"/>
          <w:rtl/>
        </w:rPr>
        <w:t>המנהיגים לשוורים</w:t>
      </w:r>
      <w:r w:rsidRPr="004A0E81">
        <w:rPr>
          <w:rFonts w:hint="cs"/>
          <w:spacing w:val="-2"/>
          <w:rtl/>
        </w:rPr>
        <w:t xml:space="preserve"> שהפסדם מרובה.</w:t>
      </w:r>
    </w:p>
    <w:p w14:paraId="736A483F" w14:textId="77777777" w:rsidR="00137740" w:rsidRPr="00137740" w:rsidRDefault="006F071F" w:rsidP="00137740">
      <w:pPr>
        <w:pStyle w:val="affe"/>
        <w:framePr w:wrap="around"/>
        <w:rPr>
          <w:rtl/>
        </w:rPr>
      </w:pPr>
      <w:r w:rsidRPr="00137740">
        <w:rPr>
          <w:rtl/>
        </w:rPr>
        <w:t>ל.</w:t>
      </w:r>
      <w:r w:rsidRPr="00137740">
        <w:rPr>
          <w:rFonts w:hint="cs"/>
          <w:rtl/>
        </w:rPr>
        <w:t xml:space="preserve"> </w:t>
      </w:r>
    </w:p>
    <w:p w14:paraId="5845841D" w14:textId="47AB78E5" w:rsidR="006F071F" w:rsidRPr="00AD3F0B" w:rsidRDefault="006F071F" w:rsidP="004A0E81">
      <w:pPr>
        <w:pStyle w:val="afffb"/>
        <w:spacing w:before="0"/>
        <w:rPr>
          <w:rtl/>
        </w:rPr>
      </w:pPr>
      <w:ins w:id="9847" w:author="מספור קטעי משנה" w:date="2026-10-06T06:45:11Z">
        <w:r>
          <w:rPr>
            <w:rStyle w:val="MisparKeta"/>
          </w:rPr>
          <w:t xml:space="preserve">א. </w:t>
        </w:r>
      </w:ins>
      <w:r w:rsidRPr="00AD3F0B">
        <w:rPr>
          <w:rtl/>
        </w:rPr>
        <w:t>שוטחה לצורכה אבל לא לכבודו וכו'.</w:t>
      </w:r>
    </w:p>
    <w:p w14:paraId="5A1EFBF8" w14:textId="77777777" w:rsidR="00A6533C" w:rsidRPr="00AD3F0B" w:rsidRDefault="006F071F" w:rsidP="004A0E81">
      <w:pPr>
        <w:pStyle w:val="affff9"/>
        <w:spacing w:before="0"/>
        <w:rPr>
          <w:rtl/>
        </w:rPr>
      </w:pPr>
      <w:r w:rsidRPr="00AD3F0B">
        <w:rPr>
          <w:rtl/>
        </w:rPr>
        <w:t>איבעיא להו: לצורכו ולצורכה מאי?</w:t>
      </w:r>
    </w:p>
    <w:p w14:paraId="3A1B1EC9" w14:textId="16B2539F" w:rsidR="00F707CE" w:rsidRPr="00F707CE" w:rsidRDefault="00DB534E" w:rsidP="00900E8C">
      <w:pPr>
        <w:pStyle w:val="36"/>
        <w:framePr w:wrap="notBeside"/>
        <w:rPr>
          <w:rtl/>
        </w:rPr>
      </w:pPr>
      <w:r w:rsidRPr="00F707CE">
        <w:rPr>
          <w:rFonts w:hint="cs"/>
          <w:rtl/>
        </w:rPr>
        <w:t xml:space="preserve">א. </w:t>
      </w:r>
      <w:r w:rsidR="006F071F" w:rsidRPr="00F707CE">
        <w:rPr>
          <w:rtl/>
        </w:rPr>
        <w:t>ת"ש</w:t>
      </w:r>
      <w:r w:rsidR="00F707CE" w:rsidRPr="00F707CE">
        <w:rPr>
          <w:rtl/>
        </w:rPr>
        <w:t>:</w:t>
      </w:r>
    </w:p>
    <w:p w14:paraId="1AEBC142" w14:textId="459D2ED9" w:rsidR="006F071F" w:rsidRPr="00AD3F0B" w:rsidRDefault="006F071F" w:rsidP="009B508D">
      <w:pPr>
        <w:rPr>
          <w:rtl/>
        </w:rPr>
      </w:pPr>
      <w:r w:rsidRPr="00AD3F0B">
        <w:rPr>
          <w:rtl/>
        </w:rPr>
        <w:t>שוטחה לצורכה - הא לצורכו ולצורכה - לא.</w:t>
      </w:r>
    </w:p>
    <w:p w14:paraId="62D09B29" w14:textId="77777777" w:rsidR="00F707CE" w:rsidRPr="00F707CE" w:rsidRDefault="006F071F" w:rsidP="00287150">
      <w:pPr>
        <w:pStyle w:val="36"/>
        <w:framePr w:wrap="notBeside"/>
        <w:rPr>
          <w:rtl/>
        </w:rPr>
      </w:pPr>
      <w:r w:rsidRPr="00F707CE">
        <w:rPr>
          <w:rFonts w:hint="cs"/>
          <w:rtl/>
        </w:rPr>
        <w:t>ודחי</w:t>
      </w:r>
      <w:r w:rsidR="003C4C7A" w:rsidRPr="00F707CE">
        <w:rPr>
          <w:rFonts w:hint="cs"/>
          <w:rtl/>
        </w:rPr>
        <w:t>'</w:t>
      </w:r>
      <w:r w:rsidR="00334512" w:rsidRPr="00F707CE">
        <w:rPr>
          <w:rFonts w:hint="cs"/>
          <w:rtl/>
        </w:rPr>
        <w:t xml:space="preserve"> מסיפא</w:t>
      </w:r>
      <w:r w:rsidR="00F707CE" w:rsidRPr="00F707CE">
        <w:rPr>
          <w:rtl/>
        </w:rPr>
        <w:t>:</w:t>
      </w:r>
    </w:p>
    <w:p w14:paraId="6161B127" w14:textId="3D78EAB3" w:rsidR="006F071F" w:rsidRPr="00AD3F0B" w:rsidRDefault="006F071F" w:rsidP="004A0E81">
      <w:pPr>
        <w:spacing w:after="60"/>
        <w:rPr>
          <w:rtl/>
        </w:rPr>
      </w:pPr>
      <w:r w:rsidRPr="00AD3F0B">
        <w:rPr>
          <w:rtl/>
        </w:rPr>
        <w:t>אבל לא לכבודו, הא לצורכה ולצורכו</w:t>
      </w:r>
      <w:r w:rsidRPr="00AD3F0B">
        <w:rPr>
          <w:rFonts w:hint="cs"/>
          <w:rtl/>
        </w:rPr>
        <w:t xml:space="preserve"> </w:t>
      </w:r>
      <w:r w:rsidR="004A0E81">
        <w:rPr>
          <w:rFonts w:hint="cs"/>
          <w:rtl/>
        </w:rPr>
        <w:t xml:space="preserve">כן? </w:t>
      </w:r>
      <w:r w:rsidRPr="004A0E81">
        <w:rPr>
          <w:rStyle w:val="affffc"/>
          <w:rtl/>
        </w:rPr>
        <w:t>אלא</w:t>
      </w:r>
      <w:r w:rsidR="00334512">
        <w:rPr>
          <w:rFonts w:hint="cs"/>
          <w:rtl/>
        </w:rPr>
        <w:t xml:space="preserve"> אין לדייק </w:t>
      </w:r>
      <w:r w:rsidR="003C4C7A">
        <w:rPr>
          <w:rFonts w:hint="cs"/>
          <w:rtl/>
        </w:rPr>
        <w:t>מהך</w:t>
      </w:r>
      <w:r w:rsidR="004A0E81">
        <w:rPr>
          <w:rFonts w:hint="cs"/>
          <w:rtl/>
        </w:rPr>
        <w:t>.</w:t>
      </w:r>
    </w:p>
    <w:p w14:paraId="0012F5F0" w14:textId="4A1F46CA" w:rsidR="00F707CE" w:rsidRPr="00F707CE" w:rsidRDefault="00DB534E" w:rsidP="003C4C7A">
      <w:pPr>
        <w:pStyle w:val="36"/>
        <w:framePr w:wrap="notBeside"/>
        <w:rPr>
          <w:rtl/>
        </w:rPr>
      </w:pPr>
      <w:r w:rsidRPr="00F707CE">
        <w:rPr>
          <w:rFonts w:hint="cs"/>
          <w:rtl/>
        </w:rPr>
        <w:t xml:space="preserve">ב. </w:t>
      </w:r>
      <w:r w:rsidR="006F071F" w:rsidRPr="00F707CE">
        <w:rPr>
          <w:rtl/>
        </w:rPr>
        <w:t>ת"ש</w:t>
      </w:r>
      <w:r w:rsidR="00F707CE" w:rsidRPr="00F707CE">
        <w:rPr>
          <w:rtl/>
        </w:rPr>
        <w:t>:</w:t>
      </w:r>
    </w:p>
    <w:p w14:paraId="7BD61D80" w14:textId="77DD4E54" w:rsidR="006F071F" w:rsidRPr="00AD3F0B" w:rsidRDefault="006F071F" w:rsidP="009B508D">
      <w:pPr>
        <w:rPr>
          <w:rtl/>
        </w:rPr>
      </w:pPr>
      <w:r w:rsidRPr="00AD3F0B">
        <w:rPr>
          <w:rtl/>
        </w:rPr>
        <w:t>לא ישטחנה ע</w:t>
      </w:r>
      <w:r w:rsidRPr="00AD3F0B">
        <w:rPr>
          <w:rFonts w:hint="cs"/>
          <w:rtl/>
        </w:rPr>
        <w:t>''ג</w:t>
      </w:r>
      <w:r w:rsidRPr="00AD3F0B">
        <w:rPr>
          <w:rtl/>
        </w:rPr>
        <w:t xml:space="preserve"> מטה </w:t>
      </w:r>
      <w:r w:rsidR="003C4C7A">
        <w:rPr>
          <w:rFonts w:hint="cs"/>
          <w:rtl/>
        </w:rPr>
        <w:t>או</w:t>
      </w:r>
      <w:r w:rsidRPr="00AD3F0B">
        <w:rPr>
          <w:rtl/>
        </w:rPr>
        <w:t xml:space="preserve"> מגוד לצרכו, אבל </w:t>
      </w:r>
      <w:r w:rsidR="003C4C7A">
        <w:rPr>
          <w:rFonts w:hint="cs"/>
          <w:rtl/>
        </w:rPr>
        <w:t>לצרכה כן</w:t>
      </w:r>
    </w:p>
    <w:p w14:paraId="47FB8904" w14:textId="49D9FF68" w:rsidR="00A6533C" w:rsidRPr="00AD3F0B" w:rsidRDefault="006F071F" w:rsidP="003C4C7A">
      <w:pPr>
        <w:rPr>
          <w:rtl/>
        </w:rPr>
      </w:pPr>
      <w:r w:rsidRPr="00AD3F0B">
        <w:rPr>
          <w:rtl/>
        </w:rPr>
        <w:t>נזדמנו לו אורחים - לא ישטחנה בין לצורכו בין לצורכה!</w:t>
      </w:r>
    </w:p>
    <w:p w14:paraId="0E96E1A4" w14:textId="77777777" w:rsidR="00F707CE" w:rsidRPr="00F707CE" w:rsidRDefault="003C4C7A" w:rsidP="003C4C7A">
      <w:pPr>
        <w:pStyle w:val="36"/>
        <w:framePr w:wrap="notBeside"/>
        <w:rPr>
          <w:rtl/>
        </w:rPr>
      </w:pPr>
      <w:r w:rsidRPr="00F707CE">
        <w:rPr>
          <w:rFonts w:hint="cs"/>
          <w:rtl/>
        </w:rPr>
        <w:t xml:space="preserve">- </w:t>
      </w:r>
      <w:r w:rsidR="006F071F" w:rsidRPr="00F707CE">
        <w:rPr>
          <w:rtl/>
        </w:rPr>
        <w:t xml:space="preserve">שאני </w:t>
      </w:r>
      <w:r w:rsidR="00237964" w:rsidRPr="00F707CE">
        <w:rPr>
          <w:rtl/>
        </w:rPr>
        <w:t>שם</w:t>
      </w:r>
      <w:r w:rsidR="00F707CE" w:rsidRPr="00F707CE">
        <w:rPr>
          <w:rtl/>
        </w:rPr>
        <w:t>:</w:t>
      </w:r>
    </w:p>
    <w:p w14:paraId="2C8E9905" w14:textId="7271B0C1" w:rsidR="006F071F" w:rsidRPr="00AD3F0B" w:rsidRDefault="008107BE" w:rsidP="004A0E81">
      <w:pPr>
        <w:spacing w:after="60"/>
        <w:rPr>
          <w:rtl/>
        </w:rPr>
      </w:pPr>
      <w:r>
        <w:rPr>
          <w:rFonts w:hint="cs"/>
          <w:rtl/>
        </w:rPr>
        <w:t>שכאילו שורפה</w:t>
      </w:r>
      <w:r w:rsidR="00DB534E">
        <w:rPr>
          <w:rFonts w:hint="cs"/>
          <w:rtl/>
        </w:rPr>
        <w:t>!</w:t>
      </w:r>
      <w:r w:rsidR="006F071F" w:rsidRPr="00AD3F0B">
        <w:rPr>
          <w:rtl/>
        </w:rPr>
        <w:t xml:space="preserve"> א</w:t>
      </w:r>
      <w:r w:rsidR="006F071F" w:rsidRPr="00AD3F0B">
        <w:rPr>
          <w:rFonts w:hint="cs"/>
          <w:rtl/>
        </w:rPr>
        <w:t>ו משום עין הרע או משום גנבי</w:t>
      </w:r>
      <w:r w:rsidR="00DB534E">
        <w:rPr>
          <w:rFonts w:hint="cs"/>
          <w:rtl/>
        </w:rPr>
        <w:t>ם</w:t>
      </w:r>
      <w:r w:rsidR="006F071F" w:rsidRPr="00AD3F0B">
        <w:rPr>
          <w:rtl/>
        </w:rPr>
        <w:t>.</w:t>
      </w:r>
    </w:p>
    <w:p w14:paraId="37F69BEA" w14:textId="626D82B3" w:rsidR="00F707CE" w:rsidRPr="00F707CE" w:rsidRDefault="00DB534E" w:rsidP="00DB534E">
      <w:pPr>
        <w:pStyle w:val="36"/>
        <w:framePr w:wrap="notBeside"/>
        <w:rPr>
          <w:rtl/>
        </w:rPr>
      </w:pPr>
      <w:r w:rsidRPr="00F707CE">
        <w:rPr>
          <w:rFonts w:hint="cs"/>
          <w:rtl/>
        </w:rPr>
        <w:t xml:space="preserve">ג. </w:t>
      </w:r>
      <w:r w:rsidR="006F071F" w:rsidRPr="00F707CE">
        <w:rPr>
          <w:rtl/>
        </w:rPr>
        <w:t>ת"ש</w:t>
      </w:r>
      <w:r w:rsidR="00F707CE" w:rsidRPr="00F707CE">
        <w:rPr>
          <w:rtl/>
        </w:rPr>
        <w:t>:</w:t>
      </w:r>
    </w:p>
    <w:p w14:paraId="018D7D41" w14:textId="4D5B05B4" w:rsidR="00A6533C" w:rsidRPr="00AD3F0B" w:rsidRDefault="006F071F" w:rsidP="009B508D">
      <w:pPr>
        <w:rPr>
          <w:rtl/>
        </w:rPr>
      </w:pPr>
      <w:r w:rsidRPr="00AD3F0B">
        <w:rPr>
          <w:rtl/>
        </w:rPr>
        <w:t xml:space="preserve">הכניסה לרבקה ודשה כשירה, בשביל שתינק ותדוש </w:t>
      </w:r>
      <w:r w:rsidRPr="00D9010A">
        <w:rPr>
          <w:rStyle w:val="affffe"/>
          <w:rFonts w:hint="cs"/>
          <w:rtl/>
        </w:rPr>
        <w:t>לצרכו ולצרכה</w:t>
      </w:r>
      <w:r w:rsidRPr="00D9010A">
        <w:rPr>
          <w:rStyle w:val="affffe"/>
          <w:rtl/>
        </w:rPr>
        <w:t>-</w:t>
      </w:r>
      <w:r w:rsidRPr="00AD3F0B">
        <w:rPr>
          <w:rtl/>
        </w:rPr>
        <w:t xml:space="preserve"> פסולה.</w:t>
      </w:r>
    </w:p>
    <w:p w14:paraId="3C382456" w14:textId="2B276D82" w:rsidR="00F707CE" w:rsidRPr="00F707CE" w:rsidRDefault="006F071F" w:rsidP="00270EFA">
      <w:pPr>
        <w:pStyle w:val="36"/>
        <w:framePr w:wrap="notBeside"/>
        <w:rPr>
          <w:rtl/>
        </w:rPr>
      </w:pPr>
      <w:r w:rsidRPr="00F707CE">
        <w:rPr>
          <w:rFonts w:hint="cs"/>
          <w:rtl/>
        </w:rPr>
        <w:t xml:space="preserve">- שאני </w:t>
      </w:r>
      <w:r w:rsidR="00237964" w:rsidRPr="00F707CE">
        <w:rPr>
          <w:rFonts w:hint="cs"/>
          <w:rtl/>
        </w:rPr>
        <w:t>כאן</w:t>
      </w:r>
      <w:r w:rsidR="00F707CE" w:rsidRPr="00F707CE">
        <w:rPr>
          <w:rFonts w:hint="cs"/>
          <w:rtl/>
        </w:rPr>
        <w:t>:</w:t>
      </w:r>
    </w:p>
    <w:p w14:paraId="25DA7CBE" w14:textId="0AC82B77" w:rsidR="00A6533C" w:rsidRPr="00AD3F0B" w:rsidRDefault="006F071F" w:rsidP="009B508D">
      <w:pPr>
        <w:rPr>
          <w:rtl/>
        </w:rPr>
      </w:pPr>
      <w:r w:rsidRPr="00AC5271">
        <w:rPr>
          <w:rStyle w:val="affff8"/>
          <w:rFonts w:hint="cs"/>
          <w:rtl/>
        </w:rPr>
        <w:t>'</w:t>
      </w:r>
      <w:r w:rsidRPr="00AC5271">
        <w:rPr>
          <w:rStyle w:val="affff8"/>
          <w:rtl/>
        </w:rPr>
        <w:t>אשר לא עבד בה</w:t>
      </w:r>
      <w:r w:rsidRPr="00AC5271">
        <w:rPr>
          <w:rStyle w:val="affff8"/>
          <w:rFonts w:hint="cs"/>
          <w:rtl/>
        </w:rPr>
        <w:t>'</w:t>
      </w:r>
      <w:r w:rsidRPr="00AD3F0B">
        <w:rPr>
          <w:rtl/>
        </w:rPr>
        <w:t xml:space="preserve"> - מכל מקום.</w:t>
      </w:r>
    </w:p>
    <w:p w14:paraId="59E6BDE8" w14:textId="77777777" w:rsidR="00F707CE" w:rsidRPr="00F707CE" w:rsidRDefault="006F071F" w:rsidP="00270EFA">
      <w:pPr>
        <w:pStyle w:val="36"/>
        <w:framePr w:wrap="notBeside"/>
        <w:rPr>
          <w:rtl/>
        </w:rPr>
      </w:pPr>
      <w:r w:rsidRPr="00F707CE">
        <w:rPr>
          <w:rFonts w:hint="cs"/>
          <w:rtl/>
        </w:rPr>
        <w:t>והך</w:t>
      </w:r>
      <w:r w:rsidR="00270EFA" w:rsidRPr="00F707CE">
        <w:rPr>
          <w:rFonts w:hint="cs"/>
          <w:rtl/>
        </w:rPr>
        <w:t xml:space="preserve"> דרישא</w:t>
      </w:r>
      <w:r w:rsidR="00F707CE" w:rsidRPr="00F707CE">
        <w:rPr>
          <w:rtl/>
        </w:rPr>
        <w:t>:</w:t>
      </w:r>
    </w:p>
    <w:p w14:paraId="1CFB310F" w14:textId="50D6C23F" w:rsidR="006F071F" w:rsidRPr="00AD3F0B" w:rsidRDefault="006F071F" w:rsidP="009B508D">
      <w:pPr>
        <w:rPr>
          <w:rtl/>
        </w:rPr>
      </w:pPr>
      <w:r w:rsidRPr="005E3761">
        <w:rPr>
          <w:rStyle w:val="affffc"/>
          <w:rFonts w:hint="cs"/>
          <w:rtl/>
        </w:rPr>
        <w:t>דמי ל</w:t>
      </w:r>
      <w:r w:rsidRPr="005E3761">
        <w:rPr>
          <w:rStyle w:val="affffc"/>
          <w:rtl/>
        </w:rPr>
        <w:t>דתנן:</w:t>
      </w:r>
      <w:r w:rsidRPr="00AD3F0B">
        <w:rPr>
          <w:rtl/>
        </w:rPr>
        <w:t xml:space="preserve"> שכן עליה עוף - כשירה, עלה עליה זכר - פסולה.</w:t>
      </w:r>
    </w:p>
    <w:p w14:paraId="0100B0DE" w14:textId="77777777" w:rsidR="00F707CE" w:rsidRPr="00F707CE" w:rsidRDefault="006F071F" w:rsidP="00270EFA">
      <w:pPr>
        <w:pStyle w:val="36"/>
        <w:framePr w:wrap="notBeside"/>
        <w:rPr>
          <w:rtl/>
        </w:rPr>
      </w:pPr>
      <w:r w:rsidRPr="00F707CE">
        <w:rPr>
          <w:rFonts w:hint="cs"/>
          <w:rtl/>
        </w:rPr>
        <w:t>כר''פ</w:t>
      </w:r>
      <w:r w:rsidR="00F707CE" w:rsidRPr="00F707CE">
        <w:rPr>
          <w:rtl/>
        </w:rPr>
        <w:t>:</w:t>
      </w:r>
    </w:p>
    <w:p w14:paraId="3A7359C4" w14:textId="04105104" w:rsidR="00A6533C" w:rsidRPr="0050150D" w:rsidRDefault="006F071F" w:rsidP="00A60F54">
      <w:pPr>
        <w:rPr>
          <w:rFonts w:cs="PFT_Frank"/>
          <w:b/>
          <w:bCs/>
          <w:szCs w:val="14"/>
          <w:rtl/>
        </w:rPr>
      </w:pPr>
      <w:r w:rsidRPr="005E3761">
        <w:rPr>
          <w:rStyle w:val="affffc"/>
          <w:rFonts w:hint="cs"/>
          <w:rtl/>
        </w:rPr>
        <w:t>דכתיב</w:t>
      </w:r>
      <w:r w:rsidRPr="00AD3F0B">
        <w:rPr>
          <w:rFonts w:hint="cs"/>
          <w:rtl/>
        </w:rPr>
        <w:t xml:space="preserve"> </w:t>
      </w:r>
      <w:r w:rsidRPr="00270EFA">
        <w:rPr>
          <w:rStyle w:val="affff8"/>
          <w:rFonts w:hint="cs"/>
          <w:rtl/>
        </w:rPr>
        <w:t>עבד</w:t>
      </w:r>
      <w:r w:rsidRPr="00AD3F0B">
        <w:rPr>
          <w:rFonts w:hint="cs"/>
          <w:rtl/>
        </w:rPr>
        <w:t xml:space="preserve"> וקרינן עובד</w:t>
      </w:r>
      <w:r w:rsidR="00270EFA">
        <w:rPr>
          <w:rFonts w:hint="cs"/>
          <w:rtl/>
        </w:rPr>
        <w:t>,</w:t>
      </w:r>
      <w:r w:rsidRPr="00AD3F0B">
        <w:rPr>
          <w:rFonts w:hint="cs"/>
          <w:rtl/>
        </w:rPr>
        <w:t xml:space="preserve"> דומיא דעבד דניח''ל</w:t>
      </w:r>
      <w:r w:rsidR="00270EFA">
        <w:rPr>
          <w:rFonts w:hint="cs"/>
          <w:rtl/>
        </w:rPr>
        <w:t xml:space="preserve">,    </w:t>
      </w:r>
      <w:r w:rsidRPr="0050150D">
        <w:rPr>
          <w:rFonts w:cs="PFT_Frank" w:hint="cs"/>
          <w:b/>
          <w:bCs/>
          <w:szCs w:val="14"/>
          <w:rtl/>
        </w:rPr>
        <w:t>- ולא פשטינן</w:t>
      </w:r>
    </w:p>
    <w:p w14:paraId="31C08262" w14:textId="64E4D95B" w:rsidR="006F071F" w:rsidRPr="00AD3F0B" w:rsidRDefault="006F071F" w:rsidP="001C4349">
      <w:pPr>
        <w:pStyle w:val="afffb"/>
        <w:rPr>
          <w:rtl/>
        </w:rPr>
      </w:pPr>
      <w:ins w:id="9848" w:author="מספור קטעי משנה" w:date="2026-10-06T06:45:11Z">
        <w:r>
          <w:rPr>
            <w:rStyle w:val="MisparKeta"/>
          </w:rPr>
          <w:t xml:space="preserve">ב. </w:t>
        </w:r>
      </w:ins>
      <w:r w:rsidRPr="00AD3F0B">
        <w:rPr>
          <w:rtl/>
        </w:rPr>
        <w:t>כלי כסף וכלי נחושת משתמש בהן וכו'.</w:t>
      </w:r>
    </w:p>
    <w:p w14:paraId="67F531F8" w14:textId="7B6240D3" w:rsidR="00F707CE" w:rsidRPr="00F707CE" w:rsidRDefault="006F071F" w:rsidP="00C66AED">
      <w:pPr>
        <w:pStyle w:val="36"/>
        <w:framePr w:wrap="notBeside"/>
        <w:rPr>
          <w:rtl/>
        </w:rPr>
      </w:pPr>
      <w:r w:rsidRPr="00F707CE">
        <w:rPr>
          <w:rtl/>
        </w:rPr>
        <w:t>ת"ר</w:t>
      </w:r>
      <w:r w:rsidR="00F707CE" w:rsidRPr="00F707CE">
        <w:rPr>
          <w:rtl/>
        </w:rPr>
        <w:t>:</w:t>
      </w:r>
    </w:p>
    <w:p w14:paraId="362BCAF5" w14:textId="128DE0C9" w:rsidR="00A6533C" w:rsidRPr="00AD3F0B" w:rsidRDefault="006F071F" w:rsidP="009B508D">
      <w:pPr>
        <w:rPr>
          <w:rtl/>
        </w:rPr>
      </w:pPr>
      <w:r w:rsidRPr="0050150D">
        <w:rPr>
          <w:rFonts w:cs="PFT_Frank"/>
          <w:b/>
          <w:bCs/>
          <w:szCs w:val="14"/>
          <w:rtl/>
        </w:rPr>
        <w:t>המוצא כלי עץ</w:t>
      </w:r>
      <w:r w:rsidRPr="00AD3F0B">
        <w:rPr>
          <w:rtl/>
        </w:rPr>
        <w:t xml:space="preserve"> - משתמש בהן בשביל שלא ירקבו,</w:t>
      </w:r>
    </w:p>
    <w:p w14:paraId="3791E35D" w14:textId="19F8BC72" w:rsidR="006F071F" w:rsidRPr="004A0E81" w:rsidRDefault="006F071F" w:rsidP="009B508D">
      <w:pPr>
        <w:rPr>
          <w:spacing w:val="-2"/>
          <w:rtl/>
        </w:rPr>
      </w:pPr>
      <w:r w:rsidRPr="0050150D">
        <w:rPr>
          <w:rFonts w:cs="PFT_Frank"/>
          <w:b/>
          <w:bCs/>
          <w:spacing w:val="-2"/>
          <w:szCs w:val="14"/>
          <w:rtl/>
        </w:rPr>
        <w:t>כלי נחושת</w:t>
      </w:r>
      <w:r w:rsidRPr="004A0E81">
        <w:rPr>
          <w:spacing w:val="-2"/>
          <w:rtl/>
        </w:rPr>
        <w:t xml:space="preserve"> משתמש בחמין אבל לא </w:t>
      </w:r>
      <w:r w:rsidR="00C66AED" w:rsidRPr="004A0E81">
        <w:rPr>
          <w:rFonts w:hint="cs"/>
          <w:spacing w:val="-2"/>
          <w:rtl/>
        </w:rPr>
        <w:t>ע'''י האש</w:t>
      </w:r>
      <w:r w:rsidRPr="004A0E81">
        <w:rPr>
          <w:spacing w:val="-2"/>
          <w:rtl/>
        </w:rPr>
        <w:t xml:space="preserve"> מפני שמשחיקן.</w:t>
      </w:r>
    </w:p>
    <w:p w14:paraId="72CC336F" w14:textId="77777777" w:rsidR="006F071F" w:rsidRPr="00AD3F0B" w:rsidRDefault="006F071F" w:rsidP="009B508D">
      <w:pPr>
        <w:rPr>
          <w:rtl/>
        </w:rPr>
      </w:pPr>
      <w:r w:rsidRPr="0050150D">
        <w:rPr>
          <w:rFonts w:cs="PFT_Frank"/>
          <w:b/>
          <w:bCs/>
          <w:szCs w:val="14"/>
          <w:rtl/>
        </w:rPr>
        <w:t>כלי כסף</w:t>
      </w:r>
      <w:r w:rsidRPr="00AD3F0B">
        <w:rPr>
          <w:rtl/>
        </w:rPr>
        <w:t xml:space="preserve"> משתמש בהן בצונן אבל לא בחמין, מפני שמשחירן.</w:t>
      </w:r>
    </w:p>
    <w:p w14:paraId="1EDE2290" w14:textId="457146FE" w:rsidR="006F071F" w:rsidRPr="004A0E81" w:rsidRDefault="006F071F" w:rsidP="009B508D">
      <w:pPr>
        <w:rPr>
          <w:spacing w:val="-4"/>
          <w:rtl/>
        </w:rPr>
      </w:pPr>
      <w:r w:rsidRPr="0050150D">
        <w:rPr>
          <w:rFonts w:cs="PFT_Frank"/>
          <w:b/>
          <w:bCs/>
          <w:spacing w:val="-4"/>
          <w:szCs w:val="14"/>
          <w:rtl/>
        </w:rPr>
        <w:t>מגריפות וקרדומות</w:t>
      </w:r>
      <w:r w:rsidRPr="004A0E81">
        <w:rPr>
          <w:spacing w:val="-4"/>
          <w:rtl/>
        </w:rPr>
        <w:t xml:space="preserve"> משתמש ברך אבל לא בקשה מפני שמפחיתן.</w:t>
      </w:r>
    </w:p>
    <w:p w14:paraId="4AE09DE4" w14:textId="05A20A2C" w:rsidR="006F071F" w:rsidRPr="00AD3F0B" w:rsidRDefault="006F071F" w:rsidP="009B508D">
      <w:pPr>
        <w:rPr>
          <w:rtl/>
        </w:rPr>
      </w:pPr>
      <w:r w:rsidRPr="0050150D">
        <w:rPr>
          <w:rFonts w:cs="PFT_Frank"/>
          <w:b/>
          <w:bCs/>
          <w:szCs w:val="14"/>
          <w:rtl/>
        </w:rPr>
        <w:t>כלי זהב וכלי זכוכית</w:t>
      </w:r>
      <w:r w:rsidRPr="00AD3F0B">
        <w:rPr>
          <w:rtl/>
        </w:rPr>
        <w:t xml:space="preserve"> </w:t>
      </w:r>
      <w:r w:rsidR="00F87F07">
        <w:rPr>
          <w:rFonts w:hint="cs"/>
          <w:rtl/>
        </w:rPr>
        <w:t xml:space="preserve">- </w:t>
      </w:r>
      <w:r w:rsidRPr="00AD3F0B">
        <w:rPr>
          <w:rtl/>
        </w:rPr>
        <w:t>לא יגע בהן עד שיבא אליהו.</w:t>
      </w:r>
    </w:p>
    <w:p w14:paraId="5F881CA8" w14:textId="3BE204B8" w:rsidR="00A6533C" w:rsidRPr="00AD3F0B" w:rsidRDefault="006F071F" w:rsidP="004A0E81">
      <w:pPr>
        <w:rPr>
          <w:rtl/>
        </w:rPr>
      </w:pPr>
      <w:r w:rsidRPr="004A0E81">
        <w:rPr>
          <w:rStyle w:val="affffc"/>
          <w:rtl/>
        </w:rPr>
        <w:t>כדרך שאמרו</w:t>
      </w:r>
      <w:r w:rsidRPr="00AD3F0B">
        <w:rPr>
          <w:rtl/>
        </w:rPr>
        <w:t xml:space="preserve"> באבידה </w:t>
      </w:r>
      <w:r w:rsidRPr="004A0E81">
        <w:rPr>
          <w:rStyle w:val="affffc"/>
          <w:rtl/>
        </w:rPr>
        <w:t>כך אמרו</w:t>
      </w:r>
      <w:r w:rsidRPr="00AD3F0B">
        <w:rPr>
          <w:rtl/>
        </w:rPr>
        <w:t xml:space="preserve"> בפקדון</w:t>
      </w:r>
      <w:r w:rsidR="004A0E81">
        <w:rPr>
          <w:rFonts w:hint="cs"/>
          <w:rtl/>
        </w:rPr>
        <w:t xml:space="preserve"> </w:t>
      </w:r>
      <w:r w:rsidRPr="000B5A8C">
        <w:rPr>
          <w:rStyle w:val="affffe"/>
          <w:rFonts w:hint="cs"/>
          <w:rtl/>
        </w:rPr>
        <w:t>ר''ש</w:t>
      </w:r>
      <w:r w:rsidRPr="00AD3F0B">
        <w:rPr>
          <w:rFonts w:hint="cs"/>
          <w:rtl/>
        </w:rPr>
        <w:t xml:space="preserve"> </w:t>
      </w:r>
      <w:r w:rsidRPr="00AD3F0B">
        <w:rPr>
          <w:rtl/>
        </w:rPr>
        <w:t>שהלכו בעליהן למ</w:t>
      </w:r>
      <w:r w:rsidR="004A0E81">
        <w:rPr>
          <w:rFonts w:hint="cs"/>
          <w:rtl/>
        </w:rPr>
        <w:t>ה''י</w:t>
      </w:r>
    </w:p>
    <w:p w14:paraId="70F3EA00" w14:textId="5B5B7AEF" w:rsidR="006F071F" w:rsidRPr="00AD3F0B" w:rsidRDefault="006F071F" w:rsidP="001C4349">
      <w:pPr>
        <w:pStyle w:val="afffb"/>
        <w:rPr>
          <w:rtl/>
        </w:rPr>
      </w:pPr>
      <w:ins w:id="9849" w:author="מספור קטעי משנה" w:date="2026-10-06T06:45:11Z">
        <w:r>
          <w:rPr>
            <w:rStyle w:val="MisparKeta"/>
          </w:rPr>
          <w:t xml:space="preserve">ג. </w:t>
        </w:r>
      </w:ins>
      <w:r w:rsidRPr="00AD3F0B">
        <w:rPr>
          <w:rtl/>
        </w:rPr>
        <w:t>מצא שק או קופה [</w:t>
      </w:r>
      <w:r w:rsidRPr="000B5A8C">
        <w:rPr>
          <w:rtl/>
          <w:rPrChange w:id="40001" w:author="Claude" w:date="2026-10-06T13:34:20Z">
            <w:rPr>
              <w:sz w:val="28"/>
              <w:szCs w:val="14"/>
              <w:rtl/>
            </w:rPr>
          </w:rPrChange>
        </w:rPr>
        <w:t>וכל דבר</w:t>
      </w:r>
      <w:r w:rsidRPr="00AD3F0B">
        <w:rPr>
          <w:rtl/>
        </w:rPr>
        <w:t>] שאין דרכו ליטול - הר"ז לא יטול.</w:t>
      </w:r>
    </w:p>
    <w:p w14:paraId="212E4C8B" w14:textId="077DAFFA" w:rsidR="00F707CE" w:rsidRPr="00F707CE" w:rsidRDefault="00F707CE" w:rsidP="000B5A8C">
      <w:pPr>
        <w:pStyle w:val="36"/>
        <w:framePr w:wrap="notBeside"/>
        <w:rPr>
          <w:rtl/>
        </w:rPr>
      </w:pPr>
      <w:r w:rsidRPr="00F707CE">
        <w:rPr>
          <w:rtl/>
        </w:rPr>
        <w:lastRenderedPageBreak/>
        <w:t>•</w:t>
      </w:r>
    </w:p>
    <w:p w14:paraId="32A87DF4" w14:textId="448AF037" w:rsidR="006F071F" w:rsidRPr="00AD3F0B" w:rsidRDefault="006F071F" w:rsidP="00F15FAC">
      <w:pPr>
        <w:rPr>
          <w:rtl/>
        </w:rPr>
      </w:pPr>
      <w:r w:rsidRPr="00AD3F0B">
        <w:rPr>
          <w:rFonts w:hint="cs"/>
          <w:rtl/>
        </w:rPr>
        <w:t>ד</w:t>
      </w:r>
      <w:r w:rsidRPr="000B5A8C">
        <w:rPr>
          <w:rStyle w:val="affff8"/>
          <w:rFonts w:hint="cs"/>
          <w:rtl/>
        </w:rPr>
        <w:t>'</w:t>
      </w:r>
      <w:r w:rsidRPr="000B5A8C">
        <w:rPr>
          <w:rStyle w:val="affff8"/>
          <w:rtl/>
        </w:rPr>
        <w:t>והתעלמת</w:t>
      </w:r>
      <w:r w:rsidR="00A30A62">
        <w:rPr>
          <w:rStyle w:val="affff8"/>
          <w:rFonts w:hint="cs"/>
          <w:rtl/>
        </w:rPr>
        <w:t>'</w:t>
      </w:r>
      <w:r w:rsidRPr="000B5A8C">
        <w:rPr>
          <w:rStyle w:val="affff8"/>
          <w:rtl/>
        </w:rPr>
        <w:t xml:space="preserve"> </w:t>
      </w:r>
      <w:r w:rsidRPr="00AD3F0B">
        <w:rPr>
          <w:rtl/>
        </w:rPr>
        <w:t xml:space="preserve">פעמים שאתה מתעלם, </w:t>
      </w:r>
      <w:r w:rsidR="00F15FAC">
        <w:rPr>
          <w:rFonts w:hint="cs"/>
          <w:rtl/>
        </w:rPr>
        <w:t>ב</w:t>
      </w:r>
      <w:r w:rsidRPr="00AD3F0B">
        <w:rPr>
          <w:rtl/>
        </w:rPr>
        <w:t xml:space="preserve">כהן בבית הקברות, </w:t>
      </w:r>
      <w:r w:rsidRPr="005E3761">
        <w:rPr>
          <w:rStyle w:val="affffc"/>
          <w:rtl/>
        </w:rPr>
        <w:t>או</w:t>
      </w:r>
      <w:r w:rsidRPr="00AD3F0B">
        <w:rPr>
          <w:rtl/>
        </w:rPr>
        <w:t xml:space="preserve"> זקן </w:t>
      </w:r>
      <w:r w:rsidR="00F825E3">
        <w:rPr>
          <w:rFonts w:hint="cs"/>
          <w:rtl/>
        </w:rPr>
        <w:t xml:space="preserve">ולא </w:t>
      </w:r>
      <w:r w:rsidRPr="00AD3F0B">
        <w:rPr>
          <w:rtl/>
        </w:rPr>
        <w:t xml:space="preserve">לפי כבודו, </w:t>
      </w:r>
      <w:r w:rsidRPr="005E3761">
        <w:rPr>
          <w:rStyle w:val="affffc"/>
          <w:rtl/>
        </w:rPr>
        <w:t>או</w:t>
      </w:r>
      <w:r w:rsidRPr="00AD3F0B">
        <w:rPr>
          <w:rtl/>
        </w:rPr>
        <w:t xml:space="preserve"> </w:t>
      </w:r>
      <w:r w:rsidR="00F15FAC">
        <w:rPr>
          <w:rFonts w:hint="cs"/>
          <w:rtl/>
        </w:rPr>
        <w:t xml:space="preserve">שמלאכתו מרובה משל חבירו. </w:t>
      </w:r>
    </w:p>
    <w:p w14:paraId="613309DE" w14:textId="77777777" w:rsidR="00F707CE" w:rsidRPr="00F707CE" w:rsidRDefault="00F825E3" w:rsidP="00F825E3">
      <w:pPr>
        <w:pStyle w:val="36"/>
        <w:framePr w:wrap="notBeside"/>
        <w:rPr>
          <w:rtl/>
        </w:rPr>
      </w:pPr>
      <w:r w:rsidRPr="00F707CE">
        <w:rPr>
          <w:rFonts w:hint="cs"/>
          <w:rtl/>
        </w:rPr>
        <w:t>לא ללמד</w:t>
      </w:r>
      <w:r w:rsidR="00F707CE" w:rsidRPr="00F707CE">
        <w:rPr>
          <w:rtl/>
        </w:rPr>
        <w:t>:</w:t>
      </w:r>
    </w:p>
    <w:p w14:paraId="04F4CCD1" w14:textId="083B2CD1" w:rsidR="006F071F" w:rsidRPr="00AD3F0B" w:rsidRDefault="006F071F" w:rsidP="009B508D">
      <w:pPr>
        <w:rPr>
          <w:rtl/>
        </w:rPr>
      </w:pPr>
      <w:r w:rsidRPr="00AD3F0B">
        <w:rPr>
          <w:rtl/>
        </w:rPr>
        <w:t xml:space="preserve">לכהן בבית הקברות - </w:t>
      </w:r>
      <w:r w:rsidRPr="00AD3F0B">
        <w:rPr>
          <w:rFonts w:hint="cs"/>
          <w:rtl/>
        </w:rPr>
        <w:t>ד</w:t>
      </w:r>
      <w:r w:rsidRPr="00AD3F0B">
        <w:rPr>
          <w:rtl/>
        </w:rPr>
        <w:t>פשיטא.</w:t>
      </w:r>
    </w:p>
    <w:p w14:paraId="0AD76F65" w14:textId="54AB6B62" w:rsidR="00F707CE" w:rsidRPr="00F707CE" w:rsidRDefault="006F071F" w:rsidP="000B5A8C">
      <w:pPr>
        <w:pStyle w:val="36"/>
        <w:framePr w:wrap="notBeside"/>
        <w:rPr>
          <w:rtl/>
        </w:rPr>
      </w:pPr>
      <w:r w:rsidRPr="00F707CE">
        <w:rPr>
          <w:rFonts w:hint="cs"/>
          <w:rtl/>
        </w:rPr>
        <w:t>א</w:t>
      </w:r>
      <w:r w:rsidR="00F707CE" w:rsidRPr="00F707CE">
        <w:rPr>
          <w:rFonts w:hint="cs"/>
          <w:rtl/>
        </w:rPr>
        <w:t>.</w:t>
      </w:r>
    </w:p>
    <w:p w14:paraId="3E6212DE" w14:textId="7E0E6F79" w:rsidR="006F071F" w:rsidRPr="00AD3F0B" w:rsidRDefault="000266B0" w:rsidP="000266B0">
      <w:pPr>
        <w:rPr>
          <w:rtl/>
        </w:rPr>
      </w:pPr>
      <w:r w:rsidRPr="0050150D">
        <w:rPr>
          <w:rFonts w:cs="PFT_Frank" w:hint="cs"/>
          <w:b/>
          <w:bCs/>
          <w:szCs w:val="14"/>
          <w:rtl/>
        </w:rPr>
        <w:t xml:space="preserve">שאין עשה דוחה ל''ת ועשה </w:t>
      </w:r>
    </w:p>
    <w:p w14:paraId="75EDB539" w14:textId="69ED72FE" w:rsidR="00F707CE" w:rsidRPr="00F707CE" w:rsidRDefault="006F071F" w:rsidP="00B257FD">
      <w:pPr>
        <w:pStyle w:val="36"/>
        <w:framePr w:wrap="notBeside"/>
        <w:rPr>
          <w:rtl/>
        </w:rPr>
      </w:pPr>
      <w:r w:rsidRPr="00F707CE">
        <w:rPr>
          <w:rFonts w:hint="cs"/>
          <w:rtl/>
        </w:rPr>
        <w:t>ב</w:t>
      </w:r>
      <w:r w:rsidR="00F707CE" w:rsidRPr="00F707CE">
        <w:rPr>
          <w:rFonts w:hint="cs"/>
          <w:rtl/>
        </w:rPr>
        <w:t>.</w:t>
      </w:r>
    </w:p>
    <w:p w14:paraId="537A972E" w14:textId="05D921AE" w:rsidR="006F071F" w:rsidRPr="00AD3F0B" w:rsidRDefault="006F071F" w:rsidP="009B508D">
      <w:pPr>
        <w:rPr>
          <w:rtl/>
        </w:rPr>
      </w:pPr>
      <w:r w:rsidRPr="00AD3F0B">
        <w:rPr>
          <w:rtl/>
        </w:rPr>
        <w:t>לא ד</w:t>
      </w:r>
      <w:r w:rsidR="00DC1AEE">
        <w:rPr>
          <w:rFonts w:hint="cs"/>
          <w:rtl/>
        </w:rPr>
        <w:t>וחים איסור</w:t>
      </w:r>
      <w:r w:rsidRPr="00AD3F0B">
        <w:rPr>
          <w:rtl/>
        </w:rPr>
        <w:t xml:space="preserve"> </w:t>
      </w:r>
      <w:r w:rsidR="00DC1AEE">
        <w:rPr>
          <w:rFonts w:hint="cs"/>
          <w:rtl/>
        </w:rPr>
        <w:t>מפני ממון</w:t>
      </w:r>
      <w:r w:rsidRPr="00AD3F0B">
        <w:rPr>
          <w:rtl/>
        </w:rPr>
        <w:t>.</w:t>
      </w:r>
    </w:p>
    <w:p w14:paraId="44364D3D" w14:textId="0E02EB97" w:rsidR="00F707CE" w:rsidRPr="00F707CE" w:rsidRDefault="002022A5" w:rsidP="00DC1AEE">
      <w:pPr>
        <w:pStyle w:val="36"/>
        <w:framePr w:wrap="notBeside"/>
        <w:rPr>
          <w:rtl/>
        </w:rPr>
      </w:pPr>
      <w:r w:rsidRPr="00F707CE">
        <w:rPr>
          <w:rFonts w:hint="cs"/>
          <w:rtl/>
        </w:rPr>
        <w:t>לא ללמד</w:t>
      </w:r>
      <w:r w:rsidR="00F707CE" w:rsidRPr="00F707CE">
        <w:rPr>
          <w:rFonts w:hint="cs"/>
          <w:rtl/>
        </w:rPr>
        <w:t>:</w:t>
      </w:r>
    </w:p>
    <w:p w14:paraId="210692F5" w14:textId="3B4E4192" w:rsidR="006F071F" w:rsidRPr="00AD3F0B" w:rsidRDefault="006F071F" w:rsidP="009B508D">
      <w:pPr>
        <w:rPr>
          <w:rtl/>
        </w:rPr>
      </w:pPr>
      <w:r w:rsidRPr="00AD3F0B">
        <w:rPr>
          <w:rFonts w:hint="cs"/>
          <w:rtl/>
        </w:rPr>
        <w:t>ל</w:t>
      </w:r>
      <w:r w:rsidRPr="00AD3F0B">
        <w:rPr>
          <w:rtl/>
        </w:rPr>
        <w:t xml:space="preserve">שלו מרובה משל חבירו </w:t>
      </w:r>
      <w:r w:rsidR="002022A5">
        <w:rPr>
          <w:rFonts w:hint="cs"/>
          <w:rtl/>
        </w:rPr>
        <w:t xml:space="preserve">שנלמד </w:t>
      </w:r>
      <w:r w:rsidRPr="00B257FD">
        <w:rPr>
          <w:rStyle w:val="affff8"/>
          <w:rFonts w:hint="cs"/>
          <w:rtl/>
        </w:rPr>
        <w:t>'</w:t>
      </w:r>
      <w:r w:rsidRPr="00B257FD">
        <w:rPr>
          <w:rStyle w:val="affff8"/>
          <w:rtl/>
        </w:rPr>
        <w:t>אפס כי</w:t>
      </w:r>
      <w:r w:rsidRPr="00AD3F0B">
        <w:rPr>
          <w:rtl/>
        </w:rPr>
        <w:t xml:space="preserve"> </w:t>
      </w:r>
      <w:r w:rsidRPr="00B257FD">
        <w:rPr>
          <w:rStyle w:val="affff8"/>
          <w:rtl/>
        </w:rPr>
        <w:t>לא יהיה בך אביון</w:t>
      </w:r>
      <w:r w:rsidRPr="00B257FD">
        <w:rPr>
          <w:rStyle w:val="affff8"/>
          <w:rFonts w:hint="cs"/>
          <w:rtl/>
        </w:rPr>
        <w:t>'</w:t>
      </w:r>
      <w:r w:rsidRPr="00AD3F0B">
        <w:rPr>
          <w:rtl/>
        </w:rPr>
        <w:t xml:space="preserve"> שלך קודם לשל כל אדם.</w:t>
      </w:r>
    </w:p>
    <w:p w14:paraId="4E30ED0F" w14:textId="77777777" w:rsidR="00F707CE" w:rsidRPr="00F707CE" w:rsidRDefault="00B257FD" w:rsidP="00B257FD">
      <w:pPr>
        <w:pStyle w:val="36"/>
        <w:framePr w:wrap="notBeside"/>
        <w:rPr>
          <w:rtl/>
        </w:rPr>
      </w:pPr>
      <w:r w:rsidRPr="00F707CE">
        <w:rPr>
          <w:rFonts w:hint="cs"/>
          <w:rtl/>
        </w:rPr>
        <w:t>-</w:t>
      </w:r>
      <w:r w:rsidR="002022A5" w:rsidRPr="00F707CE">
        <w:rPr>
          <w:rFonts w:hint="cs"/>
          <w:rtl/>
        </w:rPr>
        <w:t>אלא</w:t>
      </w:r>
      <w:r w:rsidR="00F707CE" w:rsidRPr="00F707CE">
        <w:rPr>
          <w:rtl/>
        </w:rPr>
        <w:t>:</w:t>
      </w:r>
    </w:p>
    <w:p w14:paraId="14409347" w14:textId="723DF6C6" w:rsidR="006F071F" w:rsidRPr="00AD3F0B" w:rsidRDefault="006F071F" w:rsidP="00B257FD">
      <w:pPr>
        <w:spacing w:after="60"/>
        <w:rPr>
          <w:rtl/>
        </w:rPr>
      </w:pPr>
      <w:r w:rsidRPr="00AD3F0B">
        <w:rPr>
          <w:rtl/>
        </w:rPr>
        <w:t>אלא לזקן ואינו לפי כבודו.</w:t>
      </w:r>
    </w:p>
    <w:p w14:paraId="0C5ECF35" w14:textId="77777777" w:rsidR="006F071F" w:rsidRPr="00AD3F0B" w:rsidRDefault="006F071F" w:rsidP="00A6533C">
      <w:pPr>
        <w:pStyle w:val="affe"/>
        <w:framePr w:wrap="around"/>
        <w:rPr>
          <w:rtl/>
        </w:rPr>
      </w:pPr>
      <w:r w:rsidRPr="00AD3F0B">
        <w:rPr>
          <w:rtl/>
        </w:rPr>
        <w:t>ל:</w:t>
      </w:r>
    </w:p>
    <w:p w14:paraId="0578FDDE" w14:textId="43BCA369" w:rsidR="00F707CE" w:rsidRPr="00F707CE" w:rsidRDefault="006F071F" w:rsidP="00B257FD">
      <w:pPr>
        <w:pStyle w:val="36"/>
        <w:framePr w:wrap="notBeside"/>
        <w:rPr>
          <w:rtl/>
        </w:rPr>
      </w:pPr>
      <w:r w:rsidRPr="00F707CE">
        <w:rPr>
          <w:rtl/>
        </w:rPr>
        <w:t>•</w:t>
      </w:r>
      <w:r w:rsidRPr="00F707CE">
        <w:rPr>
          <w:rFonts w:hint="cs"/>
          <w:rtl/>
        </w:rPr>
        <w:t xml:space="preserve"> </w:t>
      </w:r>
      <w:r w:rsidRPr="00F707CE">
        <w:rPr>
          <w:rtl/>
        </w:rPr>
        <w:t>רבה</w:t>
      </w:r>
      <w:r w:rsidR="00F707CE" w:rsidRPr="00F707CE">
        <w:rPr>
          <w:rtl/>
        </w:rPr>
        <w:t>:</w:t>
      </w:r>
    </w:p>
    <w:p w14:paraId="2C3FD183" w14:textId="46033E47" w:rsidR="006F071F" w:rsidRPr="00AD3F0B" w:rsidRDefault="006F071F" w:rsidP="00A30A62">
      <w:pPr>
        <w:pStyle w:val="affff9"/>
        <w:rPr>
          <w:rtl/>
        </w:rPr>
      </w:pPr>
      <w:r w:rsidRPr="00AD3F0B">
        <w:rPr>
          <w:rtl/>
        </w:rPr>
        <w:t>הכישה - חייב בה.</w:t>
      </w:r>
    </w:p>
    <w:p w14:paraId="2E37277D" w14:textId="33D7228A" w:rsidR="00F707CE" w:rsidRPr="00F707CE" w:rsidRDefault="00A30A62" w:rsidP="00B257FD">
      <w:pPr>
        <w:pStyle w:val="36"/>
        <w:framePr w:wrap="notBeside"/>
        <w:rPr>
          <w:rtl/>
        </w:rPr>
      </w:pPr>
      <w:r w:rsidRPr="00F707CE">
        <w:rPr>
          <w:rFonts w:hint="cs"/>
          <w:rtl/>
        </w:rPr>
        <w:t xml:space="preserve">רבה </w:t>
      </w:r>
      <w:r w:rsidR="009062A2" w:rsidRPr="00F707CE">
        <w:rPr>
          <w:rFonts w:hint="cs"/>
          <w:rtl/>
        </w:rPr>
        <w:t>ל</w:t>
      </w:r>
      <w:r w:rsidR="006F071F" w:rsidRPr="00F707CE">
        <w:rPr>
          <w:rtl/>
        </w:rPr>
        <w:t>אביי</w:t>
      </w:r>
      <w:r w:rsidR="00F707CE" w:rsidRPr="00F707CE">
        <w:rPr>
          <w:rtl/>
        </w:rPr>
        <w:t>:</w:t>
      </w:r>
    </w:p>
    <w:p w14:paraId="3D89360D" w14:textId="0DAFD97C" w:rsidR="00A6533C" w:rsidRPr="00AD3F0B" w:rsidRDefault="009062A2" w:rsidP="009B508D">
      <w:pPr>
        <w:rPr>
          <w:rtl/>
        </w:rPr>
      </w:pPr>
      <w:r>
        <w:rPr>
          <w:rFonts w:hint="cs"/>
          <w:rtl/>
        </w:rPr>
        <w:t>ש</w:t>
      </w:r>
      <w:r w:rsidR="00A30A62">
        <w:rPr>
          <w:rFonts w:hint="cs"/>
          <w:rtl/>
        </w:rPr>
        <w:t>י</w:t>
      </w:r>
      <w:r w:rsidR="006F071F" w:rsidRPr="00AD3F0B">
        <w:rPr>
          <w:rFonts w:hint="cs"/>
          <w:rtl/>
        </w:rPr>
        <w:t>שב לפני</w:t>
      </w:r>
      <w:r>
        <w:rPr>
          <w:rFonts w:hint="cs"/>
          <w:rtl/>
        </w:rPr>
        <w:t xml:space="preserve">ו, וזרק צרור על עיזים, </w:t>
      </w:r>
      <w:r w:rsidR="006F071F" w:rsidRPr="00AD3F0B">
        <w:rPr>
          <w:rFonts w:hint="cs"/>
          <w:rtl/>
        </w:rPr>
        <w:t>שהתחייב בהם ושיחזירם</w:t>
      </w:r>
      <w:r>
        <w:rPr>
          <w:rFonts w:hint="cs"/>
          <w:rtl/>
        </w:rPr>
        <w:t>,</w:t>
      </w:r>
    </w:p>
    <w:p w14:paraId="4132B315" w14:textId="6FE90EB3" w:rsidR="00A6533C" w:rsidRPr="00AD3F0B" w:rsidRDefault="006F071F" w:rsidP="00B257FD">
      <w:pPr>
        <w:pStyle w:val="affff9"/>
        <w:rPr>
          <w:rtl/>
        </w:rPr>
      </w:pPr>
      <w:r w:rsidRPr="005E3761">
        <w:rPr>
          <w:rStyle w:val="affffc"/>
          <w:b/>
          <w:bCs w:val="0"/>
          <w:rtl/>
        </w:rPr>
        <w:t>איבעיא להו:</w:t>
      </w:r>
      <w:r w:rsidRPr="00AD3F0B">
        <w:rPr>
          <w:rtl/>
        </w:rPr>
        <w:t xml:space="preserve"> דרכו להחזיר בשדה</w:t>
      </w:r>
      <w:r w:rsidR="007B09D6">
        <w:rPr>
          <w:rFonts w:hint="cs"/>
          <w:rtl/>
        </w:rPr>
        <w:t xml:space="preserve"> ולא בעיר</w:t>
      </w:r>
      <w:r w:rsidRPr="00AD3F0B">
        <w:rPr>
          <w:rtl/>
        </w:rPr>
        <w:t>, מהו?</w:t>
      </w:r>
    </w:p>
    <w:p w14:paraId="3F75AC8B" w14:textId="57903211" w:rsidR="00F707CE" w:rsidRPr="00F707CE" w:rsidRDefault="009062A2" w:rsidP="007B09D6">
      <w:pPr>
        <w:pStyle w:val="36"/>
        <w:framePr w:wrap="notBeside"/>
        <w:rPr>
          <w:rtl/>
        </w:rPr>
      </w:pPr>
      <w:r w:rsidRPr="00F707CE">
        <w:rPr>
          <w:rFonts w:hint="cs"/>
          <w:rtl/>
        </w:rPr>
        <w:t>אם</w:t>
      </w:r>
      <w:r w:rsidR="00F707CE" w:rsidRPr="00F707CE">
        <w:rPr>
          <w:rFonts w:hint="cs"/>
          <w:rtl/>
        </w:rPr>
        <w:t>:</w:t>
      </w:r>
    </w:p>
    <w:p w14:paraId="1559896D" w14:textId="14F2BE27" w:rsidR="006F071F" w:rsidRPr="00AD3F0B" w:rsidRDefault="006F071F" w:rsidP="009B508D">
      <w:pPr>
        <w:rPr>
          <w:rtl/>
        </w:rPr>
      </w:pPr>
      <w:r w:rsidRPr="00AD3F0B">
        <w:rPr>
          <w:rtl/>
        </w:rPr>
        <w:t xml:space="preserve">השבה מעליא בעי, וכיון </w:t>
      </w:r>
      <w:r w:rsidR="009062A2">
        <w:rPr>
          <w:rFonts w:hint="cs"/>
          <w:rtl/>
        </w:rPr>
        <w:t xml:space="preserve">שאין דרכו </w:t>
      </w:r>
      <w:r w:rsidRPr="00AD3F0B">
        <w:rPr>
          <w:rtl/>
        </w:rPr>
        <w:t>להחזיר בעיר - לא לחייב.</w:t>
      </w:r>
    </w:p>
    <w:p w14:paraId="7D84372B" w14:textId="4408C701" w:rsidR="00F707CE" w:rsidRPr="00F707CE" w:rsidRDefault="006F071F" w:rsidP="007B09D6">
      <w:pPr>
        <w:pStyle w:val="36"/>
        <w:framePr w:wrap="notBeside"/>
        <w:rPr>
          <w:rtl/>
        </w:rPr>
      </w:pPr>
      <w:r w:rsidRPr="00F707CE">
        <w:rPr>
          <w:rtl/>
        </w:rPr>
        <w:t>או</w:t>
      </w:r>
      <w:r w:rsidR="00F707CE" w:rsidRPr="00F707CE">
        <w:rPr>
          <w:rtl/>
        </w:rPr>
        <w:t>:</w:t>
      </w:r>
    </w:p>
    <w:p w14:paraId="26F9D7BE" w14:textId="20692A30" w:rsidR="006F071F" w:rsidRPr="00AD3F0B" w:rsidRDefault="006F071F" w:rsidP="00474292">
      <w:pPr>
        <w:spacing w:after="60"/>
        <w:rPr>
          <w:rtl/>
        </w:rPr>
      </w:pPr>
      <w:r w:rsidRPr="00AD3F0B">
        <w:rPr>
          <w:rtl/>
        </w:rPr>
        <w:t xml:space="preserve">בשדה </w:t>
      </w:r>
      <w:r w:rsidR="00474292">
        <w:rPr>
          <w:rFonts w:hint="cs"/>
          <w:rtl/>
        </w:rPr>
        <w:t xml:space="preserve">התחייב, התחייב גם בעיר </w:t>
      </w:r>
      <w:r w:rsidRPr="0050150D">
        <w:rPr>
          <w:rFonts w:cs="PFT_Frank"/>
          <w:b/>
          <w:bCs/>
          <w:szCs w:val="14"/>
          <w:rtl/>
        </w:rPr>
        <w:t>- תיקו.</w:t>
      </w:r>
    </w:p>
    <w:p w14:paraId="07979EF4" w14:textId="38BFDC8B" w:rsidR="00F707CE" w:rsidRPr="00F707CE" w:rsidRDefault="006F071F" w:rsidP="00474292">
      <w:pPr>
        <w:pStyle w:val="36"/>
        <w:framePr w:wrap="notBeside"/>
        <w:rPr>
          <w:rtl/>
        </w:rPr>
      </w:pPr>
      <w:r w:rsidRPr="00F707CE">
        <w:rPr>
          <w:rtl/>
        </w:rPr>
        <w:t>רבא</w:t>
      </w:r>
      <w:r w:rsidR="00F707CE" w:rsidRPr="00F707CE">
        <w:rPr>
          <w:rtl/>
        </w:rPr>
        <w:t>:</w:t>
      </w:r>
    </w:p>
    <w:p w14:paraId="2C93F336" w14:textId="5445749D" w:rsidR="00474292" w:rsidRDefault="006F071F" w:rsidP="007B09D6">
      <w:pPr>
        <w:rPr>
          <w:rtl/>
        </w:rPr>
      </w:pPr>
      <w:r w:rsidRPr="00AD3F0B">
        <w:rPr>
          <w:rtl/>
        </w:rPr>
        <w:t xml:space="preserve">כל שבשלו מחזיר </w:t>
      </w:r>
      <w:r w:rsidR="00474292">
        <w:rPr>
          <w:rtl/>
        </w:rPr>
        <w:t>–</w:t>
      </w:r>
      <w:r w:rsidRPr="00AD3F0B">
        <w:rPr>
          <w:rtl/>
        </w:rPr>
        <w:t xml:space="preserve"> </w:t>
      </w:r>
      <w:r w:rsidR="00474292">
        <w:rPr>
          <w:rFonts w:hint="cs"/>
          <w:rtl/>
        </w:rPr>
        <w:t xml:space="preserve">גם </w:t>
      </w:r>
      <w:r w:rsidRPr="00AD3F0B">
        <w:rPr>
          <w:rtl/>
        </w:rPr>
        <w:t xml:space="preserve">בשל חבירו מחזיר, </w:t>
      </w:r>
    </w:p>
    <w:p w14:paraId="59D64FE4" w14:textId="180C02BA" w:rsidR="006F071F" w:rsidRPr="00AD3F0B" w:rsidRDefault="006F071F" w:rsidP="007B09D6">
      <w:pPr>
        <w:rPr>
          <w:rtl/>
        </w:rPr>
      </w:pPr>
      <w:r w:rsidRPr="00AD3F0B">
        <w:rPr>
          <w:rtl/>
        </w:rPr>
        <w:t xml:space="preserve">וכל שבשלו פורק וטוען </w:t>
      </w:r>
      <w:r w:rsidR="00474292">
        <w:rPr>
          <w:rtl/>
        </w:rPr>
        <w:t>–</w:t>
      </w:r>
      <w:r w:rsidRPr="00AD3F0B">
        <w:rPr>
          <w:rtl/>
        </w:rPr>
        <w:t xml:space="preserve"> </w:t>
      </w:r>
      <w:r w:rsidR="00474292">
        <w:rPr>
          <w:rFonts w:hint="cs"/>
          <w:rtl/>
        </w:rPr>
        <w:t xml:space="preserve">גם </w:t>
      </w:r>
      <w:r w:rsidRPr="00AD3F0B">
        <w:rPr>
          <w:rtl/>
        </w:rPr>
        <w:t>בשל חבירו פורק וטוען.</w:t>
      </w:r>
    </w:p>
    <w:p w14:paraId="156864E8" w14:textId="77777777" w:rsidR="00A6533C" w:rsidRPr="00AD3F0B" w:rsidRDefault="00A6533C" w:rsidP="00A6533C">
      <w:pPr>
        <w:pStyle w:val="aff9"/>
        <w:rPr>
          <w:rtl/>
        </w:rPr>
      </w:pPr>
      <w:r w:rsidRPr="00AD3F0B">
        <w:rPr>
          <w:rtl/>
        </w:rPr>
        <w:t>***</w:t>
      </w:r>
    </w:p>
    <w:p w14:paraId="13BD32B4" w14:textId="4AAA6FE9" w:rsidR="00F707CE" w:rsidRPr="00F707CE" w:rsidRDefault="006F071F" w:rsidP="00474292">
      <w:pPr>
        <w:pStyle w:val="36"/>
        <w:framePr w:wrap="notBeside"/>
        <w:rPr>
          <w:rtl/>
        </w:rPr>
      </w:pPr>
      <w:r w:rsidRPr="00F707CE">
        <w:rPr>
          <w:rtl/>
        </w:rPr>
        <w:t>ר</w:t>
      </w:r>
      <w:r w:rsidRPr="00F707CE">
        <w:rPr>
          <w:rFonts w:hint="cs"/>
          <w:rtl/>
        </w:rPr>
        <w:t>יב''י</w:t>
      </w:r>
      <w:r w:rsidR="00CB5A2C" w:rsidRPr="00F707CE">
        <w:rPr>
          <w:rFonts w:hint="cs"/>
          <w:rtl/>
        </w:rPr>
        <w:t xml:space="preserve"> מצא</w:t>
      </w:r>
      <w:r w:rsidR="00F707CE" w:rsidRPr="00F707CE">
        <w:rPr>
          <w:rFonts w:hint="cs"/>
          <w:rtl/>
        </w:rPr>
        <w:t>:</w:t>
      </w:r>
    </w:p>
    <w:p w14:paraId="4BE48B0F" w14:textId="5EB9AA0A" w:rsidR="005B3FF9" w:rsidRPr="00CB5A2C" w:rsidRDefault="005B3FF9" w:rsidP="00474292">
      <w:pPr>
        <w:rPr>
          <w:spacing w:val="-2"/>
          <w:rtl/>
        </w:rPr>
      </w:pPr>
      <w:r w:rsidRPr="00CB5A2C">
        <w:rPr>
          <w:rFonts w:hint="cs"/>
          <w:spacing w:val="-2"/>
          <w:rtl/>
        </w:rPr>
        <w:t>בדרך אדם</w:t>
      </w:r>
      <w:r w:rsidR="006F071F" w:rsidRPr="00CB5A2C">
        <w:rPr>
          <w:rFonts w:hint="cs"/>
          <w:spacing w:val="-2"/>
          <w:rtl/>
        </w:rPr>
        <w:t xml:space="preserve"> </w:t>
      </w:r>
      <w:r w:rsidRPr="00CB5A2C">
        <w:rPr>
          <w:rFonts w:hint="cs"/>
          <w:spacing w:val="-2"/>
          <w:rtl/>
        </w:rPr>
        <w:t>ש</w:t>
      </w:r>
      <w:r w:rsidR="006F071F" w:rsidRPr="00CB5A2C">
        <w:rPr>
          <w:rFonts w:hint="cs"/>
          <w:spacing w:val="-2"/>
          <w:rtl/>
        </w:rPr>
        <w:t>טעון משא עצים ועמד לפוש וביקש ממנו להטעינו</w:t>
      </w:r>
    </w:p>
    <w:p w14:paraId="5822ADFB" w14:textId="77777777" w:rsidR="00F707CE" w:rsidRPr="00F707CE" w:rsidRDefault="006F071F" w:rsidP="00A13714">
      <w:pPr>
        <w:pStyle w:val="36"/>
        <w:framePr w:wrap="notBeside"/>
        <w:rPr>
          <w:rtl/>
        </w:rPr>
      </w:pPr>
      <w:r w:rsidRPr="00F707CE">
        <w:rPr>
          <w:rFonts w:hint="cs"/>
          <w:rtl/>
        </w:rPr>
        <w:t>שאלו</w:t>
      </w:r>
      <w:r w:rsidR="00F707CE" w:rsidRPr="00F707CE">
        <w:rPr>
          <w:rtl/>
        </w:rPr>
        <w:t>:</w:t>
      </w:r>
    </w:p>
    <w:p w14:paraId="4F87F936" w14:textId="5C4EDA89" w:rsidR="00A13714" w:rsidRDefault="006F071F" w:rsidP="00474292">
      <w:pPr>
        <w:rPr>
          <w:rtl/>
        </w:rPr>
      </w:pPr>
      <w:r w:rsidRPr="00AD3F0B">
        <w:rPr>
          <w:rFonts w:hint="cs"/>
          <w:rtl/>
        </w:rPr>
        <w:t xml:space="preserve">כמה שווה </w:t>
      </w:r>
      <w:r w:rsidRPr="005E3761">
        <w:rPr>
          <w:rStyle w:val="affffc"/>
          <w:rFonts w:hint="cs"/>
          <w:rtl/>
        </w:rPr>
        <w:t>א''ל</w:t>
      </w:r>
      <w:r w:rsidRPr="00AD3F0B">
        <w:rPr>
          <w:rFonts w:hint="cs"/>
          <w:rtl/>
        </w:rPr>
        <w:t xml:space="preserve"> חצי זוז הביא לו חצי זוז והפקירם</w:t>
      </w:r>
      <w:r w:rsidR="005B3FF9">
        <w:rPr>
          <w:rFonts w:hint="cs"/>
          <w:rtl/>
        </w:rPr>
        <w:t>,</w:t>
      </w:r>
      <w:r w:rsidRPr="00AD3F0B">
        <w:rPr>
          <w:rFonts w:hint="cs"/>
          <w:rtl/>
        </w:rPr>
        <w:t xml:space="preserve"> זכה בזה והביא לו שוב חצי זוז</w:t>
      </w:r>
      <w:r w:rsidR="00474292">
        <w:rPr>
          <w:rFonts w:hint="cs"/>
          <w:rtl/>
        </w:rPr>
        <w:t>,</w:t>
      </w:r>
      <w:r w:rsidRPr="00AD3F0B">
        <w:rPr>
          <w:rFonts w:hint="cs"/>
          <w:rtl/>
        </w:rPr>
        <w:t xml:space="preserve"> והפקיר</w:t>
      </w:r>
      <w:r w:rsidR="00474292">
        <w:rPr>
          <w:rFonts w:hint="cs"/>
          <w:rtl/>
        </w:rPr>
        <w:t>,</w:t>
      </w:r>
      <w:r w:rsidRPr="00AD3F0B">
        <w:rPr>
          <w:rFonts w:hint="cs"/>
          <w:rtl/>
        </w:rPr>
        <w:t xml:space="preserve"> וכשראה ששוב בא לזכות</w:t>
      </w:r>
      <w:r w:rsidR="00A13714">
        <w:rPr>
          <w:rFonts w:hint="cs"/>
          <w:rtl/>
        </w:rPr>
        <w:t>,</w:t>
      </w:r>
      <w:r w:rsidRPr="00AD3F0B">
        <w:rPr>
          <w:rFonts w:hint="cs"/>
          <w:rtl/>
        </w:rPr>
        <w:t xml:space="preserve"> </w:t>
      </w:r>
    </w:p>
    <w:p w14:paraId="5E2A37DF" w14:textId="77777777" w:rsidR="00F707CE" w:rsidRPr="00F707CE" w:rsidRDefault="006F071F" w:rsidP="00A13714">
      <w:pPr>
        <w:pStyle w:val="36"/>
        <w:framePr w:wrap="notBeside"/>
        <w:rPr>
          <w:rtl/>
        </w:rPr>
      </w:pPr>
      <w:r w:rsidRPr="00F707CE">
        <w:rPr>
          <w:rFonts w:hint="cs"/>
          <w:rtl/>
        </w:rPr>
        <w:t>א'ל</w:t>
      </w:r>
      <w:r w:rsidR="00F707CE" w:rsidRPr="00F707CE">
        <w:rPr>
          <w:rtl/>
        </w:rPr>
        <w:t>:</w:t>
      </w:r>
    </w:p>
    <w:p w14:paraId="45676786" w14:textId="45796BD2" w:rsidR="006F071F" w:rsidRPr="00AD3F0B" w:rsidRDefault="006F071F" w:rsidP="00474292">
      <w:pPr>
        <w:rPr>
          <w:rtl/>
        </w:rPr>
      </w:pPr>
      <w:r w:rsidRPr="00AD3F0B">
        <w:rPr>
          <w:rFonts w:hint="cs"/>
          <w:rtl/>
        </w:rPr>
        <w:t>שמפקיר לכו''ע ולא לך</w:t>
      </w:r>
      <w:r w:rsidR="00474292">
        <w:rPr>
          <w:rFonts w:hint="cs"/>
          <w:rtl/>
        </w:rPr>
        <w:t xml:space="preserve">, </w:t>
      </w:r>
      <w:r w:rsidRPr="00AD3F0B">
        <w:rPr>
          <w:rFonts w:hint="cs"/>
          <w:rtl/>
        </w:rPr>
        <w:t xml:space="preserve">ולא </w:t>
      </w:r>
      <w:r w:rsidR="00474292">
        <w:rPr>
          <w:rFonts w:hint="cs"/>
          <w:rtl/>
        </w:rPr>
        <w:t>ש</w:t>
      </w:r>
      <w:r w:rsidRPr="00AD3F0B">
        <w:rPr>
          <w:rFonts w:hint="cs"/>
          <w:rtl/>
        </w:rPr>
        <w:t xml:space="preserve">מהני בכה'ג </w:t>
      </w:r>
      <w:r w:rsidRPr="005E3761">
        <w:rPr>
          <w:rStyle w:val="affffc"/>
          <w:rFonts w:hint="cs"/>
          <w:rtl/>
        </w:rPr>
        <w:t>דהא לב'ש:</w:t>
      </w:r>
      <w:r w:rsidRPr="00AD3F0B">
        <w:rPr>
          <w:rFonts w:hint="cs"/>
          <w:rtl/>
        </w:rPr>
        <w:t xml:space="preserve"> </w:t>
      </w:r>
      <w:r w:rsidRPr="00AD3F0B">
        <w:rPr>
          <w:rtl/>
        </w:rPr>
        <w:t xml:space="preserve">הפקר </w:t>
      </w:r>
      <w:r w:rsidRPr="00A13714">
        <w:rPr>
          <w:spacing w:val="-2"/>
          <w:rtl/>
        </w:rPr>
        <w:t xml:space="preserve">לעניים הפקר, </w:t>
      </w:r>
      <w:r w:rsidRPr="00A13714">
        <w:rPr>
          <w:rStyle w:val="affffc"/>
          <w:spacing w:val="-2"/>
          <w:rtl/>
        </w:rPr>
        <w:t>ו</w:t>
      </w:r>
      <w:r w:rsidRPr="00A13714">
        <w:rPr>
          <w:rStyle w:val="affffc"/>
          <w:rFonts w:hint="cs"/>
          <w:spacing w:val="-2"/>
          <w:rtl/>
        </w:rPr>
        <w:t>ל</w:t>
      </w:r>
      <w:r w:rsidRPr="00A13714">
        <w:rPr>
          <w:rStyle w:val="affffc"/>
          <w:spacing w:val="-2"/>
          <w:rtl/>
        </w:rPr>
        <w:t>ב"ה</w:t>
      </w:r>
      <w:r w:rsidR="00474292" w:rsidRPr="00A13714">
        <w:rPr>
          <w:rStyle w:val="affffc"/>
          <w:rFonts w:hint="cs"/>
          <w:spacing w:val="-2"/>
          <w:rtl/>
        </w:rPr>
        <w:t>:</w:t>
      </w:r>
      <w:r w:rsidRPr="00A13714">
        <w:rPr>
          <w:spacing w:val="-2"/>
          <w:rtl/>
        </w:rPr>
        <w:t xml:space="preserve"> </w:t>
      </w:r>
      <w:r w:rsidRPr="00A13714">
        <w:rPr>
          <w:rFonts w:hint="cs"/>
          <w:spacing w:val="-2"/>
          <w:rtl/>
        </w:rPr>
        <w:t xml:space="preserve">עד </w:t>
      </w:r>
      <w:r w:rsidRPr="00A13714">
        <w:rPr>
          <w:spacing w:val="-2"/>
          <w:rtl/>
        </w:rPr>
        <w:t>שיהא הפקר לעניים ולעשירים כשמיטה.</w:t>
      </w:r>
    </w:p>
    <w:p w14:paraId="7C9AB6F1" w14:textId="77777777" w:rsidR="00F707CE" w:rsidRPr="00F707CE" w:rsidRDefault="006F071F" w:rsidP="00474292">
      <w:pPr>
        <w:pStyle w:val="36"/>
        <w:framePr w:wrap="notBeside"/>
        <w:rPr>
          <w:rtl/>
        </w:rPr>
      </w:pPr>
      <w:r w:rsidRPr="00F707CE">
        <w:rPr>
          <w:rtl/>
        </w:rPr>
        <w:t>אלא</w:t>
      </w:r>
      <w:r w:rsidR="00F707CE" w:rsidRPr="00F707CE">
        <w:rPr>
          <w:rtl/>
        </w:rPr>
        <w:t>:</w:t>
      </w:r>
    </w:p>
    <w:p w14:paraId="3A0F08F6" w14:textId="14AE4506" w:rsidR="00A6533C" w:rsidRPr="00AD3F0B" w:rsidRDefault="006F071F" w:rsidP="00474292">
      <w:pPr>
        <w:rPr>
          <w:rtl/>
        </w:rPr>
      </w:pPr>
      <w:r w:rsidRPr="00AD3F0B">
        <w:rPr>
          <w:rFonts w:hint="cs"/>
          <w:rtl/>
        </w:rPr>
        <w:t>באמת הפקיר לכו''ע</w:t>
      </w:r>
      <w:r w:rsidR="00474292">
        <w:rPr>
          <w:rFonts w:hint="cs"/>
          <w:rtl/>
        </w:rPr>
        <w:t>,</w:t>
      </w:r>
      <w:r w:rsidRPr="00AD3F0B">
        <w:rPr>
          <w:rFonts w:hint="cs"/>
          <w:rtl/>
        </w:rPr>
        <w:t xml:space="preserve"> ורק דחאו </w:t>
      </w:r>
      <w:r w:rsidR="00474292">
        <w:rPr>
          <w:rFonts w:hint="cs"/>
          <w:rtl/>
        </w:rPr>
        <w:t xml:space="preserve">בדיבור </w:t>
      </w:r>
      <w:r w:rsidRPr="00AD3F0B">
        <w:rPr>
          <w:rFonts w:hint="cs"/>
          <w:rtl/>
        </w:rPr>
        <w:t>בעלמא</w:t>
      </w:r>
      <w:r w:rsidR="00474292">
        <w:rPr>
          <w:rFonts w:hint="cs"/>
          <w:rtl/>
        </w:rPr>
        <w:t>,</w:t>
      </w:r>
    </w:p>
    <w:p w14:paraId="1BB66900" w14:textId="77777777" w:rsidR="00F707CE" w:rsidRPr="00F707CE" w:rsidRDefault="004613E9" w:rsidP="004613E9">
      <w:pPr>
        <w:pStyle w:val="36"/>
        <w:framePr w:wrap="notBeside"/>
        <w:rPr>
          <w:rtl/>
        </w:rPr>
      </w:pPr>
      <w:r w:rsidRPr="00F707CE">
        <w:rPr>
          <w:rFonts w:hint="cs"/>
          <w:rtl/>
        </w:rPr>
        <w:t>וריב"י</w:t>
      </w:r>
      <w:r w:rsidR="00F707CE" w:rsidRPr="00F707CE">
        <w:rPr>
          <w:rtl/>
        </w:rPr>
        <w:t>:</w:t>
      </w:r>
    </w:p>
    <w:p w14:paraId="6F70324A" w14:textId="56692B7E" w:rsidR="006F071F" w:rsidRPr="00AD3F0B" w:rsidRDefault="004613E9" w:rsidP="00A60F54">
      <w:pPr>
        <w:spacing w:after="60"/>
        <w:rPr>
          <w:rtl/>
        </w:rPr>
      </w:pPr>
      <w:r>
        <w:rPr>
          <w:rFonts w:hint="cs"/>
          <w:rtl/>
        </w:rPr>
        <w:t xml:space="preserve">נהג עמו </w:t>
      </w:r>
      <w:r w:rsidR="006F071F" w:rsidRPr="00AD3F0B">
        <w:rPr>
          <w:rFonts w:hint="cs"/>
          <w:rtl/>
        </w:rPr>
        <w:t>לפנים משורת הדין</w:t>
      </w:r>
      <w:r>
        <w:rPr>
          <w:rFonts w:hint="cs"/>
          <w:rtl/>
        </w:rPr>
        <w:t>,</w:t>
      </w:r>
      <w:r w:rsidR="006F071F" w:rsidRPr="00AD3F0B">
        <w:rPr>
          <w:rFonts w:hint="cs"/>
          <w:rtl/>
        </w:rPr>
        <w:t xml:space="preserve"> </w:t>
      </w:r>
      <w:r>
        <w:rPr>
          <w:rFonts w:hint="cs"/>
          <w:rtl/>
        </w:rPr>
        <w:t xml:space="preserve">שהרי היה </w:t>
      </w:r>
      <w:r w:rsidR="006F071F" w:rsidRPr="00AD3F0B">
        <w:rPr>
          <w:rFonts w:hint="cs"/>
          <w:rtl/>
        </w:rPr>
        <w:t>זקן ואינו לפי כבודו</w:t>
      </w:r>
      <w:r>
        <w:rPr>
          <w:rFonts w:hint="cs"/>
          <w:rtl/>
        </w:rPr>
        <w:t>.</w:t>
      </w:r>
    </w:p>
    <w:p w14:paraId="19DA0627" w14:textId="57921F00" w:rsidR="00F707CE" w:rsidRPr="00F707CE" w:rsidRDefault="006F071F" w:rsidP="00E01D23">
      <w:pPr>
        <w:pStyle w:val="36"/>
        <w:framePr w:wrap="notBeside"/>
        <w:rPr>
          <w:rtl/>
        </w:rPr>
      </w:pPr>
      <w:r w:rsidRPr="00F707CE">
        <w:rPr>
          <w:rtl/>
        </w:rPr>
        <w:t>תני רב יוסף</w:t>
      </w:r>
      <w:r w:rsidR="00F707CE" w:rsidRPr="00F707CE">
        <w:rPr>
          <w:rtl/>
        </w:rPr>
        <w:t>:</w:t>
      </w:r>
    </w:p>
    <w:p w14:paraId="1F754B0A" w14:textId="3FE6F1E0" w:rsidR="00A6533C" w:rsidRPr="00AD3F0B" w:rsidRDefault="006F071F" w:rsidP="009B508D">
      <w:pPr>
        <w:rPr>
          <w:rtl/>
        </w:rPr>
      </w:pPr>
      <w:r w:rsidRPr="00E01D23">
        <w:rPr>
          <w:rStyle w:val="affff8"/>
          <w:rFonts w:hint="cs"/>
          <w:rtl/>
        </w:rPr>
        <w:t>'</w:t>
      </w:r>
      <w:r w:rsidRPr="00E01D23">
        <w:rPr>
          <w:rStyle w:val="affff8"/>
          <w:rtl/>
        </w:rPr>
        <w:t>והודעת להם</w:t>
      </w:r>
      <w:r w:rsidRPr="00E01D23">
        <w:rPr>
          <w:rStyle w:val="affff8"/>
          <w:rFonts w:hint="cs"/>
          <w:rtl/>
        </w:rPr>
        <w:t>'</w:t>
      </w:r>
      <w:r w:rsidRPr="00E01D23">
        <w:rPr>
          <w:rStyle w:val="affff8"/>
          <w:rtl/>
        </w:rPr>
        <w:t xml:space="preserve"> -</w:t>
      </w:r>
      <w:r w:rsidRPr="00AD3F0B">
        <w:rPr>
          <w:rtl/>
        </w:rPr>
        <w:t xml:space="preserve"> זה בית חייהם, </w:t>
      </w:r>
      <w:r w:rsidR="00A51129">
        <w:rPr>
          <w:rtl/>
        </w:rPr>
        <w:tab/>
      </w:r>
      <w:r w:rsidR="00A51129">
        <w:rPr>
          <w:rtl/>
        </w:rPr>
        <w:tab/>
      </w:r>
      <w:r w:rsidRPr="00E01D23">
        <w:rPr>
          <w:rStyle w:val="affff8"/>
          <w:rFonts w:hint="cs"/>
          <w:rtl/>
        </w:rPr>
        <w:t>'</w:t>
      </w:r>
      <w:r w:rsidRPr="00E01D23">
        <w:rPr>
          <w:rStyle w:val="affff8"/>
          <w:rtl/>
        </w:rPr>
        <w:t>את הדרך</w:t>
      </w:r>
      <w:r w:rsidRPr="00E01D23">
        <w:rPr>
          <w:rStyle w:val="affff8"/>
          <w:rFonts w:hint="cs"/>
          <w:rtl/>
        </w:rPr>
        <w:t>'</w:t>
      </w:r>
      <w:r w:rsidRPr="00E01D23">
        <w:rPr>
          <w:rStyle w:val="affff8"/>
          <w:rtl/>
        </w:rPr>
        <w:t xml:space="preserve"> -</w:t>
      </w:r>
      <w:r w:rsidRPr="00AD3F0B">
        <w:rPr>
          <w:rtl/>
        </w:rPr>
        <w:t xml:space="preserve"> זו גמ</w:t>
      </w:r>
      <w:r w:rsidRPr="00AD3F0B">
        <w:rPr>
          <w:rFonts w:hint="cs"/>
          <w:rtl/>
        </w:rPr>
        <w:t>''ח</w:t>
      </w:r>
      <w:r w:rsidRPr="00AD3F0B">
        <w:rPr>
          <w:rtl/>
        </w:rPr>
        <w:t>,</w:t>
      </w:r>
    </w:p>
    <w:p w14:paraId="28DCB380" w14:textId="0048AD92" w:rsidR="006F071F" w:rsidRPr="00AD3F0B" w:rsidRDefault="006F071F" w:rsidP="009B508D">
      <w:pPr>
        <w:rPr>
          <w:rtl/>
        </w:rPr>
      </w:pPr>
      <w:r w:rsidRPr="00E01D23">
        <w:rPr>
          <w:rStyle w:val="affff8"/>
          <w:rFonts w:hint="cs"/>
          <w:rtl/>
        </w:rPr>
        <w:t>'</w:t>
      </w:r>
      <w:r w:rsidRPr="00E01D23">
        <w:rPr>
          <w:rStyle w:val="affff8"/>
          <w:rtl/>
        </w:rPr>
        <w:t>אשר ילכו</w:t>
      </w:r>
      <w:r w:rsidRPr="00E01D23">
        <w:rPr>
          <w:rStyle w:val="affff8"/>
          <w:rFonts w:hint="cs"/>
          <w:rtl/>
        </w:rPr>
        <w:t>'</w:t>
      </w:r>
      <w:r w:rsidRPr="00E01D23">
        <w:rPr>
          <w:rStyle w:val="affff8"/>
          <w:rtl/>
        </w:rPr>
        <w:t xml:space="preserve"> -</w:t>
      </w:r>
      <w:r w:rsidRPr="00AD3F0B">
        <w:rPr>
          <w:rtl/>
        </w:rPr>
        <w:t xml:space="preserve"> זה ביקור חולים, </w:t>
      </w:r>
      <w:r w:rsidRPr="005E3761">
        <w:rPr>
          <w:rStyle w:val="affffc"/>
          <w:rFonts w:hint="cs"/>
          <w:rtl/>
        </w:rPr>
        <w:t>והיינו</w:t>
      </w:r>
      <w:r w:rsidRPr="00AD3F0B">
        <w:rPr>
          <w:rFonts w:hint="cs"/>
          <w:rtl/>
        </w:rPr>
        <w:t xml:space="preserve"> </w:t>
      </w:r>
      <w:r w:rsidRPr="00AD3F0B">
        <w:rPr>
          <w:rtl/>
        </w:rPr>
        <w:t>בן גילו</w:t>
      </w:r>
      <w:r w:rsidRPr="00AD3F0B">
        <w:rPr>
          <w:rFonts w:hint="cs"/>
          <w:rtl/>
        </w:rPr>
        <w:t xml:space="preserve"> </w:t>
      </w:r>
      <w:r w:rsidR="00E01D23">
        <w:rPr>
          <w:rFonts w:hint="cs"/>
          <w:rtl/>
        </w:rPr>
        <w:t>ש</w:t>
      </w:r>
      <w:r w:rsidRPr="00AD3F0B">
        <w:rPr>
          <w:rFonts w:hint="cs"/>
          <w:rtl/>
        </w:rPr>
        <w:t>נ</w:t>
      </w:r>
      <w:r w:rsidRPr="00AD3F0B">
        <w:rPr>
          <w:rtl/>
        </w:rPr>
        <w:t>וטל אחד מששים בחליו, ואפי</w:t>
      </w:r>
      <w:r w:rsidRPr="00AD3F0B">
        <w:rPr>
          <w:rFonts w:hint="cs"/>
          <w:rtl/>
        </w:rPr>
        <w:t xml:space="preserve">''ה </w:t>
      </w:r>
      <w:r w:rsidR="00A51129">
        <w:rPr>
          <w:rFonts w:hint="cs"/>
          <w:rtl/>
        </w:rPr>
        <w:t>צריך ללכת אליו</w:t>
      </w:r>
      <w:r w:rsidRPr="00AD3F0B">
        <w:rPr>
          <w:rtl/>
        </w:rPr>
        <w:t>.</w:t>
      </w:r>
    </w:p>
    <w:p w14:paraId="49F68EF5" w14:textId="0FBD5142" w:rsidR="00A6533C" w:rsidRPr="00AD3F0B" w:rsidRDefault="006F071F" w:rsidP="009B508D">
      <w:pPr>
        <w:rPr>
          <w:rtl/>
        </w:rPr>
      </w:pPr>
      <w:r w:rsidRPr="00E01D23">
        <w:rPr>
          <w:rStyle w:val="affff8"/>
          <w:rFonts w:hint="cs"/>
          <w:rtl/>
        </w:rPr>
        <w:t>'</w:t>
      </w:r>
      <w:r w:rsidRPr="00E01D23">
        <w:rPr>
          <w:rStyle w:val="affff8"/>
          <w:rtl/>
        </w:rPr>
        <w:t>בה</w:t>
      </w:r>
      <w:r w:rsidRPr="00E01D23">
        <w:rPr>
          <w:rStyle w:val="affff8"/>
          <w:rFonts w:hint="cs"/>
          <w:rtl/>
        </w:rPr>
        <w:t>'</w:t>
      </w:r>
      <w:r w:rsidRPr="00AD3F0B">
        <w:rPr>
          <w:rtl/>
        </w:rPr>
        <w:t xml:space="preserve"> - זו קבורה.</w:t>
      </w:r>
      <w:r w:rsidRPr="00AD3F0B">
        <w:rPr>
          <w:rFonts w:hint="cs"/>
          <w:rtl/>
        </w:rPr>
        <w:t xml:space="preserve"> ולא גמ''ח </w:t>
      </w:r>
      <w:r w:rsidR="00A51129">
        <w:rPr>
          <w:rtl/>
        </w:rPr>
        <w:t>–</w:t>
      </w:r>
      <w:r w:rsidR="00A51129">
        <w:rPr>
          <w:rFonts w:hint="cs"/>
          <w:rtl/>
        </w:rPr>
        <w:t xml:space="preserve"> וצריך </w:t>
      </w:r>
      <w:r w:rsidRPr="00AD3F0B">
        <w:rPr>
          <w:rFonts w:hint="cs"/>
          <w:rtl/>
        </w:rPr>
        <w:t>לזקן ואינו לפי כבודו</w:t>
      </w:r>
    </w:p>
    <w:p w14:paraId="447FA647" w14:textId="7AF5FCF7" w:rsidR="006F071F" w:rsidRPr="00AD3F0B" w:rsidRDefault="006F071F" w:rsidP="009B508D">
      <w:pPr>
        <w:rPr>
          <w:rtl/>
        </w:rPr>
      </w:pPr>
      <w:r w:rsidRPr="00A51129">
        <w:rPr>
          <w:rStyle w:val="affff8"/>
          <w:rFonts w:hint="cs"/>
          <w:rtl/>
        </w:rPr>
        <w:lastRenderedPageBreak/>
        <w:t>'ואת המעשה'</w:t>
      </w:r>
      <w:r w:rsidRPr="00AD3F0B">
        <w:rPr>
          <w:rFonts w:hint="cs"/>
          <w:rtl/>
        </w:rPr>
        <w:t xml:space="preserve"> זה הדין</w:t>
      </w:r>
    </w:p>
    <w:p w14:paraId="4C25D880" w14:textId="7EB4F1BC" w:rsidR="006F071F" w:rsidRPr="00AD3F0B" w:rsidRDefault="006F071F" w:rsidP="00A51129">
      <w:pPr>
        <w:rPr>
          <w:rtl/>
        </w:rPr>
      </w:pPr>
      <w:r w:rsidRPr="00A51129">
        <w:rPr>
          <w:rStyle w:val="affff8"/>
          <w:rtl/>
        </w:rPr>
        <w:t>אשר יעשון -</w:t>
      </w:r>
      <w:r w:rsidRPr="00AD3F0B">
        <w:rPr>
          <w:rtl/>
        </w:rPr>
        <w:t xml:space="preserve"> זו לפנים משורת הדין.</w:t>
      </w:r>
      <w:r w:rsidRPr="00AD3F0B">
        <w:rPr>
          <w:rFonts w:hint="cs"/>
          <w:rtl/>
        </w:rPr>
        <w:t xml:space="preserve"> </w:t>
      </w:r>
      <w:r w:rsidR="00D25C56">
        <w:rPr>
          <w:rStyle w:val="affff8"/>
          <w:rFonts w:hint="cs"/>
          <w:rtl/>
        </w:rPr>
        <w:t>-</w:t>
      </w:r>
      <w:r>
        <w:rPr>
          <w:rStyle w:val="affffc"/>
          <w:rtl/>
          <w:rPrChange w:id="9029" w:author="מנוע אמוראים" w:date="2026-10-05T16:41:14Z">
            <w:rPr>
              <w:rStyle w:val="affff8"/>
              <w:rtl/>
            </w:rPr>
          </w:rPrChange>
        </w:rPr>
        <w:t xml:space="preserve">רי"ו</w:t>
      </w:r>
      <w:r>
        <w:rPr>
          <w:rStyle w:val="affff8"/>
          <w:rtl/>
        </w:rPr>
        <w:t xml:space="preserve">:</w:t>
      </w:r>
      <w:r w:rsidRPr="00AD3F0B">
        <w:rPr>
          <w:rtl/>
        </w:rPr>
        <w:t xml:space="preserve"> </w:t>
      </w:r>
      <w:r w:rsidR="00D25C56">
        <w:rPr>
          <w:rFonts w:hint="cs"/>
          <w:rtl/>
        </w:rPr>
        <w:t xml:space="preserve">ירושלים חרבה מפני </w:t>
      </w:r>
      <w:r w:rsidRPr="00AD3F0B">
        <w:rPr>
          <w:rtl/>
        </w:rPr>
        <w:t xml:space="preserve"> שהעמידו דיניהם על דין תורה,</w:t>
      </w:r>
      <w:r w:rsidR="00A51129">
        <w:rPr>
          <w:rFonts w:hint="cs"/>
          <w:rtl/>
        </w:rPr>
        <w:t xml:space="preserve"> </w:t>
      </w:r>
      <w:r w:rsidRPr="00AD3F0B">
        <w:rPr>
          <w:rtl/>
        </w:rPr>
        <w:t xml:space="preserve">ולא </w:t>
      </w:r>
      <w:r w:rsidR="00A51129">
        <w:rPr>
          <w:rFonts w:hint="cs"/>
          <w:rtl/>
        </w:rPr>
        <w:t>נהגו</w:t>
      </w:r>
      <w:r w:rsidRPr="00AD3F0B">
        <w:rPr>
          <w:rtl/>
        </w:rPr>
        <w:t xml:space="preserve"> לפנים משורת הדין.</w:t>
      </w:r>
    </w:p>
    <w:p w14:paraId="500BA035" w14:textId="77777777" w:rsidR="00A6533C" w:rsidRPr="00AD3F0B" w:rsidRDefault="00A6533C" w:rsidP="00A6533C">
      <w:pPr>
        <w:pStyle w:val="aff9"/>
        <w:rPr>
          <w:rtl/>
        </w:rPr>
      </w:pPr>
      <w:r w:rsidRPr="00AD3F0B">
        <w:rPr>
          <w:rtl/>
        </w:rPr>
        <w:t>***</w:t>
      </w:r>
    </w:p>
    <w:p w14:paraId="1B4EC1EF" w14:textId="66727551" w:rsidR="006F071F" w:rsidRPr="00AD3F0B" w:rsidRDefault="006F071F" w:rsidP="00D25C56">
      <w:pPr>
        <w:pStyle w:val="afffff"/>
        <w:framePr w:wrap="around"/>
        <w:rPr>
          <w:rtl/>
        </w:rPr>
      </w:pPr>
      <w:del w:id="20196" w:author="קלוד" w:date="2026-10-06T10:08:05Z">
        <w:r>
          <w:rPr>
            <w:rtl/>
          </w:rPr>
          <w:delText xml:space="preserve">משנה.</w:delText>
        </w:r>
      </w:del>
      <w:ins w:id="20197" w:author="קלוד" w:date="2026-10-06T10:08:05Z">
        <w:r>
          <w:rPr>
            <w:rtl/>
          </w:rPr>
          <w:t xml:space="preserve">משנה ט</w:t>
        </w:r>
      </w:ins>
    </w:p>
    <w:p w14:paraId="1EA0DA5F" w14:textId="460825AE" w:rsidR="00A6533C" w:rsidRPr="00AD3F0B" w:rsidRDefault="006F071F" w:rsidP="001C4349">
      <w:pPr>
        <w:pStyle w:val="afff3"/>
        <w:rPr>
          <w:rtl/>
        </w:rPr>
      </w:pPr>
      <w:ins w:id="9850" w:author="מספור קטעי משנה" w:date="2026-10-06T06:45:11Z">
        <w:r>
          <w:rPr>
            <w:rStyle w:val="MisparKeta"/>
          </w:rPr>
          <w:t xml:space="preserve">ב. </w:t>
        </w:r>
      </w:ins>
      <w:r w:rsidRPr="00AD3F0B">
        <w:rPr>
          <w:rtl/>
        </w:rPr>
        <w:t>אי זו היא אבידה? מצא חמור או פרה רועין בדרך אין זו אבידה,</w:t>
      </w:r>
    </w:p>
    <w:p w14:paraId="43411D0B" w14:textId="7921BEC7" w:rsidR="006F071F" w:rsidRPr="00AD3F0B" w:rsidRDefault="006F071F" w:rsidP="00BF4054">
      <w:pPr>
        <w:pStyle w:val="afff3"/>
        <w:spacing w:after="60" w:line="220" w:lineRule="exact"/>
        <w:rPr>
          <w:rtl/>
        </w:rPr>
      </w:pPr>
      <w:r w:rsidRPr="00AD3F0B">
        <w:rPr>
          <w:rtl/>
        </w:rPr>
        <w:t>חמור וכליו הפוכין, פרה רצה בין הכרמים - הרי זו אבידה.</w:t>
      </w:r>
    </w:p>
    <w:p w14:paraId="3403FB0D" w14:textId="77777777" w:rsidR="006F071F" w:rsidRPr="00AD3F0B" w:rsidRDefault="006F071F" w:rsidP="00BF4054">
      <w:pPr>
        <w:pStyle w:val="afff3"/>
        <w:spacing w:after="60" w:line="220" w:lineRule="exact"/>
        <w:rPr>
          <w:rtl/>
        </w:rPr>
      </w:pPr>
      <w:r w:rsidRPr="00AD3F0B">
        <w:rPr>
          <w:rtl/>
        </w:rPr>
        <w:t>החזירה וברחה, החזירה וברחה, אפילו ארבעה וחמישה פעמים - חייב להחזירה, שנא</w:t>
      </w:r>
      <w:r w:rsidRPr="00AD3F0B">
        <w:rPr>
          <w:rFonts w:hint="cs"/>
          <w:rtl/>
        </w:rPr>
        <w:t>'</w:t>
      </w:r>
      <w:r w:rsidRPr="00AD3F0B">
        <w:rPr>
          <w:rtl/>
        </w:rPr>
        <w:t xml:space="preserve"> השב תשיבם.</w:t>
      </w:r>
    </w:p>
    <w:p w14:paraId="17C2E336" w14:textId="77777777" w:rsidR="006F071F" w:rsidRPr="00BF4054" w:rsidRDefault="006F071F" w:rsidP="00EF19AC">
      <w:pPr>
        <w:pStyle w:val="afff3"/>
        <w:spacing w:line="220" w:lineRule="exact"/>
        <w:rPr>
          <w:spacing w:val="2"/>
          <w:rtl/>
        </w:rPr>
      </w:pPr>
      <w:r w:rsidRPr="00BF4054">
        <w:rPr>
          <w:spacing w:val="2"/>
          <w:rtl/>
        </w:rPr>
        <w:t>היה בטל מסלע לא יאמר לו תן לי סלע, אלא נותן לו שכרו כפועל.</w:t>
      </w:r>
    </w:p>
    <w:p w14:paraId="2A935F04" w14:textId="3D2BDED1" w:rsidR="006F071F" w:rsidRPr="00EF19AC" w:rsidRDefault="006F071F" w:rsidP="00EF19AC">
      <w:pPr>
        <w:pStyle w:val="afff3"/>
        <w:spacing w:line="220" w:lineRule="exact"/>
        <w:rPr>
          <w:rtl/>
        </w:rPr>
      </w:pPr>
      <w:r w:rsidRPr="00EF19AC">
        <w:rPr>
          <w:rtl/>
        </w:rPr>
        <w:t xml:space="preserve">אם יש שם </w:t>
      </w:r>
      <w:r w:rsidR="00854906" w:rsidRPr="00EF19AC">
        <w:rPr>
          <w:rFonts w:hint="cs"/>
          <w:rtl/>
        </w:rPr>
        <w:t>ב''ד</w:t>
      </w:r>
      <w:r w:rsidRPr="00EF19AC">
        <w:rPr>
          <w:rtl/>
        </w:rPr>
        <w:t xml:space="preserve"> - מתנה בפני</w:t>
      </w:r>
      <w:r w:rsidR="00854906" w:rsidRPr="00EF19AC">
        <w:rPr>
          <w:rFonts w:hint="cs"/>
          <w:rtl/>
        </w:rPr>
        <w:t>הם</w:t>
      </w:r>
      <w:r w:rsidRPr="00EF19AC">
        <w:rPr>
          <w:rtl/>
        </w:rPr>
        <w:t xml:space="preserve">, אם אין שם </w:t>
      </w:r>
      <w:r w:rsidR="00854906" w:rsidRPr="00EF19AC">
        <w:rPr>
          <w:rFonts w:hint="cs"/>
          <w:rtl/>
        </w:rPr>
        <w:t>ב''</w:t>
      </w:r>
      <w:r w:rsidR="005003F8" w:rsidRPr="00EF19AC">
        <w:rPr>
          <w:rFonts w:hint="cs"/>
          <w:rtl/>
        </w:rPr>
        <w:t xml:space="preserve">ד </w:t>
      </w:r>
      <w:r w:rsidRPr="00EF19AC">
        <w:rPr>
          <w:rtl/>
        </w:rPr>
        <w:t>בפני מי יתנה? שלו קודם.</w:t>
      </w:r>
    </w:p>
    <w:p w14:paraId="6E17853D" w14:textId="77777777" w:rsidR="00A6533C" w:rsidRPr="00AD3F0B" w:rsidRDefault="006F071F" w:rsidP="00F41D0C">
      <w:pPr>
        <w:pStyle w:val="affff9"/>
        <w:rPr>
          <w:rtl/>
        </w:rPr>
      </w:pPr>
      <w:r w:rsidRPr="00AD3F0B">
        <w:rPr>
          <w:rFonts w:hint="cs"/>
          <w:rtl/>
        </w:rPr>
        <w:t>וכל אלו היינו כלל אבידה</w:t>
      </w:r>
    </w:p>
    <w:p w14:paraId="716AFAB8" w14:textId="1EE12548" w:rsidR="00F707CE" w:rsidRPr="00F707CE" w:rsidRDefault="006F071F" w:rsidP="00F41D0C">
      <w:pPr>
        <w:pStyle w:val="36"/>
        <w:framePr w:wrap="notBeside"/>
        <w:rPr>
          <w:rtl/>
        </w:rPr>
      </w:pPr>
      <w:r w:rsidRPr="00F707CE">
        <w:rPr>
          <w:rtl/>
        </w:rPr>
        <w:t>ר</w:t>
      </w:r>
      <w:r w:rsidR="00EF19AC" w:rsidRPr="00F707CE">
        <w:rPr>
          <w:rFonts w:hint="cs"/>
          <w:rtl/>
        </w:rPr>
        <w:t>ב</w:t>
      </w:r>
      <w:r w:rsidR="00F707CE" w:rsidRPr="00F707CE">
        <w:rPr>
          <w:rtl/>
        </w:rPr>
        <w:t>:</w:t>
      </w:r>
    </w:p>
    <w:p w14:paraId="09BB7B1D" w14:textId="5C2ACF99" w:rsidR="00A6533C" w:rsidRPr="00612264" w:rsidRDefault="006F071F" w:rsidP="009B508D">
      <w:pPr>
        <w:rPr>
          <w:spacing w:val="-4"/>
          <w:rtl/>
        </w:rPr>
      </w:pPr>
      <w:r w:rsidRPr="00612264">
        <w:rPr>
          <w:spacing w:val="-4"/>
          <w:rtl/>
        </w:rPr>
        <w:t>עד שלשה ימים.</w:t>
      </w:r>
      <w:r w:rsidRPr="00612264">
        <w:rPr>
          <w:rStyle w:val="affffc"/>
          <w:rFonts w:hint="cs"/>
          <w:spacing w:val="-4"/>
          <w:rtl/>
        </w:rPr>
        <w:t xml:space="preserve"> ובכה''ג</w:t>
      </w:r>
      <w:r w:rsidRPr="00612264">
        <w:rPr>
          <w:rFonts w:hint="cs"/>
          <w:spacing w:val="-4"/>
          <w:rtl/>
        </w:rPr>
        <w:t xml:space="preserve"> שראה לפני עלות השחר או אחר שחשיכה,</w:t>
      </w:r>
    </w:p>
    <w:p w14:paraId="406CD740" w14:textId="77777777" w:rsidR="00A6533C" w:rsidRPr="00612264" w:rsidRDefault="006F071F" w:rsidP="00612264">
      <w:pPr>
        <w:rPr>
          <w:spacing w:val="-2"/>
          <w:rtl/>
        </w:rPr>
      </w:pPr>
      <w:r w:rsidRPr="00612264">
        <w:rPr>
          <w:rFonts w:hint="cs"/>
          <w:spacing w:val="-2"/>
          <w:rtl/>
        </w:rPr>
        <w:t>דג' ימים יתכן שיצא כן ויצאה אבל יותר וודאי אבידה מדעת היא</w:t>
      </w:r>
    </w:p>
    <w:p w14:paraId="09011101" w14:textId="28FE576E" w:rsidR="006F071F" w:rsidRPr="00AD3F0B" w:rsidRDefault="006F071F" w:rsidP="00A6533C">
      <w:pPr>
        <w:pStyle w:val="affe"/>
        <w:framePr w:wrap="around"/>
        <w:rPr>
          <w:rtl/>
        </w:rPr>
      </w:pPr>
      <w:r w:rsidRPr="00AD3F0B">
        <w:rPr>
          <w:rtl/>
        </w:rPr>
        <w:t>לא.</w:t>
      </w:r>
    </w:p>
    <w:p w14:paraId="09628F63" w14:textId="05603FD7" w:rsidR="00F707CE" w:rsidRPr="00F707CE" w:rsidRDefault="006F071F" w:rsidP="00612264">
      <w:pPr>
        <w:pStyle w:val="36"/>
        <w:framePr w:wrap="notBeside"/>
        <w:rPr>
          <w:rtl/>
        </w:rPr>
      </w:pPr>
      <w:r w:rsidRPr="00F707CE">
        <w:rPr>
          <w:rFonts w:hint="cs"/>
          <w:rtl/>
        </w:rPr>
        <w:t>ותנ''ה</w:t>
      </w:r>
      <w:r w:rsidR="00F707CE" w:rsidRPr="00F707CE">
        <w:rPr>
          <w:rtl/>
        </w:rPr>
        <w:t>:</w:t>
      </w:r>
    </w:p>
    <w:p w14:paraId="08F6086B" w14:textId="30215264" w:rsidR="006F071F" w:rsidRPr="0045108B" w:rsidRDefault="006F071F" w:rsidP="009B508D">
      <w:pPr>
        <w:rPr>
          <w:spacing w:val="-6"/>
          <w:rtl/>
        </w:rPr>
      </w:pPr>
      <w:r w:rsidRPr="0045108B">
        <w:rPr>
          <w:spacing w:val="-6"/>
          <w:rtl/>
        </w:rPr>
        <w:t>מצא טלית וקרדום,</w:t>
      </w:r>
      <w:r w:rsidRPr="0045108B">
        <w:rPr>
          <w:rFonts w:hint="cs"/>
          <w:spacing w:val="-6"/>
          <w:rtl/>
        </w:rPr>
        <w:t xml:space="preserve"> בדרך רבים</w:t>
      </w:r>
      <w:r w:rsidRPr="0045108B">
        <w:rPr>
          <w:spacing w:val="-6"/>
          <w:rtl/>
        </w:rPr>
        <w:t>, ופרה רצה בין הכרמים - זו אבידה.</w:t>
      </w:r>
    </w:p>
    <w:p w14:paraId="61AD950F" w14:textId="7B6650E1" w:rsidR="006F071F" w:rsidRPr="003B35C3" w:rsidRDefault="006F071F" w:rsidP="00612264">
      <w:pPr>
        <w:rPr>
          <w:spacing w:val="-8"/>
          <w:rtl/>
        </w:rPr>
      </w:pPr>
      <w:r w:rsidRPr="003B35C3">
        <w:rPr>
          <w:spacing w:val="-8"/>
          <w:rtl/>
        </w:rPr>
        <w:t>טלית בצד גדר, קרדום בצד גדר, ופרה רועה בין הכרמים אי</w:t>
      </w:r>
      <w:r w:rsidR="0045108B" w:rsidRPr="003B35C3">
        <w:rPr>
          <w:rFonts w:hint="cs"/>
          <w:spacing w:val="-8"/>
          <w:rtl/>
        </w:rPr>
        <w:t>"ז</w:t>
      </w:r>
      <w:r w:rsidRPr="003B35C3">
        <w:rPr>
          <w:spacing w:val="-8"/>
          <w:rtl/>
        </w:rPr>
        <w:t xml:space="preserve"> אבידה.</w:t>
      </w:r>
    </w:p>
    <w:p w14:paraId="5DFC6620" w14:textId="292478AA" w:rsidR="00F707CE" w:rsidRPr="00F707CE" w:rsidRDefault="00F707CE" w:rsidP="003B35C3">
      <w:pPr>
        <w:pStyle w:val="36"/>
        <w:framePr w:wrap="notBeside"/>
        <w:rPr>
          <w:rtl/>
        </w:rPr>
      </w:pPr>
      <w:r w:rsidRPr="00F707CE">
        <w:rPr>
          <w:rtl/>
        </w:rPr>
        <w:t>•</w:t>
      </w:r>
    </w:p>
    <w:p w14:paraId="5B3C5663" w14:textId="25238044" w:rsidR="006F071F" w:rsidRPr="00AD3F0B" w:rsidRDefault="006F071F" w:rsidP="009B508D">
      <w:pPr>
        <w:rPr>
          <w:rtl/>
        </w:rPr>
      </w:pPr>
      <w:r w:rsidRPr="00AD3F0B">
        <w:rPr>
          <w:rtl/>
        </w:rPr>
        <w:t>שלשה ימים זה אחר זה - הרי זו אבידה.</w:t>
      </w:r>
    </w:p>
    <w:p w14:paraId="4E6DEC26" w14:textId="6A122476" w:rsidR="00F707CE" w:rsidRPr="00F707CE" w:rsidRDefault="00F707CE" w:rsidP="003B35C3">
      <w:pPr>
        <w:pStyle w:val="36"/>
        <w:framePr w:wrap="notBeside"/>
        <w:rPr>
          <w:rtl/>
        </w:rPr>
      </w:pPr>
      <w:r w:rsidRPr="00F707CE">
        <w:rPr>
          <w:rtl/>
        </w:rPr>
        <w:t>•</w:t>
      </w:r>
    </w:p>
    <w:p w14:paraId="34CAEA0F" w14:textId="36E6C705" w:rsidR="006F071F" w:rsidRPr="00AD3F0B" w:rsidRDefault="006F071F" w:rsidP="00954224">
      <w:pPr>
        <w:spacing w:after="60"/>
        <w:rPr>
          <w:rtl/>
        </w:rPr>
      </w:pPr>
      <w:r w:rsidRPr="00AD3F0B">
        <w:rPr>
          <w:rtl/>
        </w:rPr>
        <w:t>ראה מים ששוטפין ובאין - הר"ז גודר בפניהם.</w:t>
      </w:r>
    </w:p>
    <w:p w14:paraId="00C679DA" w14:textId="77777777" w:rsidR="00F707CE" w:rsidRPr="00F707CE" w:rsidRDefault="003B35C3" w:rsidP="003B35C3">
      <w:pPr>
        <w:pStyle w:val="36"/>
        <w:framePr w:wrap="notBeside"/>
        <w:rPr>
          <w:rtl/>
        </w:rPr>
      </w:pPr>
      <w:r w:rsidRPr="00F707CE">
        <w:rPr>
          <w:rFonts w:hint="cs"/>
          <w:rtl/>
        </w:rPr>
        <w:t>רבא</w:t>
      </w:r>
      <w:r w:rsidR="00F707CE" w:rsidRPr="00F707CE">
        <w:rPr>
          <w:rtl/>
        </w:rPr>
        <w:t>:</w:t>
      </w:r>
    </w:p>
    <w:p w14:paraId="67820FF9" w14:textId="6A0945C5" w:rsidR="006F071F" w:rsidRPr="00AD3F0B" w:rsidRDefault="006F071F" w:rsidP="009B508D">
      <w:pPr>
        <w:rPr>
          <w:rtl/>
        </w:rPr>
      </w:pPr>
      <w:r w:rsidRPr="003B35C3">
        <w:rPr>
          <w:rStyle w:val="affff8"/>
          <w:rtl/>
        </w:rPr>
        <w:t>לכל אבידת אחיך</w:t>
      </w:r>
      <w:r w:rsidRPr="00AD3F0B">
        <w:rPr>
          <w:rtl/>
        </w:rPr>
        <w:t xml:space="preserve"> - לרבות אבידת קרקע.</w:t>
      </w:r>
    </w:p>
    <w:p w14:paraId="1EDFB4C2" w14:textId="77777777" w:rsidR="00F707CE" w:rsidRPr="00F707CE" w:rsidRDefault="006F071F" w:rsidP="00F63883">
      <w:pPr>
        <w:pStyle w:val="36"/>
        <w:framePr w:wrap="notBeside"/>
        <w:rPr>
          <w:rtl/>
        </w:rPr>
      </w:pPr>
      <w:r w:rsidRPr="00F707CE">
        <w:rPr>
          <w:rFonts w:hint="cs"/>
          <w:rtl/>
        </w:rPr>
        <w:t>וסייעו ר''ח</w:t>
      </w:r>
      <w:r w:rsidR="00F707CE" w:rsidRPr="00F707CE">
        <w:rPr>
          <w:rtl/>
        </w:rPr>
        <w:t>:</w:t>
      </w:r>
    </w:p>
    <w:p w14:paraId="06C3C74E" w14:textId="593D4728" w:rsidR="00F63883" w:rsidRDefault="006F071F" w:rsidP="009B508D">
      <w:pPr>
        <w:rPr>
          <w:rStyle w:val="affffc"/>
          <w:rtl/>
        </w:rPr>
      </w:pPr>
      <w:r w:rsidRPr="00F63883">
        <w:rPr>
          <w:rStyle w:val="affffc"/>
          <w:rFonts w:hint="cs"/>
          <w:rtl/>
        </w:rPr>
        <w:t>מדתניא</w:t>
      </w:r>
      <w:r w:rsidRPr="00AD3F0B">
        <w:rPr>
          <w:rFonts w:hint="cs"/>
          <w:rtl/>
        </w:rPr>
        <w:t xml:space="preserve"> ד</w:t>
      </w:r>
      <w:r w:rsidRPr="00AD3F0B">
        <w:rPr>
          <w:rtl/>
        </w:rPr>
        <w:t>ראה מים ששוטפין ובאין - הר"ז גודר בפניהם.</w:t>
      </w:r>
      <w:r w:rsidRPr="00AD3F0B">
        <w:rPr>
          <w:rFonts w:hint="cs"/>
          <w:rtl/>
        </w:rPr>
        <w:t xml:space="preserve"> </w:t>
      </w:r>
    </w:p>
    <w:p w14:paraId="5F71B84F" w14:textId="77777777" w:rsidR="00F707CE" w:rsidRPr="00F707CE" w:rsidRDefault="006F071F" w:rsidP="00F63883">
      <w:pPr>
        <w:pStyle w:val="36"/>
        <w:framePr w:wrap="notBeside"/>
        <w:rPr>
          <w:rtl/>
        </w:rPr>
      </w:pPr>
      <w:r w:rsidRPr="00F707CE">
        <w:rPr>
          <w:rFonts w:hint="cs"/>
          <w:rtl/>
        </w:rPr>
        <w:t xml:space="preserve">וענהו </w:t>
      </w:r>
      <w:r w:rsidR="004729DD" w:rsidRPr="00F707CE">
        <w:rPr>
          <w:rFonts w:hint="cs"/>
          <w:rtl/>
        </w:rPr>
        <w:t xml:space="preserve"> דאין ראייה</w:t>
      </w:r>
      <w:r w:rsidR="00F707CE" w:rsidRPr="00F707CE">
        <w:rPr>
          <w:rtl/>
        </w:rPr>
        <w:t>:</w:t>
      </w:r>
    </w:p>
    <w:p w14:paraId="7208803B" w14:textId="072632A6" w:rsidR="00A6533C" w:rsidRPr="00AD3F0B" w:rsidRDefault="004729DD" w:rsidP="009B508D">
      <w:pPr>
        <w:rPr>
          <w:rtl/>
        </w:rPr>
      </w:pPr>
      <w:r w:rsidRPr="004729DD">
        <w:rPr>
          <w:rStyle w:val="affffc"/>
          <w:rFonts w:hint="cs"/>
          <w:rtl/>
        </w:rPr>
        <w:t>דכאן</w:t>
      </w:r>
      <w:r>
        <w:rPr>
          <w:rFonts w:hint="cs"/>
          <w:rtl/>
        </w:rPr>
        <w:t xml:space="preserve"> </w:t>
      </w:r>
      <w:r w:rsidR="006F071F" w:rsidRPr="00AD3F0B">
        <w:rPr>
          <w:rFonts w:hint="cs"/>
          <w:rtl/>
        </w:rPr>
        <w:t xml:space="preserve">בעומרין הצריכי לקרקע </w:t>
      </w:r>
      <w:r>
        <w:rPr>
          <w:rFonts w:hint="cs"/>
          <w:rtl/>
        </w:rPr>
        <w:t xml:space="preserve">ס''ד </w:t>
      </w:r>
      <w:r w:rsidR="006F071F" w:rsidRPr="00AD3F0B">
        <w:rPr>
          <w:rFonts w:hint="cs"/>
          <w:rtl/>
        </w:rPr>
        <w:t xml:space="preserve">דכגופה דקרקע </w:t>
      </w:r>
      <w:r w:rsidR="006F071F" w:rsidRPr="00F63883">
        <w:rPr>
          <w:rStyle w:val="affffc"/>
          <w:rFonts w:hint="cs"/>
          <w:rtl/>
        </w:rPr>
        <w:t>קמ''ל</w:t>
      </w:r>
      <w:r w:rsidR="006F071F" w:rsidRPr="00AD3F0B">
        <w:rPr>
          <w:rFonts w:hint="cs"/>
          <w:rtl/>
        </w:rPr>
        <w:t xml:space="preserve"> </w:t>
      </w:r>
      <w:r w:rsidR="00F63883">
        <w:rPr>
          <w:rFonts w:hint="cs"/>
          <w:rtl/>
        </w:rPr>
        <w:t>ש</w:t>
      </w:r>
      <w:r w:rsidR="006F071F" w:rsidRPr="00AD3F0B">
        <w:rPr>
          <w:rFonts w:hint="cs"/>
          <w:rtl/>
        </w:rPr>
        <w:t>לא</w:t>
      </w:r>
      <w:r w:rsidR="00F63883">
        <w:rPr>
          <w:rFonts w:hint="cs"/>
          <w:rtl/>
        </w:rPr>
        <w:t>.</w:t>
      </w:r>
    </w:p>
    <w:p w14:paraId="0504456F" w14:textId="00D0BA52" w:rsidR="006F071F" w:rsidRPr="00AD3F0B" w:rsidRDefault="006F071F" w:rsidP="001C4349">
      <w:pPr>
        <w:pStyle w:val="afffb"/>
        <w:rPr>
          <w:rtl/>
        </w:rPr>
      </w:pPr>
      <w:ins w:id="9851" w:author="מספור קטעי משנה" w:date="2026-10-06T06:45:11Z">
        <w:r>
          <w:rPr>
            <w:rStyle w:val="MisparKeta"/>
          </w:rPr>
          <w:t xml:space="preserve">א. </w:t>
        </w:r>
      </w:ins>
      <w:r w:rsidRPr="00AD3F0B">
        <w:rPr>
          <w:rtl/>
        </w:rPr>
        <w:t>מצא חמור ופרה [וכו'].</w:t>
      </w:r>
    </w:p>
    <w:p w14:paraId="4D6304E3" w14:textId="77777777" w:rsidR="00F707CE" w:rsidRPr="00F707CE" w:rsidRDefault="006F071F" w:rsidP="004729DD">
      <w:pPr>
        <w:pStyle w:val="36"/>
        <w:framePr w:wrap="notBeside"/>
        <w:rPr>
          <w:rtl/>
        </w:rPr>
      </w:pPr>
      <w:r w:rsidRPr="00F707CE">
        <w:rPr>
          <w:rtl/>
        </w:rPr>
        <w:t>הא גופה קשיא!</w:t>
      </w:r>
      <w:r w:rsidR="00F707CE" w:rsidRPr="00F707CE">
        <w:rPr>
          <w:rtl/>
        </w:rPr>
        <w:t>:</w:t>
      </w:r>
    </w:p>
    <w:p w14:paraId="07AE93D2" w14:textId="28B89CC5" w:rsidR="005C6767" w:rsidRDefault="006F071F" w:rsidP="00F63883">
      <w:pPr>
        <w:rPr>
          <w:rtl/>
        </w:rPr>
      </w:pPr>
      <w:r w:rsidRPr="00F63883">
        <w:rPr>
          <w:rStyle w:val="affffc"/>
          <w:rtl/>
        </w:rPr>
        <w:t>אמרת:</w:t>
      </w:r>
      <w:r w:rsidRPr="00AD3F0B">
        <w:rPr>
          <w:rtl/>
        </w:rPr>
        <w:t xml:space="preserve"> מצא חמור ופרה רועין בדרך </w:t>
      </w:r>
      <w:r w:rsidR="00F63883">
        <w:rPr>
          <w:rFonts w:hint="cs"/>
          <w:rtl/>
        </w:rPr>
        <w:t>א</w:t>
      </w:r>
      <w:r w:rsidRPr="00AD3F0B">
        <w:rPr>
          <w:rtl/>
        </w:rPr>
        <w:t>י</w:t>
      </w:r>
      <w:r w:rsidRPr="00AD3F0B">
        <w:rPr>
          <w:rFonts w:hint="cs"/>
          <w:rtl/>
        </w:rPr>
        <w:t>''ז</w:t>
      </w:r>
      <w:r w:rsidRPr="00AD3F0B">
        <w:rPr>
          <w:rtl/>
        </w:rPr>
        <w:t xml:space="preserve"> אבידה, </w:t>
      </w:r>
    </w:p>
    <w:p w14:paraId="29D61DDE" w14:textId="5FE8C4B9" w:rsidR="005C6767" w:rsidRPr="00ED2B47" w:rsidRDefault="006F071F" w:rsidP="00ED2B47">
      <w:pPr>
        <w:rPr>
          <w:rStyle w:val="affffc"/>
          <w:rFonts w:ascii="Fb Fontext" w:hAnsi="Fb Fontext" w:cs="FrankRuehl"/>
          <w:b w:val="0"/>
          <w:spacing w:val="0"/>
          <w:sz w:val="32"/>
          <w:szCs w:val="18"/>
          <w:rtl/>
        </w:rPr>
      </w:pPr>
      <w:r w:rsidRPr="00AD3F0B">
        <w:rPr>
          <w:rtl/>
        </w:rPr>
        <w:t xml:space="preserve">הא רצה </w:t>
      </w:r>
      <w:r w:rsidRPr="00AD3F0B">
        <w:rPr>
          <w:rFonts w:hint="cs"/>
          <w:rtl/>
        </w:rPr>
        <w:t xml:space="preserve">ורועה </w:t>
      </w:r>
      <w:r w:rsidR="005C6767">
        <w:rPr>
          <w:rFonts w:hint="cs"/>
          <w:rtl/>
        </w:rPr>
        <w:t xml:space="preserve">- </w:t>
      </w:r>
      <w:r w:rsidRPr="00AD3F0B">
        <w:rPr>
          <w:rtl/>
        </w:rPr>
        <w:t>הויא אבידה.</w:t>
      </w:r>
    </w:p>
    <w:p w14:paraId="48AE4D0B" w14:textId="6E9E8DF6" w:rsidR="00F707CE" w:rsidRPr="00F707CE" w:rsidRDefault="006F071F" w:rsidP="005C6767">
      <w:pPr>
        <w:pStyle w:val="36"/>
        <w:framePr w:wrap="notBeside"/>
        <w:rPr>
          <w:rtl/>
        </w:rPr>
      </w:pPr>
      <w:r w:rsidRPr="00F707CE">
        <w:rPr>
          <w:rtl/>
        </w:rPr>
        <w:t>אימא סיפא</w:t>
      </w:r>
      <w:r w:rsidR="00F707CE" w:rsidRPr="00F707CE">
        <w:rPr>
          <w:rtl/>
        </w:rPr>
        <w:t>:</w:t>
      </w:r>
    </w:p>
    <w:p w14:paraId="74EBD8DE" w14:textId="6ABF51B4" w:rsidR="005C6767" w:rsidRDefault="006F071F" w:rsidP="009B508D">
      <w:pPr>
        <w:rPr>
          <w:rtl/>
        </w:rPr>
      </w:pPr>
      <w:r w:rsidRPr="0050150D">
        <w:rPr>
          <w:rFonts w:cs="PFT_Frank"/>
          <w:b/>
          <w:bCs/>
          <w:szCs w:val="14"/>
          <w:rtl/>
        </w:rPr>
        <w:t>רצה בין הכרמים הר</w:t>
      </w:r>
      <w:r w:rsidRPr="0050150D">
        <w:rPr>
          <w:rFonts w:cs="PFT_Frank" w:hint="cs"/>
          <w:b/>
          <w:bCs/>
          <w:szCs w:val="14"/>
          <w:rtl/>
        </w:rPr>
        <w:t xml:space="preserve">''ז </w:t>
      </w:r>
      <w:r w:rsidRPr="0050150D">
        <w:rPr>
          <w:rFonts w:cs="PFT_Frank"/>
          <w:b/>
          <w:bCs/>
          <w:szCs w:val="14"/>
          <w:rtl/>
        </w:rPr>
        <w:t>אבידה</w:t>
      </w:r>
      <w:r w:rsidRPr="00AD3F0B">
        <w:rPr>
          <w:rtl/>
        </w:rPr>
        <w:t xml:space="preserve"> </w:t>
      </w:r>
    </w:p>
    <w:p w14:paraId="6ECB1A5A" w14:textId="335592C2" w:rsidR="00A6533C" w:rsidRPr="00AD3F0B" w:rsidRDefault="006F071F" w:rsidP="009B508D">
      <w:pPr>
        <w:rPr>
          <w:rtl/>
        </w:rPr>
      </w:pPr>
      <w:r w:rsidRPr="00AD3F0B">
        <w:rPr>
          <w:rtl/>
        </w:rPr>
        <w:t>הא רצה בדרך ורועה בין הכרמים – א</w:t>
      </w:r>
      <w:r w:rsidRPr="00AD3F0B">
        <w:rPr>
          <w:rFonts w:hint="cs"/>
          <w:rtl/>
        </w:rPr>
        <w:t xml:space="preserve">י''ז </w:t>
      </w:r>
      <w:r w:rsidRPr="00AD3F0B">
        <w:rPr>
          <w:rtl/>
        </w:rPr>
        <w:t>אבידה!</w:t>
      </w:r>
    </w:p>
    <w:p w14:paraId="481E4580" w14:textId="7BBB3234" w:rsidR="00F707CE" w:rsidRPr="00F707CE" w:rsidRDefault="006F071F" w:rsidP="00F63883">
      <w:pPr>
        <w:pStyle w:val="36"/>
        <w:framePr w:wrap="notBeside"/>
        <w:rPr>
          <w:rtl/>
        </w:rPr>
      </w:pPr>
      <w:r w:rsidRPr="00F707CE">
        <w:rPr>
          <w:rFonts w:hint="cs"/>
          <w:rtl/>
        </w:rPr>
        <w:t xml:space="preserve">א. </w:t>
      </w:r>
      <w:r w:rsidRPr="00F707CE">
        <w:rPr>
          <w:rtl/>
        </w:rPr>
        <w:t>אביי</w:t>
      </w:r>
      <w:r w:rsidR="00F707CE" w:rsidRPr="00F707CE">
        <w:rPr>
          <w:rtl/>
        </w:rPr>
        <w:t>:</w:t>
      </w:r>
    </w:p>
    <w:p w14:paraId="7462E145" w14:textId="61CE72FD" w:rsidR="00A6533C" w:rsidRPr="00811F8F" w:rsidRDefault="006F071F" w:rsidP="009B508D">
      <w:pPr>
        <w:rPr>
          <w:spacing w:val="-2"/>
          <w:rtl/>
        </w:rPr>
      </w:pPr>
      <w:r w:rsidRPr="00811F8F">
        <w:rPr>
          <w:rStyle w:val="affffc"/>
          <w:spacing w:val="-2"/>
          <w:rtl/>
        </w:rPr>
        <w:t>יגיד עליו רעו תנא</w:t>
      </w:r>
      <w:r w:rsidRPr="00811F8F">
        <w:rPr>
          <w:spacing w:val="-2"/>
          <w:rtl/>
        </w:rPr>
        <w:t xml:space="preserve"> רועה בדרך </w:t>
      </w:r>
      <w:r w:rsidR="00811F8F" w:rsidRPr="00811F8F">
        <w:rPr>
          <w:rFonts w:hint="cs"/>
          <w:spacing w:val="-2"/>
          <w:rtl/>
        </w:rPr>
        <w:t xml:space="preserve">שאינה </w:t>
      </w:r>
      <w:r w:rsidRPr="00811F8F">
        <w:rPr>
          <w:spacing w:val="-2"/>
          <w:rtl/>
        </w:rPr>
        <w:t>אבידה</w:t>
      </w:r>
      <w:r w:rsidR="00811F8F" w:rsidRPr="00811F8F">
        <w:rPr>
          <w:rFonts w:hint="cs"/>
          <w:spacing w:val="-2"/>
          <w:rtl/>
        </w:rPr>
        <w:t xml:space="preserve"> </w:t>
      </w:r>
      <w:r w:rsidRPr="00811F8F">
        <w:rPr>
          <w:spacing w:val="-2"/>
          <w:rtl/>
        </w:rPr>
        <w:t>וה</w:t>
      </w:r>
      <w:r w:rsidRPr="00811F8F">
        <w:rPr>
          <w:rFonts w:hint="cs"/>
          <w:spacing w:val="-2"/>
          <w:rtl/>
        </w:rPr>
        <w:t>''ה</w:t>
      </w:r>
      <w:r w:rsidRPr="00811F8F">
        <w:rPr>
          <w:spacing w:val="-2"/>
          <w:rtl/>
        </w:rPr>
        <w:t xml:space="preserve"> לרועה בין הכרמים</w:t>
      </w:r>
    </w:p>
    <w:p w14:paraId="3A15914A" w14:textId="4000FD97" w:rsidR="006F071F" w:rsidRPr="00AD3F0B" w:rsidRDefault="00811F8F" w:rsidP="00811F8F">
      <w:pPr>
        <w:ind w:left="226" w:firstLine="113"/>
        <w:rPr>
          <w:rtl/>
        </w:rPr>
      </w:pPr>
      <w:r>
        <w:rPr>
          <w:rStyle w:val="affffc"/>
          <w:rFonts w:hint="cs"/>
          <w:rtl/>
        </w:rPr>
        <w:lastRenderedPageBreak/>
        <w:t xml:space="preserve">    </w:t>
      </w:r>
      <w:r w:rsidR="006F071F" w:rsidRPr="00F63883">
        <w:rPr>
          <w:rStyle w:val="affffc"/>
          <w:rtl/>
        </w:rPr>
        <w:t>תנא</w:t>
      </w:r>
      <w:r w:rsidR="006F071F" w:rsidRPr="00AD3F0B">
        <w:rPr>
          <w:rtl/>
        </w:rPr>
        <w:t xml:space="preserve"> רצה בין הכרמים דהויא אבידה וה</w:t>
      </w:r>
      <w:r w:rsidR="006F071F" w:rsidRPr="00AD3F0B">
        <w:rPr>
          <w:rFonts w:hint="cs"/>
          <w:rtl/>
        </w:rPr>
        <w:t>''ה</w:t>
      </w:r>
      <w:r w:rsidR="006F071F" w:rsidRPr="00AD3F0B">
        <w:rPr>
          <w:rtl/>
        </w:rPr>
        <w:t xml:space="preserve"> לרצה בדרך.</w:t>
      </w:r>
    </w:p>
    <w:p w14:paraId="2CBE57F7" w14:textId="2E8D9816" w:rsidR="00F707CE" w:rsidRPr="00F707CE" w:rsidRDefault="006F071F" w:rsidP="00F63883">
      <w:pPr>
        <w:pStyle w:val="36"/>
        <w:framePr w:wrap="notBeside"/>
        <w:rPr>
          <w:rtl/>
        </w:rPr>
      </w:pPr>
      <w:r w:rsidRPr="00F707CE">
        <w:rPr>
          <w:rtl/>
        </w:rPr>
        <w:t>רבא</w:t>
      </w:r>
      <w:r w:rsidR="00F707CE" w:rsidRPr="00F707CE">
        <w:rPr>
          <w:rtl/>
        </w:rPr>
        <w:t>:</w:t>
      </w:r>
    </w:p>
    <w:p w14:paraId="011221C6" w14:textId="4C5D276D" w:rsidR="00A6533C" w:rsidRPr="00AD3F0B" w:rsidRDefault="006F071F" w:rsidP="009B508D">
      <w:pPr>
        <w:rPr>
          <w:rtl/>
        </w:rPr>
      </w:pPr>
      <w:r w:rsidRPr="005C6767">
        <w:rPr>
          <w:rStyle w:val="affffc"/>
          <w:rtl/>
        </w:rPr>
        <w:t>אי יגיד עליו רעו</w:t>
      </w:r>
      <w:r w:rsidRPr="00AD3F0B">
        <w:rPr>
          <w:rtl/>
        </w:rPr>
        <w:t xml:space="preserve"> ליתני </w:t>
      </w:r>
      <w:r w:rsidR="00811F8F">
        <w:rPr>
          <w:rFonts w:hint="cs"/>
          <w:rtl/>
        </w:rPr>
        <w:t xml:space="preserve">קל </w:t>
      </w:r>
      <w:r w:rsidR="00811F8F" w:rsidRPr="005C6767">
        <w:rPr>
          <w:rStyle w:val="afffff2"/>
          <w:rFonts w:hint="cs"/>
          <w:rtl/>
        </w:rPr>
        <w:t>וכ''ש חמור</w:t>
      </w:r>
      <w:r w:rsidRPr="005C6767">
        <w:rPr>
          <w:rStyle w:val="afffff2"/>
          <w:rtl/>
        </w:rPr>
        <w:t>:</w:t>
      </w:r>
      <w:r w:rsidRPr="00AD3F0B">
        <w:rPr>
          <w:rtl/>
        </w:rPr>
        <w:t xml:space="preserve"> רצה בדרך </w:t>
      </w:r>
      <w:r w:rsidRPr="00AD3F0B">
        <w:rPr>
          <w:rFonts w:hint="cs"/>
          <w:rtl/>
        </w:rPr>
        <w:t>ו</w:t>
      </w:r>
      <w:r w:rsidRPr="00AD3F0B">
        <w:rPr>
          <w:rtl/>
        </w:rPr>
        <w:t>כ</w:t>
      </w:r>
      <w:r w:rsidRPr="00AD3F0B">
        <w:rPr>
          <w:rFonts w:hint="cs"/>
          <w:rtl/>
        </w:rPr>
        <w:t>''ש</w:t>
      </w:r>
      <w:r w:rsidRPr="00AD3F0B">
        <w:rPr>
          <w:rtl/>
        </w:rPr>
        <w:t xml:space="preserve"> בין הכרמים,</w:t>
      </w:r>
    </w:p>
    <w:p w14:paraId="384DFEAC" w14:textId="063A2E62" w:rsidR="006F071F" w:rsidRPr="00AD3F0B" w:rsidRDefault="006F071F" w:rsidP="00811F8F">
      <w:pPr>
        <w:rPr>
          <w:rtl/>
        </w:rPr>
      </w:pPr>
      <w:r w:rsidRPr="00811F8F">
        <w:rPr>
          <w:rStyle w:val="affffc"/>
          <w:rtl/>
        </w:rPr>
        <w:t>ולתני</w:t>
      </w:r>
      <w:r w:rsidRPr="00AD3F0B">
        <w:rPr>
          <w:rtl/>
        </w:rPr>
        <w:t xml:space="preserve"> רועה בין הכרמים דלא הויא אבידה – וכ</w:t>
      </w:r>
      <w:r w:rsidRPr="00AD3F0B">
        <w:rPr>
          <w:rFonts w:hint="cs"/>
          <w:rtl/>
        </w:rPr>
        <w:t>''ש</w:t>
      </w:r>
      <w:r w:rsidRPr="00AD3F0B">
        <w:rPr>
          <w:rtl/>
        </w:rPr>
        <w:t xml:space="preserve"> רועה בדרך.</w:t>
      </w:r>
    </w:p>
    <w:p w14:paraId="728A986B" w14:textId="529C352E" w:rsidR="00F707CE" w:rsidRPr="00F707CE" w:rsidRDefault="006F071F" w:rsidP="00811F8F">
      <w:pPr>
        <w:pStyle w:val="36"/>
        <w:framePr w:wrap="notBeside"/>
        <w:rPr>
          <w:rtl/>
        </w:rPr>
      </w:pPr>
      <w:r w:rsidRPr="00F707CE">
        <w:rPr>
          <w:rFonts w:hint="cs"/>
          <w:rtl/>
        </w:rPr>
        <w:t xml:space="preserve">ב. </w:t>
      </w:r>
      <w:r w:rsidRPr="00F707CE">
        <w:rPr>
          <w:rtl/>
        </w:rPr>
        <w:t xml:space="preserve">אלא </w:t>
      </w:r>
      <w:r w:rsidRPr="00F707CE">
        <w:rPr>
          <w:rFonts w:hint="cs"/>
          <w:rtl/>
        </w:rPr>
        <w:t>ל</w:t>
      </w:r>
      <w:r w:rsidRPr="00F707CE">
        <w:rPr>
          <w:rtl/>
        </w:rPr>
        <w:t>רבא</w:t>
      </w:r>
      <w:r w:rsidR="00F707CE" w:rsidRPr="00F707CE">
        <w:rPr>
          <w:rtl/>
        </w:rPr>
        <w:t>:</w:t>
      </w:r>
    </w:p>
    <w:p w14:paraId="232FCE33" w14:textId="1D4170A1" w:rsidR="006F071F" w:rsidRPr="00AD3F0B" w:rsidRDefault="006F071F" w:rsidP="009B508D">
      <w:pPr>
        <w:rPr>
          <w:rtl/>
        </w:rPr>
      </w:pPr>
      <w:r w:rsidRPr="0050150D">
        <w:rPr>
          <w:rFonts w:cs="PFT_Frank" w:hint="cs"/>
          <w:b/>
          <w:bCs/>
          <w:szCs w:val="14"/>
          <w:rtl/>
        </w:rPr>
        <w:t xml:space="preserve">ברצה </w:t>
      </w:r>
      <w:r w:rsidRPr="0050150D">
        <w:rPr>
          <w:rFonts w:cs="PFT_Frank"/>
          <w:b/>
          <w:bCs/>
          <w:szCs w:val="14"/>
          <w:rtl/>
        </w:rPr>
        <w:t xml:space="preserve">לגבי </w:t>
      </w:r>
      <w:r w:rsidR="006B5FB4" w:rsidRPr="0050150D">
        <w:rPr>
          <w:rFonts w:cs="PFT_Frank" w:hint="cs"/>
          <w:b/>
          <w:bCs/>
          <w:szCs w:val="14"/>
          <w:rtl/>
        </w:rPr>
        <w:t>החוץ</w:t>
      </w:r>
      <w:r w:rsidR="006B5FB4">
        <w:rPr>
          <w:rFonts w:hint="cs"/>
          <w:rtl/>
        </w:rPr>
        <w:t xml:space="preserve"> </w:t>
      </w:r>
      <w:r w:rsidRPr="00AD3F0B">
        <w:rPr>
          <w:rFonts w:hint="cs"/>
          <w:rtl/>
        </w:rPr>
        <w:t>הויא אבידה</w:t>
      </w:r>
      <w:r w:rsidRPr="00AD3F0B">
        <w:rPr>
          <w:rtl/>
        </w:rPr>
        <w:t xml:space="preserve">, </w:t>
      </w:r>
      <w:r w:rsidRPr="00AD3F0B">
        <w:rPr>
          <w:rFonts w:hint="cs"/>
          <w:rtl/>
        </w:rPr>
        <w:t>ברצה</w:t>
      </w:r>
      <w:r w:rsidRPr="00AD3F0B">
        <w:rPr>
          <w:rtl/>
        </w:rPr>
        <w:t xml:space="preserve"> לגבי </w:t>
      </w:r>
      <w:r w:rsidR="006B5FB4">
        <w:rPr>
          <w:rFonts w:hint="cs"/>
          <w:rtl/>
        </w:rPr>
        <w:t xml:space="preserve">העיר אי''ז </w:t>
      </w:r>
      <w:r w:rsidRPr="00AD3F0B">
        <w:rPr>
          <w:rFonts w:hint="cs"/>
          <w:rtl/>
        </w:rPr>
        <w:t>אבידה</w:t>
      </w:r>
    </w:p>
    <w:p w14:paraId="7C063977" w14:textId="0979D1DD" w:rsidR="006F071F" w:rsidRPr="00FC5129" w:rsidRDefault="006F071F" w:rsidP="00811F8F">
      <w:pPr>
        <w:rPr>
          <w:spacing w:val="-4"/>
          <w:rtl/>
        </w:rPr>
      </w:pPr>
      <w:r w:rsidRPr="0050150D">
        <w:rPr>
          <w:rFonts w:cs="PFT_Frank" w:hint="cs"/>
          <w:b/>
          <w:bCs/>
          <w:spacing w:val="-4"/>
          <w:szCs w:val="14"/>
          <w:rtl/>
        </w:rPr>
        <w:t>רועה</w:t>
      </w:r>
      <w:r w:rsidRPr="00FC5129">
        <w:rPr>
          <w:rFonts w:hint="cs"/>
          <w:spacing w:val="-4"/>
          <w:rtl/>
        </w:rPr>
        <w:t xml:space="preserve"> </w:t>
      </w:r>
      <w:r w:rsidR="00FC5129">
        <w:rPr>
          <w:rFonts w:hint="cs"/>
          <w:spacing w:val="-4"/>
          <w:rtl/>
        </w:rPr>
        <w:t>ד</w:t>
      </w:r>
      <w:r w:rsidRPr="00FC5129">
        <w:rPr>
          <w:spacing w:val="-4"/>
          <w:rtl/>
        </w:rPr>
        <w:t>אבידת גופה</w:t>
      </w:r>
      <w:r w:rsidRPr="00FC5129">
        <w:rPr>
          <w:rFonts w:hint="cs"/>
          <w:spacing w:val="-4"/>
          <w:rtl/>
        </w:rPr>
        <w:t xml:space="preserve"> הויא אבידה </w:t>
      </w:r>
      <w:r w:rsidRPr="0050150D">
        <w:rPr>
          <w:rFonts w:cs="PFT_Frank" w:hint="cs"/>
          <w:b/>
          <w:bCs/>
          <w:spacing w:val="-4"/>
          <w:szCs w:val="14"/>
          <w:rtl/>
        </w:rPr>
        <w:t>רועה ד</w:t>
      </w:r>
      <w:r w:rsidRPr="0050150D">
        <w:rPr>
          <w:rFonts w:cs="PFT_Frank"/>
          <w:b/>
          <w:bCs/>
          <w:spacing w:val="-4"/>
          <w:szCs w:val="14"/>
          <w:rtl/>
        </w:rPr>
        <w:t>אבידת קרקע</w:t>
      </w:r>
      <w:r w:rsidRPr="00FC5129">
        <w:rPr>
          <w:rFonts w:hint="cs"/>
          <w:spacing w:val="-4"/>
          <w:rtl/>
        </w:rPr>
        <w:t xml:space="preserve"> </w:t>
      </w:r>
      <w:r w:rsidR="006B5FB4" w:rsidRPr="00FC5129">
        <w:rPr>
          <w:rFonts w:hint="cs"/>
          <w:spacing w:val="-4"/>
          <w:rtl/>
        </w:rPr>
        <w:t xml:space="preserve">אי''ז </w:t>
      </w:r>
      <w:r w:rsidRPr="00FC5129">
        <w:rPr>
          <w:rFonts w:hint="cs"/>
          <w:spacing w:val="-4"/>
          <w:rtl/>
        </w:rPr>
        <w:t>אבידה</w:t>
      </w:r>
      <w:r w:rsidRPr="00FC5129">
        <w:rPr>
          <w:spacing w:val="-4"/>
          <w:rtl/>
        </w:rPr>
        <w:t>.</w:t>
      </w:r>
    </w:p>
    <w:p w14:paraId="69637108" w14:textId="77777777" w:rsidR="00F707CE" w:rsidRPr="00F707CE" w:rsidRDefault="006F071F" w:rsidP="007F4C57">
      <w:pPr>
        <w:pStyle w:val="36"/>
        <w:framePr w:wrap="notBeside"/>
        <w:rPr>
          <w:rtl/>
        </w:rPr>
      </w:pPr>
      <w:r w:rsidRPr="00F707CE">
        <w:rPr>
          <w:rFonts w:hint="cs"/>
          <w:rtl/>
        </w:rPr>
        <w:t>דתני</w:t>
      </w:r>
      <w:r w:rsidR="00F707CE" w:rsidRPr="00F707CE">
        <w:rPr>
          <w:rtl/>
        </w:rPr>
        <w:t>:</w:t>
      </w:r>
    </w:p>
    <w:p w14:paraId="12F11F6C" w14:textId="4A062919" w:rsidR="007F4C57" w:rsidRDefault="006F071F" w:rsidP="009B508D">
      <w:pPr>
        <w:rPr>
          <w:rtl/>
        </w:rPr>
      </w:pPr>
      <w:r w:rsidRPr="00AD3F0B">
        <w:rPr>
          <w:rtl/>
        </w:rPr>
        <w:t xml:space="preserve">רועה בדרך </w:t>
      </w:r>
      <w:r w:rsidR="006B5FB4">
        <w:rPr>
          <w:rFonts w:hint="cs"/>
          <w:rtl/>
        </w:rPr>
        <w:t xml:space="preserve">אי''ז </w:t>
      </w:r>
      <w:r w:rsidRPr="00AD3F0B">
        <w:rPr>
          <w:rtl/>
        </w:rPr>
        <w:t>אבידה</w:t>
      </w:r>
      <w:r w:rsidR="006B5FB4">
        <w:rPr>
          <w:rFonts w:hint="cs"/>
          <w:rtl/>
        </w:rPr>
        <w:t xml:space="preserve"> </w:t>
      </w:r>
      <w:r w:rsidRPr="00AD3F0B">
        <w:rPr>
          <w:rtl/>
        </w:rPr>
        <w:t xml:space="preserve">הא רועה בין הכרמים הויא אבידה </w:t>
      </w:r>
    </w:p>
    <w:p w14:paraId="574CA6FA" w14:textId="20B32076" w:rsidR="00A6533C" w:rsidRPr="00AD3F0B" w:rsidRDefault="007F4C57" w:rsidP="009B508D">
      <w:pPr>
        <w:rPr>
          <w:rtl/>
        </w:rPr>
      </w:pPr>
      <w:r>
        <w:rPr>
          <w:rFonts w:hint="cs"/>
          <w:rtl/>
        </w:rPr>
        <w:t xml:space="preserve">- </w:t>
      </w:r>
      <w:r w:rsidR="006F071F" w:rsidRPr="00AD3F0B">
        <w:rPr>
          <w:rtl/>
        </w:rPr>
        <w:t>באבידת קרקע,</w:t>
      </w:r>
    </w:p>
    <w:p w14:paraId="00AE81FB" w14:textId="77777777" w:rsidR="00F707CE" w:rsidRPr="00F707CE" w:rsidRDefault="006F071F" w:rsidP="007F4C57">
      <w:pPr>
        <w:pStyle w:val="36"/>
        <w:framePr w:wrap="notBeside"/>
        <w:rPr>
          <w:rtl/>
        </w:rPr>
      </w:pPr>
      <w:r w:rsidRPr="00F707CE">
        <w:rPr>
          <w:rFonts w:hint="cs"/>
          <w:rtl/>
        </w:rPr>
        <w:t>ודתני</w:t>
      </w:r>
      <w:r w:rsidR="00F707CE" w:rsidRPr="00F707CE">
        <w:rPr>
          <w:rtl/>
        </w:rPr>
        <w:t>:</w:t>
      </w:r>
    </w:p>
    <w:p w14:paraId="1BE4AA64" w14:textId="26F42EA7" w:rsidR="006B5FB4" w:rsidRDefault="006F071F" w:rsidP="006B5FB4">
      <w:pPr>
        <w:rPr>
          <w:rtl/>
        </w:rPr>
      </w:pPr>
      <w:r w:rsidRPr="0050150D">
        <w:rPr>
          <w:rFonts w:cs="PFT_Frank" w:hint="cs"/>
          <w:b/>
          <w:bCs/>
          <w:szCs w:val="14"/>
          <w:rtl/>
        </w:rPr>
        <w:t>'</w:t>
      </w:r>
      <w:r w:rsidRPr="0050150D">
        <w:rPr>
          <w:rFonts w:cs="PFT_Frank"/>
          <w:b/>
          <w:bCs/>
          <w:szCs w:val="14"/>
          <w:rtl/>
        </w:rPr>
        <w:t>רצה</w:t>
      </w:r>
      <w:r w:rsidRPr="00AD3F0B">
        <w:rPr>
          <w:rtl/>
        </w:rPr>
        <w:t xml:space="preserve"> בין הכרמים הויא אבידה</w:t>
      </w:r>
      <w:r w:rsidRPr="00AD3F0B">
        <w:rPr>
          <w:rFonts w:hint="cs"/>
          <w:rtl/>
        </w:rPr>
        <w:t xml:space="preserve">' </w:t>
      </w:r>
      <w:r w:rsidR="006B5FB4">
        <w:rPr>
          <w:rFonts w:hint="cs"/>
          <w:rtl/>
        </w:rPr>
        <w:t>ש</w:t>
      </w:r>
      <w:r w:rsidRPr="00AD3F0B">
        <w:rPr>
          <w:rFonts w:hint="cs"/>
          <w:rtl/>
        </w:rPr>
        <w:t>נפצעת</w:t>
      </w:r>
      <w:r w:rsidR="006B5FB4">
        <w:rPr>
          <w:rFonts w:hint="cs"/>
          <w:rtl/>
        </w:rPr>
        <w:t xml:space="preserve">, </w:t>
      </w:r>
      <w:r w:rsidRPr="00AD3F0B">
        <w:rPr>
          <w:rtl/>
        </w:rPr>
        <w:t xml:space="preserve">הא </w:t>
      </w:r>
      <w:r w:rsidRPr="0050150D">
        <w:rPr>
          <w:rFonts w:cs="PFT_Frank"/>
          <w:b/>
          <w:bCs/>
          <w:szCs w:val="14"/>
          <w:rtl/>
        </w:rPr>
        <w:t>רועה</w:t>
      </w:r>
      <w:r w:rsidRPr="00AD3F0B">
        <w:rPr>
          <w:rtl/>
        </w:rPr>
        <w:t xml:space="preserve"> בין הכרמים </w:t>
      </w:r>
      <w:r w:rsidR="006B5FB4" w:rsidRPr="006B5FB4">
        <w:rPr>
          <w:rStyle w:val="affffc"/>
          <w:rFonts w:hint="cs"/>
          <w:rtl/>
        </w:rPr>
        <w:t>אי''ז</w:t>
      </w:r>
      <w:r w:rsidR="006B5FB4">
        <w:rPr>
          <w:rFonts w:hint="cs"/>
          <w:rtl/>
        </w:rPr>
        <w:t xml:space="preserve"> </w:t>
      </w:r>
      <w:r w:rsidRPr="00AD3F0B">
        <w:rPr>
          <w:rtl/>
        </w:rPr>
        <w:t xml:space="preserve">אבידה </w:t>
      </w:r>
      <w:r w:rsidR="007F4C57">
        <w:rPr>
          <w:rFonts w:hint="cs"/>
          <w:rtl/>
        </w:rPr>
        <w:t xml:space="preserve">- </w:t>
      </w:r>
      <w:r w:rsidRPr="00AD3F0B">
        <w:rPr>
          <w:rtl/>
        </w:rPr>
        <w:t xml:space="preserve">באבידת גופה, </w:t>
      </w:r>
      <w:r w:rsidRPr="00AD3F0B">
        <w:rPr>
          <w:rFonts w:hint="cs"/>
          <w:rtl/>
        </w:rPr>
        <w:t xml:space="preserve">ואכתי </w:t>
      </w:r>
      <w:r w:rsidR="006B5FB4">
        <w:rPr>
          <w:rFonts w:hint="cs"/>
          <w:rtl/>
        </w:rPr>
        <w:t xml:space="preserve">אינה </w:t>
      </w:r>
      <w:r w:rsidRPr="00AD3F0B">
        <w:rPr>
          <w:rFonts w:hint="cs"/>
          <w:rtl/>
        </w:rPr>
        <w:t xml:space="preserve">אבידת קרקע </w:t>
      </w:r>
    </w:p>
    <w:p w14:paraId="11A75CE8" w14:textId="77777777" w:rsidR="00F707CE" w:rsidRPr="00F707CE" w:rsidRDefault="007F4C57" w:rsidP="006B5FB4">
      <w:pPr>
        <w:pStyle w:val="36"/>
        <w:framePr w:wrap="notBeside"/>
        <w:rPr>
          <w:rtl/>
        </w:rPr>
      </w:pPr>
      <w:r w:rsidRPr="00F707CE">
        <w:rPr>
          <w:rFonts w:hint="cs"/>
          <w:rtl/>
        </w:rPr>
        <w:t xml:space="preserve">- </w:t>
      </w:r>
      <w:r w:rsidR="006F071F" w:rsidRPr="00F707CE">
        <w:rPr>
          <w:rFonts w:hint="cs"/>
          <w:rtl/>
        </w:rPr>
        <w:t>דמיירי</w:t>
      </w:r>
      <w:r w:rsidR="00F707CE" w:rsidRPr="00F707CE">
        <w:rPr>
          <w:rtl/>
        </w:rPr>
        <w:t>:</w:t>
      </w:r>
    </w:p>
    <w:p w14:paraId="51A3EB09" w14:textId="41BD2E55" w:rsidR="006B5FB4" w:rsidRDefault="006F071F" w:rsidP="006B5FB4">
      <w:pPr>
        <w:rPr>
          <w:rtl/>
        </w:rPr>
      </w:pPr>
      <w:r w:rsidRPr="00AD3F0B">
        <w:rPr>
          <w:rFonts w:hint="cs"/>
          <w:rtl/>
        </w:rPr>
        <w:t xml:space="preserve">בנכרי ואין חשש שיהרגוה </w:t>
      </w:r>
      <w:r w:rsidR="006B5FB4">
        <w:rPr>
          <w:rFonts w:hint="cs"/>
          <w:rtl/>
        </w:rPr>
        <w:t>ש</w:t>
      </w:r>
      <w:r w:rsidRPr="00AD3F0B">
        <w:rPr>
          <w:rFonts w:hint="cs"/>
          <w:rtl/>
        </w:rPr>
        <w:t>קודם מתרים</w:t>
      </w:r>
      <w:r w:rsidR="006B5FB4">
        <w:rPr>
          <w:rFonts w:hint="cs"/>
          <w:rtl/>
        </w:rPr>
        <w:t>,</w:t>
      </w:r>
      <w:r w:rsidRPr="00AD3F0B">
        <w:rPr>
          <w:rFonts w:hint="cs"/>
          <w:rtl/>
        </w:rPr>
        <w:t xml:space="preserve"> </w:t>
      </w:r>
    </w:p>
    <w:p w14:paraId="141E887E" w14:textId="48F0D48A" w:rsidR="00A6533C" w:rsidRPr="00305D2A" w:rsidRDefault="006F071F" w:rsidP="00305D2A">
      <w:pPr>
        <w:rPr>
          <w:spacing w:val="-2"/>
          <w:rtl/>
        </w:rPr>
      </w:pPr>
      <w:r w:rsidRPr="007F4C57">
        <w:rPr>
          <w:rFonts w:hint="cs"/>
          <w:spacing w:val="-2"/>
          <w:rtl/>
        </w:rPr>
        <w:t xml:space="preserve">ואי התרו כבר </w:t>
      </w:r>
      <w:r w:rsidR="006B5FB4" w:rsidRPr="007F4C57">
        <w:rPr>
          <w:rFonts w:hint="cs"/>
          <w:spacing w:val="-2"/>
          <w:rtl/>
        </w:rPr>
        <w:t xml:space="preserve">ואפ''ה </w:t>
      </w:r>
      <w:r w:rsidRPr="007F4C57">
        <w:rPr>
          <w:rFonts w:hint="cs"/>
          <w:spacing w:val="-2"/>
          <w:rtl/>
        </w:rPr>
        <w:t xml:space="preserve">הבעלים לא נזהרו </w:t>
      </w:r>
      <w:r w:rsidRPr="007F4C57">
        <w:rPr>
          <w:spacing w:val="-2"/>
          <w:rtl/>
        </w:rPr>
        <w:t>ודאי אבידה מדעת היא.</w:t>
      </w:r>
    </w:p>
    <w:p w14:paraId="06F594D3" w14:textId="34D10257" w:rsidR="006F071F" w:rsidRPr="00AD3F0B" w:rsidRDefault="006F071F" w:rsidP="001C4349">
      <w:pPr>
        <w:pStyle w:val="afffb"/>
        <w:rPr>
          <w:rtl/>
        </w:rPr>
      </w:pPr>
      <w:ins w:id="9852" w:author="מספור קטעי משנה" w:date="2026-10-06T06:45:11Z">
        <w:r>
          <w:rPr>
            <w:rStyle w:val="MisparKeta"/>
          </w:rPr>
          <w:t xml:space="preserve">ב. </w:t>
        </w:r>
      </w:ins>
      <w:r w:rsidRPr="00AD3F0B">
        <w:rPr>
          <w:rtl/>
        </w:rPr>
        <w:t xml:space="preserve">החזירה וברחה החזירה וברחה </w:t>
      </w:r>
      <w:r w:rsidR="00305D2A">
        <w:rPr>
          <w:rFonts w:hint="cs"/>
          <w:rtl/>
        </w:rPr>
        <w:t>אפי' ארבעה וחמשה פעמים</w:t>
      </w:r>
      <w:r w:rsidRPr="00AD3F0B">
        <w:rPr>
          <w:rtl/>
        </w:rPr>
        <w:t>.</w:t>
      </w:r>
    </w:p>
    <w:p w14:paraId="183CC5F1" w14:textId="77777777" w:rsidR="00F707CE" w:rsidRPr="00F707CE" w:rsidRDefault="00E376BC" w:rsidP="00E376BC">
      <w:pPr>
        <w:pStyle w:val="36"/>
        <w:framePr w:wrap="notBeside"/>
        <w:rPr>
          <w:rtl/>
        </w:rPr>
      </w:pPr>
      <w:r w:rsidRPr="00F707CE">
        <w:rPr>
          <w:rFonts w:hint="cs"/>
          <w:rtl/>
        </w:rPr>
        <w:t>רבא</w:t>
      </w:r>
      <w:r w:rsidR="00F707CE" w:rsidRPr="00F707CE">
        <w:rPr>
          <w:rtl/>
        </w:rPr>
        <w:t>:</w:t>
      </w:r>
    </w:p>
    <w:p w14:paraId="2E664EF3" w14:textId="5CA3F00B" w:rsidR="00217912" w:rsidRDefault="006F071F" w:rsidP="007D267B">
      <w:pPr>
        <w:rPr>
          <w:rtl/>
        </w:rPr>
      </w:pPr>
      <w:r w:rsidRPr="00E376BC">
        <w:rPr>
          <w:rStyle w:val="affff8"/>
          <w:rFonts w:hint="cs"/>
          <w:rtl/>
        </w:rPr>
        <w:t>השב'</w:t>
      </w:r>
      <w:r w:rsidRPr="00AD3F0B">
        <w:rPr>
          <w:rFonts w:hint="cs"/>
          <w:rtl/>
        </w:rPr>
        <w:t xml:space="preserve"> אפי'</w:t>
      </w:r>
      <w:r w:rsidRPr="00AD3F0B">
        <w:rPr>
          <w:rtl/>
        </w:rPr>
        <w:t xml:space="preserve"> מאה פעמים משמע.</w:t>
      </w:r>
    </w:p>
    <w:p w14:paraId="3C108EF2" w14:textId="457F18A3" w:rsidR="00305D2A" w:rsidRDefault="006F071F" w:rsidP="00305D2A">
      <w:pPr>
        <w:rPr>
          <w:rStyle w:val="affffc"/>
          <w:rtl/>
        </w:rPr>
      </w:pPr>
      <w:r w:rsidRPr="00305D2A">
        <w:rPr>
          <w:rStyle w:val="affff8"/>
          <w:rFonts w:hint="cs"/>
          <w:rtl/>
        </w:rPr>
        <w:t>'</w:t>
      </w:r>
      <w:r w:rsidRPr="00305D2A">
        <w:rPr>
          <w:rStyle w:val="affff8"/>
          <w:rtl/>
        </w:rPr>
        <w:t>תשיבם</w:t>
      </w:r>
      <w:r w:rsidRPr="00AD3F0B">
        <w:rPr>
          <w:rtl/>
        </w:rPr>
        <w:t xml:space="preserve"> לגינתו ולחורבתו</w:t>
      </w:r>
      <w:r w:rsidRPr="00AD3F0B">
        <w:rPr>
          <w:rFonts w:hint="cs"/>
          <w:rtl/>
        </w:rPr>
        <w:t xml:space="preserve"> דמינטרא </w:t>
      </w:r>
      <w:r w:rsidR="00692BBD" w:rsidRPr="00692BBD">
        <w:rPr>
          <w:rStyle w:val="affffc"/>
          <w:rFonts w:hint="cs"/>
          <w:rtl/>
        </w:rPr>
        <w:t>וקמ''ל</w:t>
      </w:r>
      <w:r w:rsidR="00692BBD">
        <w:rPr>
          <w:rFonts w:hint="cs"/>
          <w:rtl/>
        </w:rPr>
        <w:t xml:space="preserve"> ד</w:t>
      </w:r>
      <w:r w:rsidR="00217912" w:rsidRPr="0056420E">
        <w:rPr>
          <w:rFonts w:hint="cs"/>
          <w:rtl/>
        </w:rPr>
        <w:t>לא</w:t>
      </w:r>
      <w:r w:rsidR="0056420E">
        <w:rPr>
          <w:rStyle w:val="affffc"/>
          <w:rFonts w:hint="cs"/>
          <w:rtl/>
        </w:rPr>
        <w:t xml:space="preserve"> </w:t>
      </w:r>
      <w:r w:rsidRPr="00AD3F0B">
        <w:rPr>
          <w:rFonts w:hint="cs"/>
          <w:rtl/>
        </w:rPr>
        <w:t>בעי דעת בעלים</w:t>
      </w:r>
      <w:r w:rsidR="00305D2A">
        <w:rPr>
          <w:rStyle w:val="affffc"/>
          <w:rFonts w:hint="cs"/>
          <w:rtl/>
        </w:rPr>
        <w:t xml:space="preserve">, </w:t>
      </w:r>
    </w:p>
    <w:p w14:paraId="4CB1A246" w14:textId="496D1B4D" w:rsidR="006F071F" w:rsidRPr="00AD3F0B" w:rsidRDefault="007D267B" w:rsidP="00305D2A">
      <w:pPr>
        <w:rPr>
          <w:rtl/>
        </w:rPr>
      </w:pPr>
      <w:r w:rsidRPr="007D267B">
        <w:rPr>
          <w:rStyle w:val="affffc"/>
          <w:rFonts w:hint="cs"/>
          <w:rtl/>
        </w:rPr>
        <w:t>כר''</w:t>
      </w:r>
      <w:r>
        <w:rPr>
          <w:rStyle w:val="affffc"/>
          <w:rFonts w:hint="cs"/>
          <w:rtl/>
        </w:rPr>
        <w:t>א:</w:t>
      </w:r>
      <w:r>
        <w:rPr>
          <w:rStyle w:val="affffc"/>
        </w:rPr>
        <w:t xml:space="preserve"> </w:t>
      </w:r>
      <w:r w:rsidR="006F071F" w:rsidRPr="00AD3F0B">
        <w:rPr>
          <w:rFonts w:hint="cs"/>
          <w:rtl/>
        </w:rPr>
        <w:t xml:space="preserve">הכל צריכין </w:t>
      </w:r>
      <w:r w:rsidR="006F071F" w:rsidRPr="00AD3F0B">
        <w:rPr>
          <w:rtl/>
        </w:rPr>
        <w:t>דעת בעלים, חוץ מהשבת אבידה, שהתורה ריבתה השבות הרבה.</w:t>
      </w:r>
    </w:p>
    <w:p w14:paraId="1D199FA5" w14:textId="1D7BD10A" w:rsidR="00F707CE" w:rsidRPr="00F707CE" w:rsidRDefault="00CE50B3" w:rsidP="00692BBD">
      <w:pPr>
        <w:pStyle w:val="36"/>
        <w:framePr w:wrap="notBeside"/>
        <w:rPr>
          <w:rtl/>
        </w:rPr>
      </w:pPr>
      <w:r w:rsidRPr="00F707CE">
        <w:rPr>
          <w:rFonts w:hint="cs"/>
          <w:rtl/>
        </w:rPr>
        <w:t>רבא</w:t>
      </w:r>
      <w:r w:rsidR="00F707CE" w:rsidRPr="00F707CE">
        <w:rPr>
          <w:rFonts w:hint="cs"/>
          <w:rtl/>
        </w:rPr>
        <w:t>:</w:t>
      </w:r>
    </w:p>
    <w:p w14:paraId="29482864" w14:textId="6E827043" w:rsidR="00A6533C" w:rsidRPr="00AD3F0B" w:rsidRDefault="00CE50B3" w:rsidP="00CE50B3">
      <w:pPr>
        <w:rPr>
          <w:rtl/>
        </w:rPr>
      </w:pPr>
      <w:r w:rsidRPr="00CE50B3">
        <w:rPr>
          <w:rStyle w:val="affff8"/>
          <w:rFonts w:hint="cs"/>
          <w:rtl/>
        </w:rPr>
        <w:t>'</w:t>
      </w:r>
      <w:r w:rsidR="006F071F" w:rsidRPr="00CE50B3">
        <w:rPr>
          <w:rStyle w:val="affff8"/>
          <w:rtl/>
        </w:rPr>
        <w:t>שלח</w:t>
      </w:r>
      <w:r w:rsidR="006F071F" w:rsidRPr="00CE50B3">
        <w:rPr>
          <w:rStyle w:val="affff8"/>
          <w:rFonts w:hint="cs"/>
          <w:rtl/>
        </w:rPr>
        <w:t>'</w:t>
      </w:r>
      <w:r w:rsidR="006F071F" w:rsidRPr="00AD3F0B">
        <w:rPr>
          <w:rtl/>
        </w:rPr>
        <w:t xml:space="preserve"> אפילו מאה פעמים משמע,</w:t>
      </w:r>
      <w:r>
        <w:rPr>
          <w:rFonts w:hint="cs"/>
          <w:rtl/>
        </w:rPr>
        <w:t xml:space="preserve"> </w:t>
      </w:r>
      <w:r w:rsidR="006F071F" w:rsidRPr="00CE50B3">
        <w:rPr>
          <w:rStyle w:val="affff8"/>
          <w:rFonts w:hint="cs"/>
          <w:rtl/>
        </w:rPr>
        <w:t>'</w:t>
      </w:r>
      <w:r w:rsidR="006F071F" w:rsidRPr="00CE50B3">
        <w:rPr>
          <w:rStyle w:val="affff8"/>
          <w:rtl/>
        </w:rPr>
        <w:t>תשלח</w:t>
      </w:r>
      <w:r w:rsidR="006F071F" w:rsidRPr="00CE50B3">
        <w:rPr>
          <w:rStyle w:val="affff8"/>
          <w:rFonts w:hint="cs"/>
          <w:rtl/>
        </w:rPr>
        <w:t>'</w:t>
      </w:r>
      <w:r w:rsidR="006F071F" w:rsidRPr="00AD3F0B">
        <w:rPr>
          <w:rtl/>
        </w:rPr>
        <w:t xml:space="preserve"> – </w:t>
      </w:r>
      <w:r w:rsidR="006F071F" w:rsidRPr="00AD3F0B">
        <w:rPr>
          <w:rFonts w:hint="cs"/>
          <w:rtl/>
        </w:rPr>
        <w:t>אפי' לדבר מצווה</w:t>
      </w:r>
    </w:p>
    <w:p w14:paraId="6DB72443" w14:textId="0B74AB25" w:rsidR="00F707CE" w:rsidRPr="00F707CE" w:rsidRDefault="00CE50B3" w:rsidP="00CE50B3">
      <w:pPr>
        <w:pStyle w:val="36"/>
        <w:framePr w:wrap="notBeside"/>
        <w:rPr>
          <w:rtl/>
        </w:rPr>
      </w:pPr>
      <w:r w:rsidRPr="00F707CE">
        <w:rPr>
          <w:rFonts w:hint="cs"/>
          <w:rtl/>
        </w:rPr>
        <w:t>רבא</w:t>
      </w:r>
      <w:r w:rsidR="00F707CE" w:rsidRPr="00F707CE">
        <w:rPr>
          <w:rFonts w:hint="cs"/>
          <w:rtl/>
        </w:rPr>
        <w:t>:</w:t>
      </w:r>
    </w:p>
    <w:p w14:paraId="75AFDEDE" w14:textId="7B0E4698" w:rsidR="006F071F" w:rsidRPr="00AD3F0B" w:rsidRDefault="006F071F" w:rsidP="00CE50B3">
      <w:pPr>
        <w:rPr>
          <w:rtl/>
        </w:rPr>
      </w:pPr>
      <w:r w:rsidRPr="00CE50B3">
        <w:rPr>
          <w:rStyle w:val="affff8"/>
          <w:rFonts w:hint="cs"/>
          <w:rtl/>
        </w:rPr>
        <w:t>הוכח'</w:t>
      </w:r>
      <w:r w:rsidRPr="00AD3F0B">
        <w:rPr>
          <w:rFonts w:hint="cs"/>
          <w:rtl/>
        </w:rPr>
        <w:t xml:space="preserve"> אפי' מאה פעמים</w:t>
      </w:r>
      <w:r w:rsidR="00CE50B3">
        <w:rPr>
          <w:rFonts w:hint="cs"/>
          <w:rtl/>
        </w:rPr>
        <w:t xml:space="preserve"> </w:t>
      </w:r>
      <w:r w:rsidRPr="00CE50B3">
        <w:rPr>
          <w:rStyle w:val="affff8"/>
          <w:rFonts w:hint="cs"/>
          <w:rtl/>
        </w:rPr>
        <w:t>'תוכיח'</w:t>
      </w:r>
      <w:r w:rsidRPr="00AD3F0B">
        <w:rPr>
          <w:rFonts w:hint="cs"/>
          <w:rtl/>
        </w:rPr>
        <w:t xml:space="preserve"> אפי'</w:t>
      </w:r>
      <w:r w:rsidRPr="00AD3F0B">
        <w:rPr>
          <w:rtl/>
        </w:rPr>
        <w:t xml:space="preserve"> תלמיד לרב</w:t>
      </w:r>
    </w:p>
    <w:p w14:paraId="0FBB4187" w14:textId="071C139A" w:rsidR="00F707CE" w:rsidRPr="00F707CE" w:rsidRDefault="00F707CE" w:rsidP="00CE50B3">
      <w:pPr>
        <w:pStyle w:val="36"/>
        <w:framePr w:wrap="notBeside"/>
        <w:rPr>
          <w:rtl/>
        </w:rPr>
      </w:pPr>
      <w:r w:rsidRPr="00F707CE">
        <w:rPr>
          <w:rtl/>
        </w:rPr>
        <w:t>•</w:t>
      </w:r>
    </w:p>
    <w:p w14:paraId="072C370C" w14:textId="25F6FFAC" w:rsidR="00A6533C" w:rsidRPr="00AD3F0B" w:rsidRDefault="006F071F" w:rsidP="009B508D">
      <w:pPr>
        <w:rPr>
          <w:rtl/>
        </w:rPr>
      </w:pPr>
      <w:r w:rsidRPr="00CE50B3">
        <w:rPr>
          <w:rStyle w:val="affff8"/>
          <w:rFonts w:hint="cs"/>
          <w:rtl/>
        </w:rPr>
        <w:t>'</w:t>
      </w:r>
      <w:r w:rsidRPr="00CE50B3">
        <w:rPr>
          <w:rStyle w:val="affff8"/>
          <w:rtl/>
        </w:rPr>
        <w:t>עזב תעזב עמו</w:t>
      </w:r>
      <w:r w:rsidRPr="00CE50B3">
        <w:rPr>
          <w:rStyle w:val="affff8"/>
          <w:rFonts w:hint="cs"/>
          <w:rtl/>
        </w:rPr>
        <w:t>'</w:t>
      </w:r>
      <w:r w:rsidRPr="00AD3F0B">
        <w:rPr>
          <w:rtl/>
        </w:rPr>
        <w:t xml:space="preserve">, </w:t>
      </w:r>
      <w:r w:rsidRPr="00AD3F0B">
        <w:rPr>
          <w:rFonts w:hint="cs"/>
          <w:rtl/>
        </w:rPr>
        <w:t xml:space="preserve">- מ''מ אפי' בשאין בעליו אמו </w:t>
      </w:r>
      <w:r w:rsidR="00AA0552">
        <w:rPr>
          <w:rFonts w:hint="cs"/>
          <w:rtl/>
        </w:rPr>
        <w:t xml:space="preserve">- </w:t>
      </w:r>
      <w:r w:rsidRPr="00AD3F0B">
        <w:rPr>
          <w:rFonts w:hint="cs"/>
          <w:rtl/>
        </w:rPr>
        <w:t>אפי' דבחינם</w:t>
      </w:r>
    </w:p>
    <w:p w14:paraId="73E3C2AA" w14:textId="3CB6D1F1" w:rsidR="00F707CE" w:rsidRPr="00F707CE" w:rsidRDefault="006F071F" w:rsidP="00CE50B3">
      <w:pPr>
        <w:pStyle w:val="36"/>
        <w:framePr w:wrap="notBeside"/>
        <w:rPr>
          <w:rtl/>
        </w:rPr>
      </w:pPr>
      <w:r w:rsidRPr="00F707CE">
        <w:rPr>
          <w:rtl/>
        </w:rPr>
        <w:t>•</w:t>
      </w:r>
      <w:r w:rsidR="00F707CE" w:rsidRPr="00F707CE">
        <w:rPr>
          <w:rFonts w:hint="cs"/>
          <w:rtl/>
        </w:rPr>
        <w:t>:</w:t>
      </w:r>
    </w:p>
    <w:p w14:paraId="560E059D" w14:textId="1DCD9BEE" w:rsidR="00A6533C" w:rsidRPr="00AD3F0B" w:rsidRDefault="006F071F" w:rsidP="009B508D">
      <w:pPr>
        <w:rPr>
          <w:rtl/>
        </w:rPr>
      </w:pPr>
      <w:r w:rsidRPr="00CE50B3">
        <w:rPr>
          <w:rStyle w:val="affff8"/>
          <w:rtl/>
        </w:rPr>
        <w:t>הקם תקים עמו</w:t>
      </w:r>
      <w:r w:rsidRPr="00CE50B3">
        <w:rPr>
          <w:rStyle w:val="affff8"/>
          <w:rFonts w:hint="cs"/>
          <w:rtl/>
        </w:rPr>
        <w:t>'</w:t>
      </w:r>
      <w:r w:rsidRPr="00AD3F0B">
        <w:rPr>
          <w:rtl/>
        </w:rPr>
        <w:t xml:space="preserve"> </w:t>
      </w:r>
      <w:r w:rsidR="00CE50B3">
        <w:rPr>
          <w:rFonts w:hint="cs"/>
          <w:rtl/>
        </w:rPr>
        <w:t xml:space="preserve">אף </w:t>
      </w:r>
      <w:r w:rsidRPr="00AD3F0B">
        <w:rPr>
          <w:rFonts w:hint="cs"/>
          <w:rtl/>
        </w:rPr>
        <w:t>שאין בעליו עמו</w:t>
      </w:r>
      <w:r w:rsidR="00CE50B3">
        <w:rPr>
          <w:rFonts w:hint="cs"/>
          <w:rtl/>
        </w:rPr>
        <w:t>,</w:t>
      </w:r>
      <w:r w:rsidRPr="00AD3F0B">
        <w:rPr>
          <w:rFonts w:hint="cs"/>
          <w:rtl/>
        </w:rPr>
        <w:t xml:space="preserve"> </w:t>
      </w:r>
      <w:r w:rsidR="00CE50B3">
        <w:rPr>
          <w:rFonts w:hint="cs"/>
          <w:rtl/>
        </w:rPr>
        <w:t>ו</w:t>
      </w:r>
      <w:r w:rsidRPr="00AD3F0B">
        <w:rPr>
          <w:rFonts w:hint="cs"/>
          <w:rtl/>
        </w:rPr>
        <w:t>אין צע</w:t>
      </w:r>
      <w:r w:rsidR="00CE50B3">
        <w:rPr>
          <w:rFonts w:hint="cs"/>
          <w:rtl/>
        </w:rPr>
        <w:t>ב</w:t>
      </w:r>
      <w:r w:rsidRPr="00AD3F0B">
        <w:rPr>
          <w:rFonts w:hint="cs"/>
          <w:rtl/>
        </w:rPr>
        <w:t>''ח וחסרון כיס</w:t>
      </w:r>
    </w:p>
    <w:p w14:paraId="3A25C4F5" w14:textId="77777777" w:rsidR="00855759" w:rsidRDefault="006F071F" w:rsidP="009B508D">
      <w:pPr>
        <w:rPr>
          <w:rtl/>
        </w:rPr>
      </w:pPr>
      <w:r w:rsidRPr="00CE50B3">
        <w:rPr>
          <w:rStyle w:val="affffc"/>
          <w:rtl/>
        </w:rPr>
        <w:t>ולר</w:t>
      </w:r>
      <w:r w:rsidRPr="00CE50B3">
        <w:rPr>
          <w:rStyle w:val="affffc"/>
          <w:rFonts w:hint="cs"/>
          <w:rtl/>
        </w:rPr>
        <w:t>''ש</w:t>
      </w:r>
      <w:r w:rsidRPr="00AD3F0B">
        <w:rPr>
          <w:rFonts w:hint="cs"/>
          <w:rtl/>
        </w:rPr>
        <w:t xml:space="preserve"> ד</w:t>
      </w:r>
      <w:r w:rsidRPr="00AD3F0B">
        <w:rPr>
          <w:rtl/>
        </w:rPr>
        <w:t>אף טעינה בחנם</w:t>
      </w:r>
      <w:r w:rsidRPr="00AD3F0B">
        <w:rPr>
          <w:rFonts w:hint="cs"/>
          <w:rtl/>
        </w:rPr>
        <w:t xml:space="preserve"> לא מסיימי קראי</w:t>
      </w:r>
      <w:r w:rsidR="00855759">
        <w:rPr>
          <w:rFonts w:hint="cs"/>
          <w:rtl/>
        </w:rPr>
        <w:t>,</w:t>
      </w:r>
      <w:r w:rsidRPr="00AD3F0B">
        <w:rPr>
          <w:rFonts w:hint="cs"/>
          <w:rtl/>
        </w:rPr>
        <w:t xml:space="preserve"> </w:t>
      </w:r>
    </w:p>
    <w:p w14:paraId="0D18799B" w14:textId="77777777" w:rsidR="00F707CE" w:rsidRPr="00F707CE" w:rsidRDefault="006F071F" w:rsidP="00855759">
      <w:pPr>
        <w:pStyle w:val="36"/>
        <w:framePr w:wrap="notBeside"/>
        <w:rPr>
          <w:rtl/>
        </w:rPr>
      </w:pPr>
      <w:r w:rsidRPr="00F707CE">
        <w:rPr>
          <w:rFonts w:hint="cs"/>
          <w:rtl/>
        </w:rPr>
        <w:t>וצריכי</w:t>
      </w:r>
      <w:r w:rsidR="00F707CE" w:rsidRPr="00F707CE">
        <w:rPr>
          <w:rtl/>
        </w:rPr>
        <w:t>:</w:t>
      </w:r>
    </w:p>
    <w:p w14:paraId="6BADAFDD" w14:textId="03AFDF5C" w:rsidR="006F071F" w:rsidRPr="00AD3F0B" w:rsidRDefault="006F071F" w:rsidP="00855759">
      <w:pPr>
        <w:rPr>
          <w:rtl/>
        </w:rPr>
      </w:pPr>
      <w:r w:rsidRPr="0050150D">
        <w:rPr>
          <w:rFonts w:cs="PFT_Frank" w:hint="cs"/>
          <w:b/>
          <w:bCs/>
          <w:szCs w:val="14"/>
          <w:rtl/>
        </w:rPr>
        <w:t>באבידה</w:t>
      </w:r>
      <w:r w:rsidRPr="00AD3F0B">
        <w:rPr>
          <w:rFonts w:hint="cs"/>
          <w:rtl/>
        </w:rPr>
        <w:t xml:space="preserve"> אפי' </w:t>
      </w:r>
      <w:r w:rsidR="00855759">
        <w:rPr>
          <w:rFonts w:hint="cs"/>
          <w:rtl/>
        </w:rPr>
        <w:t xml:space="preserve">שיש רק את צער הבעלים ולא הבהמה </w:t>
      </w:r>
    </w:p>
    <w:p w14:paraId="53919FE1" w14:textId="2F0E305B" w:rsidR="00A6533C" w:rsidRPr="00AD3F0B" w:rsidRDefault="006F071F" w:rsidP="00855759">
      <w:pPr>
        <w:rPr>
          <w:rtl/>
        </w:rPr>
      </w:pPr>
      <w:r w:rsidRPr="0050150D">
        <w:rPr>
          <w:rFonts w:cs="PFT_Frank" w:hint="cs"/>
          <w:b/>
          <w:bCs/>
          <w:szCs w:val="14"/>
          <w:rtl/>
        </w:rPr>
        <w:t>והנך תרתי</w:t>
      </w:r>
      <w:r w:rsidRPr="00AD3F0B">
        <w:rPr>
          <w:rFonts w:hint="cs"/>
          <w:rtl/>
        </w:rPr>
        <w:t xml:space="preserve"> אפי' </w:t>
      </w:r>
      <w:r w:rsidR="00855759">
        <w:rPr>
          <w:rFonts w:hint="cs"/>
          <w:rtl/>
        </w:rPr>
        <w:t xml:space="preserve">שהבעלים נמצא עמה. </w:t>
      </w:r>
    </w:p>
    <w:p w14:paraId="291123BB" w14:textId="7078563F" w:rsidR="006F071F" w:rsidRPr="00AD3F0B" w:rsidRDefault="006F071F" w:rsidP="00A6533C">
      <w:pPr>
        <w:pStyle w:val="affe"/>
        <w:framePr w:wrap="around"/>
        <w:rPr>
          <w:rtl/>
        </w:rPr>
      </w:pPr>
      <w:r w:rsidRPr="00AD3F0B">
        <w:rPr>
          <w:rtl/>
        </w:rPr>
        <w:t>לא:</w:t>
      </w:r>
    </w:p>
    <w:p w14:paraId="6FFD07A4" w14:textId="41B5828C" w:rsidR="00F707CE" w:rsidRPr="00F707CE" w:rsidRDefault="00F707CE" w:rsidP="00855759">
      <w:pPr>
        <w:pStyle w:val="36"/>
        <w:framePr w:wrap="notBeside"/>
        <w:rPr>
          <w:rtl/>
        </w:rPr>
      </w:pPr>
      <w:r w:rsidRPr="00F707CE">
        <w:rPr>
          <w:rtl/>
        </w:rPr>
        <w:t>•</w:t>
      </w:r>
    </w:p>
    <w:p w14:paraId="63BBCCAA" w14:textId="7EFDF716" w:rsidR="00CD372B" w:rsidRDefault="006F071F" w:rsidP="00711A8B">
      <w:pPr>
        <w:rPr>
          <w:rtl/>
        </w:rPr>
      </w:pPr>
      <w:r w:rsidRPr="00855759">
        <w:rPr>
          <w:rStyle w:val="affff8"/>
          <w:rtl/>
        </w:rPr>
        <w:t>מות יומת המכה</w:t>
      </w:r>
      <w:r w:rsidRPr="00855759">
        <w:rPr>
          <w:rStyle w:val="affff8"/>
          <w:rFonts w:hint="cs"/>
          <w:rtl/>
        </w:rPr>
        <w:t>'</w:t>
      </w:r>
      <w:r w:rsidRPr="00AD3F0B">
        <w:rPr>
          <w:rtl/>
        </w:rPr>
        <w:t xml:space="preserve"> </w:t>
      </w:r>
      <w:r w:rsidRPr="00AD3F0B">
        <w:rPr>
          <w:rFonts w:hint="cs"/>
          <w:rtl/>
        </w:rPr>
        <w:t xml:space="preserve">- </w:t>
      </w:r>
      <w:r w:rsidR="00711A8B" w:rsidRPr="00711A8B">
        <w:rPr>
          <w:rFonts w:hint="cs"/>
          <w:spacing w:val="-4"/>
          <w:rtl/>
        </w:rPr>
        <w:t>כשא''א</w:t>
      </w:r>
      <w:r w:rsidR="00CD372B">
        <w:rPr>
          <w:rFonts w:hint="cs"/>
          <w:spacing w:val="-4"/>
          <w:rtl/>
        </w:rPr>
        <w:t xml:space="preserve"> יכול בכתובה בו,</w:t>
      </w:r>
      <w:r w:rsidR="00711A8B" w:rsidRPr="00711A8B">
        <w:rPr>
          <w:rFonts w:hint="cs"/>
          <w:spacing w:val="-4"/>
          <w:rtl/>
        </w:rPr>
        <w:t xml:space="preserve"> </w:t>
      </w:r>
      <w:r w:rsidR="00CD372B">
        <w:rPr>
          <w:rFonts w:hint="cs"/>
          <w:spacing w:val="-4"/>
          <w:rtl/>
        </w:rPr>
        <w:t xml:space="preserve">אתה </w:t>
      </w:r>
      <w:r w:rsidR="00711A8B" w:rsidRPr="00711A8B">
        <w:rPr>
          <w:rFonts w:hint="cs"/>
          <w:spacing w:val="-4"/>
          <w:rtl/>
        </w:rPr>
        <w:t xml:space="preserve">רשאי בכל </w:t>
      </w:r>
      <w:r w:rsidR="00CD372B">
        <w:rPr>
          <w:rFonts w:hint="cs"/>
          <w:spacing w:val="-4"/>
          <w:rtl/>
        </w:rPr>
        <w:t>מיתה</w:t>
      </w:r>
    </w:p>
    <w:p w14:paraId="7FC6786B" w14:textId="106CD177" w:rsidR="00F707CE" w:rsidRPr="00F707CE" w:rsidRDefault="00F707CE" w:rsidP="00CD372B">
      <w:pPr>
        <w:pStyle w:val="36"/>
        <w:framePr w:wrap="notBeside"/>
        <w:rPr>
          <w:rtl/>
        </w:rPr>
      </w:pPr>
      <w:r w:rsidRPr="00F707CE">
        <w:rPr>
          <w:rtl/>
        </w:rPr>
        <w:t>•</w:t>
      </w:r>
    </w:p>
    <w:p w14:paraId="3EBA10EE" w14:textId="591B1A22" w:rsidR="00A6533C" w:rsidRPr="00711A8B" w:rsidRDefault="00CD372B" w:rsidP="00CD372B">
      <w:pPr>
        <w:rPr>
          <w:spacing w:val="-4"/>
          <w:rtl/>
        </w:rPr>
      </w:pPr>
      <w:r w:rsidRPr="00CD372B">
        <w:rPr>
          <w:rStyle w:val="affff8"/>
          <w:rFonts w:hint="cs"/>
          <w:spacing w:val="-2"/>
          <w:rtl/>
        </w:rPr>
        <w:t>ה</w:t>
      </w:r>
      <w:r w:rsidR="006F071F" w:rsidRPr="00CD372B">
        <w:rPr>
          <w:rStyle w:val="affff8"/>
          <w:spacing w:val="-2"/>
          <w:rtl/>
        </w:rPr>
        <w:t>כה תכה</w:t>
      </w:r>
      <w:r w:rsidR="006F071F" w:rsidRPr="00711A8B">
        <w:rPr>
          <w:rFonts w:hint="cs"/>
          <w:spacing w:val="-4"/>
          <w:rtl/>
        </w:rPr>
        <w:t xml:space="preserve"> </w:t>
      </w:r>
      <w:r w:rsidR="00EF426E" w:rsidRPr="00711A8B">
        <w:rPr>
          <w:rFonts w:hint="cs"/>
          <w:spacing w:val="-4"/>
          <w:rtl/>
        </w:rPr>
        <w:t xml:space="preserve">כשא''א </w:t>
      </w:r>
      <w:r w:rsidR="006F071F" w:rsidRPr="00711A8B">
        <w:rPr>
          <w:rFonts w:hint="cs"/>
          <w:spacing w:val="-4"/>
          <w:rtl/>
        </w:rPr>
        <w:t>יכול להכותו בשכתובה בו אתה רשאי בכל</w:t>
      </w:r>
      <w:r w:rsidR="000521F8" w:rsidRPr="00711A8B">
        <w:rPr>
          <w:rFonts w:hint="cs"/>
          <w:spacing w:val="-4"/>
          <w:rtl/>
        </w:rPr>
        <w:t xml:space="preserve"> הכא</w:t>
      </w:r>
      <w:r w:rsidR="00711A8B">
        <w:rPr>
          <w:rFonts w:hint="cs"/>
          <w:spacing w:val="-4"/>
          <w:rtl/>
        </w:rPr>
        <w:t>ה</w:t>
      </w:r>
      <w:r w:rsidR="006F071F" w:rsidRPr="00711A8B">
        <w:rPr>
          <w:rFonts w:hint="cs"/>
          <w:spacing w:val="-4"/>
          <w:rtl/>
        </w:rPr>
        <w:t xml:space="preserve"> </w:t>
      </w:r>
    </w:p>
    <w:p w14:paraId="246412D4" w14:textId="2796F927" w:rsidR="00F707CE" w:rsidRPr="00F707CE" w:rsidRDefault="00F707CE" w:rsidP="00855759">
      <w:pPr>
        <w:pStyle w:val="36"/>
        <w:framePr w:wrap="notBeside"/>
        <w:rPr>
          <w:rtl/>
        </w:rPr>
      </w:pPr>
      <w:r w:rsidRPr="00F707CE">
        <w:rPr>
          <w:rtl/>
        </w:rPr>
        <w:t>•</w:t>
      </w:r>
    </w:p>
    <w:p w14:paraId="6E35CBCB" w14:textId="7C069A8D" w:rsidR="006F071F" w:rsidRPr="00AD3F0B" w:rsidRDefault="006F071F" w:rsidP="009B508D">
      <w:pPr>
        <w:rPr>
          <w:rtl/>
        </w:rPr>
      </w:pPr>
      <w:r w:rsidRPr="00855759">
        <w:rPr>
          <w:rStyle w:val="affff8"/>
          <w:rFonts w:hint="cs"/>
          <w:rtl/>
        </w:rPr>
        <w:t>'</w:t>
      </w:r>
      <w:r w:rsidRPr="00855759">
        <w:rPr>
          <w:rStyle w:val="affff8"/>
          <w:rtl/>
        </w:rPr>
        <w:t>השב תשיב</w:t>
      </w:r>
      <w:r w:rsidRPr="00855759">
        <w:rPr>
          <w:rStyle w:val="affff8"/>
          <w:rFonts w:hint="cs"/>
          <w:rtl/>
        </w:rPr>
        <w:t>'</w:t>
      </w:r>
      <w:r w:rsidRPr="00855759">
        <w:rPr>
          <w:rStyle w:val="affff8"/>
          <w:rtl/>
        </w:rPr>
        <w:t xml:space="preserve"> </w:t>
      </w:r>
      <w:r w:rsidRPr="00855759">
        <w:rPr>
          <w:rStyle w:val="affff8"/>
          <w:rFonts w:hint="cs"/>
          <w:rtl/>
        </w:rPr>
        <w:t>-</w:t>
      </w:r>
      <w:r w:rsidRPr="00AD3F0B">
        <w:rPr>
          <w:rFonts w:hint="cs"/>
          <w:rtl/>
        </w:rPr>
        <w:t xml:space="preserve"> מ''מ אפי' במשכנו שלא ברשות בי''ד</w:t>
      </w:r>
      <w:r w:rsidRPr="00AD3F0B">
        <w:rPr>
          <w:rtl/>
        </w:rPr>
        <w:t>.</w:t>
      </w:r>
    </w:p>
    <w:p w14:paraId="77E1D733" w14:textId="072FA598" w:rsidR="00F707CE" w:rsidRPr="00F707CE" w:rsidRDefault="00F707CE" w:rsidP="00855759">
      <w:pPr>
        <w:pStyle w:val="36"/>
        <w:framePr w:wrap="notBeside"/>
        <w:rPr>
          <w:rtl/>
        </w:rPr>
      </w:pPr>
      <w:r w:rsidRPr="00F707CE">
        <w:rPr>
          <w:rtl/>
        </w:rPr>
        <w:t>•</w:t>
      </w:r>
    </w:p>
    <w:p w14:paraId="6592A9D4" w14:textId="2E330F61" w:rsidR="00711A8B" w:rsidRDefault="006F071F" w:rsidP="009B508D">
      <w:pPr>
        <w:rPr>
          <w:rtl/>
        </w:rPr>
      </w:pPr>
      <w:r w:rsidRPr="00855759">
        <w:rPr>
          <w:rStyle w:val="affff8"/>
          <w:rFonts w:hint="cs"/>
          <w:rtl/>
        </w:rPr>
        <w:t>'</w:t>
      </w:r>
      <w:r w:rsidRPr="00855759">
        <w:rPr>
          <w:rStyle w:val="affff8"/>
          <w:rtl/>
        </w:rPr>
        <w:t>חבל תחבל</w:t>
      </w:r>
      <w:r w:rsidRPr="00855759">
        <w:rPr>
          <w:rStyle w:val="affff8"/>
          <w:rFonts w:hint="cs"/>
          <w:rtl/>
        </w:rPr>
        <w:t>'</w:t>
      </w:r>
      <w:r w:rsidRPr="00855759">
        <w:rPr>
          <w:rStyle w:val="affff8"/>
          <w:rtl/>
        </w:rPr>
        <w:t>,</w:t>
      </w:r>
      <w:r w:rsidRPr="00AD3F0B">
        <w:rPr>
          <w:rtl/>
        </w:rPr>
        <w:t xml:space="preserve"> </w:t>
      </w:r>
      <w:r w:rsidRPr="00AD3F0B">
        <w:rPr>
          <w:rFonts w:hint="cs"/>
          <w:rtl/>
        </w:rPr>
        <w:t xml:space="preserve">- מ''מ אפי' במשכנו שלא ברשות, </w:t>
      </w:r>
    </w:p>
    <w:p w14:paraId="20D8103D" w14:textId="04A5BEBA" w:rsidR="006F071F" w:rsidRPr="00AD3F0B" w:rsidRDefault="006F071F" w:rsidP="00711A8B">
      <w:pPr>
        <w:ind w:left="678" w:firstLine="113"/>
        <w:rPr>
          <w:rtl/>
        </w:rPr>
      </w:pPr>
      <w:r w:rsidRPr="00AD3F0B">
        <w:rPr>
          <w:rFonts w:hint="cs"/>
          <w:rtl/>
        </w:rPr>
        <w:t xml:space="preserve">ותרי קראי </w:t>
      </w:r>
      <w:r w:rsidRPr="00AD3F0B">
        <w:rPr>
          <w:rtl/>
        </w:rPr>
        <w:t xml:space="preserve">- </w:t>
      </w:r>
      <w:r w:rsidRPr="00711A8B">
        <w:rPr>
          <w:rStyle w:val="affffc"/>
          <w:rtl/>
        </w:rPr>
        <w:t>חד</w:t>
      </w:r>
      <w:r w:rsidRPr="00AD3F0B">
        <w:rPr>
          <w:rtl/>
        </w:rPr>
        <w:t xml:space="preserve"> לכסות יום </w:t>
      </w:r>
      <w:r w:rsidRPr="00711A8B">
        <w:rPr>
          <w:rStyle w:val="affffc"/>
          <w:rtl/>
        </w:rPr>
        <w:t>וחד</w:t>
      </w:r>
      <w:r w:rsidRPr="00AD3F0B">
        <w:rPr>
          <w:rtl/>
        </w:rPr>
        <w:t xml:space="preserve"> לכסות לילה.</w:t>
      </w:r>
    </w:p>
    <w:p w14:paraId="443E9B03" w14:textId="29B64270" w:rsidR="00F707CE" w:rsidRPr="00F707CE" w:rsidRDefault="00F707CE" w:rsidP="00855759">
      <w:pPr>
        <w:pStyle w:val="36"/>
        <w:framePr w:wrap="notBeside"/>
        <w:rPr>
          <w:rtl/>
        </w:rPr>
      </w:pPr>
      <w:r w:rsidRPr="00F707CE">
        <w:rPr>
          <w:rtl/>
        </w:rPr>
        <w:lastRenderedPageBreak/>
        <w:t>•</w:t>
      </w:r>
    </w:p>
    <w:p w14:paraId="1BF3BC2B" w14:textId="2E09AD00" w:rsidR="006F071F" w:rsidRPr="00AD3F0B" w:rsidRDefault="006F071F" w:rsidP="009B508D">
      <w:pPr>
        <w:rPr>
          <w:rtl/>
        </w:rPr>
      </w:pPr>
      <w:r w:rsidRPr="00855759">
        <w:rPr>
          <w:rStyle w:val="affff8"/>
          <w:rFonts w:hint="cs"/>
          <w:rtl/>
        </w:rPr>
        <w:t>'</w:t>
      </w:r>
      <w:r w:rsidRPr="00855759">
        <w:rPr>
          <w:rStyle w:val="affff8"/>
          <w:rtl/>
        </w:rPr>
        <w:t>פתח תפתח</w:t>
      </w:r>
      <w:r w:rsidRPr="00855759">
        <w:rPr>
          <w:rStyle w:val="affff8"/>
          <w:rFonts w:hint="cs"/>
          <w:rtl/>
        </w:rPr>
        <w:t>'</w:t>
      </w:r>
      <w:r w:rsidRPr="00AD3F0B">
        <w:rPr>
          <w:rFonts w:hint="cs"/>
          <w:rtl/>
        </w:rPr>
        <w:t xml:space="preserve"> - מ''מ אפי' לעניי עיר אחרת</w:t>
      </w:r>
    </w:p>
    <w:p w14:paraId="5B092973" w14:textId="65B99040" w:rsidR="00F707CE" w:rsidRPr="00F707CE" w:rsidRDefault="00F707CE" w:rsidP="00855759">
      <w:pPr>
        <w:pStyle w:val="36"/>
        <w:framePr w:wrap="notBeside"/>
        <w:rPr>
          <w:rtl/>
        </w:rPr>
      </w:pPr>
      <w:r w:rsidRPr="00F707CE">
        <w:rPr>
          <w:rtl/>
        </w:rPr>
        <w:t>•</w:t>
      </w:r>
    </w:p>
    <w:p w14:paraId="70868673" w14:textId="30CD9CE7" w:rsidR="006F071F" w:rsidRPr="00AD3F0B" w:rsidRDefault="006F071F" w:rsidP="009B508D">
      <w:pPr>
        <w:rPr>
          <w:rtl/>
        </w:rPr>
      </w:pPr>
      <w:r w:rsidRPr="00855759">
        <w:rPr>
          <w:rStyle w:val="affff8"/>
          <w:rFonts w:hint="cs"/>
          <w:rtl/>
        </w:rPr>
        <w:t>'</w:t>
      </w:r>
      <w:r w:rsidRPr="00855759">
        <w:rPr>
          <w:rStyle w:val="affff8"/>
          <w:rtl/>
        </w:rPr>
        <w:t>נתן תתן</w:t>
      </w:r>
      <w:r w:rsidRPr="00855759">
        <w:rPr>
          <w:rStyle w:val="affff8"/>
          <w:rFonts w:hint="cs"/>
          <w:rtl/>
        </w:rPr>
        <w:t>' -</w:t>
      </w:r>
      <w:r w:rsidRPr="00AD3F0B">
        <w:rPr>
          <w:rFonts w:hint="cs"/>
          <w:rtl/>
        </w:rPr>
        <w:t xml:space="preserve"> מ''מ אפי' מתנה מועטת</w:t>
      </w:r>
    </w:p>
    <w:p w14:paraId="440D49E2" w14:textId="1818BD56" w:rsidR="00F707CE" w:rsidRPr="00F707CE" w:rsidRDefault="00F707CE" w:rsidP="00855759">
      <w:pPr>
        <w:pStyle w:val="36"/>
        <w:framePr w:wrap="notBeside"/>
        <w:rPr>
          <w:rtl/>
        </w:rPr>
      </w:pPr>
      <w:r w:rsidRPr="00F707CE">
        <w:rPr>
          <w:rtl/>
        </w:rPr>
        <w:t>•</w:t>
      </w:r>
    </w:p>
    <w:p w14:paraId="5BA2E5C8" w14:textId="09881153" w:rsidR="00A6533C" w:rsidRPr="00AD3F0B" w:rsidRDefault="006F071F" w:rsidP="009B508D">
      <w:pPr>
        <w:rPr>
          <w:rtl/>
        </w:rPr>
      </w:pPr>
      <w:r w:rsidRPr="00EF426E">
        <w:rPr>
          <w:rStyle w:val="affff8"/>
          <w:rFonts w:hint="cs"/>
          <w:rtl/>
        </w:rPr>
        <w:t>'</w:t>
      </w:r>
      <w:r w:rsidRPr="00EF426E">
        <w:rPr>
          <w:rStyle w:val="affff8"/>
          <w:rtl/>
        </w:rPr>
        <w:t>העניק תעניק</w:t>
      </w:r>
      <w:r w:rsidRPr="00EF426E">
        <w:rPr>
          <w:rStyle w:val="affff8"/>
          <w:rFonts w:hint="cs"/>
          <w:rtl/>
        </w:rPr>
        <w:t>'</w:t>
      </w:r>
      <w:r w:rsidRPr="00AD3F0B">
        <w:rPr>
          <w:rFonts w:hint="cs"/>
          <w:rtl/>
        </w:rPr>
        <w:t xml:space="preserve"> - מ''מ אפי' לא נתברך הבית בגללו</w:t>
      </w:r>
      <w:r w:rsidRPr="00AD3F0B">
        <w:rPr>
          <w:rtl/>
        </w:rPr>
        <w:t>.</w:t>
      </w:r>
    </w:p>
    <w:p w14:paraId="13EDB16B" w14:textId="1DDA0A58" w:rsidR="006F071F" w:rsidRPr="00AD3F0B" w:rsidRDefault="00EF426E" w:rsidP="00855759">
      <w:pPr>
        <w:rPr>
          <w:rtl/>
        </w:rPr>
      </w:pPr>
      <w:r>
        <w:rPr>
          <w:rStyle w:val="affffc"/>
          <w:rFonts w:hint="cs"/>
          <w:rtl/>
        </w:rPr>
        <w:t>ו</w:t>
      </w:r>
      <w:r w:rsidR="00855759" w:rsidRPr="00EF426E">
        <w:rPr>
          <w:rStyle w:val="affffc"/>
          <w:rFonts w:hint="cs"/>
          <w:rtl/>
        </w:rPr>
        <w:t>לראב''ע</w:t>
      </w:r>
      <w:r w:rsidR="00855759">
        <w:rPr>
          <w:rFonts w:hint="cs"/>
          <w:rtl/>
        </w:rPr>
        <w:t xml:space="preserve"> </w:t>
      </w:r>
      <w:r>
        <w:rPr>
          <w:rFonts w:hint="cs"/>
          <w:rtl/>
        </w:rPr>
        <w:t>ש</w:t>
      </w:r>
      <w:r w:rsidR="006F071F" w:rsidRPr="00AD3F0B">
        <w:rPr>
          <w:rFonts w:hint="cs"/>
          <w:rtl/>
        </w:rPr>
        <w:t>בלא נתברך אין מעניקין לו</w:t>
      </w:r>
      <w:r>
        <w:rPr>
          <w:rFonts w:hint="cs"/>
          <w:rtl/>
        </w:rPr>
        <w:t>-</w:t>
      </w:r>
      <w:r w:rsidR="006F071F" w:rsidRPr="00AD3F0B">
        <w:rPr>
          <w:rtl/>
        </w:rPr>
        <w:t xml:space="preserve"> דברה תורה כלשון </w:t>
      </w:r>
      <w:r>
        <w:rPr>
          <w:rFonts w:hint="cs"/>
          <w:rtl/>
        </w:rPr>
        <w:t>בנ''א</w:t>
      </w:r>
    </w:p>
    <w:p w14:paraId="212D7E20" w14:textId="73A17103" w:rsidR="00F707CE" w:rsidRPr="00F707CE" w:rsidRDefault="00F707CE" w:rsidP="00855759">
      <w:pPr>
        <w:pStyle w:val="36"/>
        <w:framePr w:wrap="notBeside"/>
        <w:rPr>
          <w:rtl/>
        </w:rPr>
      </w:pPr>
      <w:r w:rsidRPr="00F707CE">
        <w:rPr>
          <w:rtl/>
        </w:rPr>
        <w:t>•</w:t>
      </w:r>
    </w:p>
    <w:p w14:paraId="20BC22D3" w14:textId="4CD84DCD" w:rsidR="006F071F" w:rsidRPr="00AD3F0B" w:rsidRDefault="006F071F" w:rsidP="00855759">
      <w:r w:rsidRPr="00AA0552">
        <w:rPr>
          <w:rStyle w:val="affff8"/>
          <w:rFonts w:hint="cs"/>
          <w:rtl/>
        </w:rPr>
        <w:t>'</w:t>
      </w:r>
      <w:r w:rsidRPr="00AA0552">
        <w:rPr>
          <w:rStyle w:val="affff8"/>
          <w:rtl/>
        </w:rPr>
        <w:t>העבט תעביטנו</w:t>
      </w:r>
      <w:r w:rsidRPr="00AA0552">
        <w:rPr>
          <w:rStyle w:val="affff8"/>
          <w:rFonts w:hint="cs"/>
          <w:rtl/>
        </w:rPr>
        <w:t>'</w:t>
      </w:r>
      <w:r w:rsidRPr="00AD3F0B">
        <w:rPr>
          <w:rtl/>
        </w:rPr>
        <w:t xml:space="preserve"> </w:t>
      </w:r>
      <w:r w:rsidRPr="00AD3F0B">
        <w:rPr>
          <w:rFonts w:hint="cs"/>
          <w:rtl/>
        </w:rPr>
        <w:t>- מ''מ אפי' ביש לו ואינו רוצה להתפרנס</w:t>
      </w:r>
    </w:p>
    <w:p w14:paraId="6C90C108" w14:textId="5A2F805F" w:rsidR="006F071F" w:rsidRPr="00AD3F0B" w:rsidRDefault="006F071F" w:rsidP="00AA0552">
      <w:pPr>
        <w:rPr>
          <w:rtl/>
        </w:rPr>
      </w:pPr>
      <w:r w:rsidRPr="00AA0552">
        <w:rPr>
          <w:rStyle w:val="affffc"/>
          <w:rtl/>
        </w:rPr>
        <w:t>ולר</w:t>
      </w:r>
      <w:r w:rsidRPr="00AA0552">
        <w:rPr>
          <w:rStyle w:val="affffc"/>
          <w:rFonts w:hint="cs"/>
          <w:rtl/>
        </w:rPr>
        <w:t>''ש</w:t>
      </w:r>
      <w:r w:rsidRPr="00AA0552">
        <w:rPr>
          <w:rStyle w:val="affffc"/>
          <w:rtl/>
        </w:rPr>
        <w:t>:</w:t>
      </w:r>
      <w:r w:rsidRPr="00AD3F0B">
        <w:rPr>
          <w:rtl/>
        </w:rPr>
        <w:t xml:space="preserve"> </w:t>
      </w:r>
      <w:r w:rsidRPr="00AD3F0B">
        <w:rPr>
          <w:rFonts w:hint="cs"/>
          <w:rtl/>
        </w:rPr>
        <w:t>ד</w:t>
      </w:r>
      <w:r w:rsidR="00D679CC">
        <w:rPr>
          <w:rFonts w:hint="cs"/>
          <w:rtl/>
        </w:rPr>
        <w:t>ב</w:t>
      </w:r>
      <w:r w:rsidRPr="00AD3F0B">
        <w:rPr>
          <w:rtl/>
        </w:rPr>
        <w:t>יש לו ואינו רוצה להתפרנס אין נזקקין לו</w:t>
      </w:r>
      <w:r w:rsidRPr="00AD3F0B">
        <w:rPr>
          <w:rFonts w:hint="cs"/>
          <w:rtl/>
        </w:rPr>
        <w:t>-</w:t>
      </w:r>
      <w:r w:rsidRPr="00AD3F0B">
        <w:rPr>
          <w:rtl/>
        </w:rPr>
        <w:t xml:space="preserve"> דברה תורה כלשון בנ</w:t>
      </w:r>
      <w:r w:rsidR="00AA0552">
        <w:rPr>
          <w:rFonts w:hint="cs"/>
          <w:rtl/>
        </w:rPr>
        <w:t>"א</w:t>
      </w:r>
      <w:r w:rsidRPr="00AD3F0B">
        <w:rPr>
          <w:rtl/>
        </w:rPr>
        <w:t>.</w:t>
      </w:r>
    </w:p>
    <w:p w14:paraId="22DC775B" w14:textId="445F7282" w:rsidR="006F071F" w:rsidRPr="00AD3F0B" w:rsidRDefault="00D679CC" w:rsidP="00D679CC">
      <w:pPr>
        <w:pStyle w:val="affff9"/>
        <w:rPr>
          <w:rtl/>
        </w:rPr>
      </w:pPr>
      <w:r>
        <w:rPr>
          <w:rFonts w:hint="cs"/>
          <w:rtl/>
        </w:rPr>
        <w:t>ה</w:t>
      </w:r>
      <w:r w:rsidR="006F071F" w:rsidRPr="00AD3F0B">
        <w:rPr>
          <w:rtl/>
        </w:rPr>
        <w:t>יה בטל מן הסלע לא יאמר לו תן לי סלע אלא נותן לו שכרו כפועל בטל.</w:t>
      </w:r>
    </w:p>
    <w:p w14:paraId="32B831EE" w14:textId="5E9292E0" w:rsidR="00F707CE" w:rsidRPr="00F707CE" w:rsidRDefault="006F071F" w:rsidP="00D679CC">
      <w:pPr>
        <w:pStyle w:val="36"/>
        <w:framePr w:wrap="notBeside"/>
        <w:rPr>
          <w:rtl/>
        </w:rPr>
      </w:pPr>
      <w:r w:rsidRPr="00F707CE">
        <w:rPr>
          <w:rtl/>
        </w:rPr>
        <w:t>תנא</w:t>
      </w:r>
      <w:r w:rsidR="00F707CE" w:rsidRPr="00F707CE">
        <w:rPr>
          <w:rtl/>
        </w:rPr>
        <w:t>:</w:t>
      </w:r>
    </w:p>
    <w:p w14:paraId="7EDBA8AF" w14:textId="694C647E" w:rsidR="006F071F" w:rsidRPr="00AD3F0B" w:rsidRDefault="006F071F" w:rsidP="009B508D">
      <w:pPr>
        <w:rPr>
          <w:rtl/>
        </w:rPr>
      </w:pPr>
      <w:r w:rsidRPr="00AD3F0B">
        <w:rPr>
          <w:rtl/>
        </w:rPr>
        <w:t>נותן לו שכרו כפועל בטל.</w:t>
      </w:r>
      <w:r w:rsidRPr="00AD3F0B">
        <w:rPr>
          <w:rFonts w:hint="cs"/>
          <w:rtl/>
        </w:rPr>
        <w:t xml:space="preserve"> </w:t>
      </w:r>
      <w:r w:rsidRPr="00D679CC">
        <w:rPr>
          <w:rStyle w:val="affffc"/>
          <w:rFonts w:hint="cs"/>
          <w:rtl/>
        </w:rPr>
        <w:t>אביי</w:t>
      </w:r>
      <w:r w:rsidRPr="00D679CC">
        <w:rPr>
          <w:rStyle w:val="affffc"/>
          <w:rtl/>
        </w:rPr>
        <w:t>:</w:t>
      </w:r>
      <w:r w:rsidRPr="00AD3F0B">
        <w:rPr>
          <w:rtl/>
        </w:rPr>
        <w:t xml:space="preserve"> של אותה מלאכה </w:t>
      </w:r>
      <w:r w:rsidR="00D679CC">
        <w:rPr>
          <w:rFonts w:hint="cs"/>
          <w:rtl/>
        </w:rPr>
        <w:t>ש</w:t>
      </w:r>
      <w:r w:rsidRPr="00AD3F0B">
        <w:rPr>
          <w:rtl/>
        </w:rPr>
        <w:t>בטל מינה.</w:t>
      </w:r>
    </w:p>
    <w:p w14:paraId="4BE33E7B" w14:textId="77777777" w:rsidR="006F071F" w:rsidRPr="00AD3F0B" w:rsidRDefault="006F071F" w:rsidP="00D679CC">
      <w:pPr>
        <w:pStyle w:val="afffb"/>
        <w:rPr>
          <w:rtl/>
        </w:rPr>
      </w:pPr>
      <w:ins w:id="9853" w:author="מספור קטעי משנה" w:date="2026-10-06T06:45:11Z">
        <w:r>
          <w:rPr>
            <w:rStyle w:val="MisparKeta"/>
          </w:rPr>
          <w:t xml:space="preserve">ב. </w:t>
        </w:r>
      </w:ins>
      <w:r w:rsidRPr="00AD3F0B">
        <w:rPr>
          <w:rtl/>
        </w:rPr>
        <w:t>אם יש שם בית דין מתנה בפניהם.</w:t>
      </w:r>
    </w:p>
    <w:p w14:paraId="0CFC2A12" w14:textId="77777777" w:rsidR="00F707CE" w:rsidRPr="00F707CE" w:rsidRDefault="006F071F" w:rsidP="00D679CC">
      <w:pPr>
        <w:pStyle w:val="36"/>
        <w:framePr w:wrap="notBeside"/>
        <w:rPr>
          <w:rtl/>
        </w:rPr>
      </w:pPr>
      <w:r w:rsidRPr="00F707CE">
        <w:rPr>
          <w:rtl/>
        </w:rPr>
        <w:t>איסור ור</w:t>
      </w:r>
      <w:r w:rsidRPr="00F707CE">
        <w:rPr>
          <w:rFonts w:hint="cs"/>
          <w:rtl/>
        </w:rPr>
        <w:t>''ס</w:t>
      </w:r>
      <w:r w:rsidR="00F707CE" w:rsidRPr="00F707CE">
        <w:rPr>
          <w:rtl/>
        </w:rPr>
        <w:t>:</w:t>
      </w:r>
    </w:p>
    <w:p w14:paraId="67E0C6BA" w14:textId="5F605079" w:rsidR="006F071F" w:rsidRPr="00AD3F0B" w:rsidRDefault="006F071F" w:rsidP="009B508D">
      <w:pPr>
        <w:rPr>
          <w:rtl/>
        </w:rPr>
      </w:pPr>
      <w:r w:rsidRPr="00AD3F0B">
        <w:rPr>
          <w:rFonts w:hint="cs"/>
          <w:rtl/>
        </w:rPr>
        <w:t>עשו עיסקה יחד</w:t>
      </w:r>
      <w:r w:rsidR="00DB34C0">
        <w:rPr>
          <w:rFonts w:hint="cs"/>
          <w:rtl/>
        </w:rPr>
        <w:t>,</w:t>
      </w:r>
      <w:r w:rsidRPr="00AD3F0B">
        <w:rPr>
          <w:rFonts w:hint="cs"/>
          <w:rtl/>
        </w:rPr>
        <w:t xml:space="preserve"> </w:t>
      </w:r>
      <w:r w:rsidR="00DB34C0">
        <w:rPr>
          <w:rStyle w:val="affffc"/>
          <w:rFonts w:hint="cs"/>
          <w:rtl/>
        </w:rPr>
        <w:t xml:space="preserve">הלך </w:t>
      </w:r>
      <w:r w:rsidRPr="00DB34C0">
        <w:rPr>
          <w:rStyle w:val="affffc"/>
          <w:rFonts w:hint="cs"/>
          <w:rtl/>
        </w:rPr>
        <w:t>ר''ס</w:t>
      </w:r>
      <w:r w:rsidR="00DB34C0">
        <w:rPr>
          <w:rStyle w:val="affffc"/>
          <w:rFonts w:hint="cs"/>
          <w:rtl/>
        </w:rPr>
        <w:t>:</w:t>
      </w:r>
      <w:r w:rsidRPr="00DB34C0">
        <w:rPr>
          <w:rStyle w:val="affffc"/>
          <w:rFonts w:hint="cs"/>
          <w:rtl/>
        </w:rPr>
        <w:t xml:space="preserve"> </w:t>
      </w:r>
      <w:r w:rsidRPr="00DB34C0">
        <w:rPr>
          <w:rFonts w:hint="cs"/>
          <w:rtl/>
        </w:rPr>
        <w:t>חלק</w:t>
      </w:r>
      <w:r w:rsidRPr="00AD3F0B">
        <w:rPr>
          <w:rFonts w:hint="cs"/>
          <w:rtl/>
        </w:rPr>
        <w:t xml:space="preserve"> בלא דעת </w:t>
      </w:r>
      <w:r w:rsidRPr="00E450F1">
        <w:rPr>
          <w:rStyle w:val="affffc"/>
          <w:rFonts w:hint="cs"/>
          <w:rtl/>
        </w:rPr>
        <w:t>איסור</w:t>
      </w:r>
      <w:r w:rsidRPr="00AD3F0B">
        <w:rPr>
          <w:rFonts w:hint="cs"/>
          <w:rtl/>
        </w:rPr>
        <w:t xml:space="preserve"> בפני שנים</w:t>
      </w:r>
      <w:r w:rsidR="00E450F1">
        <w:rPr>
          <w:rFonts w:hint="cs"/>
          <w:rtl/>
        </w:rPr>
        <w:t>.</w:t>
      </w:r>
    </w:p>
    <w:p w14:paraId="6CC287DF" w14:textId="77777777" w:rsidR="00F707CE" w:rsidRPr="00F707CE" w:rsidRDefault="00DB34C0" w:rsidP="00DB34C0">
      <w:pPr>
        <w:pStyle w:val="36"/>
        <w:framePr w:wrap="notBeside"/>
        <w:rPr>
          <w:rtl/>
        </w:rPr>
      </w:pPr>
      <w:r w:rsidRPr="00F707CE">
        <w:rPr>
          <w:rFonts w:hint="cs"/>
          <w:rtl/>
        </w:rPr>
        <w:t xml:space="preserve">א''ל </w:t>
      </w:r>
      <w:r w:rsidR="006F071F" w:rsidRPr="00F707CE">
        <w:rPr>
          <w:rFonts w:hint="cs"/>
          <w:rtl/>
        </w:rPr>
        <w:t>לרבר'ה</w:t>
      </w:r>
      <w:r w:rsidR="00F707CE" w:rsidRPr="00F707CE">
        <w:rPr>
          <w:rtl/>
        </w:rPr>
        <w:t>:</w:t>
      </w:r>
    </w:p>
    <w:p w14:paraId="452E9D75" w14:textId="40E6AE89" w:rsidR="006F071F" w:rsidRPr="00AD3F0B" w:rsidRDefault="006F071F" w:rsidP="00CA05F8">
      <w:pPr>
        <w:rPr>
          <w:rtl/>
        </w:rPr>
      </w:pPr>
      <w:r w:rsidRPr="00AD3F0B">
        <w:rPr>
          <w:rFonts w:hint="cs"/>
          <w:rtl/>
        </w:rPr>
        <w:t xml:space="preserve">שיביא הג' שחלק לפניהם </w:t>
      </w:r>
      <w:r w:rsidRPr="00E450F1">
        <w:rPr>
          <w:rStyle w:val="affffc"/>
          <w:rFonts w:hint="cs"/>
          <w:rtl/>
        </w:rPr>
        <w:t>א''נ</w:t>
      </w:r>
      <w:r w:rsidRPr="00AD3F0B">
        <w:rPr>
          <w:rFonts w:hint="cs"/>
          <w:rtl/>
        </w:rPr>
        <w:t xml:space="preserve"> ב' מתוך הג' שיעידו</w:t>
      </w:r>
      <w:r w:rsidR="00B96828">
        <w:rPr>
          <w:rFonts w:hint="cs"/>
          <w:rtl/>
        </w:rPr>
        <w:t>,</w:t>
      </w:r>
      <w:r w:rsidRPr="00AD3F0B">
        <w:rPr>
          <w:rFonts w:hint="cs"/>
          <w:rtl/>
        </w:rPr>
        <w:t xml:space="preserve"> </w:t>
      </w:r>
      <w:r w:rsidRPr="00E450F1">
        <w:rPr>
          <w:rStyle w:val="affffc"/>
          <w:rFonts w:hint="cs"/>
          <w:rtl/>
        </w:rPr>
        <w:t>א''נ</w:t>
      </w:r>
      <w:r w:rsidRPr="00AD3F0B">
        <w:rPr>
          <w:rFonts w:hint="cs"/>
          <w:rtl/>
        </w:rPr>
        <w:t xml:space="preserve"> ב' עדים שחלקת בפני ג'</w:t>
      </w:r>
      <w:r w:rsidR="00E450F1">
        <w:rPr>
          <w:rFonts w:hint="cs"/>
          <w:rtl/>
        </w:rPr>
        <w:t>.</w:t>
      </w:r>
      <w:r w:rsidR="00B96828">
        <w:rPr>
          <w:rStyle w:val="affffc"/>
          <w:rFonts w:hint="cs"/>
          <w:rtl/>
        </w:rPr>
        <w:t xml:space="preserve"> </w:t>
      </w:r>
      <w:r w:rsidRPr="00B96828">
        <w:rPr>
          <w:rStyle w:val="affffc"/>
          <w:rFonts w:hint="cs"/>
          <w:rtl/>
        </w:rPr>
        <w:t>מ</w:t>
      </w:r>
      <w:r w:rsidRPr="00B96828">
        <w:rPr>
          <w:rStyle w:val="affffc"/>
          <w:rtl/>
        </w:rPr>
        <w:t>דתנן</w:t>
      </w:r>
      <w:r w:rsidRPr="00AD3F0B">
        <w:rPr>
          <w:rtl/>
        </w:rPr>
        <w:t xml:space="preserve"> </w:t>
      </w:r>
      <w:r w:rsidR="00CA05F8" w:rsidRPr="00CA05F8">
        <w:rPr>
          <w:rStyle w:val="affffc"/>
          <w:rFonts w:hint="cs"/>
          <w:rtl/>
        </w:rPr>
        <w:t>במשנה</w:t>
      </w:r>
      <w:r w:rsidR="00CA05F8">
        <w:rPr>
          <w:rFonts w:hint="cs"/>
          <w:rtl/>
        </w:rPr>
        <w:t xml:space="preserve"> </w:t>
      </w:r>
      <w:r w:rsidRPr="00AD3F0B">
        <w:rPr>
          <w:rtl/>
        </w:rPr>
        <w:t>אם יש שם בי</w:t>
      </w:r>
      <w:r w:rsidRPr="00AD3F0B">
        <w:rPr>
          <w:rFonts w:hint="cs"/>
          <w:rtl/>
        </w:rPr>
        <w:t>''ד</w:t>
      </w:r>
      <w:r w:rsidRPr="00AD3F0B">
        <w:rPr>
          <w:rtl/>
        </w:rPr>
        <w:t xml:space="preserve"> מתנה בפניהם, </w:t>
      </w:r>
    </w:p>
    <w:p w14:paraId="182CE552" w14:textId="394B6F17" w:rsidR="00F707CE" w:rsidRPr="00F707CE" w:rsidRDefault="006F071F" w:rsidP="00B96828">
      <w:pPr>
        <w:pStyle w:val="36"/>
        <w:framePr w:wrap="notBeside"/>
        <w:rPr>
          <w:rtl/>
        </w:rPr>
      </w:pPr>
      <w:r w:rsidRPr="00F707CE">
        <w:rPr>
          <w:rFonts w:hint="cs"/>
          <w:rtl/>
        </w:rPr>
        <w:t>א''ל</w:t>
      </w:r>
      <w:r w:rsidR="00CA05F8" w:rsidRPr="00F707CE">
        <w:rPr>
          <w:rFonts w:hint="cs"/>
          <w:rtl/>
        </w:rPr>
        <w:t>: לא דמי</w:t>
      </w:r>
      <w:r w:rsidR="00F707CE" w:rsidRPr="00F707CE">
        <w:rPr>
          <w:rFonts w:hint="cs"/>
          <w:rtl/>
        </w:rPr>
        <w:t>:</w:t>
      </w:r>
    </w:p>
    <w:p w14:paraId="57348D9A" w14:textId="7DE36880" w:rsidR="00B96828" w:rsidRDefault="006F071F" w:rsidP="009B508D">
      <w:pPr>
        <w:rPr>
          <w:rtl/>
        </w:rPr>
      </w:pPr>
      <w:r w:rsidRPr="00CA05F8">
        <w:rPr>
          <w:rStyle w:val="affffc"/>
          <w:rFonts w:hint="cs"/>
          <w:rtl/>
        </w:rPr>
        <w:t>דשם</w:t>
      </w:r>
      <w:r w:rsidRPr="00AD3F0B">
        <w:rPr>
          <w:rFonts w:hint="cs"/>
          <w:rtl/>
        </w:rPr>
        <w:t xml:space="preserve"> מוציא ממון מזה ונותן לזה בעי' ב''ד, </w:t>
      </w:r>
      <w:r w:rsidRPr="00B96828">
        <w:rPr>
          <w:rStyle w:val="affffc"/>
          <w:rFonts w:hint="cs"/>
          <w:rtl/>
        </w:rPr>
        <w:t>אבל כאן</w:t>
      </w:r>
      <w:r w:rsidRPr="00AD3F0B">
        <w:rPr>
          <w:rFonts w:hint="cs"/>
          <w:rtl/>
        </w:rPr>
        <w:t xml:space="preserve"> את שלי לקחתי</w:t>
      </w:r>
      <w:r w:rsidR="00CA05F8">
        <w:rPr>
          <w:rFonts w:hint="cs"/>
          <w:rtl/>
        </w:rPr>
        <w:t>,</w:t>
      </w:r>
      <w:r w:rsidRPr="00AD3F0B">
        <w:rPr>
          <w:rFonts w:hint="cs"/>
          <w:rtl/>
        </w:rPr>
        <w:t xml:space="preserve"> וגילוי מילתא בעלמא הוא</w:t>
      </w:r>
      <w:r w:rsidR="00B96828">
        <w:rPr>
          <w:rFonts w:hint="cs"/>
          <w:rtl/>
        </w:rPr>
        <w:t>,</w:t>
      </w:r>
      <w:r w:rsidRPr="00AD3F0B">
        <w:rPr>
          <w:rFonts w:hint="cs"/>
          <w:rtl/>
        </w:rPr>
        <w:t xml:space="preserve"> וסגי בתרי</w:t>
      </w:r>
      <w:r w:rsidR="00B96828">
        <w:rPr>
          <w:rFonts w:hint="cs"/>
          <w:rtl/>
        </w:rPr>
        <w:t>,</w:t>
      </w:r>
      <w:r w:rsidRPr="00AD3F0B">
        <w:rPr>
          <w:rFonts w:hint="cs"/>
          <w:rtl/>
        </w:rPr>
        <w:t xml:space="preserve"> </w:t>
      </w:r>
    </w:p>
    <w:p w14:paraId="27C40D71" w14:textId="55DA5C59" w:rsidR="00F707CE" w:rsidRPr="00F707CE" w:rsidRDefault="00693619" w:rsidP="00B96828">
      <w:pPr>
        <w:pStyle w:val="36"/>
        <w:framePr w:wrap="notBeside"/>
        <w:rPr>
          <w:rtl/>
        </w:rPr>
      </w:pPr>
      <w:r w:rsidRPr="00F707CE">
        <w:rPr>
          <w:rFonts w:hint="cs"/>
          <w:rtl/>
        </w:rPr>
        <w:t>וראייה</w:t>
      </w:r>
      <w:r w:rsidR="00F707CE" w:rsidRPr="00F707CE">
        <w:rPr>
          <w:rFonts w:hint="cs"/>
          <w:rtl/>
        </w:rPr>
        <w:t>:</w:t>
      </w:r>
    </w:p>
    <w:p w14:paraId="285B5F22" w14:textId="0D664725" w:rsidR="006F071F" w:rsidRPr="00AD3F0B" w:rsidRDefault="00693619" w:rsidP="009B508D">
      <w:pPr>
        <w:rPr>
          <w:rtl/>
        </w:rPr>
      </w:pPr>
      <w:r>
        <w:rPr>
          <w:rFonts w:hint="cs"/>
          <w:rtl/>
        </w:rPr>
        <w:t>מדתנן א</w:t>
      </w:r>
      <w:r w:rsidR="006F071F" w:rsidRPr="00AD3F0B">
        <w:rPr>
          <w:rtl/>
        </w:rPr>
        <w:t>למנה מוכרת שלא בפני בית דין.</w:t>
      </w:r>
    </w:p>
    <w:p w14:paraId="06554640" w14:textId="44452A0F" w:rsidR="00F707CE" w:rsidRPr="00F707CE" w:rsidRDefault="006F071F" w:rsidP="00693619">
      <w:pPr>
        <w:pStyle w:val="36"/>
        <w:framePr w:wrap="notBeside"/>
        <w:rPr>
          <w:rtl/>
        </w:rPr>
      </w:pPr>
      <w:r w:rsidRPr="00F707CE">
        <w:rPr>
          <w:rFonts w:hint="cs"/>
          <w:rtl/>
        </w:rPr>
        <w:t>ודחאו אביי</w:t>
      </w:r>
      <w:r w:rsidR="002467EA" w:rsidRPr="00F707CE">
        <w:rPr>
          <w:rFonts w:hint="cs"/>
          <w:rtl/>
        </w:rPr>
        <w:t xml:space="preserve">  מר''נ</w:t>
      </w:r>
      <w:r w:rsidR="00F707CE" w:rsidRPr="00F707CE">
        <w:rPr>
          <w:rFonts w:hint="cs"/>
          <w:rtl/>
        </w:rPr>
        <w:t>:</w:t>
      </w:r>
    </w:p>
    <w:p w14:paraId="545D55B8" w14:textId="274467F7" w:rsidR="006F071F" w:rsidRPr="00AD3F0B" w:rsidRDefault="002467EA" w:rsidP="009B508D">
      <w:pPr>
        <w:rPr>
          <w:rtl/>
        </w:rPr>
      </w:pPr>
      <w:r>
        <w:rPr>
          <w:rStyle w:val="affffc"/>
          <w:rFonts w:hint="cs"/>
          <w:rtl/>
        </w:rPr>
        <w:t xml:space="preserve">שהכוונה </w:t>
      </w:r>
      <w:r>
        <w:rPr>
          <w:rFonts w:hint="cs"/>
          <w:rtl/>
        </w:rPr>
        <w:t xml:space="preserve">שא''צ </w:t>
      </w:r>
      <w:r w:rsidR="006F071F" w:rsidRPr="00AD3F0B">
        <w:rPr>
          <w:rtl/>
        </w:rPr>
        <w:t>בי</w:t>
      </w:r>
      <w:r w:rsidR="006F071F" w:rsidRPr="00AD3F0B">
        <w:rPr>
          <w:rFonts w:hint="cs"/>
          <w:rtl/>
        </w:rPr>
        <w:t xml:space="preserve">''ד </w:t>
      </w:r>
      <w:r w:rsidR="006F071F" w:rsidRPr="00AD3F0B">
        <w:rPr>
          <w:rtl/>
        </w:rPr>
        <w:t>מומחין, אבל צריכה בי</w:t>
      </w:r>
      <w:r w:rsidR="006F071F" w:rsidRPr="00AD3F0B">
        <w:rPr>
          <w:rFonts w:hint="cs"/>
          <w:rtl/>
        </w:rPr>
        <w:t>''ד</w:t>
      </w:r>
      <w:r w:rsidR="006F071F" w:rsidRPr="00AD3F0B">
        <w:rPr>
          <w:rtl/>
        </w:rPr>
        <w:t xml:space="preserve"> של הדיוטות.</w:t>
      </w:r>
    </w:p>
    <w:p w14:paraId="475CEEE9" w14:textId="77777777" w:rsidR="00A6533C" w:rsidRDefault="00A6533C" w:rsidP="002467EA">
      <w:pPr>
        <w:pStyle w:val="aff9"/>
        <w:rPr>
          <w:rtl/>
        </w:rPr>
      </w:pPr>
      <w:r>
        <w:rPr>
          <w:rtl/>
        </w:rPr>
        <w:t>***</w:t>
      </w:r>
      <w:bookmarkStart w:id="3" w:name="_Hlk162738547"/>
    </w:p>
    <w:p w14:paraId="6B3792BC" w14:textId="7B1CB25F" w:rsidR="00F36BA9" w:rsidRDefault="00F36BA9" w:rsidP="00F36BA9">
      <w:pPr>
        <w:pStyle w:val="affe"/>
        <w:framePr w:wrap="around"/>
        <w:rPr>
          <w:rtl/>
        </w:rPr>
      </w:pPr>
      <w:r>
        <w:rPr>
          <w:rFonts w:hint="cs"/>
          <w:rtl/>
        </w:rPr>
        <w:t>לב.</w:t>
      </w:r>
    </w:p>
    <w:p w14:paraId="0BC40345" w14:textId="59F9134E" w:rsidR="006F071F" w:rsidRPr="00F36BA9" w:rsidRDefault="006F071F" w:rsidP="00F36BA9">
      <w:pPr>
        <w:pStyle w:val="afffff"/>
        <w:framePr w:wrap="around"/>
        <w:rPr>
          <w:rtl/>
        </w:rPr>
      </w:pPr>
      <w:del w:id="20198" w:author="קלוד" w:date="2026-10-06T10:08:05Z">
        <w:r>
          <w:rPr>
            <w:rtl/>
          </w:rPr>
          <w:delText xml:space="preserve">משנה.</w:delText>
        </w:r>
      </w:del>
      <w:ins w:id="20199" w:author="קלוד" w:date="2026-10-06T10:08:05Z">
        <w:r>
          <w:rPr>
            <w:rtl/>
          </w:rPr>
          <w:t xml:space="preserve">משנה י</w:t>
        </w:r>
      </w:ins>
    </w:p>
    <w:p w14:paraId="79BE3864" w14:textId="77777777" w:rsidR="006F071F" w:rsidRPr="00F36BA9" w:rsidRDefault="006F071F" w:rsidP="001C4349">
      <w:pPr>
        <w:pStyle w:val="afff3"/>
        <w:rPr>
          <w:rtl/>
        </w:rPr>
      </w:pPr>
      <w:ins w:id="9854" w:author="מספור קטעי משנה" w:date="2026-10-06T06:45:11Z">
        <w:r>
          <w:rPr>
            <w:rStyle w:val="MisparKeta"/>
          </w:rPr>
          <w:t xml:space="preserve">א. </w:t>
        </w:r>
      </w:ins>
      <w:r w:rsidRPr="00F36BA9">
        <w:rPr>
          <w:rtl/>
        </w:rPr>
        <w:t>מצאה ברפת - אין חייב בה, בר</w:t>
      </w:r>
      <w:r w:rsidRPr="00F36BA9">
        <w:rPr>
          <w:rFonts w:hint="cs"/>
          <w:rtl/>
        </w:rPr>
        <w:t>ה''ר</w:t>
      </w:r>
      <w:r w:rsidRPr="00F36BA9">
        <w:rPr>
          <w:rtl/>
        </w:rPr>
        <w:t xml:space="preserve"> - חייב בה.</w:t>
      </w:r>
    </w:p>
    <w:p w14:paraId="11865BBA" w14:textId="77777777" w:rsidR="006F071F" w:rsidRPr="00F36BA9" w:rsidRDefault="006F071F" w:rsidP="001C4349">
      <w:pPr>
        <w:pStyle w:val="afff3"/>
        <w:rPr>
          <w:rtl/>
        </w:rPr>
      </w:pPr>
      <w:r w:rsidRPr="00F36BA9">
        <w:rPr>
          <w:rtl/>
        </w:rPr>
        <w:t>ואם היתה בבית הקברות - לא יטמא לה.</w:t>
      </w:r>
    </w:p>
    <w:p w14:paraId="6A79AABC" w14:textId="77777777" w:rsidR="006F071F" w:rsidRPr="00F36BA9" w:rsidRDefault="006F071F" w:rsidP="001C4349">
      <w:pPr>
        <w:pStyle w:val="afff3"/>
        <w:rPr>
          <w:rtl/>
        </w:rPr>
      </w:pPr>
      <w:r w:rsidRPr="00F36BA9">
        <w:rPr>
          <w:rtl/>
        </w:rPr>
        <w:t>אם אמר לו אביו היטמא או שאמר לו אל תחזיר - לא ישמע לו.</w:t>
      </w:r>
    </w:p>
    <w:p w14:paraId="5897E907" w14:textId="16E3323D" w:rsidR="006F071F" w:rsidRPr="00F36BA9" w:rsidRDefault="006F071F" w:rsidP="001C4349">
      <w:pPr>
        <w:pStyle w:val="afff3"/>
        <w:rPr>
          <w:rtl/>
        </w:rPr>
      </w:pPr>
      <w:r w:rsidRPr="00F36BA9">
        <w:rPr>
          <w:rtl/>
        </w:rPr>
        <w:t xml:space="preserve">פרק וטען, פרק וטען, אפילו </w:t>
      </w:r>
      <w:r w:rsidR="00C866BA">
        <w:rPr>
          <w:rFonts w:hint="cs"/>
          <w:rtl/>
        </w:rPr>
        <w:t>ד'</w:t>
      </w:r>
      <w:r w:rsidRPr="00F36BA9">
        <w:rPr>
          <w:rtl/>
        </w:rPr>
        <w:t xml:space="preserve"> ו</w:t>
      </w:r>
      <w:r w:rsidR="00C866BA">
        <w:rPr>
          <w:rFonts w:hint="cs"/>
          <w:rtl/>
        </w:rPr>
        <w:t>ה'</w:t>
      </w:r>
      <w:r w:rsidRPr="00F36BA9">
        <w:rPr>
          <w:rtl/>
        </w:rPr>
        <w:t xml:space="preserve"> פעמים חייב, שנא</w:t>
      </w:r>
      <w:r w:rsidR="00C866BA">
        <w:rPr>
          <w:rFonts w:hint="cs"/>
          <w:rtl/>
        </w:rPr>
        <w:t>'</w:t>
      </w:r>
      <w:r w:rsidRPr="00F36BA9">
        <w:rPr>
          <w:rtl/>
        </w:rPr>
        <w:t xml:space="preserve"> </w:t>
      </w:r>
      <w:r w:rsidRPr="00F36BA9">
        <w:rPr>
          <w:rFonts w:hint="cs"/>
          <w:rtl/>
        </w:rPr>
        <w:t>'</w:t>
      </w:r>
      <w:r w:rsidRPr="00F36BA9">
        <w:rPr>
          <w:rtl/>
        </w:rPr>
        <w:t>עזב תעזב</w:t>
      </w:r>
      <w:r w:rsidRPr="00F36BA9">
        <w:rPr>
          <w:rFonts w:hint="cs"/>
          <w:rtl/>
        </w:rPr>
        <w:t>'</w:t>
      </w:r>
      <w:r w:rsidRPr="00F36BA9">
        <w:rPr>
          <w:rtl/>
        </w:rPr>
        <w:t>.</w:t>
      </w:r>
    </w:p>
    <w:p w14:paraId="0F9F1D5C" w14:textId="7B433AB1" w:rsidR="006F071F" w:rsidRPr="00F36BA9" w:rsidRDefault="006F071F" w:rsidP="00A13714">
      <w:pPr>
        <w:pStyle w:val="afff3"/>
        <w:spacing w:after="60" w:line="220" w:lineRule="exact"/>
        <w:rPr>
          <w:rtl/>
        </w:rPr>
      </w:pPr>
      <w:r w:rsidRPr="00F36BA9">
        <w:rPr>
          <w:rtl/>
        </w:rPr>
        <w:t xml:space="preserve">הלך וישב לו, </w:t>
      </w:r>
      <w:r w:rsidRPr="005E3761">
        <w:rPr>
          <w:rStyle w:val="TanaimMishna"/>
          <w:rtl/>
          <w:rPrChange w:id="20022" w:author="קלוד" w:date="2026-10-06T10:08:05Z">
            <w:rPr>
              <w:rStyle w:val="affffc"/>
              <w:rtl/>
            </w:rPr>
          </w:rPrChange>
        </w:rPr>
        <w:t>ואמר:</w:t>
      </w:r>
      <w:r w:rsidRPr="00F36BA9">
        <w:rPr>
          <w:rtl/>
        </w:rPr>
        <w:t xml:space="preserve"> הואיל ועליך מצוה, אם רצונך לפרוק פרוק פטור.</w:t>
      </w:r>
      <w:r w:rsidRPr="00F36BA9">
        <w:rPr>
          <w:rFonts w:hint="cs"/>
          <w:rtl/>
        </w:rPr>
        <w:t xml:space="preserve"> </w:t>
      </w:r>
      <w:r w:rsidRPr="005E3761">
        <w:rPr>
          <w:rStyle w:val="TanaimMishna"/>
          <w:rtl/>
          <w:rPrChange w:id="20023" w:author="קלוד" w:date="2026-10-06T10:08:05Z">
            <w:rPr>
              <w:rStyle w:val="affffc"/>
              <w:rtl/>
            </w:rPr>
          </w:rPrChange>
        </w:rPr>
        <w:t>שנא</w:t>
      </w:r>
      <w:r w:rsidRPr="005E3761">
        <w:rPr>
          <w:rStyle w:val="TanaimMishna"/>
          <w:rFonts w:hint="cs"/>
          <w:rtl/>
          <w:rPrChange w:id="20024" w:author="קלוד" w:date="2026-10-06T10:08:05Z">
            <w:rPr>
              <w:rStyle w:val="affffc"/>
              <w:rFonts w:hint="cs"/>
              <w:rtl/>
            </w:rPr>
          </w:rPrChange>
        </w:rPr>
        <w:t>'</w:t>
      </w:r>
      <w:r w:rsidRPr="00F36BA9">
        <w:rPr>
          <w:rtl/>
        </w:rPr>
        <w:t xml:space="preserve"> עמו.</w:t>
      </w:r>
      <w:r w:rsidR="00A13714">
        <w:rPr>
          <w:rFonts w:hint="cs"/>
          <w:rtl/>
        </w:rPr>
        <w:t xml:space="preserve">  </w:t>
      </w:r>
      <w:r w:rsidRPr="00F36BA9">
        <w:rPr>
          <w:rtl/>
        </w:rPr>
        <w:t>אם היה זקן או חולה - חייב.</w:t>
      </w:r>
    </w:p>
    <w:p w14:paraId="6636054C" w14:textId="1B5787DD" w:rsidR="006F071F" w:rsidRPr="00F36BA9" w:rsidRDefault="006F071F" w:rsidP="001C4349">
      <w:pPr>
        <w:pStyle w:val="afff3"/>
        <w:rPr>
          <w:rtl/>
        </w:rPr>
      </w:pPr>
      <w:r w:rsidRPr="00F36BA9">
        <w:rPr>
          <w:rtl/>
        </w:rPr>
        <w:t>מצוה מן התורה לפרוק, אבל לא לטעון.</w:t>
      </w:r>
      <w:r w:rsidRPr="00F36BA9">
        <w:rPr>
          <w:rFonts w:hint="cs"/>
          <w:rtl/>
        </w:rPr>
        <w:t xml:space="preserve"> </w:t>
      </w:r>
      <w:r w:rsidR="00C866BA" w:rsidRPr="005E3761">
        <w:rPr>
          <w:rStyle w:val="TanaimMishna"/>
          <w:rFonts w:hint="cs"/>
          <w:rtl/>
          <w:rPrChange w:id="20025" w:author="קלוד" w:date="2026-10-06T10:08:05Z">
            <w:rPr>
              <w:rStyle w:val="affffc"/>
              <w:rFonts w:hint="cs"/>
              <w:rtl/>
            </w:rPr>
          </w:rPrChange>
        </w:rPr>
        <w:t>ר"ש</w:t>
      </w:r>
      <w:r w:rsidRPr="005E3761">
        <w:rPr>
          <w:rStyle w:val="TanaimMishna"/>
          <w:rtl/>
          <w:rPrChange w:id="20026" w:author="קלוד" w:date="2026-10-06T10:08:05Z">
            <w:rPr>
              <w:rStyle w:val="affffc"/>
              <w:rtl/>
            </w:rPr>
          </w:rPrChange>
        </w:rPr>
        <w:t xml:space="preserve"> אומר:</w:t>
      </w:r>
      <w:r w:rsidRPr="00F36BA9">
        <w:rPr>
          <w:rtl/>
        </w:rPr>
        <w:t xml:space="preserve"> אף לטעון.</w:t>
      </w:r>
    </w:p>
    <w:p w14:paraId="41761B43" w14:textId="7246B344" w:rsidR="006F071F" w:rsidRPr="00F36BA9" w:rsidRDefault="006F071F" w:rsidP="00A13714">
      <w:pPr>
        <w:pStyle w:val="afff3"/>
        <w:spacing w:after="60" w:line="220" w:lineRule="exact"/>
        <w:rPr>
          <w:rtl/>
        </w:rPr>
      </w:pPr>
      <w:r w:rsidRPr="005E3761">
        <w:rPr>
          <w:rStyle w:val="TanaimMishna"/>
          <w:rtl/>
          <w:rPrChange w:id="20027" w:author="קלוד" w:date="2026-10-06T10:08:05Z">
            <w:rPr>
              <w:rStyle w:val="affffc"/>
              <w:rtl/>
            </w:rPr>
          </w:rPrChange>
        </w:rPr>
        <w:lastRenderedPageBreak/>
        <w:t>ר</w:t>
      </w:r>
      <w:r w:rsidR="00C866BA" w:rsidRPr="005E3761">
        <w:rPr>
          <w:rStyle w:val="TanaimMishna"/>
          <w:rFonts w:hint="cs"/>
          <w:rtl/>
          <w:rPrChange w:id="20028" w:author="קלוד" w:date="2026-10-06T10:08:05Z">
            <w:rPr>
              <w:rStyle w:val="affffc"/>
              <w:rFonts w:hint="cs"/>
              <w:rtl/>
            </w:rPr>
          </w:rPrChange>
        </w:rPr>
        <w:t>יה"ג</w:t>
      </w:r>
      <w:r w:rsidRPr="005E3761">
        <w:rPr>
          <w:rStyle w:val="TanaimMishna"/>
          <w:rtl/>
          <w:rPrChange w:id="20029" w:author="קלוד" w:date="2026-10-06T10:08:05Z">
            <w:rPr>
              <w:rStyle w:val="affffc"/>
              <w:rtl/>
            </w:rPr>
          </w:rPrChange>
        </w:rPr>
        <w:t xml:space="preserve"> אומר:</w:t>
      </w:r>
      <w:r w:rsidRPr="00F36BA9">
        <w:rPr>
          <w:rtl/>
        </w:rPr>
        <w:t xml:space="preserve"> אם היה עליו יתר על משאו - אין זקוק לו, </w:t>
      </w:r>
      <w:r w:rsidRPr="005E3761">
        <w:rPr>
          <w:rStyle w:val="TanaimMishna"/>
          <w:rtl/>
          <w:rPrChange w:id="20030" w:author="קלוד" w:date="2026-10-06T10:08:05Z">
            <w:rPr>
              <w:rStyle w:val="affffc"/>
              <w:rtl/>
            </w:rPr>
          </w:rPrChange>
        </w:rPr>
        <w:t>שנא</w:t>
      </w:r>
      <w:r w:rsidRPr="005E3761">
        <w:rPr>
          <w:rStyle w:val="TanaimMishna"/>
          <w:rFonts w:hint="cs"/>
          <w:rtl/>
          <w:rPrChange w:id="20031" w:author="קלוד" w:date="2026-10-06T10:08:05Z">
            <w:rPr>
              <w:rStyle w:val="affffc"/>
              <w:rFonts w:hint="cs"/>
              <w:rtl/>
            </w:rPr>
          </w:rPrChange>
        </w:rPr>
        <w:t>'</w:t>
      </w:r>
      <w:r w:rsidRPr="00F36BA9">
        <w:rPr>
          <w:rtl/>
        </w:rPr>
        <w:t xml:space="preserve"> </w:t>
      </w:r>
      <w:r w:rsidRPr="00C866BA">
        <w:rPr>
          <w:rStyle w:val="affff8"/>
          <w:rtl/>
        </w:rPr>
        <w:t>תחת משאו</w:t>
      </w:r>
      <w:r w:rsidRPr="00F36BA9">
        <w:rPr>
          <w:rtl/>
        </w:rPr>
        <w:t xml:space="preserve"> משאוי שיכול לעמוד בו.</w:t>
      </w:r>
    </w:p>
    <w:p w14:paraId="69C57EE5" w14:textId="2AC87804" w:rsidR="00F707CE" w:rsidRPr="00F707CE" w:rsidRDefault="006F071F" w:rsidP="00C866BA">
      <w:pPr>
        <w:pStyle w:val="36"/>
        <w:framePr w:wrap="notBeside"/>
        <w:rPr>
          <w:rtl/>
        </w:rPr>
      </w:pPr>
      <w:r w:rsidRPr="00F707CE">
        <w:rPr>
          <w:rtl/>
        </w:rPr>
        <w:t>רבא</w:t>
      </w:r>
      <w:r w:rsidR="00F707CE" w:rsidRPr="00F707CE">
        <w:rPr>
          <w:rtl/>
        </w:rPr>
        <w:t>:</w:t>
      </w:r>
    </w:p>
    <w:p w14:paraId="0BBC7A79" w14:textId="1074BEB9" w:rsidR="006F071F" w:rsidRPr="00F36BA9" w:rsidRDefault="006F071F" w:rsidP="00C866BA">
      <w:pPr>
        <w:rPr>
          <w:rtl/>
        </w:rPr>
      </w:pPr>
      <w:r w:rsidRPr="00C866BA">
        <w:rPr>
          <w:rStyle w:val="afffc"/>
          <w:rtl/>
        </w:rPr>
        <w:t>רפת שאמרו</w:t>
      </w:r>
      <w:r w:rsidRPr="00F36BA9">
        <w:rPr>
          <w:rtl/>
        </w:rPr>
        <w:t xml:space="preserve"> </w:t>
      </w:r>
      <w:r w:rsidRPr="0050150D">
        <w:rPr>
          <w:rFonts w:cs="PFT_Frank"/>
          <w:b/>
          <w:bCs/>
          <w:szCs w:val="14"/>
          <w:rtl/>
        </w:rPr>
        <w:t>אינה מתעה</w:t>
      </w:r>
      <w:r w:rsidRPr="00F36BA9">
        <w:rPr>
          <w:rtl/>
        </w:rPr>
        <w:t xml:space="preserve"> </w:t>
      </w:r>
      <w:r w:rsidR="00C866BA">
        <w:rPr>
          <w:rFonts w:hint="cs"/>
          <w:rtl/>
        </w:rPr>
        <w:t>- מדתני</w:t>
      </w:r>
      <w:r w:rsidRPr="00F36BA9">
        <w:rPr>
          <w:rtl/>
        </w:rPr>
        <w:t xml:space="preserve"> אינו חייב בה,</w:t>
      </w:r>
      <w:r w:rsidR="00C866BA">
        <w:rPr>
          <w:rFonts w:hint="cs"/>
          <w:rtl/>
        </w:rPr>
        <w:t xml:space="preserve"> </w:t>
      </w:r>
      <w:r w:rsidRPr="0050150D">
        <w:rPr>
          <w:rFonts w:cs="PFT_Frank"/>
          <w:b/>
          <w:bCs/>
          <w:szCs w:val="14"/>
          <w:rtl/>
        </w:rPr>
        <w:t>ואינה משמרת</w:t>
      </w:r>
      <w:r w:rsidRPr="00F36BA9">
        <w:rPr>
          <w:rtl/>
        </w:rPr>
        <w:t xml:space="preserve"> </w:t>
      </w:r>
      <w:r w:rsidR="00C866BA">
        <w:rPr>
          <w:rFonts w:hint="cs"/>
          <w:rtl/>
        </w:rPr>
        <w:t>מדתני</w:t>
      </w:r>
      <w:r w:rsidRPr="00F36BA9">
        <w:rPr>
          <w:rtl/>
        </w:rPr>
        <w:t xml:space="preserve"> אינו חייב בה,</w:t>
      </w:r>
      <w:r w:rsidR="00C866BA">
        <w:rPr>
          <w:rFonts w:hint="cs"/>
          <w:rtl/>
        </w:rPr>
        <w:t xml:space="preserve"> ו</w:t>
      </w:r>
      <w:r w:rsidRPr="00F36BA9">
        <w:rPr>
          <w:rFonts w:hint="cs"/>
          <w:rtl/>
        </w:rPr>
        <w:t>אי משמרת הא אי מבחוץ מכניסה לפנים כ''ש מצאה בפנים</w:t>
      </w:r>
      <w:r w:rsidR="00C866BA">
        <w:rPr>
          <w:rFonts w:hint="cs"/>
          <w:rtl/>
        </w:rPr>
        <w:t>.</w:t>
      </w:r>
    </w:p>
    <w:p w14:paraId="58B33BE3" w14:textId="77777777" w:rsidR="006F071F" w:rsidRPr="00F36BA9" w:rsidRDefault="006F071F" w:rsidP="00C866BA">
      <w:pPr>
        <w:pStyle w:val="afffb"/>
        <w:rPr>
          <w:rtl/>
        </w:rPr>
      </w:pPr>
      <w:ins w:id="9855" w:author="מספור קטעי משנה" w:date="2026-10-06T06:45:11Z">
        <w:r>
          <w:rPr>
            <w:rStyle w:val="MisparKeta"/>
          </w:rPr>
          <w:t xml:space="preserve">ב. </w:t>
        </w:r>
      </w:ins>
      <w:r w:rsidRPr="00F36BA9">
        <w:rPr>
          <w:rtl/>
        </w:rPr>
        <w:t>מצאה ברפת אינו חייב.</w:t>
      </w:r>
    </w:p>
    <w:p w14:paraId="59ED3774" w14:textId="0DC33128" w:rsidR="00F707CE" w:rsidRPr="00F707CE" w:rsidRDefault="006F071F" w:rsidP="00C866BA">
      <w:pPr>
        <w:pStyle w:val="36"/>
        <w:framePr w:wrap="notBeside"/>
        <w:rPr>
          <w:rtl/>
        </w:rPr>
      </w:pPr>
      <w:r w:rsidRPr="00F707CE">
        <w:rPr>
          <w:rtl/>
        </w:rPr>
        <w:t>רבי יצחק</w:t>
      </w:r>
      <w:r w:rsidR="00F707CE" w:rsidRPr="00F707CE">
        <w:rPr>
          <w:rtl/>
        </w:rPr>
        <w:t>:</w:t>
      </w:r>
    </w:p>
    <w:p w14:paraId="5D7DE287" w14:textId="58A2002A" w:rsidR="00A6533C" w:rsidRPr="00A13714" w:rsidRDefault="006F071F" w:rsidP="009B508D">
      <w:pPr>
        <w:rPr>
          <w:spacing w:val="-4"/>
          <w:rtl/>
        </w:rPr>
      </w:pPr>
      <w:r w:rsidRPr="00A13714">
        <w:rPr>
          <w:spacing w:val="-4"/>
          <w:rtl/>
        </w:rPr>
        <w:t>והוא שעומדת תוך לתחום.</w:t>
      </w:r>
      <w:r w:rsidRPr="00A13714">
        <w:rPr>
          <w:rFonts w:hint="cs"/>
          <w:spacing w:val="-4"/>
          <w:rtl/>
        </w:rPr>
        <w:t xml:space="preserve"> מכלל דברה'ר וא</w:t>
      </w:r>
      <w:r w:rsidR="00C866BA" w:rsidRPr="00A13714">
        <w:rPr>
          <w:rFonts w:hint="cs"/>
          <w:spacing w:val="-4"/>
          <w:rtl/>
        </w:rPr>
        <w:t xml:space="preserve">ף </w:t>
      </w:r>
      <w:r w:rsidRPr="00A13714">
        <w:rPr>
          <w:rFonts w:hint="cs"/>
          <w:spacing w:val="-4"/>
          <w:rtl/>
        </w:rPr>
        <w:t>בתוך התחום חייב</w:t>
      </w:r>
    </w:p>
    <w:p w14:paraId="397479B7" w14:textId="2DD236FF" w:rsidR="00F707CE" w:rsidRPr="00F707CE" w:rsidRDefault="00C866BA" w:rsidP="00C866BA">
      <w:pPr>
        <w:pStyle w:val="36"/>
        <w:framePr w:wrap="notBeside"/>
        <w:rPr>
          <w:rtl/>
        </w:rPr>
      </w:pPr>
      <w:r w:rsidRPr="00F707CE">
        <w:rPr>
          <w:rFonts w:hint="cs"/>
          <w:rtl/>
        </w:rPr>
        <w:t xml:space="preserve">ויש </w:t>
      </w:r>
      <w:r w:rsidR="006F071F" w:rsidRPr="00F707CE">
        <w:rPr>
          <w:rtl/>
        </w:rPr>
        <w:t>דתני</w:t>
      </w:r>
      <w:r w:rsidR="006F071F" w:rsidRPr="00F707CE">
        <w:rPr>
          <w:rFonts w:hint="cs"/>
          <w:rtl/>
        </w:rPr>
        <w:t xml:space="preserve"> </w:t>
      </w:r>
      <w:r w:rsidR="006F071F" w:rsidRPr="00F707CE">
        <w:rPr>
          <w:rtl/>
        </w:rPr>
        <w:t>אסיפא</w:t>
      </w:r>
      <w:r w:rsidR="00F707CE" w:rsidRPr="00F707CE">
        <w:rPr>
          <w:rtl/>
        </w:rPr>
        <w:t>:</w:t>
      </w:r>
    </w:p>
    <w:p w14:paraId="20F31FAA" w14:textId="7C754211" w:rsidR="00C866BA" w:rsidRDefault="006F071F" w:rsidP="00C866BA">
      <w:pPr>
        <w:rPr>
          <w:rtl/>
        </w:rPr>
      </w:pPr>
      <w:r w:rsidRPr="00F36BA9">
        <w:rPr>
          <w:rtl/>
        </w:rPr>
        <w:t>בר</w:t>
      </w:r>
      <w:r w:rsidRPr="00F36BA9">
        <w:rPr>
          <w:rFonts w:hint="cs"/>
          <w:rtl/>
        </w:rPr>
        <w:t>ה''ר</w:t>
      </w:r>
      <w:r w:rsidRPr="00F36BA9">
        <w:rPr>
          <w:rtl/>
        </w:rPr>
        <w:t xml:space="preserve"> חייב בה,</w:t>
      </w:r>
      <w:r w:rsidR="00C866BA">
        <w:rPr>
          <w:rFonts w:hint="cs"/>
          <w:rtl/>
        </w:rPr>
        <w:t xml:space="preserve"> </w:t>
      </w:r>
      <w:r w:rsidR="00C866BA" w:rsidRPr="005E3761">
        <w:rPr>
          <w:rStyle w:val="affffc"/>
          <w:rFonts w:hint="cs"/>
          <w:rtl/>
        </w:rPr>
        <w:t>ואהך ארי''צ:</w:t>
      </w:r>
      <w:r w:rsidRPr="00F36BA9">
        <w:rPr>
          <w:rtl/>
        </w:rPr>
        <w:t xml:space="preserve"> והוא שעומדת חוץ לתחום.</w:t>
      </w:r>
      <w:r w:rsidRPr="00F36BA9">
        <w:rPr>
          <w:rFonts w:hint="cs"/>
          <w:rtl/>
        </w:rPr>
        <w:t xml:space="preserve"> </w:t>
      </w:r>
    </w:p>
    <w:p w14:paraId="415A4046" w14:textId="41B6EDC9" w:rsidR="006F071F" w:rsidRPr="00F36BA9" w:rsidRDefault="006F071F" w:rsidP="00C866BA">
      <w:pPr>
        <w:rPr>
          <w:rtl/>
        </w:rPr>
      </w:pPr>
      <w:r w:rsidRPr="00F36BA9">
        <w:rPr>
          <w:rtl/>
        </w:rPr>
        <w:t>מכלל דברפת, אפי</w:t>
      </w:r>
      <w:r w:rsidRPr="00F36BA9">
        <w:rPr>
          <w:rFonts w:hint="cs"/>
          <w:rtl/>
        </w:rPr>
        <w:t>'</w:t>
      </w:r>
      <w:r w:rsidRPr="00F36BA9">
        <w:rPr>
          <w:rtl/>
        </w:rPr>
        <w:t xml:space="preserve"> עומדת חוץ לתחום - אינו חייב בה.</w:t>
      </w:r>
    </w:p>
    <w:p w14:paraId="1A3C07E1" w14:textId="4FA712EB" w:rsidR="006F071F" w:rsidRPr="00F36BA9" w:rsidRDefault="006F071F" w:rsidP="005D6781">
      <w:pPr>
        <w:pStyle w:val="afffb"/>
        <w:rPr>
          <w:rtl/>
        </w:rPr>
      </w:pPr>
      <w:ins w:id="9856" w:author="מספור קטעי משנה" w:date="2026-10-06T06:45:11Z">
        <w:r>
          <w:rPr>
            <w:rStyle w:val="MisparKeta"/>
          </w:rPr>
          <w:t xml:space="preserve">ג. </w:t>
        </w:r>
      </w:ins>
      <w:r w:rsidRPr="00F36BA9">
        <w:rPr>
          <w:rtl/>
        </w:rPr>
        <w:t>בבית הקברות לא יטמא לה.</w:t>
      </w:r>
    </w:p>
    <w:p w14:paraId="54708441" w14:textId="068BF4C8" w:rsidR="00F707CE" w:rsidRPr="00F707CE" w:rsidRDefault="006F071F" w:rsidP="00C866BA">
      <w:pPr>
        <w:pStyle w:val="36"/>
        <w:framePr w:wrap="notBeside"/>
        <w:rPr>
          <w:rtl/>
        </w:rPr>
      </w:pPr>
      <w:r w:rsidRPr="00F707CE">
        <w:rPr>
          <w:rtl/>
        </w:rPr>
        <w:t>ת"ר</w:t>
      </w:r>
      <w:r w:rsidR="00F707CE" w:rsidRPr="00F707CE">
        <w:rPr>
          <w:rtl/>
        </w:rPr>
        <w:t>:</w:t>
      </w:r>
    </w:p>
    <w:p w14:paraId="0C07068D" w14:textId="446E3EEB" w:rsidR="006F071F" w:rsidRPr="00A13714" w:rsidRDefault="006F071F" w:rsidP="009B508D">
      <w:pPr>
        <w:rPr>
          <w:spacing w:val="-8"/>
          <w:rtl/>
        </w:rPr>
      </w:pPr>
      <w:r w:rsidRPr="00F36BA9">
        <w:rPr>
          <w:rtl/>
        </w:rPr>
        <w:t>מנין שאם אמר לו אביו היטמא</w:t>
      </w:r>
      <w:r w:rsidR="00C866BA">
        <w:rPr>
          <w:rFonts w:hint="cs"/>
          <w:rtl/>
        </w:rPr>
        <w:t>,</w:t>
      </w:r>
      <w:r w:rsidRPr="00F36BA9">
        <w:rPr>
          <w:rtl/>
        </w:rPr>
        <w:t xml:space="preserve"> אל תחזיר</w:t>
      </w:r>
      <w:r w:rsidR="00C866BA">
        <w:rPr>
          <w:rFonts w:hint="cs"/>
          <w:rtl/>
        </w:rPr>
        <w:t>,</w:t>
      </w:r>
      <w:r w:rsidRPr="00F36BA9">
        <w:rPr>
          <w:rtl/>
        </w:rPr>
        <w:t xml:space="preserve"> </w:t>
      </w:r>
      <w:r w:rsidR="00C866BA">
        <w:rPr>
          <w:rFonts w:hint="cs"/>
          <w:rtl/>
        </w:rPr>
        <w:t xml:space="preserve">- </w:t>
      </w:r>
      <w:r w:rsidRPr="00F36BA9">
        <w:rPr>
          <w:rtl/>
        </w:rPr>
        <w:t>שלא ישמע לו</w:t>
      </w:r>
      <w:r w:rsidR="00C866BA">
        <w:rPr>
          <w:rFonts w:hint="cs"/>
          <w:rtl/>
        </w:rPr>
        <w:t>,</w:t>
      </w:r>
      <w:r w:rsidRPr="00F36BA9">
        <w:rPr>
          <w:rtl/>
        </w:rPr>
        <w:t xml:space="preserve"> </w:t>
      </w:r>
      <w:r w:rsidR="00C866BA" w:rsidRPr="00A13714">
        <w:rPr>
          <w:rStyle w:val="affffc"/>
          <w:rFonts w:hint="cs"/>
          <w:spacing w:val="0"/>
          <w:rtl/>
        </w:rPr>
        <w:t>ד</w:t>
      </w:r>
      <w:r w:rsidRPr="00A13714">
        <w:rPr>
          <w:rStyle w:val="affff8"/>
          <w:spacing w:val="0"/>
          <w:rtl/>
        </w:rPr>
        <w:t>איש אמו ואביו תיראו ואת שבתותי תשמרו אני ה'</w:t>
      </w:r>
      <w:r w:rsidRPr="00A13714">
        <w:rPr>
          <w:spacing w:val="-8"/>
          <w:rtl/>
        </w:rPr>
        <w:t xml:space="preserve"> כולכם חייבין בכבודי.</w:t>
      </w:r>
    </w:p>
    <w:p w14:paraId="25917DF0" w14:textId="77777777" w:rsidR="00F707CE" w:rsidRPr="00F707CE" w:rsidRDefault="00C866BA" w:rsidP="00C866BA">
      <w:pPr>
        <w:pStyle w:val="36"/>
        <w:framePr w:wrap="notBeside"/>
        <w:rPr>
          <w:rtl/>
        </w:rPr>
      </w:pPr>
      <w:r w:rsidRPr="00F707CE">
        <w:rPr>
          <w:rFonts w:hint="cs"/>
          <w:rtl/>
        </w:rPr>
        <w:t>טעם</w:t>
      </w:r>
      <w:r w:rsidR="00F707CE" w:rsidRPr="00F707CE">
        <w:rPr>
          <w:rtl/>
        </w:rPr>
        <w:t>:</w:t>
      </w:r>
    </w:p>
    <w:p w14:paraId="1646F817" w14:textId="7B8E8501" w:rsidR="00E71D76" w:rsidRDefault="006F071F" w:rsidP="00C866BA">
      <w:pPr>
        <w:rPr>
          <w:rtl/>
        </w:rPr>
      </w:pPr>
      <w:r w:rsidRPr="000B4410">
        <w:rPr>
          <w:rStyle w:val="affff8"/>
          <w:b/>
          <w:bCs w:val="0"/>
          <w:spacing w:val="-4"/>
          <w:rtl/>
        </w:rPr>
        <w:t>את שבתותי תשמרו</w:t>
      </w:r>
      <w:r w:rsidRPr="00E71D76">
        <w:rPr>
          <w:spacing w:val="-2"/>
          <w:rtl/>
        </w:rPr>
        <w:t xml:space="preserve"> </w:t>
      </w:r>
      <w:r w:rsidRPr="000B4410">
        <w:rPr>
          <w:rStyle w:val="affffc"/>
          <w:spacing w:val="-4"/>
          <w:rtl/>
        </w:rPr>
        <w:t xml:space="preserve">הא </w:t>
      </w:r>
      <w:r w:rsidR="00C866BA" w:rsidRPr="000B4410">
        <w:rPr>
          <w:rStyle w:val="affffc"/>
          <w:rFonts w:hint="cs"/>
          <w:spacing w:val="-4"/>
          <w:rtl/>
        </w:rPr>
        <w:t>בלא זה</w:t>
      </w:r>
      <w:r w:rsidR="00C866BA" w:rsidRPr="000B4410">
        <w:rPr>
          <w:rFonts w:hint="cs"/>
          <w:spacing w:val="-4"/>
          <w:rtl/>
        </w:rPr>
        <w:t xml:space="preserve"> </w:t>
      </w:r>
      <w:r w:rsidRPr="000B4410">
        <w:rPr>
          <w:rFonts w:hint="cs"/>
          <w:spacing w:val="-4"/>
          <w:rtl/>
        </w:rPr>
        <w:t>ישמע לו</w:t>
      </w:r>
      <w:r w:rsidRPr="00E71D76">
        <w:rPr>
          <w:rFonts w:hint="cs"/>
          <w:spacing w:val="-2"/>
          <w:rtl/>
        </w:rPr>
        <w:t xml:space="preserve"> </w:t>
      </w:r>
      <w:r w:rsidRPr="00E71D76">
        <w:rPr>
          <w:rStyle w:val="affffc"/>
          <w:rFonts w:hint="cs"/>
          <w:spacing w:val="-2"/>
          <w:rtl/>
        </w:rPr>
        <w:t>ולא אמרי'</w:t>
      </w:r>
      <w:r w:rsidRPr="00E71D76">
        <w:rPr>
          <w:rFonts w:hint="cs"/>
          <w:spacing w:val="-2"/>
          <w:rtl/>
        </w:rPr>
        <w:t xml:space="preserve"> דדחי עשה לל'ת</w:t>
      </w:r>
      <w:r w:rsidRPr="00F36BA9">
        <w:rPr>
          <w:rFonts w:hint="cs"/>
          <w:rtl/>
        </w:rPr>
        <w:t xml:space="preserve"> ועשה</w:t>
      </w:r>
    </w:p>
    <w:p w14:paraId="1911A53A" w14:textId="2F5C1A22" w:rsidR="006F071F" w:rsidRPr="00F36BA9" w:rsidRDefault="00C866BA" w:rsidP="00C866BA">
      <w:pPr>
        <w:rPr>
          <w:rtl/>
        </w:rPr>
      </w:pPr>
      <w:r w:rsidRPr="005E3761">
        <w:rPr>
          <w:rStyle w:val="affffc"/>
          <w:rFonts w:hint="cs"/>
          <w:rtl/>
        </w:rPr>
        <w:t>ו</w:t>
      </w:r>
      <w:r w:rsidR="006F071F" w:rsidRPr="005E3761">
        <w:rPr>
          <w:rStyle w:val="affffc"/>
          <w:rFonts w:hint="cs"/>
          <w:rtl/>
        </w:rPr>
        <w:t>איצטריך סד''א</w:t>
      </w:r>
      <w:r w:rsidR="006F071F" w:rsidRPr="005E3761">
        <w:rPr>
          <w:rStyle w:val="affffc"/>
          <w:rtl/>
        </w:rPr>
        <w:t>:</w:t>
      </w:r>
      <w:r w:rsidR="006F071F" w:rsidRPr="00F36BA9">
        <w:rPr>
          <w:rtl/>
        </w:rPr>
        <w:t xml:space="preserve"> הואיל והוקש כיבוד אב ואם לכבוד </w:t>
      </w:r>
      <w:r>
        <w:rPr>
          <w:rFonts w:hint="cs"/>
          <w:rtl/>
        </w:rPr>
        <w:t>ה</w:t>
      </w:r>
      <w:r w:rsidR="006F071F" w:rsidRPr="00F36BA9">
        <w:rPr>
          <w:rtl/>
        </w:rPr>
        <w:t xml:space="preserve">מקום </w:t>
      </w:r>
      <w:r w:rsidR="00E71D76" w:rsidRPr="00E71D76">
        <w:rPr>
          <w:rFonts w:hint="cs"/>
          <w:spacing w:val="-2"/>
          <w:rtl/>
        </w:rPr>
        <w:t>ד</w:t>
      </w:r>
      <w:r w:rsidR="006F071F" w:rsidRPr="00E71D76">
        <w:rPr>
          <w:rStyle w:val="affff8"/>
          <w:spacing w:val="-2"/>
          <w:rtl/>
        </w:rPr>
        <w:t>כבד את אביך ואת אמך,</w:t>
      </w:r>
      <w:r w:rsidR="006F071F" w:rsidRPr="00E71D76">
        <w:rPr>
          <w:spacing w:val="-2"/>
          <w:rtl/>
        </w:rPr>
        <w:t xml:space="preserve"> </w:t>
      </w:r>
      <w:r w:rsidR="006F071F" w:rsidRPr="00E71D76">
        <w:rPr>
          <w:rStyle w:val="affffc"/>
          <w:spacing w:val="-2"/>
          <w:rtl/>
        </w:rPr>
        <w:t>ולהלן</w:t>
      </w:r>
      <w:r w:rsidR="006F071F" w:rsidRPr="00E71D76">
        <w:rPr>
          <w:spacing w:val="-2"/>
          <w:rtl/>
        </w:rPr>
        <w:t xml:space="preserve"> </w:t>
      </w:r>
      <w:r w:rsidR="006F071F" w:rsidRPr="00E71D76">
        <w:rPr>
          <w:rStyle w:val="affff8"/>
          <w:spacing w:val="-2"/>
          <w:rtl/>
        </w:rPr>
        <w:t>כבד את ה' מהונך.</w:t>
      </w:r>
      <w:r w:rsidR="006F071F" w:rsidRPr="00F36BA9">
        <w:rPr>
          <w:rFonts w:hint="cs"/>
          <w:rtl/>
        </w:rPr>
        <w:t xml:space="preserve"> </w:t>
      </w:r>
      <w:r w:rsidR="006F071F" w:rsidRPr="00F36BA9">
        <w:rPr>
          <w:rtl/>
        </w:rPr>
        <w:t xml:space="preserve">לכך </w:t>
      </w:r>
      <w:r>
        <w:rPr>
          <w:rFonts w:hint="cs"/>
          <w:rtl/>
        </w:rPr>
        <w:t>יציית לו</w:t>
      </w:r>
      <w:r w:rsidR="00E71D76">
        <w:rPr>
          <w:rFonts w:hint="cs"/>
          <w:rtl/>
        </w:rPr>
        <w:t xml:space="preserve"> </w:t>
      </w:r>
      <w:r w:rsidR="006F071F" w:rsidRPr="00A13714">
        <w:rPr>
          <w:rStyle w:val="affffc"/>
          <w:rtl/>
        </w:rPr>
        <w:t>ק</w:t>
      </w:r>
      <w:r w:rsidR="006F071F" w:rsidRPr="00A13714">
        <w:rPr>
          <w:rStyle w:val="affffc"/>
          <w:rFonts w:hint="cs"/>
          <w:rtl/>
        </w:rPr>
        <w:t>מ''ל</w:t>
      </w:r>
      <w:r w:rsidR="00A13714">
        <w:rPr>
          <w:rStyle w:val="affffc"/>
          <w:rFonts w:hint="cs"/>
          <w:rtl/>
        </w:rPr>
        <w:t>:</w:t>
      </w:r>
      <w:r w:rsidR="006F071F" w:rsidRPr="00F36BA9">
        <w:rPr>
          <w:rtl/>
        </w:rPr>
        <w:t xml:space="preserve"> </w:t>
      </w:r>
      <w:r>
        <w:rPr>
          <w:rFonts w:hint="cs"/>
          <w:rtl/>
        </w:rPr>
        <w:t>שלא.</w:t>
      </w:r>
    </w:p>
    <w:p w14:paraId="6E6AD90A" w14:textId="7E43BCAB" w:rsidR="006F071F" w:rsidRPr="00F36BA9" w:rsidRDefault="006F071F" w:rsidP="005D6781">
      <w:pPr>
        <w:pStyle w:val="afffb"/>
        <w:rPr>
          <w:rtl/>
        </w:rPr>
      </w:pPr>
      <w:ins w:id="9857" w:author="מספור קטעי משנה" w:date="2026-10-06T06:45:11Z">
        <w:r>
          <w:rPr>
            <w:rStyle w:val="MisparKeta"/>
          </w:rPr>
          <w:t xml:space="preserve">א. </w:t>
        </w:r>
      </w:ins>
      <w:r w:rsidRPr="00F36BA9">
        <w:rPr>
          <w:rtl/>
        </w:rPr>
        <w:t>מצוה מן התורה לפרוק אבל לא לטעון.</w:t>
      </w:r>
    </w:p>
    <w:p w14:paraId="6AAE2675" w14:textId="76F5EC07" w:rsidR="00A6533C" w:rsidRPr="00F36BA9" w:rsidRDefault="006F071F" w:rsidP="009B508D">
      <w:pPr>
        <w:rPr>
          <w:rtl/>
        </w:rPr>
      </w:pPr>
      <w:r w:rsidRPr="00F36BA9">
        <w:rPr>
          <w:rFonts w:hint="cs"/>
          <w:rtl/>
        </w:rPr>
        <w:t>היינו שלא לטעון בחינם אלא בשכר</w:t>
      </w:r>
      <w:r w:rsidR="00C866BA">
        <w:rPr>
          <w:rFonts w:hint="cs"/>
          <w:rtl/>
        </w:rPr>
        <w:t>,</w:t>
      </w:r>
      <w:r w:rsidRPr="00F36BA9">
        <w:rPr>
          <w:rFonts w:hint="cs"/>
          <w:rtl/>
        </w:rPr>
        <w:t xml:space="preserve"> </w:t>
      </w:r>
      <w:r w:rsidRPr="005E3761">
        <w:rPr>
          <w:rStyle w:val="affffc"/>
          <w:rFonts w:hint="cs"/>
          <w:rtl/>
        </w:rPr>
        <w:t>לר''ש</w:t>
      </w:r>
      <w:r w:rsidRPr="00F36BA9">
        <w:rPr>
          <w:rFonts w:hint="cs"/>
          <w:rtl/>
        </w:rPr>
        <w:t xml:space="preserve"> אפי' לטעון בחנם</w:t>
      </w:r>
      <w:r w:rsidR="00C866BA">
        <w:rPr>
          <w:rFonts w:hint="cs"/>
          <w:rtl/>
        </w:rPr>
        <w:t>,</w:t>
      </w:r>
    </w:p>
    <w:p w14:paraId="61E1A36D" w14:textId="51ED3C5A" w:rsidR="00F707CE" w:rsidRPr="00F707CE" w:rsidRDefault="006F071F" w:rsidP="00C866BA">
      <w:pPr>
        <w:pStyle w:val="36"/>
        <w:framePr w:wrap="notBeside"/>
        <w:rPr>
          <w:rtl/>
        </w:rPr>
      </w:pPr>
      <w:r w:rsidRPr="00F707CE">
        <w:rPr>
          <w:rtl/>
        </w:rPr>
        <w:t>תנינא לדת"ר</w:t>
      </w:r>
      <w:r w:rsidR="00F707CE" w:rsidRPr="00F707CE">
        <w:rPr>
          <w:rtl/>
        </w:rPr>
        <w:t>:</w:t>
      </w:r>
    </w:p>
    <w:p w14:paraId="0ECC654B" w14:textId="59991C5B" w:rsidR="006F071F" w:rsidRPr="00F36BA9" w:rsidRDefault="006F071F" w:rsidP="00C866BA">
      <w:pPr>
        <w:rPr>
          <w:rtl/>
        </w:rPr>
      </w:pPr>
      <w:r w:rsidRPr="00F36BA9">
        <w:rPr>
          <w:rtl/>
        </w:rPr>
        <w:t>פריקה בחנם, טעינה בשכר.</w:t>
      </w:r>
      <w:r w:rsidRPr="00F36BA9">
        <w:rPr>
          <w:rFonts w:hint="cs"/>
          <w:rtl/>
        </w:rPr>
        <w:t xml:space="preserve"> </w:t>
      </w:r>
      <w:r w:rsidRPr="005E3761">
        <w:rPr>
          <w:rStyle w:val="affffc"/>
          <w:rFonts w:hint="cs"/>
          <w:rtl/>
        </w:rPr>
        <w:t>ו</w:t>
      </w:r>
      <w:r w:rsidRPr="005E3761">
        <w:rPr>
          <w:rStyle w:val="affffc"/>
          <w:rtl/>
        </w:rPr>
        <w:t>רבי שמעון</w:t>
      </w:r>
      <w:r w:rsidRPr="00F36BA9">
        <w:rPr>
          <w:rtl/>
        </w:rPr>
        <w:t>: זו וזו בחנם.</w:t>
      </w:r>
    </w:p>
    <w:p w14:paraId="5939C571" w14:textId="1893B89E" w:rsidR="00F707CE" w:rsidRPr="00F707CE" w:rsidRDefault="006F071F" w:rsidP="00C866BA">
      <w:pPr>
        <w:pStyle w:val="36"/>
        <w:framePr w:wrap="notBeside"/>
        <w:rPr>
          <w:rtl/>
        </w:rPr>
      </w:pPr>
      <w:r w:rsidRPr="00F707CE">
        <w:rPr>
          <w:rFonts w:hint="cs"/>
          <w:rtl/>
        </w:rPr>
        <w:t>טעמא רבנן</w:t>
      </w:r>
      <w:r w:rsidR="00F707CE" w:rsidRPr="00F707CE">
        <w:rPr>
          <w:rFonts w:hint="cs"/>
          <w:rtl/>
        </w:rPr>
        <w:t>:</w:t>
      </w:r>
    </w:p>
    <w:p w14:paraId="1A60DA01" w14:textId="28477AAB" w:rsidR="00A6533C" w:rsidRPr="000B4410" w:rsidRDefault="006F071F" w:rsidP="009B508D">
      <w:pPr>
        <w:rPr>
          <w:spacing w:val="-2"/>
          <w:rtl/>
        </w:rPr>
      </w:pPr>
      <w:r w:rsidRPr="000B4410">
        <w:rPr>
          <w:rStyle w:val="affffc"/>
          <w:spacing w:val="-2"/>
          <w:rtl/>
        </w:rPr>
        <w:t>דאי כר</w:t>
      </w:r>
      <w:r w:rsidRPr="000B4410">
        <w:rPr>
          <w:rStyle w:val="affffc"/>
          <w:rFonts w:hint="cs"/>
          <w:spacing w:val="-2"/>
          <w:rtl/>
        </w:rPr>
        <w:t>''ש</w:t>
      </w:r>
      <w:r w:rsidRPr="000B4410">
        <w:rPr>
          <w:rFonts w:hint="cs"/>
          <w:spacing w:val="-2"/>
          <w:rtl/>
        </w:rPr>
        <w:t xml:space="preserve"> </w:t>
      </w:r>
      <w:r w:rsidRPr="000B4410">
        <w:rPr>
          <w:spacing w:val="-2"/>
          <w:rtl/>
        </w:rPr>
        <w:t>לכתוב טעינה</w:t>
      </w:r>
      <w:r w:rsidRPr="000B4410">
        <w:rPr>
          <w:rFonts w:hint="cs"/>
          <w:spacing w:val="-2"/>
          <w:rtl/>
        </w:rPr>
        <w:t xml:space="preserve"> </w:t>
      </w:r>
      <w:r w:rsidR="00C866BA" w:rsidRPr="000B4410">
        <w:rPr>
          <w:rFonts w:hint="cs"/>
          <w:spacing w:val="-2"/>
          <w:rtl/>
        </w:rPr>
        <w:t xml:space="preserve">שאין </w:t>
      </w:r>
      <w:r w:rsidRPr="000B4410">
        <w:rPr>
          <w:rFonts w:hint="cs"/>
          <w:spacing w:val="-2"/>
          <w:rtl/>
        </w:rPr>
        <w:t xml:space="preserve">בה צעב''ח </w:t>
      </w:r>
      <w:r w:rsidR="00C866BA" w:rsidRPr="000B4410">
        <w:rPr>
          <w:rFonts w:hint="cs"/>
          <w:spacing w:val="-2"/>
          <w:rtl/>
        </w:rPr>
        <w:t>ו</w:t>
      </w:r>
      <w:r w:rsidRPr="000B4410">
        <w:rPr>
          <w:rFonts w:hint="cs"/>
          <w:spacing w:val="-2"/>
          <w:rtl/>
        </w:rPr>
        <w:t>חסרון כיס כ''ש פריקה</w:t>
      </w:r>
    </w:p>
    <w:p w14:paraId="5F64B4F0" w14:textId="25101B57" w:rsidR="006F071F" w:rsidRPr="00F36BA9" w:rsidRDefault="00C866BA" w:rsidP="00C866BA">
      <w:pPr>
        <w:rPr>
          <w:rtl/>
        </w:rPr>
      </w:pPr>
      <w:r w:rsidRPr="000B4410">
        <w:rPr>
          <w:rStyle w:val="affffc"/>
          <w:rFonts w:hint="cs"/>
          <w:rtl/>
        </w:rPr>
        <w:t>לכך כתב</w:t>
      </w:r>
      <w:r>
        <w:rPr>
          <w:rFonts w:hint="cs"/>
          <w:rtl/>
        </w:rPr>
        <w:t xml:space="preserve"> </w:t>
      </w:r>
      <w:r w:rsidR="006F071F" w:rsidRPr="00C866BA">
        <w:rPr>
          <w:rStyle w:val="affff8"/>
          <w:rFonts w:hint="cs"/>
          <w:rtl/>
        </w:rPr>
        <w:t>פריקה</w:t>
      </w:r>
      <w:r w:rsidR="006F071F" w:rsidRPr="00F36BA9">
        <w:rPr>
          <w:rFonts w:hint="cs"/>
          <w:rtl/>
        </w:rPr>
        <w:t xml:space="preserve"> </w:t>
      </w:r>
      <w:r w:rsidR="006F071F" w:rsidRPr="005E3761">
        <w:rPr>
          <w:rStyle w:val="affffc"/>
          <w:rFonts w:hint="cs"/>
          <w:rtl/>
        </w:rPr>
        <w:t>לומר לך</w:t>
      </w:r>
      <w:r w:rsidR="006F071F" w:rsidRPr="005E3761">
        <w:rPr>
          <w:rStyle w:val="affffc"/>
          <w:rtl/>
        </w:rPr>
        <w:t>:</w:t>
      </w:r>
      <w:r w:rsidR="006F071F" w:rsidRPr="00F36BA9">
        <w:rPr>
          <w:rtl/>
        </w:rPr>
        <w:t xml:space="preserve"> פריקה - בחנם, טעינה - בשכר.</w:t>
      </w:r>
    </w:p>
    <w:p w14:paraId="1066528A" w14:textId="021C682B" w:rsidR="00F707CE" w:rsidRPr="00F707CE" w:rsidRDefault="006F071F" w:rsidP="00C866BA">
      <w:pPr>
        <w:pStyle w:val="36"/>
        <w:framePr w:wrap="notBeside"/>
        <w:rPr>
          <w:rtl/>
        </w:rPr>
      </w:pPr>
      <w:r w:rsidRPr="00F707CE">
        <w:rPr>
          <w:rFonts w:hint="cs"/>
          <w:rtl/>
        </w:rPr>
        <w:t>ולר''ש</w:t>
      </w:r>
      <w:r w:rsidR="00F707CE" w:rsidRPr="00F707CE">
        <w:rPr>
          <w:rFonts w:hint="cs"/>
          <w:rtl/>
        </w:rPr>
        <w:t>:</w:t>
      </w:r>
    </w:p>
    <w:p w14:paraId="357E552C" w14:textId="1858594B" w:rsidR="006F071F" w:rsidRPr="00C866BA" w:rsidRDefault="006F071F" w:rsidP="009B508D">
      <w:pPr>
        <w:rPr>
          <w:rStyle w:val="affffe"/>
          <w:rtl/>
        </w:rPr>
      </w:pPr>
      <w:r w:rsidRPr="00F36BA9">
        <w:rPr>
          <w:rtl/>
        </w:rPr>
        <w:t>משום דלא מסיימי קראי.</w:t>
      </w:r>
      <w:r w:rsidRPr="00F36BA9">
        <w:rPr>
          <w:rFonts w:hint="cs"/>
          <w:rtl/>
        </w:rPr>
        <w:t xml:space="preserve"> </w:t>
      </w:r>
      <w:r w:rsidRPr="00C866BA">
        <w:rPr>
          <w:rStyle w:val="affffe"/>
          <w:rFonts w:hint="cs"/>
          <w:rtl/>
        </w:rPr>
        <w:t>וא''י אם הכתוב מדבר בפריקה או בטעינה</w:t>
      </w:r>
    </w:p>
    <w:p w14:paraId="02AA9B6F" w14:textId="03591596" w:rsidR="00F707CE" w:rsidRPr="00F707CE" w:rsidRDefault="006F071F" w:rsidP="00C866BA">
      <w:pPr>
        <w:pStyle w:val="36"/>
        <w:framePr w:wrap="notBeside"/>
        <w:rPr>
          <w:rtl/>
        </w:rPr>
      </w:pPr>
      <w:r w:rsidRPr="00F707CE">
        <w:rPr>
          <w:rtl/>
        </w:rPr>
        <w:t>ו</w:t>
      </w:r>
      <w:r w:rsidRPr="00F707CE">
        <w:rPr>
          <w:rFonts w:hint="cs"/>
          <w:rtl/>
        </w:rPr>
        <w:t>ל</w:t>
      </w:r>
      <w:r w:rsidRPr="00F707CE">
        <w:rPr>
          <w:rtl/>
        </w:rPr>
        <w:t>רבנן</w:t>
      </w:r>
      <w:r w:rsidR="00F707CE" w:rsidRPr="00F707CE">
        <w:rPr>
          <w:rtl/>
        </w:rPr>
        <w:t>:</w:t>
      </w:r>
    </w:p>
    <w:p w14:paraId="1E2F5B69" w14:textId="407925C4" w:rsidR="00A6533C" w:rsidRPr="00F36BA9" w:rsidRDefault="006F071F" w:rsidP="00C866BA">
      <w:pPr>
        <w:rPr>
          <w:rtl/>
        </w:rPr>
      </w:pPr>
      <w:r w:rsidRPr="00C866BA">
        <w:rPr>
          <w:rStyle w:val="affff8"/>
          <w:rtl/>
        </w:rPr>
        <w:t>רובץ תחת משאו</w:t>
      </w:r>
      <w:r w:rsidRPr="00F36BA9">
        <w:rPr>
          <w:rtl/>
        </w:rPr>
        <w:t xml:space="preserve">, </w:t>
      </w:r>
      <w:r w:rsidR="00237964" w:rsidRPr="005E3761">
        <w:rPr>
          <w:rStyle w:val="affffc"/>
          <w:rtl/>
        </w:rPr>
        <w:t>שם</w:t>
      </w:r>
      <w:r w:rsidRPr="00F36BA9">
        <w:rPr>
          <w:rtl/>
        </w:rPr>
        <w:t xml:space="preserve"> </w:t>
      </w:r>
      <w:r w:rsidRPr="00C866BA">
        <w:rPr>
          <w:rStyle w:val="affff8"/>
          <w:rtl/>
        </w:rPr>
        <w:t>נופלין בדרך</w:t>
      </w:r>
      <w:r w:rsidRPr="00F36BA9">
        <w:rPr>
          <w:rtl/>
        </w:rPr>
        <w:t xml:space="preserve"> </w:t>
      </w:r>
      <w:r w:rsidR="00C866BA">
        <w:rPr>
          <w:rFonts w:hint="cs"/>
          <w:rtl/>
        </w:rPr>
        <w:t xml:space="preserve">שהבהמה נפלה והמשא לצידה </w:t>
      </w:r>
    </w:p>
    <w:p w14:paraId="02F085D6" w14:textId="3F1FBD04" w:rsidR="00F707CE" w:rsidRPr="00F707CE" w:rsidRDefault="006F071F" w:rsidP="00C866BA">
      <w:pPr>
        <w:pStyle w:val="36"/>
        <w:framePr w:wrap="notBeside"/>
        <w:rPr>
          <w:rtl/>
        </w:rPr>
      </w:pPr>
      <w:r w:rsidRPr="00F707CE">
        <w:rPr>
          <w:rtl/>
        </w:rPr>
        <w:t>ור</w:t>
      </w:r>
      <w:r w:rsidRPr="00F707CE">
        <w:rPr>
          <w:rFonts w:hint="cs"/>
          <w:rtl/>
        </w:rPr>
        <w:t>''ש</w:t>
      </w:r>
      <w:r w:rsidR="00F707CE" w:rsidRPr="00F707CE">
        <w:rPr>
          <w:rtl/>
        </w:rPr>
        <w:t>:</w:t>
      </w:r>
    </w:p>
    <w:p w14:paraId="024ACD78" w14:textId="6619B2E2" w:rsidR="006F071F" w:rsidRPr="00F36BA9" w:rsidRDefault="006F071F" w:rsidP="00C866BA">
      <w:pPr>
        <w:spacing w:after="60"/>
        <w:rPr>
          <w:rtl/>
        </w:rPr>
      </w:pPr>
      <w:r w:rsidRPr="00C866BA">
        <w:rPr>
          <w:rStyle w:val="affff8"/>
          <w:rtl/>
        </w:rPr>
        <w:t>נופלין בדרך</w:t>
      </w:r>
      <w:r w:rsidRPr="00F36BA9">
        <w:rPr>
          <w:rtl/>
        </w:rPr>
        <w:t xml:space="preserve"> </w:t>
      </w:r>
      <w:r w:rsidR="00C866BA">
        <w:rPr>
          <w:rtl/>
        </w:rPr>
        <w:t>–</w:t>
      </w:r>
      <w:r w:rsidR="00C866BA">
        <w:rPr>
          <w:rFonts w:hint="cs"/>
          <w:rtl/>
        </w:rPr>
        <w:t xml:space="preserve"> הן ומשאיהן משמע </w:t>
      </w:r>
    </w:p>
    <w:p w14:paraId="0AB923BA" w14:textId="77777777" w:rsidR="006F071F" w:rsidRPr="00F36BA9" w:rsidRDefault="006F071F" w:rsidP="00A6533C">
      <w:pPr>
        <w:pStyle w:val="affe"/>
        <w:framePr w:wrap="around"/>
        <w:rPr>
          <w:rtl/>
        </w:rPr>
      </w:pPr>
      <w:r w:rsidRPr="00F36BA9">
        <w:rPr>
          <w:rtl/>
        </w:rPr>
        <w:t>לב:</w:t>
      </w:r>
    </w:p>
    <w:p w14:paraId="3DE1FA06" w14:textId="716CC4CD" w:rsidR="00F707CE" w:rsidRPr="00F707CE" w:rsidRDefault="00337E67" w:rsidP="00C866BA">
      <w:pPr>
        <w:pStyle w:val="36"/>
        <w:framePr w:wrap="notBeside"/>
        <w:rPr>
          <w:rtl/>
        </w:rPr>
      </w:pPr>
      <w:r w:rsidRPr="00F707CE">
        <w:rPr>
          <w:rFonts w:hint="cs"/>
          <w:rtl/>
        </w:rPr>
        <w:t xml:space="preserve">א. </w:t>
      </w:r>
      <w:r w:rsidR="006F071F" w:rsidRPr="00F707CE">
        <w:rPr>
          <w:rtl/>
        </w:rPr>
        <w:t>רבא</w:t>
      </w:r>
      <w:r w:rsidR="00F707CE" w:rsidRPr="00F707CE">
        <w:rPr>
          <w:rtl/>
        </w:rPr>
        <w:t>:</w:t>
      </w:r>
    </w:p>
    <w:p w14:paraId="7B9C53B6" w14:textId="604B2547" w:rsidR="006F071F" w:rsidRPr="00F36BA9" w:rsidRDefault="006F071F" w:rsidP="00C866BA">
      <w:pPr>
        <w:pStyle w:val="affff9"/>
        <w:rPr>
          <w:rtl/>
        </w:rPr>
      </w:pPr>
      <w:r w:rsidRPr="00F36BA9">
        <w:rPr>
          <w:rtl/>
        </w:rPr>
        <w:t>מדברי שניהם נלמד: צע</w:t>
      </w:r>
      <w:r w:rsidRPr="00F36BA9">
        <w:rPr>
          <w:rFonts w:hint="cs"/>
          <w:rtl/>
        </w:rPr>
        <w:t xml:space="preserve">ב''ח </w:t>
      </w:r>
      <w:r w:rsidRPr="00F36BA9">
        <w:rPr>
          <w:rtl/>
        </w:rPr>
        <w:t>דאורייתא.</w:t>
      </w:r>
    </w:p>
    <w:p w14:paraId="6B85DBBF" w14:textId="77777777" w:rsidR="00F707CE" w:rsidRPr="00F707CE" w:rsidRDefault="00C866BA" w:rsidP="00C866BA">
      <w:pPr>
        <w:pStyle w:val="36"/>
        <w:framePr w:wrap="notBeside"/>
        <w:rPr>
          <w:rtl/>
        </w:rPr>
      </w:pPr>
      <w:r w:rsidRPr="00F707CE">
        <w:rPr>
          <w:rFonts w:hint="cs"/>
          <w:rtl/>
        </w:rPr>
        <w:t>דאף לר''ש</w:t>
      </w:r>
      <w:r w:rsidR="00F707CE" w:rsidRPr="00F707CE">
        <w:rPr>
          <w:rtl/>
        </w:rPr>
        <w:t>:</w:t>
      </w:r>
    </w:p>
    <w:p w14:paraId="7E091A1F" w14:textId="214191DF" w:rsidR="00A6533C" w:rsidRPr="00F36BA9" w:rsidRDefault="00C866BA" w:rsidP="009B508D">
      <w:pPr>
        <w:rPr>
          <w:rtl/>
        </w:rPr>
      </w:pPr>
      <w:r>
        <w:rPr>
          <w:rFonts w:hint="cs"/>
          <w:rtl/>
        </w:rPr>
        <w:t xml:space="preserve">אם היינו יכולים ללמוד מקרא דרשי' </w:t>
      </w:r>
      <w:r w:rsidR="006F071F" w:rsidRPr="00F36BA9">
        <w:rPr>
          <w:rtl/>
        </w:rPr>
        <w:t>ק</w:t>
      </w:r>
      <w:r w:rsidR="006F071F" w:rsidRPr="00F36BA9">
        <w:rPr>
          <w:rFonts w:hint="cs"/>
          <w:rtl/>
        </w:rPr>
        <w:t>''ו</w:t>
      </w:r>
      <w:r w:rsidR="006F071F" w:rsidRPr="00F36BA9">
        <w:rPr>
          <w:rtl/>
        </w:rPr>
        <w:t xml:space="preserve">, </w:t>
      </w:r>
      <w:r w:rsidR="006F071F" w:rsidRPr="00F36BA9">
        <w:rPr>
          <w:rFonts w:hint="cs"/>
          <w:rtl/>
        </w:rPr>
        <w:t>והיינו משום צעב''ח</w:t>
      </w:r>
    </w:p>
    <w:p w14:paraId="460F5D5E" w14:textId="67E72F46" w:rsidR="00F707CE" w:rsidRPr="00F707CE" w:rsidRDefault="006F071F" w:rsidP="00C866BA">
      <w:pPr>
        <w:pStyle w:val="36"/>
        <w:framePr w:wrap="notBeside"/>
        <w:rPr>
          <w:rtl/>
        </w:rPr>
      </w:pPr>
      <w:r w:rsidRPr="00F707CE">
        <w:rPr>
          <w:rFonts w:hint="cs"/>
          <w:rtl/>
        </w:rPr>
        <w:t>ואין לדחות</w:t>
      </w:r>
      <w:r w:rsidR="00F707CE" w:rsidRPr="00F707CE">
        <w:rPr>
          <w:rFonts w:hint="cs"/>
          <w:rtl/>
        </w:rPr>
        <w:t>:</w:t>
      </w:r>
    </w:p>
    <w:p w14:paraId="02912D65" w14:textId="094C1006" w:rsidR="006F071F" w:rsidRPr="00F36BA9" w:rsidRDefault="00C866BA" w:rsidP="00337E67">
      <w:pPr>
        <w:spacing w:after="60"/>
        <w:rPr>
          <w:rtl/>
        </w:rPr>
      </w:pPr>
      <w:r>
        <w:rPr>
          <w:rFonts w:hint="cs"/>
          <w:rtl/>
        </w:rPr>
        <w:lastRenderedPageBreak/>
        <w:t>ש</w:t>
      </w:r>
      <w:r w:rsidR="006F071F" w:rsidRPr="00F36BA9">
        <w:rPr>
          <w:rFonts w:hint="cs"/>
          <w:rtl/>
        </w:rPr>
        <w:t>הוא מטעם דעבדי' ק''ו מצד חסרון כיס</w:t>
      </w:r>
      <w:r>
        <w:rPr>
          <w:rFonts w:hint="cs"/>
          <w:rtl/>
        </w:rPr>
        <w:t xml:space="preserve">, שהרי גם </w:t>
      </w:r>
      <w:r w:rsidR="006F071F" w:rsidRPr="00F36BA9">
        <w:rPr>
          <w:rFonts w:hint="cs"/>
          <w:rtl/>
        </w:rPr>
        <w:t xml:space="preserve">בטעינה </w:t>
      </w:r>
      <w:r>
        <w:rPr>
          <w:rFonts w:hint="cs"/>
          <w:rtl/>
        </w:rPr>
        <w:t xml:space="preserve">יש </w:t>
      </w:r>
      <w:r w:rsidR="006F071F" w:rsidRPr="00F36BA9">
        <w:rPr>
          <w:rFonts w:hint="cs"/>
          <w:rtl/>
        </w:rPr>
        <w:t xml:space="preserve">חסרון כיס א. דבטל מעבודתו ב. שיגנבו כל מה שיש לו </w:t>
      </w:r>
      <w:r w:rsidR="006F071F" w:rsidRPr="00F36BA9">
        <w:rPr>
          <w:rtl/>
        </w:rPr>
        <w:t>.</w:t>
      </w:r>
    </w:p>
    <w:p w14:paraId="302BB3B6" w14:textId="0C41F3BE" w:rsidR="00F707CE" w:rsidRPr="00F707CE" w:rsidRDefault="00337E67" w:rsidP="00C866BA">
      <w:pPr>
        <w:pStyle w:val="36"/>
        <w:framePr w:wrap="notBeside"/>
        <w:rPr>
          <w:rtl/>
        </w:rPr>
      </w:pPr>
      <w:r w:rsidRPr="00F707CE">
        <w:rPr>
          <w:rFonts w:hint="cs"/>
          <w:rtl/>
        </w:rPr>
        <w:t xml:space="preserve">ב. </w:t>
      </w:r>
      <w:r w:rsidR="006F071F" w:rsidRPr="00F707CE">
        <w:rPr>
          <w:rFonts w:hint="cs"/>
          <w:rtl/>
        </w:rPr>
        <w:t>סיפ</w:t>
      </w:r>
      <w:r w:rsidR="006F071F" w:rsidRPr="00F707CE">
        <w:rPr>
          <w:rtl/>
        </w:rPr>
        <w:t xml:space="preserve">א, </w:t>
      </w:r>
      <w:r w:rsidR="006F071F" w:rsidRPr="00F707CE">
        <w:rPr>
          <w:rFonts w:hint="cs"/>
          <w:rtl/>
        </w:rPr>
        <w:t>ריה''ג</w:t>
      </w:r>
      <w:r w:rsidR="00F707CE" w:rsidRPr="00F707CE">
        <w:rPr>
          <w:rtl/>
        </w:rPr>
        <w:t>:</w:t>
      </w:r>
    </w:p>
    <w:p w14:paraId="30CC13B8" w14:textId="567DB8E9" w:rsidR="00A6533C" w:rsidRPr="00F36BA9" w:rsidRDefault="006F071F" w:rsidP="00C866BA">
      <w:pPr>
        <w:rPr>
          <w:rtl/>
        </w:rPr>
      </w:pPr>
      <w:r w:rsidRPr="00F36BA9">
        <w:rPr>
          <w:rtl/>
        </w:rPr>
        <w:t>אם היה עליו יתר על משאו אין זקוק לו,</w:t>
      </w:r>
      <w:r w:rsidRPr="005E3761">
        <w:rPr>
          <w:rStyle w:val="affffc"/>
          <w:rtl/>
        </w:rPr>
        <w:t xml:space="preserve"> שנא</w:t>
      </w:r>
      <w:r w:rsidR="00C866BA" w:rsidRPr="005E3761">
        <w:rPr>
          <w:rStyle w:val="affffc"/>
          <w:rFonts w:hint="cs"/>
          <w:rtl/>
        </w:rPr>
        <w:t>'</w:t>
      </w:r>
      <w:r w:rsidRPr="00F36BA9">
        <w:rPr>
          <w:rtl/>
        </w:rPr>
        <w:t xml:space="preserve"> </w:t>
      </w:r>
      <w:r w:rsidRPr="00C866BA">
        <w:rPr>
          <w:rStyle w:val="affff8"/>
          <w:rtl/>
        </w:rPr>
        <w:t>תחת משאו</w:t>
      </w:r>
      <w:r w:rsidRPr="00F36BA9">
        <w:rPr>
          <w:rtl/>
        </w:rPr>
        <w:t xml:space="preserve"> משאוי שיכול לעמוד בו.</w:t>
      </w:r>
      <w:r w:rsidR="00C866BA">
        <w:rPr>
          <w:rFonts w:hint="cs"/>
          <w:rtl/>
        </w:rPr>
        <w:t xml:space="preserve"> </w:t>
      </w:r>
      <w:r w:rsidRPr="005E3761">
        <w:rPr>
          <w:rStyle w:val="affffc"/>
          <w:rFonts w:hint="cs"/>
          <w:rtl/>
        </w:rPr>
        <w:t>ומכלל ד</w:t>
      </w:r>
      <w:r w:rsidR="00C866BA" w:rsidRPr="005E3761">
        <w:rPr>
          <w:rStyle w:val="affffc"/>
          <w:rFonts w:hint="cs"/>
          <w:rtl/>
        </w:rPr>
        <w:t>ל</w:t>
      </w:r>
      <w:r w:rsidRPr="005E3761">
        <w:rPr>
          <w:rStyle w:val="affffc"/>
          <w:rFonts w:hint="cs"/>
          <w:rtl/>
        </w:rPr>
        <w:t>ת''ק</w:t>
      </w:r>
      <w:r w:rsidRPr="00F36BA9">
        <w:rPr>
          <w:rFonts w:hint="cs"/>
          <w:rtl/>
        </w:rPr>
        <w:t xml:space="preserve"> זקוק לו ומצד צעב''ח דדאוריתא</w:t>
      </w:r>
    </w:p>
    <w:p w14:paraId="10623058" w14:textId="326FCB50" w:rsidR="00F707CE" w:rsidRPr="00F707CE" w:rsidRDefault="006F071F" w:rsidP="00C866BA">
      <w:pPr>
        <w:pStyle w:val="36"/>
        <w:framePr w:wrap="notBeside"/>
        <w:rPr>
          <w:rtl/>
        </w:rPr>
      </w:pPr>
      <w:r w:rsidRPr="00F707CE">
        <w:rPr>
          <w:rFonts w:hint="cs"/>
          <w:rtl/>
        </w:rPr>
        <w:t>ודחי'</w:t>
      </w:r>
      <w:r w:rsidR="00337E67" w:rsidRPr="00F707CE">
        <w:rPr>
          <w:rFonts w:hint="cs"/>
          <w:rtl/>
        </w:rPr>
        <w:t xml:space="preserve"> דחלקו</w:t>
      </w:r>
      <w:r w:rsidR="00F707CE" w:rsidRPr="00F707CE">
        <w:rPr>
          <w:rFonts w:hint="cs"/>
          <w:rtl/>
        </w:rPr>
        <w:t>:</w:t>
      </w:r>
    </w:p>
    <w:p w14:paraId="746530FD" w14:textId="179A2AA1" w:rsidR="00A6533C" w:rsidRPr="00F36BA9" w:rsidRDefault="00337E67" w:rsidP="00BC72B8">
      <w:pPr>
        <w:spacing w:after="60"/>
        <w:rPr>
          <w:rtl/>
        </w:rPr>
      </w:pPr>
      <w:r w:rsidRPr="005E3761">
        <w:rPr>
          <w:rStyle w:val="affffc"/>
          <w:rFonts w:hint="cs"/>
          <w:rtl/>
        </w:rPr>
        <w:t>דלר' יוסי</w:t>
      </w:r>
      <w:r>
        <w:rPr>
          <w:rStyle w:val="affff8"/>
          <w:rFonts w:hint="cs"/>
          <w:rtl/>
        </w:rPr>
        <w:t xml:space="preserve"> </w:t>
      </w:r>
      <w:r w:rsidR="006F071F" w:rsidRPr="00337E67">
        <w:rPr>
          <w:rStyle w:val="affff8"/>
          <w:rFonts w:hint="cs"/>
          <w:rtl/>
        </w:rPr>
        <w:t>'תחת משאוי' -</w:t>
      </w:r>
      <w:r w:rsidR="006F071F" w:rsidRPr="00F36BA9">
        <w:rPr>
          <w:rFonts w:hint="cs"/>
          <w:rtl/>
        </w:rPr>
        <w:t xml:space="preserve"> שיכול לעמוד בו</w:t>
      </w:r>
      <w:r w:rsidR="006F071F" w:rsidRPr="005E3761">
        <w:rPr>
          <w:rStyle w:val="affffc"/>
          <w:rFonts w:hint="cs"/>
          <w:rtl/>
        </w:rPr>
        <w:t>. ולרבנן</w:t>
      </w:r>
      <w:r w:rsidR="006F071F" w:rsidRPr="00F36BA9">
        <w:rPr>
          <w:rFonts w:hint="cs"/>
          <w:rtl/>
        </w:rPr>
        <w:t xml:space="preserve"> לא דרשי</w:t>
      </w:r>
    </w:p>
    <w:p w14:paraId="7429C051" w14:textId="3751769D" w:rsidR="00F707CE" w:rsidRPr="00F707CE" w:rsidRDefault="00337E67" w:rsidP="00337E67">
      <w:pPr>
        <w:pStyle w:val="36"/>
        <w:framePr w:wrap="notBeside"/>
        <w:rPr>
          <w:rtl/>
        </w:rPr>
      </w:pPr>
      <w:r w:rsidRPr="00F707CE">
        <w:rPr>
          <w:rFonts w:hint="cs"/>
          <w:rtl/>
        </w:rPr>
        <w:t xml:space="preserve">ג. </w:t>
      </w:r>
      <w:r w:rsidR="006F071F" w:rsidRPr="00F707CE">
        <w:rPr>
          <w:rtl/>
        </w:rPr>
        <w:t>דרישא</w:t>
      </w:r>
      <w:r w:rsidR="00F707CE" w:rsidRPr="00F707CE">
        <w:rPr>
          <w:rtl/>
        </w:rPr>
        <w:t>:</w:t>
      </w:r>
    </w:p>
    <w:p w14:paraId="038E0CA7" w14:textId="21E548E2" w:rsidR="00337E67" w:rsidRDefault="006F071F" w:rsidP="00337E67">
      <w:pPr>
        <w:rPr>
          <w:rtl/>
        </w:rPr>
      </w:pPr>
      <w:r w:rsidRPr="00F36BA9">
        <w:rPr>
          <w:rtl/>
        </w:rPr>
        <w:t>ישב לו, ואמר</w:t>
      </w:r>
      <w:r w:rsidR="00337E67">
        <w:rPr>
          <w:rFonts w:hint="cs"/>
          <w:rtl/>
        </w:rPr>
        <w:t>:</w:t>
      </w:r>
      <w:r w:rsidRPr="00F36BA9">
        <w:rPr>
          <w:rtl/>
        </w:rPr>
        <w:t xml:space="preserve"> הואיל ועליך מצ</w:t>
      </w:r>
      <w:r w:rsidRPr="00F36BA9">
        <w:rPr>
          <w:rFonts w:hint="cs"/>
          <w:rtl/>
        </w:rPr>
        <w:t>ו</w:t>
      </w:r>
      <w:r w:rsidRPr="00F36BA9">
        <w:rPr>
          <w:rtl/>
        </w:rPr>
        <w:t xml:space="preserve">ה לפרוק - פרוק פטור, </w:t>
      </w:r>
      <w:r w:rsidRPr="005E3761">
        <w:rPr>
          <w:rStyle w:val="affffc"/>
          <w:rtl/>
        </w:rPr>
        <w:t>שנ</w:t>
      </w:r>
      <w:r w:rsidRPr="005E3761">
        <w:rPr>
          <w:rStyle w:val="affffc"/>
          <w:rFonts w:hint="cs"/>
          <w:rtl/>
        </w:rPr>
        <w:t>א'</w:t>
      </w:r>
      <w:r w:rsidRPr="005E3761">
        <w:rPr>
          <w:rStyle w:val="affffc"/>
          <w:rtl/>
        </w:rPr>
        <w:t xml:space="preserve"> </w:t>
      </w:r>
      <w:r w:rsidRPr="00337E67">
        <w:rPr>
          <w:rStyle w:val="affff8"/>
          <w:rtl/>
        </w:rPr>
        <w:t>עמו.</w:t>
      </w:r>
      <w:r w:rsidR="00337E67">
        <w:rPr>
          <w:rStyle w:val="affff8"/>
          <w:rFonts w:hint="cs"/>
          <w:rtl/>
        </w:rPr>
        <w:t xml:space="preserve"> </w:t>
      </w:r>
      <w:r w:rsidR="00337E67">
        <w:rPr>
          <w:rFonts w:hint="cs"/>
          <w:rtl/>
        </w:rPr>
        <w:t xml:space="preserve">ואי </w:t>
      </w:r>
      <w:r w:rsidRPr="00F36BA9">
        <w:rPr>
          <w:rtl/>
        </w:rPr>
        <w:t>צע</w:t>
      </w:r>
      <w:r w:rsidRPr="00F36BA9">
        <w:rPr>
          <w:rFonts w:hint="cs"/>
          <w:rtl/>
        </w:rPr>
        <w:t>ב''ח</w:t>
      </w:r>
      <w:r w:rsidRPr="00F36BA9">
        <w:rPr>
          <w:rtl/>
        </w:rPr>
        <w:t xml:space="preserve"> דאורייתא, מ</w:t>
      </w:r>
      <w:r w:rsidRPr="00F36BA9">
        <w:rPr>
          <w:rFonts w:hint="cs"/>
          <w:rtl/>
        </w:rPr>
        <w:t>''ל</w:t>
      </w:r>
      <w:r w:rsidRPr="00F36BA9">
        <w:rPr>
          <w:rtl/>
        </w:rPr>
        <w:t xml:space="preserve"> </w:t>
      </w:r>
      <w:r w:rsidR="00337E67">
        <w:rPr>
          <w:rFonts w:hint="cs"/>
          <w:rtl/>
        </w:rPr>
        <w:t xml:space="preserve">אם הוא נמצא עמו או לא, </w:t>
      </w:r>
    </w:p>
    <w:p w14:paraId="76C6C03C" w14:textId="77777777" w:rsidR="00F707CE" w:rsidRPr="00F707CE" w:rsidRDefault="00337E67" w:rsidP="00337E67">
      <w:pPr>
        <w:pStyle w:val="36"/>
        <w:framePr w:wrap="notBeside"/>
        <w:rPr>
          <w:rtl/>
        </w:rPr>
      </w:pPr>
      <w:r w:rsidRPr="00F707CE">
        <w:rPr>
          <w:rFonts w:hint="cs"/>
          <w:rtl/>
        </w:rPr>
        <w:t>ודחי'</w:t>
      </w:r>
      <w:r w:rsidR="00F707CE" w:rsidRPr="00F707CE">
        <w:rPr>
          <w:rtl/>
        </w:rPr>
        <w:t>:</w:t>
      </w:r>
    </w:p>
    <w:p w14:paraId="040839D9" w14:textId="00C3E8CD" w:rsidR="006F071F" w:rsidRPr="00F36BA9" w:rsidRDefault="006F071F" w:rsidP="00BC72B8">
      <w:pPr>
        <w:spacing w:after="60"/>
        <w:rPr>
          <w:rtl/>
        </w:rPr>
      </w:pPr>
      <w:r w:rsidRPr="00F36BA9">
        <w:rPr>
          <w:rFonts w:hint="cs"/>
          <w:rtl/>
        </w:rPr>
        <w:t xml:space="preserve">דלעולם דאורייתא ופטור </w:t>
      </w:r>
      <w:r w:rsidR="00337E67">
        <w:rPr>
          <w:rFonts w:hint="cs"/>
          <w:rtl/>
        </w:rPr>
        <w:t xml:space="preserve">היינו </w:t>
      </w:r>
      <w:r w:rsidRPr="00F36BA9">
        <w:rPr>
          <w:rFonts w:hint="cs"/>
          <w:rtl/>
        </w:rPr>
        <w:t>בחנם</w:t>
      </w:r>
      <w:r w:rsidR="00337E67">
        <w:rPr>
          <w:rFonts w:hint="cs"/>
          <w:rtl/>
        </w:rPr>
        <w:t xml:space="preserve">, אבל בשכר חייב, </w:t>
      </w:r>
      <w:r w:rsidRPr="005E3761">
        <w:rPr>
          <w:rStyle w:val="affffc"/>
          <w:rtl/>
        </w:rPr>
        <w:t>וה</w:t>
      </w:r>
      <w:r w:rsidRPr="005E3761">
        <w:rPr>
          <w:rStyle w:val="affffc"/>
          <w:rFonts w:hint="cs"/>
          <w:rtl/>
        </w:rPr>
        <w:t>"ק</w:t>
      </w:r>
      <w:r w:rsidRPr="005E3761">
        <w:rPr>
          <w:rStyle w:val="affffc"/>
          <w:rtl/>
        </w:rPr>
        <w:t xml:space="preserve"> רחמנא:</w:t>
      </w:r>
      <w:r w:rsidRPr="00F36BA9">
        <w:rPr>
          <w:rtl/>
        </w:rPr>
        <w:t xml:space="preserve"> כ</w:t>
      </w:r>
      <w:r w:rsidRPr="00F36BA9">
        <w:rPr>
          <w:rFonts w:hint="cs"/>
          <w:rtl/>
        </w:rPr>
        <w:t>שבעליו נמצא</w:t>
      </w:r>
      <w:r w:rsidRPr="00F36BA9">
        <w:rPr>
          <w:rtl/>
        </w:rPr>
        <w:t xml:space="preserve"> </w:t>
      </w:r>
      <w:r w:rsidRPr="00F36BA9">
        <w:rPr>
          <w:rFonts w:hint="cs"/>
          <w:rtl/>
        </w:rPr>
        <w:t>עשה בחינם וכשאיננו עשה בשכר</w:t>
      </w:r>
      <w:r w:rsidR="00337E67">
        <w:rPr>
          <w:rFonts w:hint="cs"/>
          <w:rtl/>
        </w:rPr>
        <w:t>.</w:t>
      </w:r>
      <w:r w:rsidRPr="00F36BA9">
        <w:rPr>
          <w:rFonts w:hint="cs"/>
          <w:rtl/>
        </w:rPr>
        <w:t xml:space="preserve"> </w:t>
      </w:r>
    </w:p>
    <w:p w14:paraId="711B1F46" w14:textId="7840857F" w:rsidR="00F707CE" w:rsidRPr="00F707CE" w:rsidRDefault="00337E67" w:rsidP="00337E67">
      <w:pPr>
        <w:pStyle w:val="36"/>
        <w:framePr w:wrap="notBeside"/>
        <w:rPr>
          <w:rtl/>
        </w:rPr>
      </w:pPr>
      <w:r w:rsidRPr="00F707CE">
        <w:rPr>
          <w:rFonts w:hint="cs"/>
          <w:rtl/>
        </w:rPr>
        <w:t xml:space="preserve">ד. </w:t>
      </w:r>
      <w:r w:rsidR="006F071F" w:rsidRPr="00F707CE">
        <w:rPr>
          <w:rtl/>
        </w:rPr>
        <w:t>לימא מסייע</w:t>
      </w:r>
      <w:r w:rsidR="00F707CE" w:rsidRPr="00F707CE">
        <w:rPr>
          <w:rtl/>
        </w:rPr>
        <w:t>:</w:t>
      </w:r>
    </w:p>
    <w:p w14:paraId="11F8093C" w14:textId="41C9ADBE" w:rsidR="00A6533C" w:rsidRPr="0059636A" w:rsidRDefault="006F071F" w:rsidP="009B508D">
      <w:pPr>
        <w:rPr>
          <w:spacing w:val="-2"/>
          <w:rtl/>
        </w:rPr>
      </w:pPr>
      <w:r w:rsidRPr="0059636A">
        <w:rPr>
          <w:spacing w:val="-2"/>
          <w:rtl/>
        </w:rPr>
        <w:t>בהמת נכרי מטפל כבהמת ישראל.</w:t>
      </w:r>
      <w:r w:rsidRPr="0059636A">
        <w:rPr>
          <w:rFonts w:hint="cs"/>
          <w:spacing w:val="-2"/>
          <w:rtl/>
        </w:rPr>
        <w:t xml:space="preserve"> </w:t>
      </w:r>
      <w:r w:rsidR="00337E67" w:rsidRPr="0059636A">
        <w:rPr>
          <w:rStyle w:val="affffc"/>
          <w:rFonts w:hint="cs"/>
          <w:spacing w:val="-2"/>
          <w:rtl/>
        </w:rPr>
        <w:t xml:space="preserve">לכא' </w:t>
      </w:r>
      <w:r w:rsidR="00337E67" w:rsidRPr="0059636A">
        <w:rPr>
          <w:rFonts w:hint="cs"/>
          <w:spacing w:val="-2"/>
          <w:rtl/>
        </w:rPr>
        <w:t>ד</w:t>
      </w:r>
      <w:r w:rsidRPr="0059636A">
        <w:rPr>
          <w:rFonts w:hint="cs"/>
          <w:spacing w:val="-2"/>
          <w:rtl/>
        </w:rPr>
        <w:t>צעב''ח דאורייתא הוא</w:t>
      </w:r>
    </w:p>
    <w:p w14:paraId="6039A8E9" w14:textId="77777777" w:rsidR="00F707CE" w:rsidRPr="00F707CE" w:rsidRDefault="006F071F" w:rsidP="00337E67">
      <w:pPr>
        <w:pStyle w:val="36"/>
        <w:framePr w:wrap="notBeside"/>
        <w:rPr>
          <w:rtl/>
        </w:rPr>
      </w:pPr>
      <w:r w:rsidRPr="00F707CE">
        <w:rPr>
          <w:rFonts w:hint="cs"/>
          <w:rtl/>
        </w:rPr>
        <w:t>ודחי'</w:t>
      </w:r>
      <w:r w:rsidR="00F707CE" w:rsidRPr="00F707CE">
        <w:rPr>
          <w:rtl/>
        </w:rPr>
        <w:t>:</w:t>
      </w:r>
    </w:p>
    <w:p w14:paraId="73C70CA1" w14:textId="388BA4AF" w:rsidR="00A6533C" w:rsidRPr="0059636A" w:rsidRDefault="006F071F" w:rsidP="00BC72B8">
      <w:pPr>
        <w:spacing w:after="60"/>
        <w:rPr>
          <w:spacing w:val="-4"/>
          <w:rtl/>
        </w:rPr>
      </w:pPr>
      <w:r w:rsidRPr="0059636A">
        <w:rPr>
          <w:rFonts w:hint="cs"/>
          <w:spacing w:val="-4"/>
          <w:rtl/>
        </w:rPr>
        <w:t xml:space="preserve">דמשום איבה הוא </w:t>
      </w:r>
      <w:r w:rsidRPr="0059636A">
        <w:rPr>
          <w:rStyle w:val="affffc"/>
          <w:rFonts w:hint="cs"/>
          <w:spacing w:val="-4"/>
          <w:rtl/>
        </w:rPr>
        <w:t>וה''נ מסתבר מסיפא</w:t>
      </w:r>
      <w:r w:rsidRPr="0059636A">
        <w:rPr>
          <w:rFonts w:hint="cs"/>
          <w:spacing w:val="-4"/>
          <w:rtl/>
        </w:rPr>
        <w:t xml:space="preserve"> היתה טעונה יין נסך אין זקוק לה</w:t>
      </w:r>
    </w:p>
    <w:p w14:paraId="0B4886EB" w14:textId="7C988970" w:rsidR="00F707CE" w:rsidRPr="00F707CE" w:rsidRDefault="00337E67" w:rsidP="00337E67">
      <w:pPr>
        <w:pStyle w:val="36"/>
        <w:framePr w:wrap="notBeside"/>
        <w:rPr>
          <w:rtl/>
        </w:rPr>
      </w:pPr>
      <w:r w:rsidRPr="00F707CE">
        <w:rPr>
          <w:rFonts w:hint="cs"/>
          <w:rtl/>
        </w:rPr>
        <w:t>ה.</w:t>
      </w:r>
      <w:r w:rsidR="006F071F" w:rsidRPr="00F707CE">
        <w:rPr>
          <w:rFonts w:hint="cs"/>
          <w:rtl/>
        </w:rPr>
        <w:t xml:space="preserve"> </w:t>
      </w:r>
      <w:r w:rsidR="006F071F" w:rsidRPr="00F707CE">
        <w:rPr>
          <w:rtl/>
        </w:rPr>
        <w:t>ת"ש</w:t>
      </w:r>
      <w:r w:rsidR="00F707CE" w:rsidRPr="00F707CE">
        <w:rPr>
          <w:rtl/>
        </w:rPr>
        <w:t>:</w:t>
      </w:r>
    </w:p>
    <w:p w14:paraId="48216625" w14:textId="1F11DC98" w:rsidR="006F071F" w:rsidRPr="0059636A" w:rsidRDefault="006F071F" w:rsidP="009B508D">
      <w:pPr>
        <w:rPr>
          <w:rStyle w:val="afffff2"/>
          <w:rtl/>
        </w:rPr>
      </w:pPr>
      <w:r w:rsidRPr="0059636A">
        <w:rPr>
          <w:spacing w:val="-2"/>
          <w:rtl/>
        </w:rPr>
        <w:t xml:space="preserve">בהמת נכרי ומשאוי ישראל </w:t>
      </w:r>
      <w:r w:rsidRPr="0059636A">
        <w:rPr>
          <w:rStyle w:val="affff8"/>
          <w:spacing w:val="-2"/>
          <w:rtl/>
        </w:rPr>
        <w:t>וחדלת</w:t>
      </w:r>
      <w:r w:rsidRPr="0059636A">
        <w:rPr>
          <w:rFonts w:hint="cs"/>
          <w:spacing w:val="-6"/>
          <w:rtl/>
        </w:rPr>
        <w:t xml:space="preserve"> </w:t>
      </w:r>
      <w:r w:rsidRPr="0059636A">
        <w:rPr>
          <w:rStyle w:val="afffff2"/>
          <w:rFonts w:hint="cs"/>
          <w:rtl/>
        </w:rPr>
        <w:t>ומשמע</w:t>
      </w:r>
      <w:r w:rsidRPr="0059636A">
        <w:rPr>
          <w:rFonts w:hint="cs"/>
          <w:spacing w:val="-6"/>
          <w:rtl/>
        </w:rPr>
        <w:t xml:space="preserve"> </w:t>
      </w:r>
      <w:r w:rsidRPr="0059636A">
        <w:rPr>
          <w:rStyle w:val="afffff2"/>
          <w:rFonts w:hint="cs"/>
          <w:rtl/>
        </w:rPr>
        <w:t>משום צעב''ח לאו דאורייתא</w:t>
      </w:r>
    </w:p>
    <w:p w14:paraId="7892759D" w14:textId="77777777" w:rsidR="00F707CE" w:rsidRPr="00F707CE" w:rsidRDefault="006F071F" w:rsidP="00337E67">
      <w:pPr>
        <w:pStyle w:val="36"/>
        <w:framePr w:wrap="notBeside"/>
        <w:rPr>
          <w:rtl/>
        </w:rPr>
      </w:pPr>
      <w:r w:rsidRPr="00F707CE">
        <w:rPr>
          <w:rFonts w:hint="cs"/>
          <w:rtl/>
        </w:rPr>
        <w:t>ודחי'</w:t>
      </w:r>
      <w:r w:rsidR="00F707CE" w:rsidRPr="00F707CE">
        <w:rPr>
          <w:rtl/>
        </w:rPr>
        <w:t>:</w:t>
      </w:r>
    </w:p>
    <w:p w14:paraId="35B77EE7" w14:textId="786C94B9" w:rsidR="00A6533C" w:rsidRPr="00F36BA9" w:rsidRDefault="006F071F" w:rsidP="009B508D">
      <w:pPr>
        <w:rPr>
          <w:rtl/>
        </w:rPr>
      </w:pPr>
      <w:r w:rsidRPr="00F36BA9">
        <w:rPr>
          <w:rFonts w:hint="cs"/>
          <w:rtl/>
        </w:rPr>
        <w:t>ד</w:t>
      </w:r>
      <w:r w:rsidR="00237964" w:rsidRPr="00F36BA9">
        <w:rPr>
          <w:rFonts w:hint="cs"/>
          <w:rtl/>
        </w:rPr>
        <w:t>שם</w:t>
      </w:r>
      <w:r w:rsidRPr="00F36BA9">
        <w:rPr>
          <w:rFonts w:hint="cs"/>
          <w:rtl/>
        </w:rPr>
        <w:t xml:space="preserve"> בטעינה </w:t>
      </w:r>
      <w:r w:rsidRPr="005E3761">
        <w:rPr>
          <w:rStyle w:val="affffc"/>
          <w:rFonts w:hint="cs"/>
          <w:rtl/>
        </w:rPr>
        <w:t xml:space="preserve">והך דסיפא </w:t>
      </w:r>
      <w:r w:rsidRPr="00F36BA9">
        <w:rPr>
          <w:rFonts w:hint="cs"/>
          <w:rtl/>
        </w:rPr>
        <w:t xml:space="preserve">בהמת ישראל ומשאוי נכרי </w:t>
      </w:r>
      <w:r w:rsidRPr="00337E67">
        <w:rPr>
          <w:rStyle w:val="affff8"/>
          <w:rFonts w:hint="cs"/>
          <w:rtl/>
        </w:rPr>
        <w:t>עזוב תעזוב</w:t>
      </w:r>
      <w:r w:rsidRPr="00F36BA9">
        <w:rPr>
          <w:rFonts w:hint="cs"/>
          <w:rtl/>
        </w:rPr>
        <w:t xml:space="preserve"> משום צער ישראל דסיפא בחמר ישראל ורישא בחמר נכרי ו</w:t>
      </w:r>
      <w:r w:rsidRPr="00F36BA9">
        <w:rPr>
          <w:rtl/>
        </w:rPr>
        <w:t>סתמא דמלתא, א</w:t>
      </w:r>
      <w:r w:rsidRPr="00F36BA9">
        <w:rPr>
          <w:rFonts w:hint="cs"/>
          <w:rtl/>
        </w:rPr>
        <w:t>דם הולך אחר חמורו</w:t>
      </w:r>
    </w:p>
    <w:p w14:paraId="792E64A1" w14:textId="77777777" w:rsidR="00F707CE" w:rsidRPr="00F707CE" w:rsidRDefault="006F071F" w:rsidP="00BC72B8">
      <w:pPr>
        <w:pStyle w:val="36"/>
        <w:framePr w:wrap="notBeside"/>
        <w:rPr>
          <w:rtl/>
        </w:rPr>
      </w:pPr>
      <w:r w:rsidRPr="00F707CE">
        <w:rPr>
          <w:rFonts w:hint="cs"/>
          <w:rtl/>
        </w:rPr>
        <w:t>ואפי'</w:t>
      </w:r>
      <w:r w:rsidR="00F707CE" w:rsidRPr="00F707CE">
        <w:rPr>
          <w:rtl/>
        </w:rPr>
        <w:t>:</w:t>
      </w:r>
    </w:p>
    <w:p w14:paraId="6B39149C" w14:textId="25B70458" w:rsidR="00A6533C" w:rsidRPr="00BC72B8" w:rsidRDefault="006F071F" w:rsidP="0059636A">
      <w:pPr>
        <w:spacing w:after="60"/>
        <w:rPr>
          <w:spacing w:val="-4"/>
          <w:rtl/>
        </w:rPr>
      </w:pPr>
      <w:r w:rsidRPr="00BC72B8">
        <w:rPr>
          <w:rStyle w:val="affff8"/>
          <w:rFonts w:hint="cs"/>
          <w:spacing w:val="-4"/>
          <w:rtl/>
        </w:rPr>
        <w:t>דחדלת '</w:t>
      </w:r>
      <w:r w:rsidRPr="00BC72B8">
        <w:rPr>
          <w:rStyle w:val="affff8"/>
          <w:spacing w:val="-4"/>
          <w:rtl/>
        </w:rPr>
        <w:t>ועזב תעזב</w:t>
      </w:r>
      <w:r w:rsidRPr="00BC72B8">
        <w:rPr>
          <w:rStyle w:val="affff8"/>
          <w:rFonts w:hint="cs"/>
          <w:spacing w:val="-4"/>
          <w:rtl/>
        </w:rPr>
        <w:t>'</w:t>
      </w:r>
      <w:r w:rsidRPr="00BC72B8">
        <w:rPr>
          <w:spacing w:val="-4"/>
          <w:rtl/>
        </w:rPr>
        <w:t xml:space="preserve"> בפריקה כתיבי! </w:t>
      </w:r>
      <w:r w:rsidRPr="005E3761">
        <w:rPr>
          <w:rStyle w:val="affffc"/>
          <w:spacing w:val="-4"/>
          <w:rtl/>
        </w:rPr>
        <w:t>הא מני ר</w:t>
      </w:r>
      <w:r w:rsidRPr="005E3761">
        <w:rPr>
          <w:rStyle w:val="affffc"/>
          <w:rFonts w:hint="cs"/>
          <w:spacing w:val="-4"/>
          <w:rtl/>
        </w:rPr>
        <w:t>יה''ג</w:t>
      </w:r>
      <w:r w:rsidRPr="00BC72B8">
        <w:rPr>
          <w:rFonts w:hint="cs"/>
          <w:spacing w:val="-4"/>
          <w:rtl/>
        </w:rPr>
        <w:t xml:space="preserve"> דצעב''ח לאו דאוריתא</w:t>
      </w:r>
    </w:p>
    <w:p w14:paraId="7A3D2C49" w14:textId="08A794DB" w:rsidR="00F707CE" w:rsidRPr="00F707CE" w:rsidRDefault="00BC72B8" w:rsidP="00BC72B8">
      <w:pPr>
        <w:pStyle w:val="36"/>
        <w:framePr w:wrap="notBeside"/>
        <w:rPr>
          <w:rtl/>
        </w:rPr>
      </w:pPr>
      <w:r w:rsidRPr="00F707CE">
        <w:rPr>
          <w:rFonts w:hint="cs"/>
          <w:rtl/>
        </w:rPr>
        <w:t xml:space="preserve">ו. </w:t>
      </w:r>
      <w:r w:rsidR="006F071F" w:rsidRPr="00F707CE">
        <w:rPr>
          <w:rtl/>
        </w:rPr>
        <w:t>ת"ש</w:t>
      </w:r>
      <w:r w:rsidR="00F707CE" w:rsidRPr="00F707CE">
        <w:rPr>
          <w:rtl/>
        </w:rPr>
        <w:t>:</w:t>
      </w:r>
    </w:p>
    <w:p w14:paraId="685B157F" w14:textId="03D76B54" w:rsidR="006F071F" w:rsidRPr="00F36BA9" w:rsidRDefault="006F071F" w:rsidP="009B508D">
      <w:pPr>
        <w:rPr>
          <w:rtl/>
        </w:rPr>
      </w:pPr>
      <w:r w:rsidRPr="00F36BA9">
        <w:rPr>
          <w:rtl/>
        </w:rPr>
        <w:t>אוהב לפרוק ושונא לטעון - מצוה בשונא כדי לכוף את יצרו.</w:t>
      </w:r>
      <w:r w:rsidRPr="00F36BA9">
        <w:rPr>
          <w:rFonts w:hint="cs"/>
          <w:rtl/>
        </w:rPr>
        <w:t xml:space="preserve"> </w:t>
      </w:r>
      <w:r w:rsidRPr="0059636A">
        <w:rPr>
          <w:rStyle w:val="afffff2"/>
          <w:rFonts w:hint="cs"/>
          <w:rtl/>
        </w:rPr>
        <w:t>ומשמע דלאו דאורייתא</w:t>
      </w:r>
    </w:p>
    <w:p w14:paraId="76B975A4" w14:textId="77777777" w:rsidR="00F707CE" w:rsidRPr="00F707CE" w:rsidRDefault="00BC72B8" w:rsidP="00BC72B8">
      <w:pPr>
        <w:pStyle w:val="36"/>
        <w:framePr w:wrap="notBeside"/>
        <w:rPr>
          <w:rtl/>
        </w:rPr>
      </w:pPr>
      <w:r w:rsidRPr="00F707CE">
        <w:rPr>
          <w:rFonts w:hint="cs"/>
          <w:rtl/>
        </w:rPr>
        <w:t>ודחי'</w:t>
      </w:r>
      <w:r w:rsidR="00F707CE" w:rsidRPr="00F707CE">
        <w:rPr>
          <w:rtl/>
        </w:rPr>
        <w:t>:</w:t>
      </w:r>
    </w:p>
    <w:p w14:paraId="47A965A3" w14:textId="17D8E442" w:rsidR="00A6533C" w:rsidRPr="00F36BA9" w:rsidRDefault="00BC72B8" w:rsidP="00BC72B8">
      <w:pPr>
        <w:spacing w:after="60"/>
        <w:rPr>
          <w:rtl/>
        </w:rPr>
      </w:pPr>
      <w:r>
        <w:rPr>
          <w:rFonts w:hint="cs"/>
          <w:rtl/>
        </w:rPr>
        <w:t>ד</w:t>
      </w:r>
      <w:r w:rsidR="006F071F" w:rsidRPr="00F36BA9">
        <w:rPr>
          <w:rFonts w:hint="cs"/>
          <w:rtl/>
        </w:rPr>
        <w:t>אפשר דאפי דדאור</w:t>
      </w:r>
      <w:r>
        <w:rPr>
          <w:rFonts w:hint="cs"/>
          <w:rtl/>
        </w:rPr>
        <w:t>י</w:t>
      </w:r>
      <w:r w:rsidR="006F071F" w:rsidRPr="00F36BA9">
        <w:rPr>
          <w:rFonts w:hint="cs"/>
          <w:rtl/>
        </w:rPr>
        <w:t>יתא</w:t>
      </w:r>
      <w:r>
        <w:rPr>
          <w:rFonts w:hint="cs"/>
          <w:rtl/>
        </w:rPr>
        <w:t>,</w:t>
      </w:r>
      <w:r w:rsidR="006F071F" w:rsidRPr="00F36BA9">
        <w:rPr>
          <w:rFonts w:hint="cs"/>
          <w:rtl/>
        </w:rPr>
        <w:t xml:space="preserve"> מ''מ כדי לכוף יצרו עדיף</w:t>
      </w:r>
      <w:r>
        <w:rPr>
          <w:rFonts w:hint="cs"/>
          <w:rtl/>
        </w:rPr>
        <w:t>.</w:t>
      </w:r>
    </w:p>
    <w:p w14:paraId="76B2D03B" w14:textId="2EC4C910" w:rsidR="00F707CE" w:rsidRPr="00F707CE" w:rsidRDefault="00BC72B8" w:rsidP="00BC72B8">
      <w:pPr>
        <w:pStyle w:val="36"/>
        <w:framePr w:wrap="notBeside"/>
        <w:rPr>
          <w:rtl/>
        </w:rPr>
      </w:pPr>
      <w:r w:rsidRPr="00F707CE">
        <w:rPr>
          <w:rFonts w:hint="cs"/>
          <w:rtl/>
        </w:rPr>
        <w:t>ז. ת"ש</w:t>
      </w:r>
      <w:r w:rsidR="00F707CE" w:rsidRPr="00F707CE">
        <w:rPr>
          <w:rFonts w:hint="cs"/>
          <w:rtl/>
        </w:rPr>
        <w:t>:</w:t>
      </w:r>
    </w:p>
    <w:p w14:paraId="5FF3C23B" w14:textId="43E30139" w:rsidR="00A6533C" w:rsidRPr="00F36BA9" w:rsidRDefault="006F071F" w:rsidP="009B508D">
      <w:pPr>
        <w:rPr>
          <w:rtl/>
        </w:rPr>
      </w:pPr>
      <w:r w:rsidRPr="00BC72B8">
        <w:rPr>
          <w:rStyle w:val="affff8"/>
          <w:rtl/>
        </w:rPr>
        <w:t>שונא</w:t>
      </w:r>
      <w:r w:rsidRPr="00F36BA9">
        <w:rPr>
          <w:rtl/>
        </w:rPr>
        <w:t xml:space="preserve"> ישראל, ולא שונא נכרי.</w:t>
      </w:r>
      <w:r w:rsidRPr="00F36BA9">
        <w:rPr>
          <w:rFonts w:hint="cs"/>
          <w:rtl/>
        </w:rPr>
        <w:t xml:space="preserve"> </w:t>
      </w:r>
      <w:r w:rsidRPr="00F95478">
        <w:rPr>
          <w:rStyle w:val="afffff2"/>
          <w:rFonts w:hint="cs"/>
          <w:rtl/>
        </w:rPr>
        <w:t xml:space="preserve">ומשמע דלאו דאורייתא </w:t>
      </w:r>
      <w:r w:rsidR="00BC72B8" w:rsidRPr="00F95478">
        <w:rPr>
          <w:rStyle w:val="afffff2"/>
          <w:rFonts w:hint="cs"/>
          <w:rtl/>
        </w:rPr>
        <w:t xml:space="preserve">- </w:t>
      </w:r>
      <w:r w:rsidRPr="00F95478">
        <w:rPr>
          <w:rStyle w:val="afffff2"/>
          <w:rFonts w:hint="cs"/>
          <w:rtl/>
        </w:rPr>
        <w:t>דאל''</w:t>
      </w:r>
      <w:r w:rsidR="00BC72B8" w:rsidRPr="00F95478">
        <w:rPr>
          <w:rStyle w:val="afffff2"/>
          <w:rFonts w:hint="cs"/>
          <w:rtl/>
        </w:rPr>
        <w:t>כ</w:t>
      </w:r>
      <w:r w:rsidRPr="00F95478">
        <w:rPr>
          <w:rStyle w:val="afffff2"/>
          <w:rFonts w:hint="cs"/>
          <w:rtl/>
        </w:rPr>
        <w:t xml:space="preserve"> מ''ש</w:t>
      </w:r>
      <w:r w:rsidR="00BC72B8">
        <w:rPr>
          <w:rFonts w:hint="cs"/>
          <w:rtl/>
        </w:rPr>
        <w:t>.</w:t>
      </w:r>
    </w:p>
    <w:p w14:paraId="126FF285" w14:textId="77777777" w:rsidR="00F707CE" w:rsidRPr="00F707CE" w:rsidRDefault="00BC72B8" w:rsidP="00BC72B8">
      <w:pPr>
        <w:pStyle w:val="36"/>
        <w:framePr w:wrap="notBeside"/>
        <w:rPr>
          <w:rtl/>
        </w:rPr>
      </w:pPr>
      <w:r w:rsidRPr="00F707CE">
        <w:rPr>
          <w:rFonts w:hint="cs"/>
          <w:rtl/>
        </w:rPr>
        <w:t>-ודחי'</w:t>
      </w:r>
      <w:r w:rsidR="00F707CE" w:rsidRPr="00F707CE">
        <w:rPr>
          <w:rtl/>
        </w:rPr>
        <w:t>:</w:t>
      </w:r>
    </w:p>
    <w:p w14:paraId="66D8F198" w14:textId="44EB502F" w:rsidR="006F071F" w:rsidRPr="009B508D" w:rsidRDefault="006F071F" w:rsidP="00BC72B8">
      <w:pPr>
        <w:spacing w:after="60"/>
        <w:rPr>
          <w:rtl/>
        </w:rPr>
      </w:pPr>
      <w:r w:rsidRPr="00F36BA9">
        <w:rPr>
          <w:rFonts w:hint="cs"/>
          <w:rtl/>
        </w:rPr>
        <w:t xml:space="preserve">לאו </w:t>
      </w:r>
      <w:r w:rsidRPr="00F36BA9">
        <w:rPr>
          <w:rtl/>
        </w:rPr>
        <w:t>אשונא דקרא קאי</w:t>
      </w:r>
      <w:r w:rsidR="00BC72B8">
        <w:rPr>
          <w:rFonts w:hint="cs"/>
          <w:rtl/>
        </w:rPr>
        <w:t>,</w:t>
      </w:r>
      <w:r w:rsidRPr="00F36BA9">
        <w:rPr>
          <w:rtl/>
        </w:rPr>
        <w:t xml:space="preserve"> </w:t>
      </w:r>
      <w:r w:rsidRPr="00F36BA9">
        <w:rPr>
          <w:rFonts w:hint="cs"/>
          <w:rtl/>
        </w:rPr>
        <w:t xml:space="preserve">אלא </w:t>
      </w:r>
      <w:r w:rsidRPr="00F36BA9">
        <w:rPr>
          <w:rtl/>
        </w:rPr>
        <w:t>אשונא דמתניתין קאי</w:t>
      </w:r>
      <w:r w:rsidRPr="009B508D">
        <w:rPr>
          <w:rtl/>
        </w:rPr>
        <w:t>.</w:t>
      </w:r>
    </w:p>
    <w:p w14:paraId="76A56472" w14:textId="77777777" w:rsidR="00A6533C" w:rsidRDefault="006F071F" w:rsidP="00A6533C">
      <w:pPr>
        <w:pStyle w:val="affe"/>
        <w:framePr w:wrap="around"/>
        <w:rPr>
          <w:rFonts w:cs="David"/>
          <w:szCs w:val="32"/>
          <w:rtl/>
        </w:rPr>
      </w:pPr>
      <w:r w:rsidRPr="005F751E">
        <w:rPr>
          <w:rtl/>
        </w:rPr>
        <w:t>לג.</w:t>
      </w:r>
    </w:p>
    <w:p w14:paraId="7B555E19" w14:textId="77777777" w:rsidR="00F707CE" w:rsidRPr="00F707CE" w:rsidRDefault="00BC72B8" w:rsidP="00BC72B8">
      <w:pPr>
        <w:pStyle w:val="36"/>
        <w:framePr w:wrap="notBeside"/>
        <w:rPr>
          <w:rtl/>
        </w:rPr>
      </w:pPr>
      <w:r w:rsidRPr="00F707CE">
        <w:rPr>
          <w:rFonts w:hint="cs"/>
          <w:rtl/>
        </w:rPr>
        <w:t xml:space="preserve">ח. </w:t>
      </w:r>
      <w:r w:rsidR="006F071F" w:rsidRPr="00F707CE">
        <w:rPr>
          <w:rFonts w:hint="cs"/>
          <w:rtl/>
        </w:rPr>
        <w:t>ת''ש</w:t>
      </w:r>
      <w:r w:rsidR="00F707CE" w:rsidRPr="00F707CE">
        <w:rPr>
          <w:rtl/>
        </w:rPr>
        <w:t>:</w:t>
      </w:r>
    </w:p>
    <w:p w14:paraId="24634384" w14:textId="6BB78AD1" w:rsidR="00BC72B8" w:rsidRDefault="006F071F" w:rsidP="00BC72B8">
      <w:pPr>
        <w:rPr>
          <w:rtl/>
        </w:rPr>
      </w:pPr>
      <w:r w:rsidRPr="00BC72B8">
        <w:rPr>
          <w:rStyle w:val="affff8"/>
          <w:rtl/>
        </w:rPr>
        <w:t>ר</w:t>
      </w:r>
      <w:r w:rsidRPr="00BC72B8">
        <w:rPr>
          <w:rStyle w:val="affff8"/>
          <w:rFonts w:hint="cs"/>
          <w:rtl/>
        </w:rPr>
        <w:t>ו</w:t>
      </w:r>
      <w:r w:rsidRPr="00BC72B8">
        <w:rPr>
          <w:rStyle w:val="affff8"/>
          <w:rtl/>
        </w:rPr>
        <w:t>בץ</w:t>
      </w:r>
      <w:r w:rsidRPr="009258FE">
        <w:rPr>
          <w:rtl/>
        </w:rPr>
        <w:t xml:space="preserve"> ולא רבצן, ולא עומד, </w:t>
      </w:r>
      <w:r w:rsidRPr="00BC72B8">
        <w:rPr>
          <w:rStyle w:val="affff8"/>
          <w:rtl/>
        </w:rPr>
        <w:t>תחת משאו</w:t>
      </w:r>
      <w:r w:rsidRPr="009258FE">
        <w:rPr>
          <w:rtl/>
        </w:rPr>
        <w:t xml:space="preserve"> ולא מפורק, </w:t>
      </w:r>
      <w:r w:rsidRPr="00BC72B8">
        <w:rPr>
          <w:rStyle w:val="affff8"/>
          <w:rtl/>
        </w:rPr>
        <w:t>תחת משאו</w:t>
      </w:r>
      <w:r w:rsidRPr="00BC72B8">
        <w:rPr>
          <w:rtl/>
        </w:rPr>
        <w:t xml:space="preserve"> - משאוי שיכול לעמוד בו</w:t>
      </w:r>
      <w:r w:rsidRPr="00BC72B8">
        <w:rPr>
          <w:rFonts w:hint="cs"/>
          <w:rtl/>
        </w:rPr>
        <w:t>.</w:t>
      </w:r>
      <w:r w:rsidR="00BC72B8">
        <w:rPr>
          <w:rFonts w:hint="cs"/>
          <w:rtl/>
        </w:rPr>
        <w:t xml:space="preserve"> </w:t>
      </w:r>
      <w:r w:rsidRPr="00BC72B8">
        <w:rPr>
          <w:rFonts w:hint="cs"/>
          <w:rtl/>
        </w:rPr>
        <w:t>-</w:t>
      </w:r>
      <w:r w:rsidRPr="00BC72B8">
        <w:rPr>
          <w:rFonts w:hint="cs"/>
          <w:rtl/>
        </w:rPr>
        <w:tab/>
        <w:t xml:space="preserve">ואי צעב''ח דאורייתא מ''ש </w:t>
      </w:r>
    </w:p>
    <w:p w14:paraId="676D5BDF" w14:textId="60CFA1C3" w:rsidR="00F707CE" w:rsidRPr="00F707CE" w:rsidRDefault="00F707CE" w:rsidP="00BC72B8">
      <w:pPr>
        <w:pStyle w:val="36"/>
        <w:framePr w:wrap="notBeside"/>
        <w:rPr>
          <w:rtl/>
        </w:rPr>
      </w:pPr>
      <w:r w:rsidRPr="00F707CE">
        <w:rPr>
          <w:rFonts w:hint="cs"/>
          <w:rtl/>
        </w:rPr>
        <w:t>:</w:t>
      </w:r>
    </w:p>
    <w:p w14:paraId="63570ABA" w14:textId="1507CDC3" w:rsidR="006F071F" w:rsidRPr="00BC72B8" w:rsidRDefault="00BC72B8" w:rsidP="00BC72B8">
      <w:pPr>
        <w:rPr>
          <w:rtl/>
        </w:rPr>
      </w:pPr>
      <w:r>
        <w:rPr>
          <w:rFonts w:hint="cs"/>
          <w:rtl/>
        </w:rPr>
        <w:t>הברייתא</w:t>
      </w:r>
      <w:r w:rsidR="006F071F" w:rsidRPr="00BC72B8">
        <w:rPr>
          <w:rtl/>
        </w:rPr>
        <w:t xml:space="preserve"> </w:t>
      </w:r>
      <w:r w:rsidRPr="005E3761">
        <w:rPr>
          <w:rStyle w:val="affffc"/>
          <w:rFonts w:hint="cs"/>
          <w:rtl/>
        </w:rPr>
        <w:t>כ</w:t>
      </w:r>
      <w:r w:rsidR="006F071F" w:rsidRPr="005E3761">
        <w:rPr>
          <w:rStyle w:val="affffc"/>
          <w:rtl/>
        </w:rPr>
        <w:t>ר</w:t>
      </w:r>
      <w:r w:rsidR="006F071F" w:rsidRPr="005E3761">
        <w:rPr>
          <w:rStyle w:val="affffc"/>
          <w:rFonts w:hint="cs"/>
          <w:rtl/>
        </w:rPr>
        <w:t xml:space="preserve">יה''ג </w:t>
      </w:r>
      <w:r>
        <w:rPr>
          <w:rFonts w:hint="cs"/>
          <w:rtl/>
        </w:rPr>
        <w:t>ש</w:t>
      </w:r>
      <w:r w:rsidR="006F071F" w:rsidRPr="00BC72B8">
        <w:rPr>
          <w:rFonts w:hint="cs"/>
          <w:rtl/>
        </w:rPr>
        <w:t xml:space="preserve">צעב''ח </w:t>
      </w:r>
      <w:r w:rsidR="006F071F" w:rsidRPr="00BC72B8">
        <w:rPr>
          <w:rtl/>
        </w:rPr>
        <w:t>דרבנן.</w:t>
      </w:r>
    </w:p>
    <w:p w14:paraId="344CC840" w14:textId="77777777" w:rsidR="00F707CE" w:rsidRPr="00F707CE" w:rsidRDefault="006F071F" w:rsidP="00BC72B8">
      <w:pPr>
        <w:pStyle w:val="36"/>
        <w:framePr w:wrap="notBeside"/>
        <w:rPr>
          <w:rtl/>
        </w:rPr>
      </w:pPr>
      <w:r w:rsidRPr="00F707CE">
        <w:rPr>
          <w:rFonts w:hint="cs"/>
          <w:rtl/>
        </w:rPr>
        <w:t xml:space="preserve">וה'נ </w:t>
      </w:r>
      <w:r w:rsidRPr="00F707CE">
        <w:rPr>
          <w:rtl/>
        </w:rPr>
        <w:t>מסתבר</w:t>
      </w:r>
      <w:r w:rsidR="00F707CE" w:rsidRPr="00F707CE">
        <w:rPr>
          <w:rtl/>
        </w:rPr>
        <w:t>:</w:t>
      </w:r>
    </w:p>
    <w:p w14:paraId="10C60539" w14:textId="696A7664" w:rsidR="00BC72B8" w:rsidRPr="0050150D" w:rsidRDefault="006F071F" w:rsidP="00BC72B8">
      <w:pPr>
        <w:rPr>
          <w:rFonts w:cs="PFT_Frank"/>
          <w:b/>
          <w:bCs/>
          <w:szCs w:val="14"/>
          <w:rtl/>
        </w:rPr>
      </w:pPr>
      <w:r w:rsidRPr="005E3761">
        <w:rPr>
          <w:rStyle w:val="affffc"/>
          <w:rtl/>
        </w:rPr>
        <w:t>דתני:</w:t>
      </w:r>
      <w:r w:rsidRPr="00BC72B8">
        <w:rPr>
          <w:rtl/>
        </w:rPr>
        <w:t xml:space="preserve"> </w:t>
      </w:r>
      <w:r w:rsidRPr="00BC72B8">
        <w:rPr>
          <w:rStyle w:val="affff8"/>
          <w:rtl/>
        </w:rPr>
        <w:t>תחת משאו</w:t>
      </w:r>
      <w:r w:rsidRPr="00BC72B8">
        <w:rPr>
          <w:rtl/>
        </w:rPr>
        <w:t xml:space="preserve"> משאוי שיכול לעמוד בו, </w:t>
      </w:r>
      <w:r w:rsidRPr="005E3761">
        <w:rPr>
          <w:rStyle w:val="affffc"/>
          <w:rFonts w:hint="cs"/>
          <w:rtl/>
        </w:rPr>
        <w:t>ו</w:t>
      </w:r>
      <w:r w:rsidR="00BC72B8" w:rsidRPr="005E3761">
        <w:rPr>
          <w:rStyle w:val="affffc"/>
          <w:rFonts w:hint="cs"/>
          <w:rtl/>
        </w:rPr>
        <w:t>כ</w:t>
      </w:r>
      <w:r w:rsidRPr="005E3761">
        <w:rPr>
          <w:rStyle w:val="affffc"/>
          <w:rFonts w:hint="cs"/>
          <w:rtl/>
        </w:rPr>
        <w:t>ריה''ג</w:t>
      </w:r>
      <w:r w:rsidRPr="00BC72B8">
        <w:rPr>
          <w:rFonts w:hint="cs"/>
          <w:rtl/>
        </w:rPr>
        <w:t xml:space="preserve"> </w:t>
      </w:r>
      <w:r w:rsidR="00BC72B8">
        <w:rPr>
          <w:rFonts w:hint="cs"/>
          <w:rtl/>
        </w:rPr>
        <w:t>ד</w:t>
      </w:r>
      <w:r w:rsidRPr="00BC72B8">
        <w:rPr>
          <w:rFonts w:hint="cs"/>
          <w:rtl/>
        </w:rPr>
        <w:t xml:space="preserve">ס''ל </w:t>
      </w:r>
      <w:r w:rsidR="00BC72B8">
        <w:rPr>
          <w:rFonts w:hint="cs"/>
          <w:rtl/>
        </w:rPr>
        <w:t>כן</w:t>
      </w:r>
      <w:r w:rsidRPr="00BC72B8">
        <w:rPr>
          <w:rFonts w:hint="cs"/>
          <w:rtl/>
        </w:rPr>
        <w:t xml:space="preserve"> </w:t>
      </w:r>
      <w:r w:rsidRPr="0050150D">
        <w:rPr>
          <w:rFonts w:cs="PFT_Frank" w:hint="cs"/>
          <w:b/>
          <w:bCs/>
          <w:szCs w:val="14"/>
          <w:rtl/>
        </w:rPr>
        <w:t>ש''מ</w:t>
      </w:r>
    </w:p>
    <w:p w14:paraId="3BDD9C55" w14:textId="77777777" w:rsidR="00F707CE" w:rsidRPr="00F707CE" w:rsidRDefault="006F071F" w:rsidP="00BC72B8">
      <w:pPr>
        <w:pStyle w:val="36"/>
        <w:framePr w:wrap="notBeside"/>
        <w:rPr>
          <w:rtl/>
        </w:rPr>
      </w:pPr>
      <w:r w:rsidRPr="00F707CE">
        <w:rPr>
          <w:rFonts w:hint="cs"/>
          <w:rtl/>
        </w:rPr>
        <w:t>ואפי' דסיפא</w:t>
      </w:r>
      <w:r w:rsidR="00F707CE" w:rsidRPr="00F707CE">
        <w:rPr>
          <w:rtl/>
        </w:rPr>
        <w:t>:</w:t>
      </w:r>
    </w:p>
    <w:p w14:paraId="1D28835D" w14:textId="00AB04A3" w:rsidR="00A6533C" w:rsidRPr="00BC72B8" w:rsidRDefault="006F071F" w:rsidP="00BC72B8">
      <w:pPr>
        <w:rPr>
          <w:rtl/>
        </w:rPr>
      </w:pPr>
      <w:r w:rsidRPr="00BC72B8">
        <w:rPr>
          <w:rFonts w:hint="cs"/>
          <w:rtl/>
        </w:rPr>
        <w:t>ד</w:t>
      </w:r>
      <w:r w:rsidRPr="00BC72B8">
        <w:rPr>
          <w:rStyle w:val="affff8"/>
          <w:rFonts w:hint="cs"/>
          <w:rtl/>
        </w:rPr>
        <w:t>'</w:t>
      </w:r>
      <w:r w:rsidRPr="00BC72B8">
        <w:rPr>
          <w:rStyle w:val="affff8"/>
          <w:rtl/>
        </w:rPr>
        <w:t>תחת משאו</w:t>
      </w:r>
      <w:r w:rsidRPr="00BC72B8">
        <w:rPr>
          <w:rtl/>
        </w:rPr>
        <w:t xml:space="preserve"> ולא מפורק</w:t>
      </w:r>
      <w:r w:rsidRPr="00BC72B8">
        <w:rPr>
          <w:rFonts w:hint="cs"/>
          <w:rtl/>
        </w:rPr>
        <w:t xml:space="preserve"> </w:t>
      </w:r>
      <w:r w:rsidRPr="00BC72B8">
        <w:rPr>
          <w:rtl/>
        </w:rPr>
        <w:t>בחנם, אלא בשכר.</w:t>
      </w:r>
      <w:r w:rsidRPr="00BC72B8">
        <w:rPr>
          <w:rFonts w:hint="cs"/>
          <w:rtl/>
        </w:rPr>
        <w:t xml:space="preserve"> </w:t>
      </w:r>
      <w:r w:rsidR="00BC72B8" w:rsidRPr="005E3761">
        <w:rPr>
          <w:rStyle w:val="affffc"/>
          <w:rFonts w:hint="cs"/>
          <w:rtl/>
        </w:rPr>
        <w:t>כ</w:t>
      </w:r>
      <w:r w:rsidRPr="005E3761">
        <w:rPr>
          <w:rStyle w:val="affffc"/>
          <w:rFonts w:hint="cs"/>
          <w:rtl/>
        </w:rPr>
        <w:t>רבנן ד</w:t>
      </w:r>
      <w:r w:rsidR="00237964" w:rsidRPr="005E3761">
        <w:rPr>
          <w:rStyle w:val="affffc"/>
          <w:rFonts w:hint="cs"/>
          <w:rtl/>
        </w:rPr>
        <w:t>חלקו</w:t>
      </w:r>
      <w:r w:rsidRPr="005E3761">
        <w:rPr>
          <w:rStyle w:val="affffc"/>
          <w:rFonts w:hint="cs"/>
          <w:rtl/>
        </w:rPr>
        <w:t xml:space="preserve"> אריה''ג</w:t>
      </w:r>
    </w:p>
    <w:p w14:paraId="74473EE6" w14:textId="633F4578" w:rsidR="006F071F" w:rsidRPr="00BC72B8" w:rsidRDefault="00BC72B8" w:rsidP="00BC72B8">
      <w:pPr>
        <w:ind w:left="1243" w:firstLine="113"/>
        <w:rPr>
          <w:rtl/>
        </w:rPr>
      </w:pPr>
      <w:r w:rsidRPr="005E3761">
        <w:rPr>
          <w:rStyle w:val="affffc"/>
          <w:rFonts w:hint="cs"/>
          <w:rtl/>
        </w:rPr>
        <w:lastRenderedPageBreak/>
        <w:t xml:space="preserve">ב. לעולם </w:t>
      </w:r>
      <w:r w:rsidR="006F071F" w:rsidRPr="005E3761">
        <w:rPr>
          <w:rStyle w:val="affffc"/>
          <w:rFonts w:hint="cs"/>
          <w:rtl/>
        </w:rPr>
        <w:t xml:space="preserve">ריה''ג הוא </w:t>
      </w:r>
      <w:r w:rsidR="006F071F" w:rsidRPr="00BC72B8">
        <w:rPr>
          <w:rtl/>
        </w:rPr>
        <w:t>ובטעינה ס"ל כרבנן.</w:t>
      </w:r>
    </w:p>
    <w:bookmarkEnd w:id="3"/>
    <w:p w14:paraId="0AE118FF" w14:textId="77777777" w:rsidR="00A6533C" w:rsidRPr="00BC72B8" w:rsidRDefault="00A6533C" w:rsidP="00A6533C">
      <w:pPr>
        <w:pStyle w:val="aff9"/>
        <w:rPr>
          <w:rtl/>
        </w:rPr>
      </w:pPr>
      <w:r w:rsidRPr="00BC72B8">
        <w:rPr>
          <w:rtl/>
        </w:rPr>
        <w:t>***</w:t>
      </w:r>
    </w:p>
    <w:p w14:paraId="42B23529" w14:textId="5D8581A0" w:rsidR="00F707CE" w:rsidRPr="00F707CE" w:rsidRDefault="006F071F" w:rsidP="00D2277D">
      <w:pPr>
        <w:pStyle w:val="36"/>
        <w:framePr w:wrap="notBeside"/>
        <w:rPr>
          <w:rtl/>
        </w:rPr>
      </w:pPr>
      <w:r w:rsidRPr="00F707CE">
        <w:rPr>
          <w:rtl/>
        </w:rPr>
        <w:t>ת"ר</w:t>
      </w:r>
      <w:r w:rsidR="00F707CE" w:rsidRPr="00F707CE">
        <w:rPr>
          <w:rtl/>
        </w:rPr>
        <w:t>:</w:t>
      </w:r>
    </w:p>
    <w:p w14:paraId="2A2A36DE" w14:textId="3FC34EC8" w:rsidR="006F071F" w:rsidRPr="00D2277D" w:rsidRDefault="006F071F" w:rsidP="009B508D">
      <w:pPr>
        <w:rPr>
          <w:rStyle w:val="affff8"/>
          <w:rtl/>
        </w:rPr>
      </w:pPr>
      <w:r w:rsidRPr="00D2277D">
        <w:rPr>
          <w:rStyle w:val="affff8"/>
          <w:rFonts w:hint="cs"/>
          <w:rtl/>
        </w:rPr>
        <w:t>'</w:t>
      </w:r>
      <w:r w:rsidRPr="00D2277D">
        <w:rPr>
          <w:rStyle w:val="affff8"/>
          <w:rtl/>
        </w:rPr>
        <w:t>כי תראה</w:t>
      </w:r>
      <w:r w:rsidRPr="00D2277D">
        <w:rPr>
          <w:rStyle w:val="affff8"/>
          <w:rFonts w:hint="cs"/>
          <w:rtl/>
        </w:rPr>
        <w:t>'</w:t>
      </w:r>
      <w:r w:rsidRPr="00BC72B8">
        <w:rPr>
          <w:rtl/>
        </w:rPr>
        <w:t xml:space="preserve"> יכול אפילו מרחוק </w:t>
      </w:r>
      <w:r w:rsidRPr="005E3761">
        <w:rPr>
          <w:rStyle w:val="affffc"/>
          <w:rtl/>
        </w:rPr>
        <w:t>ת"ל:</w:t>
      </w:r>
      <w:r w:rsidRPr="00BC72B8">
        <w:rPr>
          <w:rtl/>
        </w:rPr>
        <w:t xml:space="preserve"> </w:t>
      </w:r>
      <w:r w:rsidRPr="007809A5">
        <w:rPr>
          <w:rStyle w:val="affff8"/>
          <w:rtl/>
        </w:rPr>
        <w:t>כי תפגע.</w:t>
      </w:r>
      <w:r w:rsidRPr="00BC72B8">
        <w:rPr>
          <w:rFonts w:hint="cs"/>
          <w:rtl/>
        </w:rPr>
        <w:t xml:space="preserve"> </w:t>
      </w:r>
      <w:r w:rsidR="00D2277D">
        <w:rPr>
          <w:rFonts w:hint="cs"/>
          <w:rtl/>
        </w:rPr>
        <w:t xml:space="preserve">ולא </w:t>
      </w:r>
      <w:r w:rsidRPr="00BC72B8">
        <w:rPr>
          <w:rFonts w:hint="cs"/>
          <w:rtl/>
        </w:rPr>
        <w:t xml:space="preserve">ממש </w:t>
      </w:r>
      <w:r w:rsidRPr="00D2277D">
        <w:rPr>
          <w:rStyle w:val="affff8"/>
          <w:rFonts w:hint="cs"/>
          <w:rtl/>
        </w:rPr>
        <w:t>ד'כי תראה'</w:t>
      </w:r>
    </w:p>
    <w:p w14:paraId="2B445D5C" w14:textId="0EBAA282" w:rsidR="006F071F" w:rsidRPr="00BC72B8" w:rsidRDefault="006F071F" w:rsidP="0070207B">
      <w:pPr>
        <w:rPr>
          <w:rtl/>
        </w:rPr>
      </w:pPr>
      <w:r w:rsidRPr="00BC72B8">
        <w:rPr>
          <w:rtl/>
        </w:rPr>
        <w:t xml:space="preserve">ראייה שיש בה פגיעה </w:t>
      </w:r>
      <w:r w:rsidRPr="005E3761">
        <w:rPr>
          <w:rStyle w:val="affffc"/>
          <w:rtl/>
        </w:rPr>
        <w:t>שיערו חכמים</w:t>
      </w:r>
      <w:r w:rsidRPr="00BC72B8">
        <w:rPr>
          <w:rtl/>
        </w:rPr>
        <w:t xml:space="preserve"> אחד משבע ומחצה במיל, וזה הוא ריס.</w:t>
      </w:r>
      <w:r w:rsidR="0070207B">
        <w:rPr>
          <w:rFonts w:hint="cs"/>
          <w:rtl/>
        </w:rPr>
        <w:t xml:space="preserve"> </w:t>
      </w:r>
      <w:r w:rsidRPr="005E3761">
        <w:rPr>
          <w:rStyle w:val="affffc"/>
          <w:rtl/>
        </w:rPr>
        <w:t>תנא:</w:t>
      </w:r>
      <w:r w:rsidR="0070207B" w:rsidRPr="005E3761">
        <w:rPr>
          <w:rStyle w:val="affffc"/>
          <w:rFonts w:hint="cs"/>
          <w:rtl/>
        </w:rPr>
        <w:t xml:space="preserve"> </w:t>
      </w:r>
      <w:r w:rsidRPr="00BC72B8">
        <w:rPr>
          <w:rtl/>
        </w:rPr>
        <w:t>ומדדה עמו עד פרסה.</w:t>
      </w:r>
      <w:r w:rsidR="0070207B">
        <w:rPr>
          <w:rFonts w:hint="cs"/>
          <w:rtl/>
        </w:rPr>
        <w:t xml:space="preserve"> </w:t>
      </w:r>
      <w:r w:rsidRPr="005E3761">
        <w:rPr>
          <w:rStyle w:val="affffc"/>
          <w:rFonts w:hint="cs"/>
          <w:rtl/>
        </w:rPr>
        <w:t>רבב''ח</w:t>
      </w:r>
      <w:r w:rsidRPr="005E3761">
        <w:rPr>
          <w:rStyle w:val="affffc"/>
          <w:rtl/>
        </w:rPr>
        <w:t>:</w:t>
      </w:r>
      <w:r w:rsidR="0070207B" w:rsidRPr="005E3761">
        <w:rPr>
          <w:rStyle w:val="affffc"/>
          <w:rFonts w:hint="cs"/>
          <w:rtl/>
        </w:rPr>
        <w:t xml:space="preserve"> </w:t>
      </w:r>
      <w:r w:rsidRPr="00BC72B8">
        <w:rPr>
          <w:rtl/>
        </w:rPr>
        <w:t>ונוטל שכר.</w:t>
      </w:r>
    </w:p>
    <w:p w14:paraId="277589DB" w14:textId="77777777" w:rsidR="00A6533C" w:rsidRPr="00BC72B8" w:rsidRDefault="00A6533C" w:rsidP="00A6533C">
      <w:pPr>
        <w:pStyle w:val="aff9"/>
        <w:rPr>
          <w:rtl/>
        </w:rPr>
      </w:pPr>
      <w:r w:rsidRPr="00BC72B8">
        <w:rPr>
          <w:rtl/>
        </w:rPr>
        <w:t>***</w:t>
      </w:r>
    </w:p>
    <w:p w14:paraId="3974D8BB" w14:textId="3FEDF8FB" w:rsidR="006F071F" w:rsidRPr="006E2536" w:rsidRDefault="006F071F" w:rsidP="0070207B">
      <w:pPr>
        <w:pStyle w:val="afffff"/>
        <w:framePr w:wrap="around"/>
        <w:rPr>
          <w:rtl/>
        </w:rPr>
      </w:pPr>
      <w:del w:id="20200" w:author="קלוד" w:date="2026-10-06T10:08:05Z">
        <w:r>
          <w:rPr>
            <w:rtl/>
          </w:rPr>
          <w:delText xml:space="preserve">משנה.</w:delText>
        </w:r>
      </w:del>
      <w:ins w:id="20201" w:author="קלוד" w:date="2026-10-06T10:08:05Z">
        <w:r>
          <w:rPr>
            <w:rtl/>
          </w:rPr>
          <w:t xml:space="preserve">משנה יא</w:t>
        </w:r>
      </w:ins>
    </w:p>
    <w:p w14:paraId="52AB5E37" w14:textId="1B2B1622" w:rsidR="006F071F" w:rsidRPr="00F95478" w:rsidRDefault="006F071F" w:rsidP="005D6781">
      <w:pPr>
        <w:pStyle w:val="afff3"/>
        <w:rPr>
          <w:spacing w:val="2"/>
          <w:rtl/>
        </w:rPr>
      </w:pPr>
      <w:ins w:id="9809" w:author="מספור קטעי משנה" w:date="2026-10-06T10:03:19Z">
        <w:r>
          <w:rPr>
            <w:rStyle w:val="MisparKeta"/>
          </w:rPr>
          <w:t xml:space="preserve">ב. </w:t>
        </w:r>
      </w:ins>
      <w:r w:rsidRPr="00F95478">
        <w:rPr>
          <w:b/>
          <w:bCs/>
          <w:spacing w:val="2"/>
          <w:rtl/>
        </w:rPr>
        <w:t>אבדתו ואבדת אביו</w:t>
      </w:r>
      <w:r w:rsidRPr="00F95478">
        <w:rPr>
          <w:spacing w:val="2"/>
          <w:rtl/>
        </w:rPr>
        <w:t xml:space="preserve"> אבדתו קודמת, </w:t>
      </w:r>
      <w:r w:rsidRPr="00F95478">
        <w:rPr>
          <w:b/>
          <w:bCs/>
          <w:spacing w:val="2"/>
          <w:rtl/>
        </w:rPr>
        <w:t>אבדתו ואבדת רבו</w:t>
      </w:r>
      <w:r w:rsidRPr="00F95478">
        <w:rPr>
          <w:spacing w:val="2"/>
          <w:rtl/>
        </w:rPr>
        <w:t xml:space="preserve"> שלו קודם.</w:t>
      </w:r>
    </w:p>
    <w:p w14:paraId="134A4D7C" w14:textId="77777777" w:rsidR="006F071F" w:rsidRPr="006E2536" w:rsidRDefault="006F071F" w:rsidP="005D6781">
      <w:pPr>
        <w:pStyle w:val="afff3"/>
        <w:rPr>
          <w:rtl/>
        </w:rPr>
      </w:pPr>
      <w:r w:rsidRPr="006E2536">
        <w:rPr>
          <w:rtl/>
        </w:rPr>
        <w:t>אבדת אביו ואבדת רבו -</w:t>
      </w:r>
      <w:r>
        <w:rPr>
          <w:rtl/>
        </w:rPr>
        <w:t xml:space="preserve"> של רבו קודמת, שאביו הביאו לעו</w:t>
      </w:r>
      <w:r>
        <w:rPr>
          <w:rFonts w:hint="cs"/>
          <w:rtl/>
        </w:rPr>
        <w:t>ה"ז</w:t>
      </w:r>
      <w:r w:rsidRPr="006E2536">
        <w:rPr>
          <w:rtl/>
        </w:rPr>
        <w:t xml:space="preserve"> הזה ורבו שלמדו חכמה מביאו לחיי העו</w:t>
      </w:r>
      <w:r>
        <w:rPr>
          <w:rFonts w:hint="cs"/>
          <w:rtl/>
        </w:rPr>
        <w:t>ה"ב</w:t>
      </w:r>
      <w:r w:rsidRPr="006E2536">
        <w:rPr>
          <w:rtl/>
        </w:rPr>
        <w:t>.</w:t>
      </w:r>
    </w:p>
    <w:p w14:paraId="248B37EF" w14:textId="77777777" w:rsidR="006F071F" w:rsidRPr="006E2536" w:rsidRDefault="006F071F" w:rsidP="005D6781">
      <w:pPr>
        <w:pStyle w:val="afff3"/>
        <w:rPr>
          <w:rtl/>
        </w:rPr>
      </w:pPr>
      <w:r w:rsidRPr="006E2536">
        <w:rPr>
          <w:rtl/>
        </w:rPr>
        <w:t>ואם אביו חכם - של אביו קודמת.</w:t>
      </w:r>
    </w:p>
    <w:p w14:paraId="0BED93E9" w14:textId="2575A01E" w:rsidR="006F071F" w:rsidRPr="00F95478" w:rsidRDefault="006F071F" w:rsidP="005D6781">
      <w:pPr>
        <w:pStyle w:val="afff3"/>
        <w:rPr>
          <w:spacing w:val="0"/>
          <w:rtl/>
        </w:rPr>
      </w:pPr>
      <w:r w:rsidRPr="00F95478">
        <w:rPr>
          <w:spacing w:val="0"/>
          <w:rtl/>
        </w:rPr>
        <w:t>היה אביו ורבו נושאין משאוי מניח את של רבו, ואח''כ את של אביו.</w:t>
      </w:r>
    </w:p>
    <w:p w14:paraId="344FFB15" w14:textId="31CD4C8F" w:rsidR="006F071F" w:rsidRPr="006E2536" w:rsidRDefault="006F071F" w:rsidP="005D6781">
      <w:pPr>
        <w:pStyle w:val="afff3"/>
        <w:rPr>
          <w:rtl/>
        </w:rPr>
      </w:pPr>
      <w:r w:rsidRPr="006E2536">
        <w:rPr>
          <w:rtl/>
        </w:rPr>
        <w:t xml:space="preserve">היה אביו ורבו בבית השבי פודה את רבו </w:t>
      </w:r>
      <w:r>
        <w:rPr>
          <w:rtl/>
        </w:rPr>
        <w:t>ואח''כ</w:t>
      </w:r>
      <w:r w:rsidRPr="006E2536">
        <w:rPr>
          <w:rtl/>
        </w:rPr>
        <w:t xml:space="preserve"> פודה את אביו.</w:t>
      </w:r>
    </w:p>
    <w:p w14:paraId="7B601943" w14:textId="77777777" w:rsidR="006F071F" w:rsidRPr="006E2536" w:rsidRDefault="006F071F" w:rsidP="00F95478">
      <w:pPr>
        <w:pStyle w:val="afff3"/>
        <w:spacing w:after="60" w:line="220" w:lineRule="exact"/>
        <w:rPr>
          <w:rtl/>
        </w:rPr>
      </w:pPr>
      <w:r w:rsidRPr="006E2536">
        <w:rPr>
          <w:rtl/>
        </w:rPr>
        <w:t xml:space="preserve">ואם אביו חכם - פודה את אביו </w:t>
      </w:r>
      <w:r>
        <w:rPr>
          <w:rtl/>
        </w:rPr>
        <w:t>ואח''כ</w:t>
      </w:r>
      <w:r w:rsidRPr="006E2536">
        <w:rPr>
          <w:rtl/>
        </w:rPr>
        <w:t xml:space="preserve"> פודה את רבו.</w:t>
      </w:r>
    </w:p>
    <w:p w14:paraId="39D9031D" w14:textId="2FC5196F" w:rsidR="00F707CE" w:rsidRPr="00F707CE" w:rsidRDefault="006F071F" w:rsidP="008A01DD">
      <w:pPr>
        <w:pStyle w:val="36"/>
        <w:framePr w:wrap="notBeside"/>
        <w:rPr>
          <w:rtl/>
        </w:rPr>
      </w:pPr>
      <w:r w:rsidRPr="00F707CE">
        <w:rPr>
          <w:rtl/>
        </w:rPr>
        <w:t>ריא"ר</w:t>
      </w:r>
      <w:r w:rsidR="00F707CE" w:rsidRPr="00F707CE">
        <w:rPr>
          <w:rtl/>
        </w:rPr>
        <w:t>:</w:t>
      </w:r>
    </w:p>
    <w:p w14:paraId="5258921C" w14:textId="49AE2BF4" w:rsidR="006F071F" w:rsidRPr="008A01DD" w:rsidRDefault="006F071F" w:rsidP="009B508D">
      <w:pPr>
        <w:rPr>
          <w:rtl/>
        </w:rPr>
      </w:pPr>
      <w:r w:rsidRPr="008A01DD">
        <w:rPr>
          <w:rStyle w:val="affff8"/>
          <w:rFonts w:hint="cs"/>
          <w:rtl/>
        </w:rPr>
        <w:t>'</w:t>
      </w:r>
      <w:r w:rsidRPr="008A01DD">
        <w:rPr>
          <w:rStyle w:val="affff8"/>
          <w:rtl/>
        </w:rPr>
        <w:t>אפס כי לא יהיה בך אביון</w:t>
      </w:r>
      <w:r w:rsidRPr="008A01DD">
        <w:rPr>
          <w:rStyle w:val="affff8"/>
          <w:rFonts w:hint="cs"/>
          <w:rtl/>
        </w:rPr>
        <w:t>'</w:t>
      </w:r>
      <w:r w:rsidRPr="008A01DD">
        <w:rPr>
          <w:rStyle w:val="affff8"/>
          <w:rtl/>
        </w:rPr>
        <w:t xml:space="preserve"> -</w:t>
      </w:r>
      <w:r w:rsidRPr="008A01DD">
        <w:rPr>
          <w:rtl/>
        </w:rPr>
        <w:t xml:space="preserve"> שלך קודם לשל כל אדם.</w:t>
      </w:r>
    </w:p>
    <w:p w14:paraId="59A0A4BE" w14:textId="7E532D5D" w:rsidR="00F707CE" w:rsidRPr="00F707CE" w:rsidRDefault="006F071F" w:rsidP="008A01DD">
      <w:pPr>
        <w:pStyle w:val="36"/>
        <w:framePr w:wrap="notBeside"/>
        <w:rPr>
          <w:rtl/>
        </w:rPr>
      </w:pPr>
      <w:r w:rsidRPr="00F707CE">
        <w:rPr>
          <w:rtl/>
        </w:rPr>
        <w:t>ריא"ר</w:t>
      </w:r>
      <w:r w:rsidR="00F707CE" w:rsidRPr="00F707CE">
        <w:rPr>
          <w:rtl/>
        </w:rPr>
        <w:t>:</w:t>
      </w:r>
    </w:p>
    <w:p w14:paraId="2AEA1A6F" w14:textId="55593059" w:rsidR="006F071F" w:rsidRDefault="006F071F" w:rsidP="008A01DD">
      <w:pPr>
        <w:rPr>
          <w:rtl/>
        </w:rPr>
      </w:pPr>
      <w:r w:rsidRPr="008A01DD">
        <w:rPr>
          <w:rtl/>
        </w:rPr>
        <w:t>כל המקיים בעצמו כך - סוף בא לידי כך.</w:t>
      </w:r>
      <w:r w:rsidRPr="008A01DD">
        <w:rPr>
          <w:rFonts w:hint="cs"/>
          <w:rtl/>
        </w:rPr>
        <w:t xml:space="preserve"> </w:t>
      </w:r>
      <w:r w:rsidRPr="000F0084">
        <w:rPr>
          <w:rStyle w:val="afffff2"/>
          <w:rFonts w:hint="cs"/>
          <w:rtl/>
        </w:rPr>
        <w:t>[שיצטרך לבריות]</w:t>
      </w:r>
    </w:p>
    <w:p w14:paraId="3F5773C7" w14:textId="2BF54E7D" w:rsidR="006F071F" w:rsidRPr="008A01DD" w:rsidRDefault="006F071F" w:rsidP="005D6781">
      <w:pPr>
        <w:pStyle w:val="afffb"/>
        <w:rPr>
          <w:rtl/>
        </w:rPr>
      </w:pPr>
      <w:ins w:id="9858" w:author="מספור קטעי משנה" w:date="2026-10-06T06:45:11Z">
        <w:r>
          <w:rPr>
            <w:rStyle w:val="MisparKeta"/>
          </w:rPr>
          <w:t xml:space="preserve">ב. </w:t>
        </w:r>
      </w:ins>
      <w:r w:rsidRPr="008A01DD">
        <w:rPr>
          <w:rtl/>
        </w:rPr>
        <w:t>היה אביו ורבו נושאין משאוי וכו'.</w:t>
      </w:r>
      <w:r w:rsidR="004F28B2">
        <w:rPr>
          <w:rFonts w:hint="cs"/>
          <w:rtl/>
        </w:rPr>
        <w:t>- רבו שאמרו</w:t>
      </w:r>
    </w:p>
    <w:p w14:paraId="6ECE06C0" w14:textId="1BC9D67E" w:rsidR="00F707CE" w:rsidRPr="00F707CE" w:rsidRDefault="006F071F" w:rsidP="004F28B2">
      <w:pPr>
        <w:pStyle w:val="36"/>
        <w:framePr w:wrap="notBeside"/>
        <w:rPr>
          <w:rtl/>
        </w:rPr>
      </w:pPr>
      <w:r w:rsidRPr="00F707CE">
        <w:rPr>
          <w:rFonts w:hint="cs"/>
          <w:rtl/>
        </w:rPr>
        <w:t>ר''מ</w:t>
      </w:r>
      <w:r w:rsidR="00F707CE" w:rsidRPr="00F707CE">
        <w:rPr>
          <w:rFonts w:hint="cs"/>
          <w:rtl/>
        </w:rPr>
        <w:t>:</w:t>
      </w:r>
    </w:p>
    <w:p w14:paraId="19017DA0" w14:textId="02DCE1C5" w:rsidR="006F071F" w:rsidRPr="008A01DD" w:rsidRDefault="006F071F" w:rsidP="009B508D">
      <w:pPr>
        <w:rPr>
          <w:rtl/>
        </w:rPr>
      </w:pPr>
      <w:r w:rsidRPr="008A01DD">
        <w:rPr>
          <w:rtl/>
        </w:rPr>
        <w:t>בו שלמדו חכמה, ולא רבו שלמדו מקרא ומשנה.</w:t>
      </w:r>
    </w:p>
    <w:p w14:paraId="3CBC2F22" w14:textId="1AAA09F1" w:rsidR="00F707CE" w:rsidRPr="00F707CE" w:rsidRDefault="006F071F" w:rsidP="004F28B2">
      <w:pPr>
        <w:pStyle w:val="36"/>
        <w:framePr w:wrap="notBeside"/>
        <w:rPr>
          <w:rtl/>
        </w:rPr>
      </w:pPr>
      <w:r w:rsidRPr="00F707CE">
        <w:rPr>
          <w:rtl/>
        </w:rPr>
        <w:t>ר</w:t>
      </w:r>
      <w:r w:rsidRPr="00F707CE">
        <w:rPr>
          <w:rFonts w:hint="cs"/>
          <w:rtl/>
        </w:rPr>
        <w:t>''י</w:t>
      </w:r>
      <w:r w:rsidR="00F707CE" w:rsidRPr="00F707CE">
        <w:rPr>
          <w:rtl/>
        </w:rPr>
        <w:t>:</w:t>
      </w:r>
    </w:p>
    <w:p w14:paraId="693D1EEA" w14:textId="70E5D8D4" w:rsidR="006F071F" w:rsidRPr="008A01DD" w:rsidRDefault="006F071F" w:rsidP="009B508D">
      <w:pPr>
        <w:rPr>
          <w:rtl/>
        </w:rPr>
      </w:pPr>
      <w:r w:rsidRPr="008A01DD">
        <w:rPr>
          <w:rtl/>
        </w:rPr>
        <w:t>כל שרוב חכמתו הימנו.</w:t>
      </w:r>
    </w:p>
    <w:p w14:paraId="47E81245" w14:textId="69C4FE69" w:rsidR="00F707CE" w:rsidRPr="00F707CE" w:rsidRDefault="006F071F" w:rsidP="004F28B2">
      <w:pPr>
        <w:pStyle w:val="36"/>
        <w:framePr w:wrap="notBeside"/>
        <w:rPr>
          <w:rtl/>
        </w:rPr>
      </w:pPr>
      <w:r w:rsidRPr="00F707CE">
        <w:rPr>
          <w:rtl/>
        </w:rPr>
        <w:t>רבי יוסי</w:t>
      </w:r>
      <w:r w:rsidR="00F707CE" w:rsidRPr="00F707CE">
        <w:rPr>
          <w:rtl/>
        </w:rPr>
        <w:t>:</w:t>
      </w:r>
    </w:p>
    <w:p w14:paraId="68D7F543" w14:textId="1A68F768" w:rsidR="006F071F" w:rsidRPr="008A01DD" w:rsidRDefault="006F071F" w:rsidP="003C2B86">
      <w:pPr>
        <w:spacing w:after="60"/>
        <w:rPr>
          <w:rtl/>
        </w:rPr>
      </w:pPr>
      <w:r w:rsidRPr="008A01DD">
        <w:rPr>
          <w:rtl/>
        </w:rPr>
        <w:t>אפילו לא האיר עיניו אלא במשנה אחת - זה הוא רבו.</w:t>
      </w:r>
    </w:p>
    <w:p w14:paraId="1AD1F840" w14:textId="3492CE4A" w:rsidR="00F707CE" w:rsidRPr="00F707CE" w:rsidRDefault="006F071F" w:rsidP="004F28B2">
      <w:pPr>
        <w:pStyle w:val="36"/>
        <w:framePr w:wrap="notBeside"/>
        <w:rPr>
          <w:rtl/>
        </w:rPr>
      </w:pPr>
      <w:r w:rsidRPr="00F707CE">
        <w:rPr>
          <w:rtl/>
        </w:rPr>
        <w:t>רבא</w:t>
      </w:r>
      <w:r w:rsidR="00F707CE" w:rsidRPr="00F707CE">
        <w:rPr>
          <w:rtl/>
        </w:rPr>
        <w:t>:</w:t>
      </w:r>
    </w:p>
    <w:p w14:paraId="3FE8E7A7" w14:textId="2D11B177" w:rsidR="006F071F" w:rsidRPr="008A01DD" w:rsidRDefault="004F28B2" w:rsidP="004F28B2">
      <w:pPr>
        <w:rPr>
          <w:rtl/>
        </w:rPr>
      </w:pPr>
      <w:r w:rsidRPr="005E3761">
        <w:rPr>
          <w:rStyle w:val="affffc"/>
          <w:rFonts w:hint="cs"/>
          <w:rtl/>
        </w:rPr>
        <w:t>כ</w:t>
      </w:r>
      <w:r w:rsidR="006F071F" w:rsidRPr="005E3761">
        <w:rPr>
          <w:rStyle w:val="affffc"/>
          <w:rtl/>
        </w:rPr>
        <w:t>רב סחורה,</w:t>
      </w:r>
      <w:r w:rsidR="006F071F" w:rsidRPr="008A01DD">
        <w:rPr>
          <w:rtl/>
        </w:rPr>
        <w:t xml:space="preserve"> </w:t>
      </w:r>
      <w:r>
        <w:rPr>
          <w:rFonts w:hint="cs"/>
          <w:rtl/>
        </w:rPr>
        <w:t xml:space="preserve">שהסביר לי </w:t>
      </w:r>
      <w:r w:rsidR="006F071F" w:rsidRPr="008A01DD">
        <w:rPr>
          <w:rtl/>
        </w:rPr>
        <w:t>זוהמא ליסטרון</w:t>
      </w:r>
      <w:r>
        <w:rPr>
          <w:rFonts w:hint="cs"/>
          <w:rtl/>
        </w:rPr>
        <w:t xml:space="preserve"> </w:t>
      </w:r>
      <w:r w:rsidRPr="004F28B2">
        <w:rPr>
          <w:rStyle w:val="afffff2"/>
          <w:rFonts w:hint="cs"/>
          <w:rtl/>
        </w:rPr>
        <w:t>כף שמסירים זוהמת הקדרה</w:t>
      </w:r>
    </w:p>
    <w:p w14:paraId="5F33A895" w14:textId="77777777" w:rsidR="00F707CE" w:rsidRPr="00F707CE" w:rsidRDefault="006F071F" w:rsidP="004F28B2">
      <w:pPr>
        <w:pStyle w:val="36"/>
        <w:framePr w:wrap="notBeside"/>
        <w:rPr>
          <w:rtl/>
        </w:rPr>
      </w:pPr>
      <w:r w:rsidRPr="00F707CE">
        <w:rPr>
          <w:rtl/>
        </w:rPr>
        <w:t>שמואל</w:t>
      </w:r>
      <w:r w:rsidR="00F707CE" w:rsidRPr="00F707CE">
        <w:rPr>
          <w:rtl/>
        </w:rPr>
        <w:t>:</w:t>
      </w:r>
    </w:p>
    <w:p w14:paraId="650BC31D" w14:textId="042D76CF" w:rsidR="006F071F" w:rsidRPr="00F95478" w:rsidRDefault="003C2B86" w:rsidP="009B508D">
      <w:pPr>
        <w:rPr>
          <w:rStyle w:val="afffff2"/>
          <w:spacing w:val="-4"/>
          <w:rtl/>
        </w:rPr>
      </w:pPr>
      <w:r>
        <w:rPr>
          <w:rFonts w:hint="cs"/>
          <w:rtl/>
        </w:rPr>
        <w:t xml:space="preserve">עשה קריעה </w:t>
      </w:r>
      <w:r w:rsidR="006F071F" w:rsidRPr="008A01DD">
        <w:rPr>
          <w:rFonts w:hint="cs"/>
          <w:rtl/>
        </w:rPr>
        <w:t xml:space="preserve">על </w:t>
      </w:r>
      <w:r w:rsidR="004F28B2">
        <w:rPr>
          <w:rFonts w:hint="cs"/>
          <w:rtl/>
        </w:rPr>
        <w:t xml:space="preserve">ת''ח </w:t>
      </w:r>
      <w:r w:rsidR="006F071F" w:rsidRPr="008A01DD">
        <w:rPr>
          <w:rFonts w:hint="cs"/>
          <w:rtl/>
        </w:rPr>
        <w:t>שבי</w:t>
      </w:r>
      <w:r>
        <w:rPr>
          <w:rFonts w:hint="cs"/>
          <w:rtl/>
        </w:rPr>
        <w:t>א</w:t>
      </w:r>
      <w:r w:rsidR="006F071F" w:rsidRPr="008A01DD">
        <w:rPr>
          <w:rFonts w:hint="cs"/>
          <w:rtl/>
        </w:rPr>
        <w:t xml:space="preserve">ר לו </w:t>
      </w:r>
      <w:r w:rsidR="006F071F" w:rsidRPr="00F95478">
        <w:rPr>
          <w:rStyle w:val="afffff2"/>
          <w:rFonts w:hint="cs"/>
          <w:spacing w:val="-4"/>
          <w:rtl/>
        </w:rPr>
        <w:t>אח</w:t>
      </w:r>
      <w:r w:rsidR="006F071F" w:rsidRPr="00F95478">
        <w:rPr>
          <w:rStyle w:val="afffff2"/>
          <w:spacing w:val="-4"/>
          <w:rtl/>
        </w:rPr>
        <w:t xml:space="preserve">ד </w:t>
      </w:r>
      <w:r w:rsidR="006F071F" w:rsidRPr="00F95478">
        <w:rPr>
          <w:rStyle w:val="afffff2"/>
          <w:rFonts w:hint="cs"/>
          <w:spacing w:val="-4"/>
          <w:rtl/>
        </w:rPr>
        <w:t xml:space="preserve">יורד </w:t>
      </w:r>
      <w:r w:rsidR="006F071F" w:rsidRPr="00F95478">
        <w:rPr>
          <w:rStyle w:val="afffff2"/>
          <w:spacing w:val="-4"/>
          <w:rtl/>
        </w:rPr>
        <w:t>לאמת השחי ואחד פותח כיון.</w:t>
      </w:r>
    </w:p>
    <w:p w14:paraId="6B636F92" w14:textId="5CF10C13" w:rsidR="00F707CE" w:rsidRPr="00F707CE" w:rsidRDefault="006F071F" w:rsidP="003C2B86">
      <w:pPr>
        <w:pStyle w:val="36"/>
        <w:framePr w:wrap="notBeside"/>
        <w:rPr>
          <w:rtl/>
        </w:rPr>
      </w:pPr>
      <w:r w:rsidRPr="00F707CE">
        <w:rPr>
          <w:rtl/>
        </w:rPr>
        <w:t>•</w:t>
      </w:r>
      <w:r w:rsidRPr="00F707CE">
        <w:rPr>
          <w:rFonts w:hint="cs"/>
          <w:rtl/>
        </w:rPr>
        <w:t xml:space="preserve"> </w:t>
      </w:r>
      <w:r w:rsidRPr="00F707CE">
        <w:rPr>
          <w:rtl/>
        </w:rPr>
        <w:t>עולא</w:t>
      </w:r>
      <w:r w:rsidR="00F707CE" w:rsidRPr="00F707CE">
        <w:rPr>
          <w:rtl/>
        </w:rPr>
        <w:t>:</w:t>
      </w:r>
    </w:p>
    <w:p w14:paraId="0F491A63" w14:textId="5BD73D9C" w:rsidR="006F071F" w:rsidRPr="008A01DD" w:rsidRDefault="006F071F" w:rsidP="009B508D">
      <w:pPr>
        <w:rPr>
          <w:rtl/>
        </w:rPr>
      </w:pPr>
      <w:r w:rsidRPr="008A01DD">
        <w:rPr>
          <w:rtl/>
        </w:rPr>
        <w:t>תלמידי חכמים שבבבל עומדין זה מפני זה, וקורעין זה על זה.</w:t>
      </w:r>
    </w:p>
    <w:p w14:paraId="0285FC32" w14:textId="77777777" w:rsidR="006F071F" w:rsidRPr="008A01DD" w:rsidRDefault="006F071F" w:rsidP="003C2B86">
      <w:pPr>
        <w:spacing w:after="60"/>
        <w:rPr>
          <w:rtl/>
        </w:rPr>
      </w:pPr>
      <w:r w:rsidRPr="008A01DD">
        <w:rPr>
          <w:rtl/>
        </w:rPr>
        <w:t>ולענין אבדה במקום אביו - אינן חוזרין אלא לרבו מובהק.</w:t>
      </w:r>
    </w:p>
    <w:p w14:paraId="2F5AFE34" w14:textId="29728929" w:rsidR="00F707CE" w:rsidRPr="00F707CE" w:rsidRDefault="006F071F" w:rsidP="003C2B86">
      <w:pPr>
        <w:pStyle w:val="36"/>
        <w:framePr w:wrap="notBeside"/>
        <w:rPr>
          <w:rtl/>
        </w:rPr>
      </w:pPr>
      <w:r w:rsidRPr="00F707CE">
        <w:rPr>
          <w:rtl/>
        </w:rPr>
        <w:t>בעי ר</w:t>
      </w:r>
      <w:r w:rsidRPr="00F707CE">
        <w:rPr>
          <w:rFonts w:hint="cs"/>
          <w:rtl/>
        </w:rPr>
        <w:t>''ח מר''ה</w:t>
      </w:r>
      <w:r w:rsidR="00F707CE" w:rsidRPr="00F707CE">
        <w:rPr>
          <w:rtl/>
        </w:rPr>
        <w:t>:</w:t>
      </w:r>
    </w:p>
    <w:p w14:paraId="38984444" w14:textId="60BC3570" w:rsidR="00A6533C" w:rsidRPr="008A01DD" w:rsidRDefault="006F071F" w:rsidP="009B508D">
      <w:pPr>
        <w:rPr>
          <w:rtl/>
        </w:rPr>
      </w:pPr>
      <w:r w:rsidRPr="0050150D">
        <w:rPr>
          <w:rFonts w:cs="PFT_Frank"/>
          <w:b/>
          <w:bCs/>
          <w:szCs w:val="14"/>
          <w:rtl/>
        </w:rPr>
        <w:t>תלמיד וצריך לו רבו מאי?</w:t>
      </w:r>
      <w:r w:rsidRPr="005E3761">
        <w:rPr>
          <w:rStyle w:val="affffc"/>
          <w:rtl/>
        </w:rPr>
        <w:t xml:space="preserve"> </w:t>
      </w:r>
      <w:r w:rsidR="003C2B86" w:rsidRPr="005E3761">
        <w:rPr>
          <w:rStyle w:val="affffc"/>
          <w:rFonts w:hint="cs"/>
          <w:rtl/>
        </w:rPr>
        <w:t xml:space="preserve">- </w:t>
      </w:r>
      <w:r w:rsidRPr="005E3761">
        <w:rPr>
          <w:rStyle w:val="affffc"/>
          <w:rFonts w:hint="cs"/>
          <w:rtl/>
        </w:rPr>
        <w:t>א''ל</w:t>
      </w:r>
      <w:r w:rsidRPr="005E3761">
        <w:rPr>
          <w:rStyle w:val="affffc"/>
          <w:rtl/>
        </w:rPr>
        <w:t>:</w:t>
      </w:r>
      <w:r w:rsidRPr="008A01DD">
        <w:rPr>
          <w:rtl/>
        </w:rPr>
        <w:t xml:space="preserve"> חסדא חסדא, </w:t>
      </w:r>
      <w:r w:rsidRPr="008A01DD">
        <w:rPr>
          <w:rFonts w:hint="cs"/>
          <w:rtl/>
        </w:rPr>
        <w:t>א''צ לך</w:t>
      </w:r>
      <w:r w:rsidR="003C2B86">
        <w:rPr>
          <w:rFonts w:hint="cs"/>
          <w:rtl/>
        </w:rPr>
        <w:t>,</w:t>
      </w:r>
      <w:r w:rsidRPr="008A01DD">
        <w:rPr>
          <w:rFonts w:hint="cs"/>
          <w:rtl/>
        </w:rPr>
        <w:t xml:space="preserve"> אתה צריך לי עד מ'</w:t>
      </w:r>
      <w:r w:rsidR="003C2B86">
        <w:rPr>
          <w:rFonts w:hint="cs"/>
          <w:rtl/>
        </w:rPr>
        <w:t>,</w:t>
      </w:r>
      <w:r w:rsidRPr="008A01DD">
        <w:rPr>
          <w:rFonts w:hint="cs"/>
          <w:rtl/>
        </w:rPr>
        <w:t xml:space="preserve"> שנה הקפידו אהדיי ולא עלו אחד לשני.</w:t>
      </w:r>
    </w:p>
    <w:p w14:paraId="36F9CD18" w14:textId="6B5B70AA" w:rsidR="00B1248A" w:rsidRDefault="00A234D8" w:rsidP="009B508D">
      <w:pPr>
        <w:rPr>
          <w:rtl/>
        </w:rPr>
      </w:pPr>
      <w:r>
        <w:rPr>
          <w:rFonts w:hint="cs"/>
          <w:rtl/>
        </w:rPr>
        <w:t>ר''ח נתענ</w:t>
      </w:r>
      <w:r w:rsidR="006F071F" w:rsidRPr="008A01DD">
        <w:rPr>
          <w:rFonts w:hint="cs"/>
          <w:rtl/>
        </w:rPr>
        <w:t xml:space="preserve">ה מ' תעניות משום דחלש דעת ר''ה, </w:t>
      </w:r>
    </w:p>
    <w:p w14:paraId="1011F4D1" w14:textId="2C96F9CC" w:rsidR="00A6533C" w:rsidRPr="008A01DD" w:rsidRDefault="006F071F" w:rsidP="00A234D8">
      <w:pPr>
        <w:spacing w:after="60"/>
        <w:rPr>
          <w:rtl/>
        </w:rPr>
      </w:pPr>
      <w:r w:rsidRPr="008A01DD">
        <w:rPr>
          <w:rFonts w:hint="cs"/>
          <w:rtl/>
        </w:rPr>
        <w:lastRenderedPageBreak/>
        <w:t>ור'ה נתענה מ' תעניות משום דחשד לר''ח</w:t>
      </w:r>
    </w:p>
    <w:p w14:paraId="5CD01DF2" w14:textId="77777777" w:rsidR="00F707CE" w:rsidRPr="00F707CE" w:rsidRDefault="006F071F" w:rsidP="00A234D8">
      <w:pPr>
        <w:pStyle w:val="36"/>
        <w:framePr w:wrap="notBeside"/>
        <w:rPr>
          <w:rtl/>
        </w:rPr>
      </w:pPr>
      <w:r w:rsidRPr="00F707CE">
        <w:rPr>
          <w:rFonts w:hint="cs"/>
          <w:rtl/>
        </w:rPr>
        <w:t>מרי''ו</w:t>
      </w:r>
      <w:r w:rsidR="00F707CE" w:rsidRPr="00F707CE">
        <w:rPr>
          <w:rtl/>
        </w:rPr>
        <w:t>:</w:t>
      </w:r>
    </w:p>
    <w:p w14:paraId="1373B5A8" w14:textId="50D6D5AD" w:rsidR="00A6533C" w:rsidRPr="008A01DD" w:rsidRDefault="006F071F" w:rsidP="009B508D">
      <w:pPr>
        <w:rPr>
          <w:rtl/>
        </w:rPr>
      </w:pPr>
      <w:r w:rsidRPr="008A01DD">
        <w:rPr>
          <w:rFonts w:hint="cs"/>
          <w:rtl/>
        </w:rPr>
        <w:t>הלכה כר''י</w:t>
      </w:r>
      <w:r w:rsidR="00A234D8">
        <w:rPr>
          <w:rFonts w:hint="cs"/>
          <w:rtl/>
        </w:rPr>
        <w:t xml:space="preserve"> </w:t>
      </w:r>
      <w:r w:rsidR="00A234D8" w:rsidRPr="00A234D8">
        <w:rPr>
          <w:rStyle w:val="afffff2"/>
          <w:rFonts w:hint="cs"/>
          <w:rtl/>
        </w:rPr>
        <w:t>שרוב חכמתו</w:t>
      </w:r>
      <w:r w:rsidRPr="008A01DD">
        <w:rPr>
          <w:rFonts w:hint="cs"/>
          <w:rtl/>
        </w:rPr>
        <w:t xml:space="preserve"> </w:t>
      </w:r>
      <w:r w:rsidRPr="005E3761">
        <w:rPr>
          <w:rStyle w:val="affffc"/>
          <w:rFonts w:hint="cs"/>
          <w:rtl/>
        </w:rPr>
        <w:t xml:space="preserve"> מר''ש</w:t>
      </w:r>
      <w:r w:rsidRPr="008A01DD">
        <w:rPr>
          <w:rFonts w:hint="cs"/>
          <w:rtl/>
        </w:rPr>
        <w:t xml:space="preserve"> הלכה כרבי יוסי</w:t>
      </w:r>
      <w:r w:rsidR="004C283C">
        <w:rPr>
          <w:rFonts w:hint="cs"/>
          <w:rtl/>
        </w:rPr>
        <w:t xml:space="preserve"> </w:t>
      </w:r>
      <w:r w:rsidR="004C283C" w:rsidRPr="004C283C">
        <w:rPr>
          <w:rStyle w:val="afffff2"/>
          <w:rFonts w:hint="cs"/>
          <w:rtl/>
        </w:rPr>
        <w:t>א</w:t>
      </w:r>
      <w:r w:rsidR="004C283C">
        <w:rPr>
          <w:rStyle w:val="afffff2"/>
          <w:rFonts w:hint="cs"/>
          <w:rtl/>
        </w:rPr>
        <w:t>ף</w:t>
      </w:r>
      <w:r w:rsidR="004C283C" w:rsidRPr="004C283C">
        <w:rPr>
          <w:rStyle w:val="afffff2"/>
          <w:rFonts w:hint="cs"/>
          <w:rtl/>
        </w:rPr>
        <w:t xml:space="preserve"> משנה אחת</w:t>
      </w:r>
      <w:r w:rsidRPr="008A01DD">
        <w:rPr>
          <w:rFonts w:hint="cs"/>
          <w:rtl/>
        </w:rPr>
        <w:t>.</w:t>
      </w:r>
    </w:p>
    <w:p w14:paraId="6F1EE046" w14:textId="1099FA38" w:rsidR="00F707CE" w:rsidRPr="00F707CE" w:rsidRDefault="006F071F" w:rsidP="004C283C">
      <w:pPr>
        <w:pStyle w:val="36"/>
        <w:framePr w:wrap="notBeside"/>
        <w:rPr>
          <w:rtl/>
        </w:rPr>
      </w:pPr>
      <w:r w:rsidRPr="00F707CE">
        <w:rPr>
          <w:rFonts w:hint="cs"/>
          <w:rtl/>
        </w:rPr>
        <w:t>ו</w:t>
      </w:r>
      <w:r w:rsidRPr="00F707CE">
        <w:rPr>
          <w:rtl/>
        </w:rPr>
        <w:t>הא</w:t>
      </w:r>
      <w:r w:rsidRPr="00F707CE">
        <w:rPr>
          <w:rFonts w:hint="cs"/>
          <w:rtl/>
        </w:rPr>
        <w:t xml:space="preserve"> ד</w:t>
      </w:r>
      <w:r w:rsidRPr="00F707CE">
        <w:rPr>
          <w:rtl/>
        </w:rPr>
        <w:t>רי"ו</w:t>
      </w:r>
      <w:r w:rsidR="00F707CE" w:rsidRPr="00F707CE">
        <w:rPr>
          <w:rtl/>
        </w:rPr>
        <w:t>:</w:t>
      </w:r>
    </w:p>
    <w:p w14:paraId="1C3BEEF1" w14:textId="3719AD6C" w:rsidR="006F071F" w:rsidRPr="008A01DD" w:rsidRDefault="006F071F" w:rsidP="009B508D">
      <w:pPr>
        <w:rPr>
          <w:rtl/>
        </w:rPr>
      </w:pPr>
      <w:r w:rsidRPr="008A01DD">
        <w:rPr>
          <w:rtl/>
        </w:rPr>
        <w:t xml:space="preserve">הלכה כסתם משנה, </w:t>
      </w:r>
      <w:r w:rsidRPr="005E3761">
        <w:rPr>
          <w:rStyle w:val="affffc"/>
          <w:rtl/>
        </w:rPr>
        <w:t>ותנן:</w:t>
      </w:r>
      <w:r w:rsidRPr="008A01DD">
        <w:rPr>
          <w:rtl/>
        </w:rPr>
        <w:t xml:space="preserve"> רבו שלמדו חכמה</w:t>
      </w:r>
      <w:r w:rsidRPr="008A01DD">
        <w:rPr>
          <w:rFonts w:hint="cs"/>
          <w:rtl/>
        </w:rPr>
        <w:t xml:space="preserve"> היינו</w:t>
      </w:r>
      <w:r w:rsidR="004C283C">
        <w:rPr>
          <w:rFonts w:hint="cs"/>
          <w:rtl/>
        </w:rPr>
        <w:t xml:space="preserve"> </w:t>
      </w:r>
      <w:r w:rsidRPr="008A01DD">
        <w:rPr>
          <w:rtl/>
        </w:rPr>
        <w:t>- רוב חכמתו.</w:t>
      </w:r>
    </w:p>
    <w:p w14:paraId="4675F673" w14:textId="77777777" w:rsidR="004C283C" w:rsidRDefault="006F071F" w:rsidP="004C283C">
      <w:pPr>
        <w:pStyle w:val="affff9"/>
        <w:rPr>
          <w:rtl/>
        </w:rPr>
      </w:pPr>
      <w:r w:rsidRPr="008A01DD">
        <w:rPr>
          <w:rFonts w:hint="cs"/>
          <w:rtl/>
        </w:rPr>
        <w:t xml:space="preserve">בימי רבי נשנית משנה זו  </w:t>
      </w:r>
    </w:p>
    <w:p w14:paraId="09D8E7DF" w14:textId="26BE113C" w:rsidR="00A6533C" w:rsidRPr="00F95478" w:rsidRDefault="006F071F" w:rsidP="009B508D">
      <w:pPr>
        <w:rPr>
          <w:spacing w:val="-6"/>
          <w:rtl/>
        </w:rPr>
      </w:pPr>
      <w:r w:rsidRPr="0050150D">
        <w:rPr>
          <w:rFonts w:cs="PFT_Frank" w:hint="cs"/>
          <w:b/>
          <w:bCs/>
          <w:spacing w:val="-6"/>
          <w:szCs w:val="14"/>
          <w:rtl/>
        </w:rPr>
        <w:t>ד</w:t>
      </w:r>
      <w:r w:rsidRPr="0050150D">
        <w:rPr>
          <w:rFonts w:cs="PFT_Frank"/>
          <w:b/>
          <w:bCs/>
          <w:spacing w:val="-6"/>
          <w:szCs w:val="14"/>
          <w:rtl/>
        </w:rPr>
        <w:t>העוסקין במקרא</w:t>
      </w:r>
      <w:r w:rsidRPr="00F95478">
        <w:rPr>
          <w:spacing w:val="-6"/>
          <w:rtl/>
        </w:rPr>
        <w:t xml:space="preserve"> מדה ואינה מדה, </w:t>
      </w:r>
      <w:r w:rsidRPr="0050150D">
        <w:rPr>
          <w:rFonts w:cs="PFT_Frank"/>
          <w:b/>
          <w:bCs/>
          <w:spacing w:val="-6"/>
          <w:szCs w:val="14"/>
          <w:rtl/>
        </w:rPr>
        <w:t>במשנה</w:t>
      </w:r>
      <w:r w:rsidRPr="00F95478">
        <w:rPr>
          <w:spacing w:val="-6"/>
          <w:rtl/>
        </w:rPr>
        <w:t xml:space="preserve"> מדה ונוטלין עליה שכר</w:t>
      </w:r>
    </w:p>
    <w:p w14:paraId="12366C96" w14:textId="728CF389" w:rsidR="00A6533C" w:rsidRPr="008A01DD" w:rsidRDefault="006F071F" w:rsidP="00F95478">
      <w:pPr>
        <w:spacing w:after="60"/>
        <w:rPr>
          <w:rtl/>
        </w:rPr>
      </w:pPr>
      <w:r w:rsidRPr="0050150D">
        <w:rPr>
          <w:rFonts w:cs="PFT_Frank"/>
          <w:b/>
          <w:bCs/>
          <w:szCs w:val="14"/>
          <w:rtl/>
        </w:rPr>
        <w:t>בתלמוד</w:t>
      </w:r>
      <w:r w:rsidRPr="008A01DD">
        <w:rPr>
          <w:rtl/>
        </w:rPr>
        <w:t xml:space="preserve"> אין לך מדה גדולה מזו, </w:t>
      </w:r>
      <w:r w:rsidRPr="008A01DD">
        <w:rPr>
          <w:rFonts w:hint="cs"/>
          <w:rtl/>
        </w:rPr>
        <w:t xml:space="preserve">ועזבו מתני' והלכו </w:t>
      </w:r>
      <w:r w:rsidR="004C283C">
        <w:rPr>
          <w:rFonts w:hint="cs"/>
          <w:rtl/>
        </w:rPr>
        <w:t>ל</w:t>
      </w:r>
      <w:r w:rsidRPr="008A01DD">
        <w:rPr>
          <w:rFonts w:hint="cs"/>
          <w:rtl/>
        </w:rPr>
        <w:t>תלמוד</w:t>
      </w:r>
      <w:r w:rsidR="004C283C">
        <w:rPr>
          <w:rFonts w:hint="cs"/>
          <w:rtl/>
        </w:rPr>
        <w:t xml:space="preserve">. </w:t>
      </w:r>
      <w:r w:rsidR="00996325" w:rsidRPr="005E3761">
        <w:rPr>
          <w:rStyle w:val="affffc"/>
          <w:rFonts w:hint="cs"/>
          <w:rtl/>
        </w:rPr>
        <w:t>לכן</w:t>
      </w:r>
      <w:r w:rsidR="00996325">
        <w:rPr>
          <w:rFonts w:hint="cs"/>
          <w:rtl/>
        </w:rPr>
        <w:t xml:space="preserve"> </w:t>
      </w:r>
      <w:r w:rsidR="004C283C" w:rsidRPr="005E3761">
        <w:rPr>
          <w:rStyle w:val="affffc"/>
          <w:rFonts w:hint="cs"/>
          <w:rtl/>
        </w:rPr>
        <w:t>שוב דרש להם</w:t>
      </w:r>
      <w:r w:rsidRPr="008A01DD">
        <w:rPr>
          <w:rFonts w:hint="cs"/>
          <w:rtl/>
        </w:rPr>
        <w:t xml:space="preserve"> ולעולם הוי רץ למשנה יותר מן התלמוד</w:t>
      </w:r>
    </w:p>
    <w:p w14:paraId="02E89F07" w14:textId="3825839A" w:rsidR="006F071F" w:rsidRPr="008A01DD" w:rsidRDefault="006F071F" w:rsidP="00A6533C">
      <w:pPr>
        <w:pStyle w:val="affe"/>
        <w:framePr w:wrap="around"/>
        <w:rPr>
          <w:rtl/>
        </w:rPr>
      </w:pPr>
      <w:r w:rsidRPr="008A01DD">
        <w:rPr>
          <w:rFonts w:hint="cs"/>
          <w:rtl/>
        </w:rPr>
        <w:t>לג:</w:t>
      </w:r>
    </w:p>
    <w:p w14:paraId="168F2792" w14:textId="4F49B3E0" w:rsidR="00F707CE" w:rsidRPr="00F707CE" w:rsidRDefault="006F071F" w:rsidP="00996325">
      <w:pPr>
        <w:pStyle w:val="36"/>
        <w:framePr w:wrap="notBeside"/>
        <w:rPr>
          <w:rtl/>
        </w:rPr>
      </w:pPr>
      <w:r w:rsidRPr="00F707CE">
        <w:rPr>
          <w:rtl/>
        </w:rPr>
        <w:t>כדדריש ר</w:t>
      </w:r>
      <w:r w:rsidRPr="00F707CE">
        <w:rPr>
          <w:rFonts w:hint="cs"/>
          <w:rtl/>
        </w:rPr>
        <w:t>יב''א</w:t>
      </w:r>
      <w:r w:rsidR="00F707CE" w:rsidRPr="00F707CE">
        <w:rPr>
          <w:rtl/>
        </w:rPr>
        <w:t>:</w:t>
      </w:r>
    </w:p>
    <w:p w14:paraId="216E9EAA" w14:textId="0E8EC7AE" w:rsidR="006F071F" w:rsidRPr="008A01DD" w:rsidRDefault="006F071F" w:rsidP="00996325">
      <w:pPr>
        <w:rPr>
          <w:rtl/>
        </w:rPr>
      </w:pPr>
      <w:r w:rsidRPr="00996325">
        <w:rPr>
          <w:rStyle w:val="affff8"/>
          <w:rFonts w:hint="cs"/>
          <w:rtl/>
        </w:rPr>
        <w:t>'</w:t>
      </w:r>
      <w:r w:rsidRPr="00996325">
        <w:rPr>
          <w:rStyle w:val="affff8"/>
          <w:rtl/>
        </w:rPr>
        <w:t>הגד לעמי פשעם</w:t>
      </w:r>
      <w:r w:rsidRPr="00996325">
        <w:rPr>
          <w:rStyle w:val="affff8"/>
          <w:rFonts w:hint="cs"/>
          <w:rtl/>
        </w:rPr>
        <w:t>'</w:t>
      </w:r>
      <w:r w:rsidRPr="008A01DD">
        <w:rPr>
          <w:rtl/>
        </w:rPr>
        <w:t xml:space="preserve"> - אלו </w:t>
      </w:r>
      <w:r w:rsidR="00996325">
        <w:rPr>
          <w:rFonts w:hint="cs"/>
          <w:rtl/>
        </w:rPr>
        <w:t>ת''ח</w:t>
      </w:r>
      <w:r w:rsidRPr="008A01DD">
        <w:rPr>
          <w:rtl/>
        </w:rPr>
        <w:t>, ששגגות נעשות להם כזדונות.</w:t>
      </w:r>
    </w:p>
    <w:p w14:paraId="2BC9A37F" w14:textId="7A816107" w:rsidR="006F071F" w:rsidRPr="00F95478" w:rsidRDefault="006F071F" w:rsidP="009B508D">
      <w:pPr>
        <w:rPr>
          <w:spacing w:val="-2"/>
          <w:rtl/>
        </w:rPr>
      </w:pPr>
      <w:r w:rsidRPr="00F95478">
        <w:rPr>
          <w:rStyle w:val="affff8"/>
          <w:spacing w:val="2"/>
          <w:rtl/>
        </w:rPr>
        <w:t>ולבית יעקב חטאתם</w:t>
      </w:r>
      <w:r w:rsidRPr="008A01DD">
        <w:rPr>
          <w:rtl/>
        </w:rPr>
        <w:t xml:space="preserve"> </w:t>
      </w:r>
      <w:r w:rsidRPr="00F95478">
        <w:rPr>
          <w:spacing w:val="-2"/>
          <w:rtl/>
        </w:rPr>
        <w:t>אלו עמי הארץ שזדונות נעשות להם כשגגות.</w:t>
      </w:r>
    </w:p>
    <w:p w14:paraId="16D92823" w14:textId="77777777" w:rsidR="00F707CE" w:rsidRPr="00F707CE" w:rsidRDefault="00996325" w:rsidP="00996325">
      <w:pPr>
        <w:pStyle w:val="36"/>
        <w:framePr w:wrap="notBeside"/>
        <w:rPr>
          <w:rtl/>
        </w:rPr>
      </w:pPr>
      <w:r w:rsidRPr="00F707CE">
        <w:rPr>
          <w:rFonts w:hint="cs"/>
          <w:rtl/>
        </w:rPr>
        <w:t>כ</w:t>
      </w:r>
      <w:r w:rsidR="006F071F" w:rsidRPr="00F707CE">
        <w:rPr>
          <w:rtl/>
        </w:rPr>
        <w:t>ר</w:t>
      </w:r>
      <w:r w:rsidR="006F071F" w:rsidRPr="00F707CE">
        <w:rPr>
          <w:rFonts w:hint="cs"/>
          <w:rtl/>
        </w:rPr>
        <w:t>''י</w:t>
      </w:r>
      <w:r w:rsidR="00F707CE" w:rsidRPr="00F707CE">
        <w:rPr>
          <w:rtl/>
        </w:rPr>
        <w:t>:</w:t>
      </w:r>
    </w:p>
    <w:p w14:paraId="7191FA67" w14:textId="0CEDB8DA" w:rsidR="006F071F" w:rsidRPr="008A01DD" w:rsidRDefault="006F071F" w:rsidP="00996325">
      <w:pPr>
        <w:spacing w:after="60"/>
        <w:rPr>
          <w:rtl/>
        </w:rPr>
      </w:pPr>
      <w:r w:rsidRPr="008A01DD">
        <w:rPr>
          <w:rtl/>
        </w:rPr>
        <w:t>הוי זהיר בתלמוד, ששגגת תלמוד עולה זדון.</w:t>
      </w:r>
    </w:p>
    <w:p w14:paraId="38B53722" w14:textId="163FF500" w:rsidR="00F707CE" w:rsidRPr="00F707CE" w:rsidRDefault="006F071F" w:rsidP="00996325">
      <w:pPr>
        <w:pStyle w:val="36"/>
        <w:framePr w:wrap="notBeside"/>
        <w:rPr>
          <w:rtl/>
        </w:rPr>
      </w:pPr>
      <w:r w:rsidRPr="00F707CE">
        <w:rPr>
          <w:rtl/>
        </w:rPr>
        <w:t>דרש ר</w:t>
      </w:r>
      <w:r w:rsidRPr="00F707CE">
        <w:rPr>
          <w:rFonts w:hint="cs"/>
          <w:rtl/>
        </w:rPr>
        <w:t>יב''א</w:t>
      </w:r>
      <w:r w:rsidR="00F707CE" w:rsidRPr="00F707CE">
        <w:rPr>
          <w:rFonts w:hint="cs"/>
          <w:rtl/>
        </w:rPr>
        <w:t>:</w:t>
      </w:r>
    </w:p>
    <w:p w14:paraId="2247F7ED" w14:textId="23E58F3F" w:rsidR="006F071F" w:rsidRPr="008A01DD" w:rsidRDefault="006F071F" w:rsidP="00290181">
      <w:pPr>
        <w:rPr>
          <w:rtl/>
        </w:rPr>
      </w:pPr>
      <w:r w:rsidRPr="00996325">
        <w:rPr>
          <w:rStyle w:val="affff8"/>
          <w:rtl/>
        </w:rPr>
        <w:t>שמעו דבר ה' החרדים אל דברו</w:t>
      </w:r>
      <w:r w:rsidRPr="008A01DD">
        <w:rPr>
          <w:rtl/>
        </w:rPr>
        <w:t xml:space="preserve"> - אלו </w:t>
      </w:r>
      <w:r w:rsidRPr="008A01DD">
        <w:rPr>
          <w:rFonts w:hint="cs"/>
          <w:rtl/>
        </w:rPr>
        <w:t>ת''ח</w:t>
      </w:r>
      <w:r w:rsidR="00290181">
        <w:rPr>
          <w:rStyle w:val="affff8"/>
          <w:rFonts w:hint="cs"/>
          <w:rtl/>
        </w:rPr>
        <w:t xml:space="preserve"> </w:t>
      </w:r>
      <w:r w:rsidRPr="00996325">
        <w:rPr>
          <w:rStyle w:val="affff8"/>
          <w:rtl/>
        </w:rPr>
        <w:t>אמרו אחיכם</w:t>
      </w:r>
      <w:r w:rsidRPr="008A01DD">
        <w:rPr>
          <w:rtl/>
        </w:rPr>
        <w:t xml:space="preserve"> - אלו בעלי מקרא</w:t>
      </w:r>
      <w:r w:rsidR="006B6D96">
        <w:rPr>
          <w:rFonts w:hint="cs"/>
          <w:rtl/>
        </w:rPr>
        <w:t>,</w:t>
      </w:r>
      <w:r w:rsidRPr="008A01DD">
        <w:rPr>
          <w:rtl/>
        </w:rPr>
        <w:t xml:space="preserve"> </w:t>
      </w:r>
      <w:r w:rsidRPr="00996325">
        <w:rPr>
          <w:rStyle w:val="affff8"/>
          <w:rtl/>
        </w:rPr>
        <w:t>שונאיכם</w:t>
      </w:r>
      <w:r w:rsidRPr="008A01DD">
        <w:rPr>
          <w:rtl/>
        </w:rPr>
        <w:t xml:space="preserve"> אלו בעלי משנה, </w:t>
      </w:r>
      <w:r w:rsidRPr="00996325">
        <w:rPr>
          <w:rStyle w:val="affff8"/>
          <w:rtl/>
        </w:rPr>
        <w:t>מנדיכם</w:t>
      </w:r>
      <w:r w:rsidRPr="008A01DD">
        <w:rPr>
          <w:rtl/>
        </w:rPr>
        <w:t xml:space="preserve"> - אלו עמי הארץ</w:t>
      </w:r>
    </w:p>
    <w:p w14:paraId="3DFEF57F" w14:textId="0BCF9A36" w:rsidR="006F071F" w:rsidRPr="008A01DD" w:rsidRDefault="006F071F" w:rsidP="009B508D">
      <w:pPr>
        <w:rPr>
          <w:rtl/>
        </w:rPr>
      </w:pPr>
      <w:r w:rsidRPr="00996325">
        <w:rPr>
          <w:rStyle w:val="affff8"/>
          <w:rFonts w:hint="cs"/>
          <w:rtl/>
        </w:rPr>
        <w:t>'</w:t>
      </w:r>
      <w:r w:rsidRPr="00996325">
        <w:rPr>
          <w:rStyle w:val="affff8"/>
          <w:rtl/>
        </w:rPr>
        <w:t>ונראה בשמחתכם</w:t>
      </w:r>
      <w:r w:rsidRPr="00996325">
        <w:rPr>
          <w:rStyle w:val="affff8"/>
          <w:rFonts w:hint="cs"/>
          <w:rtl/>
        </w:rPr>
        <w:t>'</w:t>
      </w:r>
      <w:r w:rsidRPr="00996325">
        <w:rPr>
          <w:rStyle w:val="affff8"/>
          <w:rtl/>
        </w:rPr>
        <w:t>.</w:t>
      </w:r>
      <w:r w:rsidR="00996325" w:rsidRPr="00996325">
        <w:rPr>
          <w:rtl/>
        </w:rPr>
        <w:t xml:space="preserve"> </w:t>
      </w:r>
      <w:r w:rsidR="00996325">
        <w:rPr>
          <w:rFonts w:hint="cs"/>
          <w:rtl/>
        </w:rPr>
        <w:t xml:space="preserve">שלא </w:t>
      </w:r>
      <w:r w:rsidR="00996325" w:rsidRPr="008A01DD">
        <w:rPr>
          <w:rtl/>
        </w:rPr>
        <w:t>פסק סברם ובטל סיכוים</w:t>
      </w:r>
      <w:r w:rsidR="00290181">
        <w:rPr>
          <w:rFonts w:hint="cs"/>
          <w:rtl/>
        </w:rPr>
        <w:t>.</w:t>
      </w:r>
      <w:r w:rsidR="00996325" w:rsidRPr="008A01DD">
        <w:rPr>
          <w:rtl/>
        </w:rPr>
        <w:t xml:space="preserve"> </w:t>
      </w:r>
    </w:p>
    <w:p w14:paraId="791CDE07" w14:textId="5B5F9337" w:rsidR="006F071F" w:rsidRPr="008A01DD" w:rsidRDefault="006F071F" w:rsidP="009B508D">
      <w:pPr>
        <w:rPr>
          <w:rtl/>
        </w:rPr>
      </w:pPr>
      <w:r w:rsidRPr="00996325">
        <w:rPr>
          <w:rStyle w:val="affff8"/>
          <w:rFonts w:hint="cs"/>
          <w:rtl/>
        </w:rPr>
        <w:t>'</w:t>
      </w:r>
      <w:r w:rsidRPr="00996325">
        <w:rPr>
          <w:rStyle w:val="affff8"/>
          <w:rtl/>
        </w:rPr>
        <w:t>והם יבשו</w:t>
      </w:r>
      <w:r w:rsidRPr="00996325">
        <w:rPr>
          <w:rStyle w:val="affff8"/>
          <w:rFonts w:hint="cs"/>
          <w:rtl/>
        </w:rPr>
        <w:t>'</w:t>
      </w:r>
      <w:r w:rsidRPr="00996325">
        <w:rPr>
          <w:rStyle w:val="affff8"/>
          <w:rtl/>
        </w:rPr>
        <w:t xml:space="preserve"> -</w:t>
      </w:r>
      <w:r w:rsidRPr="008A01DD">
        <w:rPr>
          <w:rtl/>
        </w:rPr>
        <w:t xml:space="preserve"> נכרים יבושו וישראל ישמחו.</w:t>
      </w:r>
    </w:p>
    <w:p w14:paraId="637EAB07" w14:textId="77777777" w:rsidR="006F071F" w:rsidRPr="00CB0E90" w:rsidRDefault="006F071F" w:rsidP="005D6781">
      <w:pPr>
        <w:pStyle w:val="afffb"/>
        <w:rPr>
          <w:rFonts w:cs="David"/>
          <w:szCs w:val="32"/>
        </w:rPr>
        <w:sectPr w:rsidR="006F071F" w:rsidRPr="00CB0E90" w:rsidSect="00F3504E">
          <w:pgSz w:w="5103" w:h="7371" w:code="9"/>
          <w:pgMar w:top="567" w:right="1134" w:bottom="340" w:left="567" w:header="340" w:footer="0" w:gutter="0"/>
          <w:cols w:space="708"/>
          <w:bidi/>
          <w:rtlGutter/>
          <w:docGrid w:linePitch="435"/>
        </w:sectPr>
      </w:pPr>
      <w:ins w:id="9859" w:author="מספור קטעי משנה" w:date="2026-10-06T06:45:11Z">
        <w:r>
          <w:rPr>
            <w:rStyle w:val="MisparKeta"/>
          </w:rPr>
          <w:t xml:space="preserve">ה. </w:t>
        </w:r>
      </w:ins>
      <w:r w:rsidRPr="00583AB6">
        <w:rPr>
          <w:rtl/>
        </w:rPr>
        <w:t>הדרן עלך אלו מציאות.</w:t>
      </w:r>
    </w:p>
    <w:p w14:paraId="0D740862" w14:textId="77777777" w:rsidR="006F071F" w:rsidRPr="00A6533C" w:rsidRDefault="006F071F" w:rsidP="005A4617">
      <w:pPr>
        <w:pStyle w:val="afffff"/>
        <w:framePr w:wrap="around"/>
        <w:rPr>
          <w:rtl/>
        </w:rPr>
      </w:pPr>
      <w:r w:rsidRPr="00A6533C">
        <w:rPr>
          <w:rtl/>
        </w:rPr>
        <w:lastRenderedPageBreak/>
        <w:t>משנה.</w:t>
      </w:r>
    </w:p>
    <w:p w14:paraId="651B5606" w14:textId="77777777" w:rsidR="00A205FB" w:rsidRDefault="00A205FB" w:rsidP="00A205FB">
      <w:pPr>
        <w:pStyle w:val="afff1"/>
        <w:framePr w:wrap="around"/>
        <w:rPr>
          <w:del w:id="40008" w:author="Claude" w:date="2026-10-06T14:10:01Z"/>
          <w:rtl/>
        </w:rPr>
      </w:pPr>
      <w:del w:id="40007" w:author="Claude" w:date="2026-10-06T14:10:01Z">
        <w:r>
          <w:rPr>
            <w:rFonts w:hint="cs"/>
            <w:rtl/>
          </w:rPr>
          <w:delText xml:space="preserve">המפקיד </w:delText>
        </w:r>
      </w:del>
    </w:p>
    <w:p w14:paraId="5E4389B0" w14:textId="77777777" w:rsidR="00A205FB" w:rsidRDefault="00A205FB" w:rsidP="00A205FB">
      <w:pPr>
        <w:pStyle w:val="afff0"/>
        <w:framePr w:wrap="around"/>
        <w:rPr>
          <w:rtl/>
        </w:rPr>
      </w:pPr>
      <w:r>
        <w:rPr>
          <w:rFonts w:hint="cs"/>
          <w:rtl/>
        </w:rPr>
        <w:t xml:space="preserve">פרק שלישי </w:t>
      </w:r>
    </w:p>
    <w:p>
      <w:pPr>
        <w:pStyle w:val="afff1"/>
        <w:framePr w:wrap="around"/>
        <w:rPr>
          <w:ins w:id="40010" w:author="Claude" w:date="2026-10-06T14:10:01Z"/>
          <w:rtl/>
        </w:rPr>
      </w:pPr>
      <w:ins w:id="40009" w:author="Claude" w:date="2026-10-06T14:10:01Z">
        <w:r>
          <w:rPr>
            <w:rFonts w:hint="cs"/>
            <w:rtl/>
          </w:rPr>
          <w:lastRenderedPageBreak/>
          <w:t xml:space="preserve">הזהב </w:t>
        </w:r>
      </w:ins>
    </w:p>
    <w:p>
      <w:pPr>
        <w:pStyle w:val="afffff"/>
        <w:rPr>
          <w:ins w:id="20353" w:author="קלוד" w:date="2026-10-06T10:08:05Z"/>
        </w:rPr>
      </w:pPr>
      <w:ins w:id="20352" w:author="קלוד" w:date="2026-10-06T10:08:05Z">
        <w:r>
          <w:t xml:space="preserve">משנה א</w:t>
        </w:r>
      </w:ins>
    </w:p>
    <w:p w14:paraId="66F3D99C" w14:textId="471A7D3E" w:rsidR="00A6533C" w:rsidRPr="00A6533C" w:rsidRDefault="006F071F" w:rsidP="00F16B92">
      <w:pPr>
        <w:pStyle w:val="afff3"/>
        <w:spacing w:after="60" w:line="220" w:lineRule="exact"/>
        <w:rPr>
          <w:rtl/>
        </w:rPr>
      </w:pPr>
      <w:ins w:id="9860" w:author="מספור קטעי משנה" w:date="2026-10-06T06:45:11Z">
        <w:r>
          <w:rPr>
            <w:rStyle w:val="MisparKeta"/>
          </w:rPr>
          <w:t xml:space="preserve">א. </w:t>
        </w:r>
      </w:ins>
      <w:r w:rsidRPr="00A6533C">
        <w:rPr>
          <w:rtl/>
        </w:rPr>
        <w:t>המפקיד אצל חבירו בהמה או כלים, ונגנבו או שאבדו,</w:t>
      </w:r>
    </w:p>
    <w:p w14:paraId="2608EE23" w14:textId="77777777" w:rsidR="00A6533C" w:rsidRPr="00A6533C" w:rsidRDefault="006F071F" w:rsidP="00A6533C">
      <w:pPr>
        <w:pStyle w:val="afff3"/>
        <w:rPr>
          <w:rtl/>
        </w:rPr>
      </w:pPr>
      <w:r w:rsidRPr="00A6533C">
        <w:rPr>
          <w:rtl/>
        </w:rPr>
        <w:t>שילם ולא רצה לישבע,</w:t>
      </w:r>
      <w:r w:rsidRPr="00A6533C">
        <w:rPr>
          <w:rFonts w:hint="cs"/>
          <w:rtl/>
        </w:rPr>
        <w:t xml:space="preserve"> </w:t>
      </w:r>
      <w:r w:rsidRPr="00A6533C">
        <w:rPr>
          <w:rtl/>
        </w:rPr>
        <w:t>שהרי אמרו: שומר חנם נשבע ויוצא,</w:t>
      </w:r>
    </w:p>
    <w:p w14:paraId="49586EA0" w14:textId="0C1BEABC" w:rsidR="006F071F" w:rsidRPr="00A6533C" w:rsidRDefault="006F071F" w:rsidP="00A6533C">
      <w:pPr>
        <w:pStyle w:val="afff3"/>
        <w:rPr>
          <w:rtl/>
        </w:rPr>
      </w:pPr>
      <w:r w:rsidRPr="00A6533C">
        <w:rPr>
          <w:rtl/>
        </w:rPr>
        <w:t>נמצא הגנב - משלם תשלומי כפל.</w:t>
      </w:r>
    </w:p>
    <w:p w14:paraId="38CBDFD2" w14:textId="77777777" w:rsidR="00F16B92" w:rsidRDefault="006F071F" w:rsidP="00A6533C">
      <w:pPr>
        <w:pStyle w:val="afff3"/>
        <w:rPr>
          <w:rtl/>
        </w:rPr>
      </w:pPr>
      <w:r w:rsidRPr="00A6533C">
        <w:rPr>
          <w:rtl/>
        </w:rPr>
        <w:t>טבח ומכר - משלם תשלומי ארבעה וחמשה.</w:t>
      </w:r>
      <w:r w:rsidRPr="00A6533C">
        <w:rPr>
          <w:rFonts w:hint="cs"/>
          <w:rtl/>
        </w:rPr>
        <w:t xml:space="preserve"> </w:t>
      </w:r>
    </w:p>
    <w:p w14:paraId="6098C877" w14:textId="6D8595AC" w:rsidR="006F071F" w:rsidRPr="00A6533C" w:rsidRDefault="006F071F" w:rsidP="00F16B92">
      <w:pPr>
        <w:pStyle w:val="afff3"/>
        <w:spacing w:after="60" w:line="220" w:lineRule="exact"/>
        <w:rPr>
          <w:rtl/>
        </w:rPr>
      </w:pPr>
      <w:r w:rsidRPr="00A6533C">
        <w:rPr>
          <w:rtl/>
        </w:rPr>
        <w:t>למי משלם - למי שהפקדון אצלו.</w:t>
      </w:r>
    </w:p>
    <w:p w14:paraId="31D61B3B" w14:textId="77777777" w:rsidR="00A6533C" w:rsidRPr="00A6533C" w:rsidRDefault="006F071F" w:rsidP="00A6533C">
      <w:pPr>
        <w:pStyle w:val="afff3"/>
        <w:rPr>
          <w:rtl/>
        </w:rPr>
      </w:pPr>
      <w:r w:rsidRPr="00A6533C">
        <w:rPr>
          <w:rtl/>
        </w:rPr>
        <w:t>נשבע ולא רצה לשלם,</w:t>
      </w:r>
    </w:p>
    <w:p w14:paraId="5FAF34FE" w14:textId="031E05EE" w:rsidR="006F071F" w:rsidRPr="00A6533C" w:rsidRDefault="006F071F" w:rsidP="00A6533C">
      <w:pPr>
        <w:pStyle w:val="afff3"/>
        <w:rPr>
          <w:rtl/>
        </w:rPr>
      </w:pPr>
      <w:r w:rsidRPr="00A6533C">
        <w:rPr>
          <w:rtl/>
        </w:rPr>
        <w:t>נמצא הגנב - משלם תשלומי כפל.</w:t>
      </w:r>
    </w:p>
    <w:p w14:paraId="0EE7A44A" w14:textId="77777777" w:rsidR="00890A77" w:rsidRDefault="006F071F" w:rsidP="00A6533C">
      <w:pPr>
        <w:pStyle w:val="afff3"/>
        <w:rPr>
          <w:rtl/>
        </w:rPr>
      </w:pPr>
      <w:r w:rsidRPr="00A6533C">
        <w:rPr>
          <w:rtl/>
        </w:rPr>
        <w:t>טבח ומכר - משלם תשלומי ארבעה וחמשה.</w:t>
      </w:r>
      <w:r w:rsidRPr="00A6533C">
        <w:rPr>
          <w:rFonts w:hint="cs"/>
          <w:rtl/>
        </w:rPr>
        <w:t xml:space="preserve"> </w:t>
      </w:r>
    </w:p>
    <w:p w14:paraId="5F90E15E" w14:textId="5629712D" w:rsidR="006F071F" w:rsidRPr="00A6533C" w:rsidRDefault="006F071F" w:rsidP="00A6533C">
      <w:pPr>
        <w:pStyle w:val="afff3"/>
        <w:rPr>
          <w:rtl/>
        </w:rPr>
      </w:pPr>
      <w:r w:rsidRPr="00A6533C">
        <w:rPr>
          <w:rtl/>
        </w:rPr>
        <w:t>למי משלם - לבעל הפקדון.</w:t>
      </w:r>
    </w:p>
    <w:p w14:paraId="4249CAE5" w14:textId="4E879871" w:rsidR="00A6533C" w:rsidRPr="000C471D" w:rsidRDefault="000C471D" w:rsidP="000C471D">
      <w:pPr>
        <w:pStyle w:val="afffb"/>
        <w:rPr>
          <w:rtl/>
        </w:rPr>
      </w:pPr>
      <w:ins w:id="9861" w:author="מספור קטעי משנה" w:date="2026-10-06T06:45:11Z">
        <w:r>
          <w:rPr>
            <w:rStyle w:val="MisparKeta"/>
          </w:rPr>
          <w:t xml:space="preserve">א. </w:t>
        </w:r>
      </w:ins>
      <w:r>
        <w:rPr>
          <w:rFonts w:hint="cs"/>
          <w:rtl/>
        </w:rPr>
        <w:t xml:space="preserve">בהמה או כלים </w:t>
      </w:r>
    </w:p>
    <w:p w14:paraId="7245EF88" w14:textId="4EDAE179" w:rsidR="00F707CE" w:rsidRPr="00F707CE" w:rsidRDefault="006F071F" w:rsidP="000C471D">
      <w:pPr>
        <w:pStyle w:val="36"/>
        <w:framePr w:wrap="notBeside"/>
        <w:rPr>
          <w:rtl/>
        </w:rPr>
      </w:pPr>
      <w:r w:rsidRPr="00F707CE">
        <w:rPr>
          <w:rFonts w:hint="cs"/>
          <w:rtl/>
        </w:rPr>
        <w:t xml:space="preserve"> צריכא</w:t>
      </w:r>
      <w:r w:rsidR="00F707CE" w:rsidRPr="00F707CE">
        <w:rPr>
          <w:rFonts w:hint="cs"/>
          <w:rtl/>
        </w:rPr>
        <w:t>:</w:t>
      </w:r>
    </w:p>
    <w:p w14:paraId="4B1E7CF7" w14:textId="1B10E5A0" w:rsidR="000C471D" w:rsidRDefault="000C471D" w:rsidP="009B508D">
      <w:pPr>
        <w:rPr>
          <w:rtl/>
        </w:rPr>
      </w:pPr>
      <w:r>
        <w:rPr>
          <w:rFonts w:hint="cs"/>
          <w:rtl/>
        </w:rPr>
        <w:t>כ</w:t>
      </w:r>
      <w:r w:rsidR="006F071F" w:rsidRPr="000C471D">
        <w:rPr>
          <w:rFonts w:hint="cs"/>
          <w:rtl/>
        </w:rPr>
        <w:t xml:space="preserve">לים </w:t>
      </w:r>
      <w:r>
        <w:rPr>
          <w:rFonts w:hint="cs"/>
          <w:rtl/>
        </w:rPr>
        <w:t xml:space="preserve">אף שלא מרובה טירחת שמירתם, </w:t>
      </w:r>
      <w:r w:rsidR="00F00BE4">
        <w:rPr>
          <w:rtl/>
        </w:rPr>
        <w:tab/>
      </w:r>
      <w:r>
        <w:rPr>
          <w:rFonts w:hint="cs"/>
          <w:rtl/>
        </w:rPr>
        <w:t xml:space="preserve">מקנה לו הכפל </w:t>
      </w:r>
    </w:p>
    <w:p w14:paraId="2E25951C" w14:textId="6844A3F8" w:rsidR="00A6533C" w:rsidRPr="000C471D" w:rsidRDefault="000C471D" w:rsidP="001F6D40">
      <w:pPr>
        <w:rPr>
          <w:rtl/>
        </w:rPr>
      </w:pPr>
      <w:r>
        <w:rPr>
          <w:rFonts w:hint="cs"/>
          <w:rtl/>
        </w:rPr>
        <w:t xml:space="preserve">בהמה </w:t>
      </w:r>
      <w:r w:rsidR="001F6D40">
        <w:rPr>
          <w:rFonts w:hint="cs"/>
          <w:rtl/>
        </w:rPr>
        <w:t xml:space="preserve">אף </w:t>
      </w:r>
      <w:r>
        <w:rPr>
          <w:rFonts w:hint="cs"/>
          <w:rtl/>
        </w:rPr>
        <w:t>שי</w:t>
      </w:r>
      <w:r w:rsidR="001F6D40">
        <w:rPr>
          <w:rFonts w:hint="cs"/>
          <w:rtl/>
        </w:rPr>
        <w:t xml:space="preserve">ש בה תשלומי ד' וה' </w:t>
      </w:r>
      <w:r w:rsidR="00F00BE4">
        <w:rPr>
          <w:rtl/>
        </w:rPr>
        <w:tab/>
      </w:r>
      <w:r w:rsidR="00F00BE4">
        <w:rPr>
          <w:rtl/>
        </w:rPr>
        <w:tab/>
      </w:r>
      <w:r w:rsidR="00F00BE4">
        <w:rPr>
          <w:rtl/>
        </w:rPr>
        <w:tab/>
      </w:r>
      <w:r w:rsidR="00F00BE4">
        <w:rPr>
          <w:rFonts w:hint="cs"/>
          <w:rtl/>
        </w:rPr>
        <w:t xml:space="preserve">- </w:t>
      </w:r>
      <w:r w:rsidR="001F6D40">
        <w:rPr>
          <w:rFonts w:hint="cs"/>
          <w:rtl/>
        </w:rPr>
        <w:t xml:space="preserve">מקנה לו הכפל. </w:t>
      </w:r>
    </w:p>
    <w:p w14:paraId="1A127535" w14:textId="325816CE" w:rsidR="006F071F" w:rsidRPr="000C471D" w:rsidRDefault="006F071F" w:rsidP="00A6533C">
      <w:pPr>
        <w:pStyle w:val="affe"/>
        <w:framePr w:wrap="around"/>
        <w:rPr>
          <w:rtl/>
        </w:rPr>
      </w:pPr>
      <w:r w:rsidRPr="000C471D">
        <w:rPr>
          <w:rtl/>
        </w:rPr>
        <w:t>לד.</w:t>
      </w:r>
    </w:p>
    <w:p w14:paraId="15178115" w14:textId="4D18B5F9" w:rsidR="00F707CE" w:rsidRPr="00F707CE" w:rsidRDefault="006F071F" w:rsidP="006A6124">
      <w:pPr>
        <w:pStyle w:val="36"/>
        <w:framePr w:wrap="notBeside"/>
        <w:rPr>
          <w:rtl/>
        </w:rPr>
      </w:pPr>
      <w:r w:rsidRPr="00F707CE">
        <w:rPr>
          <w:rtl/>
        </w:rPr>
        <w:t>מתקיף ר</w:t>
      </w:r>
      <w:r w:rsidRPr="00F707CE">
        <w:rPr>
          <w:rFonts w:hint="cs"/>
          <w:rtl/>
        </w:rPr>
        <w:t>ב</w:t>
      </w:r>
      <w:r w:rsidRPr="00F707CE">
        <w:rPr>
          <w:rtl/>
        </w:rPr>
        <w:t>"</w:t>
      </w:r>
      <w:r w:rsidRPr="00F707CE">
        <w:rPr>
          <w:rFonts w:hint="cs"/>
          <w:rtl/>
        </w:rPr>
        <w:t>ח</w:t>
      </w:r>
      <w:r w:rsidR="00F707CE" w:rsidRPr="00F707CE">
        <w:rPr>
          <w:rtl/>
        </w:rPr>
        <w:t>:</w:t>
      </w:r>
    </w:p>
    <w:p w14:paraId="2B370551" w14:textId="00032E65" w:rsidR="00CC44CE" w:rsidRPr="005E3761" w:rsidRDefault="006F071F" w:rsidP="00CC44CE">
      <w:pPr>
        <w:rPr>
          <w:rStyle w:val="affffc"/>
          <w:rtl/>
        </w:rPr>
      </w:pPr>
      <w:r w:rsidRPr="000C471D">
        <w:rPr>
          <w:rtl/>
        </w:rPr>
        <w:t>והא אין אדם מקנה דבר שלא בא לעולם.</w:t>
      </w:r>
      <w:r w:rsidR="00CC44CE" w:rsidRPr="005E3761">
        <w:rPr>
          <w:rStyle w:val="affffc"/>
          <w:rFonts w:hint="cs"/>
          <w:rtl/>
        </w:rPr>
        <w:t xml:space="preserve"> </w:t>
      </w:r>
    </w:p>
    <w:p w14:paraId="6EA8A205" w14:textId="19383D1F" w:rsidR="006F071F" w:rsidRPr="000C471D" w:rsidRDefault="006F071F" w:rsidP="00CC44CE">
      <w:pPr>
        <w:rPr>
          <w:rtl/>
        </w:rPr>
      </w:pPr>
      <w:r w:rsidRPr="005E3761">
        <w:rPr>
          <w:rStyle w:val="affffc"/>
          <w:rFonts w:hint="cs"/>
          <w:rtl/>
        </w:rPr>
        <w:t>וא</w:t>
      </w:r>
      <w:r w:rsidR="00CC44CE" w:rsidRPr="005E3761">
        <w:rPr>
          <w:rStyle w:val="affffc"/>
          <w:rFonts w:hint="cs"/>
          <w:rtl/>
        </w:rPr>
        <w:t>ף</w:t>
      </w:r>
      <w:r w:rsidRPr="005E3761">
        <w:rPr>
          <w:rStyle w:val="affffc"/>
          <w:rFonts w:hint="cs"/>
          <w:rtl/>
        </w:rPr>
        <w:t xml:space="preserve"> לר</w:t>
      </w:r>
      <w:r w:rsidRPr="005E3761">
        <w:rPr>
          <w:rStyle w:val="affffc"/>
          <w:rtl/>
        </w:rPr>
        <w:t>"</w:t>
      </w:r>
      <w:r w:rsidRPr="005E3761">
        <w:rPr>
          <w:rStyle w:val="affffc"/>
          <w:rFonts w:hint="cs"/>
          <w:rtl/>
        </w:rPr>
        <w:t>מ</w:t>
      </w:r>
      <w:r w:rsidRPr="000C471D">
        <w:rPr>
          <w:rFonts w:hint="cs"/>
          <w:rtl/>
        </w:rPr>
        <w:t xml:space="preserve"> דמקנה, ה</w:t>
      </w:r>
      <w:r w:rsidRPr="000C471D">
        <w:rPr>
          <w:rtl/>
        </w:rPr>
        <w:t>"</w:t>
      </w:r>
      <w:r w:rsidRPr="000C471D">
        <w:rPr>
          <w:rFonts w:hint="cs"/>
          <w:rtl/>
        </w:rPr>
        <w:t xml:space="preserve">מ כגון פירות דקל </w:t>
      </w:r>
      <w:r w:rsidR="006A6124">
        <w:rPr>
          <w:rFonts w:hint="cs"/>
          <w:rtl/>
        </w:rPr>
        <w:t>שע</w:t>
      </w:r>
      <w:r w:rsidR="003C2CB6">
        <w:rPr>
          <w:rFonts w:hint="cs"/>
          <w:rtl/>
        </w:rPr>
        <w:t>תידים לבוא לעולם</w:t>
      </w:r>
      <w:r w:rsidR="00CC44CE">
        <w:rPr>
          <w:rFonts w:hint="cs"/>
          <w:rtl/>
        </w:rPr>
        <w:t xml:space="preserve">, </w:t>
      </w:r>
      <w:r w:rsidRPr="000C471D">
        <w:rPr>
          <w:rFonts w:hint="cs"/>
          <w:rtl/>
        </w:rPr>
        <w:t xml:space="preserve">אבל </w:t>
      </w:r>
      <w:r w:rsidR="00237964" w:rsidRPr="000C471D">
        <w:rPr>
          <w:rFonts w:hint="cs"/>
          <w:rtl/>
        </w:rPr>
        <w:t>כאן</w:t>
      </w:r>
      <w:r w:rsidRPr="000C471D">
        <w:rPr>
          <w:rFonts w:hint="cs"/>
          <w:rtl/>
        </w:rPr>
        <w:t xml:space="preserve"> מי יימר </w:t>
      </w:r>
      <w:r w:rsidR="003C2CB6">
        <w:rPr>
          <w:rFonts w:hint="cs"/>
          <w:rtl/>
        </w:rPr>
        <w:t>ש</w:t>
      </w:r>
      <w:r w:rsidRPr="000C471D">
        <w:rPr>
          <w:rFonts w:hint="cs"/>
          <w:rtl/>
        </w:rPr>
        <w:t xml:space="preserve">יגנב </w:t>
      </w:r>
      <w:r w:rsidRPr="005E3761">
        <w:rPr>
          <w:rStyle w:val="affffc"/>
          <w:rFonts w:hint="cs"/>
          <w:rtl/>
        </w:rPr>
        <w:t>ואת</w:t>
      </w:r>
      <w:r w:rsidRPr="005E3761">
        <w:rPr>
          <w:rStyle w:val="affffc"/>
          <w:rtl/>
        </w:rPr>
        <w:t>"</w:t>
      </w:r>
      <w:r w:rsidRPr="005E3761">
        <w:rPr>
          <w:rStyle w:val="affffc"/>
          <w:rFonts w:hint="cs"/>
          <w:rtl/>
        </w:rPr>
        <w:t>ל</w:t>
      </w:r>
      <w:r w:rsidRPr="000C471D">
        <w:rPr>
          <w:rFonts w:hint="cs"/>
          <w:rtl/>
        </w:rPr>
        <w:t xml:space="preserve"> </w:t>
      </w:r>
      <w:r w:rsidR="00D65F76">
        <w:rPr>
          <w:rFonts w:hint="cs"/>
          <w:rtl/>
        </w:rPr>
        <w:t xml:space="preserve">שיגנב, </w:t>
      </w:r>
      <w:r w:rsidRPr="000C471D">
        <w:rPr>
          <w:rFonts w:hint="cs"/>
          <w:rtl/>
        </w:rPr>
        <w:t xml:space="preserve">מי יימר שימצא הגנב </w:t>
      </w:r>
      <w:r w:rsidRPr="005E3761">
        <w:rPr>
          <w:rStyle w:val="affffc"/>
          <w:rFonts w:hint="cs"/>
          <w:rtl/>
        </w:rPr>
        <w:t>וא</w:t>
      </w:r>
      <w:r w:rsidR="003C2CB6" w:rsidRPr="005E3761">
        <w:rPr>
          <w:rStyle w:val="affffc"/>
          <w:rFonts w:hint="cs"/>
          <w:rtl/>
        </w:rPr>
        <w:t>ת"ל</w:t>
      </w:r>
      <w:r w:rsidRPr="000C471D">
        <w:rPr>
          <w:rFonts w:hint="cs"/>
          <w:rtl/>
        </w:rPr>
        <w:t xml:space="preserve"> ימצא</w:t>
      </w:r>
      <w:r w:rsidR="00CC44CE">
        <w:rPr>
          <w:rFonts w:hint="cs"/>
          <w:rtl/>
        </w:rPr>
        <w:t>,</w:t>
      </w:r>
      <w:r w:rsidRPr="000C471D">
        <w:rPr>
          <w:rFonts w:hint="cs"/>
          <w:rtl/>
        </w:rPr>
        <w:t xml:space="preserve"> מי יימר שמשלם אולי יודה ויפטר</w:t>
      </w:r>
      <w:r w:rsidR="003C2CB6">
        <w:rPr>
          <w:rFonts w:hint="cs"/>
          <w:rtl/>
        </w:rPr>
        <w:t>.</w:t>
      </w:r>
    </w:p>
    <w:p w14:paraId="722D2FA4" w14:textId="41777E8E" w:rsidR="00F707CE" w:rsidRPr="00F707CE" w:rsidRDefault="006F071F" w:rsidP="003C2CB6">
      <w:pPr>
        <w:pStyle w:val="36"/>
        <w:framePr w:wrap="notBeside"/>
        <w:rPr>
          <w:rtl/>
        </w:rPr>
      </w:pPr>
      <w:r w:rsidRPr="00F707CE">
        <w:rPr>
          <w:rtl/>
        </w:rPr>
        <w:t>אמר רבא</w:t>
      </w:r>
      <w:r w:rsidR="00F707CE" w:rsidRPr="00F707CE">
        <w:rPr>
          <w:rtl/>
        </w:rPr>
        <w:t>:</w:t>
      </w:r>
    </w:p>
    <w:p w14:paraId="565C8EB4" w14:textId="41BFB26F" w:rsidR="006F071F" w:rsidRPr="000C471D" w:rsidRDefault="006F071F" w:rsidP="009B508D">
      <w:pPr>
        <w:rPr>
          <w:rtl/>
        </w:rPr>
      </w:pPr>
      <w:r w:rsidRPr="005E3761">
        <w:rPr>
          <w:rStyle w:val="affffc"/>
          <w:rtl/>
        </w:rPr>
        <w:t>נעשה כאומר לו:</w:t>
      </w:r>
      <w:r w:rsidRPr="000C471D">
        <w:rPr>
          <w:rtl/>
        </w:rPr>
        <w:t xml:space="preserve"> לכשתגנב ותרצה ותשלמני הרי פרתי קנויה לך מעכשיו.</w:t>
      </w:r>
    </w:p>
    <w:p w14:paraId="1994693D" w14:textId="24B72954" w:rsidR="00F707CE" w:rsidRPr="00F707CE" w:rsidRDefault="006F071F" w:rsidP="0090625D">
      <w:pPr>
        <w:pStyle w:val="36"/>
        <w:framePr w:wrap="notBeside"/>
        <w:rPr>
          <w:rtl/>
        </w:rPr>
      </w:pPr>
      <w:r w:rsidRPr="00F707CE">
        <w:rPr>
          <w:rFonts w:hint="cs"/>
          <w:rtl/>
        </w:rPr>
        <w:t>והקשה ר</w:t>
      </w:r>
      <w:r w:rsidRPr="00F707CE">
        <w:rPr>
          <w:rtl/>
        </w:rPr>
        <w:t>"</w:t>
      </w:r>
      <w:r w:rsidRPr="00F707CE">
        <w:rPr>
          <w:rFonts w:hint="cs"/>
          <w:rtl/>
        </w:rPr>
        <w:t>ז</w:t>
      </w:r>
      <w:r w:rsidR="00F707CE" w:rsidRPr="00F707CE">
        <w:rPr>
          <w:rFonts w:hint="cs"/>
          <w:rtl/>
        </w:rPr>
        <w:t>:</w:t>
      </w:r>
    </w:p>
    <w:p w14:paraId="5B81D530" w14:textId="4A898A88" w:rsidR="00A6533C" w:rsidRPr="000C471D" w:rsidRDefault="006F071F" w:rsidP="009B508D">
      <w:pPr>
        <w:rPr>
          <w:rtl/>
        </w:rPr>
      </w:pPr>
      <w:r w:rsidRPr="000C471D">
        <w:rPr>
          <w:rFonts w:hint="cs"/>
          <w:rtl/>
        </w:rPr>
        <w:t>א</w:t>
      </w:r>
      <w:r w:rsidRPr="000C471D">
        <w:rPr>
          <w:rtl/>
        </w:rPr>
        <w:t>"</w:t>
      </w:r>
      <w:r w:rsidR="003467F2">
        <w:rPr>
          <w:rFonts w:hint="cs"/>
          <w:rtl/>
        </w:rPr>
        <w:t>כ</w:t>
      </w:r>
      <w:r w:rsidRPr="000C471D">
        <w:rPr>
          <w:rFonts w:hint="cs"/>
          <w:rtl/>
        </w:rPr>
        <w:t xml:space="preserve"> אפי' גיזותיה וולדותיה ותניא </w:t>
      </w:r>
      <w:r w:rsidRPr="0050150D">
        <w:rPr>
          <w:rFonts w:cs="PFT_Frank" w:hint="cs"/>
          <w:b/>
          <w:bCs/>
          <w:szCs w:val="14"/>
          <w:rtl/>
        </w:rPr>
        <w:t>חוץ</w:t>
      </w:r>
      <w:r w:rsidRPr="000C471D">
        <w:rPr>
          <w:rFonts w:hint="cs"/>
          <w:rtl/>
        </w:rPr>
        <w:t xml:space="preserve"> מגיזותיה וולדותיה</w:t>
      </w:r>
      <w:r w:rsidR="00CC462F">
        <w:rPr>
          <w:rFonts w:hint="cs"/>
          <w:rtl/>
        </w:rPr>
        <w:t>,</w:t>
      </w:r>
    </w:p>
    <w:p w14:paraId="2D2C74D9" w14:textId="27EAD627" w:rsidR="00F707CE" w:rsidRPr="00F707CE" w:rsidRDefault="006F071F" w:rsidP="00F64D79">
      <w:pPr>
        <w:pStyle w:val="36"/>
        <w:framePr w:wrap="notBeside"/>
        <w:rPr>
          <w:rtl/>
        </w:rPr>
      </w:pPr>
      <w:r w:rsidRPr="00F707CE">
        <w:rPr>
          <w:rFonts w:hint="cs"/>
          <w:rtl/>
        </w:rPr>
        <w:t xml:space="preserve">- </w:t>
      </w:r>
      <w:r w:rsidRPr="00F707CE">
        <w:rPr>
          <w:rFonts w:hint="cs"/>
          <w:rtl/>
        </w:rPr>
        <w:tab/>
      </w:r>
      <w:r w:rsidR="00CC462F" w:rsidRPr="00F707CE">
        <w:rPr>
          <w:rFonts w:hint="cs"/>
          <w:rtl/>
        </w:rPr>
        <w:t xml:space="preserve">א. </w:t>
      </w:r>
      <w:r w:rsidRPr="00F707CE">
        <w:rPr>
          <w:rFonts w:hint="cs"/>
          <w:rtl/>
        </w:rPr>
        <w:t>אלא לר'ז</w:t>
      </w:r>
      <w:r w:rsidR="00F707CE" w:rsidRPr="00F707CE">
        <w:rPr>
          <w:rFonts w:hint="cs"/>
          <w:rtl/>
        </w:rPr>
        <w:t>:</w:t>
      </w:r>
    </w:p>
    <w:p w14:paraId="7971B64E" w14:textId="6D95F6DD" w:rsidR="006F071F" w:rsidRPr="000C471D" w:rsidRDefault="006F071F" w:rsidP="009B508D">
      <w:pPr>
        <w:rPr>
          <w:rtl/>
        </w:rPr>
      </w:pPr>
      <w:r w:rsidRPr="000C471D">
        <w:rPr>
          <w:rtl/>
        </w:rPr>
        <w:t>נעשה כאומר לו חוץ מגיזותיה וולדותיה.</w:t>
      </w:r>
    </w:p>
    <w:p w14:paraId="07E2430C" w14:textId="77777777" w:rsidR="00F707CE" w:rsidRPr="00F707CE" w:rsidRDefault="006F071F" w:rsidP="00F64D79">
      <w:pPr>
        <w:pStyle w:val="36"/>
        <w:framePr w:wrap="notBeside"/>
        <w:rPr>
          <w:rtl/>
        </w:rPr>
      </w:pPr>
      <w:r w:rsidRPr="00F707CE">
        <w:rPr>
          <w:rFonts w:hint="cs"/>
          <w:rtl/>
        </w:rPr>
        <w:t>ו</w:t>
      </w:r>
      <w:r w:rsidRPr="00F707CE">
        <w:rPr>
          <w:rtl/>
        </w:rPr>
        <w:t>סתמא דמלתא</w:t>
      </w:r>
      <w:r w:rsidR="00F707CE" w:rsidRPr="00F707CE">
        <w:rPr>
          <w:rtl/>
        </w:rPr>
        <w:t>:</w:t>
      </w:r>
    </w:p>
    <w:p w14:paraId="1A6BD715" w14:textId="1D8B665A" w:rsidR="006F071F" w:rsidRPr="000C471D" w:rsidRDefault="00F64D79" w:rsidP="00F64D79">
      <w:pPr>
        <w:rPr>
          <w:rtl/>
        </w:rPr>
      </w:pPr>
      <w:r>
        <w:rPr>
          <w:rFonts w:hint="cs"/>
          <w:rtl/>
        </w:rPr>
        <w:t xml:space="preserve">אדם מקנה שבח שבא מעלמא, ולא  שבח הבא מגופה </w:t>
      </w:r>
    </w:p>
    <w:p w14:paraId="4D12BC50" w14:textId="141A82A6" w:rsidR="00F707CE" w:rsidRPr="00F707CE" w:rsidRDefault="00CC462F" w:rsidP="00F64D79">
      <w:pPr>
        <w:pStyle w:val="36"/>
        <w:framePr w:wrap="notBeside"/>
        <w:rPr>
          <w:rtl/>
        </w:rPr>
      </w:pPr>
      <w:r w:rsidRPr="00F707CE">
        <w:rPr>
          <w:rFonts w:hint="cs"/>
          <w:rtl/>
        </w:rPr>
        <w:t xml:space="preserve">ב. </w:t>
      </w:r>
      <w:r w:rsidR="006F071F" w:rsidRPr="00F707CE">
        <w:rPr>
          <w:rFonts w:hint="cs"/>
          <w:rtl/>
        </w:rPr>
        <w:t>א</w:t>
      </w:r>
      <w:r w:rsidR="006F071F" w:rsidRPr="00F707CE">
        <w:rPr>
          <w:rtl/>
        </w:rPr>
        <w:t>"</w:t>
      </w:r>
      <w:r w:rsidR="006F071F" w:rsidRPr="00F707CE">
        <w:rPr>
          <w:rFonts w:hint="cs"/>
          <w:rtl/>
        </w:rPr>
        <w:t xml:space="preserve">ד </w:t>
      </w:r>
      <w:r w:rsidR="006F071F" w:rsidRPr="00F707CE">
        <w:rPr>
          <w:rtl/>
        </w:rPr>
        <w:t>רבא</w:t>
      </w:r>
      <w:r w:rsidR="00F707CE" w:rsidRPr="00F707CE">
        <w:rPr>
          <w:rtl/>
        </w:rPr>
        <w:t>:</w:t>
      </w:r>
    </w:p>
    <w:p w14:paraId="57274A89" w14:textId="0E32C741" w:rsidR="00A6533C" w:rsidRPr="000C471D" w:rsidRDefault="006F071F" w:rsidP="009B508D">
      <w:pPr>
        <w:rPr>
          <w:rtl/>
        </w:rPr>
      </w:pPr>
      <w:r w:rsidRPr="000C471D">
        <w:rPr>
          <w:rtl/>
        </w:rPr>
        <w:t xml:space="preserve">נעשה כאומר לו לכשתגנב ותרצה ותשלמני, </w:t>
      </w:r>
      <w:r w:rsidRPr="0050150D">
        <w:rPr>
          <w:rFonts w:cs="PFT_Frank"/>
          <w:b/>
          <w:bCs/>
          <w:szCs w:val="14"/>
          <w:rtl/>
        </w:rPr>
        <w:t>סמוך לגניבתה</w:t>
      </w:r>
      <w:r w:rsidRPr="000C471D">
        <w:rPr>
          <w:rtl/>
        </w:rPr>
        <w:t xml:space="preserve"> קנויה לך.</w:t>
      </w:r>
    </w:p>
    <w:p w14:paraId="4163739B" w14:textId="174E2FE0" w:rsidR="00F707CE" w:rsidRPr="00F707CE" w:rsidRDefault="006F071F" w:rsidP="00F64D79">
      <w:pPr>
        <w:pStyle w:val="36"/>
        <w:framePr w:wrap="notBeside"/>
        <w:rPr>
          <w:rtl/>
        </w:rPr>
      </w:pPr>
      <w:r w:rsidRPr="00F707CE">
        <w:rPr>
          <w:rFonts w:hint="cs"/>
          <w:rtl/>
        </w:rPr>
        <w:t>ו</w:t>
      </w:r>
      <w:r w:rsidRPr="00F707CE">
        <w:rPr>
          <w:rtl/>
        </w:rPr>
        <w:t>איכא בינייהו</w:t>
      </w:r>
      <w:r w:rsidR="00F64D79" w:rsidRPr="00F707CE">
        <w:rPr>
          <w:rFonts w:hint="cs"/>
          <w:rtl/>
        </w:rPr>
        <w:t xml:space="preserve"> א</w:t>
      </w:r>
      <w:r w:rsidR="00F707CE" w:rsidRPr="00F707CE">
        <w:rPr>
          <w:rFonts w:hint="cs"/>
          <w:rtl/>
        </w:rPr>
        <w:t>.</w:t>
      </w:r>
    </w:p>
    <w:p w14:paraId="2DA4354E" w14:textId="62CF2FA3" w:rsidR="006F071F" w:rsidRPr="000C471D" w:rsidRDefault="006F071F" w:rsidP="00F64D79">
      <w:pPr>
        <w:rPr>
          <w:rtl/>
        </w:rPr>
      </w:pPr>
      <w:r>
        <w:rPr>
          <w:rtl/>
        </w:rPr>
        <w:t xml:space="preserve">קושיא </w:t>
      </w:r>
      <w:r>
        <w:rPr>
          <w:rStyle w:val="affffc"/>
          <w:rtl/>
          <w:rPrChange w:id="9030" w:author="מנוע אמוראים" w:date="2026-10-05T16:41:14Z">
            <w:rPr>
              <w:rtl/>
            </w:rPr>
          </w:rPrChange>
        </w:rPr>
        <w:t xml:space="preserve">דר"</w:t>
      </w:r>
      <w:r>
        <w:rPr>
          <w:rStyle w:val="affffc"/>
          <w:rFonts w:hint="cs"/>
          <w:rtl/>
          <w:rPrChange w:id="9031" w:author="מנוע אמוראים" w:date="2026-10-05T16:41:14Z">
            <w:rPr>
              <w:rFonts w:hint="cs"/>
              <w:rtl/>
            </w:rPr>
          </w:rPrChange>
        </w:rPr>
        <w:t xml:space="preserve">ז</w:t>
      </w:r>
      <w:r w:rsidRPr="000C471D">
        <w:rPr>
          <w:rtl/>
        </w:rPr>
        <w:t>.</w:t>
      </w:r>
      <w:r w:rsidR="00F64D79">
        <w:rPr>
          <w:rFonts w:hint="cs"/>
          <w:rtl/>
        </w:rPr>
        <w:t xml:space="preserve"> </w:t>
      </w:r>
      <w:r w:rsidR="00F64D79" w:rsidRPr="005E3761">
        <w:rPr>
          <w:rStyle w:val="affffc"/>
          <w:rFonts w:hint="cs"/>
          <w:rtl/>
        </w:rPr>
        <w:t>ב.</w:t>
      </w:r>
      <w:r w:rsidR="00F64D79">
        <w:rPr>
          <w:rFonts w:hint="cs"/>
          <w:rtl/>
        </w:rPr>
        <w:t xml:space="preserve"> </w:t>
      </w:r>
      <w:r w:rsidRPr="000C471D">
        <w:rPr>
          <w:rtl/>
        </w:rPr>
        <w:t>דקיימא באגם.</w:t>
      </w:r>
    </w:p>
    <w:p w14:paraId="5BA6148A" w14:textId="77777777" w:rsidR="00A6533C" w:rsidRPr="000C471D" w:rsidRDefault="00A6533C" w:rsidP="00A6533C">
      <w:pPr>
        <w:pStyle w:val="aff9"/>
        <w:rPr>
          <w:rtl/>
        </w:rPr>
      </w:pPr>
      <w:r w:rsidRPr="000C471D">
        <w:rPr>
          <w:rtl/>
        </w:rPr>
        <w:t>***</w:t>
      </w:r>
    </w:p>
    <w:p w14:paraId="2ECE2578" w14:textId="306CDEA4" w:rsidR="006F071F" w:rsidRPr="000C471D" w:rsidRDefault="006F071F" w:rsidP="005D6781">
      <w:pPr>
        <w:pStyle w:val="afffb"/>
        <w:rPr>
          <w:rtl/>
        </w:rPr>
      </w:pPr>
      <w:ins w:id="9862" w:author="מספור קטעי משנה" w:date="2026-10-06T06:45:11Z">
        <w:r>
          <w:rPr>
            <w:rStyle w:val="MisparKeta"/>
          </w:rPr>
          <w:t xml:space="preserve">א. </w:t>
        </w:r>
      </w:ins>
      <w:r w:rsidRPr="000C471D">
        <w:rPr>
          <w:rtl/>
        </w:rPr>
        <w:lastRenderedPageBreak/>
        <w:t>שילם ולא רצה לישבע [וכו'].</w:t>
      </w:r>
    </w:p>
    <w:p w14:paraId="608FA495" w14:textId="66AC2976" w:rsidR="00F707CE" w:rsidRPr="00F707CE" w:rsidRDefault="006F071F" w:rsidP="00CC462F">
      <w:pPr>
        <w:pStyle w:val="36"/>
        <w:framePr w:wrap="notBeside"/>
        <w:rPr>
          <w:rtl/>
        </w:rPr>
      </w:pPr>
      <w:r w:rsidRPr="00F707CE">
        <w:rPr>
          <w:rFonts w:hint="cs"/>
          <w:rtl/>
        </w:rPr>
        <w:t>מ</w:t>
      </w:r>
      <w:r w:rsidRPr="00F707CE">
        <w:rPr>
          <w:rtl/>
        </w:rPr>
        <w:t>רי"ו</w:t>
      </w:r>
      <w:r w:rsidR="00F707CE" w:rsidRPr="00F707CE">
        <w:rPr>
          <w:rtl/>
        </w:rPr>
        <w:t>:</w:t>
      </w:r>
    </w:p>
    <w:p w14:paraId="3580283D" w14:textId="1F56D0A9" w:rsidR="006F071F" w:rsidRPr="000C471D" w:rsidRDefault="006F071F" w:rsidP="009B508D">
      <w:pPr>
        <w:rPr>
          <w:rtl/>
        </w:rPr>
      </w:pPr>
      <w:r w:rsidRPr="000C471D">
        <w:rPr>
          <w:rtl/>
        </w:rPr>
        <w:t xml:space="preserve">לא שילם ממש, אלא </w:t>
      </w:r>
      <w:r w:rsidRPr="0050150D">
        <w:rPr>
          <w:rFonts w:cs="PFT_Frank"/>
          <w:b/>
          <w:bCs/>
          <w:szCs w:val="14"/>
          <w:rtl/>
        </w:rPr>
        <w:t>כיון שאמר הריני משלם, א</w:t>
      </w:r>
      <w:r w:rsidR="00CC462F" w:rsidRPr="0050150D">
        <w:rPr>
          <w:rFonts w:cs="PFT_Frank" w:hint="cs"/>
          <w:b/>
          <w:bCs/>
          <w:szCs w:val="14"/>
          <w:rtl/>
        </w:rPr>
        <w:t>ף</w:t>
      </w:r>
      <w:r w:rsidRPr="0050150D">
        <w:rPr>
          <w:rFonts w:cs="PFT_Frank"/>
          <w:b/>
          <w:bCs/>
          <w:szCs w:val="14"/>
          <w:rtl/>
        </w:rPr>
        <w:t xml:space="preserve"> שלא שילם.</w:t>
      </w:r>
    </w:p>
    <w:p w14:paraId="68AB56F4" w14:textId="4EC6290F" w:rsidR="00F707CE" w:rsidRPr="00F707CE" w:rsidRDefault="006F071F" w:rsidP="00CC462F">
      <w:pPr>
        <w:pStyle w:val="36"/>
        <w:framePr w:wrap="notBeside"/>
        <w:rPr>
          <w:rtl/>
        </w:rPr>
      </w:pPr>
      <w:r w:rsidRPr="00F707CE">
        <w:rPr>
          <w:rFonts w:hint="cs"/>
          <w:rtl/>
        </w:rPr>
        <w:t>אין להוכיח מד</w:t>
      </w:r>
      <w:r w:rsidRPr="00F707CE">
        <w:rPr>
          <w:rtl/>
        </w:rPr>
        <w:t>תנן</w:t>
      </w:r>
      <w:r w:rsidR="00F707CE" w:rsidRPr="00F707CE">
        <w:rPr>
          <w:rtl/>
        </w:rPr>
        <w:t>:</w:t>
      </w:r>
    </w:p>
    <w:p w14:paraId="1094761E" w14:textId="01A9C305" w:rsidR="006F071F" w:rsidRPr="000C471D" w:rsidRDefault="006F071F" w:rsidP="009B508D">
      <w:pPr>
        <w:rPr>
          <w:rtl/>
        </w:rPr>
      </w:pPr>
      <w:r w:rsidRPr="000C471D">
        <w:rPr>
          <w:rtl/>
        </w:rPr>
        <w:t>שילם ולא רצה לישבע, שילם - אין, לא שילם - לא.</w:t>
      </w:r>
    </w:p>
    <w:p w14:paraId="2B9C33C0" w14:textId="507AE036" w:rsidR="00F707CE" w:rsidRPr="00F707CE" w:rsidRDefault="006F071F" w:rsidP="00CC462F">
      <w:pPr>
        <w:pStyle w:val="36"/>
        <w:framePr w:wrap="notBeside"/>
        <w:rPr>
          <w:rtl/>
        </w:rPr>
      </w:pPr>
      <w:r w:rsidRPr="00F707CE">
        <w:rPr>
          <w:rFonts w:hint="cs"/>
          <w:rtl/>
        </w:rPr>
        <w:t>דאכתי מסיפא</w:t>
      </w:r>
      <w:r w:rsidR="00F707CE" w:rsidRPr="00F707CE">
        <w:rPr>
          <w:rFonts w:hint="cs"/>
          <w:rtl/>
        </w:rPr>
        <w:t>:</w:t>
      </w:r>
    </w:p>
    <w:p w14:paraId="2A841B17" w14:textId="1033BB11" w:rsidR="006F071F" w:rsidRPr="000C471D" w:rsidRDefault="006F071F" w:rsidP="00357F29">
      <w:pPr>
        <w:rPr>
          <w:rtl/>
        </w:rPr>
      </w:pPr>
      <w:r w:rsidRPr="000C471D">
        <w:rPr>
          <w:rFonts w:hint="cs"/>
          <w:rtl/>
        </w:rPr>
        <w:t xml:space="preserve">לא רצה לשלם </w:t>
      </w:r>
      <w:r w:rsidRPr="005E3761">
        <w:rPr>
          <w:rStyle w:val="affffc"/>
          <w:rFonts w:hint="cs"/>
          <w:rtl/>
        </w:rPr>
        <w:t>נדייק</w:t>
      </w:r>
      <w:r w:rsidRPr="000C471D">
        <w:rPr>
          <w:rFonts w:hint="cs"/>
          <w:rtl/>
        </w:rPr>
        <w:t xml:space="preserve"> דהא רצה </w:t>
      </w:r>
      <w:r w:rsidR="00357F29">
        <w:rPr>
          <w:rFonts w:hint="cs"/>
          <w:rtl/>
        </w:rPr>
        <w:t xml:space="preserve">אף </w:t>
      </w:r>
      <w:r w:rsidRPr="000C471D">
        <w:rPr>
          <w:rFonts w:hint="cs"/>
          <w:rtl/>
        </w:rPr>
        <w:t xml:space="preserve">שלא שילם.- אלא </w:t>
      </w:r>
      <w:r w:rsidR="00CC462F">
        <w:rPr>
          <w:rFonts w:hint="cs"/>
          <w:rtl/>
        </w:rPr>
        <w:t xml:space="preserve">אין לדייק </w:t>
      </w:r>
    </w:p>
    <w:p w14:paraId="3E33998F" w14:textId="6BB79C72" w:rsidR="00F707CE" w:rsidRPr="00F707CE" w:rsidRDefault="006F071F" w:rsidP="00357F29">
      <w:pPr>
        <w:pStyle w:val="36"/>
        <w:framePr w:wrap="notBeside"/>
        <w:rPr>
          <w:rtl/>
        </w:rPr>
      </w:pPr>
      <w:r w:rsidRPr="00F707CE">
        <w:rPr>
          <w:rtl/>
        </w:rPr>
        <w:t>ת</w:t>
      </w:r>
      <w:r w:rsidRPr="00F707CE">
        <w:rPr>
          <w:rFonts w:hint="cs"/>
          <w:rtl/>
        </w:rPr>
        <w:t>"כ</w:t>
      </w:r>
      <w:r w:rsidRPr="00F707CE">
        <w:rPr>
          <w:rtl/>
        </w:rPr>
        <w:t xml:space="preserve"> דרי"ו</w:t>
      </w:r>
      <w:r w:rsidR="00F707CE" w:rsidRPr="00F707CE">
        <w:rPr>
          <w:rtl/>
        </w:rPr>
        <w:t>:</w:t>
      </w:r>
    </w:p>
    <w:p w14:paraId="2910120E" w14:textId="227A058C" w:rsidR="006F071F" w:rsidRPr="000C471D" w:rsidRDefault="006F071F" w:rsidP="009B508D">
      <w:pPr>
        <w:rPr>
          <w:rtl/>
        </w:rPr>
      </w:pPr>
      <w:r w:rsidRPr="000C471D">
        <w:rPr>
          <w:rtl/>
        </w:rPr>
        <w:t xml:space="preserve">השוכר פרה מחבירו ונגנבה, </w:t>
      </w:r>
      <w:r w:rsidRPr="0050150D">
        <w:rPr>
          <w:rFonts w:cs="PFT_Frank"/>
          <w:b/>
          <w:bCs/>
          <w:szCs w:val="14"/>
          <w:rtl/>
        </w:rPr>
        <w:t>ואמר הלה הריני משלם</w:t>
      </w:r>
      <w:r w:rsidRPr="000C471D">
        <w:rPr>
          <w:rtl/>
        </w:rPr>
        <w:t xml:space="preserve"> ואיני נשבע ואח"</w:t>
      </w:r>
      <w:r w:rsidRPr="000C471D">
        <w:rPr>
          <w:rFonts w:hint="cs"/>
          <w:rtl/>
        </w:rPr>
        <w:t>כ</w:t>
      </w:r>
      <w:r w:rsidRPr="000C471D">
        <w:rPr>
          <w:rtl/>
        </w:rPr>
        <w:t xml:space="preserve"> נמצא הגנב - משלם תשלומי כפל לשוכר.</w:t>
      </w:r>
    </w:p>
    <w:p w14:paraId="68916E9D" w14:textId="77777777" w:rsidR="006F071F" w:rsidRPr="000C471D" w:rsidRDefault="006F071F" w:rsidP="009B508D">
      <w:pPr>
        <w:rPr>
          <w:rtl/>
        </w:rPr>
      </w:pPr>
    </w:p>
    <w:p w14:paraId="24B4CB22" w14:textId="713ADF81" w:rsidR="00F707CE" w:rsidRPr="00F707CE" w:rsidRDefault="006F071F" w:rsidP="002F773A">
      <w:pPr>
        <w:pStyle w:val="36"/>
        <w:framePr w:wrap="notBeside"/>
        <w:rPr>
          <w:rtl/>
        </w:rPr>
      </w:pPr>
      <w:r w:rsidRPr="00F707CE">
        <w:rPr>
          <w:rFonts w:hint="cs"/>
          <w:rtl/>
        </w:rPr>
        <w:t>ר</w:t>
      </w:r>
      <w:r w:rsidRPr="00F707CE">
        <w:rPr>
          <w:rtl/>
        </w:rPr>
        <w:t>"</w:t>
      </w:r>
      <w:r w:rsidRPr="00F707CE">
        <w:rPr>
          <w:rFonts w:hint="cs"/>
          <w:rtl/>
        </w:rPr>
        <w:t>פ</w:t>
      </w:r>
      <w:r w:rsidR="00F707CE" w:rsidRPr="00F707CE">
        <w:rPr>
          <w:rtl/>
        </w:rPr>
        <w:t>:</w:t>
      </w:r>
    </w:p>
    <w:p w14:paraId="2E4D5A79" w14:textId="5C96EAA6" w:rsidR="006F071F" w:rsidRPr="000C471D" w:rsidRDefault="006F071F" w:rsidP="002F773A">
      <w:pPr>
        <w:rPr>
          <w:rtl/>
        </w:rPr>
      </w:pPr>
      <w:r w:rsidRPr="0050150D">
        <w:rPr>
          <w:rFonts w:cs="PFT_Frank"/>
          <w:b/>
          <w:bCs/>
          <w:szCs w:val="14"/>
          <w:rtl/>
        </w:rPr>
        <w:t>שומר חנם</w:t>
      </w:r>
      <w:r w:rsidRPr="0050150D">
        <w:rPr>
          <w:rFonts w:cs="PFT_Frank" w:hint="cs"/>
          <w:b/>
          <w:bCs/>
          <w:szCs w:val="14"/>
          <w:rtl/>
        </w:rPr>
        <w:t>:</w:t>
      </w:r>
      <w:r w:rsidRPr="000C471D">
        <w:rPr>
          <w:rtl/>
        </w:rPr>
        <w:t xml:space="preserve"> כיון </w:t>
      </w:r>
      <w:r w:rsidRPr="0050150D">
        <w:rPr>
          <w:rFonts w:cs="PFT_Frank"/>
          <w:b/>
          <w:bCs/>
          <w:szCs w:val="14"/>
          <w:rtl/>
        </w:rPr>
        <w:t>שאמר</w:t>
      </w:r>
      <w:r w:rsidRPr="000C471D">
        <w:rPr>
          <w:rtl/>
        </w:rPr>
        <w:t xml:space="preserve"> פשעתי </w:t>
      </w:r>
      <w:r w:rsidR="008B30C2">
        <w:rPr>
          <w:rFonts w:hint="cs"/>
          <w:rtl/>
        </w:rPr>
        <w:t xml:space="preserve">- </w:t>
      </w:r>
      <w:r w:rsidR="002F773A">
        <w:rPr>
          <w:rFonts w:hint="cs"/>
          <w:rtl/>
        </w:rPr>
        <w:t>נקנה לו</w:t>
      </w:r>
      <w:r w:rsidRPr="000C471D">
        <w:rPr>
          <w:rtl/>
        </w:rPr>
        <w:t xml:space="preserve"> </w:t>
      </w:r>
      <w:r w:rsidR="002F773A">
        <w:rPr>
          <w:rFonts w:hint="cs"/>
          <w:rtl/>
        </w:rPr>
        <w:t>הכפל</w:t>
      </w:r>
      <w:r w:rsidRPr="000C471D">
        <w:rPr>
          <w:rtl/>
        </w:rPr>
        <w:t xml:space="preserve">, </w:t>
      </w:r>
      <w:r w:rsidR="002F773A">
        <w:rPr>
          <w:rFonts w:hint="cs"/>
          <w:rtl/>
        </w:rPr>
        <w:t>שאם רצה יכל להיפטר בטענת גניבה</w:t>
      </w:r>
      <w:r w:rsidR="008B30C2">
        <w:rPr>
          <w:rFonts w:hint="cs"/>
          <w:rtl/>
        </w:rPr>
        <w:t>.</w:t>
      </w:r>
      <w:r w:rsidR="002F773A">
        <w:rPr>
          <w:rFonts w:hint="cs"/>
          <w:rtl/>
        </w:rPr>
        <w:t xml:space="preserve"> </w:t>
      </w:r>
    </w:p>
    <w:p w14:paraId="68949AD6" w14:textId="470803DE" w:rsidR="006F071F" w:rsidRPr="000C471D" w:rsidRDefault="006F071F" w:rsidP="002F773A">
      <w:pPr>
        <w:rPr>
          <w:rtl/>
        </w:rPr>
      </w:pPr>
      <w:r w:rsidRPr="0050150D">
        <w:rPr>
          <w:rFonts w:cs="PFT_Frank" w:hint="cs"/>
          <w:b/>
          <w:bCs/>
          <w:szCs w:val="14"/>
          <w:rtl/>
        </w:rPr>
        <w:t>ש</w:t>
      </w:r>
      <w:r w:rsidRPr="0050150D">
        <w:rPr>
          <w:rFonts w:cs="PFT_Frank"/>
          <w:b/>
          <w:bCs/>
          <w:szCs w:val="14"/>
          <w:rtl/>
        </w:rPr>
        <w:t>"</w:t>
      </w:r>
      <w:r w:rsidRPr="0050150D">
        <w:rPr>
          <w:rFonts w:cs="PFT_Frank" w:hint="cs"/>
          <w:b/>
          <w:bCs/>
          <w:szCs w:val="14"/>
          <w:rtl/>
        </w:rPr>
        <w:t>ש:</w:t>
      </w:r>
      <w:r w:rsidRPr="000C471D">
        <w:rPr>
          <w:rtl/>
        </w:rPr>
        <w:t xml:space="preserve"> כיון שאמר נגנבה </w:t>
      </w:r>
      <w:r w:rsidR="002F773A">
        <w:rPr>
          <w:rFonts w:hint="cs"/>
          <w:rtl/>
        </w:rPr>
        <w:t>נקנה לו הכפל</w:t>
      </w:r>
      <w:r w:rsidRPr="000C471D">
        <w:rPr>
          <w:rtl/>
        </w:rPr>
        <w:t xml:space="preserve">, </w:t>
      </w:r>
      <w:r w:rsidR="002F773A">
        <w:rPr>
          <w:rFonts w:hint="cs"/>
          <w:rtl/>
        </w:rPr>
        <w:t>שאם רצה יכל להיפטר בטענת שבורה ומתה</w:t>
      </w:r>
    </w:p>
    <w:p w14:paraId="5306D4AA" w14:textId="3A5F51C8" w:rsidR="00A6533C" w:rsidRPr="000C471D" w:rsidRDefault="006F071F" w:rsidP="009B508D">
      <w:pPr>
        <w:rPr>
          <w:rtl/>
        </w:rPr>
      </w:pPr>
      <w:r w:rsidRPr="0050150D">
        <w:rPr>
          <w:rFonts w:cs="PFT_Frank"/>
          <w:b/>
          <w:bCs/>
          <w:szCs w:val="14"/>
          <w:rtl/>
        </w:rPr>
        <w:t>שואל</w:t>
      </w:r>
      <w:r w:rsidRPr="0050150D">
        <w:rPr>
          <w:rFonts w:cs="PFT_Frank" w:hint="cs"/>
          <w:b/>
          <w:bCs/>
          <w:szCs w:val="14"/>
          <w:rtl/>
        </w:rPr>
        <w:t>:</w:t>
      </w:r>
      <w:r w:rsidRPr="000C471D">
        <w:rPr>
          <w:rtl/>
        </w:rPr>
        <w:t xml:space="preserve"> שאומר הריני משלם לא </w:t>
      </w:r>
      <w:r w:rsidR="005B0239">
        <w:rPr>
          <w:rFonts w:hint="cs"/>
          <w:rtl/>
        </w:rPr>
        <w:t>נקנה לו הכפל</w:t>
      </w:r>
      <w:r w:rsidRPr="000C471D">
        <w:rPr>
          <w:rtl/>
        </w:rPr>
        <w:t>.</w:t>
      </w:r>
      <w:r w:rsidRPr="000C471D">
        <w:rPr>
          <w:rFonts w:hint="cs"/>
          <w:rtl/>
        </w:rPr>
        <w:t xml:space="preserve"> שלא יכל לפטור עצמו בממ"מ </w:t>
      </w:r>
      <w:r w:rsidR="005B0239">
        <w:rPr>
          <w:rFonts w:hint="cs"/>
          <w:rtl/>
        </w:rPr>
        <w:t xml:space="preserve">- </w:t>
      </w:r>
      <w:r w:rsidRPr="000C471D">
        <w:rPr>
          <w:rFonts w:hint="cs"/>
          <w:rtl/>
        </w:rPr>
        <w:t>דלא שכיח</w:t>
      </w:r>
    </w:p>
    <w:p w14:paraId="5641510E" w14:textId="77777777" w:rsidR="00F707CE" w:rsidRPr="00F707CE" w:rsidRDefault="006F071F" w:rsidP="005B0239">
      <w:pPr>
        <w:pStyle w:val="36"/>
        <w:framePr w:wrap="notBeside"/>
        <w:rPr>
          <w:rtl/>
        </w:rPr>
      </w:pPr>
      <w:r w:rsidRPr="00F707CE">
        <w:rPr>
          <w:rFonts w:hint="cs"/>
          <w:rtl/>
        </w:rPr>
        <w:t>א'ד</w:t>
      </w:r>
      <w:r w:rsidR="00F707CE" w:rsidRPr="00F707CE">
        <w:rPr>
          <w:rtl/>
        </w:rPr>
        <w:t>:</w:t>
      </w:r>
    </w:p>
    <w:p w14:paraId="627DF7B5" w14:textId="46E18F3F" w:rsidR="006F071F" w:rsidRPr="000C471D" w:rsidRDefault="006F071F" w:rsidP="009B508D">
      <w:pPr>
        <w:rPr>
          <w:rtl/>
        </w:rPr>
      </w:pPr>
      <w:r w:rsidRPr="0050150D">
        <w:rPr>
          <w:rFonts w:cs="PFT_Frank"/>
          <w:b/>
          <w:bCs/>
          <w:szCs w:val="14"/>
          <w:rtl/>
        </w:rPr>
        <w:t xml:space="preserve">שואל </w:t>
      </w:r>
      <w:r w:rsidR="005B0239" w:rsidRPr="0050150D">
        <w:rPr>
          <w:rFonts w:cs="PFT_Frank" w:hint="cs"/>
          <w:b/>
          <w:bCs/>
          <w:szCs w:val="14"/>
          <w:rtl/>
        </w:rPr>
        <w:t>ש</w:t>
      </w:r>
      <w:r w:rsidRPr="0050150D">
        <w:rPr>
          <w:rFonts w:cs="PFT_Frank"/>
          <w:b/>
          <w:bCs/>
          <w:szCs w:val="14"/>
          <w:rtl/>
        </w:rPr>
        <w:t>אמר הריני משלם</w:t>
      </w:r>
      <w:r w:rsidRPr="000C471D">
        <w:rPr>
          <w:rtl/>
        </w:rPr>
        <w:t xml:space="preserve"> </w:t>
      </w:r>
      <w:r w:rsidR="005B0239">
        <w:rPr>
          <w:rFonts w:hint="cs"/>
          <w:rtl/>
        </w:rPr>
        <w:t>נקנה לו הכפל</w:t>
      </w:r>
      <w:r w:rsidRPr="000C471D">
        <w:rPr>
          <w:rtl/>
        </w:rPr>
        <w:t xml:space="preserve">, </w:t>
      </w:r>
      <w:r w:rsidR="005B0239">
        <w:rPr>
          <w:rFonts w:hint="cs"/>
          <w:rtl/>
        </w:rPr>
        <w:t xml:space="preserve">שאם רצה יכל להיפטר בטענת </w:t>
      </w:r>
      <w:r w:rsidRPr="000C471D">
        <w:rPr>
          <w:rtl/>
        </w:rPr>
        <w:t>מתה מחמת מלאכה.</w:t>
      </w:r>
    </w:p>
    <w:p w14:paraId="0C5D0DB5" w14:textId="01149841" w:rsidR="00F707CE" w:rsidRPr="00F707CE" w:rsidRDefault="006F071F" w:rsidP="00855A50">
      <w:pPr>
        <w:pStyle w:val="36"/>
        <w:framePr w:wrap="notBeside"/>
        <w:rPr>
          <w:rtl/>
        </w:rPr>
      </w:pPr>
      <w:r w:rsidRPr="00F707CE">
        <w:rPr>
          <w:rFonts w:hint="cs"/>
          <w:rtl/>
        </w:rPr>
        <w:t>א</w:t>
      </w:r>
      <w:r w:rsidRPr="00F707CE">
        <w:rPr>
          <w:rtl/>
        </w:rPr>
        <w:t>"</w:t>
      </w:r>
      <w:r w:rsidRPr="00F707CE">
        <w:rPr>
          <w:rFonts w:hint="cs"/>
          <w:rtl/>
        </w:rPr>
        <w:t>ל ר</w:t>
      </w:r>
      <w:r w:rsidRPr="00F707CE">
        <w:rPr>
          <w:rtl/>
        </w:rPr>
        <w:t>"</w:t>
      </w:r>
      <w:r w:rsidRPr="00F707CE">
        <w:rPr>
          <w:rFonts w:hint="cs"/>
          <w:rtl/>
        </w:rPr>
        <w:t>ז מ</w:t>
      </w:r>
      <w:r w:rsidRPr="00F707CE">
        <w:rPr>
          <w:rtl/>
        </w:rPr>
        <w:t>אביי</w:t>
      </w:r>
      <w:r w:rsidR="00F707CE" w:rsidRPr="00F707CE">
        <w:rPr>
          <w:rtl/>
        </w:rPr>
        <w:t>:</w:t>
      </w:r>
    </w:p>
    <w:p w14:paraId="1594BD4A" w14:textId="22CF78E1" w:rsidR="006F071F" w:rsidRPr="008B30C2" w:rsidRDefault="006F071F" w:rsidP="009B508D">
      <w:pPr>
        <w:rPr>
          <w:spacing w:val="-6"/>
          <w:rtl/>
        </w:rPr>
      </w:pPr>
      <w:r w:rsidRPr="008B30C2">
        <w:rPr>
          <w:spacing w:val="-6"/>
          <w:rtl/>
        </w:rPr>
        <w:t xml:space="preserve">שואל </w:t>
      </w:r>
      <w:r w:rsidRPr="0050150D">
        <w:rPr>
          <w:rFonts w:cs="PFT_Frank"/>
          <w:b/>
          <w:bCs/>
          <w:spacing w:val="-6"/>
          <w:szCs w:val="14"/>
          <w:rtl/>
        </w:rPr>
        <w:t>עד שישלם.</w:t>
      </w:r>
      <w:r w:rsidRPr="008B30C2">
        <w:rPr>
          <w:rFonts w:hint="cs"/>
          <w:spacing w:val="-6"/>
          <w:rtl/>
        </w:rPr>
        <w:t xml:space="preserve"> </w:t>
      </w:r>
      <w:r w:rsidRPr="008B30C2">
        <w:rPr>
          <w:spacing w:val="-6"/>
          <w:rtl/>
        </w:rPr>
        <w:t xml:space="preserve">הואיל וכל הנאה שלו, בדיבור לא </w:t>
      </w:r>
      <w:r w:rsidR="00855A50" w:rsidRPr="008B30C2">
        <w:rPr>
          <w:rFonts w:hint="cs"/>
          <w:spacing w:val="-6"/>
          <w:rtl/>
        </w:rPr>
        <w:t>נקנה לו הכפל</w:t>
      </w:r>
      <w:r w:rsidRPr="008B30C2">
        <w:rPr>
          <w:spacing w:val="-6"/>
          <w:rtl/>
        </w:rPr>
        <w:t>.</w:t>
      </w:r>
    </w:p>
    <w:p w14:paraId="7DC696BF" w14:textId="3CFBE20C" w:rsidR="00F707CE" w:rsidRPr="00F707CE" w:rsidRDefault="006F071F" w:rsidP="00855A50">
      <w:pPr>
        <w:pStyle w:val="36"/>
        <w:framePr w:wrap="notBeside"/>
        <w:rPr>
          <w:rtl/>
        </w:rPr>
      </w:pPr>
      <w:r w:rsidRPr="00F707CE">
        <w:rPr>
          <w:rtl/>
        </w:rPr>
        <w:t>ת"</w:t>
      </w:r>
      <w:r w:rsidRPr="00F707CE">
        <w:rPr>
          <w:rFonts w:hint="cs"/>
          <w:rtl/>
        </w:rPr>
        <w:t>כ  דר</w:t>
      </w:r>
      <w:r w:rsidRPr="00F707CE">
        <w:rPr>
          <w:rtl/>
        </w:rPr>
        <w:t>"</w:t>
      </w:r>
      <w:r w:rsidRPr="00F707CE">
        <w:rPr>
          <w:rFonts w:hint="cs"/>
          <w:rtl/>
        </w:rPr>
        <w:t>ז</w:t>
      </w:r>
      <w:r w:rsidR="00F707CE" w:rsidRPr="00F707CE">
        <w:rPr>
          <w:rtl/>
        </w:rPr>
        <w:t>:</w:t>
      </w:r>
    </w:p>
    <w:p w14:paraId="062E6DE5" w14:textId="68E3948B" w:rsidR="006F071F" w:rsidRPr="000C471D" w:rsidRDefault="006F071F" w:rsidP="009B508D">
      <w:pPr>
        <w:rPr>
          <w:rtl/>
        </w:rPr>
      </w:pPr>
      <w:r w:rsidRPr="000C471D">
        <w:rPr>
          <w:rtl/>
        </w:rPr>
        <w:t>השואל פרה מחבירו ונגנבה, וקידם השואל ושילם, ואח"</w:t>
      </w:r>
      <w:r w:rsidRPr="000C471D">
        <w:rPr>
          <w:rFonts w:hint="cs"/>
          <w:rtl/>
        </w:rPr>
        <w:t>כ</w:t>
      </w:r>
      <w:r w:rsidRPr="000C471D">
        <w:rPr>
          <w:rtl/>
        </w:rPr>
        <w:t xml:space="preserve"> נמצא הגנב - משלם כפל לשואל.</w:t>
      </w:r>
    </w:p>
    <w:p w14:paraId="6EE4D742" w14:textId="17FA68EB" w:rsidR="00F707CE" w:rsidRPr="00F707CE" w:rsidRDefault="006F071F" w:rsidP="00CC26D2">
      <w:pPr>
        <w:pStyle w:val="36"/>
        <w:framePr w:wrap="notBeside"/>
        <w:rPr>
          <w:rtl/>
        </w:rPr>
      </w:pPr>
      <w:r w:rsidRPr="00F707CE">
        <w:rPr>
          <w:rFonts w:hint="cs"/>
          <w:rtl/>
        </w:rPr>
        <w:t>לל'ק דר</w:t>
      </w:r>
      <w:r w:rsidRPr="00F707CE">
        <w:rPr>
          <w:rtl/>
        </w:rPr>
        <w:t>"</w:t>
      </w:r>
      <w:r w:rsidRPr="00F707CE">
        <w:rPr>
          <w:rFonts w:hint="cs"/>
          <w:rtl/>
        </w:rPr>
        <w:t>פ</w:t>
      </w:r>
      <w:r w:rsidR="00F707CE" w:rsidRPr="00F707CE">
        <w:rPr>
          <w:rFonts w:hint="cs"/>
          <w:rtl/>
        </w:rPr>
        <w:t>:</w:t>
      </w:r>
    </w:p>
    <w:p w14:paraId="59822728" w14:textId="46922010" w:rsidR="00935773" w:rsidRDefault="006F071F" w:rsidP="005C2F9C">
      <w:pPr>
        <w:rPr>
          <w:rtl/>
        </w:rPr>
      </w:pPr>
      <w:r w:rsidRPr="000C471D">
        <w:rPr>
          <w:rFonts w:hint="cs"/>
          <w:rtl/>
        </w:rPr>
        <w:t>חייב לא קשה</w:t>
      </w:r>
      <w:r w:rsidR="00CC26D2">
        <w:rPr>
          <w:rFonts w:hint="cs"/>
          <w:rtl/>
        </w:rPr>
        <w:t>,</w:t>
      </w:r>
      <w:r w:rsidRPr="000C471D">
        <w:rPr>
          <w:rFonts w:hint="cs"/>
          <w:rtl/>
        </w:rPr>
        <w:t xml:space="preserve"> </w:t>
      </w:r>
      <w:r w:rsidRPr="005E3761">
        <w:rPr>
          <w:rStyle w:val="affffc"/>
          <w:rFonts w:hint="cs"/>
          <w:rtl/>
        </w:rPr>
        <w:t>ואפי' לל</w:t>
      </w:r>
      <w:r w:rsidRPr="005E3761">
        <w:rPr>
          <w:rStyle w:val="affffc"/>
          <w:rtl/>
        </w:rPr>
        <w:t>"</w:t>
      </w:r>
      <w:r w:rsidRPr="005E3761">
        <w:rPr>
          <w:rStyle w:val="affffc"/>
          <w:rFonts w:hint="cs"/>
          <w:rtl/>
        </w:rPr>
        <w:t>ב</w:t>
      </w:r>
      <w:r w:rsidRPr="000C471D">
        <w:rPr>
          <w:rFonts w:hint="cs"/>
          <w:rtl/>
        </w:rPr>
        <w:t xml:space="preserve"> </w:t>
      </w:r>
      <w:r w:rsidR="00CC26D2">
        <w:rPr>
          <w:rFonts w:hint="cs"/>
          <w:rtl/>
        </w:rPr>
        <w:t>שאם רצה פטר עצמו</w:t>
      </w:r>
      <w:r w:rsidR="00935773">
        <w:rPr>
          <w:rFonts w:hint="cs"/>
          <w:rtl/>
        </w:rPr>
        <w:t xml:space="preserve"> </w:t>
      </w:r>
      <w:r w:rsidRPr="000C471D">
        <w:rPr>
          <w:rFonts w:hint="cs"/>
          <w:rtl/>
        </w:rPr>
        <w:t xml:space="preserve">מיירי בשילם </w:t>
      </w:r>
      <w:r w:rsidR="00CC26D2">
        <w:rPr>
          <w:rFonts w:hint="cs"/>
          <w:rtl/>
        </w:rPr>
        <w:t xml:space="preserve">והעמדנו </w:t>
      </w:r>
      <w:r w:rsidRPr="0050150D">
        <w:rPr>
          <w:rFonts w:cs="PFT_Frank" w:hint="cs"/>
          <w:b/>
          <w:bCs/>
          <w:szCs w:val="14"/>
          <w:rtl/>
        </w:rPr>
        <w:t>באמר</w:t>
      </w:r>
      <w:r w:rsidRPr="000C471D">
        <w:rPr>
          <w:rFonts w:hint="cs"/>
          <w:rtl/>
        </w:rPr>
        <w:t xml:space="preserve"> כמתני'</w:t>
      </w:r>
      <w:r w:rsidR="00CC26D2">
        <w:rPr>
          <w:rFonts w:hint="cs"/>
          <w:rtl/>
        </w:rPr>
        <w:t>.</w:t>
      </w:r>
      <w:r w:rsidR="005C2F9C">
        <w:rPr>
          <w:rFonts w:hint="cs"/>
          <w:rtl/>
        </w:rPr>
        <w:t xml:space="preserve"> </w:t>
      </w:r>
      <w:r w:rsidRPr="000C471D">
        <w:rPr>
          <w:rFonts w:hint="cs"/>
          <w:rtl/>
        </w:rPr>
        <w:t xml:space="preserve">וזהו דקידם היינו קידם ואמר, </w:t>
      </w:r>
    </w:p>
    <w:p w14:paraId="6707DA16" w14:textId="6B529099" w:rsidR="006F071F" w:rsidRPr="00935773" w:rsidRDefault="006F071F" w:rsidP="005C2F9C">
      <w:pPr>
        <w:rPr>
          <w:spacing w:val="-6"/>
          <w:rtl/>
        </w:rPr>
      </w:pPr>
      <w:r w:rsidRPr="00935773">
        <w:rPr>
          <w:rFonts w:hint="cs"/>
          <w:spacing w:val="-6"/>
          <w:rtl/>
        </w:rPr>
        <w:t>ואפי' דרק גבי שואל כתיב וקידם ולא בש</w:t>
      </w:r>
      <w:r w:rsidRPr="00935773">
        <w:rPr>
          <w:spacing w:val="-6"/>
          <w:rtl/>
        </w:rPr>
        <w:t>"</w:t>
      </w:r>
      <w:r w:rsidRPr="00935773">
        <w:rPr>
          <w:rFonts w:hint="cs"/>
          <w:spacing w:val="-6"/>
          <w:rtl/>
        </w:rPr>
        <w:t>ש מ</w:t>
      </w:r>
      <w:r w:rsidRPr="00935773">
        <w:rPr>
          <w:spacing w:val="-6"/>
          <w:rtl/>
        </w:rPr>
        <w:t>"</w:t>
      </w:r>
      <w:r w:rsidRPr="00935773">
        <w:rPr>
          <w:rFonts w:hint="cs"/>
          <w:spacing w:val="-6"/>
          <w:rtl/>
        </w:rPr>
        <w:t>מ לאו בהדדי נישנו</w:t>
      </w:r>
    </w:p>
    <w:p w14:paraId="6923D842" w14:textId="7BE7775A" w:rsidR="00A6533C" w:rsidRPr="000C471D" w:rsidRDefault="006F071F" w:rsidP="009B508D">
      <w:pPr>
        <w:rPr>
          <w:rtl/>
        </w:rPr>
      </w:pPr>
      <w:r w:rsidRPr="005E3761">
        <w:rPr>
          <w:rStyle w:val="affffc"/>
          <w:rFonts w:hint="cs"/>
          <w:rtl/>
        </w:rPr>
        <w:t>ודבי ר''ח ודבי ר' אושעיא</w:t>
      </w:r>
      <w:r w:rsidRPr="000C471D">
        <w:rPr>
          <w:rFonts w:hint="cs"/>
          <w:rtl/>
        </w:rPr>
        <w:t xml:space="preserve"> אמרי שנישנו בהדדי</w:t>
      </w:r>
      <w:r w:rsidR="005C2F9C">
        <w:rPr>
          <w:rFonts w:hint="cs"/>
          <w:rtl/>
        </w:rPr>
        <w:t>.</w:t>
      </w:r>
    </w:p>
    <w:p w14:paraId="324D16DF" w14:textId="0F271380" w:rsidR="006F071F" w:rsidRPr="000C471D" w:rsidRDefault="00A6533C" w:rsidP="00A6533C">
      <w:pPr>
        <w:pStyle w:val="aff9"/>
        <w:rPr>
          <w:rtl/>
        </w:rPr>
      </w:pPr>
      <w:r w:rsidRPr="000C471D">
        <w:rPr>
          <w:rtl/>
        </w:rPr>
        <w:t>***</w:t>
      </w:r>
    </w:p>
    <w:p w14:paraId="30D39814" w14:textId="77777777" w:rsidR="00A6533C" w:rsidRPr="000C471D" w:rsidRDefault="006F071F" w:rsidP="00A6533C">
      <w:pPr>
        <w:pStyle w:val="affe"/>
        <w:framePr w:wrap="around"/>
        <w:rPr>
          <w:rtl/>
        </w:rPr>
      </w:pPr>
      <w:r w:rsidRPr="000C471D">
        <w:rPr>
          <w:rtl/>
        </w:rPr>
        <w:t>לד:</w:t>
      </w:r>
    </w:p>
    <w:p w14:paraId="42711E64" w14:textId="77777777" w:rsidR="00F707CE" w:rsidRPr="00F707CE" w:rsidRDefault="006F071F" w:rsidP="00CA79B3">
      <w:pPr>
        <w:pStyle w:val="36"/>
        <w:framePr w:wrap="notBeside"/>
        <w:rPr>
          <w:rtl/>
        </w:rPr>
      </w:pPr>
      <w:r w:rsidRPr="00F707CE">
        <w:rPr>
          <w:rtl/>
        </w:rPr>
        <w:t>פשיטא,</w:t>
      </w:r>
      <w:r w:rsidR="00F707CE" w:rsidRPr="00F707CE">
        <w:rPr>
          <w:rtl/>
        </w:rPr>
        <w:t>:</w:t>
      </w:r>
    </w:p>
    <w:p w14:paraId="6F9AF678" w14:textId="5C22E9D3" w:rsidR="00A57B49" w:rsidRDefault="006F071F" w:rsidP="00A57B49">
      <w:pPr>
        <w:rPr>
          <w:rtl/>
        </w:rPr>
      </w:pPr>
      <w:r w:rsidRPr="0050150D">
        <w:rPr>
          <w:rFonts w:cs="PFT_Frank"/>
          <w:b/>
          <w:bCs/>
          <w:szCs w:val="14"/>
          <w:rtl/>
        </w:rPr>
        <w:t>אמר איני משלם וחזר ואמר הריני משלם</w:t>
      </w:r>
      <w:r w:rsidRPr="000C471D">
        <w:rPr>
          <w:rtl/>
        </w:rPr>
        <w:t xml:space="preserve"> הא קאמר הריני משלם.</w:t>
      </w:r>
    </w:p>
    <w:p w14:paraId="25B9B17E" w14:textId="767A6383" w:rsidR="00F707CE" w:rsidRPr="00F707CE" w:rsidRDefault="00A57B49" w:rsidP="00A57B49">
      <w:pPr>
        <w:pStyle w:val="36"/>
        <w:framePr w:wrap="notBeside"/>
        <w:rPr>
          <w:rtl/>
        </w:rPr>
      </w:pPr>
      <w:r w:rsidRPr="00F707CE">
        <w:rPr>
          <w:rFonts w:hint="cs"/>
          <w:rtl/>
        </w:rPr>
        <w:t>א</w:t>
      </w:r>
      <w:r w:rsidR="00F707CE" w:rsidRPr="00F707CE">
        <w:rPr>
          <w:rFonts w:hint="cs"/>
          <w:rtl/>
        </w:rPr>
        <w:t>.</w:t>
      </w:r>
    </w:p>
    <w:p w14:paraId="13809510" w14:textId="08A7BAE6" w:rsidR="00C35B20" w:rsidRDefault="00A57B49" w:rsidP="00A57B49">
      <w:pPr>
        <w:rPr>
          <w:rtl/>
        </w:rPr>
      </w:pPr>
      <w:r w:rsidRPr="0050150D">
        <w:rPr>
          <w:rFonts w:cs="PFT_Frank" w:hint="cs"/>
          <w:b/>
          <w:bCs/>
          <w:szCs w:val="14"/>
          <w:rtl/>
        </w:rPr>
        <w:t>א</w:t>
      </w:r>
      <w:r w:rsidR="006F071F" w:rsidRPr="0050150D">
        <w:rPr>
          <w:rFonts w:cs="PFT_Frank"/>
          <w:b/>
          <w:bCs/>
          <w:szCs w:val="14"/>
          <w:rtl/>
        </w:rPr>
        <w:t>מר הריני משלם,</w:t>
      </w:r>
      <w:r w:rsidR="006F071F" w:rsidRPr="000C471D">
        <w:rPr>
          <w:rtl/>
        </w:rPr>
        <w:t xml:space="preserve"> </w:t>
      </w:r>
      <w:r w:rsidR="006F071F" w:rsidRPr="0050150D">
        <w:rPr>
          <w:rFonts w:cs="PFT_Frank"/>
          <w:b/>
          <w:bCs/>
          <w:szCs w:val="14"/>
          <w:rtl/>
        </w:rPr>
        <w:t>וחזר ואמר איני משלם,</w:t>
      </w:r>
      <w:r w:rsidR="006F071F" w:rsidRPr="000C471D">
        <w:rPr>
          <w:rtl/>
        </w:rPr>
        <w:t xml:space="preserve"> מאי? </w:t>
      </w:r>
    </w:p>
    <w:p w14:paraId="13A614B2" w14:textId="7DFDFA84" w:rsidR="00A6533C" w:rsidRPr="001E32E2" w:rsidRDefault="00A57B49" w:rsidP="00A57B49">
      <w:pPr>
        <w:rPr>
          <w:rStyle w:val="afffff2"/>
          <w:rtl/>
        </w:rPr>
      </w:pPr>
      <w:r w:rsidRPr="001E32E2">
        <w:rPr>
          <w:rStyle w:val="afffff2"/>
          <w:rFonts w:hint="cs"/>
          <w:rtl/>
        </w:rPr>
        <w:lastRenderedPageBreak/>
        <w:t>האם חזר בו או שהוא רק דוחה אותו</w:t>
      </w:r>
    </w:p>
    <w:p w14:paraId="6FD52CFE" w14:textId="706089E6" w:rsidR="00F707CE" w:rsidRPr="00F707CE" w:rsidRDefault="00C35B20" w:rsidP="00C35B20">
      <w:pPr>
        <w:pStyle w:val="36"/>
        <w:framePr w:wrap="notBeside"/>
        <w:rPr>
          <w:rtl/>
        </w:rPr>
      </w:pPr>
      <w:r w:rsidRPr="00F707CE">
        <w:rPr>
          <w:rFonts w:hint="cs"/>
          <w:rtl/>
        </w:rPr>
        <w:t>ב</w:t>
      </w:r>
      <w:r w:rsidR="00F707CE" w:rsidRPr="00F707CE">
        <w:rPr>
          <w:rFonts w:hint="cs"/>
          <w:rtl/>
        </w:rPr>
        <w:t>.</w:t>
      </w:r>
    </w:p>
    <w:p w14:paraId="4C2092E0" w14:textId="5FDB017E" w:rsidR="00C35B20" w:rsidRDefault="006F071F" w:rsidP="00C35B20">
      <w:pPr>
        <w:rPr>
          <w:rtl/>
        </w:rPr>
      </w:pPr>
      <w:r w:rsidRPr="0050150D">
        <w:rPr>
          <w:rFonts w:cs="PFT_Frank"/>
          <w:b/>
          <w:bCs/>
          <w:szCs w:val="14"/>
          <w:rtl/>
        </w:rPr>
        <w:t>אמר הריני משלם ומת, ואמרו בניו אין אנו משלמין</w:t>
      </w:r>
      <w:r w:rsidRPr="000C471D">
        <w:rPr>
          <w:rtl/>
        </w:rPr>
        <w:t xml:space="preserve"> מאי?</w:t>
      </w:r>
      <w:r w:rsidR="00C35B20">
        <w:rPr>
          <w:rFonts w:hint="cs"/>
          <w:rtl/>
        </w:rPr>
        <w:t xml:space="preserve"> </w:t>
      </w:r>
    </w:p>
    <w:p w14:paraId="18C0B55E" w14:textId="031B5F38" w:rsidR="00A6533C" w:rsidRPr="001E32E2" w:rsidRDefault="00C35B20" w:rsidP="00C35B20">
      <w:pPr>
        <w:rPr>
          <w:rStyle w:val="afffff2"/>
          <w:rtl/>
        </w:rPr>
      </w:pPr>
      <w:r w:rsidRPr="001E32E2">
        <w:rPr>
          <w:rStyle w:val="afffff2"/>
          <w:rFonts w:hint="cs"/>
          <w:rtl/>
        </w:rPr>
        <w:t>האם הם חוזרים בהם או שהם רק דוחים אותו</w:t>
      </w:r>
    </w:p>
    <w:p w14:paraId="10444B8F" w14:textId="3B7C18D5" w:rsidR="00F707CE" w:rsidRPr="00F707CE" w:rsidRDefault="00C35B20" w:rsidP="00C35B20">
      <w:pPr>
        <w:pStyle w:val="36"/>
        <w:framePr w:wrap="notBeside"/>
        <w:rPr>
          <w:rtl/>
        </w:rPr>
      </w:pPr>
      <w:r w:rsidRPr="00F707CE">
        <w:rPr>
          <w:rFonts w:hint="cs"/>
          <w:rtl/>
        </w:rPr>
        <w:t>ג</w:t>
      </w:r>
      <w:r w:rsidR="00F707CE" w:rsidRPr="00F707CE">
        <w:rPr>
          <w:rFonts w:hint="cs"/>
          <w:rtl/>
        </w:rPr>
        <w:t>.</w:t>
      </w:r>
    </w:p>
    <w:p w14:paraId="7C4796D5" w14:textId="602BED87" w:rsidR="00C35B20" w:rsidRDefault="006F071F" w:rsidP="009B508D">
      <w:pPr>
        <w:rPr>
          <w:rtl/>
        </w:rPr>
      </w:pPr>
      <w:r w:rsidRPr="0050150D">
        <w:rPr>
          <w:rFonts w:cs="PFT_Frank"/>
          <w:b/>
          <w:bCs/>
          <w:szCs w:val="14"/>
          <w:rtl/>
        </w:rPr>
        <w:t>שלמו בנים</w:t>
      </w:r>
      <w:r w:rsidRPr="000C471D">
        <w:rPr>
          <w:rtl/>
        </w:rPr>
        <w:t xml:space="preserve"> מאי? </w:t>
      </w:r>
    </w:p>
    <w:p w14:paraId="0F0FD45C" w14:textId="61184CCF" w:rsidR="00A6533C" w:rsidRPr="00B51384" w:rsidRDefault="00C35B20" w:rsidP="009B508D">
      <w:pPr>
        <w:rPr>
          <w:rStyle w:val="afffff2"/>
          <w:rtl/>
        </w:rPr>
      </w:pPr>
      <w:r w:rsidRPr="00B51384">
        <w:rPr>
          <w:rStyle w:val="afffff2"/>
          <w:rFonts w:hint="cs"/>
          <w:rtl/>
        </w:rPr>
        <w:t>הקנתי כפל דווקא לאביכם שעשה לי טובה ולא לכם או לא שנא</w:t>
      </w:r>
    </w:p>
    <w:p w14:paraId="2BC63A06" w14:textId="592B059C" w:rsidR="00F707CE" w:rsidRPr="00F707CE" w:rsidRDefault="00C35B20" w:rsidP="00C35B20">
      <w:pPr>
        <w:pStyle w:val="36"/>
        <w:framePr w:wrap="notBeside"/>
        <w:rPr>
          <w:rtl/>
        </w:rPr>
      </w:pPr>
      <w:r w:rsidRPr="00F707CE">
        <w:rPr>
          <w:rFonts w:hint="cs"/>
          <w:rtl/>
        </w:rPr>
        <w:t>ד</w:t>
      </w:r>
      <w:r w:rsidR="00F707CE" w:rsidRPr="00F707CE">
        <w:rPr>
          <w:rFonts w:hint="cs"/>
          <w:rtl/>
        </w:rPr>
        <w:t>.</w:t>
      </w:r>
    </w:p>
    <w:p w14:paraId="19A99C3F" w14:textId="27135590" w:rsidR="00B51384" w:rsidRDefault="006F071F" w:rsidP="00B51384">
      <w:pPr>
        <w:rPr>
          <w:rtl/>
        </w:rPr>
      </w:pPr>
      <w:r w:rsidRPr="0050150D">
        <w:rPr>
          <w:rFonts w:cs="PFT_Frank"/>
          <w:b/>
          <w:bCs/>
          <w:szCs w:val="14"/>
          <w:rtl/>
        </w:rPr>
        <w:t>שילם לבנים</w:t>
      </w:r>
      <w:r w:rsidRPr="000C471D">
        <w:rPr>
          <w:rtl/>
        </w:rPr>
        <w:t xml:space="preserve"> </w:t>
      </w:r>
      <w:r w:rsidR="00B51384">
        <w:rPr>
          <w:rFonts w:hint="cs"/>
          <w:rtl/>
        </w:rPr>
        <w:t>מאי?</w:t>
      </w:r>
    </w:p>
    <w:p w14:paraId="7B8B9817" w14:textId="142CE714" w:rsidR="00A6533C" w:rsidRPr="00B51384" w:rsidRDefault="00C35B20" w:rsidP="00B51384">
      <w:pPr>
        <w:rPr>
          <w:rStyle w:val="afffff2"/>
          <w:rtl/>
        </w:rPr>
      </w:pPr>
      <w:r w:rsidRPr="00B51384">
        <w:rPr>
          <w:rStyle w:val="afffff2"/>
          <w:rFonts w:hint="cs"/>
          <w:rtl/>
        </w:rPr>
        <w:t xml:space="preserve">אבינו הקנה לך כפל </w:t>
      </w:r>
      <w:r w:rsidR="006F071F" w:rsidRPr="00B51384">
        <w:rPr>
          <w:rStyle w:val="afffff2"/>
          <w:rFonts w:hint="cs"/>
          <w:rtl/>
        </w:rPr>
        <w:t>ע</w:t>
      </w:r>
      <w:r w:rsidR="006F071F" w:rsidRPr="00B51384">
        <w:rPr>
          <w:rStyle w:val="afffff2"/>
          <w:rtl/>
        </w:rPr>
        <w:t>"</w:t>
      </w:r>
      <w:r w:rsidR="006F071F" w:rsidRPr="00B51384">
        <w:rPr>
          <w:rStyle w:val="afffff2"/>
          <w:rFonts w:hint="cs"/>
          <w:rtl/>
        </w:rPr>
        <w:t>ד שתעשה לו נחת אבל לנו לא או</w:t>
      </w:r>
      <w:r w:rsidR="006F071F" w:rsidRPr="00B51384">
        <w:rPr>
          <w:rStyle w:val="afffff2"/>
          <w:rtl/>
        </w:rPr>
        <w:t>"</w:t>
      </w:r>
      <w:r w:rsidR="006F071F" w:rsidRPr="00B51384">
        <w:rPr>
          <w:rStyle w:val="afffff2"/>
          <w:rFonts w:hint="cs"/>
          <w:rtl/>
        </w:rPr>
        <w:t>ד ל</w:t>
      </w:r>
      <w:r w:rsidR="006F071F" w:rsidRPr="00B51384">
        <w:rPr>
          <w:rStyle w:val="afffff2"/>
          <w:rtl/>
        </w:rPr>
        <w:t>"</w:t>
      </w:r>
      <w:r w:rsidR="006F071F" w:rsidRPr="00B51384">
        <w:rPr>
          <w:rStyle w:val="afffff2"/>
          <w:rFonts w:hint="cs"/>
          <w:rtl/>
        </w:rPr>
        <w:t>ש</w:t>
      </w:r>
    </w:p>
    <w:p w14:paraId="7480D853" w14:textId="5B0C735A" w:rsidR="00F707CE" w:rsidRPr="00F707CE" w:rsidRDefault="00C35B20" w:rsidP="00C35B20">
      <w:pPr>
        <w:pStyle w:val="36"/>
        <w:framePr w:wrap="notBeside"/>
        <w:rPr>
          <w:rtl/>
        </w:rPr>
      </w:pPr>
      <w:r w:rsidRPr="00F707CE">
        <w:rPr>
          <w:rFonts w:hint="cs"/>
          <w:rtl/>
        </w:rPr>
        <w:t>ה</w:t>
      </w:r>
      <w:r w:rsidR="00F707CE" w:rsidRPr="00F707CE">
        <w:rPr>
          <w:rFonts w:hint="cs"/>
          <w:rtl/>
        </w:rPr>
        <w:t>.</w:t>
      </w:r>
    </w:p>
    <w:p w14:paraId="01CD7C16" w14:textId="6EACC14F" w:rsidR="00A6533C" w:rsidRPr="000C471D" w:rsidRDefault="006F071F" w:rsidP="00C35B20">
      <w:pPr>
        <w:rPr>
          <w:rtl/>
        </w:rPr>
      </w:pPr>
      <w:r w:rsidRPr="0050150D">
        <w:rPr>
          <w:rFonts w:cs="PFT_Frank"/>
          <w:b/>
          <w:bCs/>
          <w:szCs w:val="14"/>
          <w:rtl/>
        </w:rPr>
        <w:t>שלמו בנים לבנים</w:t>
      </w:r>
      <w:r w:rsidRPr="000C471D">
        <w:rPr>
          <w:rtl/>
        </w:rPr>
        <w:t xml:space="preserve"> מאי?</w:t>
      </w:r>
    </w:p>
    <w:p w14:paraId="7A49406C" w14:textId="58F2AD9E" w:rsidR="00F707CE" w:rsidRPr="00F707CE" w:rsidRDefault="00C35B20" w:rsidP="00C35B20">
      <w:pPr>
        <w:pStyle w:val="36"/>
        <w:framePr w:wrap="notBeside"/>
        <w:rPr>
          <w:rtl/>
        </w:rPr>
      </w:pPr>
      <w:r w:rsidRPr="00F707CE">
        <w:rPr>
          <w:rFonts w:hint="cs"/>
          <w:rtl/>
        </w:rPr>
        <w:t>ו</w:t>
      </w:r>
      <w:r w:rsidR="00F707CE" w:rsidRPr="00F707CE">
        <w:rPr>
          <w:rFonts w:hint="cs"/>
          <w:rtl/>
        </w:rPr>
        <w:t>.</w:t>
      </w:r>
    </w:p>
    <w:p w14:paraId="5FB35022" w14:textId="0DF7E643" w:rsidR="00A6533C" w:rsidRPr="000C471D" w:rsidRDefault="006F071F" w:rsidP="009B508D">
      <w:pPr>
        <w:rPr>
          <w:rtl/>
        </w:rPr>
      </w:pPr>
      <w:r w:rsidRPr="0050150D">
        <w:rPr>
          <w:rFonts w:cs="PFT_Frank"/>
          <w:b/>
          <w:bCs/>
          <w:szCs w:val="14"/>
          <w:rtl/>
        </w:rPr>
        <w:t>שילם מחצה</w:t>
      </w:r>
      <w:r w:rsidRPr="000C471D">
        <w:rPr>
          <w:rtl/>
        </w:rPr>
        <w:t xml:space="preserve"> מאי?</w:t>
      </w:r>
    </w:p>
    <w:p w14:paraId="227A81BE" w14:textId="7AA447EB" w:rsidR="00F707CE" w:rsidRPr="00F707CE" w:rsidRDefault="00C35B20" w:rsidP="00C35B20">
      <w:pPr>
        <w:pStyle w:val="36"/>
        <w:framePr w:wrap="notBeside"/>
        <w:rPr>
          <w:rtl/>
        </w:rPr>
      </w:pPr>
      <w:r w:rsidRPr="00F707CE">
        <w:rPr>
          <w:rFonts w:hint="cs"/>
          <w:rtl/>
        </w:rPr>
        <w:t>ז</w:t>
      </w:r>
      <w:r w:rsidR="00F707CE" w:rsidRPr="00F707CE">
        <w:rPr>
          <w:rFonts w:hint="cs"/>
          <w:rtl/>
        </w:rPr>
        <w:t>.</w:t>
      </w:r>
    </w:p>
    <w:p w14:paraId="5F3C31C3" w14:textId="67397641" w:rsidR="00A6533C" w:rsidRPr="000C471D" w:rsidRDefault="006F071F" w:rsidP="009B508D">
      <w:pPr>
        <w:rPr>
          <w:rtl/>
        </w:rPr>
      </w:pPr>
      <w:r w:rsidRPr="0050150D">
        <w:rPr>
          <w:rFonts w:cs="PFT_Frank"/>
          <w:b/>
          <w:bCs/>
          <w:szCs w:val="14"/>
          <w:rtl/>
        </w:rPr>
        <w:t>שאל שתי פרות ושילם אחת מהן</w:t>
      </w:r>
      <w:r w:rsidRPr="000C471D">
        <w:rPr>
          <w:rtl/>
        </w:rPr>
        <w:t xml:space="preserve"> מאי?</w:t>
      </w:r>
    </w:p>
    <w:p w14:paraId="5B593F05" w14:textId="2F62DCB8" w:rsidR="00F707CE" w:rsidRPr="00F707CE" w:rsidRDefault="00C35B20" w:rsidP="00C35B20">
      <w:pPr>
        <w:pStyle w:val="36"/>
        <w:framePr w:wrap="notBeside"/>
        <w:rPr>
          <w:rtl/>
        </w:rPr>
      </w:pPr>
      <w:r w:rsidRPr="00F707CE">
        <w:rPr>
          <w:rFonts w:hint="cs"/>
          <w:rtl/>
        </w:rPr>
        <w:t>ח</w:t>
      </w:r>
      <w:r w:rsidR="00F707CE" w:rsidRPr="00F707CE">
        <w:rPr>
          <w:rFonts w:hint="cs"/>
          <w:rtl/>
        </w:rPr>
        <w:t>.</w:t>
      </w:r>
    </w:p>
    <w:p w14:paraId="237C5CBB" w14:textId="50D01F9A" w:rsidR="00A6533C" w:rsidRPr="000C471D" w:rsidRDefault="006F071F" w:rsidP="009B508D">
      <w:pPr>
        <w:rPr>
          <w:rtl/>
        </w:rPr>
      </w:pPr>
      <w:r w:rsidRPr="0050150D">
        <w:rPr>
          <w:rFonts w:cs="PFT_Frank"/>
          <w:b/>
          <w:bCs/>
          <w:szCs w:val="14"/>
          <w:rtl/>
        </w:rPr>
        <w:t>שאל מן השותפין ושילם לאחד מהן</w:t>
      </w:r>
      <w:r w:rsidRPr="000C471D">
        <w:rPr>
          <w:rtl/>
        </w:rPr>
        <w:t xml:space="preserve"> מאי?</w:t>
      </w:r>
    </w:p>
    <w:p w14:paraId="1319D6EB" w14:textId="4E985B5B" w:rsidR="00F707CE" w:rsidRPr="00F707CE" w:rsidRDefault="00C35B20" w:rsidP="00C35B20">
      <w:pPr>
        <w:pStyle w:val="36"/>
        <w:framePr w:wrap="notBeside"/>
        <w:rPr>
          <w:rtl/>
        </w:rPr>
      </w:pPr>
      <w:r w:rsidRPr="00F707CE">
        <w:rPr>
          <w:rFonts w:hint="cs"/>
          <w:rtl/>
        </w:rPr>
        <w:t>ט</w:t>
      </w:r>
      <w:r w:rsidR="00F707CE" w:rsidRPr="00F707CE">
        <w:rPr>
          <w:rFonts w:hint="cs"/>
          <w:rtl/>
        </w:rPr>
        <w:t>.</w:t>
      </w:r>
    </w:p>
    <w:p w14:paraId="11DCDF6E" w14:textId="09D38820" w:rsidR="00A6533C" w:rsidRPr="000C471D" w:rsidRDefault="006F071F" w:rsidP="009B508D">
      <w:pPr>
        <w:rPr>
          <w:rtl/>
        </w:rPr>
      </w:pPr>
      <w:r w:rsidRPr="0050150D">
        <w:rPr>
          <w:rFonts w:cs="PFT_Frank"/>
          <w:b/>
          <w:bCs/>
          <w:szCs w:val="14"/>
          <w:rtl/>
        </w:rPr>
        <w:t>שותפין ששאלו ושילם אחד מהן</w:t>
      </w:r>
      <w:r w:rsidRPr="000C471D">
        <w:rPr>
          <w:rtl/>
        </w:rPr>
        <w:t xml:space="preserve"> מאי?</w:t>
      </w:r>
    </w:p>
    <w:p w14:paraId="57C5D9E7" w14:textId="7A88AB41" w:rsidR="00F707CE" w:rsidRPr="00F707CE" w:rsidRDefault="00C35B20" w:rsidP="00C35B20">
      <w:pPr>
        <w:pStyle w:val="36"/>
        <w:framePr w:wrap="notBeside"/>
        <w:rPr>
          <w:rtl/>
        </w:rPr>
      </w:pPr>
      <w:r w:rsidRPr="00F707CE">
        <w:rPr>
          <w:rFonts w:hint="cs"/>
          <w:rtl/>
        </w:rPr>
        <w:t>י</w:t>
      </w:r>
      <w:r w:rsidR="00F707CE" w:rsidRPr="00F707CE">
        <w:rPr>
          <w:rFonts w:hint="cs"/>
          <w:rtl/>
        </w:rPr>
        <w:t>.</w:t>
      </w:r>
    </w:p>
    <w:p w14:paraId="2BA96D3F" w14:textId="6156BE0D" w:rsidR="00A6533C" w:rsidRPr="000C471D" w:rsidRDefault="006F071F" w:rsidP="009B508D">
      <w:pPr>
        <w:rPr>
          <w:rtl/>
        </w:rPr>
      </w:pPr>
      <w:r w:rsidRPr="0050150D">
        <w:rPr>
          <w:rFonts w:cs="PFT_Frank"/>
          <w:b/>
          <w:bCs/>
          <w:szCs w:val="14"/>
          <w:rtl/>
        </w:rPr>
        <w:t>שאל מן האשה ושילם לבעלה</w:t>
      </w:r>
      <w:r w:rsidRPr="000C471D">
        <w:rPr>
          <w:rtl/>
        </w:rPr>
        <w:t xml:space="preserve"> מאי?</w:t>
      </w:r>
    </w:p>
    <w:p w14:paraId="6CFFB938" w14:textId="029CD497" w:rsidR="00F707CE" w:rsidRPr="00F707CE" w:rsidRDefault="00C35B20" w:rsidP="00C35B20">
      <w:pPr>
        <w:pStyle w:val="36"/>
        <w:framePr w:wrap="notBeside"/>
        <w:rPr>
          <w:rtl/>
        </w:rPr>
      </w:pPr>
      <w:r w:rsidRPr="00F707CE">
        <w:rPr>
          <w:rFonts w:hint="cs"/>
          <w:rtl/>
        </w:rPr>
        <w:t>יא</w:t>
      </w:r>
      <w:r w:rsidR="00F707CE" w:rsidRPr="00F707CE">
        <w:rPr>
          <w:rFonts w:hint="cs"/>
          <w:rtl/>
        </w:rPr>
        <w:t>.</w:t>
      </w:r>
    </w:p>
    <w:p w14:paraId="445DA329" w14:textId="5C45634F" w:rsidR="006F071F" w:rsidRPr="000C471D" w:rsidRDefault="006F071F" w:rsidP="006B7543">
      <w:pPr>
        <w:rPr>
          <w:rtl/>
        </w:rPr>
      </w:pPr>
      <w:r w:rsidRPr="0050150D">
        <w:rPr>
          <w:rFonts w:cs="PFT_Frank"/>
          <w:b/>
          <w:bCs/>
          <w:szCs w:val="14"/>
          <w:rtl/>
        </w:rPr>
        <w:t>אשה ששאלה ושילם בעלה</w:t>
      </w:r>
      <w:r w:rsidRPr="000C471D">
        <w:rPr>
          <w:rtl/>
        </w:rPr>
        <w:t xml:space="preserve"> מאי? </w:t>
      </w:r>
      <w:r w:rsidR="00C35B20">
        <w:rPr>
          <w:rtl/>
        </w:rPr>
        <w:tab/>
      </w:r>
      <w:r w:rsidR="00C35B20">
        <w:rPr>
          <w:rtl/>
        </w:rPr>
        <w:tab/>
      </w:r>
      <w:r w:rsidR="00C35B20">
        <w:rPr>
          <w:rtl/>
        </w:rPr>
        <w:tab/>
      </w:r>
      <w:r w:rsidR="00C35B20">
        <w:rPr>
          <w:rtl/>
        </w:rPr>
        <w:tab/>
      </w:r>
      <w:r w:rsidRPr="000C471D">
        <w:rPr>
          <w:rtl/>
        </w:rPr>
        <w:t xml:space="preserve">- </w:t>
      </w:r>
      <w:r w:rsidRPr="0050150D">
        <w:rPr>
          <w:rFonts w:cs="PFT_Frank"/>
          <w:b/>
          <w:bCs/>
          <w:szCs w:val="14"/>
          <w:rtl/>
        </w:rPr>
        <w:t>תיקו.</w:t>
      </w:r>
    </w:p>
    <w:p w14:paraId="1CD9C0AB" w14:textId="77777777" w:rsidR="00A6533C" w:rsidRPr="000C471D" w:rsidRDefault="00A6533C" w:rsidP="006B7543">
      <w:pPr>
        <w:pStyle w:val="aff9"/>
        <w:rPr>
          <w:rtl/>
        </w:rPr>
      </w:pPr>
      <w:r w:rsidRPr="000C471D">
        <w:rPr>
          <w:rtl/>
        </w:rPr>
        <w:t>***</w:t>
      </w:r>
    </w:p>
    <w:p w14:paraId="041F9893" w14:textId="0EB6A830" w:rsidR="00F707CE" w:rsidRPr="00F707CE" w:rsidRDefault="006F071F" w:rsidP="001E32E2">
      <w:pPr>
        <w:pStyle w:val="36"/>
        <w:framePr w:wrap="notBeside"/>
        <w:rPr>
          <w:rtl/>
        </w:rPr>
      </w:pPr>
      <w:r w:rsidRPr="00F707CE">
        <w:rPr>
          <w:rFonts w:hint="cs"/>
          <w:rtl/>
        </w:rPr>
        <w:t>אר</w:t>
      </w:r>
      <w:r w:rsidRPr="00F707CE">
        <w:rPr>
          <w:rtl/>
        </w:rPr>
        <w:t>"</w:t>
      </w:r>
      <w:r w:rsidRPr="00F707CE">
        <w:rPr>
          <w:rFonts w:hint="cs"/>
          <w:rtl/>
        </w:rPr>
        <w:t>ה</w:t>
      </w:r>
      <w:r w:rsidR="00F707CE" w:rsidRPr="00F707CE">
        <w:rPr>
          <w:rtl/>
        </w:rPr>
        <w:t>:</w:t>
      </w:r>
    </w:p>
    <w:p w14:paraId="30E9A496" w14:textId="29718C49" w:rsidR="006F071F" w:rsidRPr="000C471D" w:rsidRDefault="006F071F" w:rsidP="006B7543">
      <w:pPr>
        <w:pStyle w:val="affff9"/>
        <w:spacing w:before="0"/>
        <w:jc w:val="both"/>
        <w:rPr>
          <w:rtl/>
        </w:rPr>
      </w:pPr>
      <w:r w:rsidRPr="000C471D">
        <w:rPr>
          <w:rtl/>
        </w:rPr>
        <w:t>משביעין אותו שבועה שאינה ברשותו.</w:t>
      </w:r>
      <w:r w:rsidRPr="000C471D">
        <w:rPr>
          <w:rFonts w:hint="cs"/>
          <w:rtl/>
        </w:rPr>
        <w:t xml:space="preserve"> </w:t>
      </w:r>
      <w:r w:rsidRPr="000C471D">
        <w:rPr>
          <w:rtl/>
        </w:rPr>
        <w:t>שמא עיניו נתן בה.</w:t>
      </w:r>
    </w:p>
    <w:p w14:paraId="1887FB3B" w14:textId="264BCC51" w:rsidR="00F707CE" w:rsidRPr="00F707CE" w:rsidRDefault="006F071F" w:rsidP="005B3D7B">
      <w:pPr>
        <w:pStyle w:val="36"/>
        <w:framePr w:wrap="notBeside"/>
        <w:rPr>
          <w:rtl/>
        </w:rPr>
      </w:pPr>
      <w:r w:rsidRPr="00F707CE">
        <w:rPr>
          <w:rtl/>
        </w:rPr>
        <w:t>מיתיבי</w:t>
      </w:r>
      <w:r w:rsidR="00F707CE" w:rsidRPr="00F707CE">
        <w:rPr>
          <w:rtl/>
        </w:rPr>
        <w:t>:</w:t>
      </w:r>
    </w:p>
    <w:p w14:paraId="21946BC7" w14:textId="4B2D00E4" w:rsidR="005B3D7B" w:rsidRPr="005D7167" w:rsidRDefault="006F071F" w:rsidP="005D7167">
      <w:pPr>
        <w:rPr>
          <w:rtl/>
        </w:rPr>
      </w:pPr>
      <w:r w:rsidRPr="0050150D">
        <w:rPr>
          <w:rFonts w:cs="PFT_Frank"/>
          <w:b/>
          <w:bCs/>
          <w:szCs w:val="14"/>
          <w:rtl/>
        </w:rPr>
        <w:t xml:space="preserve">המלוה את חבירו על המשכון, ואבד המשכון, </w:t>
      </w:r>
      <w:r w:rsidRPr="005E3761">
        <w:rPr>
          <w:rStyle w:val="affffc"/>
          <w:rtl/>
        </w:rPr>
        <w:t>וא"</w:t>
      </w:r>
      <w:r w:rsidRPr="005E3761">
        <w:rPr>
          <w:rStyle w:val="affffc"/>
          <w:rFonts w:hint="cs"/>
          <w:rtl/>
        </w:rPr>
        <w:t>ל</w:t>
      </w:r>
      <w:r w:rsidRPr="005E3761">
        <w:rPr>
          <w:rStyle w:val="affffc"/>
          <w:rtl/>
        </w:rPr>
        <w:t>:</w:t>
      </w:r>
      <w:r w:rsidRPr="000C471D">
        <w:rPr>
          <w:rtl/>
        </w:rPr>
        <w:t xml:space="preserve"> סלע הלויתיך עליו, שקל היה שוה.</w:t>
      </w:r>
      <w:r w:rsidR="005E1916">
        <w:rPr>
          <w:rFonts w:hint="cs"/>
          <w:rtl/>
        </w:rPr>
        <w:t xml:space="preserve"> </w:t>
      </w:r>
      <w:r w:rsidR="005D7167">
        <w:rPr>
          <w:rStyle w:val="affffc"/>
          <w:rFonts w:hint="cs"/>
          <w:rtl/>
        </w:rPr>
        <w:t>והלה אומר</w:t>
      </w:r>
      <w:r w:rsidR="005D7167">
        <w:rPr>
          <w:rFonts w:hint="cs"/>
          <w:rtl/>
        </w:rPr>
        <w:t xml:space="preserve"> שקל היה שוה-  פטור.</w:t>
      </w:r>
    </w:p>
    <w:p w14:paraId="0FFF57EA" w14:textId="388055DF" w:rsidR="00F707CE" w:rsidRPr="00F707CE" w:rsidRDefault="006F071F" w:rsidP="00115E41">
      <w:pPr>
        <w:pStyle w:val="36"/>
        <w:framePr w:wrap="notBeside"/>
        <w:rPr>
          <w:rtl/>
        </w:rPr>
      </w:pPr>
      <w:r w:rsidRPr="00F707CE">
        <w:rPr>
          <w:rFonts w:hint="cs"/>
          <w:rtl/>
        </w:rPr>
        <w:t>ב</w:t>
      </w:r>
      <w:r w:rsidR="00F707CE" w:rsidRPr="00F707CE">
        <w:rPr>
          <w:rFonts w:hint="cs"/>
          <w:rtl/>
        </w:rPr>
        <w:t>.</w:t>
      </w:r>
    </w:p>
    <w:p w14:paraId="62DE150A" w14:textId="33BDB617" w:rsidR="006F071F" w:rsidRPr="000C471D" w:rsidRDefault="006F071F" w:rsidP="00C11486">
      <w:pPr>
        <w:rPr>
          <w:rtl/>
        </w:rPr>
      </w:pPr>
      <w:r w:rsidRPr="000C471D">
        <w:rPr>
          <w:rtl/>
        </w:rPr>
        <w:t>סלע הלויתיך עליו, שקל היה שוה</w:t>
      </w:r>
      <w:r w:rsidR="003F7D03">
        <w:rPr>
          <w:rFonts w:hint="cs"/>
          <w:rtl/>
        </w:rPr>
        <w:t>,</w:t>
      </w:r>
      <w:r w:rsidRPr="000C471D">
        <w:rPr>
          <w:rFonts w:hint="cs"/>
          <w:rtl/>
        </w:rPr>
        <w:t xml:space="preserve"> </w:t>
      </w:r>
      <w:r w:rsidRPr="005E3761">
        <w:rPr>
          <w:rStyle w:val="affffc"/>
          <w:rtl/>
        </w:rPr>
        <w:t>והלה אומר</w:t>
      </w:r>
      <w:r w:rsidRPr="000C471D">
        <w:rPr>
          <w:rtl/>
        </w:rPr>
        <w:t xml:space="preserve"> עליו, </w:t>
      </w:r>
      <w:r w:rsidRPr="000C471D">
        <w:rPr>
          <w:rFonts w:hint="cs"/>
          <w:rtl/>
        </w:rPr>
        <w:t xml:space="preserve">ג' </w:t>
      </w:r>
      <w:r w:rsidRPr="000C471D">
        <w:rPr>
          <w:rtl/>
        </w:rPr>
        <w:t>דינרים היה שוה - חייב.</w:t>
      </w:r>
    </w:p>
    <w:p w14:paraId="10F6EAD0" w14:textId="5E0B3FB6" w:rsidR="00F707CE" w:rsidRPr="00F707CE" w:rsidRDefault="006F071F" w:rsidP="003F7D03">
      <w:pPr>
        <w:pStyle w:val="36"/>
        <w:framePr w:wrap="notBeside"/>
        <w:rPr>
          <w:rtl/>
        </w:rPr>
      </w:pPr>
      <w:r w:rsidRPr="00F707CE">
        <w:rPr>
          <w:rFonts w:hint="cs"/>
          <w:rtl/>
        </w:rPr>
        <w:t>ג</w:t>
      </w:r>
      <w:r w:rsidR="00F707CE" w:rsidRPr="00F707CE">
        <w:rPr>
          <w:rFonts w:hint="cs"/>
          <w:rtl/>
        </w:rPr>
        <w:t>.</w:t>
      </w:r>
    </w:p>
    <w:p w14:paraId="534AD008" w14:textId="51DC7164" w:rsidR="006F071F" w:rsidRPr="000C471D" w:rsidRDefault="006F071F" w:rsidP="00C11486">
      <w:pPr>
        <w:rPr>
          <w:rtl/>
        </w:rPr>
      </w:pPr>
      <w:r w:rsidRPr="000C471D">
        <w:rPr>
          <w:rtl/>
        </w:rPr>
        <w:t>סלע הלויתני עליו, שנים היה שוה</w:t>
      </w:r>
      <w:r w:rsidR="003F7D03">
        <w:rPr>
          <w:rFonts w:hint="cs"/>
          <w:rtl/>
        </w:rPr>
        <w:t xml:space="preserve"> </w:t>
      </w:r>
      <w:r w:rsidR="00C11486" w:rsidRPr="00C11486">
        <w:rPr>
          <w:rStyle w:val="affffc"/>
          <w:rFonts w:hint="cs"/>
          <w:rtl/>
        </w:rPr>
        <w:t>והלה אומר</w:t>
      </w:r>
      <w:r w:rsidR="00C11486">
        <w:rPr>
          <w:rFonts w:hint="cs"/>
          <w:rtl/>
        </w:rPr>
        <w:t xml:space="preserve"> סלה היה שוה</w:t>
      </w:r>
      <w:r w:rsidRPr="000C471D">
        <w:rPr>
          <w:rtl/>
        </w:rPr>
        <w:t xml:space="preserve"> פטור.</w:t>
      </w:r>
    </w:p>
    <w:p w14:paraId="3186D97C" w14:textId="17620CE1" w:rsidR="00F707CE" w:rsidRPr="00F707CE" w:rsidRDefault="006F071F" w:rsidP="003F7D03">
      <w:pPr>
        <w:pStyle w:val="36"/>
        <w:framePr w:wrap="notBeside"/>
        <w:rPr>
          <w:rtl/>
        </w:rPr>
      </w:pPr>
      <w:r w:rsidRPr="00F707CE">
        <w:rPr>
          <w:rFonts w:hint="cs"/>
          <w:rtl/>
        </w:rPr>
        <w:t>ד</w:t>
      </w:r>
      <w:r w:rsidR="00F707CE" w:rsidRPr="00F707CE">
        <w:rPr>
          <w:rFonts w:hint="cs"/>
          <w:rtl/>
        </w:rPr>
        <w:t>.</w:t>
      </w:r>
    </w:p>
    <w:p w14:paraId="56A3D9B2" w14:textId="6B9AED19" w:rsidR="006F071F" w:rsidRPr="000C471D" w:rsidRDefault="006F071F" w:rsidP="005247DF">
      <w:pPr>
        <w:rPr>
          <w:rtl/>
        </w:rPr>
      </w:pPr>
      <w:r w:rsidRPr="000C471D">
        <w:rPr>
          <w:rtl/>
        </w:rPr>
        <w:t>סלע הלויתני עליו, שנים היה שוה</w:t>
      </w:r>
      <w:r w:rsidRPr="000C471D">
        <w:rPr>
          <w:rFonts w:hint="cs"/>
          <w:rtl/>
        </w:rPr>
        <w:t xml:space="preserve"> </w:t>
      </w:r>
      <w:r w:rsidRPr="005E3761">
        <w:rPr>
          <w:rStyle w:val="affffc"/>
          <w:rtl/>
        </w:rPr>
        <w:t>והלה אומר</w:t>
      </w:r>
      <w:r w:rsidRPr="000C471D">
        <w:rPr>
          <w:rtl/>
        </w:rPr>
        <w:t xml:space="preserve"> </w:t>
      </w:r>
      <w:r w:rsidRPr="000C471D">
        <w:rPr>
          <w:rFonts w:hint="cs"/>
          <w:rtl/>
        </w:rPr>
        <w:t xml:space="preserve">ה' </w:t>
      </w:r>
      <w:r w:rsidRPr="000C471D">
        <w:rPr>
          <w:rtl/>
        </w:rPr>
        <w:t>דינרים היה שוה - חייב.</w:t>
      </w:r>
    </w:p>
    <w:p w14:paraId="66E362FE" w14:textId="3FDE212D" w:rsidR="006F071F" w:rsidRPr="00D303EB" w:rsidRDefault="006F071F" w:rsidP="009B508D">
      <w:pPr>
        <w:rPr>
          <w:spacing w:val="-4"/>
          <w:rtl/>
        </w:rPr>
      </w:pPr>
      <w:r w:rsidRPr="00D303EB">
        <w:rPr>
          <w:spacing w:val="-4"/>
          <w:rtl/>
        </w:rPr>
        <w:t>נשבע מי שהפקדון אצלו, שמא ישבע זה ויוציא הלה את הפקדון.</w:t>
      </w:r>
    </w:p>
    <w:p w14:paraId="7642C14F" w14:textId="625128F6" w:rsidR="00F707CE" w:rsidRPr="00F707CE" w:rsidRDefault="006F071F" w:rsidP="009E45C6">
      <w:pPr>
        <w:pStyle w:val="36"/>
        <w:framePr w:wrap="notBeside"/>
        <w:rPr>
          <w:rtl/>
        </w:rPr>
      </w:pPr>
      <w:r w:rsidRPr="00F707CE">
        <w:rPr>
          <w:rtl/>
        </w:rPr>
        <w:t>אסיפא דרישא</w:t>
      </w:r>
      <w:r w:rsidR="00F707CE" w:rsidRPr="00F707CE">
        <w:rPr>
          <w:rtl/>
        </w:rPr>
        <w:t>:</w:t>
      </w:r>
    </w:p>
    <w:p w14:paraId="0C170789" w14:textId="1D523833" w:rsidR="00580A0B" w:rsidRDefault="006F071F" w:rsidP="003F7D03">
      <w:pPr>
        <w:rPr>
          <w:rtl/>
        </w:rPr>
      </w:pPr>
      <w:r w:rsidRPr="000C471D">
        <w:rPr>
          <w:rFonts w:hint="cs"/>
          <w:rtl/>
        </w:rPr>
        <w:t xml:space="preserve">דג' </w:t>
      </w:r>
      <w:r w:rsidRPr="000C471D">
        <w:rPr>
          <w:rtl/>
        </w:rPr>
        <w:t xml:space="preserve">דינרין היה שוה </w:t>
      </w:r>
      <w:r w:rsidR="00580A0B">
        <w:rPr>
          <w:rFonts w:hint="cs"/>
          <w:rtl/>
        </w:rPr>
        <w:t>-</w:t>
      </w:r>
      <w:r w:rsidRPr="000C471D">
        <w:rPr>
          <w:rtl/>
        </w:rPr>
        <w:t>חייב.</w:t>
      </w:r>
      <w:r w:rsidR="00580A0B">
        <w:rPr>
          <w:rFonts w:hint="cs"/>
          <w:rtl/>
        </w:rPr>
        <w:t xml:space="preserve"> וע''ז אמרי' דהמלוה ישבע, </w:t>
      </w:r>
      <w:r w:rsidR="00580A0B" w:rsidRPr="00580A0B">
        <w:rPr>
          <w:rStyle w:val="afffff2"/>
          <w:rFonts w:hint="cs"/>
          <w:rtl/>
        </w:rPr>
        <w:t>ולא הלוה</w:t>
      </w:r>
      <w:r w:rsidR="00580A0B">
        <w:rPr>
          <w:rFonts w:hint="cs"/>
          <w:rtl/>
        </w:rPr>
        <w:t xml:space="preserve"> </w:t>
      </w:r>
    </w:p>
    <w:p w14:paraId="592746DF" w14:textId="2011E8AF" w:rsidR="00B326D5" w:rsidRPr="00B326D5" w:rsidRDefault="006F071F" w:rsidP="004B415A">
      <w:pPr>
        <w:rPr>
          <w:rStyle w:val="afffff2"/>
          <w:rtl/>
        </w:rPr>
      </w:pPr>
      <w:r w:rsidRPr="00B326D5">
        <w:rPr>
          <w:rStyle w:val="afffff2"/>
          <w:rFonts w:hint="cs"/>
          <w:rtl/>
        </w:rPr>
        <w:lastRenderedPageBreak/>
        <w:t>ולאו אסיפא</w:t>
      </w:r>
      <w:r w:rsidR="00B326D5">
        <w:rPr>
          <w:rStyle w:val="afffff2"/>
          <w:rFonts w:hint="cs"/>
          <w:rtl/>
        </w:rPr>
        <w:t>,</w:t>
      </w:r>
      <w:r w:rsidRPr="00B326D5">
        <w:rPr>
          <w:rStyle w:val="afffff2"/>
          <w:rFonts w:hint="cs"/>
          <w:rtl/>
        </w:rPr>
        <w:t xml:space="preserve"> דממ</w:t>
      </w:r>
      <w:r w:rsidRPr="00B326D5">
        <w:rPr>
          <w:rStyle w:val="afffff2"/>
          <w:rtl/>
        </w:rPr>
        <w:t>"</w:t>
      </w:r>
      <w:r w:rsidRPr="00B326D5">
        <w:rPr>
          <w:rStyle w:val="afffff2"/>
          <w:rFonts w:hint="cs"/>
          <w:rtl/>
        </w:rPr>
        <w:t>נ שבועה על המלוה</w:t>
      </w:r>
      <w:r w:rsidR="00B326D5">
        <w:rPr>
          <w:rStyle w:val="afffff2"/>
          <w:rFonts w:hint="cs"/>
          <w:rtl/>
        </w:rPr>
        <w:t>.</w:t>
      </w:r>
    </w:p>
    <w:p w14:paraId="393D2166" w14:textId="56B3E53D" w:rsidR="006F071F" w:rsidRPr="000C471D" w:rsidRDefault="006F071F" w:rsidP="00A6533C">
      <w:pPr>
        <w:pStyle w:val="affe"/>
        <w:framePr w:wrap="around"/>
        <w:rPr>
          <w:rtl/>
        </w:rPr>
      </w:pPr>
      <w:r w:rsidRPr="000C471D">
        <w:rPr>
          <w:rtl/>
        </w:rPr>
        <w:t>לה.</w:t>
      </w:r>
    </w:p>
    <w:p w14:paraId="436A077A" w14:textId="6316322B" w:rsidR="00F707CE" w:rsidRPr="00F707CE" w:rsidRDefault="00B326D5" w:rsidP="00B326D5">
      <w:pPr>
        <w:pStyle w:val="36"/>
        <w:framePr w:wrap="notBeside"/>
        <w:rPr>
          <w:rtl/>
        </w:rPr>
      </w:pPr>
      <w:r w:rsidRPr="00F707CE">
        <w:rPr>
          <w:rFonts w:hint="cs"/>
          <w:rtl/>
        </w:rPr>
        <w:t>וקשה</w:t>
      </w:r>
      <w:r w:rsidR="00F707CE" w:rsidRPr="00F707CE">
        <w:rPr>
          <w:rFonts w:hint="cs"/>
          <w:rtl/>
        </w:rPr>
        <w:t>:</w:t>
      </w:r>
    </w:p>
    <w:p w14:paraId="79370AE9" w14:textId="79FEEA28" w:rsidR="006F071F" w:rsidRPr="000C471D" w:rsidRDefault="006F071F" w:rsidP="009B508D">
      <w:pPr>
        <w:rPr>
          <w:rtl/>
        </w:rPr>
      </w:pPr>
      <w:r>
        <w:rPr>
          <w:rFonts w:hint="cs"/>
          <w:rtl/>
        </w:rPr>
        <w:t xml:space="preserve">אי </w:t>
      </w:r>
      <w:r>
        <w:rPr>
          <w:rStyle w:val="affffc"/>
          <w:rFonts w:hint="cs"/>
          <w:rtl/>
          <w:rPrChange w:id="9032" w:author="מנוע אמוראים" w:date="2026-10-05T16:41:14Z">
            <w:rPr>
              <w:rFonts w:hint="cs"/>
              <w:rtl/>
            </w:rPr>
          </w:rPrChange>
        </w:rPr>
        <w:t xml:space="preserve">לר</w:t>
      </w:r>
      <w:r>
        <w:rPr>
          <w:rStyle w:val="affffc"/>
          <w:rtl/>
          <w:rPrChange w:id="9033" w:author="מנוע אמוראים" w:date="2026-10-05T16:41:14Z">
            <w:rPr>
              <w:rtl/>
            </w:rPr>
          </w:rPrChange>
        </w:rPr>
        <w:t xml:space="preserve">"</w:t>
      </w:r>
      <w:r>
        <w:rPr>
          <w:rStyle w:val="affffc"/>
          <w:rFonts w:hint="cs"/>
          <w:rtl/>
          <w:rPrChange w:id="9034" w:author="מנוע אמוראים" w:date="2026-10-05T16:41:14Z">
            <w:rPr>
              <w:rFonts w:hint="cs"/>
              <w:rtl/>
            </w:rPr>
          </w:rPrChange>
        </w:rPr>
        <w:t xml:space="preserve">ה</w:t>
      </w:r>
      <w:r>
        <w:rPr>
          <w:rFonts w:hint="cs"/>
          <w:rtl/>
        </w:rPr>
        <w:t xml:space="preserve"> נשבע שאינו ברשותו</w:t>
      </w:r>
      <w:r w:rsidR="00973EE9">
        <w:rPr>
          <w:rFonts w:hint="cs"/>
          <w:rtl/>
        </w:rPr>
        <w:t>,</w:t>
      </w:r>
      <w:r w:rsidRPr="000C471D">
        <w:rPr>
          <w:rFonts w:hint="cs"/>
          <w:rtl/>
        </w:rPr>
        <w:t xml:space="preserve"> מהיכן יוציא הפקדון ?</w:t>
      </w:r>
    </w:p>
    <w:p w14:paraId="03A20684" w14:textId="54FE3E5A" w:rsidR="00F707CE" w:rsidRPr="00F707CE" w:rsidRDefault="006F071F" w:rsidP="005E1916">
      <w:pPr>
        <w:pStyle w:val="36"/>
        <w:framePr w:wrap="notBeside"/>
        <w:rPr>
          <w:rtl/>
        </w:rPr>
      </w:pPr>
      <w:r w:rsidRPr="00F707CE">
        <w:rPr>
          <w:rFonts w:hint="cs"/>
          <w:rtl/>
        </w:rPr>
        <w:t>א. רי</w:t>
      </w:r>
      <w:r w:rsidRPr="00F707CE">
        <w:rPr>
          <w:rtl/>
        </w:rPr>
        <w:t>"</w:t>
      </w:r>
      <w:r w:rsidRPr="00F707CE">
        <w:rPr>
          <w:rFonts w:hint="cs"/>
          <w:rtl/>
        </w:rPr>
        <w:t>ו</w:t>
      </w:r>
      <w:r w:rsidR="00F707CE" w:rsidRPr="00F707CE">
        <w:rPr>
          <w:rFonts w:hint="cs"/>
          <w:rtl/>
        </w:rPr>
        <w:t>:</w:t>
      </w:r>
    </w:p>
    <w:p w14:paraId="4FAA8A13" w14:textId="55ADB267" w:rsidR="006F071F" w:rsidRPr="000C471D" w:rsidRDefault="006F071F" w:rsidP="009B508D">
      <w:pPr>
        <w:rPr>
          <w:rtl/>
        </w:rPr>
      </w:pPr>
      <w:r w:rsidRPr="000C471D">
        <w:rPr>
          <w:rFonts w:hint="cs"/>
          <w:rtl/>
        </w:rPr>
        <w:t>עדים שנגנבה</w:t>
      </w:r>
      <w:r w:rsidR="005E1916">
        <w:rPr>
          <w:rFonts w:hint="cs"/>
          <w:rtl/>
        </w:rPr>
        <w:t xml:space="preserve"> </w:t>
      </w:r>
      <w:r w:rsidRPr="005E1916">
        <w:rPr>
          <w:rStyle w:val="afffff2"/>
          <w:rFonts w:hint="cs"/>
          <w:rtl/>
        </w:rPr>
        <w:t>[ולא נשרפה]</w:t>
      </w:r>
      <w:r w:rsidRPr="000C471D">
        <w:rPr>
          <w:rFonts w:hint="cs"/>
          <w:rtl/>
        </w:rPr>
        <w:t xml:space="preserve"> וחיישי </w:t>
      </w:r>
      <w:r w:rsidR="006B7543">
        <w:rPr>
          <w:rFonts w:hint="cs"/>
          <w:rtl/>
        </w:rPr>
        <w:t>ש</w:t>
      </w:r>
      <w:r w:rsidRPr="000C471D">
        <w:rPr>
          <w:rFonts w:hint="cs"/>
          <w:rtl/>
        </w:rPr>
        <w:t xml:space="preserve">יטרח ויביא לפקדון שיודע מי נכנס ויוצא בביתו </w:t>
      </w:r>
      <w:r w:rsidRPr="005E1916">
        <w:rPr>
          <w:rStyle w:val="afffff2"/>
          <w:rFonts w:hint="cs"/>
          <w:rtl/>
        </w:rPr>
        <w:t>[משא</w:t>
      </w:r>
      <w:r w:rsidRPr="005E1916">
        <w:rPr>
          <w:rStyle w:val="afffff2"/>
          <w:rtl/>
        </w:rPr>
        <w:t>"</w:t>
      </w:r>
      <w:r w:rsidRPr="005E1916">
        <w:rPr>
          <w:rStyle w:val="afffff2"/>
          <w:rFonts w:hint="cs"/>
          <w:rtl/>
        </w:rPr>
        <w:t>כ הלווה]</w:t>
      </w:r>
    </w:p>
    <w:p w14:paraId="3D829398" w14:textId="77777777" w:rsidR="00F707CE" w:rsidRPr="00F707CE" w:rsidRDefault="006F071F" w:rsidP="005E1916">
      <w:pPr>
        <w:pStyle w:val="36"/>
        <w:framePr w:wrap="notBeside"/>
        <w:rPr>
          <w:rtl/>
        </w:rPr>
      </w:pPr>
      <w:r w:rsidRPr="00F707CE">
        <w:rPr>
          <w:rFonts w:hint="cs"/>
          <w:rtl/>
        </w:rPr>
        <w:t>ב. אביי</w:t>
      </w:r>
      <w:r w:rsidR="00F707CE" w:rsidRPr="00F707CE">
        <w:rPr>
          <w:rtl/>
        </w:rPr>
        <w:t>:</w:t>
      </w:r>
    </w:p>
    <w:p w14:paraId="5C7FD770" w14:textId="79E0BB69" w:rsidR="006F071F" w:rsidRPr="00F40D4B" w:rsidRDefault="006F071F" w:rsidP="009B508D">
      <w:pPr>
        <w:rPr>
          <w:rtl/>
        </w:rPr>
      </w:pPr>
      <w:r w:rsidRPr="00F40D4B">
        <w:rPr>
          <w:rtl/>
        </w:rPr>
        <w:t>גזירה שמא יטעון ויאמר לו: אחר שבועה מצאתיה.</w:t>
      </w:r>
    </w:p>
    <w:p w14:paraId="21296B28" w14:textId="0E87BDAF" w:rsidR="00F707CE" w:rsidRPr="00F707CE" w:rsidRDefault="006F071F" w:rsidP="005E1916">
      <w:pPr>
        <w:pStyle w:val="36"/>
        <w:framePr w:wrap="notBeside"/>
        <w:rPr>
          <w:rtl/>
        </w:rPr>
      </w:pPr>
      <w:r w:rsidRPr="00F707CE">
        <w:rPr>
          <w:rFonts w:hint="cs"/>
          <w:rtl/>
        </w:rPr>
        <w:t xml:space="preserve">ג. </w:t>
      </w:r>
      <w:r w:rsidRPr="00F707CE">
        <w:rPr>
          <w:rtl/>
        </w:rPr>
        <w:t>רב אשי</w:t>
      </w:r>
      <w:r w:rsidR="00F707CE" w:rsidRPr="00F707CE">
        <w:rPr>
          <w:rtl/>
        </w:rPr>
        <w:t>:</w:t>
      </w:r>
    </w:p>
    <w:p w14:paraId="47EBC01E" w14:textId="55651026" w:rsidR="006F071F" w:rsidRPr="00F40D4B" w:rsidRDefault="006F071F" w:rsidP="005E1916">
      <w:pPr>
        <w:rPr>
          <w:rtl/>
        </w:rPr>
      </w:pPr>
      <w:r w:rsidRPr="00F40D4B">
        <w:rPr>
          <w:rtl/>
        </w:rPr>
        <w:t>זה נשבע שאינה ברשותו</w:t>
      </w:r>
      <w:r w:rsidRPr="00F40D4B">
        <w:rPr>
          <w:rFonts w:hint="cs"/>
          <w:rtl/>
        </w:rPr>
        <w:t xml:space="preserve"> תחילה </w:t>
      </w:r>
      <w:r w:rsidRPr="009D09A0">
        <w:rPr>
          <w:rStyle w:val="afffff2"/>
          <w:rFonts w:hint="cs"/>
          <w:rtl/>
        </w:rPr>
        <w:t>שלא יוציא הלה הפקדון</w:t>
      </w:r>
      <w:r w:rsidRPr="00F40D4B">
        <w:rPr>
          <w:rtl/>
        </w:rPr>
        <w:t xml:space="preserve"> וזה נשבע כמה היה שוה.</w:t>
      </w:r>
    </w:p>
    <w:p w14:paraId="2C00F1CB" w14:textId="77777777" w:rsidR="00F707CE" w:rsidRPr="00F707CE" w:rsidRDefault="006F071F" w:rsidP="000137C7">
      <w:pPr>
        <w:pStyle w:val="36"/>
        <w:framePr w:wrap="notBeside"/>
        <w:rPr>
          <w:rtl/>
        </w:rPr>
      </w:pPr>
      <w:r w:rsidRPr="00F707CE">
        <w:rPr>
          <w:rFonts w:hint="cs"/>
          <w:rtl/>
        </w:rPr>
        <w:t>הך רישא דסיפא</w:t>
      </w:r>
      <w:r w:rsidR="00F707CE" w:rsidRPr="00F707CE">
        <w:rPr>
          <w:rtl/>
        </w:rPr>
        <w:t>:</w:t>
      </w:r>
    </w:p>
    <w:p w14:paraId="69CC3205" w14:textId="4D009FD8" w:rsidR="004B415A" w:rsidRDefault="006F071F" w:rsidP="0065347E">
      <w:pPr>
        <w:rPr>
          <w:rtl/>
        </w:rPr>
      </w:pPr>
      <w:r w:rsidRPr="00F40D4B">
        <w:rPr>
          <w:rFonts w:hint="cs"/>
          <w:rtl/>
        </w:rPr>
        <w:t xml:space="preserve">דהמלוה אומר </w:t>
      </w:r>
      <w:r w:rsidR="0065347E">
        <w:rPr>
          <w:rFonts w:hint="cs"/>
          <w:rtl/>
        </w:rPr>
        <w:t>שהיה שוה רק סלע ו</w:t>
      </w:r>
      <w:r w:rsidRPr="00F40D4B">
        <w:rPr>
          <w:rFonts w:hint="cs"/>
          <w:rtl/>
        </w:rPr>
        <w:t>פטור, לא מגלגלין שבועה על המלוה כמה היה שוה,</w:t>
      </w:r>
      <w:r w:rsidR="0065347E">
        <w:rPr>
          <w:rFonts w:hint="cs"/>
          <w:rtl/>
        </w:rPr>
        <w:t xml:space="preserve"> </w:t>
      </w:r>
      <w:r w:rsidR="0065347E" w:rsidRPr="0065347E">
        <w:rPr>
          <w:rFonts w:hint="cs"/>
          <w:b/>
          <w:bCs/>
          <w:rtl/>
        </w:rPr>
        <w:t xml:space="preserve">משום </w:t>
      </w:r>
      <w:r w:rsidR="0065347E">
        <w:rPr>
          <w:rFonts w:hint="cs"/>
          <w:b/>
          <w:bCs/>
          <w:rtl/>
        </w:rPr>
        <w:t>שה</w:t>
      </w:r>
      <w:r w:rsidRPr="0065347E">
        <w:rPr>
          <w:rFonts w:hint="cs"/>
          <w:b/>
          <w:bCs/>
          <w:rtl/>
        </w:rPr>
        <w:t>לוה מאמין למלווה</w:t>
      </w:r>
      <w:r w:rsidRPr="00F40D4B">
        <w:rPr>
          <w:rFonts w:hint="cs"/>
          <w:rtl/>
        </w:rPr>
        <w:t xml:space="preserve"> שאינה ברשותו אבל לא לשוי</w:t>
      </w:r>
      <w:r w:rsidR="004B415A">
        <w:rPr>
          <w:rFonts w:hint="cs"/>
          <w:rtl/>
        </w:rPr>
        <w:t xml:space="preserve"> המשכון</w:t>
      </w:r>
      <w:r w:rsidRPr="00F40D4B">
        <w:rPr>
          <w:rFonts w:hint="cs"/>
          <w:rtl/>
        </w:rPr>
        <w:t xml:space="preserve">, </w:t>
      </w:r>
      <w:r w:rsidR="00F252B0">
        <w:rPr>
          <w:rFonts w:hint="cs"/>
          <w:rtl/>
        </w:rPr>
        <w:t xml:space="preserve">- </w:t>
      </w:r>
      <w:r w:rsidR="00F252B0" w:rsidRPr="00F252B0">
        <w:rPr>
          <w:rStyle w:val="affff8"/>
          <w:rFonts w:hint="cs"/>
          <w:rtl/>
        </w:rPr>
        <w:t>תומת ישרים תנחם</w:t>
      </w:r>
      <w:r w:rsidR="00F252B0">
        <w:rPr>
          <w:rFonts w:hint="cs"/>
          <w:rtl/>
        </w:rPr>
        <w:t xml:space="preserve"> </w:t>
      </w:r>
    </w:p>
    <w:p w14:paraId="3A361A9D" w14:textId="2D032D3D" w:rsidR="006F071F" w:rsidRPr="00F40D4B" w:rsidRDefault="004B415A" w:rsidP="0065347E">
      <w:pPr>
        <w:rPr>
          <w:rtl/>
        </w:rPr>
      </w:pPr>
      <w:r>
        <w:rPr>
          <w:rFonts w:hint="cs"/>
          <w:rtl/>
        </w:rPr>
        <w:t xml:space="preserve">אבל </w:t>
      </w:r>
      <w:r w:rsidR="006F071F" w:rsidRPr="00F40D4B">
        <w:rPr>
          <w:rFonts w:hint="cs"/>
          <w:rtl/>
        </w:rPr>
        <w:t>מלוה לא מאמין ללוה</w:t>
      </w:r>
      <w:r w:rsidR="00F252B0">
        <w:rPr>
          <w:rFonts w:hint="cs"/>
          <w:rtl/>
        </w:rPr>
        <w:t xml:space="preserve">- מקיים בו </w:t>
      </w:r>
      <w:r w:rsidR="00F252B0">
        <w:rPr>
          <w:rStyle w:val="affff8"/>
          <w:rFonts w:hint="cs"/>
          <w:rtl/>
        </w:rPr>
        <w:t>'</w:t>
      </w:r>
      <w:r w:rsidR="00F252B0" w:rsidRPr="00F252B0">
        <w:rPr>
          <w:rStyle w:val="affff8"/>
          <w:rFonts w:hint="cs"/>
          <w:rtl/>
        </w:rPr>
        <w:t>וס</w:t>
      </w:r>
      <w:r w:rsidR="00F252B0">
        <w:rPr>
          <w:rStyle w:val="affff8"/>
          <w:rFonts w:hint="cs"/>
          <w:rtl/>
        </w:rPr>
        <w:t>ל</w:t>
      </w:r>
      <w:r w:rsidR="00F252B0" w:rsidRPr="00F252B0">
        <w:rPr>
          <w:rStyle w:val="affff8"/>
          <w:rFonts w:hint="cs"/>
          <w:rtl/>
        </w:rPr>
        <w:t>ף בוגדים ישדם</w:t>
      </w:r>
      <w:r w:rsidR="00F252B0">
        <w:rPr>
          <w:rStyle w:val="affff8"/>
          <w:rFonts w:hint="cs"/>
          <w:rtl/>
        </w:rPr>
        <w:t>'</w:t>
      </w:r>
    </w:p>
    <w:p w14:paraId="711433CD" w14:textId="77777777" w:rsidR="00A6533C" w:rsidRPr="00F40D4B" w:rsidRDefault="00A6533C" w:rsidP="00A6533C">
      <w:pPr>
        <w:pStyle w:val="aff9"/>
        <w:rPr>
          <w:rtl/>
        </w:rPr>
      </w:pPr>
      <w:r w:rsidRPr="00F40D4B">
        <w:rPr>
          <w:rtl/>
        </w:rPr>
        <w:t>***</w:t>
      </w:r>
    </w:p>
    <w:p w14:paraId="7225A8C9" w14:textId="4DDEA76A" w:rsidR="00F707CE" w:rsidRPr="00F707CE" w:rsidRDefault="00F252B0" w:rsidP="000575A0">
      <w:pPr>
        <w:pStyle w:val="36"/>
        <w:framePr w:wrap="notBeside"/>
        <w:rPr>
          <w:rtl/>
        </w:rPr>
      </w:pPr>
      <w:r w:rsidRPr="00F707CE">
        <w:rPr>
          <w:rFonts w:hint="cs"/>
          <w:rtl/>
        </w:rPr>
        <w:t>מעשה</w:t>
      </w:r>
      <w:r w:rsidR="00F707CE" w:rsidRPr="00F707CE">
        <w:rPr>
          <w:rFonts w:hint="cs"/>
          <w:rtl/>
        </w:rPr>
        <w:t>:</w:t>
      </w:r>
    </w:p>
    <w:p w14:paraId="475B6EB5" w14:textId="3B48C7CC" w:rsidR="00A6533C" w:rsidRPr="00F40D4B" w:rsidRDefault="00F252B0" w:rsidP="009B508D">
      <w:pPr>
        <w:rPr>
          <w:rtl/>
        </w:rPr>
      </w:pPr>
      <w:r>
        <w:rPr>
          <w:rFonts w:hint="cs"/>
          <w:rtl/>
        </w:rPr>
        <w:t>ש</w:t>
      </w:r>
      <w:r w:rsidR="006F071F" w:rsidRPr="00F40D4B">
        <w:rPr>
          <w:rFonts w:hint="cs"/>
          <w:rtl/>
        </w:rPr>
        <w:t>הפקיד נזמים</w:t>
      </w:r>
      <w:r>
        <w:rPr>
          <w:rFonts w:hint="cs"/>
          <w:rtl/>
        </w:rPr>
        <w:t xml:space="preserve">, אח''ז </w:t>
      </w:r>
      <w:r w:rsidR="006F071F" w:rsidRPr="00F40D4B">
        <w:rPr>
          <w:rFonts w:hint="cs"/>
          <w:rtl/>
        </w:rPr>
        <w:t xml:space="preserve"> </w:t>
      </w:r>
      <w:r w:rsidR="006F071F" w:rsidRPr="00F252B0">
        <w:rPr>
          <w:rStyle w:val="affffc"/>
          <w:rFonts w:hint="cs"/>
          <w:rtl/>
        </w:rPr>
        <w:t>א</w:t>
      </w:r>
      <w:r w:rsidR="006F071F" w:rsidRPr="00F252B0">
        <w:rPr>
          <w:rStyle w:val="affffc"/>
          <w:rtl/>
        </w:rPr>
        <w:t>"</w:t>
      </w:r>
      <w:r w:rsidR="006F071F" w:rsidRPr="00F252B0">
        <w:rPr>
          <w:rStyle w:val="affffc"/>
          <w:rFonts w:hint="cs"/>
          <w:rtl/>
        </w:rPr>
        <w:t xml:space="preserve">ל </w:t>
      </w:r>
      <w:r w:rsidRPr="00F252B0">
        <w:rPr>
          <w:rStyle w:val="affffc"/>
          <w:rFonts w:hint="cs"/>
          <w:rtl/>
        </w:rPr>
        <w:t>הנפקד</w:t>
      </w:r>
      <w:r>
        <w:rPr>
          <w:rStyle w:val="affffc"/>
          <w:rFonts w:hint="cs"/>
          <w:rtl/>
        </w:rPr>
        <w:t>:</w:t>
      </w:r>
      <w:r>
        <w:rPr>
          <w:rFonts w:hint="cs"/>
          <w:rtl/>
        </w:rPr>
        <w:t xml:space="preserve"> </w:t>
      </w:r>
      <w:r w:rsidR="006F071F" w:rsidRPr="00F40D4B">
        <w:rPr>
          <w:rFonts w:hint="cs"/>
          <w:rtl/>
        </w:rPr>
        <w:t>שלא ידע היכן הניחם,</w:t>
      </w:r>
    </w:p>
    <w:p w14:paraId="21D36B69" w14:textId="5837FFDD" w:rsidR="00F707CE" w:rsidRPr="00F707CE" w:rsidRDefault="00394E20" w:rsidP="000575A0">
      <w:pPr>
        <w:pStyle w:val="36"/>
        <w:framePr w:wrap="notBeside"/>
        <w:rPr>
          <w:rtl/>
        </w:rPr>
      </w:pPr>
      <w:r w:rsidRPr="00F707CE">
        <w:rPr>
          <w:rFonts w:hint="cs"/>
          <w:rtl/>
        </w:rPr>
        <w:t>הורה ר</w:t>
      </w:r>
      <w:r w:rsidR="006F071F" w:rsidRPr="00F707CE">
        <w:rPr>
          <w:rtl/>
        </w:rPr>
        <w:t>"</w:t>
      </w:r>
      <w:r w:rsidR="006F071F" w:rsidRPr="00F707CE">
        <w:rPr>
          <w:rFonts w:hint="cs"/>
          <w:rtl/>
        </w:rPr>
        <w:t>נ</w:t>
      </w:r>
      <w:r w:rsidR="00F707CE" w:rsidRPr="00F707CE">
        <w:rPr>
          <w:rFonts w:hint="cs"/>
          <w:rtl/>
        </w:rPr>
        <w:t>:</w:t>
      </w:r>
    </w:p>
    <w:p w14:paraId="13F439EF" w14:textId="29C91265" w:rsidR="00394E20" w:rsidRDefault="000575A0" w:rsidP="00394E20">
      <w:pPr>
        <w:rPr>
          <w:rtl/>
        </w:rPr>
      </w:pPr>
      <w:r>
        <w:rPr>
          <w:rFonts w:hint="cs"/>
          <w:rtl/>
        </w:rPr>
        <w:t>כ</w:t>
      </w:r>
      <w:r w:rsidR="006F071F" w:rsidRPr="00F40D4B">
        <w:rPr>
          <w:rFonts w:hint="cs"/>
          <w:rtl/>
        </w:rPr>
        <w:t>ל '</w:t>
      </w:r>
      <w:r w:rsidR="006F071F" w:rsidRPr="00F40D4B">
        <w:rPr>
          <w:rtl/>
        </w:rPr>
        <w:t>לא ידענ</w:t>
      </w:r>
      <w:r w:rsidR="00F252B0">
        <w:rPr>
          <w:rFonts w:hint="cs"/>
          <w:rtl/>
        </w:rPr>
        <w:t>א</w:t>
      </w:r>
      <w:r w:rsidR="006F071F" w:rsidRPr="00F40D4B">
        <w:rPr>
          <w:rtl/>
        </w:rPr>
        <w:t xml:space="preserve"> פשיע</w:t>
      </w:r>
      <w:r w:rsidR="00F252B0">
        <w:rPr>
          <w:rFonts w:hint="cs"/>
          <w:rtl/>
        </w:rPr>
        <w:t xml:space="preserve">ה </w:t>
      </w:r>
      <w:r w:rsidR="006F071F" w:rsidRPr="00F40D4B">
        <w:rPr>
          <w:rtl/>
        </w:rPr>
        <w:t xml:space="preserve">היא, </w:t>
      </w:r>
      <w:r w:rsidR="00E376C5">
        <w:rPr>
          <w:rFonts w:hint="cs"/>
          <w:rtl/>
        </w:rPr>
        <w:t xml:space="preserve">לך שלם, </w:t>
      </w:r>
      <w:r w:rsidR="006F071F" w:rsidRPr="00F40D4B">
        <w:rPr>
          <w:rFonts w:hint="cs"/>
          <w:rtl/>
        </w:rPr>
        <w:t>ולא שילם</w:t>
      </w:r>
      <w:r w:rsidR="00F252B0">
        <w:rPr>
          <w:rFonts w:hint="cs"/>
          <w:rtl/>
        </w:rPr>
        <w:t xml:space="preserve">, </w:t>
      </w:r>
    </w:p>
    <w:p w14:paraId="2721D93D" w14:textId="77777777" w:rsidR="00F707CE" w:rsidRPr="00F707CE" w:rsidRDefault="00394E20" w:rsidP="00394E20">
      <w:pPr>
        <w:pStyle w:val="36"/>
        <w:framePr w:wrap="notBeside"/>
        <w:rPr>
          <w:rtl/>
        </w:rPr>
      </w:pPr>
      <w:r w:rsidRPr="00F707CE">
        <w:rPr>
          <w:rFonts w:hint="cs"/>
          <w:rtl/>
        </w:rPr>
        <w:t>הורה ר''נ</w:t>
      </w:r>
      <w:r w:rsidR="00F707CE" w:rsidRPr="00F707CE">
        <w:rPr>
          <w:rtl/>
        </w:rPr>
        <w:t>:</w:t>
      </w:r>
    </w:p>
    <w:p w14:paraId="406BC67F" w14:textId="46CC4FE5" w:rsidR="00394E20" w:rsidRDefault="00394E20" w:rsidP="00394E20">
      <w:pPr>
        <w:rPr>
          <w:rStyle w:val="affffc"/>
          <w:rtl/>
        </w:rPr>
      </w:pPr>
      <w:r>
        <w:rPr>
          <w:rFonts w:hint="cs"/>
          <w:rtl/>
        </w:rPr>
        <w:t xml:space="preserve">לגבות את ארמונו ממנו, </w:t>
      </w:r>
      <w:r w:rsidR="006F071F" w:rsidRPr="00F40D4B">
        <w:rPr>
          <w:rFonts w:hint="cs"/>
          <w:rtl/>
        </w:rPr>
        <w:t xml:space="preserve">בסוף נמצאו הכיפי והתייקרו </w:t>
      </w:r>
    </w:p>
    <w:p w14:paraId="4EB55027" w14:textId="77777777" w:rsidR="00F707CE" w:rsidRPr="00F707CE" w:rsidRDefault="00394E20" w:rsidP="00394E20">
      <w:pPr>
        <w:pStyle w:val="36"/>
        <w:framePr w:wrap="notBeside"/>
        <w:rPr>
          <w:rtl/>
        </w:rPr>
      </w:pPr>
      <w:r w:rsidRPr="00F707CE">
        <w:rPr>
          <w:rFonts w:hint="cs"/>
          <w:rtl/>
        </w:rPr>
        <w:t xml:space="preserve">הורה </w:t>
      </w:r>
      <w:r w:rsidR="006F071F" w:rsidRPr="00F707CE">
        <w:rPr>
          <w:rFonts w:hint="cs"/>
          <w:rtl/>
        </w:rPr>
        <w:t>ר</w:t>
      </w:r>
      <w:r w:rsidR="006F071F" w:rsidRPr="00F707CE">
        <w:rPr>
          <w:rtl/>
        </w:rPr>
        <w:t>"</w:t>
      </w:r>
      <w:r w:rsidR="006F071F" w:rsidRPr="00F707CE">
        <w:rPr>
          <w:rFonts w:hint="cs"/>
          <w:rtl/>
        </w:rPr>
        <w:t>נ</w:t>
      </w:r>
      <w:r w:rsidR="00F707CE" w:rsidRPr="00F707CE">
        <w:rPr>
          <w:rtl/>
        </w:rPr>
        <w:t>:</w:t>
      </w:r>
    </w:p>
    <w:p w14:paraId="6E46880D" w14:textId="5897B2DB" w:rsidR="00A6533C" w:rsidRPr="00F40D4B" w:rsidRDefault="006F071F" w:rsidP="009B508D">
      <w:pPr>
        <w:rPr>
          <w:rtl/>
        </w:rPr>
      </w:pPr>
      <w:r w:rsidRPr="00F40D4B">
        <w:rPr>
          <w:rFonts w:hint="cs"/>
          <w:rtl/>
        </w:rPr>
        <w:t>יחזיר הנזמים לבעליהם</w:t>
      </w:r>
      <w:r w:rsidR="004E2188">
        <w:rPr>
          <w:rFonts w:hint="cs"/>
          <w:rtl/>
        </w:rPr>
        <w:t>,</w:t>
      </w:r>
      <w:r w:rsidRPr="00F40D4B">
        <w:rPr>
          <w:rFonts w:hint="cs"/>
          <w:rtl/>
        </w:rPr>
        <w:t xml:space="preserve"> והבית יחזור לבעליו</w:t>
      </w:r>
      <w:r w:rsidR="004E2188">
        <w:rPr>
          <w:rFonts w:hint="cs"/>
          <w:rtl/>
        </w:rPr>
        <w:t>,</w:t>
      </w:r>
    </w:p>
    <w:p w14:paraId="1019F39E" w14:textId="649C5E71" w:rsidR="00F707CE" w:rsidRPr="00F707CE" w:rsidRDefault="00394E20" w:rsidP="00E376C5">
      <w:pPr>
        <w:pStyle w:val="36"/>
        <w:framePr w:wrap="notBeside"/>
        <w:rPr>
          <w:rtl/>
        </w:rPr>
      </w:pPr>
      <w:r w:rsidRPr="00F707CE">
        <w:rPr>
          <w:rFonts w:hint="cs"/>
          <w:rtl/>
        </w:rPr>
        <w:t xml:space="preserve">שאלו </w:t>
      </w:r>
      <w:r w:rsidR="006F071F" w:rsidRPr="00F707CE">
        <w:rPr>
          <w:rFonts w:hint="cs"/>
          <w:rtl/>
        </w:rPr>
        <w:t>ר</w:t>
      </w:r>
      <w:r w:rsidR="006F071F" w:rsidRPr="00F707CE">
        <w:rPr>
          <w:rtl/>
        </w:rPr>
        <w:t>בא</w:t>
      </w:r>
      <w:r w:rsidR="00F707CE" w:rsidRPr="00F707CE">
        <w:rPr>
          <w:rtl/>
        </w:rPr>
        <w:t>:</w:t>
      </w:r>
    </w:p>
    <w:p w14:paraId="4A6CC690" w14:textId="1CD0C4C8" w:rsidR="006F071F" w:rsidRPr="00F40D4B" w:rsidRDefault="006F071F" w:rsidP="009B508D">
      <w:pPr>
        <w:rPr>
          <w:rtl/>
        </w:rPr>
      </w:pPr>
      <w:r w:rsidRPr="00F40D4B">
        <w:rPr>
          <w:rFonts w:hint="cs"/>
          <w:rtl/>
        </w:rPr>
        <w:t>ממתני' דשילם ולא רצה לישבע והיינו שירויח היוקר.</w:t>
      </w:r>
    </w:p>
    <w:p w14:paraId="77802D23" w14:textId="73946A38" w:rsidR="00F707CE" w:rsidRPr="00F707CE" w:rsidRDefault="00394E20" w:rsidP="00E376C5">
      <w:pPr>
        <w:pStyle w:val="36"/>
        <w:framePr w:wrap="notBeside"/>
        <w:rPr>
          <w:rtl/>
        </w:rPr>
      </w:pPr>
      <w:r w:rsidRPr="00F707CE">
        <w:rPr>
          <w:rFonts w:hint="cs"/>
          <w:rtl/>
        </w:rPr>
        <w:t>ולא ענה ר''נ</w:t>
      </w:r>
      <w:r w:rsidR="00F707CE" w:rsidRPr="00F707CE">
        <w:rPr>
          <w:rFonts w:hint="cs"/>
          <w:rtl/>
        </w:rPr>
        <w:t>:</w:t>
      </w:r>
    </w:p>
    <w:p w14:paraId="4B4BE6AA" w14:textId="4EA3A866" w:rsidR="00A6533C" w:rsidRPr="00F40D4B" w:rsidRDefault="006F071F" w:rsidP="00E376C5">
      <w:pPr>
        <w:rPr>
          <w:rtl/>
        </w:rPr>
      </w:pPr>
      <w:r w:rsidRPr="00F40D4B">
        <w:rPr>
          <w:rFonts w:hint="cs"/>
          <w:rtl/>
        </w:rPr>
        <w:t>וטוב שלא ענה ד</w:t>
      </w:r>
      <w:r w:rsidR="00237964" w:rsidRPr="00F40D4B">
        <w:rPr>
          <w:rFonts w:hint="cs"/>
          <w:rtl/>
        </w:rPr>
        <w:t>שם</w:t>
      </w:r>
      <w:r w:rsidRPr="00F40D4B">
        <w:rPr>
          <w:rFonts w:hint="cs"/>
          <w:rtl/>
        </w:rPr>
        <w:t xml:space="preserve"> לא רצה להטריח לב</w:t>
      </w:r>
      <w:r w:rsidRPr="00F40D4B">
        <w:rPr>
          <w:rtl/>
        </w:rPr>
        <w:t>"</w:t>
      </w:r>
      <w:r w:rsidRPr="00F40D4B">
        <w:rPr>
          <w:rFonts w:hint="cs"/>
          <w:rtl/>
        </w:rPr>
        <w:t>ד אבל כאן הטריחם</w:t>
      </w:r>
    </w:p>
    <w:p w14:paraId="2F3CB465" w14:textId="2A58E617" w:rsidR="00F707CE" w:rsidRPr="00F707CE" w:rsidRDefault="006F071F" w:rsidP="00E376C5">
      <w:pPr>
        <w:pStyle w:val="36"/>
        <w:framePr w:wrap="notBeside"/>
        <w:rPr>
          <w:rtl/>
        </w:rPr>
      </w:pPr>
      <w:r w:rsidRPr="00F707CE">
        <w:rPr>
          <w:rFonts w:hint="cs"/>
          <w:rtl/>
        </w:rPr>
        <w:t>אין להוכיח</w:t>
      </w:r>
      <w:r w:rsidR="00F707CE" w:rsidRPr="00F707CE">
        <w:rPr>
          <w:rFonts w:hint="cs"/>
          <w:rtl/>
        </w:rPr>
        <w:t>:</w:t>
      </w:r>
    </w:p>
    <w:p w14:paraId="396D7D61" w14:textId="0B50A0FD" w:rsidR="00A6533C" w:rsidRPr="00F40D4B" w:rsidRDefault="006F071F" w:rsidP="005E4366">
      <w:pPr>
        <w:spacing w:after="60"/>
        <w:rPr>
          <w:rtl/>
        </w:rPr>
      </w:pPr>
      <w:r w:rsidRPr="00621870">
        <w:rPr>
          <w:rStyle w:val="affffc"/>
          <w:rFonts w:hint="cs"/>
          <w:rtl/>
        </w:rPr>
        <w:t>לר</w:t>
      </w:r>
      <w:r w:rsidRPr="00621870">
        <w:rPr>
          <w:rStyle w:val="affffc"/>
          <w:rtl/>
        </w:rPr>
        <w:t>"</w:t>
      </w:r>
      <w:r w:rsidRPr="00621870">
        <w:rPr>
          <w:rStyle w:val="affffc"/>
          <w:rFonts w:hint="cs"/>
          <w:rtl/>
        </w:rPr>
        <w:t xml:space="preserve">נ </w:t>
      </w:r>
      <w:r w:rsidRPr="00F40D4B">
        <w:rPr>
          <w:rFonts w:hint="cs"/>
          <w:rtl/>
        </w:rPr>
        <w:t xml:space="preserve">שומא הדר דשאני </w:t>
      </w:r>
      <w:r w:rsidR="00237964" w:rsidRPr="00F40D4B">
        <w:rPr>
          <w:rFonts w:hint="cs"/>
          <w:rtl/>
        </w:rPr>
        <w:t>שם</w:t>
      </w:r>
      <w:r w:rsidRPr="00F40D4B">
        <w:rPr>
          <w:rFonts w:hint="cs"/>
          <w:rtl/>
        </w:rPr>
        <w:t xml:space="preserve"> דשומא בטעות היא שהיו הכיפי כבר מהתחלה</w:t>
      </w:r>
      <w:r w:rsidR="005E4366">
        <w:rPr>
          <w:rFonts w:hint="cs"/>
          <w:rtl/>
        </w:rPr>
        <w:t>.</w:t>
      </w:r>
    </w:p>
    <w:p w14:paraId="4F32B3B9" w14:textId="072F131C" w:rsidR="00F707CE" w:rsidRPr="00F707CE" w:rsidRDefault="006F071F" w:rsidP="00E376C5">
      <w:pPr>
        <w:pStyle w:val="36"/>
        <w:framePr w:wrap="notBeside"/>
        <w:rPr>
          <w:rtl/>
        </w:rPr>
      </w:pPr>
      <w:r w:rsidRPr="00F707CE">
        <w:rPr>
          <w:rtl/>
        </w:rPr>
        <w:t>נהרדעי</w:t>
      </w:r>
      <w:r w:rsidR="00F707CE" w:rsidRPr="00F707CE">
        <w:rPr>
          <w:rtl/>
        </w:rPr>
        <w:t>:</w:t>
      </w:r>
    </w:p>
    <w:p w14:paraId="358A8883" w14:textId="46E16028" w:rsidR="006F071F" w:rsidRPr="00F40D4B" w:rsidRDefault="006F071F" w:rsidP="009B508D">
      <w:pPr>
        <w:rPr>
          <w:rtl/>
        </w:rPr>
      </w:pPr>
      <w:r w:rsidRPr="00F40D4B">
        <w:rPr>
          <w:rtl/>
        </w:rPr>
        <w:t xml:space="preserve">שומא הדר עד </w:t>
      </w:r>
      <w:r w:rsidRPr="00F40D4B">
        <w:rPr>
          <w:rFonts w:hint="cs"/>
          <w:rtl/>
        </w:rPr>
        <w:t>י</w:t>
      </w:r>
      <w:r w:rsidRPr="00F40D4B">
        <w:rPr>
          <w:rtl/>
        </w:rPr>
        <w:t>"</w:t>
      </w:r>
      <w:r w:rsidRPr="00F40D4B">
        <w:rPr>
          <w:rFonts w:hint="cs"/>
          <w:rtl/>
        </w:rPr>
        <w:t>ב חודשים</w:t>
      </w:r>
    </w:p>
    <w:p w14:paraId="2B98CD3E" w14:textId="03EAB1FD" w:rsidR="00F707CE" w:rsidRPr="00F707CE" w:rsidRDefault="006F071F" w:rsidP="00E376C5">
      <w:pPr>
        <w:pStyle w:val="36"/>
        <w:framePr w:wrap="notBeside"/>
        <w:rPr>
          <w:rtl/>
        </w:rPr>
      </w:pPr>
      <w:r w:rsidRPr="00F707CE">
        <w:rPr>
          <w:rtl/>
        </w:rPr>
        <w:t>אמימר</w:t>
      </w:r>
      <w:r w:rsidR="00E376C5" w:rsidRPr="00F707CE">
        <w:rPr>
          <w:rFonts w:hint="cs"/>
          <w:rtl/>
        </w:rPr>
        <w:t xml:space="preserve"> מנהרדעא</w:t>
      </w:r>
      <w:r w:rsidR="00F707CE" w:rsidRPr="00F707CE">
        <w:rPr>
          <w:rtl/>
        </w:rPr>
        <w:t>:</w:t>
      </w:r>
    </w:p>
    <w:p w14:paraId="0D3F6855" w14:textId="6725AE33" w:rsidR="006F071F" w:rsidRPr="00F40D4B" w:rsidRDefault="006F071F" w:rsidP="00E376C5">
      <w:pPr>
        <w:rPr>
          <w:rtl/>
        </w:rPr>
      </w:pPr>
      <w:r w:rsidRPr="00F40D4B">
        <w:rPr>
          <w:rtl/>
        </w:rPr>
        <w:t>שומא הדר לעולם.</w:t>
      </w:r>
      <w:r w:rsidR="00E376C5">
        <w:rPr>
          <w:rFonts w:hint="cs"/>
          <w:rtl/>
        </w:rPr>
        <w:t xml:space="preserve"> </w:t>
      </w:r>
      <w:r w:rsidR="00E376C5" w:rsidRPr="005E4366">
        <w:rPr>
          <w:rFonts w:hint="cs"/>
          <w:b/>
          <w:bCs/>
          <w:rtl/>
        </w:rPr>
        <w:t>וכן הלכה</w:t>
      </w:r>
      <w:r w:rsidR="00E376C5">
        <w:rPr>
          <w:rFonts w:hint="cs"/>
          <w:rtl/>
        </w:rPr>
        <w:t xml:space="preserve"> משום </w:t>
      </w:r>
      <w:r w:rsidRPr="00621870">
        <w:rPr>
          <w:rStyle w:val="affff8"/>
          <w:rtl/>
        </w:rPr>
        <w:t>ועשית הישר והטוב</w:t>
      </w:r>
      <w:r w:rsidRPr="00F40D4B">
        <w:rPr>
          <w:rtl/>
        </w:rPr>
        <w:t>.</w:t>
      </w:r>
    </w:p>
    <w:p w14:paraId="54922A6B" w14:textId="77777777" w:rsidR="006F071F" w:rsidRPr="00F40D4B" w:rsidRDefault="006F071F" w:rsidP="009B508D">
      <w:pPr>
        <w:rPr>
          <w:rtl/>
        </w:rPr>
      </w:pPr>
    </w:p>
    <w:p w14:paraId="3956E461" w14:textId="136BC67B" w:rsidR="00F707CE" w:rsidRPr="00F707CE" w:rsidRDefault="006F071F" w:rsidP="004E2188">
      <w:pPr>
        <w:pStyle w:val="36"/>
        <w:framePr w:wrap="notBeside"/>
        <w:rPr>
          <w:rtl/>
        </w:rPr>
      </w:pPr>
      <w:r w:rsidRPr="00F707CE">
        <w:rPr>
          <w:rtl/>
        </w:rPr>
        <w:t>פשיטא</w:t>
      </w:r>
      <w:r w:rsidR="006F5B1C" w:rsidRPr="00F707CE">
        <w:rPr>
          <w:rFonts w:hint="cs"/>
          <w:rtl/>
        </w:rPr>
        <w:t xml:space="preserve"> א</w:t>
      </w:r>
      <w:r w:rsidR="00F707CE" w:rsidRPr="00F707CE">
        <w:rPr>
          <w:rFonts w:hint="cs"/>
          <w:rtl/>
        </w:rPr>
        <w:t>.</w:t>
      </w:r>
    </w:p>
    <w:p w14:paraId="34464F44" w14:textId="2006A0E3" w:rsidR="00251947" w:rsidRDefault="006F071F" w:rsidP="004E2188">
      <w:pPr>
        <w:rPr>
          <w:rStyle w:val="affffc"/>
          <w:rtl/>
        </w:rPr>
      </w:pPr>
      <w:r w:rsidRPr="00CF5B3D">
        <w:rPr>
          <w:b/>
          <w:bCs/>
          <w:rtl/>
        </w:rPr>
        <w:t>שמו לבע"</w:t>
      </w:r>
      <w:r w:rsidRPr="00CF5B3D">
        <w:rPr>
          <w:rFonts w:hint="cs"/>
          <w:b/>
          <w:bCs/>
          <w:rtl/>
        </w:rPr>
        <w:t>ח</w:t>
      </w:r>
      <w:r w:rsidRPr="00CF5B3D">
        <w:rPr>
          <w:b/>
          <w:bCs/>
          <w:rtl/>
        </w:rPr>
        <w:t>, ו</w:t>
      </w:r>
      <w:r w:rsidRPr="00CF5B3D">
        <w:rPr>
          <w:rFonts w:hint="cs"/>
          <w:b/>
          <w:bCs/>
          <w:rtl/>
        </w:rPr>
        <w:t>הלך ושם לבע</w:t>
      </w:r>
      <w:r w:rsidRPr="00CF5B3D">
        <w:rPr>
          <w:b/>
          <w:bCs/>
          <w:rtl/>
        </w:rPr>
        <w:t>"</w:t>
      </w:r>
      <w:r w:rsidRPr="00CF5B3D">
        <w:rPr>
          <w:rFonts w:hint="cs"/>
          <w:b/>
          <w:bCs/>
          <w:rtl/>
        </w:rPr>
        <w:t>ח שלו</w:t>
      </w:r>
      <w:r w:rsidRPr="00F40D4B">
        <w:rPr>
          <w:rFonts w:hint="cs"/>
          <w:rtl/>
        </w:rPr>
        <w:t xml:space="preserve"> </w:t>
      </w:r>
    </w:p>
    <w:p w14:paraId="4BE8AFF2" w14:textId="003FFF89" w:rsidR="00F707CE" w:rsidRPr="00F707CE" w:rsidRDefault="00F707CE" w:rsidP="00251947">
      <w:pPr>
        <w:pStyle w:val="36"/>
        <w:framePr w:wrap="notBeside"/>
        <w:rPr>
          <w:rtl/>
        </w:rPr>
      </w:pPr>
      <w:r w:rsidRPr="00F707CE">
        <w:rPr>
          <w:rFonts w:hint="cs"/>
          <w:rtl/>
        </w:rPr>
        <w:t>-</w:t>
      </w:r>
    </w:p>
    <w:p w14:paraId="067224CA" w14:textId="558434C1" w:rsidR="006F071F" w:rsidRPr="00F40D4B" w:rsidRDefault="004E2188" w:rsidP="004E2188">
      <w:pPr>
        <w:rPr>
          <w:rtl/>
        </w:rPr>
      </w:pPr>
      <w:r w:rsidRPr="004E2188">
        <w:rPr>
          <w:rStyle w:val="affffc"/>
          <w:rFonts w:hint="cs"/>
          <w:rtl/>
        </w:rPr>
        <w:t>אומרים לו</w:t>
      </w:r>
      <w:r>
        <w:rPr>
          <w:rFonts w:hint="cs"/>
          <w:rtl/>
        </w:rPr>
        <w:t xml:space="preserve"> אינך עדיף ממה שבאת ממנו</w:t>
      </w:r>
    </w:p>
    <w:p w14:paraId="3C0838B5" w14:textId="208DF74F" w:rsidR="00F707CE" w:rsidRPr="00F707CE" w:rsidRDefault="006F5B1C" w:rsidP="006F5B1C">
      <w:pPr>
        <w:pStyle w:val="36"/>
        <w:framePr w:wrap="notBeside"/>
        <w:rPr>
          <w:rtl/>
        </w:rPr>
      </w:pPr>
      <w:r w:rsidRPr="00F707CE">
        <w:rPr>
          <w:rFonts w:hint="cs"/>
          <w:rtl/>
        </w:rPr>
        <w:t>ב</w:t>
      </w:r>
      <w:r w:rsidR="00F707CE" w:rsidRPr="00F707CE">
        <w:rPr>
          <w:rFonts w:hint="cs"/>
          <w:rtl/>
        </w:rPr>
        <w:t>.</w:t>
      </w:r>
    </w:p>
    <w:p w14:paraId="5290818C" w14:textId="38B2BCF8" w:rsidR="00251947" w:rsidRDefault="006F071F" w:rsidP="004E2188">
      <w:pPr>
        <w:rPr>
          <w:rtl/>
        </w:rPr>
      </w:pPr>
      <w:r w:rsidRPr="004E2188">
        <w:rPr>
          <w:rFonts w:hint="cs"/>
          <w:b/>
          <w:bCs/>
          <w:rtl/>
        </w:rPr>
        <w:t xml:space="preserve">מכרה, הוריש או נתנה </w:t>
      </w:r>
      <w:r w:rsidRPr="004E2188">
        <w:rPr>
          <w:b/>
          <w:bCs/>
          <w:rtl/>
        </w:rPr>
        <w:t>במתנה</w:t>
      </w:r>
      <w:r w:rsidR="004E2188">
        <w:rPr>
          <w:rFonts w:hint="cs"/>
          <w:rtl/>
        </w:rPr>
        <w:t>,</w:t>
      </w:r>
      <w:r w:rsidRPr="00F40D4B">
        <w:rPr>
          <w:rtl/>
        </w:rPr>
        <w:t xml:space="preserve"> </w:t>
      </w:r>
    </w:p>
    <w:p w14:paraId="606B886B" w14:textId="14FA44C2" w:rsidR="00F707CE" w:rsidRPr="00F707CE" w:rsidRDefault="00F707CE" w:rsidP="00251947">
      <w:pPr>
        <w:pStyle w:val="36"/>
        <w:framePr w:wrap="notBeside"/>
        <w:rPr>
          <w:rtl/>
        </w:rPr>
      </w:pPr>
      <w:r w:rsidRPr="00F707CE">
        <w:rPr>
          <w:rFonts w:hint="cs"/>
          <w:rtl/>
        </w:rPr>
        <w:lastRenderedPageBreak/>
        <w:t>-</w:t>
      </w:r>
    </w:p>
    <w:p w14:paraId="63FA0BA8" w14:textId="22743D97" w:rsidR="006F071F" w:rsidRPr="00F40D4B" w:rsidRDefault="004E2188" w:rsidP="004E2188">
      <w:pPr>
        <w:rPr>
          <w:rtl/>
        </w:rPr>
      </w:pPr>
      <w:r>
        <w:rPr>
          <w:rFonts w:hint="cs"/>
          <w:rtl/>
        </w:rPr>
        <w:t>על דעת הקרקע ירדו ולא על דעת הכסף</w:t>
      </w:r>
    </w:p>
    <w:p w14:paraId="51E1ED6E" w14:textId="41178C54" w:rsidR="00F707CE" w:rsidRPr="00F707CE" w:rsidRDefault="006F5B1C" w:rsidP="006F5B1C">
      <w:pPr>
        <w:pStyle w:val="36"/>
        <w:framePr w:wrap="notBeside"/>
        <w:rPr>
          <w:rtl/>
        </w:rPr>
      </w:pPr>
      <w:r w:rsidRPr="00F707CE">
        <w:rPr>
          <w:rFonts w:hint="cs"/>
          <w:rtl/>
        </w:rPr>
        <w:t>ג</w:t>
      </w:r>
      <w:r w:rsidR="00F707CE" w:rsidRPr="00F707CE">
        <w:rPr>
          <w:rFonts w:hint="cs"/>
          <w:rtl/>
        </w:rPr>
        <w:t>.</w:t>
      </w:r>
    </w:p>
    <w:p w14:paraId="5F8580E5" w14:textId="185D646A" w:rsidR="00251947" w:rsidRDefault="006F071F" w:rsidP="009B508D">
      <w:pPr>
        <w:rPr>
          <w:rtl/>
        </w:rPr>
      </w:pPr>
      <w:r w:rsidRPr="005A6D3E">
        <w:rPr>
          <w:b/>
          <w:bCs/>
          <w:rtl/>
        </w:rPr>
        <w:t xml:space="preserve">שמו לאשה </w:t>
      </w:r>
      <w:r w:rsidR="005A6D3E">
        <w:rPr>
          <w:rFonts w:hint="cs"/>
          <w:b/>
          <w:bCs/>
          <w:rtl/>
        </w:rPr>
        <w:t xml:space="preserve">או מהאשה </w:t>
      </w:r>
      <w:r w:rsidRPr="005A6D3E">
        <w:rPr>
          <w:b/>
          <w:bCs/>
          <w:rtl/>
        </w:rPr>
        <w:t>ו</w:t>
      </w:r>
      <w:r w:rsidRPr="005A6D3E">
        <w:rPr>
          <w:rFonts w:hint="cs"/>
          <w:b/>
          <w:bCs/>
          <w:rtl/>
        </w:rPr>
        <w:t>נישאה</w:t>
      </w:r>
      <w:r w:rsidR="005A6D3E">
        <w:rPr>
          <w:rFonts w:hint="cs"/>
          <w:b/>
          <w:bCs/>
          <w:rtl/>
        </w:rPr>
        <w:t xml:space="preserve"> ומתה</w:t>
      </w:r>
    </w:p>
    <w:p w14:paraId="399F56B4" w14:textId="240D65CD" w:rsidR="00F707CE" w:rsidRPr="00F707CE" w:rsidRDefault="00F707CE" w:rsidP="00251947">
      <w:pPr>
        <w:pStyle w:val="36"/>
        <w:framePr w:wrap="notBeside"/>
        <w:rPr>
          <w:rtl/>
        </w:rPr>
      </w:pPr>
      <w:r w:rsidRPr="00F707CE">
        <w:rPr>
          <w:rFonts w:hint="cs"/>
          <w:rtl/>
        </w:rPr>
        <w:t>-</w:t>
      </w:r>
    </w:p>
    <w:p w14:paraId="0A9E27AB" w14:textId="635E7445" w:rsidR="006F071F" w:rsidRPr="00F40D4B" w:rsidRDefault="006F071F" w:rsidP="009B508D">
      <w:pPr>
        <w:rPr>
          <w:rtl/>
        </w:rPr>
      </w:pPr>
      <w:r w:rsidRPr="00F40D4B">
        <w:rPr>
          <w:rtl/>
        </w:rPr>
        <w:t xml:space="preserve">בעל בנכסי אשתו </w:t>
      </w:r>
      <w:r w:rsidRPr="005A6D3E">
        <w:rPr>
          <w:b/>
          <w:bCs/>
          <w:rtl/>
        </w:rPr>
        <w:t>לוקח</w:t>
      </w:r>
      <w:r w:rsidRPr="00F40D4B">
        <w:rPr>
          <w:rtl/>
        </w:rPr>
        <w:t xml:space="preserve"> הוי, לא מ</w:t>
      </w:r>
      <w:r w:rsidRPr="00F40D4B">
        <w:rPr>
          <w:rFonts w:hint="cs"/>
          <w:rtl/>
        </w:rPr>
        <w:t>חזיר ולא מחזירים לו</w:t>
      </w:r>
      <w:r w:rsidR="005A6D3E">
        <w:rPr>
          <w:rFonts w:hint="cs"/>
          <w:rtl/>
        </w:rPr>
        <w:t>.</w:t>
      </w:r>
    </w:p>
    <w:p w14:paraId="494D2212" w14:textId="77777777" w:rsidR="00251947" w:rsidRDefault="00251947" w:rsidP="009B508D">
      <w:pPr>
        <w:rPr>
          <w:rtl/>
        </w:rPr>
      </w:pPr>
      <w:r>
        <w:rPr>
          <w:rFonts w:hint="cs"/>
          <w:b/>
          <w:bCs/>
          <w:rtl/>
        </w:rPr>
        <w:t>כתקנת אושא</w:t>
      </w:r>
      <w:r w:rsidR="006F071F" w:rsidRPr="005B5B87">
        <w:rPr>
          <w:b/>
          <w:bCs/>
          <w:rtl/>
        </w:rPr>
        <w:t>:</w:t>
      </w:r>
      <w:r w:rsidR="006F071F" w:rsidRPr="00F40D4B">
        <w:rPr>
          <w:rtl/>
        </w:rPr>
        <w:t xml:space="preserve"> האשה שמכרה בנכסי מלוג בחיי בעלה ומתה </w:t>
      </w:r>
    </w:p>
    <w:p w14:paraId="7064735B" w14:textId="23F33329" w:rsidR="006F071F" w:rsidRPr="00F40D4B" w:rsidRDefault="006F071F" w:rsidP="009B508D">
      <w:pPr>
        <w:rPr>
          <w:rtl/>
        </w:rPr>
      </w:pPr>
      <w:r w:rsidRPr="00F40D4B">
        <w:rPr>
          <w:rtl/>
        </w:rPr>
        <w:t xml:space="preserve">- </w:t>
      </w:r>
      <w:r w:rsidR="00251947">
        <w:rPr>
          <w:rFonts w:hint="cs"/>
          <w:rtl/>
        </w:rPr>
        <w:t>ש</w:t>
      </w:r>
      <w:r w:rsidRPr="00F40D4B">
        <w:rPr>
          <w:rtl/>
        </w:rPr>
        <w:t>הבעל מוציא מיד הלקוחות.</w:t>
      </w:r>
    </w:p>
    <w:p w14:paraId="6359909D" w14:textId="77777777" w:rsidR="00A6533C" w:rsidRPr="00F40D4B" w:rsidRDefault="006F071F" w:rsidP="00257A1F">
      <w:pPr>
        <w:pStyle w:val="affe"/>
        <w:framePr w:wrap="around"/>
        <w:rPr>
          <w:rtl/>
        </w:rPr>
      </w:pPr>
      <w:r w:rsidRPr="00F40D4B">
        <w:rPr>
          <w:rtl/>
        </w:rPr>
        <w:t xml:space="preserve"> לה:</w:t>
      </w:r>
    </w:p>
    <w:p w14:paraId="6D4F6C67" w14:textId="2AABE963" w:rsidR="00F707CE" w:rsidRPr="00F707CE" w:rsidRDefault="006F5B1C" w:rsidP="006F5B1C">
      <w:pPr>
        <w:pStyle w:val="36"/>
        <w:framePr w:wrap="notBeside"/>
        <w:rPr>
          <w:rtl/>
        </w:rPr>
      </w:pPr>
      <w:r w:rsidRPr="00F707CE">
        <w:rPr>
          <w:rFonts w:hint="cs"/>
          <w:rtl/>
        </w:rPr>
        <w:t>ד</w:t>
      </w:r>
      <w:r w:rsidR="00F707CE" w:rsidRPr="00F707CE">
        <w:rPr>
          <w:rFonts w:hint="cs"/>
          <w:rtl/>
        </w:rPr>
        <w:t>.</w:t>
      </w:r>
    </w:p>
    <w:p w14:paraId="1A17DC68" w14:textId="30CE16DA" w:rsidR="006F071F" w:rsidRPr="00F40D4B" w:rsidRDefault="006F071F" w:rsidP="00A67F32">
      <w:pPr>
        <w:rPr>
          <w:rtl/>
        </w:rPr>
      </w:pPr>
      <w:r w:rsidRPr="00251947">
        <w:rPr>
          <w:rFonts w:hint="cs"/>
          <w:b/>
          <w:bCs/>
          <w:rtl/>
        </w:rPr>
        <w:t>גבה הוא עצמו בחובו</w:t>
      </w:r>
      <w:r w:rsidRPr="00F40D4B">
        <w:rPr>
          <w:rFonts w:hint="cs"/>
          <w:rtl/>
        </w:rPr>
        <w:t xml:space="preserve"> </w:t>
      </w:r>
      <w:r w:rsidRPr="005A6D3E">
        <w:rPr>
          <w:rStyle w:val="afffff2"/>
          <w:rFonts w:hint="cs"/>
          <w:rtl/>
        </w:rPr>
        <w:t>הקרקע שלו</w:t>
      </w:r>
      <w:r w:rsidRPr="005A6D3E">
        <w:rPr>
          <w:rStyle w:val="afffff2"/>
          <w:rtl/>
        </w:rPr>
        <w:t>,</w:t>
      </w:r>
      <w:r w:rsidRPr="00F40D4B">
        <w:rPr>
          <w:rtl/>
        </w:rPr>
        <w:t xml:space="preserve"> </w:t>
      </w:r>
    </w:p>
    <w:p w14:paraId="36A628F6" w14:textId="5B3AD631" w:rsidR="00F707CE" w:rsidRPr="00F707CE" w:rsidRDefault="00A67F32" w:rsidP="00A67F32">
      <w:pPr>
        <w:pStyle w:val="36"/>
        <w:framePr w:wrap="notBeside"/>
        <w:rPr>
          <w:rtl/>
        </w:rPr>
      </w:pPr>
      <w:r w:rsidRPr="00F707CE">
        <w:rPr>
          <w:rFonts w:hint="cs"/>
          <w:rtl/>
        </w:rPr>
        <w:t>ר''א ורבינא</w:t>
      </w:r>
      <w:r w:rsidR="00F707CE" w:rsidRPr="00F707CE">
        <w:rPr>
          <w:rFonts w:hint="cs"/>
          <w:rtl/>
        </w:rPr>
        <w:t>:</w:t>
      </w:r>
    </w:p>
    <w:p w14:paraId="206F3E2D" w14:textId="1AFEA900" w:rsidR="006F071F" w:rsidRPr="00F40D4B" w:rsidRDefault="00A67F32" w:rsidP="009B508D">
      <w:pPr>
        <w:rPr>
          <w:rtl/>
        </w:rPr>
      </w:pPr>
      <w:r>
        <w:rPr>
          <w:rStyle w:val="affffc"/>
          <w:rFonts w:hint="cs"/>
          <w:rtl/>
        </w:rPr>
        <w:t xml:space="preserve">למ''ד </w:t>
      </w:r>
      <w:r w:rsidRPr="0014483F">
        <w:rPr>
          <w:rFonts w:hint="cs"/>
          <w:rtl/>
        </w:rPr>
        <w:t>לא הדרה</w:t>
      </w:r>
      <w:r w:rsidR="0014483F" w:rsidRPr="0014483F">
        <w:rPr>
          <w:rFonts w:hint="cs"/>
          <w:rtl/>
        </w:rPr>
        <w:t>,</w:t>
      </w:r>
      <w:r w:rsidR="006F071F" w:rsidRPr="00B24269">
        <w:rPr>
          <w:rStyle w:val="affffc"/>
          <w:rtl/>
        </w:rPr>
        <w:t xml:space="preserve"> </w:t>
      </w:r>
      <w:r w:rsidR="0014483F">
        <w:rPr>
          <w:rFonts w:hint="cs"/>
          <w:rtl/>
        </w:rPr>
        <w:t>משום ש</w:t>
      </w:r>
      <w:r w:rsidR="005A6D3E">
        <w:rPr>
          <w:rFonts w:hint="cs"/>
          <w:rtl/>
        </w:rPr>
        <w:t>ה</w:t>
      </w:r>
      <w:r w:rsidR="006F071F" w:rsidRPr="00F40D4B">
        <w:rPr>
          <w:rFonts w:hint="cs"/>
          <w:rtl/>
        </w:rPr>
        <w:t>מכר מעליא הוא</w:t>
      </w:r>
      <w:r w:rsidR="0014483F">
        <w:rPr>
          <w:rFonts w:hint="cs"/>
          <w:rtl/>
        </w:rPr>
        <w:t>,</w:t>
      </w:r>
      <w:r w:rsidR="006F071F" w:rsidRPr="00F40D4B">
        <w:rPr>
          <w:rFonts w:hint="cs"/>
          <w:rtl/>
        </w:rPr>
        <w:t xml:space="preserve"> דמדעת עצמו גבה</w:t>
      </w:r>
    </w:p>
    <w:p w14:paraId="038E11EF" w14:textId="61CA60C0" w:rsidR="00A6533C" w:rsidRPr="006F5B1C" w:rsidRDefault="0014483F" w:rsidP="009B508D">
      <w:pPr>
        <w:rPr>
          <w:spacing w:val="-2"/>
          <w:rtl/>
        </w:rPr>
      </w:pPr>
      <w:r w:rsidRPr="006F5B1C">
        <w:rPr>
          <w:rStyle w:val="affffc"/>
          <w:rFonts w:hint="cs"/>
          <w:spacing w:val="-2"/>
          <w:rtl/>
        </w:rPr>
        <w:t xml:space="preserve">למ''ד </w:t>
      </w:r>
      <w:r w:rsidRPr="006F5B1C">
        <w:rPr>
          <w:rFonts w:hint="cs"/>
          <w:spacing w:val="-2"/>
          <w:rtl/>
        </w:rPr>
        <w:t xml:space="preserve">הדרה זה לא </w:t>
      </w:r>
      <w:r w:rsidR="006F071F" w:rsidRPr="006F5B1C">
        <w:rPr>
          <w:rFonts w:hint="cs"/>
          <w:spacing w:val="-2"/>
          <w:rtl/>
        </w:rPr>
        <w:t xml:space="preserve">מכר מעליא </w:t>
      </w:r>
      <w:r w:rsidR="00B24269" w:rsidRPr="006F5B1C">
        <w:rPr>
          <w:rFonts w:hint="cs"/>
          <w:spacing w:val="-2"/>
          <w:rtl/>
        </w:rPr>
        <w:t>ו</w:t>
      </w:r>
      <w:r w:rsidR="006F071F" w:rsidRPr="006F5B1C">
        <w:rPr>
          <w:rFonts w:hint="cs"/>
          <w:spacing w:val="-2"/>
          <w:rtl/>
        </w:rPr>
        <w:t>גבה משום שמתבייש לילך לבי</w:t>
      </w:r>
      <w:r w:rsidR="006F071F" w:rsidRPr="006F5B1C">
        <w:rPr>
          <w:spacing w:val="-2"/>
          <w:rtl/>
        </w:rPr>
        <w:t>"</w:t>
      </w:r>
      <w:r w:rsidR="006F071F" w:rsidRPr="006F5B1C">
        <w:rPr>
          <w:rFonts w:hint="cs"/>
          <w:spacing w:val="-2"/>
          <w:rtl/>
        </w:rPr>
        <w:t>ד</w:t>
      </w:r>
      <w:r w:rsidR="006C4311" w:rsidRPr="006F5B1C">
        <w:rPr>
          <w:rFonts w:hint="cs"/>
          <w:spacing w:val="-2"/>
          <w:rtl/>
        </w:rPr>
        <w:t>.</w:t>
      </w:r>
    </w:p>
    <w:p w14:paraId="1B92FBCA" w14:textId="225C7926" w:rsidR="00B24269" w:rsidRDefault="00B24269" w:rsidP="00B24269">
      <w:pPr>
        <w:pStyle w:val="affff9"/>
        <w:rPr>
          <w:rtl/>
        </w:rPr>
      </w:pPr>
      <w:r>
        <w:rPr>
          <w:rFonts w:hint="cs"/>
          <w:rtl/>
        </w:rPr>
        <w:t>ממתי</w:t>
      </w:r>
      <w:r w:rsidR="006F071F" w:rsidRPr="00F40D4B">
        <w:rPr>
          <w:rtl/>
        </w:rPr>
        <w:t xml:space="preserve"> אכיל פיר</w:t>
      </w:r>
      <w:r w:rsidR="00CA4B6E">
        <w:rPr>
          <w:rFonts w:hint="cs"/>
          <w:rtl/>
        </w:rPr>
        <w:t>ות</w:t>
      </w:r>
    </w:p>
    <w:p w14:paraId="47D8D69C" w14:textId="6893348E" w:rsidR="00F707CE" w:rsidRPr="00F707CE" w:rsidRDefault="006F071F" w:rsidP="00B24269">
      <w:pPr>
        <w:pStyle w:val="36"/>
        <w:framePr w:wrap="notBeside"/>
        <w:rPr>
          <w:rtl/>
        </w:rPr>
      </w:pPr>
      <w:r w:rsidRPr="00F707CE">
        <w:rPr>
          <w:rtl/>
        </w:rPr>
        <w:t>רבה</w:t>
      </w:r>
      <w:r w:rsidR="00F707CE" w:rsidRPr="00F707CE">
        <w:rPr>
          <w:rtl/>
        </w:rPr>
        <w:t>:</w:t>
      </w:r>
    </w:p>
    <w:p w14:paraId="0D467D43" w14:textId="1F7E358B" w:rsidR="00B24269" w:rsidRDefault="006F071F" w:rsidP="009B508D">
      <w:pPr>
        <w:rPr>
          <w:rtl/>
        </w:rPr>
      </w:pPr>
      <w:r w:rsidRPr="00F40D4B">
        <w:rPr>
          <w:rtl/>
        </w:rPr>
        <w:t>מ</w:t>
      </w:r>
      <w:r w:rsidRPr="00F40D4B">
        <w:rPr>
          <w:rFonts w:hint="cs"/>
          <w:rtl/>
        </w:rPr>
        <w:t>שמגיע שטר פסיקה לידו</w:t>
      </w:r>
      <w:r w:rsidR="00B24269">
        <w:rPr>
          <w:rFonts w:hint="cs"/>
          <w:rtl/>
        </w:rPr>
        <w:t xml:space="preserve"> </w:t>
      </w:r>
      <w:r w:rsidRPr="00B24269">
        <w:rPr>
          <w:rStyle w:val="afffff2"/>
          <w:rFonts w:hint="cs"/>
          <w:rtl/>
        </w:rPr>
        <w:t>[אחר צ' יום],</w:t>
      </w:r>
      <w:r w:rsidRPr="00F40D4B">
        <w:rPr>
          <w:rtl/>
        </w:rPr>
        <w:t xml:space="preserve"> </w:t>
      </w:r>
    </w:p>
    <w:p w14:paraId="0040757C" w14:textId="1F213896" w:rsidR="00F707CE" w:rsidRPr="00F707CE" w:rsidRDefault="006F071F" w:rsidP="00B24269">
      <w:pPr>
        <w:pStyle w:val="36"/>
        <w:framePr w:wrap="notBeside"/>
        <w:rPr>
          <w:rtl/>
        </w:rPr>
      </w:pPr>
      <w:r w:rsidRPr="00F707CE">
        <w:rPr>
          <w:rtl/>
        </w:rPr>
        <w:t>אביי</w:t>
      </w:r>
      <w:r w:rsidR="00F707CE" w:rsidRPr="00F707CE">
        <w:rPr>
          <w:rtl/>
        </w:rPr>
        <w:t>:</w:t>
      </w:r>
    </w:p>
    <w:p w14:paraId="307050AF" w14:textId="64ADF297" w:rsidR="006F071F" w:rsidRPr="00F40D4B" w:rsidRDefault="006F071F" w:rsidP="009B508D">
      <w:pPr>
        <w:rPr>
          <w:rtl/>
        </w:rPr>
      </w:pPr>
      <w:r w:rsidRPr="00F40D4B">
        <w:rPr>
          <w:rtl/>
        </w:rPr>
        <w:t>עדיו בחתומיו זכין לו.</w:t>
      </w:r>
    </w:p>
    <w:p w14:paraId="2B25AE25" w14:textId="72F12046" w:rsidR="00F707CE" w:rsidRPr="00F707CE" w:rsidRDefault="006F071F" w:rsidP="00B24269">
      <w:pPr>
        <w:pStyle w:val="36"/>
        <w:framePr w:wrap="notBeside"/>
        <w:rPr>
          <w:rtl/>
        </w:rPr>
      </w:pPr>
      <w:r w:rsidRPr="00F707CE">
        <w:rPr>
          <w:rtl/>
        </w:rPr>
        <w:t>רבא</w:t>
      </w:r>
      <w:r w:rsidR="00F707CE" w:rsidRPr="00F707CE">
        <w:rPr>
          <w:rtl/>
        </w:rPr>
        <w:t>:</w:t>
      </w:r>
    </w:p>
    <w:p w14:paraId="5FD41E04" w14:textId="43E7B55E" w:rsidR="006F071F" w:rsidRPr="00F40D4B" w:rsidRDefault="00B24269" w:rsidP="00B24269">
      <w:pPr>
        <w:rPr>
          <w:rtl/>
        </w:rPr>
      </w:pPr>
      <w:r>
        <w:rPr>
          <w:rFonts w:hint="cs"/>
          <w:rtl/>
        </w:rPr>
        <w:t>כ</w:t>
      </w:r>
      <w:r w:rsidR="00CA4B6E">
        <w:rPr>
          <w:rFonts w:hint="cs"/>
          <w:rtl/>
        </w:rPr>
        <w:t>שי</w:t>
      </w:r>
      <w:r>
        <w:rPr>
          <w:rFonts w:hint="cs"/>
          <w:rtl/>
        </w:rPr>
        <w:t>ושלמו ימי הכרזה</w:t>
      </w:r>
      <w:r w:rsidR="006F071F" w:rsidRPr="00B24269">
        <w:rPr>
          <w:rStyle w:val="afffff2"/>
          <w:rFonts w:hint="cs"/>
          <w:rtl/>
        </w:rPr>
        <w:t xml:space="preserve"> [אחר שבא לידו]</w:t>
      </w:r>
      <w:r w:rsidR="006F071F" w:rsidRPr="00B24269">
        <w:rPr>
          <w:rStyle w:val="afffff2"/>
          <w:rtl/>
        </w:rPr>
        <w:t>.</w:t>
      </w:r>
    </w:p>
    <w:p w14:paraId="3BB7FB9E" w14:textId="77777777" w:rsidR="00A6533C" w:rsidRPr="00F40D4B" w:rsidRDefault="00A6533C" w:rsidP="00A6533C">
      <w:pPr>
        <w:pStyle w:val="aff9"/>
        <w:rPr>
          <w:rtl/>
        </w:rPr>
      </w:pPr>
      <w:r w:rsidRPr="00F40D4B">
        <w:rPr>
          <w:rtl/>
        </w:rPr>
        <w:t>***</w:t>
      </w:r>
    </w:p>
    <w:p w14:paraId="2BD1D4F9" w14:textId="430897E5" w:rsidR="006F071F" w:rsidRPr="00F40D4B" w:rsidRDefault="006F071F" w:rsidP="00CA4B6E">
      <w:pPr>
        <w:pStyle w:val="afffff"/>
        <w:framePr w:wrap="around"/>
        <w:rPr>
          <w:rtl/>
        </w:rPr>
      </w:pPr>
      <w:del w:id="20202" w:author="קלוד" w:date="2026-10-06T10:08:05Z">
        <w:r>
          <w:rPr>
            <w:rtl/>
          </w:rPr>
          <w:delText xml:space="preserve">משנה.</w:delText>
        </w:r>
      </w:del>
      <w:ins w:id="20203" w:author="קלוד" w:date="2026-10-06T10:08:05Z">
        <w:r>
          <w:rPr>
            <w:rtl/>
          </w:rPr>
          <w:t xml:space="preserve">משנה ב</w:t>
        </w:r>
      </w:ins>
    </w:p>
    <w:p w14:paraId="57A982F0" w14:textId="77777777" w:rsidR="00A6533C" w:rsidRPr="00F40D4B" w:rsidRDefault="006F071F" w:rsidP="00701E5E">
      <w:pPr>
        <w:pStyle w:val="afff3"/>
        <w:rPr>
          <w:rtl/>
        </w:rPr>
      </w:pPr>
      <w:ins w:id="9863" w:author="מספור קטעי משנה" w:date="2026-10-06T06:45:11Z">
        <w:r>
          <w:rPr>
            <w:rStyle w:val="MisparKeta"/>
          </w:rPr>
          <w:t xml:space="preserve">א. </w:t>
        </w:r>
      </w:ins>
      <w:r w:rsidRPr="00F40D4B">
        <w:rPr>
          <w:rtl/>
        </w:rPr>
        <w:t>השוכר פרה מחבירו והשאילה לאחר ומתה כדרכה</w:t>
      </w:r>
    </w:p>
    <w:p w14:paraId="6BC84BAB" w14:textId="53A40D92" w:rsidR="006F071F" w:rsidRPr="00F40D4B" w:rsidRDefault="006F071F" w:rsidP="00257A1F">
      <w:pPr>
        <w:pStyle w:val="afff3"/>
        <w:rPr>
          <w:rtl/>
        </w:rPr>
      </w:pPr>
      <w:r w:rsidRPr="00F40D4B">
        <w:rPr>
          <w:rtl/>
        </w:rPr>
        <w:t>- ישבע השוכר שמתה כדרכה, והשואל ישלם לשוכר.</w:t>
      </w:r>
    </w:p>
    <w:p w14:paraId="7E0BC4DF" w14:textId="23E18484" w:rsidR="006F071F" w:rsidRPr="00F40D4B" w:rsidRDefault="006F071F" w:rsidP="00CA4B6E">
      <w:pPr>
        <w:pStyle w:val="afff3"/>
        <w:spacing w:after="60" w:line="220" w:lineRule="exact"/>
        <w:rPr>
          <w:rtl/>
        </w:rPr>
      </w:pPr>
      <w:r w:rsidRPr="00CA4B6E">
        <w:rPr>
          <w:rStyle w:val="TanaimMishna"/>
          <w:rtl/>
          <w:rPrChange w:id="20032" w:author="קלוד" w:date="2026-10-06T10:08:05Z">
            <w:rPr>
              <w:rStyle w:val="affffc"/>
              <w:rtl/>
            </w:rPr>
          </w:rPrChange>
        </w:rPr>
        <w:t xml:space="preserve">רבי יוסי: </w:t>
      </w:r>
      <w:r w:rsidRPr="00F40D4B">
        <w:rPr>
          <w:rtl/>
        </w:rPr>
        <w:t>כיצד הלה עושה סחורה בפרתו של חבירו? אלא, תחזור פרה לבעלים.</w:t>
      </w:r>
    </w:p>
    <w:p w14:paraId="2B8E7BD8" w14:textId="13615F46" w:rsidR="00F707CE" w:rsidRPr="00F707CE" w:rsidRDefault="006F071F" w:rsidP="00CA4B6E">
      <w:pPr>
        <w:pStyle w:val="36"/>
        <w:framePr w:wrap="notBeside"/>
        <w:rPr>
          <w:rtl/>
        </w:rPr>
      </w:pPr>
      <w:r w:rsidRPr="00F707CE">
        <w:rPr>
          <w:rFonts w:hint="cs"/>
          <w:rtl/>
        </w:rPr>
        <w:t>ראב</w:t>
      </w:r>
      <w:r w:rsidRPr="00F707CE">
        <w:rPr>
          <w:rtl/>
        </w:rPr>
        <w:t>"</w:t>
      </w:r>
      <w:r w:rsidRPr="00F707CE">
        <w:rPr>
          <w:rFonts w:hint="cs"/>
          <w:rtl/>
        </w:rPr>
        <w:t xml:space="preserve">א </w:t>
      </w:r>
      <w:r w:rsidRPr="00F707CE">
        <w:rPr>
          <w:rtl/>
        </w:rPr>
        <w:t>לאביי</w:t>
      </w:r>
      <w:r w:rsidR="00F707CE" w:rsidRPr="00F707CE">
        <w:rPr>
          <w:rtl/>
        </w:rPr>
        <w:t>:</w:t>
      </w:r>
    </w:p>
    <w:p w14:paraId="328BEA4B" w14:textId="5F967EE2" w:rsidR="00A6533C" w:rsidRPr="00F40D4B" w:rsidRDefault="006F071F" w:rsidP="009B508D">
      <w:pPr>
        <w:rPr>
          <w:rtl/>
        </w:rPr>
      </w:pPr>
      <w:r w:rsidRPr="00F40D4B">
        <w:rPr>
          <w:rFonts w:hint="cs"/>
          <w:rtl/>
        </w:rPr>
        <w:t>ושוכר קונה משעת מיתה וכל השבועה רק להפיס דעת בעה</w:t>
      </w:r>
      <w:r w:rsidRPr="00F40D4B">
        <w:rPr>
          <w:rtl/>
        </w:rPr>
        <w:t>"</w:t>
      </w:r>
      <w:r w:rsidRPr="00F40D4B">
        <w:rPr>
          <w:rFonts w:hint="cs"/>
          <w:rtl/>
        </w:rPr>
        <w:t>ב</w:t>
      </w:r>
    </w:p>
    <w:p w14:paraId="7E7EC895" w14:textId="77777777" w:rsidR="00A6533C" w:rsidRPr="00F40D4B" w:rsidRDefault="006F071F" w:rsidP="009B508D">
      <w:pPr>
        <w:rPr>
          <w:rtl/>
        </w:rPr>
      </w:pPr>
      <w:r w:rsidRPr="00F40D4B">
        <w:rPr>
          <w:rFonts w:hint="cs"/>
          <w:rtl/>
        </w:rPr>
        <w:t>דאילו היה קונה בשבועה היה אומר המשכיר לשוכר דל אתה ודל שבועתך אני אלך לדין בהדי שואל</w:t>
      </w:r>
    </w:p>
    <w:p w14:paraId="57CBC728" w14:textId="60AE6D4E" w:rsidR="00F707CE" w:rsidRPr="00F707CE" w:rsidRDefault="00CF5B3D" w:rsidP="00A25519">
      <w:pPr>
        <w:pStyle w:val="36"/>
        <w:framePr w:wrap="notBeside"/>
        <w:rPr>
          <w:rtl/>
        </w:rPr>
      </w:pPr>
      <w:r w:rsidRPr="00F707CE">
        <w:rPr>
          <w:rFonts w:hint="cs"/>
          <w:rtl/>
        </w:rPr>
        <w:t xml:space="preserve">א. </w:t>
      </w:r>
      <w:r w:rsidR="006F071F" w:rsidRPr="00F707CE">
        <w:rPr>
          <w:rFonts w:hint="cs"/>
          <w:rtl/>
        </w:rPr>
        <w:t>ר"ז</w:t>
      </w:r>
      <w:r w:rsidR="00F707CE" w:rsidRPr="00F707CE">
        <w:rPr>
          <w:rtl/>
        </w:rPr>
        <w:t>:</w:t>
      </w:r>
    </w:p>
    <w:p w14:paraId="5F5065CF" w14:textId="1431DBD9" w:rsidR="006F071F" w:rsidRPr="00F40D4B" w:rsidRDefault="006F071F" w:rsidP="00A25519">
      <w:pPr>
        <w:pStyle w:val="affff9"/>
        <w:rPr>
          <w:rtl/>
        </w:rPr>
      </w:pPr>
      <w:r w:rsidRPr="00F40D4B">
        <w:rPr>
          <w:rtl/>
        </w:rPr>
        <w:t>פעמים שהבעלים משלמין כמה פרות לשוכר.</w:t>
      </w:r>
    </w:p>
    <w:p w14:paraId="2A5EAE03" w14:textId="789C5280" w:rsidR="006F071F" w:rsidRPr="00F40D4B" w:rsidRDefault="00E91291" w:rsidP="009B508D">
      <w:pPr>
        <w:rPr>
          <w:rtl/>
        </w:rPr>
      </w:pPr>
      <w:r>
        <w:rPr>
          <w:rFonts w:hint="cs"/>
          <w:rtl/>
        </w:rPr>
        <w:t>כש</w:t>
      </w:r>
      <w:r w:rsidR="006F071F" w:rsidRPr="00F40D4B">
        <w:rPr>
          <w:rFonts w:hint="cs"/>
          <w:rtl/>
        </w:rPr>
        <w:t xml:space="preserve">שכר ממנו </w:t>
      </w:r>
      <w:r>
        <w:rPr>
          <w:rFonts w:hint="cs"/>
          <w:rtl/>
        </w:rPr>
        <w:t>ל</w:t>
      </w:r>
      <w:r w:rsidR="006F071F" w:rsidRPr="00F40D4B">
        <w:rPr>
          <w:rFonts w:hint="cs"/>
          <w:rtl/>
        </w:rPr>
        <w:t xml:space="preserve">מאה יום ואז שאל הבעלים ממנו לצ' יום ושוב שכר לפ' יום ושאל הבעלים לע' יום ומתה בתוך ימי שאלתה- דעל כל </w:t>
      </w:r>
      <w:r w:rsidR="006F071F" w:rsidRPr="00F40D4B">
        <w:rPr>
          <w:rtl/>
        </w:rPr>
        <w:t xml:space="preserve">שאלה ושאלה </w:t>
      </w:r>
      <w:r>
        <w:rPr>
          <w:rFonts w:hint="cs"/>
          <w:rtl/>
        </w:rPr>
        <w:t>מתחייב פרה</w:t>
      </w:r>
      <w:r w:rsidR="006F071F" w:rsidRPr="00F40D4B">
        <w:rPr>
          <w:rtl/>
        </w:rPr>
        <w:t>.</w:t>
      </w:r>
    </w:p>
    <w:p w14:paraId="195D891F" w14:textId="19D7E7AB" w:rsidR="00F707CE" w:rsidRPr="00F707CE" w:rsidRDefault="006F071F" w:rsidP="00A25519">
      <w:pPr>
        <w:pStyle w:val="36"/>
        <w:framePr w:wrap="notBeside"/>
        <w:rPr>
          <w:rtl/>
        </w:rPr>
      </w:pPr>
      <w:r w:rsidRPr="00F707CE">
        <w:rPr>
          <w:rFonts w:hint="cs"/>
          <w:rtl/>
        </w:rPr>
        <w:t>ר</w:t>
      </w:r>
      <w:r w:rsidRPr="00F707CE">
        <w:rPr>
          <w:rtl/>
        </w:rPr>
        <w:t>"</w:t>
      </w:r>
      <w:r w:rsidRPr="00F707CE">
        <w:rPr>
          <w:rFonts w:hint="cs"/>
          <w:rtl/>
        </w:rPr>
        <w:t>א מדיפתי</w:t>
      </w:r>
      <w:r w:rsidR="00F707CE" w:rsidRPr="00F707CE">
        <w:rPr>
          <w:rFonts w:hint="cs"/>
          <w:rtl/>
        </w:rPr>
        <w:t>:</w:t>
      </w:r>
    </w:p>
    <w:p w14:paraId="61F7A2EC" w14:textId="3FA433A1" w:rsidR="00A6533C" w:rsidRPr="00F40D4B" w:rsidRDefault="006F071F" w:rsidP="009B508D">
      <w:pPr>
        <w:rPr>
          <w:rtl/>
        </w:rPr>
      </w:pPr>
      <w:r w:rsidRPr="00F40D4B">
        <w:rPr>
          <w:rFonts w:hint="cs"/>
          <w:rtl/>
        </w:rPr>
        <w:t>אכתי פרה אחת היא הכניסה והוציאה משכירות לשאלה וכו'</w:t>
      </w:r>
    </w:p>
    <w:p w14:paraId="37012075" w14:textId="34768277" w:rsidR="00F707CE" w:rsidRPr="00F707CE" w:rsidRDefault="006F071F" w:rsidP="00E91291">
      <w:pPr>
        <w:pStyle w:val="36"/>
        <w:framePr w:wrap="notBeside"/>
        <w:rPr>
          <w:rtl/>
        </w:rPr>
      </w:pPr>
      <w:r w:rsidRPr="00F707CE">
        <w:rPr>
          <w:rtl/>
        </w:rPr>
        <w:lastRenderedPageBreak/>
        <w:t>א"ל</w:t>
      </w:r>
      <w:r w:rsidR="00F707CE" w:rsidRPr="00F707CE">
        <w:rPr>
          <w:rtl/>
        </w:rPr>
        <w:t>:</w:t>
      </w:r>
    </w:p>
    <w:p w14:paraId="10E1A9AB" w14:textId="346237BD" w:rsidR="00A6533C" w:rsidRPr="00F40D4B" w:rsidRDefault="006F071F" w:rsidP="00E91291">
      <w:pPr>
        <w:rPr>
          <w:rtl/>
        </w:rPr>
      </w:pPr>
      <w:r w:rsidRPr="00F40D4B">
        <w:rPr>
          <w:rFonts w:hint="cs"/>
          <w:rtl/>
        </w:rPr>
        <w:t xml:space="preserve">אכתי </w:t>
      </w:r>
      <w:r w:rsidR="00E91291">
        <w:rPr>
          <w:rFonts w:hint="cs"/>
          <w:rtl/>
        </w:rPr>
        <w:t>הפרה לא בעין שיוכל לומר כן.</w:t>
      </w:r>
    </w:p>
    <w:p w14:paraId="5A8B2EA6" w14:textId="30BC4322" w:rsidR="00F707CE" w:rsidRPr="00F707CE" w:rsidRDefault="006F071F" w:rsidP="00A25519">
      <w:pPr>
        <w:pStyle w:val="36"/>
        <w:framePr w:wrap="notBeside"/>
        <w:rPr>
          <w:rtl/>
        </w:rPr>
      </w:pPr>
      <w:r w:rsidRPr="00F707CE">
        <w:rPr>
          <w:rFonts w:hint="cs"/>
          <w:rtl/>
        </w:rPr>
        <w:t xml:space="preserve">ב. </w:t>
      </w:r>
      <w:r w:rsidRPr="00F707CE">
        <w:rPr>
          <w:rtl/>
        </w:rPr>
        <w:t>מ</w:t>
      </w:r>
      <w:r w:rsidRPr="00F707CE">
        <w:rPr>
          <w:rFonts w:hint="cs"/>
          <w:rtl/>
        </w:rPr>
        <w:t>בר</w:t>
      </w:r>
      <w:r w:rsidRPr="00F707CE">
        <w:rPr>
          <w:rtl/>
        </w:rPr>
        <w:t>"</w:t>
      </w:r>
      <w:r w:rsidRPr="00F707CE">
        <w:rPr>
          <w:rFonts w:hint="cs"/>
          <w:rtl/>
        </w:rPr>
        <w:t>א</w:t>
      </w:r>
      <w:r w:rsidR="00F707CE" w:rsidRPr="00F707CE">
        <w:rPr>
          <w:rtl/>
        </w:rPr>
        <w:t>:</w:t>
      </w:r>
    </w:p>
    <w:p w14:paraId="09A08D99" w14:textId="4146F754" w:rsidR="00A6533C" w:rsidRPr="00F40D4B" w:rsidRDefault="006F071F" w:rsidP="009B508D">
      <w:pPr>
        <w:rPr>
          <w:rtl/>
        </w:rPr>
      </w:pPr>
      <w:r w:rsidRPr="00F40D4B">
        <w:rPr>
          <w:rtl/>
        </w:rPr>
        <w:t xml:space="preserve">אין לו עליהן אלא שתי פרות, </w:t>
      </w:r>
      <w:r w:rsidR="00CF5B3D">
        <w:rPr>
          <w:rFonts w:hint="cs"/>
          <w:rtl/>
        </w:rPr>
        <w:t xml:space="preserve">אחת </w:t>
      </w:r>
      <w:r w:rsidRPr="00F40D4B">
        <w:rPr>
          <w:rtl/>
        </w:rPr>
        <w:t>דשאלה</w:t>
      </w:r>
      <w:r w:rsidR="00CF5B3D">
        <w:rPr>
          <w:rFonts w:hint="cs"/>
          <w:rtl/>
        </w:rPr>
        <w:t>,</w:t>
      </w:r>
      <w:r w:rsidRPr="00F40D4B">
        <w:rPr>
          <w:rtl/>
        </w:rPr>
        <w:t xml:space="preserve"> </w:t>
      </w:r>
      <w:r w:rsidR="00CF5B3D">
        <w:rPr>
          <w:rFonts w:hint="cs"/>
          <w:rtl/>
        </w:rPr>
        <w:t xml:space="preserve">שקנה </w:t>
      </w:r>
      <w:r w:rsidRPr="00F40D4B">
        <w:rPr>
          <w:rFonts w:hint="cs"/>
          <w:rtl/>
        </w:rPr>
        <w:t>לגמרי</w:t>
      </w:r>
      <w:r w:rsidR="00CF5B3D">
        <w:rPr>
          <w:rFonts w:hint="cs"/>
          <w:rtl/>
        </w:rPr>
        <w:t>.</w:t>
      </w:r>
    </w:p>
    <w:p w14:paraId="2D6C8545" w14:textId="206FFA44" w:rsidR="00A6533C" w:rsidRPr="00F40D4B" w:rsidRDefault="00CF5B3D" w:rsidP="00A25519">
      <w:pPr>
        <w:rPr>
          <w:rtl/>
        </w:rPr>
      </w:pPr>
      <w:r>
        <w:rPr>
          <w:rFonts w:hint="cs"/>
          <w:rtl/>
        </w:rPr>
        <w:t xml:space="preserve">ואחת </w:t>
      </w:r>
      <w:r w:rsidR="006F071F" w:rsidRPr="00F40D4B">
        <w:rPr>
          <w:rtl/>
        </w:rPr>
        <w:t xml:space="preserve"> דשכירות</w:t>
      </w:r>
      <w:r w:rsidR="006F071F" w:rsidRPr="00F40D4B">
        <w:rPr>
          <w:rFonts w:hint="cs"/>
          <w:rtl/>
        </w:rPr>
        <w:t xml:space="preserve"> דעבד בה ימי שכירותה -וחוזרת לבעליה</w:t>
      </w:r>
      <w:r>
        <w:rPr>
          <w:rFonts w:hint="cs"/>
          <w:rtl/>
        </w:rPr>
        <w:t>.</w:t>
      </w:r>
    </w:p>
    <w:p w14:paraId="7FFB4DF0" w14:textId="77777777" w:rsidR="00A6533C" w:rsidRPr="00F40D4B" w:rsidRDefault="00A6533C" w:rsidP="00A6533C">
      <w:pPr>
        <w:pStyle w:val="aff9"/>
        <w:rPr>
          <w:rtl/>
        </w:rPr>
      </w:pPr>
      <w:r w:rsidRPr="00F40D4B">
        <w:rPr>
          <w:rtl/>
        </w:rPr>
        <w:t>***</w:t>
      </w:r>
    </w:p>
    <w:p w14:paraId="0F586266" w14:textId="77777777" w:rsidR="00A6533C" w:rsidRPr="00F40D4B" w:rsidRDefault="006F071F" w:rsidP="009F4564">
      <w:pPr>
        <w:pStyle w:val="affe"/>
        <w:framePr w:wrap="around" w:hAnchor="text" w:x="3687"/>
        <w:rPr>
          <w:rtl/>
        </w:rPr>
      </w:pPr>
      <w:r w:rsidRPr="00F40D4B">
        <w:rPr>
          <w:rtl/>
        </w:rPr>
        <w:t>לו.</w:t>
      </w:r>
    </w:p>
    <w:p w14:paraId="401AF983" w14:textId="5873927B" w:rsidR="00F707CE" w:rsidRPr="00F707CE" w:rsidRDefault="00A25519" w:rsidP="0099107E">
      <w:pPr>
        <w:pStyle w:val="36"/>
        <w:framePr w:wrap="notBeside" w:x="3516"/>
        <w:rPr>
          <w:rtl/>
        </w:rPr>
      </w:pPr>
      <w:r w:rsidRPr="00F707CE">
        <w:rPr>
          <w:rFonts w:hint="cs"/>
          <w:rtl/>
        </w:rPr>
        <w:t>ר</w:t>
      </w:r>
      <w:r w:rsidR="009F4564" w:rsidRPr="00F707CE">
        <w:rPr>
          <w:rFonts w:hint="cs"/>
          <w:rtl/>
        </w:rPr>
        <w:t>'ירמיה</w:t>
      </w:r>
      <w:r w:rsidR="00F707CE" w:rsidRPr="00F707CE">
        <w:rPr>
          <w:rtl/>
        </w:rPr>
        <w:t>:</w:t>
      </w:r>
    </w:p>
    <w:p w14:paraId="7D2E17B8" w14:textId="28898E0B" w:rsidR="006F071F" w:rsidRPr="00F40D4B" w:rsidRDefault="009F4564" w:rsidP="00B37ED3">
      <w:pPr>
        <w:rPr>
          <w:rtl/>
        </w:rPr>
      </w:pPr>
      <w:r>
        <w:rPr>
          <w:rFonts w:hint="cs"/>
          <w:rtl/>
        </w:rPr>
        <w:t xml:space="preserve">על </w:t>
      </w:r>
      <w:r w:rsidR="006F071F" w:rsidRPr="00F40D4B">
        <w:rPr>
          <w:rtl/>
        </w:rPr>
        <w:t xml:space="preserve">כפירת ממון - אשם, </w:t>
      </w:r>
      <w:r>
        <w:rPr>
          <w:rFonts w:hint="cs"/>
          <w:rtl/>
        </w:rPr>
        <w:t xml:space="preserve">על </w:t>
      </w:r>
      <w:r w:rsidR="006F071F" w:rsidRPr="00F40D4B">
        <w:rPr>
          <w:rtl/>
        </w:rPr>
        <w:t>ביטוי שפתים - חטאת.</w:t>
      </w:r>
    </w:p>
    <w:p w14:paraId="4EE9553A" w14:textId="3330BD8D" w:rsidR="00F707CE" w:rsidRPr="00F707CE" w:rsidRDefault="00F707CE" w:rsidP="00B37ED3">
      <w:pPr>
        <w:pStyle w:val="36"/>
        <w:framePr w:wrap="notBeside"/>
        <w:rPr>
          <w:rtl/>
        </w:rPr>
      </w:pPr>
      <w:r w:rsidRPr="00F707CE">
        <w:rPr>
          <w:rtl/>
        </w:rPr>
        <w:t>•</w:t>
      </w:r>
    </w:p>
    <w:p w14:paraId="6C50EF64" w14:textId="65E2F54C" w:rsidR="006F071F" w:rsidRPr="00F40D4B" w:rsidRDefault="006F071F" w:rsidP="009B508D">
      <w:pPr>
        <w:rPr>
          <w:rtl/>
        </w:rPr>
      </w:pPr>
      <w:r w:rsidRPr="00343CA6">
        <w:rPr>
          <w:b/>
          <w:bCs/>
          <w:rtl/>
        </w:rPr>
        <w:t>פעמים ששניהם בחטאת</w:t>
      </w:r>
      <w:r w:rsidRPr="00F40D4B">
        <w:rPr>
          <w:rtl/>
        </w:rPr>
        <w:t xml:space="preserve"> - כגון שמתה כדרכה, ואמרו נאנסה.</w:t>
      </w:r>
    </w:p>
    <w:p w14:paraId="77FCD1C6" w14:textId="77777777" w:rsidR="006F071F" w:rsidRPr="00F40D4B" w:rsidRDefault="006F071F" w:rsidP="00B37ED3">
      <w:pPr>
        <w:rPr>
          <w:rtl/>
        </w:rPr>
      </w:pPr>
      <w:r w:rsidRPr="00973837">
        <w:rPr>
          <w:b/>
          <w:bCs/>
          <w:rtl/>
        </w:rPr>
        <w:t>שוכר</w:t>
      </w:r>
      <w:r w:rsidRPr="00F40D4B">
        <w:rPr>
          <w:rtl/>
        </w:rPr>
        <w:t xml:space="preserve"> דבין כך פטור - בחטאת, </w:t>
      </w:r>
      <w:r w:rsidRPr="00973837">
        <w:rPr>
          <w:b/>
          <w:bCs/>
          <w:rtl/>
        </w:rPr>
        <w:t>שואל</w:t>
      </w:r>
      <w:r w:rsidRPr="00F40D4B">
        <w:rPr>
          <w:rtl/>
        </w:rPr>
        <w:t xml:space="preserve"> דבין כך חייב - בחטאת.</w:t>
      </w:r>
    </w:p>
    <w:p w14:paraId="487C3AEE" w14:textId="308DF5F6" w:rsidR="00F707CE" w:rsidRPr="00F707CE" w:rsidRDefault="00F707CE" w:rsidP="00B37ED3">
      <w:pPr>
        <w:pStyle w:val="36"/>
        <w:framePr w:wrap="notBeside"/>
        <w:rPr>
          <w:rtl/>
        </w:rPr>
      </w:pPr>
      <w:r w:rsidRPr="00F707CE">
        <w:rPr>
          <w:rtl/>
        </w:rPr>
        <w:t>•</w:t>
      </w:r>
    </w:p>
    <w:p w14:paraId="3908A246" w14:textId="68776C22" w:rsidR="006F071F" w:rsidRPr="00F40D4B" w:rsidRDefault="006F071F" w:rsidP="009B508D">
      <w:pPr>
        <w:rPr>
          <w:rtl/>
        </w:rPr>
      </w:pPr>
      <w:r w:rsidRPr="00FD45F8">
        <w:rPr>
          <w:b/>
          <w:bCs/>
          <w:rtl/>
        </w:rPr>
        <w:t>פעמים ששניהם באשם</w:t>
      </w:r>
      <w:r w:rsidRPr="00F40D4B">
        <w:rPr>
          <w:rtl/>
        </w:rPr>
        <w:t xml:space="preserve"> - שנגנבה, ואמרו מתה מחמת מלאכה, </w:t>
      </w:r>
      <w:r w:rsidRPr="00FD45F8">
        <w:rPr>
          <w:rStyle w:val="afffff2"/>
          <w:rFonts w:hint="cs"/>
          <w:rtl/>
        </w:rPr>
        <w:t>דשניהם כופרים בממון שחייבים</w:t>
      </w:r>
    </w:p>
    <w:p w14:paraId="13C04FC3" w14:textId="13DE6F5D" w:rsidR="00F707CE" w:rsidRPr="00F707CE" w:rsidRDefault="00F707CE" w:rsidP="00B37ED3">
      <w:pPr>
        <w:pStyle w:val="36"/>
        <w:framePr w:wrap="notBeside"/>
        <w:rPr>
          <w:rtl/>
        </w:rPr>
      </w:pPr>
      <w:r w:rsidRPr="00F707CE">
        <w:rPr>
          <w:rtl/>
        </w:rPr>
        <w:t>•</w:t>
      </w:r>
    </w:p>
    <w:p w14:paraId="1B462F53" w14:textId="60ED897C" w:rsidR="006F071F" w:rsidRPr="00F40D4B" w:rsidRDefault="006F071F" w:rsidP="009B508D">
      <w:pPr>
        <w:rPr>
          <w:rtl/>
        </w:rPr>
      </w:pPr>
      <w:r w:rsidRPr="00FD45F8">
        <w:rPr>
          <w:b/>
          <w:bCs/>
          <w:rtl/>
        </w:rPr>
        <w:t>שוכר בחטאת ושואל באשם</w:t>
      </w:r>
      <w:r w:rsidRPr="00F40D4B">
        <w:rPr>
          <w:rtl/>
        </w:rPr>
        <w:t xml:space="preserve"> שמתה כדרכה ואמרו מתה מחמת מלאכה.</w:t>
      </w:r>
    </w:p>
    <w:p w14:paraId="6E923919" w14:textId="22C5960E" w:rsidR="006F071F" w:rsidRPr="00F40D4B" w:rsidRDefault="006F071F" w:rsidP="00FB2A00">
      <w:pPr>
        <w:rPr>
          <w:rtl/>
        </w:rPr>
      </w:pPr>
      <w:r w:rsidRPr="00973837">
        <w:rPr>
          <w:b/>
          <w:bCs/>
          <w:rtl/>
        </w:rPr>
        <w:t>שוכר</w:t>
      </w:r>
      <w:r w:rsidRPr="00F40D4B">
        <w:rPr>
          <w:rtl/>
        </w:rPr>
        <w:t xml:space="preserve"> דבין כך פטור חייב בחטאת, </w:t>
      </w:r>
      <w:r w:rsidRPr="00973837">
        <w:rPr>
          <w:b/>
          <w:bCs/>
          <w:rtl/>
        </w:rPr>
        <w:t>שואל</w:t>
      </w:r>
      <w:r w:rsidRPr="00F40D4B">
        <w:rPr>
          <w:rtl/>
        </w:rPr>
        <w:t xml:space="preserve"> דחייב</w:t>
      </w:r>
      <w:r w:rsidRPr="00F40D4B">
        <w:rPr>
          <w:rFonts w:hint="cs"/>
          <w:rtl/>
        </w:rPr>
        <w:t xml:space="preserve"> ופוטר עצמו </w:t>
      </w:r>
      <w:r w:rsidRPr="00F40D4B">
        <w:rPr>
          <w:rtl/>
        </w:rPr>
        <w:t>באשם.</w:t>
      </w:r>
    </w:p>
    <w:p w14:paraId="21BAC06F" w14:textId="0A54BC9A" w:rsidR="00F707CE" w:rsidRPr="00F707CE" w:rsidRDefault="00F707CE" w:rsidP="00FB2A00">
      <w:pPr>
        <w:pStyle w:val="36"/>
        <w:framePr w:wrap="notBeside"/>
        <w:rPr>
          <w:rtl/>
        </w:rPr>
      </w:pPr>
      <w:r w:rsidRPr="00F707CE">
        <w:rPr>
          <w:rtl/>
        </w:rPr>
        <w:t>•</w:t>
      </w:r>
    </w:p>
    <w:p w14:paraId="7AA56BE4" w14:textId="53C0AD07" w:rsidR="006F071F" w:rsidRPr="00F40D4B" w:rsidRDefault="006F071F" w:rsidP="009B508D">
      <w:pPr>
        <w:rPr>
          <w:rtl/>
        </w:rPr>
      </w:pPr>
      <w:r w:rsidRPr="00390D7C">
        <w:rPr>
          <w:b/>
          <w:bCs/>
          <w:rtl/>
        </w:rPr>
        <w:t>שוכר</w:t>
      </w:r>
      <w:r w:rsidRPr="00F40D4B">
        <w:rPr>
          <w:rtl/>
        </w:rPr>
        <w:t xml:space="preserve"> באשם ושואל בחטאת כגון שנגנבה, ואמרו מתה כדרכה.</w:t>
      </w:r>
    </w:p>
    <w:p w14:paraId="3728F4C0" w14:textId="12A3F93C" w:rsidR="006F071F" w:rsidRPr="00F40D4B" w:rsidRDefault="006F071F" w:rsidP="00FB2A00">
      <w:pPr>
        <w:rPr>
          <w:rtl/>
        </w:rPr>
      </w:pPr>
      <w:r w:rsidRPr="00390D7C">
        <w:rPr>
          <w:b/>
          <w:bCs/>
          <w:rtl/>
        </w:rPr>
        <w:t>שוכ</w:t>
      </w:r>
      <w:r w:rsidRPr="00390D7C">
        <w:rPr>
          <w:rFonts w:hint="cs"/>
          <w:b/>
          <w:bCs/>
          <w:rtl/>
        </w:rPr>
        <w:t>ר</w:t>
      </w:r>
      <w:r w:rsidRPr="00F40D4B">
        <w:rPr>
          <w:rtl/>
        </w:rPr>
        <w:t xml:space="preserve"> </w:t>
      </w:r>
      <w:r w:rsidR="00390D7C">
        <w:rPr>
          <w:rFonts w:hint="cs"/>
          <w:rtl/>
        </w:rPr>
        <w:t>שחייב</w:t>
      </w:r>
      <w:r w:rsidRPr="00F40D4B">
        <w:rPr>
          <w:rtl/>
        </w:rPr>
        <w:t xml:space="preserve"> בגניבה ואבידה, ופטר </w:t>
      </w:r>
      <w:r w:rsidRPr="00F40D4B">
        <w:rPr>
          <w:rFonts w:hint="cs"/>
          <w:rtl/>
        </w:rPr>
        <w:t>עצמו</w:t>
      </w:r>
      <w:r w:rsidR="00202C8A">
        <w:rPr>
          <w:rFonts w:hint="cs"/>
          <w:rtl/>
        </w:rPr>
        <w:t xml:space="preserve"> </w:t>
      </w:r>
      <w:r w:rsidRPr="00F40D4B">
        <w:rPr>
          <w:rtl/>
        </w:rPr>
        <w:t>באשם.</w:t>
      </w:r>
      <w:r w:rsidRPr="00F40D4B">
        <w:rPr>
          <w:rFonts w:hint="cs"/>
          <w:rtl/>
        </w:rPr>
        <w:t xml:space="preserve"> </w:t>
      </w:r>
      <w:r w:rsidRPr="00390D7C">
        <w:rPr>
          <w:b/>
          <w:bCs/>
          <w:rtl/>
        </w:rPr>
        <w:t>שואל</w:t>
      </w:r>
      <w:r w:rsidRPr="00F40D4B">
        <w:rPr>
          <w:rtl/>
        </w:rPr>
        <w:t xml:space="preserve"> דבין כך </w:t>
      </w:r>
      <w:r w:rsidRPr="00F40D4B">
        <w:rPr>
          <w:rFonts w:hint="cs"/>
          <w:rtl/>
        </w:rPr>
        <w:t>ח</w:t>
      </w:r>
      <w:r w:rsidRPr="00F40D4B">
        <w:rPr>
          <w:rtl/>
        </w:rPr>
        <w:t>ייב בחטאת.</w:t>
      </w:r>
    </w:p>
    <w:p w14:paraId="6CB7F549" w14:textId="4F8A3B45" w:rsidR="00F707CE" w:rsidRPr="00F707CE" w:rsidRDefault="00973837" w:rsidP="00FB2A00">
      <w:pPr>
        <w:pStyle w:val="36"/>
        <w:framePr w:wrap="notBeside"/>
        <w:rPr>
          <w:rtl/>
        </w:rPr>
      </w:pPr>
      <w:r w:rsidRPr="00F707CE">
        <w:rPr>
          <w:rFonts w:hint="cs"/>
          <w:rtl/>
        </w:rPr>
        <w:t>שלא כר''א</w:t>
      </w:r>
      <w:r w:rsidR="00F707CE" w:rsidRPr="00F707CE">
        <w:rPr>
          <w:rFonts w:hint="cs"/>
          <w:rtl/>
        </w:rPr>
        <w:t>:</w:t>
      </w:r>
    </w:p>
    <w:p w14:paraId="39424B62" w14:textId="14752277" w:rsidR="006F071F" w:rsidRPr="00F40D4B" w:rsidRDefault="006F071F" w:rsidP="009B508D">
      <w:pPr>
        <w:rPr>
          <w:rtl/>
        </w:rPr>
      </w:pPr>
      <w:r w:rsidRPr="00F40D4B">
        <w:rPr>
          <w:rtl/>
        </w:rPr>
        <w:t xml:space="preserve">שבועה שהדיינים משביעים אותה אין חייבין עליה משום שבועת ביטוי, </w:t>
      </w:r>
      <w:r w:rsidRPr="00F40D4B">
        <w:rPr>
          <w:rFonts w:hint="cs"/>
          <w:rtl/>
        </w:rPr>
        <w:t>ד</w:t>
      </w:r>
      <w:r w:rsidRPr="00FB2A00">
        <w:rPr>
          <w:rStyle w:val="affff8"/>
          <w:rFonts w:hint="cs"/>
          <w:rtl/>
        </w:rPr>
        <w:t>'</w:t>
      </w:r>
      <w:r w:rsidRPr="00FB2A00">
        <w:rPr>
          <w:rStyle w:val="affff8"/>
          <w:rtl/>
        </w:rPr>
        <w:t xml:space="preserve">או נפש כי תשבע לבטא בשפתים </w:t>
      </w:r>
      <w:r w:rsidRPr="00343CA6">
        <w:rPr>
          <w:rtl/>
        </w:rPr>
        <w:t>כי תשבע מעצמה.</w:t>
      </w:r>
    </w:p>
    <w:p w14:paraId="23A36ADE" w14:textId="77777777" w:rsidR="00A6533C" w:rsidRPr="00F40D4B" w:rsidRDefault="00A6533C" w:rsidP="00A6533C">
      <w:pPr>
        <w:pStyle w:val="aff9"/>
        <w:rPr>
          <w:rtl/>
        </w:rPr>
      </w:pPr>
      <w:r w:rsidRPr="00F40D4B">
        <w:rPr>
          <w:rtl/>
        </w:rPr>
        <w:t>***</w:t>
      </w:r>
    </w:p>
    <w:p w14:paraId="59BC1AA3" w14:textId="1D485D55" w:rsidR="006F071F" w:rsidRPr="00F40D4B" w:rsidRDefault="006F071F" w:rsidP="006607B1">
      <w:pPr>
        <w:pStyle w:val="affff9"/>
        <w:rPr>
          <w:rtl/>
        </w:rPr>
      </w:pPr>
      <w:r w:rsidRPr="00F40D4B">
        <w:rPr>
          <w:rtl/>
        </w:rPr>
        <w:t>שומר שמסר לשומר.</w:t>
      </w:r>
      <w:r w:rsidR="006607B1">
        <w:rPr>
          <w:rFonts w:hint="cs"/>
          <w:rtl/>
        </w:rPr>
        <w:t xml:space="preserve"> ל</w:t>
      </w:r>
      <w:r w:rsidRPr="00F40D4B">
        <w:rPr>
          <w:rtl/>
        </w:rPr>
        <w:t xml:space="preserve">רב: פטור, </w:t>
      </w:r>
      <w:r w:rsidRPr="00F40D4B">
        <w:rPr>
          <w:rFonts w:hint="cs"/>
          <w:rtl/>
        </w:rPr>
        <w:t>ל</w:t>
      </w:r>
      <w:r w:rsidRPr="00F40D4B">
        <w:rPr>
          <w:rtl/>
        </w:rPr>
        <w:t>רי"ו: חייב.</w:t>
      </w:r>
    </w:p>
    <w:p w14:paraId="76D6C305" w14:textId="6C939944" w:rsidR="00F707CE" w:rsidRPr="00F707CE" w:rsidRDefault="006F071F" w:rsidP="006607B1">
      <w:pPr>
        <w:pStyle w:val="36"/>
        <w:framePr w:wrap="notBeside"/>
        <w:rPr>
          <w:rtl/>
        </w:rPr>
      </w:pPr>
      <w:r w:rsidRPr="00F707CE">
        <w:rPr>
          <w:rtl/>
        </w:rPr>
        <w:t>אביי:</w:t>
      </w:r>
      <w:r w:rsidR="003C3238" w:rsidRPr="00F707CE">
        <w:rPr>
          <w:rFonts w:hint="cs"/>
          <w:rtl/>
        </w:rPr>
        <w:t xml:space="preserve"> לרב</w:t>
      </w:r>
      <w:r w:rsidR="00F707CE" w:rsidRPr="00F707CE">
        <w:rPr>
          <w:rFonts w:hint="cs"/>
          <w:rtl/>
        </w:rPr>
        <w:t>:</w:t>
      </w:r>
    </w:p>
    <w:p w14:paraId="639D0344" w14:textId="6849EB5A" w:rsidR="00A6533C" w:rsidRPr="00F40D4B" w:rsidRDefault="006F071F" w:rsidP="004F776C">
      <w:pPr>
        <w:rPr>
          <w:rtl/>
        </w:rPr>
      </w:pPr>
      <w:r w:rsidRPr="00F40D4B">
        <w:rPr>
          <w:rFonts w:hint="cs"/>
          <w:rtl/>
        </w:rPr>
        <w:t>אפי' ש</w:t>
      </w:r>
      <w:r w:rsidRPr="00F40D4B">
        <w:rPr>
          <w:rtl/>
        </w:rPr>
        <w:t>"</w:t>
      </w:r>
      <w:r w:rsidRPr="00F40D4B">
        <w:rPr>
          <w:rFonts w:hint="cs"/>
          <w:rtl/>
        </w:rPr>
        <w:t>ש שמסר לש</w:t>
      </w:r>
      <w:r w:rsidRPr="00F40D4B">
        <w:rPr>
          <w:rtl/>
        </w:rPr>
        <w:t>"</w:t>
      </w:r>
      <w:r w:rsidRPr="00F40D4B">
        <w:rPr>
          <w:rFonts w:hint="cs"/>
          <w:rtl/>
        </w:rPr>
        <w:t xml:space="preserve">ח </w:t>
      </w:r>
      <w:r w:rsidRPr="004F776C">
        <w:rPr>
          <w:rStyle w:val="afffff2"/>
          <w:rFonts w:hint="cs"/>
          <w:rtl/>
        </w:rPr>
        <w:t>דהוריד לשמירתו</w:t>
      </w:r>
      <w:r w:rsidRPr="00F40D4B">
        <w:rPr>
          <w:rFonts w:hint="cs"/>
          <w:rtl/>
        </w:rPr>
        <w:t xml:space="preserve"> פטור </w:t>
      </w:r>
      <w:r w:rsidR="004F776C">
        <w:rPr>
          <w:rFonts w:hint="cs"/>
          <w:rtl/>
        </w:rPr>
        <w:t xml:space="preserve">שהרי מסרה לבן </w:t>
      </w:r>
      <w:r w:rsidRPr="00F40D4B">
        <w:rPr>
          <w:rFonts w:hint="cs"/>
          <w:rtl/>
        </w:rPr>
        <w:t>דעת.</w:t>
      </w:r>
    </w:p>
    <w:p w14:paraId="5028AEE9" w14:textId="77777777" w:rsidR="00F707CE" w:rsidRPr="00F707CE" w:rsidRDefault="006F071F" w:rsidP="003C3238">
      <w:pPr>
        <w:pStyle w:val="36"/>
        <w:framePr w:wrap="notBeside"/>
        <w:rPr>
          <w:rtl/>
        </w:rPr>
      </w:pPr>
      <w:r w:rsidRPr="00F707CE">
        <w:rPr>
          <w:rFonts w:hint="cs"/>
          <w:rtl/>
        </w:rPr>
        <w:t>ול</w:t>
      </w:r>
      <w:r w:rsidRPr="00F707CE">
        <w:rPr>
          <w:rtl/>
        </w:rPr>
        <w:t>רי"ו</w:t>
      </w:r>
      <w:r w:rsidR="00F707CE" w:rsidRPr="00F707CE">
        <w:rPr>
          <w:rtl/>
        </w:rPr>
        <w:t>:</w:t>
      </w:r>
    </w:p>
    <w:p w14:paraId="07FB095E" w14:textId="2804832A" w:rsidR="006F071F" w:rsidRPr="00F40D4B" w:rsidRDefault="006F071F" w:rsidP="007E6141">
      <w:pPr>
        <w:rPr>
          <w:rtl/>
        </w:rPr>
      </w:pPr>
      <w:r w:rsidRPr="00F40D4B">
        <w:rPr>
          <w:rFonts w:hint="cs"/>
          <w:rtl/>
        </w:rPr>
        <w:t>א</w:t>
      </w:r>
      <w:r w:rsidR="00FB0FB5">
        <w:rPr>
          <w:rFonts w:hint="cs"/>
          <w:rtl/>
        </w:rPr>
        <w:t>פי'</w:t>
      </w:r>
      <w:r w:rsidRPr="00F40D4B">
        <w:rPr>
          <w:rFonts w:hint="cs"/>
          <w:rtl/>
        </w:rPr>
        <w:t xml:space="preserve"> ש</w:t>
      </w:r>
      <w:r w:rsidRPr="00F40D4B">
        <w:rPr>
          <w:rtl/>
        </w:rPr>
        <w:t>"</w:t>
      </w:r>
      <w:r w:rsidRPr="00F40D4B">
        <w:rPr>
          <w:rFonts w:hint="cs"/>
          <w:rtl/>
        </w:rPr>
        <w:t>ח שמסר לש</w:t>
      </w:r>
      <w:r w:rsidRPr="00F40D4B">
        <w:rPr>
          <w:rtl/>
        </w:rPr>
        <w:t>"</w:t>
      </w:r>
      <w:r w:rsidRPr="00F40D4B">
        <w:rPr>
          <w:rFonts w:hint="cs"/>
          <w:rtl/>
        </w:rPr>
        <w:t xml:space="preserve">ש </w:t>
      </w:r>
      <w:r w:rsidRPr="003C3238">
        <w:rPr>
          <w:rStyle w:val="afffff2"/>
          <w:rFonts w:hint="cs"/>
          <w:rtl/>
        </w:rPr>
        <w:t>העלה לשמירתו</w:t>
      </w:r>
      <w:r w:rsidRPr="00F40D4B">
        <w:rPr>
          <w:rFonts w:hint="cs"/>
          <w:rtl/>
        </w:rPr>
        <w:t xml:space="preserve"> </w:t>
      </w:r>
      <w:r w:rsidR="003C3238">
        <w:rPr>
          <w:rFonts w:hint="cs"/>
          <w:rtl/>
        </w:rPr>
        <w:t>ד</w:t>
      </w:r>
      <w:r w:rsidRPr="00F40D4B">
        <w:rPr>
          <w:rtl/>
        </w:rPr>
        <w:t>אין רצוני שיהא פקדוני ביד אחר.</w:t>
      </w:r>
    </w:p>
    <w:p w14:paraId="5BECE4BF" w14:textId="40AE5CF6" w:rsidR="00F707CE" w:rsidRPr="00F707CE" w:rsidRDefault="006F071F" w:rsidP="007E6141">
      <w:pPr>
        <w:pStyle w:val="36"/>
        <w:framePr w:wrap="notBeside"/>
        <w:rPr>
          <w:rtl/>
        </w:rPr>
      </w:pPr>
      <w:r w:rsidRPr="00F707CE">
        <w:rPr>
          <w:rFonts w:hint="cs"/>
          <w:rtl/>
        </w:rPr>
        <w:t>ר'ח</w:t>
      </w:r>
      <w:r w:rsidR="00F707CE" w:rsidRPr="00F707CE">
        <w:rPr>
          <w:rtl/>
        </w:rPr>
        <w:t>:</w:t>
      </w:r>
    </w:p>
    <w:p w14:paraId="44A30EED" w14:textId="43CAF384" w:rsidR="006F071F" w:rsidRPr="00F40D4B" w:rsidRDefault="006F071F" w:rsidP="009B508D">
      <w:pPr>
        <w:rPr>
          <w:rtl/>
        </w:rPr>
      </w:pPr>
      <w:r w:rsidRPr="00F40D4B">
        <w:rPr>
          <w:rtl/>
        </w:rPr>
        <w:t>הא דרב לאו בפירוש אתמר, אלא מכללא.</w:t>
      </w:r>
    </w:p>
    <w:p w14:paraId="4E4FDD2A" w14:textId="404F3D8B" w:rsidR="00F707CE" w:rsidRPr="00F707CE" w:rsidRDefault="00D56018" w:rsidP="00D56018">
      <w:pPr>
        <w:pStyle w:val="36"/>
        <w:framePr w:wrap="notBeside"/>
        <w:rPr>
          <w:rtl/>
        </w:rPr>
      </w:pPr>
      <w:r w:rsidRPr="00F707CE">
        <w:rPr>
          <w:rFonts w:hint="cs"/>
          <w:rtl/>
        </w:rPr>
        <w:lastRenderedPageBreak/>
        <w:t>כמעשה</w:t>
      </w:r>
      <w:r w:rsidR="00F707CE" w:rsidRPr="00F707CE">
        <w:rPr>
          <w:rFonts w:hint="cs"/>
          <w:rtl/>
        </w:rPr>
        <w:t>:</w:t>
      </w:r>
    </w:p>
    <w:p w14:paraId="2BDAC58A" w14:textId="2A104C67" w:rsidR="006F071F" w:rsidRPr="00F40D4B" w:rsidRDefault="00D56018" w:rsidP="00D56018">
      <w:pPr>
        <w:rPr>
          <w:rtl/>
        </w:rPr>
      </w:pPr>
      <w:r>
        <w:rPr>
          <w:rFonts w:hint="cs"/>
          <w:rtl/>
        </w:rPr>
        <w:t>בא</w:t>
      </w:r>
      <w:r w:rsidR="006F071F" w:rsidRPr="00F40D4B">
        <w:rPr>
          <w:rFonts w:hint="cs"/>
          <w:rtl/>
        </w:rPr>
        <w:t xml:space="preserve">ותם פועלים שכל יום היו מפקידים המעדר אצל </w:t>
      </w:r>
      <w:r w:rsidR="006F071F" w:rsidRPr="007E6141">
        <w:rPr>
          <w:rStyle w:val="affffc"/>
          <w:rFonts w:hint="cs"/>
          <w:rtl/>
        </w:rPr>
        <w:t>ההיא סבתא</w:t>
      </w:r>
      <w:r w:rsidR="006F071F" w:rsidRPr="00F40D4B">
        <w:rPr>
          <w:rFonts w:hint="cs"/>
          <w:rtl/>
        </w:rPr>
        <w:t xml:space="preserve"> ויום אחד הפקידו אצל אחד מהן ושמע קול חתונה</w:t>
      </w:r>
      <w:r w:rsidR="007E6141">
        <w:rPr>
          <w:rFonts w:hint="cs"/>
          <w:rtl/>
        </w:rPr>
        <w:t>,</w:t>
      </w:r>
      <w:r w:rsidR="006F071F" w:rsidRPr="00F40D4B">
        <w:rPr>
          <w:rFonts w:hint="cs"/>
          <w:rtl/>
        </w:rPr>
        <w:t xml:space="preserve"> הפקיד אצל ההיא סבתא</w:t>
      </w:r>
      <w:r w:rsidR="007E6141">
        <w:rPr>
          <w:rFonts w:hint="cs"/>
          <w:rtl/>
        </w:rPr>
        <w:t>,</w:t>
      </w:r>
      <w:r w:rsidR="006F071F" w:rsidRPr="00F40D4B">
        <w:rPr>
          <w:rFonts w:hint="cs"/>
          <w:rtl/>
        </w:rPr>
        <w:t xml:space="preserve"> יצא ונגנב</w:t>
      </w:r>
      <w:r w:rsidR="007E6141">
        <w:rPr>
          <w:rFonts w:hint="cs"/>
          <w:rtl/>
        </w:rPr>
        <w:t xml:space="preserve">, </w:t>
      </w:r>
      <w:r w:rsidR="007E6141" w:rsidRPr="007E6141">
        <w:rPr>
          <w:rStyle w:val="affffc"/>
          <w:rFonts w:hint="cs"/>
          <w:rtl/>
        </w:rPr>
        <w:t>ורב</w:t>
      </w:r>
      <w:r w:rsidR="007E6141">
        <w:rPr>
          <w:rFonts w:hint="cs"/>
          <w:rtl/>
        </w:rPr>
        <w:t xml:space="preserve"> </w:t>
      </w:r>
      <w:r w:rsidR="006F071F" w:rsidRPr="00F40D4B">
        <w:rPr>
          <w:rFonts w:hint="cs"/>
          <w:rtl/>
        </w:rPr>
        <w:t>פטרו</w:t>
      </w:r>
      <w:r w:rsidR="007E6141">
        <w:rPr>
          <w:rFonts w:hint="cs"/>
          <w:rtl/>
        </w:rPr>
        <w:t>,</w:t>
      </w:r>
      <w:r w:rsidR="006F071F" w:rsidRPr="00F40D4B">
        <w:rPr>
          <w:rFonts w:hint="cs"/>
          <w:rtl/>
        </w:rPr>
        <w:t xml:space="preserve"> ולא מצד דשומר שמסר לשומר </w:t>
      </w:r>
      <w:r w:rsidR="006F071F" w:rsidRPr="007E6141">
        <w:rPr>
          <w:rStyle w:val="affffc"/>
          <w:rFonts w:hint="cs"/>
          <w:rtl/>
        </w:rPr>
        <w:t>אלא משום</w:t>
      </w:r>
      <w:r w:rsidR="006F071F" w:rsidRPr="00F40D4B">
        <w:rPr>
          <w:rFonts w:hint="cs"/>
          <w:rtl/>
        </w:rPr>
        <w:t xml:space="preserve"> שהם עצמם בכל יום היו מפקידים אצלה</w:t>
      </w:r>
    </w:p>
    <w:p w14:paraId="1F5A9B81" w14:textId="77777777" w:rsidR="00F707CE" w:rsidRPr="00F707CE" w:rsidRDefault="006F071F" w:rsidP="00D56018">
      <w:pPr>
        <w:pStyle w:val="36"/>
        <w:framePr w:wrap="notBeside"/>
        <w:rPr>
          <w:rtl/>
        </w:rPr>
      </w:pPr>
      <w:r w:rsidRPr="00F707CE">
        <w:rPr>
          <w:rFonts w:hint="cs"/>
          <w:rtl/>
        </w:rPr>
        <w:t>והך</w:t>
      </w:r>
      <w:r w:rsidR="00F707CE" w:rsidRPr="00F707CE">
        <w:rPr>
          <w:rtl/>
        </w:rPr>
        <w:t>:</w:t>
      </w:r>
    </w:p>
    <w:p w14:paraId="351E2317" w14:textId="68E4749D" w:rsidR="00A6533C" w:rsidRPr="00F40D4B" w:rsidRDefault="006F071F" w:rsidP="009B508D">
      <w:pPr>
        <w:rPr>
          <w:rtl/>
        </w:rPr>
      </w:pPr>
      <w:r w:rsidRPr="00F40D4B">
        <w:rPr>
          <w:rFonts w:hint="cs"/>
          <w:rtl/>
        </w:rPr>
        <w:t>ד'</w:t>
      </w:r>
      <w:r w:rsidRPr="00F40D4B">
        <w:rPr>
          <w:rtl/>
        </w:rPr>
        <w:t>שוכר פרה מחבירו והשאילה לאחר, ומתה כדרכה ישבע השוכר שמתה כדרכה, ושואל משלם לשוכר</w:t>
      </w:r>
      <w:r w:rsidRPr="00F40D4B">
        <w:rPr>
          <w:rFonts w:hint="cs"/>
          <w:rtl/>
        </w:rPr>
        <w:t>'</w:t>
      </w:r>
    </w:p>
    <w:p w14:paraId="59670AC1" w14:textId="26FA159D" w:rsidR="006F071F" w:rsidRPr="00F40D4B" w:rsidRDefault="006F071F" w:rsidP="009B508D">
      <w:pPr>
        <w:rPr>
          <w:rtl/>
        </w:rPr>
      </w:pPr>
      <w:r w:rsidRPr="00F40D4B">
        <w:rPr>
          <w:rFonts w:hint="cs"/>
          <w:rtl/>
        </w:rPr>
        <w:t>ד</w:t>
      </w:r>
      <w:r w:rsidR="00237964" w:rsidRPr="00F40D4B">
        <w:rPr>
          <w:rFonts w:hint="cs"/>
          <w:rtl/>
        </w:rPr>
        <w:t>שם</w:t>
      </w:r>
      <w:r w:rsidRPr="00F40D4B">
        <w:rPr>
          <w:rFonts w:hint="cs"/>
          <w:rtl/>
        </w:rPr>
        <w:t xml:space="preserve"> לא אומר אין רצוני שהיא פקדוני ביד אחר דמיירי בשנתנו הבעלים רשות להשכיר לדעתך [ולכן משלם לשוכר]</w:t>
      </w:r>
    </w:p>
    <w:p w14:paraId="62312BBA" w14:textId="014C1A85" w:rsidR="00F707CE" w:rsidRPr="00F707CE" w:rsidRDefault="006F071F" w:rsidP="00D56018">
      <w:pPr>
        <w:pStyle w:val="36"/>
        <w:framePr w:wrap="notBeside"/>
        <w:rPr>
          <w:rtl/>
        </w:rPr>
      </w:pPr>
      <w:r w:rsidRPr="00F707CE">
        <w:rPr>
          <w:rFonts w:hint="cs"/>
          <w:rtl/>
        </w:rPr>
        <w:t xml:space="preserve"> רב</w:t>
      </w:r>
      <w:r w:rsidRPr="00F707CE">
        <w:rPr>
          <w:rtl/>
        </w:rPr>
        <w:t>"</w:t>
      </w:r>
      <w:r w:rsidRPr="00F707CE">
        <w:rPr>
          <w:rFonts w:hint="cs"/>
          <w:rtl/>
        </w:rPr>
        <w:t>ח</w:t>
      </w:r>
      <w:r w:rsidR="00F707CE" w:rsidRPr="00F707CE">
        <w:rPr>
          <w:rFonts w:hint="cs"/>
          <w:rtl/>
        </w:rPr>
        <w:t>:</w:t>
      </w:r>
    </w:p>
    <w:p w14:paraId="19984688" w14:textId="720C6FFD" w:rsidR="00A6533C" w:rsidRPr="00F40D4B" w:rsidRDefault="006F071F" w:rsidP="009B508D">
      <w:pPr>
        <w:rPr>
          <w:rtl/>
        </w:rPr>
      </w:pPr>
      <w:r w:rsidRPr="00F40D4B">
        <w:rPr>
          <w:rFonts w:hint="cs"/>
          <w:rtl/>
        </w:rPr>
        <w:t>והך ד</w:t>
      </w:r>
      <w:r w:rsidRPr="00F40D4B">
        <w:rPr>
          <w:rtl/>
        </w:rPr>
        <w:t>המפקיד מעות אצל חבירו, צררן והפשילן לאחוריו, מסרן לבנו ובתו הקטנים, ונעל בפניהם שלא כראוי</w:t>
      </w:r>
      <w:r w:rsidR="00F62FF6">
        <w:rPr>
          <w:rFonts w:hint="cs"/>
          <w:rtl/>
        </w:rPr>
        <w:t>-</w:t>
      </w:r>
      <w:r w:rsidRPr="00F40D4B">
        <w:rPr>
          <w:rtl/>
        </w:rPr>
        <w:t xml:space="preserve"> חייב, שלא שמר כדרך השומרים.</w:t>
      </w:r>
    </w:p>
    <w:p w14:paraId="3C078DE5" w14:textId="77777777" w:rsidR="00A6533C" w:rsidRPr="00F40D4B" w:rsidRDefault="006F071F" w:rsidP="00FA4411">
      <w:pPr>
        <w:rPr>
          <w:rtl/>
        </w:rPr>
      </w:pPr>
      <w:r w:rsidRPr="00F40D4B">
        <w:rPr>
          <w:rFonts w:hint="cs"/>
          <w:rtl/>
        </w:rPr>
        <w:t xml:space="preserve">ומשמע דבגדולים פטור, </w:t>
      </w:r>
      <w:r w:rsidRPr="00FA4411">
        <w:rPr>
          <w:rStyle w:val="affffc"/>
          <w:rFonts w:hint="cs"/>
          <w:rtl/>
        </w:rPr>
        <w:t>ולא אמרי'</w:t>
      </w:r>
      <w:r w:rsidRPr="00F40D4B">
        <w:rPr>
          <w:rFonts w:hint="cs"/>
          <w:rtl/>
        </w:rPr>
        <w:t xml:space="preserve"> דאין רצוני שיהא פקדוני ביד אחר</w:t>
      </w:r>
    </w:p>
    <w:p w14:paraId="0271DAE2" w14:textId="683A2047" w:rsidR="00F707CE" w:rsidRPr="00F707CE" w:rsidRDefault="006F071F" w:rsidP="00FA4411">
      <w:pPr>
        <w:pStyle w:val="36"/>
        <w:framePr w:wrap="notBeside"/>
        <w:rPr>
          <w:rtl/>
        </w:rPr>
      </w:pPr>
      <w:r w:rsidRPr="00F707CE">
        <w:rPr>
          <w:rFonts w:hint="cs"/>
          <w:rtl/>
        </w:rPr>
        <w:t>רבא</w:t>
      </w:r>
      <w:r w:rsidR="00F707CE" w:rsidRPr="00F707CE">
        <w:rPr>
          <w:rFonts w:hint="cs"/>
          <w:rtl/>
        </w:rPr>
        <w:t>:</w:t>
      </w:r>
    </w:p>
    <w:p w14:paraId="4C7D7157" w14:textId="1367714A" w:rsidR="00A6533C" w:rsidRPr="00F40D4B" w:rsidRDefault="006F071F" w:rsidP="009B508D">
      <w:pPr>
        <w:rPr>
          <w:rtl/>
        </w:rPr>
      </w:pPr>
      <w:r w:rsidRPr="00F40D4B">
        <w:rPr>
          <w:rFonts w:hint="cs"/>
          <w:rtl/>
        </w:rPr>
        <w:t>כל המפקיד ע</w:t>
      </w:r>
      <w:r w:rsidRPr="00F40D4B">
        <w:rPr>
          <w:rtl/>
        </w:rPr>
        <w:t>"</w:t>
      </w:r>
      <w:r w:rsidRPr="00F40D4B">
        <w:rPr>
          <w:rFonts w:hint="cs"/>
          <w:rtl/>
        </w:rPr>
        <w:t>ד אשתו ובניו מפקיד</w:t>
      </w:r>
    </w:p>
    <w:p w14:paraId="1F372801" w14:textId="77777777" w:rsidR="00A6533C" w:rsidRPr="00F40D4B" w:rsidRDefault="006F071F" w:rsidP="00A6533C">
      <w:pPr>
        <w:pStyle w:val="affe"/>
        <w:framePr w:wrap="around"/>
        <w:rPr>
          <w:rtl/>
        </w:rPr>
      </w:pPr>
      <w:r w:rsidRPr="00F40D4B">
        <w:rPr>
          <w:rtl/>
        </w:rPr>
        <w:t>לו:</w:t>
      </w:r>
    </w:p>
    <w:p w14:paraId="05C700FA" w14:textId="13610945" w:rsidR="00F707CE" w:rsidRPr="00F707CE" w:rsidRDefault="006F071F" w:rsidP="00FA4411">
      <w:pPr>
        <w:pStyle w:val="36"/>
        <w:framePr w:wrap="notBeside"/>
        <w:rPr>
          <w:rtl/>
        </w:rPr>
      </w:pPr>
      <w:r w:rsidRPr="00F707CE">
        <w:rPr>
          <w:rtl/>
        </w:rPr>
        <w:t>נהרדעי</w:t>
      </w:r>
      <w:r w:rsidR="00F707CE" w:rsidRPr="00F707CE">
        <w:rPr>
          <w:rtl/>
        </w:rPr>
        <w:t>:</w:t>
      </w:r>
    </w:p>
    <w:p w14:paraId="433894D7" w14:textId="64E6D003" w:rsidR="00A6533C" w:rsidRPr="00F40D4B" w:rsidRDefault="009B6B60" w:rsidP="009B508D">
      <w:pPr>
        <w:rPr>
          <w:rtl/>
        </w:rPr>
      </w:pPr>
      <w:r>
        <w:rPr>
          <w:rStyle w:val="affffc"/>
          <w:rFonts w:hint="cs"/>
          <w:rtl/>
        </w:rPr>
        <w:t xml:space="preserve">דייקו </w:t>
      </w:r>
      <w:r w:rsidR="00FA4411" w:rsidRPr="00FA4411">
        <w:rPr>
          <w:rStyle w:val="affffc"/>
          <w:rFonts w:hint="cs"/>
          <w:rtl/>
        </w:rPr>
        <w:t>דתני</w:t>
      </w:r>
      <w:r w:rsidR="00FA4411">
        <w:rPr>
          <w:rFonts w:hint="cs"/>
          <w:rtl/>
        </w:rPr>
        <w:t xml:space="preserve"> </w:t>
      </w:r>
      <w:r w:rsidR="006F071F" w:rsidRPr="00F40D4B">
        <w:rPr>
          <w:rtl/>
        </w:rPr>
        <w:t>או שמסרן לבנו ובתו הקטנים חייב</w:t>
      </w:r>
      <w:r w:rsidR="006F071F" w:rsidRPr="00F40D4B">
        <w:rPr>
          <w:rFonts w:hint="cs"/>
          <w:rtl/>
        </w:rPr>
        <w:t xml:space="preserve"> הא גדולים פטור</w:t>
      </w:r>
      <w:r w:rsidR="002E6CCB">
        <w:rPr>
          <w:rFonts w:hint="cs"/>
          <w:rtl/>
        </w:rPr>
        <w:t>,</w:t>
      </w:r>
    </w:p>
    <w:p w14:paraId="25D05C07" w14:textId="490ADC67" w:rsidR="006F071F" w:rsidRPr="00F40D4B" w:rsidRDefault="00E1348E" w:rsidP="009B508D">
      <w:pPr>
        <w:rPr>
          <w:rtl/>
        </w:rPr>
      </w:pPr>
      <w:r>
        <w:rPr>
          <w:rStyle w:val="affffc"/>
          <w:rFonts w:hint="cs"/>
          <w:rtl/>
        </w:rPr>
        <w:t xml:space="preserve">משמע </w:t>
      </w:r>
      <w:r w:rsidR="006F071F" w:rsidRPr="00F40D4B">
        <w:rPr>
          <w:rFonts w:hint="cs"/>
          <w:rtl/>
        </w:rPr>
        <w:t xml:space="preserve">דלאחרים </w:t>
      </w:r>
      <w:r>
        <w:rPr>
          <w:rFonts w:hint="cs"/>
          <w:rtl/>
        </w:rPr>
        <w:t xml:space="preserve">אף גדולים </w:t>
      </w:r>
      <w:r w:rsidR="006F071F" w:rsidRPr="00F40D4B">
        <w:rPr>
          <w:rtl/>
        </w:rPr>
        <w:t>חייב</w:t>
      </w:r>
      <w:r w:rsidR="006F071F" w:rsidRPr="00F40D4B">
        <w:rPr>
          <w:rFonts w:hint="cs"/>
          <w:rtl/>
        </w:rPr>
        <w:t xml:space="preserve"> </w:t>
      </w:r>
      <w:r w:rsidR="006F071F" w:rsidRPr="009B6B60">
        <w:rPr>
          <w:rStyle w:val="afffff2"/>
          <w:rFonts w:hint="cs"/>
          <w:rtl/>
        </w:rPr>
        <w:t>דא</w:t>
      </w:r>
      <w:r w:rsidR="006F071F" w:rsidRPr="009B6B60">
        <w:rPr>
          <w:rStyle w:val="afffff2"/>
          <w:rtl/>
        </w:rPr>
        <w:t>"</w:t>
      </w:r>
      <w:r w:rsidR="00FA4411" w:rsidRPr="009B6B60">
        <w:rPr>
          <w:rStyle w:val="afffff2"/>
          <w:rFonts w:hint="cs"/>
          <w:rtl/>
        </w:rPr>
        <w:t>כ</w:t>
      </w:r>
      <w:r w:rsidR="006F071F" w:rsidRPr="009B6B60">
        <w:rPr>
          <w:rStyle w:val="afffff2"/>
          <w:rFonts w:hint="cs"/>
          <w:rtl/>
        </w:rPr>
        <w:t xml:space="preserve"> ליתני קטנים סתמא</w:t>
      </w:r>
      <w:r w:rsidR="00CE711E">
        <w:rPr>
          <w:rStyle w:val="afffff2"/>
          <w:rFonts w:hint="cs"/>
          <w:rtl/>
        </w:rPr>
        <w:t xml:space="preserve"> </w:t>
      </w:r>
      <w:r w:rsidR="006F071F" w:rsidRPr="002E6CCB">
        <w:rPr>
          <w:rStyle w:val="afffff2"/>
          <w:rFonts w:hint="cs"/>
          <w:b/>
          <w:bCs/>
          <w:rtl/>
        </w:rPr>
        <w:t>-</w:t>
      </w:r>
      <w:r w:rsidR="006F071F" w:rsidRPr="002E6CCB">
        <w:rPr>
          <w:rFonts w:hint="cs"/>
          <w:b/>
          <w:bCs/>
          <w:rtl/>
        </w:rPr>
        <w:t>ש</w:t>
      </w:r>
      <w:r w:rsidR="006F071F" w:rsidRPr="002E6CCB">
        <w:rPr>
          <w:b/>
          <w:bCs/>
          <w:rtl/>
        </w:rPr>
        <w:t>"</w:t>
      </w:r>
      <w:r w:rsidR="006F071F" w:rsidRPr="002E6CCB">
        <w:rPr>
          <w:rFonts w:hint="cs"/>
          <w:b/>
          <w:bCs/>
          <w:rtl/>
        </w:rPr>
        <w:t>מ</w:t>
      </w:r>
    </w:p>
    <w:p w14:paraId="61652772" w14:textId="2BA95B7C" w:rsidR="00F707CE" w:rsidRPr="00F707CE" w:rsidRDefault="006F071F" w:rsidP="00CE711E">
      <w:pPr>
        <w:pStyle w:val="36"/>
        <w:framePr w:wrap="notBeside"/>
        <w:rPr>
          <w:rtl/>
        </w:rPr>
      </w:pPr>
      <w:r w:rsidRPr="00F707CE">
        <w:rPr>
          <w:rtl/>
        </w:rPr>
        <w:t>רבא</w:t>
      </w:r>
      <w:r w:rsidR="00F707CE" w:rsidRPr="00F707CE">
        <w:rPr>
          <w:rtl/>
        </w:rPr>
        <w:t>:</w:t>
      </w:r>
    </w:p>
    <w:p w14:paraId="59CAD408" w14:textId="3E7D20EE" w:rsidR="00E1348E" w:rsidRDefault="00CE711E" w:rsidP="009B508D">
      <w:pPr>
        <w:rPr>
          <w:rtl/>
        </w:rPr>
      </w:pPr>
      <w:r w:rsidRPr="00E1348E">
        <w:rPr>
          <w:rFonts w:hint="cs"/>
          <w:b/>
          <w:bCs/>
          <w:rtl/>
        </w:rPr>
        <w:t>ה</w:t>
      </w:r>
      <w:r w:rsidR="006F071F" w:rsidRPr="00E1348E">
        <w:rPr>
          <w:b/>
          <w:bCs/>
          <w:rtl/>
        </w:rPr>
        <w:t>לכ</w:t>
      </w:r>
      <w:r w:rsidRPr="00E1348E">
        <w:rPr>
          <w:rFonts w:hint="cs"/>
          <w:b/>
          <w:bCs/>
          <w:rtl/>
        </w:rPr>
        <w:t>ה</w:t>
      </w:r>
      <w:r w:rsidR="006F071F" w:rsidRPr="00E1348E">
        <w:rPr>
          <w:b/>
          <w:bCs/>
          <w:rtl/>
        </w:rPr>
        <w:t xml:space="preserve"> שומר שמסר לשומר חייב.</w:t>
      </w:r>
      <w:r w:rsidR="006F071F" w:rsidRPr="00F40D4B">
        <w:rPr>
          <w:rFonts w:hint="cs"/>
          <w:rtl/>
        </w:rPr>
        <w:t xml:space="preserve"> </w:t>
      </w:r>
    </w:p>
    <w:p w14:paraId="45674951" w14:textId="41118FEA" w:rsidR="006F071F" w:rsidRPr="00F40D4B" w:rsidRDefault="006F071F" w:rsidP="009B508D">
      <w:pPr>
        <w:rPr>
          <w:rtl/>
        </w:rPr>
      </w:pPr>
      <w:r w:rsidRPr="00F40D4B">
        <w:rPr>
          <w:rFonts w:hint="cs"/>
          <w:rtl/>
        </w:rPr>
        <w:t>ואפי' בש</w:t>
      </w:r>
      <w:r w:rsidRPr="00F40D4B">
        <w:rPr>
          <w:rtl/>
        </w:rPr>
        <w:t>"</w:t>
      </w:r>
      <w:r w:rsidRPr="00F40D4B">
        <w:rPr>
          <w:rFonts w:hint="cs"/>
          <w:rtl/>
        </w:rPr>
        <w:t>ח שמסר לש</w:t>
      </w:r>
      <w:r w:rsidRPr="00F40D4B">
        <w:rPr>
          <w:rtl/>
        </w:rPr>
        <w:t>"</w:t>
      </w:r>
      <w:r w:rsidRPr="00F40D4B">
        <w:rPr>
          <w:rFonts w:hint="cs"/>
          <w:rtl/>
        </w:rPr>
        <w:t xml:space="preserve">ש דאת מהימן בשבועה ולא </w:t>
      </w:r>
      <w:r w:rsidR="00CE711E">
        <w:rPr>
          <w:rFonts w:hint="cs"/>
          <w:rtl/>
        </w:rPr>
        <w:t>אחר.</w:t>
      </w:r>
    </w:p>
    <w:p w14:paraId="5D9C890C" w14:textId="0C4FC127" w:rsidR="006F071F" w:rsidRPr="00F40D4B" w:rsidRDefault="006F071F" w:rsidP="003D0374">
      <w:pPr>
        <w:pStyle w:val="affff9"/>
        <w:rPr>
          <w:rtl/>
        </w:rPr>
      </w:pPr>
      <w:r w:rsidRPr="00F40D4B">
        <w:rPr>
          <w:rtl/>
        </w:rPr>
        <w:t>אתמר, פשע בה ויצאת לאגם, ומתה כדרכה.</w:t>
      </w:r>
    </w:p>
    <w:p w14:paraId="280B45BE" w14:textId="714FA7F7" w:rsidR="00F707CE" w:rsidRPr="00F707CE" w:rsidRDefault="006F071F" w:rsidP="003D0374">
      <w:pPr>
        <w:pStyle w:val="36"/>
        <w:framePr w:wrap="notBeside"/>
        <w:rPr>
          <w:rtl/>
        </w:rPr>
      </w:pPr>
      <w:r w:rsidRPr="00F707CE">
        <w:rPr>
          <w:rtl/>
        </w:rPr>
        <w:t>אביי מדרבה</w:t>
      </w:r>
      <w:r w:rsidR="00F707CE" w:rsidRPr="00F707CE">
        <w:rPr>
          <w:rFonts w:hint="cs"/>
          <w:rtl/>
        </w:rPr>
        <w:t>:</w:t>
      </w:r>
    </w:p>
    <w:p w14:paraId="59427EFA" w14:textId="00A72A38" w:rsidR="006F071F" w:rsidRPr="00F40D4B" w:rsidRDefault="006F071F" w:rsidP="008824E2">
      <w:pPr>
        <w:rPr>
          <w:rtl/>
        </w:rPr>
      </w:pPr>
      <w:r w:rsidRPr="00F40D4B">
        <w:rPr>
          <w:rtl/>
        </w:rPr>
        <w:t xml:space="preserve">חייב, </w:t>
      </w:r>
      <w:r w:rsidR="008824E2">
        <w:rPr>
          <w:rFonts w:hint="cs"/>
          <w:rtl/>
        </w:rPr>
        <w:t>שכל דיין שלא דן כן אינו דיין!</w:t>
      </w:r>
    </w:p>
    <w:p w14:paraId="54054D8F" w14:textId="77777777" w:rsidR="00F707CE" w:rsidRPr="00F707CE" w:rsidRDefault="006F071F" w:rsidP="004206A7">
      <w:pPr>
        <w:pStyle w:val="36"/>
        <w:framePr w:wrap="notBeside"/>
        <w:rPr>
          <w:rtl/>
        </w:rPr>
      </w:pPr>
      <w:r w:rsidRPr="00F707CE">
        <w:rPr>
          <w:rFonts w:hint="cs"/>
          <w:rtl/>
        </w:rPr>
        <w:t>ואפי' למ'ד</w:t>
      </w:r>
      <w:r w:rsidR="00F707CE" w:rsidRPr="00F707CE">
        <w:rPr>
          <w:rtl/>
        </w:rPr>
        <w:t>:</w:t>
      </w:r>
    </w:p>
    <w:p w14:paraId="670E330E" w14:textId="537F419F" w:rsidR="006F071F" w:rsidRPr="00F40D4B" w:rsidRDefault="006F071F" w:rsidP="008824E2">
      <w:pPr>
        <w:rPr>
          <w:rtl/>
        </w:rPr>
      </w:pPr>
      <w:r w:rsidRPr="00F40D4B">
        <w:rPr>
          <w:rFonts w:hint="cs"/>
          <w:rtl/>
        </w:rPr>
        <w:t xml:space="preserve">תחילתו בפשיעה וסופו באונס פטור </w:t>
      </w:r>
      <w:r w:rsidR="00237964" w:rsidRPr="00F40D4B">
        <w:rPr>
          <w:rtl/>
        </w:rPr>
        <w:t>כאן</w:t>
      </w:r>
      <w:r w:rsidRPr="00F40D4B">
        <w:rPr>
          <w:rtl/>
        </w:rPr>
        <w:t xml:space="preserve"> חייב</w:t>
      </w:r>
      <w:r w:rsidRPr="00F40D4B">
        <w:rPr>
          <w:rFonts w:hint="cs"/>
          <w:rtl/>
        </w:rPr>
        <w:t xml:space="preserve"> </w:t>
      </w:r>
      <w:r w:rsidR="00E27A6F">
        <w:rPr>
          <w:rFonts w:hint="cs"/>
          <w:rtl/>
        </w:rPr>
        <w:t>ש</w:t>
      </w:r>
      <w:r w:rsidRPr="00F40D4B">
        <w:rPr>
          <w:rtl/>
        </w:rPr>
        <w:t>הבל דאג</w:t>
      </w:r>
      <w:r w:rsidR="008824E2">
        <w:rPr>
          <w:rFonts w:hint="cs"/>
          <w:rtl/>
        </w:rPr>
        <w:t>ם</w:t>
      </w:r>
      <w:r w:rsidRPr="00F40D4B">
        <w:rPr>
          <w:rtl/>
        </w:rPr>
        <w:t xml:space="preserve"> </w:t>
      </w:r>
      <w:r w:rsidR="008824E2">
        <w:rPr>
          <w:rFonts w:hint="cs"/>
          <w:rtl/>
        </w:rPr>
        <w:t>הרג</w:t>
      </w:r>
      <w:r w:rsidRPr="00F40D4B">
        <w:rPr>
          <w:rtl/>
        </w:rPr>
        <w:t>ה.</w:t>
      </w:r>
    </w:p>
    <w:p w14:paraId="64D49867" w14:textId="45EB0C6F" w:rsidR="00F707CE" w:rsidRPr="00F707CE" w:rsidRDefault="006F071F" w:rsidP="00E27A6F">
      <w:pPr>
        <w:pStyle w:val="36"/>
        <w:framePr w:wrap="notBeside"/>
        <w:rPr>
          <w:rtl/>
        </w:rPr>
      </w:pPr>
      <w:r w:rsidRPr="00F707CE">
        <w:rPr>
          <w:rtl/>
        </w:rPr>
        <w:t>רבא מרבה</w:t>
      </w:r>
      <w:r w:rsidR="00F707CE" w:rsidRPr="00F707CE">
        <w:rPr>
          <w:rtl/>
        </w:rPr>
        <w:t>:</w:t>
      </w:r>
    </w:p>
    <w:p w14:paraId="26C9920E" w14:textId="6A7D528B" w:rsidR="006F071F" w:rsidRPr="00F40D4B" w:rsidRDefault="006F071F" w:rsidP="001B6F17">
      <w:pPr>
        <w:rPr>
          <w:rtl/>
        </w:rPr>
      </w:pPr>
      <w:r w:rsidRPr="00F40D4B">
        <w:rPr>
          <w:rtl/>
        </w:rPr>
        <w:t xml:space="preserve">פטור, </w:t>
      </w:r>
      <w:r w:rsidR="001B6F17">
        <w:rPr>
          <w:rFonts w:hint="cs"/>
          <w:rtl/>
        </w:rPr>
        <w:t>כל דיין שלא דן כן אינו דיין !</w:t>
      </w:r>
    </w:p>
    <w:p w14:paraId="31618F9A" w14:textId="77777777" w:rsidR="00F707CE" w:rsidRPr="00F707CE" w:rsidRDefault="006F071F" w:rsidP="001B6F17">
      <w:pPr>
        <w:pStyle w:val="36"/>
        <w:framePr w:wrap="notBeside"/>
        <w:rPr>
          <w:rtl/>
        </w:rPr>
      </w:pPr>
      <w:r w:rsidRPr="00F707CE">
        <w:rPr>
          <w:rFonts w:hint="cs"/>
          <w:rtl/>
        </w:rPr>
        <w:t>ו</w:t>
      </w:r>
      <w:r w:rsidRPr="00F707CE">
        <w:rPr>
          <w:rtl/>
        </w:rPr>
        <w:t>אפילו למ"ד</w:t>
      </w:r>
      <w:r w:rsidR="00F707CE" w:rsidRPr="00F707CE">
        <w:rPr>
          <w:rtl/>
        </w:rPr>
        <w:t>:</w:t>
      </w:r>
    </w:p>
    <w:p w14:paraId="566D71C0" w14:textId="4AE79590" w:rsidR="006F071F" w:rsidRPr="00F40D4B" w:rsidRDefault="006F071F" w:rsidP="003B1F1A">
      <w:pPr>
        <w:spacing w:after="60"/>
        <w:rPr>
          <w:rtl/>
        </w:rPr>
      </w:pPr>
      <w:r w:rsidRPr="00F40D4B">
        <w:rPr>
          <w:rtl/>
        </w:rPr>
        <w:t xml:space="preserve">חייב - </w:t>
      </w:r>
      <w:r w:rsidR="00237964" w:rsidRPr="00F40D4B">
        <w:rPr>
          <w:rtl/>
        </w:rPr>
        <w:t>כאן</w:t>
      </w:r>
      <w:r w:rsidRPr="00F40D4B">
        <w:rPr>
          <w:rtl/>
        </w:rPr>
        <w:t xml:space="preserve"> פטור.</w:t>
      </w:r>
      <w:r w:rsidRPr="00F40D4B">
        <w:rPr>
          <w:rFonts w:hint="cs"/>
          <w:rtl/>
        </w:rPr>
        <w:t xml:space="preserve"> ד</w:t>
      </w:r>
      <w:r w:rsidRPr="00F40D4B">
        <w:rPr>
          <w:rtl/>
        </w:rPr>
        <w:t xml:space="preserve">מלאך המות, מה לי </w:t>
      </w:r>
      <w:r w:rsidR="00237964" w:rsidRPr="00F40D4B">
        <w:rPr>
          <w:rtl/>
        </w:rPr>
        <w:t>כאן</w:t>
      </w:r>
      <w:r w:rsidRPr="00F40D4B">
        <w:rPr>
          <w:rtl/>
        </w:rPr>
        <w:t xml:space="preserve"> ומה לי </w:t>
      </w:r>
      <w:r w:rsidR="00237964" w:rsidRPr="00F40D4B">
        <w:rPr>
          <w:rtl/>
        </w:rPr>
        <w:t>שם</w:t>
      </w:r>
      <w:r w:rsidRPr="00F40D4B">
        <w:rPr>
          <w:rtl/>
        </w:rPr>
        <w:t>?</w:t>
      </w:r>
    </w:p>
    <w:p w14:paraId="48DD38D7" w14:textId="77777777" w:rsidR="00F707CE" w:rsidRPr="00F707CE" w:rsidRDefault="006F071F" w:rsidP="001B6F17">
      <w:pPr>
        <w:pStyle w:val="36"/>
        <w:framePr w:wrap="notBeside"/>
        <w:rPr>
          <w:rtl/>
        </w:rPr>
      </w:pPr>
      <w:r w:rsidRPr="00F707CE">
        <w:rPr>
          <w:rtl/>
        </w:rPr>
        <w:t>ומודי אביי</w:t>
      </w:r>
      <w:r w:rsidR="00F707CE" w:rsidRPr="00F707CE">
        <w:rPr>
          <w:rtl/>
        </w:rPr>
        <w:t>:</w:t>
      </w:r>
    </w:p>
    <w:p w14:paraId="44DED218" w14:textId="06CEDC11" w:rsidR="00A6533C" w:rsidRPr="00F40D4B" w:rsidRDefault="001B6F17" w:rsidP="009B508D">
      <w:pPr>
        <w:rPr>
          <w:rtl/>
        </w:rPr>
      </w:pPr>
      <w:r>
        <w:rPr>
          <w:rFonts w:hint="cs"/>
          <w:rtl/>
        </w:rPr>
        <w:t xml:space="preserve">שאם חזרה לבית הבעלים </w:t>
      </w:r>
      <w:r w:rsidR="006F071F" w:rsidRPr="00F40D4B">
        <w:rPr>
          <w:rtl/>
        </w:rPr>
        <w:t>ומתה דפטור.</w:t>
      </w:r>
      <w:r w:rsidR="006F071F" w:rsidRPr="00F40D4B">
        <w:rPr>
          <w:rFonts w:hint="cs"/>
          <w:rtl/>
        </w:rPr>
        <w:t xml:space="preserve"> </w:t>
      </w:r>
      <w:r>
        <w:rPr>
          <w:rStyle w:val="afffff2"/>
          <w:rFonts w:hint="cs"/>
          <w:rtl/>
        </w:rPr>
        <w:t>שאין לומר שהבל האגם הרגה</w:t>
      </w:r>
    </w:p>
    <w:p w14:paraId="79B7EAC0" w14:textId="77777777" w:rsidR="00F707CE" w:rsidRPr="00F707CE" w:rsidRDefault="006F071F" w:rsidP="001B6F17">
      <w:pPr>
        <w:pStyle w:val="36"/>
        <w:framePr w:wrap="notBeside"/>
        <w:rPr>
          <w:rtl/>
        </w:rPr>
      </w:pPr>
      <w:r w:rsidRPr="00F707CE">
        <w:rPr>
          <w:rtl/>
        </w:rPr>
        <w:lastRenderedPageBreak/>
        <w:t>ומודי רבא</w:t>
      </w:r>
      <w:r w:rsidR="00F707CE" w:rsidRPr="00F707CE">
        <w:rPr>
          <w:rtl/>
        </w:rPr>
        <w:t>:</w:t>
      </w:r>
    </w:p>
    <w:p w14:paraId="5822094A" w14:textId="69DA6094" w:rsidR="006F071F" w:rsidRPr="00F40D4B" w:rsidRDefault="006F071F" w:rsidP="003B1F1A">
      <w:pPr>
        <w:spacing w:after="60"/>
        <w:rPr>
          <w:rtl/>
        </w:rPr>
      </w:pPr>
      <w:r w:rsidRPr="00F40D4B">
        <w:rPr>
          <w:rFonts w:hint="cs"/>
          <w:rtl/>
        </w:rPr>
        <w:t>דאי נגנבה</w:t>
      </w:r>
      <w:r w:rsidRPr="00F40D4B">
        <w:rPr>
          <w:rtl/>
        </w:rPr>
        <w:t xml:space="preserve"> באגם ומתה כדרכה </w:t>
      </w:r>
      <w:r w:rsidRPr="00F40D4B">
        <w:rPr>
          <w:rFonts w:hint="cs"/>
          <w:rtl/>
        </w:rPr>
        <w:t>ב</w:t>
      </w:r>
      <w:r w:rsidRPr="00F40D4B">
        <w:rPr>
          <w:rtl/>
        </w:rPr>
        <w:t>בי</w:t>
      </w:r>
      <w:r w:rsidRPr="00F40D4B">
        <w:rPr>
          <w:rFonts w:hint="cs"/>
          <w:rtl/>
        </w:rPr>
        <w:t>ת</w:t>
      </w:r>
      <w:r w:rsidRPr="00F40D4B">
        <w:rPr>
          <w:rtl/>
        </w:rPr>
        <w:t xml:space="preserve"> </w:t>
      </w:r>
      <w:r w:rsidRPr="00F40D4B">
        <w:rPr>
          <w:rFonts w:hint="cs"/>
          <w:rtl/>
        </w:rPr>
        <w:t>ה</w:t>
      </w:r>
      <w:r w:rsidRPr="00F40D4B">
        <w:rPr>
          <w:rtl/>
        </w:rPr>
        <w:t>גנב דחייב.</w:t>
      </w:r>
      <w:r w:rsidRPr="00F40D4B">
        <w:rPr>
          <w:rFonts w:hint="cs"/>
          <w:rtl/>
        </w:rPr>
        <w:t xml:space="preserve"> </w:t>
      </w:r>
      <w:r w:rsidRPr="00664D77">
        <w:rPr>
          <w:rStyle w:val="afffff2"/>
          <w:rFonts w:hint="cs"/>
          <w:rtl/>
        </w:rPr>
        <w:t>דאי עזבה מלאך המות בבית הגנב היתה מתקיימת</w:t>
      </w:r>
    </w:p>
    <w:p w14:paraId="186933FC" w14:textId="35604307" w:rsidR="00F707CE" w:rsidRPr="00F707CE" w:rsidRDefault="006F071F" w:rsidP="00664D77">
      <w:pPr>
        <w:pStyle w:val="36"/>
        <w:framePr w:wrap="notBeside"/>
        <w:rPr>
          <w:rtl/>
        </w:rPr>
      </w:pPr>
      <w:r w:rsidRPr="00F707CE">
        <w:rPr>
          <w:rtl/>
        </w:rPr>
        <w:t>אביי לרבא</w:t>
      </w:r>
      <w:r w:rsidR="00F707CE" w:rsidRPr="00F707CE">
        <w:rPr>
          <w:rtl/>
        </w:rPr>
        <w:t>:</w:t>
      </w:r>
    </w:p>
    <w:p w14:paraId="5194A073" w14:textId="1FB5B18D" w:rsidR="003B1F1A" w:rsidRDefault="00664D77" w:rsidP="00090F32">
      <w:pPr>
        <w:rPr>
          <w:rtl/>
        </w:rPr>
      </w:pPr>
      <w:r w:rsidRPr="00E4611A">
        <w:rPr>
          <w:rStyle w:val="affffc"/>
          <w:rFonts w:hint="cs"/>
          <w:rtl/>
        </w:rPr>
        <w:t>לשיטתך</w:t>
      </w:r>
      <w:r>
        <w:rPr>
          <w:rFonts w:hint="cs"/>
          <w:rtl/>
        </w:rPr>
        <w:t xml:space="preserve"> ש</w:t>
      </w:r>
      <w:r w:rsidR="006F071F" w:rsidRPr="00F40D4B">
        <w:rPr>
          <w:rtl/>
        </w:rPr>
        <w:t>מלא</w:t>
      </w:r>
      <w:r w:rsidR="006F071F" w:rsidRPr="00F40D4B">
        <w:rPr>
          <w:rFonts w:hint="cs"/>
          <w:rtl/>
        </w:rPr>
        <w:t>ה</w:t>
      </w:r>
      <w:r w:rsidR="006F071F" w:rsidRPr="00F40D4B">
        <w:rPr>
          <w:rtl/>
        </w:rPr>
        <w:t>"</w:t>
      </w:r>
      <w:r w:rsidR="006F071F" w:rsidRPr="00F40D4B">
        <w:rPr>
          <w:rFonts w:hint="cs"/>
          <w:rtl/>
        </w:rPr>
        <w:t>מ מ</w:t>
      </w:r>
      <w:r w:rsidR="006F071F" w:rsidRPr="00F40D4B">
        <w:rPr>
          <w:rtl/>
        </w:rPr>
        <w:t>"</w:t>
      </w:r>
      <w:r w:rsidR="006F071F" w:rsidRPr="00F40D4B">
        <w:rPr>
          <w:rFonts w:hint="cs"/>
          <w:rtl/>
        </w:rPr>
        <w:t xml:space="preserve">ל </w:t>
      </w:r>
      <w:r w:rsidR="00237964" w:rsidRPr="00F40D4B">
        <w:rPr>
          <w:rFonts w:hint="cs"/>
          <w:rtl/>
        </w:rPr>
        <w:t>כאן</w:t>
      </w:r>
      <w:r w:rsidR="006F071F" w:rsidRPr="00F40D4B">
        <w:rPr>
          <w:rFonts w:hint="cs"/>
          <w:rtl/>
        </w:rPr>
        <w:t xml:space="preserve"> ומ</w:t>
      </w:r>
      <w:r w:rsidR="006F071F" w:rsidRPr="00F40D4B">
        <w:rPr>
          <w:rtl/>
        </w:rPr>
        <w:t>"</w:t>
      </w:r>
      <w:r w:rsidR="006F071F" w:rsidRPr="00F40D4B">
        <w:rPr>
          <w:rFonts w:hint="cs"/>
          <w:rtl/>
        </w:rPr>
        <w:t xml:space="preserve">ל </w:t>
      </w:r>
      <w:r w:rsidR="00237964" w:rsidRPr="00F40D4B">
        <w:rPr>
          <w:rtl/>
        </w:rPr>
        <w:t>שם</w:t>
      </w:r>
      <w:r w:rsidR="006F071F" w:rsidRPr="00F40D4B">
        <w:rPr>
          <w:rtl/>
        </w:rPr>
        <w:t>,</w:t>
      </w:r>
      <w:r w:rsidR="00090F32">
        <w:rPr>
          <w:rFonts w:hint="cs"/>
          <w:rtl/>
        </w:rPr>
        <w:t xml:space="preserve"> מדוע היה צריך להעמיד את המשנה דווקא </w:t>
      </w:r>
      <w:r w:rsidR="006F071F" w:rsidRPr="00F40D4B">
        <w:rPr>
          <w:rtl/>
        </w:rPr>
        <w:t xml:space="preserve">בשנתנו לו בעלים רשות להשאיל, </w:t>
      </w:r>
    </w:p>
    <w:p w14:paraId="074C342B" w14:textId="13C81B69" w:rsidR="00A6533C" w:rsidRPr="00F40D4B" w:rsidRDefault="00664D77" w:rsidP="009B508D">
      <w:pPr>
        <w:rPr>
          <w:rtl/>
        </w:rPr>
      </w:pPr>
      <w:r w:rsidRPr="003B1F1A">
        <w:rPr>
          <w:rStyle w:val="affffc"/>
          <w:rFonts w:hint="cs"/>
          <w:rtl/>
        </w:rPr>
        <w:t>שידחהו</w:t>
      </w:r>
      <w:r w:rsidR="006F071F" w:rsidRPr="003B1F1A">
        <w:rPr>
          <w:rStyle w:val="affffc"/>
          <w:rtl/>
        </w:rPr>
        <w:t>:</w:t>
      </w:r>
      <w:r w:rsidR="006F071F" w:rsidRPr="00F40D4B">
        <w:rPr>
          <w:rtl/>
        </w:rPr>
        <w:t xml:space="preserve"> מלאך המות, מה לי </w:t>
      </w:r>
      <w:r w:rsidR="00237964" w:rsidRPr="00F40D4B">
        <w:rPr>
          <w:rtl/>
        </w:rPr>
        <w:t>כאן</w:t>
      </w:r>
      <w:r w:rsidR="006F071F" w:rsidRPr="00F40D4B">
        <w:rPr>
          <w:rtl/>
        </w:rPr>
        <w:t xml:space="preserve"> ומה לי </w:t>
      </w:r>
      <w:r w:rsidR="00237964" w:rsidRPr="00F40D4B">
        <w:rPr>
          <w:rtl/>
        </w:rPr>
        <w:t>שם</w:t>
      </w:r>
      <w:r w:rsidR="006F071F" w:rsidRPr="00F40D4B">
        <w:rPr>
          <w:rtl/>
        </w:rPr>
        <w:t>?</w:t>
      </w:r>
    </w:p>
    <w:p w14:paraId="5CEB16BD" w14:textId="77777777" w:rsidR="00F707CE" w:rsidRPr="00F707CE" w:rsidRDefault="006F071F" w:rsidP="003B1F1A">
      <w:pPr>
        <w:pStyle w:val="36"/>
        <w:framePr w:wrap="notBeside"/>
        <w:rPr>
          <w:rtl/>
        </w:rPr>
      </w:pPr>
      <w:r w:rsidRPr="00F707CE">
        <w:rPr>
          <w:rFonts w:hint="cs"/>
          <w:rtl/>
        </w:rPr>
        <w:t>א</w:t>
      </w:r>
      <w:r w:rsidRPr="00F707CE">
        <w:rPr>
          <w:rtl/>
        </w:rPr>
        <w:t>"</w:t>
      </w:r>
      <w:r w:rsidRPr="00F707CE">
        <w:rPr>
          <w:rFonts w:hint="cs"/>
          <w:rtl/>
        </w:rPr>
        <w:t>ל</w:t>
      </w:r>
      <w:r w:rsidR="00F707CE" w:rsidRPr="00F707CE">
        <w:rPr>
          <w:rtl/>
        </w:rPr>
        <w:t>:</w:t>
      </w:r>
    </w:p>
    <w:p w14:paraId="4D7FC3AB" w14:textId="16FC0226" w:rsidR="00A6533C" w:rsidRPr="00F40D4B" w:rsidRDefault="006F071F" w:rsidP="009B508D">
      <w:pPr>
        <w:rPr>
          <w:rtl/>
        </w:rPr>
      </w:pPr>
      <w:r w:rsidRPr="00090F32">
        <w:rPr>
          <w:rStyle w:val="affffc"/>
          <w:rFonts w:hint="cs"/>
          <w:rtl/>
        </w:rPr>
        <w:t xml:space="preserve">אתה שאמרת </w:t>
      </w:r>
      <w:r w:rsidR="00090F32">
        <w:rPr>
          <w:rStyle w:val="affffc"/>
          <w:rFonts w:hint="cs"/>
          <w:rtl/>
        </w:rPr>
        <w:t xml:space="preserve">סברת </w:t>
      </w:r>
      <w:r w:rsidRPr="00F40D4B">
        <w:rPr>
          <w:rFonts w:hint="cs"/>
          <w:rtl/>
        </w:rPr>
        <w:t xml:space="preserve">אין רצוני שיהא פקדוני ביד אחר שייך להקשות </w:t>
      </w:r>
    </w:p>
    <w:p w14:paraId="03E51CE0" w14:textId="77777777" w:rsidR="00F707CE" w:rsidRPr="00F707CE" w:rsidRDefault="006F071F" w:rsidP="003B1F1A">
      <w:pPr>
        <w:pStyle w:val="36"/>
        <w:framePr w:wrap="notBeside"/>
        <w:rPr>
          <w:rtl/>
        </w:rPr>
      </w:pPr>
      <w:r w:rsidRPr="00F707CE">
        <w:rPr>
          <w:rFonts w:hint="cs"/>
          <w:rtl/>
        </w:rPr>
        <w:t>אך לדידי</w:t>
      </w:r>
      <w:r w:rsidR="00F707CE" w:rsidRPr="00F707CE">
        <w:rPr>
          <w:rtl/>
        </w:rPr>
        <w:t>:</w:t>
      </w:r>
    </w:p>
    <w:p w14:paraId="4D49C67B" w14:textId="41D42D92" w:rsidR="006F071F" w:rsidRPr="00F40D4B" w:rsidRDefault="006F071F" w:rsidP="008123A8">
      <w:pPr>
        <w:rPr>
          <w:rtl/>
        </w:rPr>
      </w:pPr>
      <w:r w:rsidRPr="00090F32">
        <w:rPr>
          <w:rStyle w:val="affffc"/>
          <w:rFonts w:hint="cs"/>
          <w:rtl/>
        </w:rPr>
        <w:t>דס</w:t>
      </w:r>
      <w:r w:rsidRPr="00090F32">
        <w:rPr>
          <w:rStyle w:val="affffc"/>
          <w:rtl/>
        </w:rPr>
        <w:t>"</w:t>
      </w:r>
      <w:r w:rsidRPr="00090F32">
        <w:rPr>
          <w:rStyle w:val="affffc"/>
          <w:rFonts w:hint="cs"/>
          <w:rtl/>
        </w:rPr>
        <w:t>ל</w:t>
      </w:r>
      <w:r w:rsidRPr="00F40D4B">
        <w:rPr>
          <w:rFonts w:hint="cs"/>
          <w:rtl/>
        </w:rPr>
        <w:t xml:space="preserve"> </w:t>
      </w:r>
      <w:r w:rsidR="00090F32" w:rsidRPr="00090F32">
        <w:rPr>
          <w:rStyle w:val="affffc"/>
          <w:rFonts w:hint="cs"/>
          <w:rtl/>
        </w:rPr>
        <w:t>סברת</w:t>
      </w:r>
      <w:r w:rsidR="00090F32">
        <w:rPr>
          <w:rFonts w:hint="cs"/>
          <w:rtl/>
        </w:rPr>
        <w:t xml:space="preserve"> שהאחר </w:t>
      </w:r>
      <w:r w:rsidRPr="00F40D4B">
        <w:rPr>
          <w:rFonts w:hint="cs"/>
          <w:rtl/>
        </w:rPr>
        <w:t xml:space="preserve">לא </w:t>
      </w:r>
      <w:r w:rsidR="00090F32">
        <w:rPr>
          <w:rFonts w:hint="cs"/>
          <w:rtl/>
        </w:rPr>
        <w:t xml:space="preserve">נאמן </w:t>
      </w:r>
      <w:r w:rsidRPr="00F40D4B">
        <w:rPr>
          <w:rFonts w:hint="cs"/>
          <w:rtl/>
        </w:rPr>
        <w:t>לי בשבועה אין מקום לשאלה כלל</w:t>
      </w:r>
    </w:p>
    <w:p w14:paraId="10E072D4" w14:textId="77777777" w:rsidR="00060CB6" w:rsidRDefault="00060CB6" w:rsidP="009B508D">
      <w:pPr>
        <w:rPr>
          <w:rtl/>
        </w:rPr>
      </w:pPr>
    </w:p>
    <w:p w14:paraId="6F3EE869" w14:textId="749A1E51" w:rsidR="00F707CE" w:rsidRPr="00F707CE" w:rsidRDefault="006F071F" w:rsidP="00060CB6">
      <w:pPr>
        <w:pStyle w:val="36"/>
        <w:framePr w:wrap="notBeside"/>
        <w:rPr>
          <w:rtl/>
        </w:rPr>
      </w:pPr>
      <w:r w:rsidRPr="00F707CE">
        <w:rPr>
          <w:rtl/>
        </w:rPr>
        <w:t>מתיב ר</w:t>
      </w:r>
      <w:r w:rsidRPr="00F707CE">
        <w:rPr>
          <w:rFonts w:hint="cs"/>
          <w:rtl/>
        </w:rPr>
        <w:t>ב</w:t>
      </w:r>
      <w:r w:rsidRPr="00F707CE">
        <w:rPr>
          <w:rtl/>
        </w:rPr>
        <w:t>"</w:t>
      </w:r>
      <w:r w:rsidRPr="00F707CE">
        <w:rPr>
          <w:rFonts w:hint="cs"/>
          <w:rtl/>
        </w:rPr>
        <w:t>ח</w:t>
      </w:r>
      <w:r w:rsidR="00F707CE" w:rsidRPr="00F707CE">
        <w:rPr>
          <w:rtl/>
        </w:rPr>
        <w:t>:</w:t>
      </w:r>
    </w:p>
    <w:p w14:paraId="0F5ED807" w14:textId="079160E5" w:rsidR="00060CB6" w:rsidRDefault="006F071F" w:rsidP="009B508D">
      <w:pPr>
        <w:rPr>
          <w:rtl/>
        </w:rPr>
      </w:pPr>
      <w:r w:rsidRPr="00F40D4B">
        <w:rPr>
          <w:rtl/>
        </w:rPr>
        <w:t>העלה לראשי צוקין ונפלה</w:t>
      </w:r>
      <w:r w:rsidR="00060CB6">
        <w:rPr>
          <w:rFonts w:hint="cs"/>
          <w:rtl/>
        </w:rPr>
        <w:t xml:space="preserve"> - </w:t>
      </w:r>
      <w:r w:rsidRPr="00F40D4B">
        <w:rPr>
          <w:rtl/>
        </w:rPr>
        <w:t>חייב.</w:t>
      </w:r>
      <w:r w:rsidRPr="00F40D4B">
        <w:rPr>
          <w:rFonts w:hint="cs"/>
          <w:rtl/>
        </w:rPr>
        <w:t xml:space="preserve"> </w:t>
      </w:r>
      <w:r w:rsidR="00060CB6">
        <w:rPr>
          <w:rStyle w:val="afffff2"/>
          <w:rFonts w:hint="cs"/>
          <w:rtl/>
        </w:rPr>
        <w:t>ש</w:t>
      </w:r>
      <w:r w:rsidR="00060CB6" w:rsidRPr="00060CB6">
        <w:rPr>
          <w:rStyle w:val="afffff2"/>
          <w:rtl/>
        </w:rPr>
        <w:t>א"</w:t>
      </w:r>
      <w:r w:rsidR="00060CB6" w:rsidRPr="00060CB6">
        <w:rPr>
          <w:rStyle w:val="afffff2"/>
          <w:rFonts w:hint="cs"/>
          <w:rtl/>
        </w:rPr>
        <w:t>ז</w:t>
      </w:r>
      <w:r w:rsidR="00060CB6" w:rsidRPr="00060CB6">
        <w:rPr>
          <w:rStyle w:val="afffff2"/>
          <w:rtl/>
        </w:rPr>
        <w:t xml:space="preserve"> אונס</w:t>
      </w:r>
    </w:p>
    <w:p w14:paraId="29290692" w14:textId="2082C4DD" w:rsidR="00201F03" w:rsidRDefault="006F071F" w:rsidP="001A25A2">
      <w:pPr>
        <w:rPr>
          <w:rtl/>
        </w:rPr>
      </w:pPr>
      <w:r w:rsidRPr="00F40D4B">
        <w:rPr>
          <w:rtl/>
        </w:rPr>
        <w:t>הא מתה כדרכה הר"</w:t>
      </w:r>
      <w:r w:rsidRPr="00F40D4B">
        <w:rPr>
          <w:rFonts w:hint="cs"/>
          <w:rtl/>
        </w:rPr>
        <w:t xml:space="preserve">ז </w:t>
      </w:r>
      <w:r w:rsidRPr="00F40D4B">
        <w:rPr>
          <w:rtl/>
        </w:rPr>
        <w:t>אונס, ופטור</w:t>
      </w:r>
      <w:r w:rsidR="00C54674">
        <w:rPr>
          <w:rFonts w:hint="cs"/>
          <w:rtl/>
        </w:rPr>
        <w:t>.</w:t>
      </w:r>
      <w:r w:rsidR="001A25A2">
        <w:rPr>
          <w:rStyle w:val="affffc"/>
          <w:rFonts w:hint="cs"/>
          <w:rtl/>
        </w:rPr>
        <w:t xml:space="preserve"> </w:t>
      </w:r>
      <w:r w:rsidRPr="00201F03">
        <w:rPr>
          <w:rStyle w:val="affffc"/>
          <w:rFonts w:hint="cs"/>
          <w:rtl/>
        </w:rPr>
        <w:t>לא אמרי'</w:t>
      </w:r>
      <w:r w:rsidRPr="00F40D4B">
        <w:rPr>
          <w:rFonts w:hint="cs"/>
          <w:rtl/>
        </w:rPr>
        <w:t xml:space="preserve"> דאויר דהר </w:t>
      </w:r>
      <w:r w:rsidR="00DF0BCF">
        <w:rPr>
          <w:rFonts w:hint="cs"/>
          <w:rtl/>
        </w:rPr>
        <w:t xml:space="preserve">הרגה </w:t>
      </w:r>
    </w:p>
    <w:p w14:paraId="195E04AC" w14:textId="77777777" w:rsidR="00F707CE" w:rsidRPr="00F707CE" w:rsidRDefault="006F071F" w:rsidP="00201F03">
      <w:pPr>
        <w:pStyle w:val="36"/>
        <w:framePr w:wrap="notBeside"/>
        <w:rPr>
          <w:rtl/>
        </w:rPr>
      </w:pPr>
      <w:r w:rsidRPr="00F707CE">
        <w:rPr>
          <w:rFonts w:hint="cs"/>
          <w:rtl/>
        </w:rPr>
        <w:t>ד</w:t>
      </w:r>
      <w:r w:rsidR="00237964" w:rsidRPr="00F707CE">
        <w:rPr>
          <w:rFonts w:hint="cs"/>
          <w:rtl/>
        </w:rPr>
        <w:t>כאן</w:t>
      </w:r>
      <w:r w:rsidRPr="00F707CE">
        <w:rPr>
          <w:rFonts w:hint="cs"/>
          <w:rtl/>
        </w:rPr>
        <w:t xml:space="preserve"> מיירי</w:t>
      </w:r>
      <w:r w:rsidR="00F707CE" w:rsidRPr="00F707CE">
        <w:rPr>
          <w:rtl/>
        </w:rPr>
        <w:t>:</w:t>
      </w:r>
    </w:p>
    <w:p w14:paraId="64CEF555" w14:textId="5B66FF53" w:rsidR="00201F03" w:rsidRDefault="006F071F" w:rsidP="00201F03">
      <w:pPr>
        <w:rPr>
          <w:rtl/>
        </w:rPr>
      </w:pPr>
      <w:r w:rsidRPr="00F40D4B">
        <w:rPr>
          <w:rFonts w:hint="cs"/>
          <w:rtl/>
        </w:rPr>
        <w:t>בשהעלה למרעה שמן וטוב</w:t>
      </w:r>
      <w:r w:rsidR="00201F03">
        <w:rPr>
          <w:rFonts w:hint="cs"/>
          <w:rtl/>
        </w:rPr>
        <w:t xml:space="preserve">, </w:t>
      </w:r>
      <w:r w:rsidRPr="00F40D4B">
        <w:rPr>
          <w:rFonts w:hint="cs"/>
          <w:rtl/>
        </w:rPr>
        <w:t>ב</w:t>
      </w:r>
      <w:r w:rsidRPr="00F40D4B">
        <w:rPr>
          <w:rtl/>
        </w:rPr>
        <w:t xml:space="preserve">נפלה </w:t>
      </w:r>
      <w:r w:rsidRPr="00F40D4B">
        <w:rPr>
          <w:rFonts w:hint="cs"/>
          <w:rtl/>
        </w:rPr>
        <w:t>חייב</w:t>
      </w:r>
      <w:r w:rsidRPr="00F40D4B">
        <w:rPr>
          <w:rtl/>
        </w:rPr>
        <w:t xml:space="preserve"> שהיה לו לתוקפה.</w:t>
      </w:r>
      <w:r w:rsidRPr="00F40D4B">
        <w:rPr>
          <w:rFonts w:hint="cs"/>
          <w:rtl/>
        </w:rPr>
        <w:t xml:space="preserve"> </w:t>
      </w:r>
    </w:p>
    <w:p w14:paraId="5A22A206" w14:textId="47CED505" w:rsidR="00A6533C" w:rsidRPr="00F40D4B" w:rsidRDefault="006F071F" w:rsidP="009B508D">
      <w:pPr>
        <w:rPr>
          <w:rtl/>
        </w:rPr>
      </w:pPr>
      <w:r w:rsidRPr="00F40D4B">
        <w:rPr>
          <w:rFonts w:hint="cs"/>
          <w:rtl/>
        </w:rPr>
        <w:t>ורישא דנפלה הר</w:t>
      </w:r>
      <w:r w:rsidRPr="00F40D4B">
        <w:rPr>
          <w:rtl/>
        </w:rPr>
        <w:t>"</w:t>
      </w:r>
      <w:r w:rsidRPr="00F40D4B">
        <w:rPr>
          <w:rFonts w:hint="cs"/>
          <w:rtl/>
        </w:rPr>
        <w:t>ז אונס מיירי שתקפתו ועלתה תקפתו וירדה</w:t>
      </w:r>
    </w:p>
    <w:p w14:paraId="12146F5A" w14:textId="403FD5D6" w:rsidR="006F071F" w:rsidRPr="00F40D4B" w:rsidRDefault="006F071F" w:rsidP="003A77BF">
      <w:pPr>
        <w:pStyle w:val="affe"/>
        <w:framePr w:wrap="around"/>
        <w:rPr>
          <w:rtl/>
        </w:rPr>
      </w:pPr>
      <w:r w:rsidRPr="00F40D4B">
        <w:rPr>
          <w:rtl/>
        </w:rPr>
        <w:t>לז.</w:t>
      </w:r>
      <w:r w:rsidRPr="00F40D4B">
        <w:rPr>
          <w:rFonts w:hint="cs"/>
          <w:rtl/>
        </w:rPr>
        <w:t xml:space="preserve"> </w:t>
      </w:r>
    </w:p>
    <w:p w14:paraId="77CD9AA8" w14:textId="11F11D78" w:rsidR="006467ED" w:rsidRPr="006467ED" w:rsidRDefault="003A77BF" w:rsidP="006467ED">
      <w:pPr>
        <w:pStyle w:val="afffb"/>
        <w:rPr>
          <w:rtl/>
        </w:rPr>
      </w:pPr>
      <w:ins w:id="9864" w:author="מספור קטעי משנה" w:date="2026-10-06T06:45:11Z">
        <w:r>
          <w:rPr>
            <w:rStyle w:val="MisparKeta"/>
          </w:rPr>
          <w:t xml:space="preserve">ב. </w:t>
        </w:r>
      </w:ins>
      <w:r w:rsidRPr="00F40D4B">
        <w:rPr>
          <w:rtl/>
        </w:rPr>
        <w:t>אמר רבי יוסי כיצד הלה עושה סחורה בפרתו כו'.</w:t>
      </w:r>
    </w:p>
    <w:p w14:paraId="7EF7DBC0" w14:textId="638C6F3C" w:rsidR="00F707CE" w:rsidRPr="00F707CE" w:rsidRDefault="00EE00F5" w:rsidP="00EE00F5">
      <w:pPr>
        <w:pStyle w:val="36"/>
        <w:framePr w:wrap="notBeside"/>
        <w:rPr>
          <w:rtl/>
        </w:rPr>
      </w:pPr>
      <w:r w:rsidRPr="00F707CE">
        <w:rPr>
          <w:rFonts w:hint="cs"/>
          <w:rtl/>
        </w:rPr>
        <w:t>שמואל</w:t>
      </w:r>
      <w:r w:rsidR="00F707CE" w:rsidRPr="00F707CE">
        <w:rPr>
          <w:rtl/>
        </w:rPr>
        <w:t>:</w:t>
      </w:r>
    </w:p>
    <w:p w14:paraId="35007B14" w14:textId="46E5F514" w:rsidR="006F071F" w:rsidRPr="00F40D4B" w:rsidRDefault="00EE00F5" w:rsidP="00EE00F5">
      <w:pPr>
        <w:rPr>
          <w:rtl/>
        </w:rPr>
      </w:pPr>
      <w:r>
        <w:rPr>
          <w:rFonts w:hint="cs"/>
          <w:rtl/>
        </w:rPr>
        <w:t>חלוק רבי יוסי אף בראשונה</w:t>
      </w:r>
      <w:r w:rsidR="006467ED">
        <w:rPr>
          <w:rFonts w:hint="cs"/>
          <w:rtl/>
        </w:rPr>
        <w:t>,</w:t>
      </w:r>
      <w:r>
        <w:rPr>
          <w:rFonts w:hint="cs"/>
          <w:rtl/>
        </w:rPr>
        <w:t xml:space="preserve"> ו</w:t>
      </w:r>
      <w:r w:rsidR="006F071F" w:rsidRPr="00F40D4B">
        <w:rPr>
          <w:rtl/>
        </w:rPr>
        <w:t xml:space="preserve">הלכה </w:t>
      </w:r>
      <w:r>
        <w:rPr>
          <w:rFonts w:hint="cs"/>
          <w:rtl/>
        </w:rPr>
        <w:t>כמותו אף בראשונה</w:t>
      </w:r>
    </w:p>
    <w:p w14:paraId="3DA6D4AB" w14:textId="597F1203" w:rsidR="00F707CE" w:rsidRPr="00F707CE" w:rsidRDefault="006F071F" w:rsidP="00EE00F5">
      <w:pPr>
        <w:pStyle w:val="36"/>
        <w:framePr w:wrap="notBeside"/>
        <w:rPr>
          <w:rtl/>
        </w:rPr>
      </w:pPr>
      <w:r w:rsidRPr="00F707CE">
        <w:rPr>
          <w:rtl/>
        </w:rPr>
        <w:t>רי"ו</w:t>
      </w:r>
      <w:r w:rsidR="00F707CE" w:rsidRPr="00F707CE">
        <w:rPr>
          <w:rtl/>
        </w:rPr>
        <w:t>:</w:t>
      </w:r>
    </w:p>
    <w:p w14:paraId="08325A3C" w14:textId="05B64CA4" w:rsidR="006F071F" w:rsidRPr="00F40D4B" w:rsidRDefault="006F071F" w:rsidP="009B508D">
      <w:pPr>
        <w:rPr>
          <w:rtl/>
        </w:rPr>
      </w:pPr>
      <w:r w:rsidRPr="00F40D4B">
        <w:rPr>
          <w:rtl/>
        </w:rPr>
        <w:t xml:space="preserve">מודה היה רבי יוסי בראשונה, שכבר </w:t>
      </w:r>
      <w:r w:rsidRPr="00F40D4B">
        <w:rPr>
          <w:rFonts w:hint="cs"/>
          <w:rtl/>
        </w:rPr>
        <w:t>אמר הריני משלם</w:t>
      </w:r>
      <w:r w:rsidRPr="00F40D4B">
        <w:rPr>
          <w:rtl/>
        </w:rPr>
        <w:t>.</w:t>
      </w:r>
      <w:r w:rsidR="006467ED">
        <w:rPr>
          <w:rFonts w:hint="cs"/>
          <w:rtl/>
        </w:rPr>
        <w:t xml:space="preserve"> והלכה כמותו</w:t>
      </w:r>
    </w:p>
    <w:p w14:paraId="0B5FC350" w14:textId="77777777" w:rsidR="00A6533C" w:rsidRPr="00F40D4B" w:rsidRDefault="00A6533C" w:rsidP="00A6533C">
      <w:pPr>
        <w:pStyle w:val="aff9"/>
        <w:rPr>
          <w:rtl/>
        </w:rPr>
      </w:pPr>
      <w:r w:rsidRPr="00F40D4B">
        <w:rPr>
          <w:rtl/>
        </w:rPr>
        <w:t>***</w:t>
      </w:r>
    </w:p>
    <w:p w14:paraId="6A2E1DA3" w14:textId="030FACAB" w:rsidR="006F071F" w:rsidRPr="00F40D4B" w:rsidRDefault="006F071F" w:rsidP="008A6813">
      <w:pPr>
        <w:pStyle w:val="afffff"/>
        <w:framePr w:wrap="around"/>
        <w:rPr>
          <w:rtl/>
        </w:rPr>
      </w:pPr>
      <w:del w:id="20204" w:author="קלוד" w:date="2026-10-06T10:08:05Z">
        <w:r>
          <w:rPr>
            <w:rtl/>
          </w:rPr>
          <w:delText xml:space="preserve">משנה.</w:delText>
        </w:r>
      </w:del>
      <w:ins w:id="20205" w:author="קלוד" w:date="2026-10-06T10:08:05Z">
        <w:r>
          <w:rPr>
            <w:rtl/>
          </w:rPr>
          <w:t xml:space="preserve">משנה ג</w:t>
        </w:r>
      </w:ins>
    </w:p>
    <w:p w14:paraId="0633E4BD" w14:textId="77777777" w:rsidR="006F071F" w:rsidRPr="00F40D4B" w:rsidRDefault="006F071F" w:rsidP="00701E5E">
      <w:pPr>
        <w:pStyle w:val="afff3"/>
        <w:rPr>
          <w:rtl/>
        </w:rPr>
      </w:pPr>
      <w:ins w:id="9865" w:author="מספור קטעי משנה" w:date="2026-10-06T06:45:11Z">
        <w:r>
          <w:rPr>
            <w:rStyle w:val="MisparKeta"/>
          </w:rPr>
          <w:t xml:space="preserve">א. </w:t>
        </w:r>
      </w:ins>
      <w:r w:rsidRPr="00F40D4B">
        <w:rPr>
          <w:rtl/>
        </w:rPr>
        <w:t>אמר לשנים: גזלתי לאחד מכם מנה, ואיני יודע איזה מכם.</w:t>
      </w:r>
    </w:p>
    <w:p w14:paraId="0FDAD711" w14:textId="77777777" w:rsidR="006F071F" w:rsidRPr="00F40D4B" w:rsidRDefault="006F071F" w:rsidP="00701E5E">
      <w:pPr>
        <w:pStyle w:val="afff3"/>
        <w:rPr>
          <w:rtl/>
        </w:rPr>
      </w:pPr>
      <w:r w:rsidRPr="00F40D4B">
        <w:rPr>
          <w:rtl/>
        </w:rPr>
        <w:t>או: אביו של אחד מכם הפקיד לי מנה ואיני יודע איזה הוא</w:t>
      </w:r>
    </w:p>
    <w:p w14:paraId="597967B0" w14:textId="77777777" w:rsidR="006F071F" w:rsidRPr="00F40D4B" w:rsidRDefault="006F071F" w:rsidP="00BC3CCC">
      <w:pPr>
        <w:pStyle w:val="afff3"/>
        <w:spacing w:after="60"/>
        <w:rPr>
          <w:rtl/>
        </w:rPr>
      </w:pPr>
      <w:r w:rsidRPr="00F40D4B">
        <w:rPr>
          <w:rtl/>
        </w:rPr>
        <w:t xml:space="preserve"> - נותן לזה מנה ולזה מנה, שהודה מפי עצמו.</w:t>
      </w:r>
    </w:p>
    <w:p w14:paraId="48AFA5A5" w14:textId="77777777" w:rsidR="00F855F9" w:rsidRPr="00F40D4B" w:rsidRDefault="00F855F9" w:rsidP="00F855F9">
      <w:pPr>
        <w:pStyle w:val="afff3"/>
        <w:rPr>
          <w:rtl/>
        </w:rPr>
      </w:pPr>
      <w:r w:rsidRPr="00F40D4B">
        <w:rPr>
          <w:rtl/>
        </w:rPr>
        <w:t>שנים שהפקידו אצל אחד, זה מנה וזה מאתים, זה אומר שלי מאתים וזה אומר שלי מאתים</w:t>
      </w:r>
      <w:r>
        <w:rPr>
          <w:rFonts w:hint="cs"/>
          <w:rtl/>
        </w:rPr>
        <w:t xml:space="preserve"> </w:t>
      </w:r>
      <w:r w:rsidRPr="00A92C99">
        <w:rPr>
          <w:rStyle w:val="HesberMishna"/>
          <w:rFonts w:hint="cs"/>
          <w:rtl/>
          <w:rPrChange w:id="20033" w:author="קלוד" w:date="2026-10-06T10:08:05Z">
            <w:rPr>
              <w:rStyle w:val="afffff2"/>
              <w:rFonts w:hint="cs"/>
              <w:rtl/>
            </w:rPr>
          </w:rPrChange>
        </w:rPr>
        <w:t>וכן בשני כלים א' יפה מנה וא' אלף זוז</w:t>
      </w:r>
    </w:p>
    <w:p w14:paraId="077EFDF9" w14:textId="16E58CC6" w:rsidR="006F071F" w:rsidRPr="00A41CBB" w:rsidRDefault="006F071F" w:rsidP="00A41CBB">
      <w:pPr>
        <w:pStyle w:val="afff3"/>
        <w:rPr>
          <w:rtl/>
        </w:rPr>
      </w:pPr>
      <w:r w:rsidRPr="00F40D4B">
        <w:rPr>
          <w:rtl/>
        </w:rPr>
        <w:t>- נו</w:t>
      </w:r>
      <w:r w:rsidRPr="008A6813">
        <w:rPr>
          <w:rtl/>
        </w:rPr>
        <w:t>תן לזה מנה ולזה מנה, והש</w:t>
      </w:r>
      <w:r w:rsidRPr="00A41CBB">
        <w:rPr>
          <w:rtl/>
        </w:rPr>
        <w:t>אר יהא מונח עד שיבא אליהו.</w:t>
      </w:r>
    </w:p>
    <w:p w14:paraId="49129ACC" w14:textId="34F1D856" w:rsidR="00A6533C" w:rsidRPr="0072235F" w:rsidRDefault="006F071F" w:rsidP="006741BB">
      <w:pPr>
        <w:pStyle w:val="afff3"/>
        <w:rPr>
          <w:rtl/>
        </w:rPr>
      </w:pPr>
      <w:r w:rsidRPr="00A41CBB">
        <w:rPr>
          <w:rStyle w:val="TanaimMishna"/>
          <w:rtl/>
          <w:rPrChange w:id="20034" w:author="קלוד" w:date="2026-10-06T10:08:05Z">
            <w:rPr>
              <w:rStyle w:val="affffc"/>
              <w:rtl/>
            </w:rPr>
          </w:rPrChange>
        </w:rPr>
        <w:t>אמר רבי יוסי:</w:t>
      </w:r>
      <w:r w:rsidRPr="00A41CBB">
        <w:rPr>
          <w:rtl/>
        </w:rPr>
        <w:t xml:space="preserve"> </w:t>
      </w:r>
      <w:r w:rsidR="00A41CBB" w:rsidRPr="00A41CBB">
        <w:rPr>
          <w:rFonts w:hint="cs"/>
          <w:rtl/>
        </w:rPr>
        <w:t xml:space="preserve">א''כ </w:t>
      </w:r>
      <w:r w:rsidRPr="00A41CBB">
        <w:rPr>
          <w:rtl/>
        </w:rPr>
        <w:t xml:space="preserve">מה הפסיד הרמאי? - אלא, הכל יהא מונח </w:t>
      </w:r>
    </w:p>
    <w:p w14:paraId="640CE046" w14:textId="239F4477" w:rsidR="006F071F" w:rsidRPr="00F40D4B" w:rsidRDefault="006F071F" w:rsidP="00701E5E">
      <w:pPr>
        <w:pStyle w:val="afffb"/>
        <w:rPr>
          <w:rtl/>
        </w:rPr>
      </w:pPr>
      <w:ins w:id="9866" w:author="מספור קטעי משנה" w:date="2026-10-06T06:45:11Z">
        <w:r>
          <w:rPr>
            <w:rStyle w:val="MisparKeta"/>
          </w:rPr>
          <w:t xml:space="preserve">א. </w:t>
        </w:r>
      </w:ins>
      <w:r w:rsidRPr="00F40D4B">
        <w:rPr>
          <w:rtl/>
        </w:rPr>
        <w:lastRenderedPageBreak/>
        <w:t>נותן לזה מנה ולזה מנה, שהודה מפי עצמו.</w:t>
      </w:r>
    </w:p>
    <w:p w14:paraId="499F4D7E" w14:textId="0D326D4C" w:rsidR="00A6533C" w:rsidRPr="00F40D4B" w:rsidRDefault="00514986" w:rsidP="009B508D">
      <w:pPr>
        <w:rPr>
          <w:rtl/>
        </w:rPr>
      </w:pPr>
      <w:r>
        <w:rPr>
          <w:rFonts w:hint="cs"/>
          <w:rtl/>
        </w:rPr>
        <w:t xml:space="preserve">לא שאנו מוציאים ממון מספק </w:t>
      </w:r>
      <w:r w:rsidR="006F071F" w:rsidRPr="00F40D4B">
        <w:rPr>
          <w:rFonts w:hint="cs"/>
          <w:rtl/>
        </w:rPr>
        <w:t>אלא כיון דגזל קנסהו רבנן</w:t>
      </w:r>
    </w:p>
    <w:p w14:paraId="0ACBA7B2" w14:textId="72DDA6DF" w:rsidR="006F071F" w:rsidRPr="00F40D4B" w:rsidRDefault="006F071F" w:rsidP="00514986">
      <w:pPr>
        <w:rPr>
          <w:rtl/>
        </w:rPr>
      </w:pPr>
      <w:r w:rsidRPr="00514986">
        <w:rPr>
          <w:rStyle w:val="affffc"/>
          <w:rFonts w:hint="cs"/>
          <w:rtl/>
        </w:rPr>
        <w:t>משא</w:t>
      </w:r>
      <w:r w:rsidRPr="00514986">
        <w:rPr>
          <w:rStyle w:val="affffc"/>
          <w:rtl/>
        </w:rPr>
        <w:t>"</w:t>
      </w:r>
      <w:r w:rsidRPr="00514986">
        <w:rPr>
          <w:rStyle w:val="affffc"/>
          <w:rFonts w:hint="cs"/>
          <w:rtl/>
        </w:rPr>
        <w:t xml:space="preserve">כ בשנים </w:t>
      </w:r>
      <w:r w:rsidRPr="00514986">
        <w:rPr>
          <w:rStyle w:val="affffc"/>
          <w:rtl/>
        </w:rPr>
        <w:t>שהפקידו,</w:t>
      </w:r>
      <w:r w:rsidRPr="00F40D4B">
        <w:rPr>
          <w:rtl/>
        </w:rPr>
        <w:t xml:space="preserve"> </w:t>
      </w:r>
      <w:r w:rsidRPr="00F40D4B">
        <w:rPr>
          <w:rFonts w:hint="cs"/>
          <w:rtl/>
        </w:rPr>
        <w:t>וכ</w:t>
      </w:r>
      <w:r w:rsidRPr="00F40D4B">
        <w:rPr>
          <w:rtl/>
        </w:rPr>
        <w:t>"</w:t>
      </w:r>
      <w:r w:rsidRPr="00F40D4B">
        <w:rPr>
          <w:rFonts w:hint="cs"/>
          <w:rtl/>
        </w:rPr>
        <w:t xml:space="preserve">א אומר שלי המאתים, דמנה אחד יהא מונח </w:t>
      </w:r>
      <w:r w:rsidR="00514986">
        <w:rPr>
          <w:rFonts w:hint="cs"/>
          <w:rtl/>
        </w:rPr>
        <w:t>שלא עבר על איסור.</w:t>
      </w:r>
    </w:p>
    <w:p w14:paraId="6C20BDDB" w14:textId="77777777" w:rsidR="00F707CE" w:rsidRPr="00F707CE" w:rsidRDefault="006F071F" w:rsidP="00514986">
      <w:pPr>
        <w:pStyle w:val="36"/>
        <w:framePr w:wrap="notBeside"/>
        <w:rPr>
          <w:rtl/>
        </w:rPr>
      </w:pPr>
      <w:r w:rsidRPr="00F707CE">
        <w:rPr>
          <w:rtl/>
        </w:rPr>
        <w:t>•</w:t>
      </w:r>
      <w:r w:rsidRPr="00F707CE">
        <w:rPr>
          <w:rFonts w:hint="cs"/>
          <w:rtl/>
        </w:rPr>
        <w:t xml:space="preserve"> </w:t>
      </w:r>
      <w:r w:rsidRPr="00F707CE">
        <w:rPr>
          <w:rtl/>
        </w:rPr>
        <w:t>ורמי</w:t>
      </w:r>
      <w:r w:rsidR="00F707CE" w:rsidRPr="00F707CE">
        <w:rPr>
          <w:rtl/>
        </w:rPr>
        <w:t>:</w:t>
      </w:r>
    </w:p>
    <w:p w14:paraId="41ED11E2" w14:textId="44397A97" w:rsidR="006F071F" w:rsidRPr="00F40D4B" w:rsidRDefault="006F071F" w:rsidP="009B508D">
      <w:pPr>
        <w:rPr>
          <w:rtl/>
        </w:rPr>
      </w:pPr>
      <w:r w:rsidRPr="00F40D4B">
        <w:rPr>
          <w:rtl/>
        </w:rPr>
        <w:t>פקדון אפקדון, ורמי גזל אגזל.</w:t>
      </w:r>
    </w:p>
    <w:p w14:paraId="5B0CC847" w14:textId="2D9DC40B" w:rsidR="00F707CE" w:rsidRPr="00F707CE" w:rsidRDefault="006F071F" w:rsidP="00514986">
      <w:pPr>
        <w:pStyle w:val="36"/>
        <w:framePr w:wrap="notBeside"/>
        <w:rPr>
          <w:rtl/>
        </w:rPr>
      </w:pPr>
      <w:r w:rsidRPr="00F707CE">
        <w:rPr>
          <w:rFonts w:hint="cs"/>
          <w:rtl/>
        </w:rPr>
        <w:t>והך</w:t>
      </w:r>
      <w:r w:rsidR="00F707CE" w:rsidRPr="00F707CE">
        <w:rPr>
          <w:rFonts w:hint="cs"/>
          <w:rtl/>
        </w:rPr>
        <w:t>:</w:t>
      </w:r>
    </w:p>
    <w:p w14:paraId="3ED3EA1C" w14:textId="3F2073F1" w:rsidR="006F071F" w:rsidRPr="00F40D4B" w:rsidRDefault="00514986" w:rsidP="009B508D">
      <w:pPr>
        <w:rPr>
          <w:rtl/>
        </w:rPr>
      </w:pPr>
      <w:r>
        <w:rPr>
          <w:rFonts w:hint="cs"/>
          <w:rtl/>
        </w:rPr>
        <w:t>ד</w:t>
      </w:r>
      <w:r w:rsidR="006F071F" w:rsidRPr="00F40D4B">
        <w:rPr>
          <w:rFonts w:hint="cs"/>
          <w:rtl/>
        </w:rPr>
        <w:t>רישא באביו של אחד הפקיד אצלי וכו' דנותן לכ</w:t>
      </w:r>
      <w:r w:rsidR="006F071F" w:rsidRPr="00F40D4B">
        <w:rPr>
          <w:rtl/>
        </w:rPr>
        <w:t>"</w:t>
      </w:r>
      <w:r w:rsidR="006F071F" w:rsidRPr="00F40D4B">
        <w:rPr>
          <w:rFonts w:hint="cs"/>
          <w:rtl/>
        </w:rPr>
        <w:t>א מנה</w:t>
      </w:r>
    </w:p>
    <w:p w14:paraId="11739D81" w14:textId="12023C64" w:rsidR="00A6533C" w:rsidRPr="00F40D4B" w:rsidRDefault="006F071F" w:rsidP="009B508D">
      <w:pPr>
        <w:rPr>
          <w:rtl/>
        </w:rPr>
      </w:pPr>
      <w:r w:rsidRPr="00F40D4B">
        <w:rPr>
          <w:rFonts w:hint="cs"/>
          <w:rtl/>
        </w:rPr>
        <w:t>דנעשה כמי שהפקידו לו בב' כריכות והו</w:t>
      </w:r>
      <w:r w:rsidRPr="00F40D4B">
        <w:rPr>
          <w:rtl/>
        </w:rPr>
        <w:t>"</w:t>
      </w:r>
      <w:r w:rsidRPr="00F40D4B">
        <w:rPr>
          <w:rFonts w:hint="cs"/>
          <w:rtl/>
        </w:rPr>
        <w:t>ל למידק</w:t>
      </w:r>
    </w:p>
    <w:p w14:paraId="5802C58D" w14:textId="4E62BB3C" w:rsidR="006F071F" w:rsidRPr="00F40D4B" w:rsidRDefault="006F071F" w:rsidP="009B508D">
      <w:pPr>
        <w:rPr>
          <w:rtl/>
        </w:rPr>
      </w:pPr>
      <w:r w:rsidRPr="00514986">
        <w:rPr>
          <w:rStyle w:val="affffc"/>
          <w:rFonts w:hint="cs"/>
          <w:rtl/>
        </w:rPr>
        <w:t>ו</w:t>
      </w:r>
      <w:r w:rsidRPr="00514986">
        <w:rPr>
          <w:rStyle w:val="affffc"/>
          <w:rtl/>
        </w:rPr>
        <w:t>סיפא</w:t>
      </w:r>
      <w:r w:rsidRPr="00F40D4B">
        <w:rPr>
          <w:rtl/>
        </w:rPr>
        <w:t xml:space="preserve"> </w:t>
      </w:r>
      <w:r w:rsidRPr="00F40D4B">
        <w:rPr>
          <w:rFonts w:hint="cs"/>
          <w:rtl/>
        </w:rPr>
        <w:t>ד</w:t>
      </w:r>
      <w:r w:rsidRPr="00F40D4B">
        <w:rPr>
          <w:rtl/>
        </w:rPr>
        <w:t>עשה כמי שהפקידו לו בכרך אחד, דלא הו"</w:t>
      </w:r>
      <w:r w:rsidRPr="00F40D4B">
        <w:rPr>
          <w:rFonts w:hint="cs"/>
          <w:rtl/>
        </w:rPr>
        <w:t>ל</w:t>
      </w:r>
      <w:r w:rsidRPr="00F40D4B">
        <w:rPr>
          <w:rtl/>
        </w:rPr>
        <w:t xml:space="preserve"> למידק,</w:t>
      </w:r>
    </w:p>
    <w:p w14:paraId="7D619A4B" w14:textId="77777777" w:rsidR="006F071F" w:rsidRPr="00F40D4B" w:rsidRDefault="006F071F" w:rsidP="009B508D">
      <w:pPr>
        <w:rPr>
          <w:rtl/>
        </w:rPr>
      </w:pPr>
      <w:r w:rsidRPr="00F40D4B">
        <w:rPr>
          <w:rFonts w:hint="cs"/>
          <w:rtl/>
        </w:rPr>
        <w:t>ששניהם הפקידו יחד וכמו שאתם לא הקפדתם</w:t>
      </w:r>
    </w:p>
    <w:p w14:paraId="24693AEA" w14:textId="77777777" w:rsidR="006F071F" w:rsidRPr="00F40D4B" w:rsidRDefault="006F071F" w:rsidP="009B508D">
      <w:pPr>
        <w:rPr>
          <w:rtl/>
        </w:rPr>
      </w:pPr>
    </w:p>
    <w:p w14:paraId="185076F6" w14:textId="77777777" w:rsidR="00F707CE" w:rsidRPr="00F707CE" w:rsidRDefault="006F071F" w:rsidP="00514986">
      <w:pPr>
        <w:pStyle w:val="36"/>
        <w:framePr w:wrap="notBeside"/>
        <w:rPr>
          <w:rtl/>
        </w:rPr>
      </w:pPr>
      <w:r w:rsidRPr="00F707CE">
        <w:rPr>
          <w:rtl/>
        </w:rPr>
        <w:t>•</w:t>
      </w:r>
      <w:r w:rsidRPr="00F707CE">
        <w:rPr>
          <w:rFonts w:hint="cs"/>
          <w:rtl/>
        </w:rPr>
        <w:t xml:space="preserve"> והך</w:t>
      </w:r>
      <w:r w:rsidR="00F707CE" w:rsidRPr="00F707CE">
        <w:rPr>
          <w:rtl/>
        </w:rPr>
        <w:t>:</w:t>
      </w:r>
    </w:p>
    <w:p w14:paraId="7405ECA9" w14:textId="146C42EF" w:rsidR="006F071F" w:rsidRPr="00F40D4B" w:rsidRDefault="006F071F" w:rsidP="009B508D">
      <w:pPr>
        <w:rPr>
          <w:rtl/>
        </w:rPr>
      </w:pPr>
      <w:r w:rsidRPr="00F40D4B">
        <w:rPr>
          <w:rFonts w:hint="cs"/>
          <w:rtl/>
        </w:rPr>
        <w:t>ד'</w:t>
      </w:r>
      <w:r w:rsidRPr="00F40D4B">
        <w:rPr>
          <w:rtl/>
        </w:rPr>
        <w:t xml:space="preserve">גזל אחד מחמשה ואינו יודע איזה מהן גזל, </w:t>
      </w:r>
      <w:r w:rsidRPr="00F40D4B">
        <w:rPr>
          <w:rFonts w:hint="cs"/>
          <w:rtl/>
        </w:rPr>
        <w:t>ד</w:t>
      </w:r>
      <w:r>
        <w:rPr>
          <w:rtl/>
        </w:rPr>
        <w:t xml:space="preserve">מניח גזילה ביניהם ומסתלק, דברי </w:t>
      </w:r>
      <w:r>
        <w:rPr>
          <w:rStyle w:val="affffc"/>
          <w:rtl/>
          <w:rPrChange w:id="9035" w:author="מנוע אמוראים" w:date="2026-10-05T16:41:14Z">
            <w:rPr>
              <w:rtl/>
            </w:rPr>
          </w:rPrChange>
        </w:rPr>
        <w:t xml:space="preserve">ר"</w:t>
      </w:r>
      <w:r>
        <w:rPr>
          <w:rStyle w:val="affffc"/>
          <w:rFonts w:hint="cs"/>
          <w:rtl/>
          <w:rPrChange w:id="9036" w:author="מנוע אמוראים" w:date="2026-10-05T16:41:14Z">
            <w:rPr>
              <w:rFonts w:hint="cs"/>
              <w:rtl/>
            </w:rPr>
          </w:rPrChange>
        </w:rPr>
        <w:t xml:space="preserve">ט</w:t>
      </w:r>
      <w:r w:rsidRPr="00F40D4B">
        <w:rPr>
          <w:rtl/>
        </w:rPr>
        <w:t>.</w:t>
      </w:r>
    </w:p>
    <w:p w14:paraId="2254FE71" w14:textId="0C346271" w:rsidR="006F071F" w:rsidRPr="00F40D4B" w:rsidRDefault="00FF060F" w:rsidP="00FF060F">
      <w:pPr>
        <w:rPr>
          <w:rtl/>
        </w:rPr>
      </w:pPr>
      <w:r>
        <w:rPr>
          <w:rFonts w:hint="cs"/>
          <w:rtl/>
        </w:rPr>
        <w:t>והיינו דמספק לא מוציאים ממון</w:t>
      </w:r>
      <w:r w:rsidR="006F071F" w:rsidRPr="00F40D4B">
        <w:rPr>
          <w:rtl/>
        </w:rPr>
        <w:t xml:space="preserve">, </w:t>
      </w:r>
      <w:r w:rsidR="006F071F" w:rsidRPr="00FF060F">
        <w:rPr>
          <w:rStyle w:val="affffc"/>
          <w:rtl/>
        </w:rPr>
        <w:t>ואמרינן:</w:t>
      </w:r>
      <w:r w:rsidR="006F071F" w:rsidRPr="00F40D4B">
        <w:rPr>
          <w:rtl/>
        </w:rPr>
        <w:t xml:space="preserve"> </w:t>
      </w:r>
      <w:r>
        <w:rPr>
          <w:rFonts w:hint="cs"/>
          <w:rtl/>
        </w:rPr>
        <w:t>העמד ממון בחזקת בעלים.</w:t>
      </w:r>
    </w:p>
    <w:p w14:paraId="5FC5070B" w14:textId="1AE6F80D" w:rsidR="00F707CE" w:rsidRPr="00F707CE" w:rsidRDefault="006F071F" w:rsidP="00FF060F">
      <w:pPr>
        <w:pStyle w:val="36"/>
        <w:framePr w:wrap="notBeside"/>
        <w:rPr>
          <w:rtl/>
        </w:rPr>
      </w:pPr>
      <w:r w:rsidRPr="00F707CE">
        <w:rPr>
          <w:rtl/>
        </w:rPr>
        <w:t>ומתני</w:t>
      </w:r>
      <w:r w:rsidRPr="00F707CE">
        <w:rPr>
          <w:rFonts w:hint="cs"/>
          <w:rtl/>
        </w:rPr>
        <w:t>'</w:t>
      </w:r>
      <w:r w:rsidRPr="00F707CE">
        <w:rPr>
          <w:rtl/>
        </w:rPr>
        <w:t xml:space="preserve"> ד</w:t>
      </w:r>
      <w:r w:rsidR="00237964" w:rsidRPr="00F707CE">
        <w:rPr>
          <w:rtl/>
        </w:rPr>
        <w:t>כאן</w:t>
      </w:r>
      <w:r w:rsidR="00F707CE" w:rsidRPr="00F707CE">
        <w:rPr>
          <w:rtl/>
        </w:rPr>
        <w:t>:</w:t>
      </w:r>
    </w:p>
    <w:p w14:paraId="00C63E65" w14:textId="61F06E51" w:rsidR="00B37D19" w:rsidRDefault="00FF060F" w:rsidP="009B508D">
      <w:pPr>
        <w:rPr>
          <w:rStyle w:val="affffc"/>
          <w:rtl/>
        </w:rPr>
      </w:pPr>
      <w:r w:rsidRPr="00FF060F">
        <w:rPr>
          <w:rStyle w:val="affffc"/>
          <w:rFonts w:hint="cs"/>
          <w:rtl/>
        </w:rPr>
        <w:t>כ</w:t>
      </w:r>
      <w:r>
        <w:rPr>
          <w:rStyle w:val="affffc"/>
          <w:rFonts w:hint="cs"/>
          <w:rtl/>
        </w:rPr>
        <w:t>ר</w:t>
      </w:r>
      <w:r w:rsidR="006F071F" w:rsidRPr="00FF060F">
        <w:rPr>
          <w:rStyle w:val="affffc"/>
          <w:rtl/>
        </w:rPr>
        <w:t>"</w:t>
      </w:r>
      <w:r w:rsidR="006F071F" w:rsidRPr="00FF060F">
        <w:rPr>
          <w:rStyle w:val="affffc"/>
          <w:rFonts w:hint="cs"/>
          <w:rtl/>
        </w:rPr>
        <w:t>ט</w:t>
      </w:r>
      <w:r w:rsidR="006F071F" w:rsidRPr="00F40D4B">
        <w:rPr>
          <w:rtl/>
        </w:rPr>
        <w:t xml:space="preserve"> </w:t>
      </w:r>
      <w:r w:rsidR="006F071F" w:rsidRPr="00FF060F">
        <w:rPr>
          <w:rStyle w:val="affffc"/>
          <w:rtl/>
        </w:rPr>
        <w:t>ד</w:t>
      </w:r>
      <w:r w:rsidR="006F071F" w:rsidRPr="00FF060F">
        <w:rPr>
          <w:rStyle w:val="affffc"/>
          <w:rFonts w:hint="cs"/>
          <w:rtl/>
        </w:rPr>
        <w:t>'</w:t>
      </w:r>
      <w:r w:rsidR="006F071F" w:rsidRPr="00FF060F">
        <w:rPr>
          <w:rStyle w:val="affffc"/>
          <w:rtl/>
        </w:rPr>
        <w:t>מודה ר"</w:t>
      </w:r>
      <w:r w:rsidR="006F071F" w:rsidRPr="00FF060F">
        <w:rPr>
          <w:rStyle w:val="affffc"/>
          <w:rFonts w:hint="cs"/>
          <w:rtl/>
        </w:rPr>
        <w:t>ט</w:t>
      </w:r>
      <w:r w:rsidR="006F071F" w:rsidRPr="00F40D4B">
        <w:rPr>
          <w:rtl/>
        </w:rPr>
        <w:t xml:space="preserve"> באומר לשנים גזלתי לאחד מכם מנה, וא"</w:t>
      </w:r>
      <w:r w:rsidR="006F071F" w:rsidRPr="00F40D4B">
        <w:rPr>
          <w:rFonts w:hint="cs"/>
          <w:rtl/>
        </w:rPr>
        <w:t>י</w:t>
      </w:r>
      <w:r w:rsidR="006F071F" w:rsidRPr="00F40D4B">
        <w:rPr>
          <w:rtl/>
        </w:rPr>
        <w:t xml:space="preserve"> איזה מכם - שנותן לזה מנה ולזה מנה.</w:t>
      </w:r>
      <w:r w:rsidR="006F071F" w:rsidRPr="00F40D4B">
        <w:rPr>
          <w:rFonts w:hint="cs"/>
          <w:rtl/>
        </w:rPr>
        <w:t xml:space="preserve"> </w:t>
      </w:r>
    </w:p>
    <w:p w14:paraId="31B1F005" w14:textId="4148312F" w:rsidR="006F071F" w:rsidRPr="00F40D4B" w:rsidRDefault="006F071F" w:rsidP="009B508D">
      <w:pPr>
        <w:rPr>
          <w:rtl/>
        </w:rPr>
      </w:pPr>
      <w:r w:rsidRPr="00B37D19">
        <w:rPr>
          <w:rStyle w:val="affffc"/>
          <w:rFonts w:hint="cs"/>
          <w:rtl/>
        </w:rPr>
        <w:t>ד</w:t>
      </w:r>
      <w:r w:rsidR="00237964" w:rsidRPr="00B37D19">
        <w:rPr>
          <w:rStyle w:val="affffc"/>
          <w:rFonts w:hint="cs"/>
          <w:rtl/>
        </w:rPr>
        <w:t>כאן</w:t>
      </w:r>
      <w:r w:rsidRPr="00B37D19">
        <w:rPr>
          <w:rStyle w:val="affffc"/>
          <w:rFonts w:hint="cs"/>
          <w:rtl/>
        </w:rPr>
        <w:t xml:space="preserve"> מיירי</w:t>
      </w:r>
      <w:r w:rsidRPr="00F40D4B">
        <w:rPr>
          <w:rFonts w:hint="cs"/>
          <w:rtl/>
        </w:rPr>
        <w:t xml:space="preserve"> בבא לצאת יד</w:t>
      </w:r>
      <w:r w:rsidRPr="00F40D4B">
        <w:rPr>
          <w:rtl/>
        </w:rPr>
        <w:t>"</w:t>
      </w:r>
      <w:r w:rsidRPr="00F40D4B">
        <w:rPr>
          <w:rFonts w:hint="cs"/>
          <w:rtl/>
        </w:rPr>
        <w:t xml:space="preserve">ש </w:t>
      </w:r>
      <w:r w:rsidRPr="00B37D19">
        <w:rPr>
          <w:rStyle w:val="affffc"/>
          <w:rFonts w:hint="cs"/>
          <w:rtl/>
        </w:rPr>
        <w:t>וכן מדויק דתני</w:t>
      </w:r>
      <w:r w:rsidRPr="00F40D4B">
        <w:rPr>
          <w:rFonts w:hint="cs"/>
          <w:rtl/>
        </w:rPr>
        <w:t xml:space="preserve"> שהודה מפי עצמו- </w:t>
      </w:r>
      <w:r w:rsidRPr="00B37D19">
        <w:rPr>
          <w:rStyle w:val="affffc"/>
          <w:rFonts w:hint="cs"/>
          <w:rtl/>
        </w:rPr>
        <w:t>ש</w:t>
      </w:r>
      <w:r w:rsidRPr="00B37D19">
        <w:rPr>
          <w:rStyle w:val="affffc"/>
          <w:rtl/>
        </w:rPr>
        <w:t>"</w:t>
      </w:r>
      <w:r w:rsidRPr="00B37D19">
        <w:rPr>
          <w:rStyle w:val="affffc"/>
          <w:rFonts w:hint="cs"/>
          <w:rtl/>
        </w:rPr>
        <w:t>מ</w:t>
      </w:r>
    </w:p>
    <w:p w14:paraId="26FC0AF1" w14:textId="77777777" w:rsidR="00B37D19" w:rsidRDefault="006F071F" w:rsidP="00B37D19">
      <w:pPr>
        <w:pStyle w:val="affe"/>
        <w:framePr w:wrap="around"/>
        <w:rPr>
          <w:rtl/>
        </w:rPr>
      </w:pPr>
      <w:r w:rsidRPr="00F40D4B">
        <w:rPr>
          <w:rtl/>
        </w:rPr>
        <w:t>לז:</w:t>
      </w:r>
      <w:r w:rsidRPr="00F40D4B">
        <w:rPr>
          <w:rFonts w:hint="cs"/>
          <w:rtl/>
        </w:rPr>
        <w:t xml:space="preserve"> </w:t>
      </w:r>
    </w:p>
    <w:p w14:paraId="666A26EF" w14:textId="0DBC81BB" w:rsidR="006F071F" w:rsidRPr="00F40D4B" w:rsidRDefault="00237964" w:rsidP="00B37D19">
      <w:pPr>
        <w:pStyle w:val="affff9"/>
        <w:rPr>
          <w:rtl/>
        </w:rPr>
      </w:pPr>
      <w:r w:rsidRPr="00F40D4B">
        <w:rPr>
          <w:rtl/>
        </w:rPr>
        <w:t>שם</w:t>
      </w:r>
      <w:r w:rsidR="006F071F" w:rsidRPr="00F40D4B">
        <w:rPr>
          <w:rtl/>
        </w:rPr>
        <w:t xml:space="preserve"> </w:t>
      </w:r>
      <w:r w:rsidR="00B37D19">
        <w:rPr>
          <w:rFonts w:hint="cs"/>
          <w:rtl/>
        </w:rPr>
        <w:t>שתבעו</w:t>
      </w:r>
      <w:r w:rsidR="006F071F" w:rsidRPr="00F40D4B">
        <w:rPr>
          <w:rtl/>
        </w:rPr>
        <w:t>.</w:t>
      </w:r>
      <w:r w:rsidR="006F071F" w:rsidRPr="00F40D4B">
        <w:rPr>
          <w:rFonts w:hint="cs"/>
          <w:rtl/>
        </w:rPr>
        <w:t xml:space="preserve"> </w:t>
      </w:r>
      <w:r w:rsidR="006F071F" w:rsidRPr="00F40D4B">
        <w:rPr>
          <w:rtl/>
        </w:rPr>
        <w:t>והלה מה טוען</w:t>
      </w:r>
      <w:r w:rsidR="006F071F" w:rsidRPr="00F40D4B">
        <w:rPr>
          <w:rFonts w:hint="cs"/>
          <w:rtl/>
        </w:rPr>
        <w:t>-</w:t>
      </w:r>
    </w:p>
    <w:p w14:paraId="7B69F465" w14:textId="5338149B" w:rsidR="00F707CE" w:rsidRPr="00F707CE" w:rsidRDefault="006F071F" w:rsidP="00B37D19">
      <w:pPr>
        <w:pStyle w:val="36"/>
        <w:framePr w:wrap="notBeside"/>
        <w:rPr>
          <w:rtl/>
        </w:rPr>
      </w:pPr>
      <w:r w:rsidRPr="00F707CE">
        <w:rPr>
          <w:rFonts w:hint="cs"/>
          <w:rtl/>
        </w:rPr>
        <w:t>ר</w:t>
      </w:r>
      <w:r w:rsidRPr="00F707CE">
        <w:rPr>
          <w:rtl/>
        </w:rPr>
        <w:t>"</w:t>
      </w:r>
      <w:r w:rsidRPr="00F707CE">
        <w:rPr>
          <w:rFonts w:hint="cs"/>
          <w:rtl/>
        </w:rPr>
        <w:t>מ מרב</w:t>
      </w:r>
      <w:r w:rsidR="00F707CE" w:rsidRPr="00F707CE">
        <w:rPr>
          <w:rFonts w:hint="cs"/>
          <w:rtl/>
        </w:rPr>
        <w:t>:</w:t>
      </w:r>
    </w:p>
    <w:p w14:paraId="21DAF78C" w14:textId="24AC273C" w:rsidR="00A6533C" w:rsidRPr="00F40D4B" w:rsidRDefault="006F071F" w:rsidP="009B508D">
      <w:pPr>
        <w:rPr>
          <w:rtl/>
        </w:rPr>
      </w:pPr>
      <w:r w:rsidRPr="00F40D4B">
        <w:rPr>
          <w:rtl/>
        </w:rPr>
        <w:t>לה צווח - אבל שתיקה כהודאה,</w:t>
      </w:r>
    </w:p>
    <w:p w14:paraId="4E5D5EA1" w14:textId="6F027019" w:rsidR="00F707CE" w:rsidRPr="00F707CE" w:rsidRDefault="006F071F" w:rsidP="00775BB5">
      <w:pPr>
        <w:pStyle w:val="36"/>
        <w:framePr w:wrap="notBeside"/>
        <w:rPr>
          <w:rtl/>
        </w:rPr>
      </w:pPr>
      <w:r w:rsidRPr="00F707CE">
        <w:rPr>
          <w:rFonts w:hint="cs"/>
          <w:rtl/>
        </w:rPr>
        <w:t>ריא</w:t>
      </w:r>
      <w:r w:rsidRPr="00F707CE">
        <w:rPr>
          <w:rtl/>
        </w:rPr>
        <w:t>"</w:t>
      </w:r>
      <w:r w:rsidRPr="00F707CE">
        <w:rPr>
          <w:rFonts w:hint="cs"/>
          <w:rtl/>
        </w:rPr>
        <w:t>ר מרב</w:t>
      </w:r>
      <w:r w:rsidR="00F707CE" w:rsidRPr="00F707CE">
        <w:rPr>
          <w:rFonts w:hint="cs"/>
          <w:rtl/>
        </w:rPr>
        <w:t>:</w:t>
      </w:r>
    </w:p>
    <w:p w14:paraId="5A5596D0" w14:textId="2AD1D176" w:rsidR="006F071F" w:rsidRPr="00F40D4B" w:rsidRDefault="006F071F" w:rsidP="008741B0">
      <w:pPr>
        <w:rPr>
          <w:rtl/>
        </w:rPr>
      </w:pPr>
      <w:r w:rsidRPr="00F40D4B">
        <w:rPr>
          <w:rtl/>
        </w:rPr>
        <w:t xml:space="preserve">הלה שותק - </w:t>
      </w:r>
      <w:r w:rsidRPr="00F40D4B">
        <w:rPr>
          <w:rFonts w:hint="cs"/>
          <w:rtl/>
        </w:rPr>
        <w:t>ו</w:t>
      </w:r>
      <w:r w:rsidR="00237964" w:rsidRPr="00F40D4B">
        <w:rPr>
          <w:rtl/>
        </w:rPr>
        <w:t>כאן</w:t>
      </w:r>
      <w:r w:rsidRPr="00F40D4B">
        <w:rPr>
          <w:rtl/>
        </w:rPr>
        <w:t xml:space="preserve"> לאו כהודאה, </w:t>
      </w:r>
      <w:r w:rsidR="008741B0">
        <w:rPr>
          <w:rFonts w:hint="cs"/>
          <w:rtl/>
        </w:rPr>
        <w:t>שיכול לומר דמה ששתק שחשש לכל אחד שמא זה הוא.</w:t>
      </w:r>
    </w:p>
    <w:p w14:paraId="0B7032AB" w14:textId="72941017" w:rsidR="00F707CE" w:rsidRPr="00F707CE" w:rsidRDefault="006F071F" w:rsidP="00575F14">
      <w:pPr>
        <w:pStyle w:val="36"/>
        <w:framePr w:wrap="notBeside"/>
        <w:rPr>
          <w:rtl/>
        </w:rPr>
      </w:pPr>
      <w:r w:rsidRPr="00F707CE">
        <w:rPr>
          <w:rtl/>
        </w:rPr>
        <w:t>אמר מר</w:t>
      </w:r>
      <w:r w:rsidR="00F707CE" w:rsidRPr="00F707CE">
        <w:rPr>
          <w:rtl/>
        </w:rPr>
        <w:t>:</w:t>
      </w:r>
    </w:p>
    <w:p w14:paraId="095E7CE1" w14:textId="6F041A41" w:rsidR="006F071F" w:rsidRPr="00F40D4B" w:rsidRDefault="006F071F" w:rsidP="00575F14">
      <w:pPr>
        <w:rPr>
          <w:rtl/>
        </w:rPr>
      </w:pPr>
      <w:r w:rsidRPr="00F40D4B">
        <w:rPr>
          <w:rtl/>
        </w:rPr>
        <w:t>מניח גזילה ביניהם ומסתלק.</w:t>
      </w:r>
      <w:r w:rsidRPr="00F40D4B">
        <w:rPr>
          <w:rFonts w:hint="cs"/>
          <w:rtl/>
        </w:rPr>
        <w:t xml:space="preserve"> היינו ויניח</w:t>
      </w:r>
      <w:r w:rsidR="00575F14">
        <w:rPr>
          <w:rFonts w:hint="cs"/>
          <w:rtl/>
        </w:rPr>
        <w:t xml:space="preserve"> </w:t>
      </w:r>
      <w:r w:rsidRPr="00575F14">
        <w:rPr>
          <w:rStyle w:val="afffff2"/>
          <w:rFonts w:hint="cs"/>
          <w:rtl/>
        </w:rPr>
        <w:t>[בב</w:t>
      </w:r>
      <w:r w:rsidRPr="00575F14">
        <w:rPr>
          <w:rStyle w:val="afffff2"/>
          <w:rtl/>
        </w:rPr>
        <w:t>"</w:t>
      </w:r>
      <w:r w:rsidRPr="00575F14">
        <w:rPr>
          <w:rStyle w:val="afffff2"/>
          <w:rFonts w:hint="cs"/>
          <w:rtl/>
        </w:rPr>
        <w:t>ד]</w:t>
      </w:r>
      <w:r w:rsidR="00575F14">
        <w:rPr>
          <w:rFonts w:hint="cs"/>
          <w:rtl/>
        </w:rPr>
        <w:t xml:space="preserve"> </w:t>
      </w:r>
      <w:r w:rsidRPr="00F40D4B">
        <w:rPr>
          <w:rFonts w:hint="cs"/>
          <w:rtl/>
        </w:rPr>
        <w:t>ולא שיתן להם ליקח דהא ספק הינוח לא</w:t>
      </w:r>
      <w:r w:rsidRPr="00F40D4B">
        <w:rPr>
          <w:rtl/>
        </w:rPr>
        <w:t xml:space="preserve"> יטול, ואם נטל לא יחזיר</w:t>
      </w:r>
      <w:r w:rsidRPr="00F40D4B">
        <w:rPr>
          <w:rFonts w:hint="cs"/>
          <w:rtl/>
        </w:rPr>
        <w:t>.</w:t>
      </w:r>
    </w:p>
    <w:p w14:paraId="1F03BBBD" w14:textId="1C165BEA" w:rsidR="008741B0" w:rsidRPr="00F40D4B" w:rsidRDefault="00A6533C" w:rsidP="008741B0">
      <w:pPr>
        <w:pStyle w:val="aff9"/>
        <w:rPr>
          <w:rtl/>
        </w:rPr>
      </w:pPr>
      <w:r w:rsidRPr="00F40D4B">
        <w:rPr>
          <w:rtl/>
        </w:rPr>
        <w:t>***</w:t>
      </w:r>
    </w:p>
    <w:p w14:paraId="449CFCB0" w14:textId="165D622E" w:rsidR="00F707CE" w:rsidRPr="00F707CE" w:rsidRDefault="006F071F" w:rsidP="008741B0">
      <w:pPr>
        <w:pStyle w:val="36"/>
        <w:framePr w:wrap="notBeside"/>
        <w:rPr>
          <w:rtl/>
        </w:rPr>
      </w:pPr>
      <w:r w:rsidRPr="00F707CE">
        <w:rPr>
          <w:rtl/>
        </w:rPr>
        <w:t>א"</w:t>
      </w:r>
      <w:r w:rsidRPr="00F707CE">
        <w:rPr>
          <w:rFonts w:hint="cs"/>
          <w:rtl/>
        </w:rPr>
        <w:t xml:space="preserve">ל </w:t>
      </w:r>
      <w:r w:rsidRPr="00F707CE">
        <w:rPr>
          <w:rtl/>
        </w:rPr>
        <w:t>אביי לרבא</w:t>
      </w:r>
      <w:r w:rsidR="00F707CE" w:rsidRPr="00F707CE">
        <w:rPr>
          <w:rtl/>
        </w:rPr>
        <w:t>:</w:t>
      </w:r>
    </w:p>
    <w:p w14:paraId="07F5E623" w14:textId="6A5471C2" w:rsidR="006F071F" w:rsidRPr="00F40D4B" w:rsidRDefault="006F071F" w:rsidP="00560D25">
      <w:pPr>
        <w:rPr>
          <w:rtl/>
        </w:rPr>
      </w:pPr>
      <w:r w:rsidRPr="00560D25">
        <w:rPr>
          <w:rStyle w:val="affffc"/>
          <w:rFonts w:hint="cs"/>
          <w:rtl/>
        </w:rPr>
        <w:lastRenderedPageBreak/>
        <w:t>והא לר</w:t>
      </w:r>
      <w:r w:rsidRPr="00560D25">
        <w:rPr>
          <w:rStyle w:val="affffc"/>
          <w:rtl/>
        </w:rPr>
        <w:t>"</w:t>
      </w:r>
      <w:r w:rsidRPr="00560D25">
        <w:rPr>
          <w:rStyle w:val="affffc"/>
          <w:rFonts w:hint="cs"/>
          <w:rtl/>
        </w:rPr>
        <w:t>ע</w:t>
      </w:r>
      <w:r w:rsidRPr="00F40D4B">
        <w:rPr>
          <w:rFonts w:hint="cs"/>
          <w:rtl/>
        </w:rPr>
        <w:t xml:space="preserve"> ד'</w:t>
      </w:r>
      <w:r w:rsidRPr="00F40D4B">
        <w:rPr>
          <w:rtl/>
        </w:rPr>
        <w:t>לא זו הדרך מוציאתו מידי עבירה עד שישלם גזילה לכל חד וחד</w:t>
      </w:r>
      <w:r w:rsidRPr="00F40D4B">
        <w:rPr>
          <w:rFonts w:hint="cs"/>
          <w:rtl/>
        </w:rPr>
        <w:t>'</w:t>
      </w:r>
      <w:r w:rsidRPr="00F40D4B">
        <w:rPr>
          <w:rtl/>
        </w:rPr>
        <w:t>,</w:t>
      </w:r>
      <w:r w:rsidR="00560D25">
        <w:rPr>
          <w:rFonts w:hint="cs"/>
          <w:rtl/>
        </w:rPr>
        <w:t xml:space="preserve"> </w:t>
      </w:r>
      <w:r w:rsidRPr="00F40D4B">
        <w:rPr>
          <w:rtl/>
        </w:rPr>
        <w:t xml:space="preserve">אלמא: </w:t>
      </w:r>
      <w:r w:rsidR="00560D25">
        <w:rPr>
          <w:rFonts w:hint="cs"/>
          <w:rtl/>
        </w:rPr>
        <w:t>מספק מוציאים ממון</w:t>
      </w:r>
      <w:r w:rsidRPr="00F40D4B">
        <w:rPr>
          <w:rtl/>
        </w:rPr>
        <w:t xml:space="preserve">, </w:t>
      </w:r>
      <w:r w:rsidRPr="00560D25">
        <w:rPr>
          <w:rStyle w:val="affffc"/>
          <w:rtl/>
        </w:rPr>
        <w:t>ולא אמרינן:</w:t>
      </w:r>
      <w:r w:rsidRPr="00F40D4B">
        <w:rPr>
          <w:rtl/>
        </w:rPr>
        <w:t xml:space="preserve"> </w:t>
      </w:r>
      <w:r w:rsidR="00560D25">
        <w:rPr>
          <w:rFonts w:hint="cs"/>
          <w:rtl/>
        </w:rPr>
        <w:t>העמד ממון בחזקת בעליו.</w:t>
      </w:r>
    </w:p>
    <w:p w14:paraId="13F4B78E" w14:textId="7A59B6FE" w:rsidR="00F707CE" w:rsidRPr="00F707CE" w:rsidRDefault="006F071F" w:rsidP="00560D25">
      <w:pPr>
        <w:pStyle w:val="36"/>
        <w:framePr w:wrap="notBeside"/>
        <w:rPr>
          <w:rtl/>
        </w:rPr>
      </w:pPr>
      <w:r w:rsidRPr="00F707CE">
        <w:rPr>
          <w:rtl/>
        </w:rPr>
        <w:t>ורמינהי</w:t>
      </w:r>
      <w:r w:rsidR="00F707CE" w:rsidRPr="00F707CE">
        <w:rPr>
          <w:rtl/>
        </w:rPr>
        <w:t>:</w:t>
      </w:r>
    </w:p>
    <w:p w14:paraId="1DC27DB0" w14:textId="5596C447" w:rsidR="00A6533C" w:rsidRPr="00F40D4B" w:rsidRDefault="006F071F" w:rsidP="00586495">
      <w:pPr>
        <w:rPr>
          <w:rtl/>
        </w:rPr>
      </w:pPr>
      <w:r w:rsidRPr="00F40D4B">
        <w:rPr>
          <w:rtl/>
        </w:rPr>
        <w:t xml:space="preserve">נפל הבית עליו ועל אמו, </w:t>
      </w:r>
      <w:r w:rsidRPr="00560D25">
        <w:rPr>
          <w:rStyle w:val="affffc"/>
          <w:rtl/>
        </w:rPr>
        <w:t>יורשי הבן אומרים:</w:t>
      </w:r>
      <w:r w:rsidRPr="00F40D4B">
        <w:rPr>
          <w:rtl/>
        </w:rPr>
        <w:t xml:space="preserve"> האם מתה ראשונה,</w:t>
      </w:r>
    </w:p>
    <w:p w14:paraId="025B8756" w14:textId="3D95253E" w:rsidR="006F071F" w:rsidRPr="00F40D4B" w:rsidRDefault="006F071F" w:rsidP="00560D25">
      <w:pPr>
        <w:rPr>
          <w:rtl/>
        </w:rPr>
      </w:pPr>
      <w:r w:rsidRPr="00560D25">
        <w:rPr>
          <w:rStyle w:val="affffc"/>
          <w:rtl/>
        </w:rPr>
        <w:t>ויורשי האם אומרים:</w:t>
      </w:r>
      <w:r w:rsidRPr="00F40D4B">
        <w:rPr>
          <w:rtl/>
        </w:rPr>
        <w:t xml:space="preserve"> הבן מת ראשון, </w:t>
      </w:r>
      <w:r w:rsidRPr="00586495">
        <w:rPr>
          <w:rStyle w:val="affffc"/>
          <w:rtl/>
        </w:rPr>
        <w:t>אלו ואלו מודים</w:t>
      </w:r>
      <w:r w:rsidRPr="00F40D4B">
        <w:rPr>
          <w:rtl/>
        </w:rPr>
        <w:t xml:space="preserve"> שיחלוקו.</w:t>
      </w:r>
    </w:p>
    <w:p w14:paraId="19DED206" w14:textId="77777777" w:rsidR="00A6533C" w:rsidRPr="00F40D4B" w:rsidRDefault="006F071F" w:rsidP="009B508D">
      <w:pPr>
        <w:rPr>
          <w:rtl/>
        </w:rPr>
      </w:pPr>
      <w:r w:rsidRPr="00560D25">
        <w:rPr>
          <w:rStyle w:val="affffc"/>
          <w:rFonts w:hint="cs"/>
          <w:rtl/>
        </w:rPr>
        <w:t>ואר</w:t>
      </w:r>
      <w:r w:rsidRPr="00560D25">
        <w:rPr>
          <w:rStyle w:val="affffc"/>
          <w:rtl/>
        </w:rPr>
        <w:t>"</w:t>
      </w:r>
      <w:r w:rsidRPr="00560D25">
        <w:rPr>
          <w:rStyle w:val="affffc"/>
          <w:rFonts w:hint="cs"/>
          <w:rtl/>
        </w:rPr>
        <w:t>ע:</w:t>
      </w:r>
      <w:r w:rsidRPr="00F40D4B">
        <w:rPr>
          <w:rtl/>
        </w:rPr>
        <w:t xml:space="preserve"> מודה אני בזו שהנכסים בחזקתן!</w:t>
      </w:r>
    </w:p>
    <w:p w14:paraId="6305B1E4" w14:textId="5E0C5428" w:rsidR="006F071F" w:rsidRPr="00F40D4B" w:rsidRDefault="006F071F" w:rsidP="004D360F">
      <w:pPr>
        <w:rPr>
          <w:rtl/>
        </w:rPr>
      </w:pPr>
      <w:r w:rsidRPr="00560D25">
        <w:rPr>
          <w:rStyle w:val="affffc"/>
          <w:rFonts w:hint="cs"/>
          <w:rtl/>
        </w:rPr>
        <w:t>וענהו</w:t>
      </w:r>
      <w:r w:rsidRPr="00F40D4B">
        <w:rPr>
          <w:rFonts w:hint="cs"/>
          <w:rtl/>
        </w:rPr>
        <w:t xml:space="preserve"> ד</w:t>
      </w:r>
      <w:r w:rsidR="00237964" w:rsidRPr="00F40D4B">
        <w:rPr>
          <w:rtl/>
        </w:rPr>
        <w:t>שם</w:t>
      </w:r>
      <w:r w:rsidRPr="00F40D4B">
        <w:rPr>
          <w:rtl/>
        </w:rPr>
        <w:t xml:space="preserve"> - שמא ושמא, </w:t>
      </w:r>
      <w:r w:rsidR="00586495">
        <w:rPr>
          <w:rFonts w:hint="cs"/>
          <w:rtl/>
        </w:rPr>
        <w:t>אבל ב</w:t>
      </w:r>
      <w:r w:rsidRPr="00F40D4B">
        <w:rPr>
          <w:rtl/>
        </w:rPr>
        <w:t>גזל אחד מחמשה - ברי ושמא.</w:t>
      </w:r>
    </w:p>
    <w:p w14:paraId="61B14C6E" w14:textId="35C023C7" w:rsidR="00F707CE" w:rsidRPr="00F707CE" w:rsidRDefault="006F071F" w:rsidP="004D360F">
      <w:pPr>
        <w:pStyle w:val="36"/>
        <w:framePr w:wrap="notBeside"/>
        <w:rPr>
          <w:rtl/>
        </w:rPr>
      </w:pPr>
      <w:r w:rsidRPr="00F707CE">
        <w:rPr>
          <w:rtl/>
        </w:rPr>
        <w:t>•</w:t>
      </w:r>
      <w:r w:rsidRPr="00F707CE">
        <w:rPr>
          <w:rFonts w:hint="cs"/>
          <w:rtl/>
        </w:rPr>
        <w:t xml:space="preserve"> ומתני' ד</w:t>
      </w:r>
      <w:r w:rsidR="00237964" w:rsidRPr="00F707CE">
        <w:rPr>
          <w:rFonts w:hint="cs"/>
          <w:rtl/>
        </w:rPr>
        <w:t>כאן</w:t>
      </w:r>
      <w:r w:rsidR="00F707CE" w:rsidRPr="00F707CE">
        <w:rPr>
          <w:rFonts w:hint="cs"/>
          <w:rtl/>
        </w:rPr>
        <w:t>:</w:t>
      </w:r>
    </w:p>
    <w:p w14:paraId="6C865A5B" w14:textId="2E327B4F" w:rsidR="006F071F" w:rsidRPr="00F40D4B" w:rsidRDefault="006F071F" w:rsidP="004D360F">
      <w:pPr>
        <w:rPr>
          <w:rtl/>
        </w:rPr>
      </w:pPr>
      <w:r w:rsidRPr="00F40D4B">
        <w:rPr>
          <w:rFonts w:hint="cs"/>
          <w:rtl/>
        </w:rPr>
        <w:t xml:space="preserve">נותן לזה מנה ולזה מנה </w:t>
      </w:r>
      <w:r w:rsidRPr="004D360F">
        <w:rPr>
          <w:rStyle w:val="affffc"/>
          <w:rFonts w:hint="cs"/>
          <w:rtl/>
        </w:rPr>
        <w:t>אפי' דר</w:t>
      </w:r>
      <w:r w:rsidRPr="004D360F">
        <w:rPr>
          <w:rStyle w:val="affffc"/>
          <w:rtl/>
        </w:rPr>
        <w:t>"</w:t>
      </w:r>
      <w:r w:rsidRPr="004D360F">
        <w:rPr>
          <w:rStyle w:val="affffc"/>
          <w:rFonts w:hint="cs"/>
          <w:rtl/>
        </w:rPr>
        <w:t>ע הוא</w:t>
      </w:r>
      <w:r w:rsidRPr="00F40D4B">
        <w:rPr>
          <w:rFonts w:hint="cs"/>
          <w:rtl/>
        </w:rPr>
        <w:t xml:space="preserve"> דהא </w:t>
      </w:r>
      <w:r w:rsidRPr="004D360F">
        <w:rPr>
          <w:rStyle w:val="affffc"/>
          <w:rFonts w:hint="cs"/>
          <w:rtl/>
        </w:rPr>
        <w:t>'ומודה ר</w:t>
      </w:r>
      <w:r w:rsidRPr="004D360F">
        <w:rPr>
          <w:rStyle w:val="affffc"/>
          <w:rtl/>
        </w:rPr>
        <w:t>"</w:t>
      </w:r>
      <w:r w:rsidRPr="004D360F">
        <w:rPr>
          <w:rStyle w:val="affffc"/>
          <w:rFonts w:hint="cs"/>
          <w:rtl/>
        </w:rPr>
        <w:t>ט'</w:t>
      </w:r>
      <w:r>
        <w:rPr>
          <w:rFonts w:hint="cs"/>
          <w:rtl/>
        </w:rPr>
        <w:t xml:space="preserve"> והיינו </w:t>
      </w:r>
      <w:r>
        <w:rPr>
          <w:rStyle w:val="affffc"/>
          <w:rFonts w:hint="cs"/>
          <w:rtl/>
          <w:rPrChange w:id="9037" w:author="מנוע אמוראים" w:date="2026-10-05T16:41:14Z">
            <w:rPr>
              <w:rFonts w:hint="cs"/>
              <w:rtl/>
            </w:rPr>
          </w:rPrChange>
        </w:rPr>
        <w:t xml:space="preserve">לר</w:t>
      </w:r>
      <w:r>
        <w:rPr>
          <w:rStyle w:val="affffc"/>
          <w:rtl/>
          <w:rPrChange w:id="9038" w:author="מנוע אמוראים" w:date="2026-10-05T16:41:14Z">
            <w:rPr>
              <w:rtl/>
            </w:rPr>
          </w:rPrChange>
        </w:rPr>
        <w:t xml:space="preserve">"</w:t>
      </w:r>
      <w:r>
        <w:rPr>
          <w:rStyle w:val="affffc"/>
          <w:rFonts w:hint="cs"/>
          <w:rtl/>
          <w:rPrChange w:id="9039" w:author="מנוע אמוראים" w:date="2026-10-05T16:41:14Z">
            <w:rPr>
              <w:rFonts w:hint="cs"/>
              <w:rtl/>
            </w:rPr>
          </w:rPrChange>
        </w:rPr>
        <w:t xml:space="preserve">ע</w:t>
      </w:r>
    </w:p>
    <w:p w14:paraId="711A83CC" w14:textId="77777777" w:rsidR="00A6533C" w:rsidRPr="00F40D4B" w:rsidRDefault="006F071F" w:rsidP="004D360F">
      <w:pPr>
        <w:rPr>
          <w:rtl/>
        </w:rPr>
      </w:pPr>
      <w:r w:rsidRPr="00F40D4B">
        <w:rPr>
          <w:rFonts w:hint="cs"/>
          <w:rtl/>
        </w:rPr>
        <w:t>ו</w:t>
      </w:r>
      <w:r w:rsidRPr="00F40D4B">
        <w:rPr>
          <w:rtl/>
        </w:rPr>
        <w:t xml:space="preserve">שמא ושמא הוא? </w:t>
      </w:r>
      <w:r w:rsidRPr="004B182F">
        <w:rPr>
          <w:rStyle w:val="affffc"/>
          <w:rFonts w:hint="cs"/>
          <w:rtl/>
        </w:rPr>
        <w:t>א.</w:t>
      </w:r>
      <w:r w:rsidRPr="00F40D4B">
        <w:rPr>
          <w:rFonts w:hint="cs"/>
          <w:rtl/>
        </w:rPr>
        <w:t xml:space="preserve"> </w:t>
      </w:r>
      <w:r w:rsidRPr="00F40D4B">
        <w:rPr>
          <w:rtl/>
        </w:rPr>
        <w:t xml:space="preserve">דלא קתני תובעין אותו, </w:t>
      </w:r>
      <w:r w:rsidRPr="004B182F">
        <w:rPr>
          <w:rStyle w:val="affffc"/>
          <w:rFonts w:hint="cs"/>
          <w:rtl/>
        </w:rPr>
        <w:t xml:space="preserve">ב. </w:t>
      </w:r>
      <w:r>
        <w:rPr>
          <w:rFonts w:hint="cs"/>
          <w:rtl/>
        </w:rPr>
        <w:t xml:space="preserve">דתני </w:t>
      </w:r>
      <w:r>
        <w:rPr>
          <w:rStyle w:val="affffc"/>
          <w:rFonts w:hint="cs"/>
          <w:rtl/>
          <w:rPrChange w:id="9040" w:author="מנוע אמוראים" w:date="2026-10-05T16:41:14Z">
            <w:rPr>
              <w:rFonts w:hint="cs"/>
              <w:rtl/>
            </w:rPr>
          </w:rPrChange>
        </w:rPr>
        <w:t xml:space="preserve">ר</w:t>
      </w:r>
      <w:r>
        <w:rPr>
          <w:rStyle w:val="affffc"/>
          <w:rtl/>
          <w:rPrChange w:id="9041" w:author="מנוע אמוראים" w:date="2026-10-05T16:41:14Z">
            <w:rPr>
              <w:rtl/>
            </w:rPr>
          </w:rPrChange>
        </w:rPr>
        <w:t xml:space="preserve">"</w:t>
      </w:r>
      <w:r>
        <w:rPr>
          <w:rStyle w:val="affffc"/>
          <w:rFonts w:hint="cs"/>
          <w:rtl/>
          <w:rPrChange w:id="9042" w:author="מנוע אמוראים" w:date="2026-10-05T16:41:14Z">
            <w:rPr>
              <w:rFonts w:hint="cs"/>
              <w:rtl/>
            </w:rPr>
          </w:rPrChange>
        </w:rPr>
        <w:t xml:space="preserve">ח</w:t>
      </w:r>
      <w:r>
        <w:rPr>
          <w:rFonts w:hint="cs"/>
          <w:rtl/>
        </w:rPr>
        <w:t xml:space="preserve"> דכ</w:t>
      </w:r>
      <w:r w:rsidRPr="00F40D4B">
        <w:rPr>
          <w:rtl/>
        </w:rPr>
        <w:t>"</w:t>
      </w:r>
      <w:r w:rsidRPr="00F40D4B">
        <w:rPr>
          <w:rFonts w:hint="cs"/>
          <w:rtl/>
        </w:rPr>
        <w:t>א אומר א</w:t>
      </w:r>
      <w:r w:rsidRPr="00F40D4B">
        <w:rPr>
          <w:rtl/>
        </w:rPr>
        <w:t>"</w:t>
      </w:r>
      <w:r w:rsidRPr="00F40D4B">
        <w:rPr>
          <w:rFonts w:hint="cs"/>
          <w:rtl/>
        </w:rPr>
        <w:t>י</w:t>
      </w:r>
    </w:p>
    <w:p w14:paraId="1F73F81C" w14:textId="785731D5" w:rsidR="00F707CE" w:rsidRPr="00F707CE" w:rsidRDefault="006F071F" w:rsidP="004D360F">
      <w:pPr>
        <w:pStyle w:val="36"/>
        <w:framePr w:wrap="notBeside"/>
        <w:rPr>
          <w:rtl/>
        </w:rPr>
      </w:pPr>
      <w:r w:rsidRPr="00F707CE">
        <w:rPr>
          <w:rtl/>
        </w:rPr>
        <w:t xml:space="preserve">- </w:t>
      </w:r>
      <w:r w:rsidRPr="00F707CE">
        <w:rPr>
          <w:rFonts w:hint="cs"/>
          <w:rtl/>
        </w:rPr>
        <w:t>ל</w:t>
      </w:r>
      <w:r w:rsidRPr="00F707CE">
        <w:rPr>
          <w:rtl/>
        </w:rPr>
        <w:t>"</w:t>
      </w:r>
      <w:r w:rsidRPr="00F707CE">
        <w:rPr>
          <w:rFonts w:hint="cs"/>
          <w:rtl/>
        </w:rPr>
        <w:t>ק</w:t>
      </w:r>
      <w:r w:rsidR="00F707CE" w:rsidRPr="00F707CE">
        <w:rPr>
          <w:rFonts w:hint="cs"/>
          <w:rtl/>
        </w:rPr>
        <w:t>:</w:t>
      </w:r>
    </w:p>
    <w:p w14:paraId="7312E699" w14:textId="69CE03C8" w:rsidR="006F071F" w:rsidRPr="00F40D4B" w:rsidRDefault="004B182F" w:rsidP="007D71FA">
      <w:pPr>
        <w:spacing w:after="60"/>
        <w:rPr>
          <w:rtl/>
        </w:rPr>
      </w:pPr>
      <w:r w:rsidRPr="004B182F">
        <w:rPr>
          <w:rStyle w:val="affffc"/>
          <w:rFonts w:hint="cs"/>
          <w:rtl/>
        </w:rPr>
        <w:t>כבר העמדנו</w:t>
      </w:r>
      <w:r>
        <w:rPr>
          <w:rFonts w:hint="cs"/>
          <w:rtl/>
        </w:rPr>
        <w:t xml:space="preserve"> שמדובר </w:t>
      </w:r>
      <w:r w:rsidR="006F071F" w:rsidRPr="00F40D4B">
        <w:rPr>
          <w:rtl/>
        </w:rPr>
        <w:t>בבא לצאת ידי שמים.</w:t>
      </w:r>
    </w:p>
    <w:p w14:paraId="4B9D4D45" w14:textId="24A94936" w:rsidR="00F707CE" w:rsidRPr="00F707CE" w:rsidRDefault="007D71FA" w:rsidP="007D71FA">
      <w:pPr>
        <w:pStyle w:val="36"/>
        <w:framePr w:wrap="notBeside"/>
        <w:rPr>
          <w:rtl/>
        </w:rPr>
      </w:pPr>
      <w:r w:rsidRPr="00F707CE">
        <w:rPr>
          <w:rFonts w:hint="cs"/>
          <w:rtl/>
        </w:rPr>
        <w:t>והך דרבא</w:t>
      </w:r>
      <w:r w:rsidR="00F707CE" w:rsidRPr="00F707CE">
        <w:rPr>
          <w:rFonts w:hint="cs"/>
          <w:rtl/>
        </w:rPr>
        <w:t>:</w:t>
      </w:r>
    </w:p>
    <w:p w14:paraId="4607A574" w14:textId="3F020597" w:rsidR="006114BF" w:rsidRDefault="006F071F" w:rsidP="006114BF">
      <w:pPr>
        <w:rPr>
          <w:rStyle w:val="affffc"/>
          <w:rtl/>
        </w:rPr>
      </w:pPr>
      <w:r w:rsidRPr="00F40D4B">
        <w:rPr>
          <w:rFonts w:hint="cs"/>
          <w:rtl/>
        </w:rPr>
        <w:t>ד</w:t>
      </w:r>
      <w:r w:rsidRPr="00F40D4B">
        <w:rPr>
          <w:rtl/>
        </w:rPr>
        <w:t>כל בשתי כריכות הו"</w:t>
      </w:r>
      <w:r w:rsidRPr="00F40D4B">
        <w:rPr>
          <w:rFonts w:hint="cs"/>
          <w:rtl/>
        </w:rPr>
        <w:t>ל</w:t>
      </w:r>
      <w:r w:rsidRPr="00F40D4B">
        <w:rPr>
          <w:rtl/>
        </w:rPr>
        <w:t xml:space="preserve"> למידק</w:t>
      </w:r>
      <w:r w:rsidR="007D71FA">
        <w:rPr>
          <w:rFonts w:hint="cs"/>
          <w:rtl/>
        </w:rPr>
        <w:t xml:space="preserve"> </w:t>
      </w:r>
      <w:r w:rsidRPr="006114BF">
        <w:rPr>
          <w:rStyle w:val="affffc"/>
          <w:rFonts w:hint="cs"/>
          <w:rtl/>
        </w:rPr>
        <w:t>ומאידך רבא</w:t>
      </w:r>
      <w:r w:rsidRPr="006114BF">
        <w:rPr>
          <w:rStyle w:val="affffc"/>
          <w:rtl/>
        </w:rPr>
        <w:t>:</w:t>
      </w:r>
      <w:r w:rsidR="006114BF">
        <w:rPr>
          <w:rFonts w:hint="cs"/>
          <w:rtl/>
        </w:rPr>
        <w:t xml:space="preserve"> </w:t>
      </w:r>
      <w:r w:rsidRPr="00F40D4B">
        <w:rPr>
          <w:rFonts w:hint="cs"/>
          <w:rtl/>
        </w:rPr>
        <w:t>ד</w:t>
      </w:r>
      <w:r w:rsidRPr="00F40D4B">
        <w:rPr>
          <w:rtl/>
        </w:rPr>
        <w:t>הכל מודים בשנים שהפקידו אצל רועה, שמניח רועה ביניהן ומסתלק!</w:t>
      </w:r>
      <w:r w:rsidR="007D71FA">
        <w:rPr>
          <w:rFonts w:hint="cs"/>
          <w:rtl/>
        </w:rPr>
        <w:t xml:space="preserve"> </w:t>
      </w:r>
      <w:r w:rsidR="007D71FA">
        <w:rPr>
          <w:rStyle w:val="affffc"/>
          <w:rtl/>
        </w:rPr>
        <w:tab/>
      </w:r>
      <w:r w:rsidR="007D71FA">
        <w:rPr>
          <w:rStyle w:val="affffc"/>
          <w:rtl/>
        </w:rPr>
        <w:tab/>
      </w:r>
    </w:p>
    <w:p w14:paraId="54CC1556" w14:textId="77777777" w:rsidR="00F707CE" w:rsidRPr="00F707CE" w:rsidRDefault="006F071F" w:rsidP="006114BF">
      <w:pPr>
        <w:pStyle w:val="36"/>
        <w:framePr w:wrap="notBeside"/>
        <w:rPr>
          <w:rtl/>
        </w:rPr>
      </w:pPr>
      <w:r w:rsidRPr="00F707CE">
        <w:rPr>
          <w:rFonts w:hint="cs"/>
          <w:rtl/>
        </w:rPr>
        <w:t>-</w:t>
      </w:r>
      <w:r w:rsidRPr="00F707CE">
        <w:rPr>
          <w:rFonts w:hint="cs"/>
          <w:rtl/>
        </w:rPr>
        <w:tab/>
      </w:r>
      <w:r w:rsidR="00237964" w:rsidRPr="00F707CE">
        <w:rPr>
          <w:rtl/>
        </w:rPr>
        <w:t>שם</w:t>
      </w:r>
      <w:r w:rsidR="00F707CE" w:rsidRPr="00F707CE">
        <w:rPr>
          <w:rtl/>
        </w:rPr>
        <w:t>:</w:t>
      </w:r>
    </w:p>
    <w:p w14:paraId="5D5E6CB1" w14:textId="6CAA1A9E" w:rsidR="006F071F" w:rsidRPr="00F40D4B" w:rsidRDefault="006F071F" w:rsidP="006114BF">
      <w:pPr>
        <w:rPr>
          <w:rtl/>
        </w:rPr>
      </w:pPr>
      <w:r w:rsidRPr="00F40D4B">
        <w:rPr>
          <w:rtl/>
        </w:rPr>
        <w:t>כשהפקידו בעדרו של רועה שלא מדעתו.</w:t>
      </w:r>
    </w:p>
    <w:p w14:paraId="6C282419" w14:textId="2BDB922A" w:rsidR="006F071F" w:rsidRPr="00F40D4B" w:rsidRDefault="006F071F" w:rsidP="00701E5E">
      <w:pPr>
        <w:pStyle w:val="afffb"/>
        <w:rPr>
          <w:rtl/>
        </w:rPr>
      </w:pPr>
      <w:ins w:id="9867" w:author="מספור קטעי משנה" w:date="2026-10-06T06:45:11Z">
        <w:r>
          <w:rPr>
            <w:rStyle w:val="MisparKeta"/>
          </w:rPr>
          <w:t xml:space="preserve">ג. </w:t>
        </w:r>
      </w:ins>
      <w:r w:rsidRPr="00F40D4B">
        <w:rPr>
          <w:rtl/>
        </w:rPr>
        <w:t>וכן שני כלים אחד יפה מנה ואחד יפה אלף זוז כו'.</w:t>
      </w:r>
    </w:p>
    <w:p w14:paraId="677A3611" w14:textId="738151E8" w:rsidR="00A6533C" w:rsidRPr="00F40D4B" w:rsidRDefault="006F071F" w:rsidP="009B508D">
      <w:pPr>
        <w:rPr>
          <w:rtl/>
        </w:rPr>
      </w:pPr>
      <w:r w:rsidRPr="00F40D4B">
        <w:rPr>
          <w:rtl/>
        </w:rPr>
        <w:t>וצריכא</w:t>
      </w:r>
      <w:r w:rsidRPr="00F40D4B">
        <w:rPr>
          <w:rFonts w:hint="cs"/>
          <w:rtl/>
        </w:rPr>
        <w:t xml:space="preserve"> לתרוויהו לרבנן ולא זו אף זו קתני</w:t>
      </w:r>
      <w:r w:rsidR="006114BF">
        <w:rPr>
          <w:rFonts w:hint="cs"/>
          <w:rtl/>
        </w:rPr>
        <w:t>, שבזה אין צד שיודה ר''י שהרי הטעם הוא מצד הפסד הרמאי</w:t>
      </w:r>
    </w:p>
    <w:p w14:paraId="5DE9DB7E" w14:textId="77777777" w:rsidR="00A6533C" w:rsidRPr="00F40D4B" w:rsidRDefault="00A6533C" w:rsidP="00A6533C">
      <w:pPr>
        <w:pStyle w:val="aff9"/>
        <w:rPr>
          <w:rtl/>
        </w:rPr>
      </w:pPr>
      <w:r w:rsidRPr="00F40D4B">
        <w:rPr>
          <w:rtl/>
        </w:rPr>
        <w:t>***</w:t>
      </w:r>
    </w:p>
    <w:p w14:paraId="717230BB" w14:textId="77777777" w:rsidR="00235631" w:rsidRDefault="006F071F" w:rsidP="00235631">
      <w:pPr>
        <w:pStyle w:val="affe"/>
        <w:framePr w:wrap="around"/>
        <w:rPr>
          <w:rtl/>
        </w:rPr>
      </w:pPr>
      <w:r w:rsidRPr="00F40D4B">
        <w:rPr>
          <w:rtl/>
        </w:rPr>
        <w:t>לח.</w:t>
      </w:r>
      <w:r w:rsidRPr="00F40D4B">
        <w:rPr>
          <w:rFonts w:hint="cs"/>
          <w:rtl/>
        </w:rPr>
        <w:t xml:space="preserve"> </w:t>
      </w:r>
    </w:p>
    <w:p w14:paraId="3D13B6F1" w14:textId="1F0DDA08" w:rsidR="006F071F" w:rsidRPr="00F40D4B" w:rsidRDefault="006F071F" w:rsidP="00235631">
      <w:pPr>
        <w:pStyle w:val="afffff"/>
        <w:framePr w:wrap="around"/>
        <w:rPr>
          <w:rtl/>
        </w:rPr>
      </w:pPr>
      <w:del w:id="20206" w:author="קלוד" w:date="2026-10-06T10:08:05Z">
        <w:r>
          <w:rPr>
            <w:rtl/>
          </w:rPr>
          <w:delText xml:space="preserve">משנה.</w:delText>
        </w:r>
      </w:del>
      <w:ins w:id="20207" w:author="קלוד" w:date="2026-10-06T10:08:05Z">
        <w:r>
          <w:rPr>
            <w:rtl/>
          </w:rPr>
          <w:t xml:space="preserve">משנה ו</w:t>
        </w:r>
      </w:ins>
    </w:p>
    <w:p w14:paraId="385E0CD9" w14:textId="77777777" w:rsidR="006F071F" w:rsidRPr="00F40D4B" w:rsidRDefault="006F071F" w:rsidP="00CF23EA">
      <w:pPr>
        <w:pStyle w:val="afff3"/>
        <w:rPr>
          <w:rtl/>
        </w:rPr>
      </w:pPr>
      <w:ins w:id="9868" w:author="מספור קטעי משנה" w:date="2026-10-06T06:45:11Z">
        <w:r>
          <w:rPr>
            <w:rStyle w:val="MisparKeta"/>
          </w:rPr>
          <w:t xml:space="preserve">א. </w:t>
        </w:r>
      </w:ins>
      <w:r w:rsidRPr="00F40D4B">
        <w:rPr>
          <w:rtl/>
        </w:rPr>
        <w:t>המפקיד פירות אצל חבירו, אפילו הן אבודין - לא יגע בהן.</w:t>
      </w:r>
    </w:p>
    <w:p w14:paraId="0B1FBDBF" w14:textId="09C270EE" w:rsidR="006F071F" w:rsidRPr="00F40D4B" w:rsidRDefault="00CF23EA" w:rsidP="00CF23EA">
      <w:pPr>
        <w:pStyle w:val="afff3"/>
        <w:rPr>
          <w:rtl/>
        </w:rPr>
      </w:pPr>
      <w:r>
        <w:rPr>
          <w:rStyle w:val="TanaimMishna"/>
          <w:rFonts w:hint="cs"/>
          <w:rtl/>
          <w:rPrChange w:id="20035" w:author="קלוד" w:date="2026-10-06T10:08:05Z">
            <w:rPr>
              <w:rStyle w:val="affffc"/>
              <w:rFonts w:hint="cs"/>
              <w:rtl/>
            </w:rPr>
          </w:rPrChange>
        </w:rPr>
        <w:t>ר</w:t>
      </w:r>
      <w:r w:rsidRPr="00CF23EA">
        <w:rPr>
          <w:rStyle w:val="TanaimMishna"/>
          <w:rFonts w:hint="cs"/>
          <w:rtl/>
          <w:rPrChange w:id="20036" w:author="קלוד" w:date="2026-10-06T10:08:05Z">
            <w:rPr>
              <w:rStyle w:val="affffc"/>
              <w:rFonts w:hint="cs"/>
              <w:rtl/>
            </w:rPr>
          </w:rPrChange>
        </w:rPr>
        <w:t>שב''ג</w:t>
      </w:r>
      <w:r w:rsidR="00235631" w:rsidRPr="00CF23EA">
        <w:rPr>
          <w:rStyle w:val="TanaimMishna"/>
          <w:rFonts w:hint="cs"/>
          <w:rtl/>
          <w:rPrChange w:id="20037" w:author="קלוד" w:date="2026-10-06T10:08:05Z">
            <w:rPr>
              <w:rStyle w:val="affffc"/>
              <w:rFonts w:hint="cs"/>
              <w:rtl/>
            </w:rPr>
          </w:rPrChange>
        </w:rPr>
        <w:t>:</w:t>
      </w:r>
      <w:r w:rsidR="006F071F" w:rsidRPr="00F40D4B">
        <w:rPr>
          <w:rtl/>
        </w:rPr>
        <w:t xml:space="preserve"> מוכרן בפני בית דין, מפני שהוא כמשיב אבידה לבעלים.</w:t>
      </w:r>
    </w:p>
    <w:p w14:paraId="4A2A0F70" w14:textId="0BE51A48" w:rsidR="006F071F" w:rsidRPr="00F40D4B" w:rsidRDefault="006F071F" w:rsidP="009B508D">
      <w:pPr>
        <w:rPr>
          <w:rtl/>
        </w:rPr>
      </w:pPr>
      <w:r w:rsidRPr="00CF23EA">
        <w:rPr>
          <w:rStyle w:val="afffc"/>
          <w:rFonts w:hint="cs"/>
          <w:rtl/>
        </w:rPr>
        <w:t>לא יגע בהן -</w:t>
      </w:r>
      <w:r w:rsidRPr="00F40D4B">
        <w:rPr>
          <w:rFonts w:hint="cs"/>
          <w:rtl/>
        </w:rPr>
        <w:t xml:space="preserve"> </w:t>
      </w:r>
      <w:r w:rsidRPr="00CF23EA">
        <w:rPr>
          <w:rStyle w:val="affffc"/>
          <w:rFonts w:hint="cs"/>
          <w:rtl/>
        </w:rPr>
        <w:t>כר</w:t>
      </w:r>
      <w:r w:rsidRPr="00CF23EA">
        <w:rPr>
          <w:rStyle w:val="affffc"/>
          <w:rtl/>
        </w:rPr>
        <w:t>"</w:t>
      </w:r>
      <w:r w:rsidRPr="00CF23EA">
        <w:rPr>
          <w:rStyle w:val="affffc"/>
          <w:rFonts w:hint="cs"/>
          <w:rtl/>
        </w:rPr>
        <w:t>כ</w:t>
      </w:r>
      <w:r w:rsidRPr="00CF23EA">
        <w:rPr>
          <w:rStyle w:val="affffc"/>
          <w:rtl/>
        </w:rPr>
        <w:t>:</w:t>
      </w:r>
      <w:r w:rsidRPr="00F40D4B">
        <w:rPr>
          <w:rtl/>
        </w:rPr>
        <w:t xml:space="preserve"> </w:t>
      </w:r>
      <w:r w:rsidRPr="00F40D4B">
        <w:rPr>
          <w:rFonts w:hint="cs"/>
          <w:rtl/>
        </w:rPr>
        <w:t>ד</w:t>
      </w:r>
      <w:r w:rsidRPr="00F40D4B">
        <w:rPr>
          <w:rtl/>
        </w:rPr>
        <w:t>אדם רוצה בקב שלו מתשעה קבים של חבירו.</w:t>
      </w:r>
    </w:p>
    <w:p w14:paraId="4A9F1946" w14:textId="77777777" w:rsidR="006F071F" w:rsidRPr="00F40D4B" w:rsidRDefault="006F071F" w:rsidP="00CF23EA">
      <w:pPr>
        <w:rPr>
          <w:rtl/>
        </w:rPr>
      </w:pPr>
      <w:r w:rsidRPr="00CF23EA">
        <w:rPr>
          <w:rStyle w:val="affffc"/>
          <w:rtl/>
        </w:rPr>
        <w:t>ור</w:t>
      </w:r>
      <w:r w:rsidRPr="00CF23EA">
        <w:rPr>
          <w:rStyle w:val="affffc"/>
          <w:rFonts w:hint="cs"/>
          <w:rtl/>
        </w:rPr>
        <w:t>נב</w:t>
      </w:r>
      <w:r w:rsidRPr="00CF23EA">
        <w:rPr>
          <w:rStyle w:val="affffc"/>
          <w:rtl/>
        </w:rPr>
        <w:t>"</w:t>
      </w:r>
      <w:r w:rsidRPr="00CF23EA">
        <w:rPr>
          <w:rStyle w:val="affffc"/>
          <w:rFonts w:hint="cs"/>
          <w:rtl/>
        </w:rPr>
        <w:t>י</w:t>
      </w:r>
      <w:r w:rsidRPr="00CF23EA">
        <w:rPr>
          <w:rStyle w:val="affffc"/>
          <w:rtl/>
        </w:rPr>
        <w:t>:</w:t>
      </w:r>
      <w:r w:rsidRPr="00F40D4B">
        <w:rPr>
          <w:rtl/>
        </w:rPr>
        <w:t xml:space="preserve"> חיישינן שמא עשאן המפקיד תרומה ומעשר על מקום אחר.</w:t>
      </w:r>
    </w:p>
    <w:p w14:paraId="2FAB2382" w14:textId="0FB400FC" w:rsidR="00F707CE" w:rsidRPr="00F707CE" w:rsidRDefault="006F071F" w:rsidP="00CF23EA">
      <w:pPr>
        <w:pStyle w:val="36"/>
        <w:framePr w:wrap="notBeside"/>
        <w:rPr>
          <w:rtl/>
        </w:rPr>
      </w:pPr>
      <w:r w:rsidRPr="00F707CE">
        <w:rPr>
          <w:rFonts w:hint="cs"/>
          <w:rtl/>
        </w:rPr>
        <w:t>והך</w:t>
      </w:r>
      <w:r w:rsidR="00F707CE" w:rsidRPr="00F707CE">
        <w:rPr>
          <w:rtl/>
        </w:rPr>
        <w:t>:</w:t>
      </w:r>
    </w:p>
    <w:p w14:paraId="1F2602CD" w14:textId="345B5A7C" w:rsidR="00A6533C" w:rsidRPr="00F40D4B" w:rsidRDefault="006F071F" w:rsidP="00CF23EA">
      <w:pPr>
        <w:rPr>
          <w:rtl/>
        </w:rPr>
      </w:pPr>
      <w:r w:rsidRPr="00F40D4B">
        <w:rPr>
          <w:rtl/>
        </w:rPr>
        <w:lastRenderedPageBreak/>
        <w:t>המפקיד פירות אצל חבירו הר"</w:t>
      </w:r>
      <w:r w:rsidRPr="00F40D4B">
        <w:rPr>
          <w:rFonts w:hint="cs"/>
          <w:rtl/>
        </w:rPr>
        <w:t>ז</w:t>
      </w:r>
      <w:r w:rsidRPr="00F40D4B">
        <w:rPr>
          <w:rtl/>
        </w:rPr>
        <w:t xml:space="preserve"> לא יגע בהן, לפיכך בע</w:t>
      </w:r>
      <w:r w:rsidRPr="00F40D4B">
        <w:rPr>
          <w:rFonts w:hint="cs"/>
          <w:rtl/>
        </w:rPr>
        <w:t>ה'ב</w:t>
      </w:r>
      <w:r w:rsidRPr="00F40D4B">
        <w:rPr>
          <w:rtl/>
        </w:rPr>
        <w:t xml:space="preserve"> עושה אותן תרומה ומעשר על מקום אחר.</w:t>
      </w:r>
      <w:r w:rsidR="00CF23EA">
        <w:rPr>
          <w:rFonts w:hint="cs"/>
          <w:rtl/>
        </w:rPr>
        <w:t xml:space="preserve"> </w:t>
      </w:r>
      <w:r w:rsidRPr="00CF23EA">
        <w:rPr>
          <w:rStyle w:val="affffc"/>
          <w:rtl/>
        </w:rPr>
        <w:t>לר"כ -</w:t>
      </w:r>
      <w:r w:rsidRPr="00F40D4B">
        <w:rPr>
          <w:rtl/>
        </w:rPr>
        <w:t xml:space="preserve"> היינו דקתני לפיכך,</w:t>
      </w:r>
    </w:p>
    <w:p w14:paraId="26767048" w14:textId="77777777" w:rsidR="00F707CE" w:rsidRPr="00F707CE" w:rsidRDefault="006F071F" w:rsidP="00CF23EA">
      <w:pPr>
        <w:pStyle w:val="36"/>
        <w:framePr w:wrap="notBeside"/>
        <w:rPr>
          <w:rtl/>
        </w:rPr>
      </w:pPr>
      <w:r w:rsidRPr="00F707CE">
        <w:rPr>
          <w:rtl/>
        </w:rPr>
        <w:t>לר</w:t>
      </w:r>
      <w:r w:rsidRPr="00F707CE">
        <w:rPr>
          <w:rFonts w:hint="cs"/>
          <w:rtl/>
        </w:rPr>
        <w:t>נב</w:t>
      </w:r>
      <w:r w:rsidRPr="00F707CE">
        <w:rPr>
          <w:rtl/>
        </w:rPr>
        <w:t>"</w:t>
      </w:r>
      <w:r w:rsidRPr="00F707CE">
        <w:rPr>
          <w:rFonts w:hint="cs"/>
          <w:rtl/>
        </w:rPr>
        <w:t>י</w:t>
      </w:r>
      <w:r w:rsidR="00F707CE" w:rsidRPr="00F707CE">
        <w:rPr>
          <w:rtl/>
        </w:rPr>
        <w:t>:</w:t>
      </w:r>
    </w:p>
    <w:p w14:paraId="75A8435C" w14:textId="537E119C" w:rsidR="006F071F" w:rsidRPr="00F40D4B" w:rsidRDefault="006F071F" w:rsidP="006B188F">
      <w:pPr>
        <w:spacing w:after="60"/>
        <w:rPr>
          <w:rtl/>
        </w:rPr>
      </w:pPr>
      <w:r w:rsidRPr="00F40D4B">
        <w:rPr>
          <w:rtl/>
        </w:rPr>
        <w:t xml:space="preserve">לפיכך? </w:t>
      </w:r>
      <w:r w:rsidRPr="00CF23EA">
        <w:rPr>
          <w:rStyle w:val="affffc"/>
          <w:rtl/>
        </w:rPr>
        <w:t>–</w:t>
      </w:r>
      <w:r w:rsidRPr="00CF23EA">
        <w:rPr>
          <w:rStyle w:val="affffc"/>
          <w:rFonts w:hint="cs"/>
          <w:rtl/>
        </w:rPr>
        <w:t>ה</w:t>
      </w:r>
      <w:r w:rsidRPr="00CF23EA">
        <w:rPr>
          <w:rStyle w:val="affffc"/>
          <w:rtl/>
        </w:rPr>
        <w:t>"</w:t>
      </w:r>
      <w:r w:rsidRPr="00CF23EA">
        <w:rPr>
          <w:rStyle w:val="affffc"/>
          <w:rFonts w:hint="cs"/>
          <w:rtl/>
        </w:rPr>
        <w:t>ק</w:t>
      </w:r>
      <w:r w:rsidRPr="00F40D4B">
        <w:rPr>
          <w:rFonts w:hint="cs"/>
          <w:rtl/>
        </w:rPr>
        <w:t xml:space="preserve"> דאחר שאמרו רבנן לא למכור לפיכך בעה</w:t>
      </w:r>
      <w:r w:rsidRPr="00F40D4B">
        <w:rPr>
          <w:rtl/>
        </w:rPr>
        <w:t>"</w:t>
      </w:r>
      <w:r w:rsidRPr="00F40D4B">
        <w:rPr>
          <w:rFonts w:hint="cs"/>
          <w:rtl/>
        </w:rPr>
        <w:t>ב עושה תרומה ומעשר על מק</w:t>
      </w:r>
      <w:r w:rsidRPr="00F40D4B">
        <w:rPr>
          <w:rtl/>
        </w:rPr>
        <w:t>"</w:t>
      </w:r>
      <w:r w:rsidRPr="00F40D4B">
        <w:rPr>
          <w:rFonts w:hint="cs"/>
          <w:rtl/>
        </w:rPr>
        <w:t>א</w:t>
      </w:r>
    </w:p>
    <w:p w14:paraId="2322EEF0" w14:textId="7AE9075F" w:rsidR="00F707CE" w:rsidRPr="00F707CE" w:rsidRDefault="006F071F" w:rsidP="00CF23EA">
      <w:pPr>
        <w:pStyle w:val="36"/>
        <w:framePr w:wrap="notBeside"/>
        <w:rPr>
          <w:rtl/>
        </w:rPr>
      </w:pPr>
      <w:r w:rsidRPr="00F707CE">
        <w:rPr>
          <w:rFonts w:hint="cs"/>
          <w:rtl/>
        </w:rPr>
        <w:t>רבב</w:t>
      </w:r>
      <w:r w:rsidRPr="00F707CE">
        <w:rPr>
          <w:rtl/>
        </w:rPr>
        <w:t>"</w:t>
      </w:r>
      <w:r w:rsidRPr="00F707CE">
        <w:rPr>
          <w:rFonts w:hint="cs"/>
          <w:rtl/>
        </w:rPr>
        <w:t>ח מ</w:t>
      </w:r>
      <w:r w:rsidRPr="00F707CE">
        <w:rPr>
          <w:rtl/>
        </w:rPr>
        <w:t>רי"ו</w:t>
      </w:r>
      <w:r w:rsidR="00F707CE" w:rsidRPr="00F707CE">
        <w:rPr>
          <w:rtl/>
        </w:rPr>
        <w:t>:</w:t>
      </w:r>
    </w:p>
    <w:p w14:paraId="532D184E" w14:textId="28BE2F22" w:rsidR="006F071F" w:rsidRPr="00F40D4B" w:rsidRDefault="006B188F" w:rsidP="009B508D">
      <w:pPr>
        <w:rPr>
          <w:rtl/>
        </w:rPr>
      </w:pPr>
      <w:r w:rsidRPr="006B188F">
        <w:rPr>
          <w:rStyle w:val="affffc"/>
          <w:rFonts w:hint="cs"/>
          <w:rtl/>
        </w:rPr>
        <w:t>מ</w:t>
      </w:r>
      <w:r w:rsidR="006F071F" w:rsidRPr="006B188F">
        <w:rPr>
          <w:rStyle w:val="affffc"/>
          <w:rtl/>
        </w:rPr>
        <w:t>חלוקת</w:t>
      </w:r>
      <w:r w:rsidR="006F071F" w:rsidRPr="00F40D4B">
        <w:rPr>
          <w:rtl/>
        </w:rPr>
        <w:t xml:space="preserve"> בכדי חסרונן, אבל יותר מכדי חסרונן </w:t>
      </w:r>
      <w:r w:rsidRPr="006B188F">
        <w:rPr>
          <w:rStyle w:val="affffc"/>
          <w:rFonts w:hint="cs"/>
          <w:rtl/>
        </w:rPr>
        <w:t>לכו''ע</w:t>
      </w:r>
      <w:r>
        <w:rPr>
          <w:rFonts w:hint="cs"/>
          <w:rtl/>
        </w:rPr>
        <w:t xml:space="preserve"> </w:t>
      </w:r>
      <w:r w:rsidR="006F071F" w:rsidRPr="00F40D4B">
        <w:rPr>
          <w:rtl/>
        </w:rPr>
        <w:t>מוכרן בבית דין.</w:t>
      </w:r>
    </w:p>
    <w:p w14:paraId="2C06F3D2" w14:textId="77777777" w:rsidR="00F707CE" w:rsidRPr="00F707CE" w:rsidRDefault="006F071F" w:rsidP="006B188F">
      <w:pPr>
        <w:pStyle w:val="36"/>
        <w:framePr w:wrap="notBeside"/>
        <w:rPr>
          <w:rtl/>
        </w:rPr>
      </w:pPr>
      <w:r w:rsidRPr="00F707CE">
        <w:rPr>
          <w:rFonts w:hint="cs"/>
          <w:rtl/>
        </w:rPr>
        <w:t>אדרנב</w:t>
      </w:r>
      <w:r w:rsidRPr="00F707CE">
        <w:rPr>
          <w:rtl/>
        </w:rPr>
        <w:t>"</w:t>
      </w:r>
      <w:r w:rsidRPr="00F707CE">
        <w:rPr>
          <w:rFonts w:hint="cs"/>
          <w:rtl/>
        </w:rPr>
        <w:t>י</w:t>
      </w:r>
      <w:r w:rsidR="00F707CE" w:rsidRPr="00F707CE">
        <w:rPr>
          <w:rtl/>
        </w:rPr>
        <w:t>:</w:t>
      </w:r>
    </w:p>
    <w:p w14:paraId="040A5A28" w14:textId="0E3540E3" w:rsidR="006F071F" w:rsidRPr="00F40D4B" w:rsidRDefault="006F071F" w:rsidP="009B508D">
      <w:pPr>
        <w:rPr>
          <w:rtl/>
        </w:rPr>
      </w:pPr>
      <w:r w:rsidRPr="00F40D4B">
        <w:rPr>
          <w:rtl/>
        </w:rPr>
        <w:t>- ודאי פליגא.</w:t>
      </w:r>
    </w:p>
    <w:p w14:paraId="0D08661D" w14:textId="77777777" w:rsidR="00F707CE" w:rsidRPr="00F707CE" w:rsidRDefault="006F071F" w:rsidP="006B188F">
      <w:pPr>
        <w:pStyle w:val="36"/>
        <w:framePr w:wrap="notBeside"/>
        <w:rPr>
          <w:rtl/>
        </w:rPr>
      </w:pPr>
      <w:r w:rsidRPr="00F707CE">
        <w:rPr>
          <w:rFonts w:hint="cs"/>
          <w:rtl/>
        </w:rPr>
        <w:t>ואר</w:t>
      </w:r>
      <w:r w:rsidRPr="00F707CE">
        <w:rPr>
          <w:rtl/>
        </w:rPr>
        <w:t>"</w:t>
      </w:r>
      <w:r w:rsidRPr="00F707CE">
        <w:rPr>
          <w:rFonts w:hint="cs"/>
          <w:rtl/>
        </w:rPr>
        <w:t>כ</w:t>
      </w:r>
      <w:r w:rsidR="00F707CE" w:rsidRPr="00F707CE">
        <w:rPr>
          <w:rtl/>
        </w:rPr>
        <w:t>:</w:t>
      </w:r>
    </w:p>
    <w:p w14:paraId="4A37D022" w14:textId="21C49156" w:rsidR="00FC5F4F" w:rsidRDefault="006F071F" w:rsidP="009B508D">
      <w:pPr>
        <w:rPr>
          <w:rStyle w:val="affffc"/>
          <w:rtl/>
        </w:rPr>
      </w:pPr>
      <w:r w:rsidRPr="00F40D4B">
        <w:rPr>
          <w:rFonts w:hint="cs"/>
          <w:rtl/>
        </w:rPr>
        <w:t xml:space="preserve">אפשר דלא </w:t>
      </w:r>
      <w:r w:rsidR="00237964" w:rsidRPr="00F40D4B">
        <w:rPr>
          <w:rFonts w:hint="cs"/>
          <w:rtl/>
        </w:rPr>
        <w:t>חלקו</w:t>
      </w:r>
      <w:r w:rsidRPr="00F40D4B">
        <w:rPr>
          <w:rFonts w:hint="cs"/>
          <w:rtl/>
        </w:rPr>
        <w:t xml:space="preserve"> דה</w:t>
      </w:r>
      <w:r w:rsidRPr="00F40D4B">
        <w:rPr>
          <w:rtl/>
        </w:rPr>
        <w:t>"</w:t>
      </w:r>
      <w:r w:rsidRPr="00F40D4B">
        <w:rPr>
          <w:rFonts w:hint="cs"/>
          <w:rtl/>
        </w:rPr>
        <w:t xml:space="preserve">מ דווקא בכדי חסרונן </w:t>
      </w:r>
    </w:p>
    <w:p w14:paraId="1C3160A3" w14:textId="1E6956E8" w:rsidR="006F071F" w:rsidRPr="00F40D4B" w:rsidRDefault="006F071F" w:rsidP="009B508D">
      <w:pPr>
        <w:rPr>
          <w:rtl/>
        </w:rPr>
      </w:pPr>
      <w:r w:rsidRPr="00FC5F4F">
        <w:rPr>
          <w:rStyle w:val="affffc"/>
          <w:rFonts w:hint="cs"/>
          <w:rtl/>
        </w:rPr>
        <w:t>והך</w:t>
      </w:r>
      <w:r w:rsidRPr="00F40D4B">
        <w:rPr>
          <w:rFonts w:hint="cs"/>
          <w:rtl/>
        </w:rPr>
        <w:t xml:space="preserve"> דמתשעה קבין של חבירו -</w:t>
      </w:r>
      <w:r w:rsidRPr="00F40D4B">
        <w:rPr>
          <w:rtl/>
        </w:rPr>
        <w:t>גוזמא בעלמא.</w:t>
      </w:r>
    </w:p>
    <w:p w14:paraId="2D551838" w14:textId="77777777" w:rsidR="006F071F" w:rsidRPr="00F40D4B" w:rsidRDefault="006F071F" w:rsidP="009B508D">
      <w:pPr>
        <w:rPr>
          <w:rtl/>
        </w:rPr>
      </w:pPr>
    </w:p>
    <w:p w14:paraId="01D86C29" w14:textId="47F05C71" w:rsidR="00F707CE" w:rsidRPr="00F707CE" w:rsidRDefault="006F071F" w:rsidP="00FC5F4F">
      <w:pPr>
        <w:pStyle w:val="36"/>
        <w:framePr w:wrap="notBeside"/>
        <w:rPr>
          <w:rtl/>
        </w:rPr>
      </w:pPr>
      <w:r w:rsidRPr="00F707CE">
        <w:rPr>
          <w:rFonts w:hint="cs"/>
          <w:rtl/>
        </w:rPr>
        <w:t>לרבב'ח</w:t>
      </w:r>
      <w:r w:rsidR="00F707CE" w:rsidRPr="00F707CE">
        <w:rPr>
          <w:rFonts w:hint="cs"/>
          <w:rtl/>
        </w:rPr>
        <w:t>:</w:t>
      </w:r>
    </w:p>
    <w:p w14:paraId="6A81A683" w14:textId="16422028" w:rsidR="006F071F" w:rsidRPr="00F40D4B" w:rsidRDefault="006F071F" w:rsidP="00202501">
      <w:pPr>
        <w:rPr>
          <w:rtl/>
        </w:rPr>
      </w:pPr>
      <w:r w:rsidRPr="00F40D4B">
        <w:rPr>
          <w:rFonts w:hint="cs"/>
          <w:rtl/>
        </w:rPr>
        <w:t>יתר מכדי חסרון לא שכיח ואי מצא היינו לזמן מרובה ואי יעשה בעה</w:t>
      </w:r>
      <w:r w:rsidRPr="00F40D4B">
        <w:rPr>
          <w:rtl/>
        </w:rPr>
        <w:t>"</w:t>
      </w:r>
      <w:r w:rsidRPr="00F40D4B">
        <w:rPr>
          <w:rFonts w:hint="cs"/>
          <w:rtl/>
        </w:rPr>
        <w:t>ב תרומה ומעשר ממק</w:t>
      </w:r>
      <w:r w:rsidRPr="00F40D4B">
        <w:rPr>
          <w:rtl/>
        </w:rPr>
        <w:t>"</w:t>
      </w:r>
      <w:r w:rsidRPr="00F40D4B">
        <w:rPr>
          <w:rFonts w:hint="cs"/>
          <w:rtl/>
        </w:rPr>
        <w:t>א קודם שיתחסרו כל כך, ולכך כשיחסרו יתר מכדי חסרונן ימכור לכהנים בדמי תרומה</w:t>
      </w:r>
    </w:p>
    <w:p w14:paraId="0CB4C64B" w14:textId="77659D31" w:rsidR="00F707CE" w:rsidRPr="00F707CE" w:rsidRDefault="006F071F" w:rsidP="00202501">
      <w:pPr>
        <w:pStyle w:val="36"/>
        <w:framePr w:wrap="notBeside"/>
        <w:rPr>
          <w:rtl/>
        </w:rPr>
      </w:pPr>
      <w:r w:rsidRPr="00F707CE">
        <w:rPr>
          <w:rtl/>
        </w:rPr>
        <w:t>•</w:t>
      </w:r>
      <w:r w:rsidRPr="00F707CE">
        <w:rPr>
          <w:rFonts w:hint="cs"/>
          <w:rtl/>
        </w:rPr>
        <w:t xml:space="preserve"> ורנב</w:t>
      </w:r>
      <w:r w:rsidRPr="00F707CE">
        <w:rPr>
          <w:rtl/>
        </w:rPr>
        <w:t>"</w:t>
      </w:r>
      <w:r w:rsidRPr="00F707CE">
        <w:rPr>
          <w:rFonts w:hint="cs"/>
          <w:rtl/>
        </w:rPr>
        <w:t>י</w:t>
      </w:r>
      <w:r w:rsidR="00F707CE" w:rsidRPr="00F707CE">
        <w:rPr>
          <w:rFonts w:hint="cs"/>
          <w:rtl/>
        </w:rPr>
        <w:t>:</w:t>
      </w:r>
    </w:p>
    <w:p w14:paraId="7DE94010" w14:textId="66BA1B43" w:rsidR="006F071F" w:rsidRPr="00F40D4B" w:rsidRDefault="006F071F" w:rsidP="00202501">
      <w:pPr>
        <w:rPr>
          <w:rtl/>
        </w:rPr>
      </w:pPr>
      <w:r w:rsidRPr="00F40D4B">
        <w:rPr>
          <w:rFonts w:hint="cs"/>
          <w:rtl/>
        </w:rPr>
        <w:t>ס</w:t>
      </w:r>
      <w:r w:rsidRPr="00F40D4B">
        <w:rPr>
          <w:rtl/>
        </w:rPr>
        <w:t>"</w:t>
      </w:r>
      <w:r w:rsidRPr="00F40D4B">
        <w:rPr>
          <w:rFonts w:hint="cs"/>
          <w:rtl/>
        </w:rPr>
        <w:t>ל דיתר מכדי חסרונן שכיח, וא</w:t>
      </w:r>
      <w:r w:rsidRPr="00F40D4B">
        <w:rPr>
          <w:rtl/>
        </w:rPr>
        <w:t>"</w:t>
      </w:r>
      <w:r w:rsidRPr="00F40D4B">
        <w:rPr>
          <w:rFonts w:hint="cs"/>
          <w:rtl/>
        </w:rPr>
        <w:t>כ לאלתר הוו להו ואי תתיר לו למכור פעמים יקדים וימכור וכשיעשה בעה</w:t>
      </w:r>
      <w:r w:rsidRPr="00F40D4B">
        <w:rPr>
          <w:rtl/>
        </w:rPr>
        <w:t>"</w:t>
      </w:r>
      <w:r w:rsidRPr="00F40D4B">
        <w:rPr>
          <w:rFonts w:hint="cs"/>
          <w:rtl/>
        </w:rPr>
        <w:t>ב תרומה ומעשר על מק</w:t>
      </w:r>
      <w:r w:rsidRPr="00F40D4B">
        <w:rPr>
          <w:rtl/>
        </w:rPr>
        <w:t>"</w:t>
      </w:r>
      <w:r w:rsidRPr="00F40D4B">
        <w:rPr>
          <w:rFonts w:hint="cs"/>
          <w:rtl/>
        </w:rPr>
        <w:t>א לא ידע שנמכר ויבוא לאכול טבלים</w:t>
      </w:r>
    </w:p>
    <w:p w14:paraId="28E62469" w14:textId="77777777" w:rsidR="00F707CE" w:rsidRPr="00F707CE" w:rsidRDefault="006F071F" w:rsidP="00202501">
      <w:pPr>
        <w:pStyle w:val="36"/>
        <w:framePr w:wrap="notBeside"/>
        <w:rPr>
          <w:rtl/>
        </w:rPr>
      </w:pPr>
      <w:r w:rsidRPr="00F707CE">
        <w:rPr>
          <w:rFonts w:hint="cs"/>
          <w:rtl/>
        </w:rPr>
        <w:t>והך</w:t>
      </w:r>
      <w:r w:rsidR="00F707CE" w:rsidRPr="00F707CE">
        <w:rPr>
          <w:rtl/>
        </w:rPr>
        <w:t>:</w:t>
      </w:r>
    </w:p>
    <w:p w14:paraId="7BB70CD6" w14:textId="0E27D369" w:rsidR="00A6533C" w:rsidRPr="00F40D4B" w:rsidRDefault="006F071F" w:rsidP="009B508D">
      <w:pPr>
        <w:rPr>
          <w:rtl/>
        </w:rPr>
      </w:pPr>
      <w:r w:rsidRPr="00F40D4B">
        <w:rPr>
          <w:rFonts w:hint="cs"/>
          <w:rtl/>
        </w:rPr>
        <w:t>ד</w:t>
      </w:r>
      <w:r w:rsidRPr="00F40D4B">
        <w:rPr>
          <w:rtl/>
        </w:rPr>
        <w:t xml:space="preserve">המפקיד פירות אצל חבירו והרקיבו, יין והחמיץ, שמן והבאיש, דבש והדביש </w:t>
      </w:r>
      <w:r>
        <w:rPr>
          <w:rStyle w:val="affffc"/>
          <w:rFonts w:hint="cs"/>
          <w:rtl/>
          <w:rPrChange w:id="9043" w:author="מנוע אמוראים" w:date="2026-10-05T16:41:14Z">
            <w:rPr>
              <w:rFonts w:hint="cs"/>
              <w:rtl/>
            </w:rPr>
          </w:rPrChange>
        </w:rPr>
        <w:t xml:space="preserve">לר</w:t>
      </w:r>
      <w:r>
        <w:rPr>
          <w:rStyle w:val="affffc"/>
          <w:rtl/>
          <w:rPrChange w:id="9044" w:author="מנוע אמוראים" w:date="2026-10-05T16:41:14Z">
            <w:rPr>
              <w:rtl/>
            </w:rPr>
          </w:rPrChange>
        </w:rPr>
        <w:t xml:space="preserve">"</w:t>
      </w:r>
      <w:r>
        <w:rPr>
          <w:rStyle w:val="affffc"/>
          <w:rFonts w:hint="cs"/>
          <w:rtl/>
          <w:rPrChange w:id="9045" w:author="מנוע אמוראים" w:date="2026-10-05T16:41:14Z">
            <w:rPr>
              <w:rFonts w:hint="cs"/>
              <w:rtl/>
            </w:rPr>
          </w:rPrChange>
        </w:rPr>
        <w:t xml:space="preserve">מ</w:t>
      </w:r>
      <w:r>
        <w:rPr>
          <w:rFonts w:hint="cs"/>
          <w:rtl/>
        </w:rPr>
        <w:t xml:space="preserve"> לא יגע בהן</w:t>
      </w:r>
    </w:p>
    <w:p w14:paraId="09189A09" w14:textId="3F606AFF" w:rsidR="006F071F" w:rsidRPr="00F40D4B" w:rsidRDefault="006F071F" w:rsidP="00202501">
      <w:pPr>
        <w:rPr>
          <w:rtl/>
        </w:rPr>
      </w:pPr>
      <w:r w:rsidRPr="00F40D4B">
        <w:rPr>
          <w:rFonts w:hint="cs"/>
          <w:rtl/>
        </w:rPr>
        <w:t>וחכ</w:t>
      </w:r>
      <w:r w:rsidRPr="00F40D4B">
        <w:rPr>
          <w:rtl/>
        </w:rPr>
        <w:t>"</w:t>
      </w:r>
      <w:r w:rsidRPr="00F40D4B">
        <w:rPr>
          <w:rFonts w:hint="cs"/>
          <w:rtl/>
        </w:rPr>
        <w:t>א</w:t>
      </w:r>
      <w:r w:rsidRPr="00F40D4B">
        <w:rPr>
          <w:rtl/>
        </w:rPr>
        <w:t xml:space="preserve">: עושה להם תקנה, ומוכרן </w:t>
      </w:r>
      <w:r w:rsidR="00202501">
        <w:rPr>
          <w:rFonts w:hint="cs"/>
          <w:rtl/>
        </w:rPr>
        <w:t xml:space="preserve">בב''ד </w:t>
      </w:r>
      <w:r w:rsidRPr="00F40D4B">
        <w:rPr>
          <w:rFonts w:hint="cs"/>
          <w:rtl/>
        </w:rPr>
        <w:t>לאחרים ולא לעצמו</w:t>
      </w:r>
    </w:p>
    <w:p w14:paraId="0FD9F4DC" w14:textId="77777777" w:rsidR="006F071F" w:rsidRPr="00F40D4B" w:rsidRDefault="006F071F" w:rsidP="009B508D">
      <w:pPr>
        <w:rPr>
          <w:rtl/>
        </w:rPr>
      </w:pPr>
      <w:r w:rsidRPr="00F40D4B">
        <w:rPr>
          <w:rtl/>
        </w:rPr>
        <w:t>כיוצ"</w:t>
      </w:r>
      <w:r w:rsidRPr="00F40D4B">
        <w:rPr>
          <w:rFonts w:hint="cs"/>
          <w:rtl/>
        </w:rPr>
        <w:t xml:space="preserve">ב </w:t>
      </w:r>
      <w:r w:rsidRPr="00F40D4B">
        <w:rPr>
          <w:rtl/>
        </w:rPr>
        <w:t>גבאי צדקה בזמן שאין להם עניים לחלק פורטין לאחרים,</w:t>
      </w:r>
      <w:r w:rsidRPr="00F40D4B">
        <w:rPr>
          <w:rFonts w:hint="cs"/>
          <w:rtl/>
        </w:rPr>
        <w:t xml:space="preserve"> ולא</w:t>
      </w:r>
      <w:r w:rsidRPr="00F40D4B">
        <w:rPr>
          <w:rtl/>
        </w:rPr>
        <w:t xml:space="preserve"> לעצמן.</w:t>
      </w:r>
    </w:p>
    <w:p w14:paraId="37934821" w14:textId="77777777" w:rsidR="006F071F" w:rsidRPr="00F40D4B" w:rsidRDefault="006F071F" w:rsidP="00202501">
      <w:pPr>
        <w:rPr>
          <w:rtl/>
        </w:rPr>
      </w:pPr>
      <w:r w:rsidRPr="00F40D4B">
        <w:rPr>
          <w:rtl/>
        </w:rPr>
        <w:t>גבאי תמחוי בזמן שאין להם עניים לחלק מוכרין לאחרים, ו</w:t>
      </w:r>
      <w:r w:rsidRPr="00F40D4B">
        <w:rPr>
          <w:rFonts w:hint="cs"/>
          <w:rtl/>
        </w:rPr>
        <w:t xml:space="preserve">לא </w:t>
      </w:r>
      <w:r w:rsidRPr="00F40D4B">
        <w:rPr>
          <w:rtl/>
        </w:rPr>
        <w:t>לעצמן.</w:t>
      </w:r>
    </w:p>
    <w:p w14:paraId="2842FA46" w14:textId="77777777" w:rsidR="006F071F" w:rsidRPr="00F40D4B" w:rsidRDefault="006F071F" w:rsidP="009B508D">
      <w:pPr>
        <w:rPr>
          <w:rtl/>
        </w:rPr>
      </w:pPr>
      <w:r w:rsidRPr="00F40D4B">
        <w:rPr>
          <w:rFonts w:hint="cs"/>
          <w:rtl/>
        </w:rPr>
        <w:t>'</w:t>
      </w:r>
      <w:r w:rsidRPr="00F40D4B">
        <w:rPr>
          <w:rtl/>
        </w:rPr>
        <w:t>פירות והרקיבו</w:t>
      </w:r>
      <w:r w:rsidRPr="00F40D4B">
        <w:rPr>
          <w:rFonts w:hint="cs"/>
          <w:rtl/>
        </w:rPr>
        <w:t>'</w:t>
      </w:r>
      <w:r w:rsidRPr="00F40D4B">
        <w:rPr>
          <w:rtl/>
        </w:rPr>
        <w:t xml:space="preserve">, </w:t>
      </w:r>
      <w:r w:rsidRPr="00F40D4B">
        <w:rPr>
          <w:rFonts w:hint="cs"/>
          <w:rtl/>
        </w:rPr>
        <w:t>היינו בכדי חסרונן ואין להוכיח דאפי' ב</w:t>
      </w:r>
      <w:r w:rsidRPr="00F40D4B">
        <w:rPr>
          <w:rtl/>
        </w:rPr>
        <w:t>יתר מכדי חסרונן.</w:t>
      </w:r>
    </w:p>
    <w:p w14:paraId="0F6CCE99" w14:textId="4197D490" w:rsidR="00F707CE" w:rsidRPr="00F707CE" w:rsidRDefault="006F071F" w:rsidP="00202501">
      <w:pPr>
        <w:pStyle w:val="36"/>
        <w:framePr w:wrap="notBeside"/>
        <w:rPr>
          <w:rtl/>
        </w:rPr>
      </w:pPr>
      <w:r w:rsidRPr="00F707CE">
        <w:rPr>
          <w:rFonts w:hint="cs"/>
          <w:rtl/>
        </w:rPr>
        <w:lastRenderedPageBreak/>
        <w:t>והך</w:t>
      </w:r>
      <w:r w:rsidR="00F707CE" w:rsidRPr="00F707CE">
        <w:rPr>
          <w:rFonts w:hint="cs"/>
          <w:rtl/>
        </w:rPr>
        <w:t>:</w:t>
      </w:r>
    </w:p>
    <w:p w14:paraId="2F8E548F" w14:textId="200F8BA4" w:rsidR="00202501" w:rsidRDefault="006F071F" w:rsidP="009B508D">
      <w:pPr>
        <w:rPr>
          <w:rtl/>
        </w:rPr>
      </w:pPr>
      <w:r w:rsidRPr="00F40D4B">
        <w:rPr>
          <w:rFonts w:hint="cs"/>
          <w:rtl/>
        </w:rPr>
        <w:t>'</w:t>
      </w:r>
      <w:r w:rsidRPr="00F40D4B">
        <w:rPr>
          <w:rtl/>
        </w:rPr>
        <w:t>יין והחמיץ, שמן והבאיש, דבש והדביש</w:t>
      </w:r>
      <w:r w:rsidRPr="00F40D4B">
        <w:rPr>
          <w:rFonts w:hint="cs"/>
          <w:rtl/>
        </w:rPr>
        <w:t>'</w:t>
      </w:r>
      <w:r w:rsidRPr="00F40D4B">
        <w:rPr>
          <w:rtl/>
        </w:rPr>
        <w:t xml:space="preserve">, דיתר מכדי חסרונן נינהו! </w:t>
      </w:r>
    </w:p>
    <w:p w14:paraId="66418B66" w14:textId="790B26A7" w:rsidR="00F707CE" w:rsidRPr="00F707CE" w:rsidRDefault="00F707CE" w:rsidP="00202501">
      <w:pPr>
        <w:pStyle w:val="36"/>
        <w:framePr w:wrap="notBeside"/>
        <w:rPr>
          <w:rtl/>
        </w:rPr>
      </w:pPr>
      <w:r w:rsidRPr="00F707CE">
        <w:rPr>
          <w:rtl/>
        </w:rPr>
        <w:t>-</w:t>
      </w:r>
    </w:p>
    <w:p w14:paraId="2C881291" w14:textId="5C3E8A03" w:rsidR="006F071F" w:rsidRPr="00F40D4B" w:rsidRDefault="006F071F" w:rsidP="009B508D">
      <w:pPr>
        <w:rPr>
          <w:rtl/>
        </w:rPr>
      </w:pPr>
      <w:r w:rsidRPr="00F40D4B">
        <w:rPr>
          <w:rtl/>
        </w:rPr>
        <w:t>שאני הני, כיון דקם - קם.</w:t>
      </w:r>
    </w:p>
    <w:p w14:paraId="7B3D14EC" w14:textId="77777777" w:rsidR="006F071F" w:rsidRPr="00F40D4B" w:rsidRDefault="006F071F" w:rsidP="00A6533C">
      <w:pPr>
        <w:pStyle w:val="affe"/>
        <w:framePr w:wrap="around"/>
        <w:rPr>
          <w:rtl/>
        </w:rPr>
      </w:pPr>
      <w:r w:rsidRPr="00F40D4B">
        <w:rPr>
          <w:rtl/>
        </w:rPr>
        <w:t>לח:</w:t>
      </w:r>
    </w:p>
    <w:p w14:paraId="08318A32" w14:textId="36C31EDB" w:rsidR="00F707CE" w:rsidRPr="00F707CE" w:rsidRDefault="00F707CE" w:rsidP="00202501">
      <w:pPr>
        <w:pStyle w:val="36"/>
        <w:framePr w:wrap="notBeside"/>
        <w:rPr>
          <w:rtl/>
        </w:rPr>
      </w:pPr>
      <w:r w:rsidRPr="00F707CE">
        <w:rPr>
          <w:rtl/>
        </w:rPr>
        <w:t>•</w:t>
      </w:r>
    </w:p>
    <w:p w14:paraId="7158902D" w14:textId="7B8DC0FC" w:rsidR="006F071F" w:rsidRPr="00F40D4B" w:rsidRDefault="006F071F" w:rsidP="009B508D">
      <w:pPr>
        <w:rPr>
          <w:rtl/>
        </w:rPr>
      </w:pPr>
      <w:r w:rsidRPr="00202501">
        <w:rPr>
          <w:b/>
          <w:bCs/>
          <w:rtl/>
        </w:rPr>
        <w:t>שמן והבאיש</w:t>
      </w:r>
      <w:r w:rsidRPr="00F40D4B">
        <w:rPr>
          <w:rFonts w:hint="cs"/>
          <w:rtl/>
        </w:rPr>
        <w:t xml:space="preserve"> </w:t>
      </w:r>
      <w:r w:rsidRPr="00F40D4B">
        <w:rPr>
          <w:rtl/>
        </w:rPr>
        <w:t xml:space="preserve">חזי </w:t>
      </w:r>
      <w:r w:rsidRPr="00F40D4B">
        <w:rPr>
          <w:rFonts w:hint="cs"/>
          <w:rtl/>
        </w:rPr>
        <w:t>לסוך עורות</w:t>
      </w:r>
      <w:r w:rsidR="00202501">
        <w:rPr>
          <w:rFonts w:hint="cs"/>
          <w:rtl/>
        </w:rPr>
        <w:t>,</w:t>
      </w:r>
      <w:r w:rsidRPr="00F40D4B">
        <w:rPr>
          <w:rtl/>
        </w:rPr>
        <w:t xml:space="preserve"> </w:t>
      </w:r>
      <w:r w:rsidRPr="00202501">
        <w:rPr>
          <w:b/>
          <w:bCs/>
          <w:rtl/>
        </w:rPr>
        <w:t>דבש</w:t>
      </w:r>
      <w:r w:rsidRPr="00202501">
        <w:rPr>
          <w:rFonts w:hint="cs"/>
          <w:b/>
          <w:bCs/>
          <w:rtl/>
        </w:rPr>
        <w:t xml:space="preserve"> והדביש</w:t>
      </w:r>
      <w:r w:rsidRPr="00F40D4B">
        <w:rPr>
          <w:rFonts w:hint="cs"/>
          <w:rtl/>
        </w:rPr>
        <w:t xml:space="preserve"> חזי</w:t>
      </w:r>
      <w:r w:rsidRPr="00F40D4B">
        <w:rPr>
          <w:rtl/>
        </w:rPr>
        <w:t xml:space="preserve"> </w:t>
      </w:r>
      <w:r w:rsidR="00202501">
        <w:rPr>
          <w:rFonts w:hint="cs"/>
          <w:rtl/>
        </w:rPr>
        <w:t>ל</w:t>
      </w:r>
      <w:r w:rsidRPr="00F40D4B">
        <w:rPr>
          <w:rFonts w:hint="cs"/>
          <w:rtl/>
        </w:rPr>
        <w:t>פצע</w:t>
      </w:r>
      <w:r w:rsidRPr="00F40D4B">
        <w:rPr>
          <w:rtl/>
        </w:rPr>
        <w:t xml:space="preserve"> דגמל.</w:t>
      </w:r>
    </w:p>
    <w:p w14:paraId="6AE43117" w14:textId="2D5FEAE8" w:rsidR="00F707CE" w:rsidRPr="00F707CE" w:rsidRDefault="00F707CE" w:rsidP="00202501">
      <w:pPr>
        <w:pStyle w:val="36"/>
        <w:framePr w:wrap="notBeside"/>
        <w:rPr>
          <w:rtl/>
        </w:rPr>
      </w:pPr>
      <w:r w:rsidRPr="00F707CE">
        <w:rPr>
          <w:rtl/>
        </w:rPr>
        <w:t>•</w:t>
      </w:r>
    </w:p>
    <w:p w14:paraId="6DA004A8" w14:textId="6F8F635F" w:rsidR="006F071F" w:rsidRPr="00F40D4B" w:rsidRDefault="006F071F" w:rsidP="009B508D">
      <w:pPr>
        <w:rPr>
          <w:rtl/>
        </w:rPr>
      </w:pPr>
      <w:r w:rsidRPr="00202501">
        <w:rPr>
          <w:rStyle w:val="affffc"/>
          <w:rtl/>
        </w:rPr>
        <w:t>וחכ"</w:t>
      </w:r>
      <w:r w:rsidRPr="00202501">
        <w:rPr>
          <w:rStyle w:val="affffc"/>
          <w:rFonts w:hint="cs"/>
          <w:rtl/>
        </w:rPr>
        <w:t>א</w:t>
      </w:r>
      <w:r w:rsidRPr="00F40D4B">
        <w:rPr>
          <w:rtl/>
        </w:rPr>
        <w:t xml:space="preserve"> עושה להם תקנה ומוכרן בבית דין.</w:t>
      </w:r>
      <w:r w:rsidRPr="00F40D4B">
        <w:rPr>
          <w:rFonts w:hint="cs"/>
          <w:rtl/>
        </w:rPr>
        <w:t xml:space="preserve">  והיינו </w:t>
      </w:r>
      <w:r w:rsidRPr="00F40D4B">
        <w:rPr>
          <w:rtl/>
        </w:rPr>
        <w:t>לקנקנים.</w:t>
      </w:r>
    </w:p>
    <w:p w14:paraId="5217C875" w14:textId="0E594B2F" w:rsidR="00F707CE" w:rsidRPr="00F707CE" w:rsidRDefault="00F707CE" w:rsidP="00202501">
      <w:pPr>
        <w:pStyle w:val="36"/>
        <w:framePr w:wrap="notBeside"/>
        <w:rPr>
          <w:rtl/>
        </w:rPr>
      </w:pPr>
      <w:r w:rsidRPr="00F707CE">
        <w:rPr>
          <w:rtl/>
        </w:rPr>
        <w:t>•</w:t>
      </w:r>
    </w:p>
    <w:p w14:paraId="2EDF9A0B" w14:textId="4F3C29AE" w:rsidR="006F071F" w:rsidRPr="00F40D4B" w:rsidRDefault="006F071F" w:rsidP="009B508D">
      <w:pPr>
        <w:rPr>
          <w:rtl/>
        </w:rPr>
      </w:pPr>
      <w:r w:rsidRPr="00202501">
        <w:rPr>
          <w:rStyle w:val="affffc"/>
          <w:rFonts w:hint="cs"/>
          <w:rtl/>
        </w:rPr>
        <w:t>ו</w:t>
      </w:r>
      <w:r w:rsidR="00237964" w:rsidRPr="00202501">
        <w:rPr>
          <w:rStyle w:val="affffc"/>
          <w:rFonts w:hint="cs"/>
          <w:rtl/>
        </w:rPr>
        <w:t>חלקו</w:t>
      </w:r>
      <w:r w:rsidRPr="00F40D4B">
        <w:rPr>
          <w:rFonts w:hint="cs"/>
          <w:rtl/>
        </w:rPr>
        <w:t xml:space="preserve"> אי חששו רק להפסד מרובה או גם להפסד מועט.</w:t>
      </w:r>
    </w:p>
    <w:p w14:paraId="3CD2CDFA" w14:textId="77777777" w:rsidR="00A6533C" w:rsidRPr="00F40D4B" w:rsidRDefault="00A6533C" w:rsidP="00A6533C">
      <w:pPr>
        <w:pStyle w:val="aff9"/>
        <w:rPr>
          <w:rtl/>
        </w:rPr>
      </w:pPr>
      <w:r w:rsidRPr="00F40D4B">
        <w:rPr>
          <w:rtl/>
        </w:rPr>
        <w:t>***</w:t>
      </w:r>
    </w:p>
    <w:p w14:paraId="5AD29B59" w14:textId="4B82B005" w:rsidR="006F071F" w:rsidRPr="00F40D4B" w:rsidRDefault="00202501" w:rsidP="00701E5E">
      <w:pPr>
        <w:pStyle w:val="afffb"/>
        <w:rPr>
          <w:rtl/>
        </w:rPr>
      </w:pPr>
      <w:ins w:id="9869" w:author="מספור קטעי משנה" w:date="2026-10-06T06:45:11Z">
        <w:r>
          <w:rPr>
            <w:rStyle w:val="MisparKeta"/>
          </w:rPr>
          <w:t xml:space="preserve">ב. </w:t>
        </w:r>
      </w:ins>
      <w:r>
        <w:rPr>
          <w:rFonts w:hint="cs"/>
          <w:rtl/>
        </w:rPr>
        <w:t xml:space="preserve">רשב''ג </w:t>
      </w:r>
      <w:r w:rsidR="006F071F" w:rsidRPr="00F40D4B">
        <w:rPr>
          <w:rtl/>
        </w:rPr>
        <w:t>ימכרם בבית דין מפני שהוא כמשיב אבידה לבעלים.</w:t>
      </w:r>
    </w:p>
    <w:p w14:paraId="361A2014" w14:textId="5B43CB5A" w:rsidR="00F707CE" w:rsidRPr="00F707CE" w:rsidRDefault="006F071F" w:rsidP="00202501">
      <w:pPr>
        <w:pStyle w:val="36"/>
        <w:framePr w:wrap="notBeside"/>
        <w:rPr>
          <w:rtl/>
        </w:rPr>
      </w:pPr>
      <w:r w:rsidRPr="00F707CE">
        <w:rPr>
          <w:rFonts w:hint="cs"/>
          <w:rtl/>
        </w:rPr>
        <w:t>ראב</w:t>
      </w:r>
      <w:r w:rsidRPr="00F707CE">
        <w:rPr>
          <w:rtl/>
        </w:rPr>
        <w:t>"</w:t>
      </w:r>
      <w:r w:rsidRPr="00F707CE">
        <w:rPr>
          <w:rFonts w:hint="cs"/>
          <w:rtl/>
        </w:rPr>
        <w:t>י מ</w:t>
      </w:r>
      <w:r w:rsidRPr="00F707CE">
        <w:rPr>
          <w:rtl/>
        </w:rPr>
        <w:t>רי"ו</w:t>
      </w:r>
      <w:r w:rsidR="00F707CE" w:rsidRPr="00F707CE">
        <w:rPr>
          <w:rtl/>
        </w:rPr>
        <w:t>:</w:t>
      </w:r>
    </w:p>
    <w:p w14:paraId="2FDC09E7" w14:textId="75721EF2" w:rsidR="006F071F" w:rsidRPr="00F40D4B" w:rsidRDefault="006F071F" w:rsidP="00667C4A">
      <w:pPr>
        <w:rPr>
          <w:rtl/>
        </w:rPr>
      </w:pPr>
      <w:r>
        <w:rPr>
          <w:rtl/>
        </w:rPr>
        <w:t xml:space="preserve">הלכה </w:t>
      </w:r>
      <w:r>
        <w:rPr>
          <w:rStyle w:val="affffc"/>
          <w:rtl/>
          <w:rPrChange w:id="9046" w:author="מנוע אמוראים" w:date="2026-10-05T16:41:14Z">
            <w:rPr>
              <w:rtl/>
            </w:rPr>
          </w:rPrChange>
        </w:rPr>
        <w:t xml:space="preserve">כר</w:t>
      </w:r>
      <w:r>
        <w:rPr>
          <w:rStyle w:val="affffc"/>
          <w:rFonts w:hint="cs"/>
          <w:rtl/>
          <w:rPrChange w:id="9047" w:author="מנוע אמוראים" w:date="2026-10-05T16:41:14Z">
            <w:rPr>
              <w:rFonts w:hint="cs"/>
              <w:rtl/>
            </w:rPr>
          </w:rPrChange>
        </w:rPr>
        <w:t xml:space="preserve">שב</w:t>
      </w:r>
      <w:r>
        <w:rPr>
          <w:rStyle w:val="affffc"/>
          <w:rtl/>
          <w:rPrChange w:id="9048" w:author="מנוע אמוראים" w:date="2026-10-05T16:41:14Z">
            <w:rPr>
              <w:rtl/>
            </w:rPr>
          </w:rPrChange>
        </w:rPr>
        <w:t xml:space="preserve">"</w:t>
      </w:r>
      <w:r>
        <w:rPr>
          <w:rStyle w:val="affffc"/>
          <w:rFonts w:hint="cs"/>
          <w:rtl/>
          <w:rPrChange w:id="9049" w:author="מנוע אמוראים" w:date="2026-10-05T16:41:14Z">
            <w:rPr>
              <w:rFonts w:hint="cs"/>
              <w:rtl/>
            </w:rPr>
          </w:rPrChange>
        </w:rPr>
        <w:t xml:space="preserve">ג</w:t>
      </w:r>
      <w:r>
        <w:rPr>
          <w:rFonts w:hint="cs"/>
          <w:rtl/>
        </w:rPr>
        <w:t xml:space="preserve">.</w:t>
      </w:r>
      <w:r w:rsidRPr="00F40D4B">
        <w:rPr>
          <w:rFonts w:hint="cs"/>
          <w:rtl/>
        </w:rPr>
        <w:tab/>
      </w:r>
      <w:r w:rsidRPr="00F40D4B">
        <w:rPr>
          <w:rtl/>
        </w:rPr>
        <w:tab/>
        <w:t xml:space="preserve">ורבא </w:t>
      </w:r>
      <w:r>
        <w:rPr>
          <w:rStyle w:val="affffc"/>
          <w:rFonts w:hint="cs"/>
          <w:rtl/>
          <w:rPrChange w:id="9050" w:author="מנוע אמוראים" w:date="2026-10-05T16:41:14Z">
            <w:rPr>
              <w:rFonts w:hint="cs"/>
              <w:rtl/>
            </w:rPr>
          </w:rPrChange>
        </w:rPr>
        <w:t xml:space="preserve">מר</w:t>
      </w:r>
      <w:r>
        <w:rPr>
          <w:rStyle w:val="affffc"/>
          <w:rtl/>
          <w:rPrChange w:id="9051" w:author="מנוע אמוראים" w:date="2026-10-05T16:41:14Z">
            <w:rPr>
              <w:rtl/>
            </w:rPr>
          </w:rPrChange>
        </w:rPr>
        <w:t xml:space="preserve">"</w:t>
      </w:r>
      <w:r>
        <w:rPr>
          <w:rStyle w:val="affffc"/>
          <w:rFonts w:hint="cs"/>
          <w:rtl/>
          <w:rPrChange w:id="9052" w:author="מנוע אמוראים" w:date="2026-10-05T16:41:14Z">
            <w:rPr>
              <w:rFonts w:hint="cs"/>
              <w:rtl/>
            </w:rPr>
          </w:rPrChange>
        </w:rPr>
        <w:t xml:space="preserve">נ</w:t>
      </w:r>
      <w:r w:rsidRPr="00F40D4B">
        <w:rPr>
          <w:rtl/>
        </w:rPr>
        <w:t>: הלכה כדברי חכמים.</w:t>
      </w:r>
      <w:r w:rsidR="00202501">
        <w:rPr>
          <w:rFonts w:hint="cs"/>
          <w:rtl/>
        </w:rPr>
        <w:t xml:space="preserve"> </w:t>
      </w:r>
      <w:r w:rsidRPr="00F40D4B">
        <w:rPr>
          <w:rFonts w:hint="cs"/>
          <w:rtl/>
        </w:rPr>
        <w:t xml:space="preserve">ואפי' </w:t>
      </w:r>
      <w:r w:rsidR="00202501" w:rsidRPr="00667C4A">
        <w:rPr>
          <w:rStyle w:val="affffc"/>
          <w:rFonts w:hint="cs"/>
          <w:rtl/>
        </w:rPr>
        <w:t>ש</w:t>
      </w:r>
      <w:r w:rsidRPr="00667C4A">
        <w:rPr>
          <w:rStyle w:val="affffc"/>
          <w:rFonts w:hint="cs"/>
          <w:rtl/>
        </w:rPr>
        <w:t>כבר ארי</w:t>
      </w:r>
      <w:r w:rsidRPr="00667C4A">
        <w:rPr>
          <w:rStyle w:val="affffc"/>
          <w:rtl/>
        </w:rPr>
        <w:t>"</w:t>
      </w:r>
      <w:r w:rsidRPr="00667C4A">
        <w:rPr>
          <w:rStyle w:val="affffc"/>
          <w:rFonts w:hint="cs"/>
          <w:rtl/>
        </w:rPr>
        <w:t>ו</w:t>
      </w:r>
      <w:r>
        <w:rPr>
          <w:rFonts w:hint="cs"/>
          <w:rtl/>
        </w:rPr>
        <w:t xml:space="preserve"> כל מקום ששנה </w:t>
      </w:r>
      <w:r>
        <w:rPr>
          <w:rStyle w:val="affffc"/>
          <w:rFonts w:hint="cs"/>
          <w:rtl/>
          <w:rPrChange w:id="9053" w:author="מנוע אמוראים" w:date="2026-10-05T16:41:14Z">
            <w:rPr>
              <w:rFonts w:hint="cs"/>
              <w:rtl/>
            </w:rPr>
          </w:rPrChange>
        </w:rPr>
        <w:t xml:space="preserve">רשב</w:t>
      </w:r>
      <w:r>
        <w:rPr>
          <w:rStyle w:val="affffc"/>
          <w:rtl/>
          <w:rPrChange w:id="9054" w:author="מנוע אמוראים" w:date="2026-10-05T16:41:14Z">
            <w:rPr>
              <w:rtl/>
            </w:rPr>
          </w:rPrChange>
        </w:rPr>
        <w:t xml:space="preserve">"</w:t>
      </w:r>
      <w:r>
        <w:rPr>
          <w:rStyle w:val="affffc"/>
          <w:rFonts w:hint="cs"/>
          <w:rtl/>
          <w:rPrChange w:id="9055" w:author="מנוע אמוראים" w:date="2026-10-05T16:41:14Z">
            <w:rPr>
              <w:rFonts w:hint="cs"/>
              <w:rtl/>
            </w:rPr>
          </w:rPrChange>
        </w:rPr>
        <w:t xml:space="preserve">ג</w:t>
      </w:r>
      <w:r>
        <w:rPr>
          <w:rFonts w:hint="cs"/>
          <w:rtl/>
        </w:rPr>
        <w:t xml:space="preserve"> במשנתינו הלכה כמותו חוץ </w:t>
      </w:r>
      <w:r w:rsidRPr="00F40D4B">
        <w:rPr>
          <w:rtl/>
        </w:rPr>
        <w:t>מערב וצידן וראיה אחרונה!</w:t>
      </w:r>
      <w:r w:rsidR="00667C4A">
        <w:rPr>
          <w:rFonts w:hint="cs"/>
          <w:rtl/>
        </w:rPr>
        <w:t xml:space="preserve"> </w:t>
      </w:r>
      <w:r>
        <w:rPr>
          <w:rtl/>
        </w:rPr>
        <w:t xml:space="preserve">- אמוראי נינהו, ואליבא </w:t>
      </w:r>
      <w:r>
        <w:rPr>
          <w:rStyle w:val="affffc"/>
          <w:rtl/>
          <w:rPrChange w:id="9056" w:author="מנוע אמוראים" w:date="2026-10-05T16:41:14Z">
            <w:rPr>
              <w:rtl/>
            </w:rPr>
          </w:rPrChange>
        </w:rPr>
        <w:t xml:space="preserve">דרי"ו</w:t>
      </w:r>
      <w:r>
        <w:rPr>
          <w:rtl/>
        </w:rPr>
        <w:t xml:space="preserve">.</w:t>
      </w:r>
    </w:p>
    <w:p w14:paraId="2774BB2F" w14:textId="77777777" w:rsidR="006F071F" w:rsidRPr="00F40D4B" w:rsidRDefault="006F071F" w:rsidP="009B508D">
      <w:pPr>
        <w:rPr>
          <w:rtl/>
        </w:rPr>
      </w:pPr>
    </w:p>
    <w:p w14:paraId="6B0136F3" w14:textId="77777777" w:rsidR="00F707CE" w:rsidRPr="00F707CE" w:rsidRDefault="006F071F" w:rsidP="00667C4A">
      <w:pPr>
        <w:pStyle w:val="36"/>
        <w:framePr w:wrap="notBeside"/>
        <w:rPr>
          <w:rtl/>
        </w:rPr>
      </w:pPr>
      <w:r w:rsidRPr="00F707CE">
        <w:rPr>
          <w:rtl/>
        </w:rPr>
        <w:t>מדר</w:t>
      </w:r>
      <w:r w:rsidRPr="00F707CE">
        <w:rPr>
          <w:rFonts w:hint="cs"/>
          <w:rtl/>
        </w:rPr>
        <w:t>שב</w:t>
      </w:r>
      <w:r w:rsidRPr="00F707CE">
        <w:rPr>
          <w:rtl/>
        </w:rPr>
        <w:t>"</w:t>
      </w:r>
      <w:r w:rsidRPr="00F707CE">
        <w:rPr>
          <w:rFonts w:hint="cs"/>
          <w:rtl/>
        </w:rPr>
        <w:t>ג</w:t>
      </w:r>
      <w:r w:rsidR="00F707CE" w:rsidRPr="00F707CE">
        <w:rPr>
          <w:rtl/>
        </w:rPr>
        <w:t>:</w:t>
      </w:r>
    </w:p>
    <w:p w14:paraId="443DD2DD" w14:textId="234D63FA" w:rsidR="006F071F" w:rsidRPr="00F40D4B" w:rsidRDefault="006F071F" w:rsidP="009B508D">
      <w:pPr>
        <w:rPr>
          <w:rtl/>
        </w:rPr>
      </w:pPr>
      <w:r w:rsidRPr="00F40D4B">
        <w:rPr>
          <w:rtl/>
        </w:rPr>
        <w:t xml:space="preserve">נשמע דמורידין קרוב לנכסי שבוי, </w:t>
      </w:r>
      <w:r w:rsidRPr="00667C4A">
        <w:rPr>
          <w:rStyle w:val="affffc"/>
          <w:rtl/>
        </w:rPr>
        <w:t>מדרבנן נשמע</w:t>
      </w:r>
      <w:r w:rsidRPr="00F40D4B">
        <w:rPr>
          <w:rtl/>
        </w:rPr>
        <w:t xml:space="preserve"> דאין מורידין </w:t>
      </w:r>
    </w:p>
    <w:p w14:paraId="007E5807" w14:textId="539CD6A1" w:rsidR="00F707CE" w:rsidRPr="00F707CE" w:rsidRDefault="009234C1" w:rsidP="00667C4A">
      <w:pPr>
        <w:pStyle w:val="36"/>
        <w:framePr w:wrap="notBeside"/>
        <w:rPr>
          <w:rtl/>
        </w:rPr>
      </w:pPr>
      <w:r w:rsidRPr="00F707CE">
        <w:rPr>
          <w:rFonts w:hint="cs"/>
          <w:rtl/>
        </w:rPr>
        <w:t>-</w:t>
      </w:r>
      <w:r w:rsidR="006F071F" w:rsidRPr="00F707CE">
        <w:rPr>
          <w:rFonts w:hint="cs"/>
          <w:rtl/>
        </w:rPr>
        <w:t>ודחי</w:t>
      </w:r>
      <w:r w:rsidRPr="00F707CE">
        <w:rPr>
          <w:rFonts w:hint="cs"/>
          <w:rtl/>
        </w:rPr>
        <w:t xml:space="preserve"> דב' טעמים</w:t>
      </w:r>
      <w:r w:rsidR="00F707CE" w:rsidRPr="00F707CE">
        <w:rPr>
          <w:rFonts w:hint="cs"/>
          <w:rtl/>
        </w:rPr>
        <w:t>:</w:t>
      </w:r>
    </w:p>
    <w:p w14:paraId="779EF403" w14:textId="28A5ECE8" w:rsidR="00A6533C" w:rsidRPr="00F40D4B" w:rsidRDefault="006F071F" w:rsidP="007C2800">
      <w:pPr>
        <w:rPr>
          <w:rtl/>
        </w:rPr>
      </w:pPr>
      <w:r w:rsidRPr="007C2800">
        <w:rPr>
          <w:rStyle w:val="affffc"/>
          <w:rFonts w:hint="cs"/>
          <w:rtl/>
        </w:rPr>
        <w:t xml:space="preserve">לרשב'ג </w:t>
      </w:r>
      <w:r w:rsidR="00237964" w:rsidRPr="007C2800">
        <w:rPr>
          <w:rStyle w:val="affffc"/>
          <w:rFonts w:hint="cs"/>
          <w:rtl/>
        </w:rPr>
        <w:t>שם</w:t>
      </w:r>
      <w:r w:rsidRPr="00F40D4B">
        <w:rPr>
          <w:rFonts w:hint="cs"/>
          <w:rtl/>
        </w:rPr>
        <w:t xml:space="preserve"> מורידין דקא כליא קרנא</w:t>
      </w:r>
    </w:p>
    <w:p w14:paraId="49FF9D47" w14:textId="0E1F87B1" w:rsidR="00F707CE" w:rsidRPr="00F707CE" w:rsidRDefault="006F071F" w:rsidP="00667C4A">
      <w:pPr>
        <w:pStyle w:val="36"/>
        <w:framePr w:wrap="notBeside"/>
        <w:rPr>
          <w:rtl/>
        </w:rPr>
      </w:pPr>
      <w:r w:rsidRPr="00F707CE">
        <w:rPr>
          <w:rFonts w:hint="cs"/>
          <w:rtl/>
        </w:rPr>
        <w:t>ולרבנן</w:t>
      </w:r>
      <w:r w:rsidR="00F707CE" w:rsidRPr="00F707CE">
        <w:rPr>
          <w:rFonts w:hint="cs"/>
          <w:rtl/>
        </w:rPr>
        <w:t>:</w:t>
      </w:r>
    </w:p>
    <w:p w14:paraId="4F8ED0AA" w14:textId="0A03AC8F" w:rsidR="00A6533C" w:rsidRPr="00F40D4B" w:rsidRDefault="00667C4A" w:rsidP="00667C4A">
      <w:pPr>
        <w:rPr>
          <w:rtl/>
        </w:rPr>
      </w:pPr>
      <w:r w:rsidRPr="007C2800">
        <w:rPr>
          <w:rStyle w:val="affffc"/>
          <w:rFonts w:hint="cs"/>
          <w:rtl/>
        </w:rPr>
        <w:t>כ</w:t>
      </w:r>
      <w:r w:rsidR="00237964" w:rsidRPr="007C2800">
        <w:rPr>
          <w:rStyle w:val="affffc"/>
          <w:rFonts w:hint="cs"/>
          <w:rtl/>
        </w:rPr>
        <w:t>אן</w:t>
      </w:r>
      <w:r>
        <w:rPr>
          <w:rFonts w:hint="cs"/>
          <w:rtl/>
        </w:rPr>
        <w:t xml:space="preserve"> אין מוכרין אי </w:t>
      </w:r>
      <w:r>
        <w:rPr>
          <w:rStyle w:val="affffc"/>
          <w:rFonts w:hint="cs"/>
          <w:rtl/>
          <w:rPrChange w:id="9057" w:author="מנוע אמוראים" w:date="2026-10-05T16:41:14Z">
            <w:rPr>
              <w:rFonts w:hint="cs"/>
              <w:rtl/>
            </w:rPr>
          </w:rPrChange>
        </w:rPr>
        <w:t xml:space="preserve">כר</w:t>
      </w:r>
      <w:r>
        <w:rPr>
          <w:rStyle w:val="affffc"/>
          <w:rtl/>
          <w:rPrChange w:id="9058" w:author="מנוע אמוראים" w:date="2026-10-05T16:41:14Z">
            <w:rPr>
              <w:rtl/>
            </w:rPr>
          </w:rPrChange>
        </w:rPr>
        <w:t xml:space="preserve">"</w:t>
      </w:r>
      <w:r>
        <w:rPr>
          <w:rStyle w:val="affffc"/>
          <w:rFonts w:hint="cs"/>
          <w:rtl/>
          <w:rPrChange w:id="9059" w:author="מנוע אמוראים" w:date="2026-10-05T16:41:14Z">
            <w:rPr>
              <w:rFonts w:hint="cs"/>
              <w:rtl/>
            </w:rPr>
          </w:rPrChange>
        </w:rPr>
        <w:t xml:space="preserve">כ</w:t>
      </w:r>
      <w:r>
        <w:rPr>
          <w:rFonts w:hint="cs"/>
          <w:rtl/>
        </w:rPr>
        <w:t xml:space="preserve"> </w:t>
      </w:r>
      <w:r w:rsidR="006F071F" w:rsidRPr="00667C4A">
        <w:rPr>
          <w:rStyle w:val="afffff2"/>
          <w:rFonts w:hint="cs"/>
          <w:rtl/>
        </w:rPr>
        <w:t>דאדם רוצה</w:t>
      </w:r>
      <w:r w:rsidR="006F071F" w:rsidRPr="00F40D4B">
        <w:rPr>
          <w:rFonts w:hint="cs"/>
          <w:rtl/>
        </w:rPr>
        <w:t xml:space="preserve"> </w:t>
      </w:r>
      <w:r w:rsidR="006F071F" w:rsidRPr="00667C4A">
        <w:rPr>
          <w:rStyle w:val="affffc"/>
          <w:rFonts w:hint="cs"/>
          <w:rtl/>
        </w:rPr>
        <w:t>אי כרנב</w:t>
      </w:r>
      <w:r w:rsidR="006F071F" w:rsidRPr="00667C4A">
        <w:rPr>
          <w:rStyle w:val="affffc"/>
          <w:rtl/>
        </w:rPr>
        <w:t>"</w:t>
      </w:r>
      <w:r w:rsidR="006F071F" w:rsidRPr="00667C4A">
        <w:rPr>
          <w:rStyle w:val="affffc"/>
          <w:rFonts w:hint="cs"/>
          <w:rtl/>
        </w:rPr>
        <w:t>י</w:t>
      </w:r>
      <w:r w:rsidR="006F071F" w:rsidRPr="00F40D4B">
        <w:rPr>
          <w:rFonts w:hint="cs"/>
          <w:rtl/>
        </w:rPr>
        <w:t xml:space="preserve"> דחישי' שמא יעשם תרומה</w:t>
      </w:r>
    </w:p>
    <w:p w14:paraId="614008C9" w14:textId="77777777" w:rsidR="00F707CE" w:rsidRPr="00F707CE" w:rsidRDefault="006F071F" w:rsidP="00667C4A">
      <w:pPr>
        <w:pStyle w:val="36"/>
        <w:framePr w:wrap="notBeside"/>
        <w:rPr>
          <w:rtl/>
        </w:rPr>
      </w:pPr>
      <w:r w:rsidRPr="00F707CE">
        <w:rPr>
          <w:rFonts w:hint="cs"/>
          <w:rtl/>
        </w:rPr>
        <w:t>וה</w:t>
      </w:r>
      <w:r w:rsidRPr="00F707CE">
        <w:rPr>
          <w:rtl/>
        </w:rPr>
        <w:t>"</w:t>
      </w:r>
      <w:r w:rsidRPr="00F707CE">
        <w:rPr>
          <w:rFonts w:hint="cs"/>
          <w:rtl/>
        </w:rPr>
        <w:t>נ ש</w:t>
      </w:r>
      <w:r w:rsidRPr="00F707CE">
        <w:rPr>
          <w:rtl/>
        </w:rPr>
        <w:t>"</w:t>
      </w:r>
      <w:r w:rsidRPr="00F707CE">
        <w:rPr>
          <w:rFonts w:hint="cs"/>
          <w:rtl/>
        </w:rPr>
        <w:t>מ</w:t>
      </w:r>
      <w:r w:rsidR="00F707CE" w:rsidRPr="00F707CE">
        <w:rPr>
          <w:rtl/>
        </w:rPr>
        <w:t>:</w:t>
      </w:r>
    </w:p>
    <w:p w14:paraId="6CA2CC54" w14:textId="6E417C07" w:rsidR="006F071F" w:rsidRPr="00F40D4B" w:rsidRDefault="00667C4A" w:rsidP="00667C4A">
      <w:pPr>
        <w:rPr>
          <w:rtl/>
        </w:rPr>
      </w:pPr>
      <w:r>
        <w:rPr>
          <w:rFonts w:hint="cs"/>
          <w:rtl/>
        </w:rPr>
        <w:t>ב'</w:t>
      </w:r>
      <w:r w:rsidR="006F071F" w:rsidRPr="00F40D4B">
        <w:rPr>
          <w:rFonts w:hint="cs"/>
          <w:rtl/>
        </w:rPr>
        <w:t xml:space="preserve"> טעמא </w:t>
      </w:r>
      <w:r>
        <w:rPr>
          <w:rStyle w:val="affffc"/>
          <w:rFonts w:hint="cs"/>
          <w:rtl/>
        </w:rPr>
        <w:t xml:space="preserve">שכן רבא </w:t>
      </w:r>
      <w:r w:rsidR="006F071F" w:rsidRPr="00667C4A">
        <w:rPr>
          <w:rStyle w:val="affffc"/>
          <w:rFonts w:hint="cs"/>
          <w:rtl/>
        </w:rPr>
        <w:t>מר</w:t>
      </w:r>
      <w:r w:rsidR="006F071F" w:rsidRPr="00667C4A">
        <w:rPr>
          <w:rStyle w:val="affffc"/>
          <w:rtl/>
        </w:rPr>
        <w:t>"</w:t>
      </w:r>
      <w:r w:rsidR="006F071F" w:rsidRPr="00667C4A">
        <w:rPr>
          <w:rStyle w:val="affffc"/>
          <w:rFonts w:hint="cs"/>
          <w:rtl/>
        </w:rPr>
        <w:t>נ</w:t>
      </w:r>
      <w:r w:rsidR="006F071F" w:rsidRPr="00667C4A">
        <w:rPr>
          <w:rStyle w:val="affffc"/>
          <w:rtl/>
        </w:rPr>
        <w:t>:</w:t>
      </w:r>
      <w:r w:rsidR="006F071F" w:rsidRPr="00F40D4B">
        <w:rPr>
          <w:rtl/>
        </w:rPr>
        <w:t xml:space="preserve"> הלכה חכמים, </w:t>
      </w:r>
      <w:r w:rsidR="006F071F" w:rsidRPr="00667C4A">
        <w:rPr>
          <w:rStyle w:val="affffc"/>
          <w:rtl/>
        </w:rPr>
        <w:t>וא</w:t>
      </w:r>
      <w:r w:rsidR="006F071F" w:rsidRPr="00667C4A">
        <w:rPr>
          <w:rStyle w:val="affffc"/>
          <w:rFonts w:hint="cs"/>
          <w:rtl/>
        </w:rPr>
        <w:t>ר</w:t>
      </w:r>
      <w:r w:rsidR="006F071F" w:rsidRPr="00667C4A">
        <w:rPr>
          <w:rStyle w:val="affffc"/>
          <w:rtl/>
        </w:rPr>
        <w:t>"</w:t>
      </w:r>
      <w:r w:rsidR="006F071F" w:rsidRPr="00667C4A">
        <w:rPr>
          <w:rStyle w:val="affffc"/>
          <w:rFonts w:hint="cs"/>
          <w:rtl/>
        </w:rPr>
        <w:t>נ</w:t>
      </w:r>
      <w:r w:rsidR="006F071F" w:rsidRPr="00667C4A">
        <w:rPr>
          <w:rStyle w:val="affffc"/>
          <w:rtl/>
        </w:rPr>
        <w:t>:</w:t>
      </w:r>
      <w:r w:rsidR="006F071F" w:rsidRPr="00F40D4B">
        <w:rPr>
          <w:rtl/>
        </w:rPr>
        <w:t xml:space="preserve"> מורידין קרוב לנכסי שבוי.</w:t>
      </w:r>
    </w:p>
    <w:p w14:paraId="72CAEA10" w14:textId="76E418C3" w:rsidR="00EB302A" w:rsidRDefault="006F071F" w:rsidP="00EB302A">
      <w:pPr>
        <w:pStyle w:val="affff9"/>
        <w:rPr>
          <w:rtl/>
        </w:rPr>
      </w:pPr>
      <w:r w:rsidRPr="00F40D4B">
        <w:rPr>
          <w:rtl/>
        </w:rPr>
        <w:t>שבוי שנשבה.</w:t>
      </w:r>
      <w:r w:rsidRPr="00F40D4B">
        <w:rPr>
          <w:rFonts w:hint="cs"/>
          <w:rtl/>
        </w:rPr>
        <w:t xml:space="preserve">         </w:t>
      </w:r>
    </w:p>
    <w:p w14:paraId="6FAD5405" w14:textId="1B050545" w:rsidR="006F071F" w:rsidRPr="00F40D4B" w:rsidRDefault="006F071F" w:rsidP="009B508D">
      <w:pPr>
        <w:rPr>
          <w:rtl/>
        </w:rPr>
      </w:pPr>
      <w:r w:rsidRPr="00EB302A">
        <w:rPr>
          <w:rStyle w:val="affffc"/>
          <w:rtl/>
        </w:rPr>
        <w:t>רב:</w:t>
      </w:r>
      <w:r w:rsidRPr="00F40D4B">
        <w:rPr>
          <w:rtl/>
        </w:rPr>
        <w:t xml:space="preserve"> אין מורידין קרוב לנכסיו, </w:t>
      </w:r>
      <w:r w:rsidRPr="00EB302A">
        <w:rPr>
          <w:rStyle w:val="affffc"/>
          <w:rFonts w:hint="cs"/>
          <w:rtl/>
        </w:rPr>
        <w:t>ו</w:t>
      </w:r>
      <w:r w:rsidRPr="00EB302A">
        <w:rPr>
          <w:rStyle w:val="affffc"/>
          <w:rtl/>
        </w:rPr>
        <w:t>שמואל</w:t>
      </w:r>
      <w:r w:rsidR="00C241C5">
        <w:rPr>
          <w:rStyle w:val="affffc"/>
          <w:rtl/>
        </w:rPr>
        <w:t>:</w:t>
      </w:r>
      <w:r w:rsidRPr="00F40D4B">
        <w:rPr>
          <w:rtl/>
        </w:rPr>
        <w:t xml:space="preserve"> מורידין קרוב לנכסיו.</w:t>
      </w:r>
    </w:p>
    <w:p w14:paraId="677D37CE" w14:textId="77777777" w:rsidR="006F071F" w:rsidRPr="00F40D4B" w:rsidRDefault="006F071F" w:rsidP="009B508D">
      <w:pPr>
        <w:rPr>
          <w:rtl/>
        </w:rPr>
      </w:pPr>
      <w:r w:rsidRPr="00EB302A">
        <w:rPr>
          <w:b/>
          <w:bCs/>
          <w:rtl/>
        </w:rPr>
        <w:t>בששמעו בו שמת</w:t>
      </w:r>
      <w:r w:rsidRPr="00F40D4B">
        <w:rPr>
          <w:rtl/>
        </w:rPr>
        <w:t xml:space="preserve"> </w:t>
      </w:r>
      <w:r w:rsidRPr="00F40D4B">
        <w:rPr>
          <w:rFonts w:hint="cs"/>
          <w:rtl/>
        </w:rPr>
        <w:t xml:space="preserve"> </w:t>
      </w:r>
      <w:r w:rsidRPr="00EB302A">
        <w:rPr>
          <w:rStyle w:val="affffc"/>
          <w:rFonts w:hint="cs"/>
          <w:rtl/>
        </w:rPr>
        <w:t>לכו</w:t>
      </w:r>
      <w:r w:rsidRPr="00EB302A">
        <w:rPr>
          <w:rStyle w:val="affffc"/>
          <w:rtl/>
        </w:rPr>
        <w:t>"</w:t>
      </w:r>
      <w:r w:rsidRPr="00EB302A">
        <w:rPr>
          <w:rStyle w:val="affffc"/>
          <w:rFonts w:hint="cs"/>
          <w:rtl/>
        </w:rPr>
        <w:t>ע</w:t>
      </w:r>
      <w:r w:rsidRPr="00F40D4B">
        <w:rPr>
          <w:rFonts w:hint="cs"/>
          <w:rtl/>
        </w:rPr>
        <w:t xml:space="preserve"> מורידין</w:t>
      </w:r>
    </w:p>
    <w:p w14:paraId="49D2BA91" w14:textId="7D3427AB" w:rsidR="006F071F" w:rsidRPr="00F40D4B" w:rsidRDefault="006F071F" w:rsidP="009B508D">
      <w:pPr>
        <w:rPr>
          <w:rtl/>
        </w:rPr>
      </w:pPr>
      <w:r w:rsidRPr="00EB302A">
        <w:rPr>
          <w:rFonts w:hint="cs"/>
          <w:b/>
          <w:bCs/>
          <w:rtl/>
        </w:rPr>
        <w:t>בלא שמעו</w:t>
      </w:r>
      <w:r w:rsidRPr="00F40D4B">
        <w:rPr>
          <w:rFonts w:hint="cs"/>
          <w:rtl/>
        </w:rPr>
        <w:t xml:space="preserve"> </w:t>
      </w:r>
      <w:r w:rsidRPr="00EB302A">
        <w:rPr>
          <w:rStyle w:val="affffc"/>
          <w:rFonts w:hint="cs"/>
          <w:rtl/>
        </w:rPr>
        <w:t>לרב</w:t>
      </w:r>
      <w:r w:rsidRPr="00EB302A">
        <w:rPr>
          <w:rStyle w:val="affffc"/>
          <w:rtl/>
        </w:rPr>
        <w:t>:</w:t>
      </w:r>
      <w:r w:rsidRPr="00F40D4B">
        <w:rPr>
          <w:rtl/>
        </w:rPr>
        <w:t xml:space="preserve"> אין מורידין, </w:t>
      </w:r>
      <w:r w:rsidR="00942609">
        <w:rPr>
          <w:rFonts w:hint="cs"/>
          <w:rtl/>
        </w:rPr>
        <w:t>שמא מפסיד להו</w:t>
      </w:r>
      <w:r w:rsidRPr="00F40D4B">
        <w:rPr>
          <w:rtl/>
        </w:rPr>
        <w:t>.</w:t>
      </w:r>
    </w:p>
    <w:p w14:paraId="344C399F" w14:textId="4A45A598" w:rsidR="006F071F" w:rsidRPr="00F40D4B" w:rsidRDefault="006F071F" w:rsidP="00942609">
      <w:pPr>
        <w:ind w:left="565" w:firstLine="113"/>
        <w:rPr>
          <w:rtl/>
        </w:rPr>
      </w:pPr>
      <w:r w:rsidRPr="00942609">
        <w:rPr>
          <w:rStyle w:val="affffc"/>
          <w:rtl/>
        </w:rPr>
        <w:t>ו</w:t>
      </w:r>
      <w:r w:rsidRPr="00942609">
        <w:rPr>
          <w:rStyle w:val="affffc"/>
          <w:rFonts w:hint="cs"/>
          <w:rtl/>
        </w:rPr>
        <w:t>ל</w:t>
      </w:r>
      <w:r w:rsidRPr="00942609">
        <w:rPr>
          <w:rStyle w:val="affffc"/>
          <w:rtl/>
        </w:rPr>
        <w:t>שמואל:</w:t>
      </w:r>
      <w:r w:rsidRPr="00F40D4B">
        <w:rPr>
          <w:rtl/>
        </w:rPr>
        <w:t xml:space="preserve"> מורידין, כיון </w:t>
      </w:r>
      <w:r w:rsidR="00942609">
        <w:rPr>
          <w:rFonts w:hint="cs"/>
          <w:rtl/>
        </w:rPr>
        <w:t xml:space="preserve">דשמינן </w:t>
      </w:r>
      <w:r w:rsidRPr="00F40D4B">
        <w:rPr>
          <w:rtl/>
        </w:rPr>
        <w:t>כאריס</w:t>
      </w:r>
      <w:r w:rsidR="00942609">
        <w:rPr>
          <w:rFonts w:hint="cs"/>
          <w:rtl/>
        </w:rPr>
        <w:t xml:space="preserve"> </w:t>
      </w:r>
      <w:r w:rsidRPr="00F40D4B">
        <w:rPr>
          <w:rtl/>
        </w:rPr>
        <w:t>לא מפסיד</w:t>
      </w:r>
      <w:r w:rsidR="00942609">
        <w:rPr>
          <w:rFonts w:hint="cs"/>
          <w:rtl/>
        </w:rPr>
        <w:t>ם</w:t>
      </w:r>
      <w:r w:rsidRPr="00F40D4B">
        <w:rPr>
          <w:rtl/>
        </w:rPr>
        <w:t>.</w:t>
      </w:r>
    </w:p>
    <w:p w14:paraId="745DA2DE" w14:textId="0A476FA3" w:rsidR="00F707CE" w:rsidRPr="00F707CE" w:rsidRDefault="006F071F" w:rsidP="00942609">
      <w:pPr>
        <w:pStyle w:val="36"/>
        <w:framePr w:wrap="notBeside"/>
        <w:rPr>
          <w:rtl/>
        </w:rPr>
      </w:pPr>
      <w:r w:rsidRPr="00F707CE">
        <w:rPr>
          <w:rFonts w:hint="cs"/>
          <w:rtl/>
        </w:rPr>
        <w:t>והך דר</w:t>
      </w:r>
      <w:r w:rsidRPr="00F707CE">
        <w:rPr>
          <w:rtl/>
        </w:rPr>
        <w:t>"</w:t>
      </w:r>
      <w:r w:rsidRPr="00F707CE">
        <w:rPr>
          <w:rFonts w:hint="cs"/>
          <w:rtl/>
        </w:rPr>
        <w:t>א</w:t>
      </w:r>
      <w:r w:rsidR="00F707CE" w:rsidRPr="00F707CE">
        <w:rPr>
          <w:rtl/>
        </w:rPr>
        <w:t>:</w:t>
      </w:r>
    </w:p>
    <w:p w14:paraId="40FBF667" w14:textId="709DE4C1" w:rsidR="00942609" w:rsidRDefault="006F071F" w:rsidP="009B508D">
      <w:pPr>
        <w:rPr>
          <w:rtl/>
        </w:rPr>
      </w:pPr>
      <w:r w:rsidRPr="00185E3A">
        <w:rPr>
          <w:rStyle w:val="affffc"/>
          <w:rtl/>
        </w:rPr>
        <w:t>ממשמע שנא</w:t>
      </w:r>
      <w:r w:rsidRPr="00185E3A">
        <w:rPr>
          <w:rStyle w:val="affffc"/>
          <w:rFonts w:hint="cs"/>
          <w:rtl/>
        </w:rPr>
        <w:t>'</w:t>
      </w:r>
      <w:r w:rsidRPr="00F40D4B">
        <w:rPr>
          <w:rtl/>
        </w:rPr>
        <w:t xml:space="preserve"> </w:t>
      </w:r>
      <w:r w:rsidRPr="00942609">
        <w:rPr>
          <w:rStyle w:val="affff8"/>
          <w:rtl/>
        </w:rPr>
        <w:t>וחרה אפי והרגתי אתכם</w:t>
      </w:r>
      <w:r w:rsidRPr="00F40D4B">
        <w:rPr>
          <w:rtl/>
        </w:rPr>
        <w:t xml:space="preserve"> יודע אני שנשותיהם אלמנות ובניהם יתומים </w:t>
      </w:r>
      <w:r w:rsidR="00185E3A">
        <w:rPr>
          <w:rStyle w:val="affffc"/>
          <w:rFonts w:hint="cs"/>
          <w:rtl/>
        </w:rPr>
        <w:t>ו</w:t>
      </w:r>
      <w:r w:rsidRPr="00185E3A">
        <w:rPr>
          <w:rStyle w:val="affffc"/>
          <w:rtl/>
        </w:rPr>
        <w:t>מה ת"</w:t>
      </w:r>
      <w:r w:rsidRPr="00185E3A">
        <w:rPr>
          <w:rStyle w:val="affffc"/>
          <w:rFonts w:hint="cs"/>
          <w:rtl/>
        </w:rPr>
        <w:t>ל</w:t>
      </w:r>
      <w:r w:rsidRPr="00F40D4B">
        <w:rPr>
          <w:rtl/>
        </w:rPr>
        <w:t xml:space="preserve"> </w:t>
      </w:r>
      <w:r w:rsidRPr="00942609">
        <w:rPr>
          <w:rStyle w:val="affff8"/>
          <w:rtl/>
        </w:rPr>
        <w:t>והיו נשיכם וגו'</w:t>
      </w:r>
      <w:r w:rsidRPr="00F40D4B">
        <w:rPr>
          <w:rtl/>
        </w:rPr>
        <w:t xml:space="preserve"> </w:t>
      </w:r>
    </w:p>
    <w:p w14:paraId="31C88A42" w14:textId="3B32C673" w:rsidR="00F707CE" w:rsidRPr="00F707CE" w:rsidRDefault="00F707CE" w:rsidP="00185E3A">
      <w:pPr>
        <w:pStyle w:val="36"/>
        <w:framePr w:wrap="notBeside"/>
        <w:rPr>
          <w:rtl/>
        </w:rPr>
      </w:pPr>
      <w:r w:rsidRPr="00F707CE">
        <w:rPr>
          <w:rtl/>
        </w:rPr>
        <w:lastRenderedPageBreak/>
        <w:t>-</w:t>
      </w:r>
    </w:p>
    <w:p w14:paraId="6B4B66A5" w14:textId="473E0813" w:rsidR="006F071F" w:rsidRPr="00F40D4B" w:rsidRDefault="006F071F" w:rsidP="00185E3A">
      <w:pPr>
        <w:spacing w:after="60"/>
        <w:rPr>
          <w:rtl/>
        </w:rPr>
      </w:pPr>
      <w:r w:rsidRPr="00F40D4B">
        <w:rPr>
          <w:rtl/>
        </w:rPr>
        <w:t xml:space="preserve">מלמד שנשותיהם מבקשות לינשא ואין מניחין אותן, ובניהן רוצים לירד לנכסי אביהן ואין מניחין אותן! </w:t>
      </w:r>
      <w:r w:rsidRPr="00185E3A">
        <w:rPr>
          <w:rStyle w:val="affffc"/>
          <w:rtl/>
        </w:rPr>
        <w:t>- אמר רבא:</w:t>
      </w:r>
      <w:r w:rsidRPr="00F40D4B">
        <w:rPr>
          <w:rtl/>
        </w:rPr>
        <w:t xml:space="preserve"> לירד ולמכור תנן.</w:t>
      </w:r>
    </w:p>
    <w:p w14:paraId="6BD3521B" w14:textId="77777777" w:rsidR="00F707CE" w:rsidRPr="00F707CE" w:rsidRDefault="00185E3A" w:rsidP="00185E3A">
      <w:pPr>
        <w:pStyle w:val="36"/>
        <w:framePr w:wrap="notBeside"/>
        <w:rPr>
          <w:rtl/>
        </w:rPr>
      </w:pPr>
      <w:r w:rsidRPr="00F707CE">
        <w:rPr>
          <w:rFonts w:hint="cs"/>
          <w:rtl/>
        </w:rPr>
        <w:t xml:space="preserve">מעשה </w:t>
      </w:r>
      <w:r w:rsidR="006F071F" w:rsidRPr="00F707CE">
        <w:rPr>
          <w:rtl/>
        </w:rPr>
        <w:t>בנהרדעא,</w:t>
      </w:r>
      <w:r w:rsidR="00F707CE" w:rsidRPr="00F707CE">
        <w:rPr>
          <w:rtl/>
        </w:rPr>
        <w:t>:</w:t>
      </w:r>
    </w:p>
    <w:p w14:paraId="46ADB8A2" w14:textId="756CD925" w:rsidR="006F071F" w:rsidRPr="00185E3A" w:rsidRDefault="006F071F" w:rsidP="009B508D">
      <w:pPr>
        <w:rPr>
          <w:rStyle w:val="afffff2"/>
          <w:rtl/>
        </w:rPr>
      </w:pPr>
      <w:r w:rsidRPr="00F40D4B">
        <w:rPr>
          <w:rtl/>
        </w:rPr>
        <w:t xml:space="preserve">ופשטה רב ששת </w:t>
      </w:r>
      <w:r w:rsidR="00185E3A">
        <w:rPr>
          <w:rFonts w:hint="cs"/>
          <w:rtl/>
        </w:rPr>
        <w:t xml:space="preserve">ממשנתנו </w:t>
      </w:r>
      <w:r w:rsidRPr="00185E3A">
        <w:rPr>
          <w:rStyle w:val="afffff2"/>
          <w:rFonts w:hint="cs"/>
          <w:rtl/>
        </w:rPr>
        <w:t>[דאין יורדין]</w:t>
      </w:r>
      <w:r w:rsidRPr="00185E3A">
        <w:rPr>
          <w:rStyle w:val="afffff2"/>
          <w:rtl/>
        </w:rPr>
        <w:t>.</w:t>
      </w:r>
    </w:p>
    <w:p w14:paraId="4FE6E095" w14:textId="628E497B" w:rsidR="00F707CE" w:rsidRPr="00F707CE" w:rsidRDefault="006F071F" w:rsidP="00185E3A">
      <w:pPr>
        <w:pStyle w:val="36"/>
        <w:framePr w:wrap="notBeside"/>
        <w:rPr>
          <w:rtl/>
        </w:rPr>
      </w:pPr>
      <w:r w:rsidRPr="00F707CE">
        <w:rPr>
          <w:rFonts w:hint="cs"/>
          <w:rtl/>
        </w:rPr>
        <w:t>א'ל ר</w:t>
      </w:r>
      <w:r w:rsidRPr="00F707CE">
        <w:rPr>
          <w:rtl/>
        </w:rPr>
        <w:t>"</w:t>
      </w:r>
      <w:r w:rsidRPr="00F707CE">
        <w:rPr>
          <w:rFonts w:hint="cs"/>
          <w:rtl/>
        </w:rPr>
        <w:t>ע</w:t>
      </w:r>
      <w:r w:rsidR="00F707CE" w:rsidRPr="00F707CE">
        <w:rPr>
          <w:rFonts w:hint="cs"/>
          <w:rtl/>
        </w:rPr>
        <w:t>:</w:t>
      </w:r>
    </w:p>
    <w:p w14:paraId="02B56390" w14:textId="2501C4C8" w:rsidR="006F071F" w:rsidRPr="00F40D4B" w:rsidRDefault="00185E3A" w:rsidP="00502A14">
      <w:pPr>
        <w:rPr>
          <w:rtl/>
        </w:rPr>
      </w:pPr>
      <w:r>
        <w:rPr>
          <w:rFonts w:hint="cs"/>
          <w:rtl/>
        </w:rPr>
        <w:t>ש</w:t>
      </w:r>
      <w:r w:rsidR="006F071F" w:rsidRPr="00F40D4B">
        <w:rPr>
          <w:rtl/>
        </w:rPr>
        <w:t xml:space="preserve">מא לירד ולמכור תנן? </w:t>
      </w:r>
      <w:r w:rsidR="006F071F" w:rsidRPr="00185E3A">
        <w:rPr>
          <w:rStyle w:val="affffc"/>
          <w:rtl/>
        </w:rPr>
        <w:t>א"</w:t>
      </w:r>
      <w:r w:rsidR="006F071F" w:rsidRPr="00185E3A">
        <w:rPr>
          <w:rStyle w:val="affffc"/>
          <w:rFonts w:hint="cs"/>
          <w:rtl/>
        </w:rPr>
        <w:t>ל</w:t>
      </w:r>
      <w:r w:rsidR="006F071F" w:rsidRPr="00185E3A">
        <w:rPr>
          <w:rStyle w:val="affffc"/>
          <w:rtl/>
        </w:rPr>
        <w:t>:</w:t>
      </w:r>
      <w:r w:rsidR="006F071F" w:rsidRPr="00F40D4B">
        <w:rPr>
          <w:rtl/>
        </w:rPr>
        <w:t xml:space="preserve"> דלמא מפומבדיתא את, דמעיילין פילא בקופא דמחטא? </w:t>
      </w:r>
      <w:r w:rsidR="006F071F" w:rsidRPr="00185E3A">
        <w:rPr>
          <w:rStyle w:val="affffc"/>
          <w:rtl/>
        </w:rPr>
        <w:t>והא דומיא</w:t>
      </w:r>
      <w:r w:rsidR="006F071F" w:rsidRPr="00F40D4B">
        <w:rPr>
          <w:rtl/>
        </w:rPr>
        <w:t xml:space="preserve"> דנשותיהם ובניהם קתני, </w:t>
      </w:r>
      <w:r w:rsidR="006F071F" w:rsidRPr="00185E3A">
        <w:rPr>
          <w:rStyle w:val="affffc"/>
          <w:rtl/>
        </w:rPr>
        <w:t xml:space="preserve">מה </w:t>
      </w:r>
      <w:r w:rsidR="00237964" w:rsidRPr="00185E3A">
        <w:rPr>
          <w:rStyle w:val="affffc"/>
          <w:rtl/>
        </w:rPr>
        <w:t>שם</w:t>
      </w:r>
      <w:r w:rsidR="006F071F" w:rsidRPr="00185E3A">
        <w:rPr>
          <w:rStyle w:val="affffc"/>
          <w:rtl/>
        </w:rPr>
        <w:t xml:space="preserve"> -</w:t>
      </w:r>
      <w:r w:rsidR="006F071F" w:rsidRPr="00F40D4B">
        <w:rPr>
          <w:rtl/>
        </w:rPr>
        <w:t xml:space="preserve"> כלל לא, </w:t>
      </w:r>
      <w:r w:rsidR="006F071F" w:rsidRPr="00185E3A">
        <w:rPr>
          <w:rStyle w:val="affffc"/>
          <w:rtl/>
        </w:rPr>
        <w:t xml:space="preserve">אף </w:t>
      </w:r>
      <w:r w:rsidR="00237964" w:rsidRPr="00185E3A">
        <w:rPr>
          <w:rStyle w:val="affffc"/>
          <w:rtl/>
        </w:rPr>
        <w:t>כאן</w:t>
      </w:r>
      <w:r w:rsidR="006F071F" w:rsidRPr="00F40D4B">
        <w:rPr>
          <w:rtl/>
        </w:rPr>
        <w:t xml:space="preserve"> - כלל לא.</w:t>
      </w:r>
    </w:p>
    <w:p w14:paraId="1F537A7A" w14:textId="3C8BEA08" w:rsidR="00A6533C" w:rsidRPr="00F40D4B" w:rsidRDefault="006F071F" w:rsidP="00502A14">
      <w:pPr>
        <w:pStyle w:val="affff9"/>
        <w:rPr>
          <w:rtl/>
        </w:rPr>
      </w:pPr>
      <w:r w:rsidRPr="00F40D4B">
        <w:rPr>
          <w:rtl/>
        </w:rPr>
        <w:t>ומורידין קרוב לנכסי שבוי תנאי היא,</w:t>
      </w:r>
    </w:p>
    <w:p w14:paraId="7E981CE9" w14:textId="1CE86265" w:rsidR="00F707CE" w:rsidRPr="00F707CE" w:rsidRDefault="006F071F" w:rsidP="00502A14">
      <w:pPr>
        <w:pStyle w:val="36"/>
        <w:framePr w:wrap="notBeside"/>
        <w:rPr>
          <w:rtl/>
        </w:rPr>
      </w:pPr>
      <w:r w:rsidRPr="00F707CE">
        <w:rPr>
          <w:rtl/>
        </w:rPr>
        <w:t>דתניא</w:t>
      </w:r>
      <w:r w:rsidR="00F707CE" w:rsidRPr="00F707CE">
        <w:rPr>
          <w:rtl/>
        </w:rPr>
        <w:t>:</w:t>
      </w:r>
    </w:p>
    <w:p w14:paraId="72CD7286" w14:textId="6742893F" w:rsidR="006F071F" w:rsidRPr="00F40D4B" w:rsidRDefault="006F071F" w:rsidP="009B508D">
      <w:pPr>
        <w:rPr>
          <w:rtl/>
        </w:rPr>
      </w:pPr>
      <w:r w:rsidRPr="00F40D4B">
        <w:rPr>
          <w:rtl/>
        </w:rPr>
        <w:t>היורד לנכסי שבוי - אין מוציאין אותו מידו, ולא עוד אלא, אפילו שמע שממשמשין ובאין, וקדם ותלש ואכל - הר"ז זריז ונשכר.</w:t>
      </w:r>
    </w:p>
    <w:p w14:paraId="2D0404D2" w14:textId="0736024B" w:rsidR="00F707CE" w:rsidRPr="00F707CE" w:rsidRDefault="00F707CE" w:rsidP="00502A14">
      <w:pPr>
        <w:pStyle w:val="36"/>
        <w:framePr w:wrap="notBeside"/>
        <w:rPr>
          <w:rtl/>
        </w:rPr>
      </w:pPr>
      <w:r w:rsidRPr="00F707CE">
        <w:rPr>
          <w:rtl/>
        </w:rPr>
        <w:t>•</w:t>
      </w:r>
    </w:p>
    <w:p w14:paraId="4EAF689E" w14:textId="2C9A0D7B" w:rsidR="006F071F" w:rsidRPr="00F40D4B" w:rsidRDefault="006F071F" w:rsidP="009B508D">
      <w:pPr>
        <w:rPr>
          <w:rtl/>
        </w:rPr>
      </w:pPr>
      <w:r w:rsidRPr="006E3A5D">
        <w:rPr>
          <w:b/>
          <w:bCs/>
          <w:rtl/>
        </w:rPr>
        <w:t>ואלו הן נכסי שבויין:</w:t>
      </w:r>
      <w:r w:rsidRPr="00F40D4B">
        <w:rPr>
          <w:rtl/>
        </w:rPr>
        <w:t xml:space="preserve"> הרי שהיה אביו או אחיו או אחד מן המורישין, הלכו להם למדינת הים, ושמעו בהן שמת.</w:t>
      </w:r>
    </w:p>
    <w:p w14:paraId="582DE046" w14:textId="05BE5F81" w:rsidR="00F707CE" w:rsidRPr="00F707CE" w:rsidRDefault="00F707CE" w:rsidP="006E3A5D">
      <w:pPr>
        <w:pStyle w:val="36"/>
        <w:framePr w:wrap="notBeside"/>
        <w:rPr>
          <w:rtl/>
        </w:rPr>
      </w:pPr>
      <w:r w:rsidRPr="00F707CE">
        <w:rPr>
          <w:rtl/>
        </w:rPr>
        <w:t>•</w:t>
      </w:r>
    </w:p>
    <w:p w14:paraId="3A4D6052" w14:textId="0E39BDAA" w:rsidR="006F071F" w:rsidRPr="00F40D4B" w:rsidRDefault="006F071F" w:rsidP="009B508D">
      <w:pPr>
        <w:rPr>
          <w:rtl/>
        </w:rPr>
      </w:pPr>
      <w:r w:rsidRPr="006E3A5D">
        <w:rPr>
          <w:b/>
          <w:bCs/>
          <w:rtl/>
        </w:rPr>
        <w:t>היורד לנכסי נטושים -</w:t>
      </w:r>
      <w:r w:rsidRPr="00F40D4B">
        <w:rPr>
          <w:rtl/>
        </w:rPr>
        <w:t xml:space="preserve"> מוציאין אותו מידו.</w:t>
      </w:r>
    </w:p>
    <w:p w14:paraId="45750B58" w14:textId="77777777" w:rsidR="006F071F" w:rsidRPr="00F40D4B" w:rsidRDefault="006F071F" w:rsidP="00033F51">
      <w:pPr>
        <w:rPr>
          <w:rtl/>
        </w:rPr>
      </w:pPr>
      <w:r w:rsidRPr="00033F51">
        <w:rPr>
          <w:b/>
          <w:bCs/>
          <w:rtl/>
        </w:rPr>
        <w:t>ואלו הן: נכסי נטושים:</w:t>
      </w:r>
      <w:r w:rsidRPr="00F40D4B">
        <w:rPr>
          <w:rtl/>
        </w:rPr>
        <w:t xml:space="preserve"> הרי שהיה אביו או אחיו או אחד מן המורישין, הלכו להם למדינת הים ולא שמעו בהם שמת.</w:t>
      </w:r>
    </w:p>
    <w:p w14:paraId="249B7B56" w14:textId="2928FC04" w:rsidR="00F707CE" w:rsidRPr="00F707CE" w:rsidRDefault="00F707CE" w:rsidP="00033F51">
      <w:pPr>
        <w:pStyle w:val="36"/>
        <w:framePr w:wrap="notBeside"/>
        <w:rPr>
          <w:rtl/>
        </w:rPr>
      </w:pPr>
      <w:r w:rsidRPr="00F707CE">
        <w:rPr>
          <w:rtl/>
        </w:rPr>
        <w:t>•</w:t>
      </w:r>
    </w:p>
    <w:p w14:paraId="7AD5DE05" w14:textId="7301BC23" w:rsidR="006F071F" w:rsidRPr="00F40D4B" w:rsidRDefault="006F071F" w:rsidP="00033F51">
      <w:pPr>
        <w:rPr>
          <w:rtl/>
        </w:rPr>
      </w:pPr>
      <w:r w:rsidRPr="00033F51">
        <w:rPr>
          <w:rStyle w:val="affffc"/>
          <w:rtl/>
        </w:rPr>
        <w:t>וא</w:t>
      </w:r>
      <w:r w:rsidRPr="00033F51">
        <w:rPr>
          <w:rStyle w:val="affffc"/>
          <w:rFonts w:hint="cs"/>
          <w:rtl/>
        </w:rPr>
        <w:t>רשב</w:t>
      </w:r>
      <w:r w:rsidRPr="00033F51">
        <w:rPr>
          <w:rStyle w:val="affffc"/>
          <w:rtl/>
        </w:rPr>
        <w:t>"</w:t>
      </w:r>
      <w:r w:rsidRPr="00033F51">
        <w:rPr>
          <w:rStyle w:val="affffc"/>
          <w:rFonts w:hint="cs"/>
          <w:rtl/>
        </w:rPr>
        <w:t>ג:</w:t>
      </w:r>
      <w:r w:rsidRPr="00F40D4B">
        <w:rPr>
          <w:rtl/>
        </w:rPr>
        <w:t xml:space="preserve"> שמעתי שהנטושים כשבויין.</w:t>
      </w:r>
    </w:p>
    <w:p w14:paraId="0CA5F500" w14:textId="046C3BC0" w:rsidR="00F707CE" w:rsidRPr="00F707CE" w:rsidRDefault="00F707CE" w:rsidP="00033F51">
      <w:pPr>
        <w:pStyle w:val="36"/>
        <w:framePr w:wrap="notBeside"/>
        <w:rPr>
          <w:rtl/>
        </w:rPr>
      </w:pPr>
      <w:r w:rsidRPr="00F707CE">
        <w:rPr>
          <w:rtl/>
        </w:rPr>
        <w:t>•</w:t>
      </w:r>
    </w:p>
    <w:p w14:paraId="79B35AA0" w14:textId="7BD74604" w:rsidR="006F071F" w:rsidRPr="00F40D4B" w:rsidRDefault="006F071F" w:rsidP="009B508D">
      <w:pPr>
        <w:rPr>
          <w:rtl/>
        </w:rPr>
      </w:pPr>
      <w:r w:rsidRPr="00033F51">
        <w:rPr>
          <w:b/>
          <w:bCs/>
          <w:rtl/>
        </w:rPr>
        <w:t>היורד לנכסי רטושים -</w:t>
      </w:r>
      <w:r w:rsidRPr="00F40D4B">
        <w:rPr>
          <w:rtl/>
        </w:rPr>
        <w:t xml:space="preserve"> מוציאין אותו מידו.</w:t>
      </w:r>
    </w:p>
    <w:p w14:paraId="71FB5EFE" w14:textId="2E36E249" w:rsidR="00033F51" w:rsidRDefault="006F071F" w:rsidP="00F84F88">
      <w:pPr>
        <w:rPr>
          <w:rtl/>
        </w:rPr>
      </w:pPr>
      <w:r w:rsidRPr="00033F51">
        <w:rPr>
          <w:b/>
          <w:bCs/>
          <w:rtl/>
        </w:rPr>
        <w:t>ואלו הן נכסי רטושים:</w:t>
      </w:r>
      <w:r w:rsidRPr="00F40D4B">
        <w:rPr>
          <w:rtl/>
        </w:rPr>
        <w:t xml:space="preserve"> הרי שהיה אביו או אחיו או אחד מן המורישין כאן, ואינו יודע להיכן הלכו.</w:t>
      </w:r>
    </w:p>
    <w:p w14:paraId="13B858C0" w14:textId="77777777" w:rsidR="00F707CE" w:rsidRPr="00F707CE" w:rsidRDefault="006F071F" w:rsidP="00033F51">
      <w:pPr>
        <w:pStyle w:val="36"/>
        <w:framePr w:wrap="notBeside"/>
        <w:rPr>
          <w:rtl/>
        </w:rPr>
      </w:pPr>
      <w:r w:rsidRPr="00F707CE">
        <w:rPr>
          <w:rtl/>
        </w:rPr>
        <w:t>•</w:t>
      </w:r>
      <w:r w:rsidRPr="00F707CE">
        <w:rPr>
          <w:rFonts w:hint="cs"/>
          <w:rtl/>
        </w:rPr>
        <w:t xml:space="preserve"> הנך</w:t>
      </w:r>
      <w:r w:rsidR="00F707CE" w:rsidRPr="00F707CE">
        <w:rPr>
          <w:rtl/>
        </w:rPr>
        <w:t>:</w:t>
      </w:r>
    </w:p>
    <w:p w14:paraId="297ACCB7" w14:textId="55B4CA0E" w:rsidR="006F071F" w:rsidRPr="00F40D4B" w:rsidRDefault="006F071F" w:rsidP="00E35C53">
      <w:pPr>
        <w:rPr>
          <w:rtl/>
        </w:rPr>
      </w:pPr>
      <w:r w:rsidRPr="00F40D4B">
        <w:rPr>
          <w:rFonts w:hint="cs"/>
          <w:rtl/>
        </w:rPr>
        <w:t xml:space="preserve">קרו </w:t>
      </w:r>
      <w:r w:rsidRPr="00F40D4B">
        <w:rPr>
          <w:rtl/>
        </w:rPr>
        <w:t>נטושים דבעל כרחן, ד</w:t>
      </w:r>
      <w:r w:rsidRPr="00E35C53">
        <w:rPr>
          <w:rStyle w:val="affff8"/>
          <w:rFonts w:hint="cs"/>
          <w:rtl/>
        </w:rPr>
        <w:t>'</w:t>
      </w:r>
      <w:r w:rsidRPr="00E35C53">
        <w:rPr>
          <w:rStyle w:val="affff8"/>
          <w:rtl/>
        </w:rPr>
        <w:t>והשביעת תשמטנה ונטשתה</w:t>
      </w:r>
      <w:r w:rsidRPr="00E35C53">
        <w:rPr>
          <w:rStyle w:val="affff8"/>
          <w:rFonts w:hint="cs"/>
          <w:rtl/>
        </w:rPr>
        <w:t>'</w:t>
      </w:r>
      <w:r w:rsidRPr="00E35C53">
        <w:rPr>
          <w:rStyle w:val="affff8"/>
          <w:rtl/>
        </w:rPr>
        <w:t xml:space="preserve"> -</w:t>
      </w:r>
      <w:r w:rsidRPr="00F40D4B">
        <w:rPr>
          <w:rtl/>
        </w:rPr>
        <w:t xml:space="preserve"> אפקעתא דמלכא.</w:t>
      </w:r>
      <w:r w:rsidR="00E35C53">
        <w:rPr>
          <w:rFonts w:hint="cs"/>
          <w:rtl/>
        </w:rPr>
        <w:t xml:space="preserve"> </w:t>
      </w:r>
      <w:r w:rsidRPr="00E35C53">
        <w:rPr>
          <w:b/>
          <w:bCs/>
          <w:rtl/>
        </w:rPr>
        <w:t>רטושים</w:t>
      </w:r>
      <w:r w:rsidRPr="00F40D4B">
        <w:rPr>
          <w:rtl/>
        </w:rPr>
        <w:t xml:space="preserve"> דמדעתן, ד</w:t>
      </w:r>
      <w:r w:rsidRPr="00E35C53">
        <w:rPr>
          <w:rStyle w:val="affff8"/>
          <w:rFonts w:hint="cs"/>
          <w:rtl/>
        </w:rPr>
        <w:t>'</w:t>
      </w:r>
      <w:r w:rsidRPr="00E35C53">
        <w:rPr>
          <w:rStyle w:val="affff8"/>
          <w:rtl/>
        </w:rPr>
        <w:t>אם על בנים רטשה</w:t>
      </w:r>
      <w:r w:rsidRPr="00E35C53">
        <w:rPr>
          <w:rStyle w:val="affff8"/>
          <w:rFonts w:hint="cs"/>
          <w:rtl/>
        </w:rPr>
        <w:t>'</w:t>
      </w:r>
      <w:r w:rsidRPr="00E35C53">
        <w:rPr>
          <w:rStyle w:val="affff8"/>
          <w:rtl/>
        </w:rPr>
        <w:t>.</w:t>
      </w:r>
    </w:p>
    <w:p w14:paraId="670C55A8" w14:textId="77777777" w:rsidR="006F071F" w:rsidRPr="00F40D4B" w:rsidRDefault="006F071F" w:rsidP="00A6533C">
      <w:pPr>
        <w:pStyle w:val="affe"/>
        <w:framePr w:wrap="around"/>
        <w:rPr>
          <w:rtl/>
        </w:rPr>
      </w:pPr>
      <w:r w:rsidRPr="00F40D4B">
        <w:rPr>
          <w:rtl/>
        </w:rPr>
        <w:t>לט.</w:t>
      </w:r>
    </w:p>
    <w:p w14:paraId="5E1C4C61" w14:textId="7832E2BC" w:rsidR="00F707CE" w:rsidRPr="00F707CE" w:rsidRDefault="006F071F" w:rsidP="00C56324">
      <w:pPr>
        <w:pStyle w:val="36"/>
        <w:framePr w:wrap="notBeside"/>
        <w:rPr>
          <w:rtl/>
        </w:rPr>
      </w:pPr>
      <w:r w:rsidRPr="00F707CE">
        <w:rPr>
          <w:rtl/>
        </w:rPr>
        <w:t>•</w:t>
      </w:r>
      <w:r w:rsidRPr="00F707CE">
        <w:rPr>
          <w:rFonts w:hint="cs"/>
          <w:rtl/>
        </w:rPr>
        <w:t xml:space="preserve"> </w:t>
      </w:r>
      <w:r w:rsidRPr="00F707CE">
        <w:rPr>
          <w:rtl/>
        </w:rPr>
        <w:t>תנא</w:t>
      </w:r>
      <w:r w:rsidR="00F707CE" w:rsidRPr="00F707CE">
        <w:rPr>
          <w:rtl/>
        </w:rPr>
        <w:t>:</w:t>
      </w:r>
    </w:p>
    <w:p w14:paraId="5F3EEB51" w14:textId="2231732D" w:rsidR="006F071F" w:rsidRDefault="006F071F" w:rsidP="00C56324">
      <w:pPr>
        <w:pStyle w:val="affff9"/>
        <w:rPr>
          <w:rtl/>
        </w:rPr>
      </w:pPr>
      <w:r w:rsidRPr="00F40D4B">
        <w:rPr>
          <w:rtl/>
        </w:rPr>
        <w:t>וכולם שמין להם כאריס.</w:t>
      </w:r>
    </w:p>
    <w:p w14:paraId="6790FB28" w14:textId="61F05AB2" w:rsidR="004C1416" w:rsidRPr="00811CFD" w:rsidRDefault="00811CFD" w:rsidP="009A65C1">
      <w:pPr>
        <w:rPr>
          <w:rtl/>
        </w:rPr>
      </w:pPr>
      <w:r w:rsidRPr="009A65C1">
        <w:rPr>
          <w:rFonts w:hint="cs"/>
          <w:b/>
          <w:bCs/>
          <w:rtl/>
        </w:rPr>
        <w:t>מדובר על נטושים</w:t>
      </w:r>
      <w:r>
        <w:rPr>
          <w:rFonts w:hint="cs"/>
          <w:rtl/>
        </w:rPr>
        <w:t xml:space="preserve"> </w:t>
      </w:r>
      <w:r w:rsidRPr="00811CFD">
        <w:rPr>
          <w:rStyle w:val="affffc"/>
          <w:rFonts w:hint="cs"/>
          <w:rtl/>
        </w:rPr>
        <w:t xml:space="preserve">וכרשב''ג </w:t>
      </w:r>
      <w:r w:rsidR="009A65C1">
        <w:rPr>
          <w:rStyle w:val="affffc"/>
          <w:rFonts w:hint="cs"/>
          <w:rtl/>
        </w:rPr>
        <w:t xml:space="preserve">ומה שאמרו </w:t>
      </w:r>
      <w:r w:rsidRPr="00811CFD">
        <w:rPr>
          <w:rStyle w:val="affffc"/>
          <w:rFonts w:hint="cs"/>
          <w:rtl/>
        </w:rPr>
        <w:t>וכשבויין</w:t>
      </w:r>
      <w:r>
        <w:rPr>
          <w:rFonts w:hint="cs"/>
          <w:rtl/>
        </w:rPr>
        <w:t xml:space="preserve"> </w:t>
      </w:r>
      <w:r w:rsidRPr="009A65C1">
        <w:rPr>
          <w:rStyle w:val="affffc"/>
          <w:rFonts w:hint="cs"/>
          <w:rtl/>
        </w:rPr>
        <w:t>היינו</w:t>
      </w:r>
      <w:r>
        <w:rPr>
          <w:rFonts w:hint="cs"/>
          <w:rtl/>
        </w:rPr>
        <w:t xml:space="preserve"> שלא מוציאים מידו</w:t>
      </w:r>
      <w:r w:rsidR="009A65C1">
        <w:rPr>
          <w:rFonts w:hint="cs"/>
          <w:rtl/>
        </w:rPr>
        <w:t xml:space="preserve"> </w:t>
      </w:r>
      <w:r w:rsidR="004C1416">
        <w:rPr>
          <w:rFonts w:hint="cs"/>
          <w:rtl/>
        </w:rPr>
        <w:t xml:space="preserve">ולא כשבויין </w:t>
      </w:r>
      <w:r w:rsidR="004C1416" w:rsidRPr="009A65C1">
        <w:rPr>
          <w:rStyle w:val="affffc"/>
          <w:rFonts w:hint="cs"/>
          <w:rtl/>
        </w:rPr>
        <w:t>ששם</w:t>
      </w:r>
      <w:r w:rsidR="004C1416">
        <w:rPr>
          <w:rFonts w:hint="cs"/>
          <w:rtl/>
        </w:rPr>
        <w:t xml:space="preserve"> זריז נשכר</w:t>
      </w:r>
      <w:r w:rsidR="009A65C1">
        <w:rPr>
          <w:rFonts w:hint="cs"/>
          <w:rtl/>
        </w:rPr>
        <w:t>,</w:t>
      </w:r>
      <w:r w:rsidR="004C1416">
        <w:rPr>
          <w:rFonts w:hint="cs"/>
          <w:rtl/>
        </w:rPr>
        <w:t xml:space="preserve"> </w:t>
      </w:r>
      <w:r w:rsidR="004C1416" w:rsidRPr="009A65C1">
        <w:rPr>
          <w:rStyle w:val="affffc"/>
          <w:rFonts w:hint="cs"/>
          <w:rtl/>
        </w:rPr>
        <w:t>וכאן</w:t>
      </w:r>
      <w:r w:rsidR="004C1416">
        <w:rPr>
          <w:rFonts w:hint="cs"/>
          <w:rtl/>
        </w:rPr>
        <w:t xml:space="preserve"> שמין לו כאריס. </w:t>
      </w:r>
    </w:p>
    <w:p w14:paraId="4100A309" w14:textId="6E15BF6B" w:rsidR="00A6533C" w:rsidRPr="009A65C1" w:rsidRDefault="00811CFD" w:rsidP="009B508D">
      <w:pPr>
        <w:rPr>
          <w:rStyle w:val="afffff2"/>
          <w:rtl/>
        </w:rPr>
      </w:pPr>
      <w:r w:rsidRPr="009A65C1">
        <w:rPr>
          <w:rStyle w:val="afffff2"/>
          <w:rFonts w:hint="cs"/>
          <w:rtl/>
        </w:rPr>
        <w:lastRenderedPageBreak/>
        <w:t xml:space="preserve">ולא </w:t>
      </w:r>
      <w:r w:rsidR="004E59A7">
        <w:rPr>
          <w:rStyle w:val="afffff2"/>
          <w:rFonts w:hint="cs"/>
          <w:rtl/>
        </w:rPr>
        <w:t xml:space="preserve">מדובר </w:t>
      </w:r>
      <w:r w:rsidRPr="009A65C1">
        <w:rPr>
          <w:rStyle w:val="afffff2"/>
          <w:rFonts w:hint="cs"/>
          <w:rtl/>
        </w:rPr>
        <w:t xml:space="preserve">על שבויין </w:t>
      </w:r>
      <w:r w:rsidR="004E59A7">
        <w:rPr>
          <w:rStyle w:val="afffff2"/>
          <w:rFonts w:hint="cs"/>
          <w:rtl/>
        </w:rPr>
        <w:t xml:space="preserve">- </w:t>
      </w:r>
      <w:r w:rsidRPr="009A65C1">
        <w:rPr>
          <w:rStyle w:val="afffff2"/>
          <w:rFonts w:hint="cs"/>
          <w:rtl/>
        </w:rPr>
        <w:t xml:space="preserve">שהרי </w:t>
      </w:r>
      <w:r w:rsidR="006F071F" w:rsidRPr="009A65C1">
        <w:rPr>
          <w:rStyle w:val="afffff2"/>
          <w:rFonts w:hint="cs"/>
          <w:rtl/>
        </w:rPr>
        <w:t>אמרי' דזריז ונשכר כ</w:t>
      </w:r>
      <w:r w:rsidR="006F071F" w:rsidRPr="009A65C1">
        <w:rPr>
          <w:rStyle w:val="afffff2"/>
          <w:rtl/>
        </w:rPr>
        <w:t>"</w:t>
      </w:r>
      <w:r w:rsidR="006F071F" w:rsidRPr="009A65C1">
        <w:rPr>
          <w:rStyle w:val="afffff2"/>
          <w:rFonts w:hint="cs"/>
          <w:rtl/>
        </w:rPr>
        <w:t xml:space="preserve">ש </w:t>
      </w:r>
      <w:r w:rsidR="00F84F88" w:rsidRPr="009A65C1">
        <w:rPr>
          <w:rStyle w:val="afffff2"/>
          <w:rFonts w:hint="cs"/>
          <w:rtl/>
        </w:rPr>
        <w:t>שמקבל השבח.</w:t>
      </w:r>
    </w:p>
    <w:p w14:paraId="737D4B58" w14:textId="62E88586" w:rsidR="00A6533C" w:rsidRPr="009A65C1" w:rsidRDefault="00811CFD" w:rsidP="009B508D">
      <w:pPr>
        <w:rPr>
          <w:rStyle w:val="afffff2"/>
          <w:rtl/>
        </w:rPr>
      </w:pPr>
      <w:r w:rsidRPr="009A65C1">
        <w:rPr>
          <w:rStyle w:val="afffff2"/>
          <w:rFonts w:hint="cs"/>
          <w:rtl/>
        </w:rPr>
        <w:t xml:space="preserve">ולא </w:t>
      </w:r>
      <w:r w:rsidR="004E59A7">
        <w:rPr>
          <w:rStyle w:val="afffff2"/>
          <w:rFonts w:hint="cs"/>
          <w:rtl/>
        </w:rPr>
        <w:t xml:space="preserve">מדובר </w:t>
      </w:r>
      <w:r w:rsidRPr="009A65C1">
        <w:rPr>
          <w:rStyle w:val="afffff2"/>
          <w:rFonts w:hint="cs"/>
          <w:rtl/>
        </w:rPr>
        <w:t xml:space="preserve">על </w:t>
      </w:r>
      <w:r w:rsidR="004C1416" w:rsidRPr="009A65C1">
        <w:rPr>
          <w:rStyle w:val="afffff2"/>
          <w:rFonts w:hint="cs"/>
          <w:rtl/>
        </w:rPr>
        <w:t>רטושים -</w:t>
      </w:r>
      <w:r w:rsidR="00F84F88" w:rsidRPr="009A65C1">
        <w:rPr>
          <w:rStyle w:val="afffff2"/>
          <w:rFonts w:hint="cs"/>
          <w:rtl/>
        </w:rPr>
        <w:t xml:space="preserve">שהרי </w:t>
      </w:r>
      <w:r w:rsidR="006F071F" w:rsidRPr="009A65C1">
        <w:rPr>
          <w:rStyle w:val="afffff2"/>
          <w:rFonts w:hint="cs"/>
          <w:rtl/>
        </w:rPr>
        <w:t>מוציאין אותו מידו</w:t>
      </w:r>
    </w:p>
    <w:p w14:paraId="0227E702" w14:textId="25C91E79" w:rsidR="00F707CE" w:rsidRPr="00F707CE" w:rsidRDefault="006F071F" w:rsidP="00C56324">
      <w:pPr>
        <w:pStyle w:val="36"/>
        <w:framePr w:wrap="notBeside"/>
        <w:rPr>
          <w:rtl/>
        </w:rPr>
      </w:pPr>
      <w:r w:rsidRPr="00F707CE">
        <w:rPr>
          <w:rtl/>
        </w:rPr>
        <w:t>- ו</w:t>
      </w:r>
      <w:r w:rsidRPr="00F707CE">
        <w:rPr>
          <w:rFonts w:hint="cs"/>
          <w:rtl/>
        </w:rPr>
        <w:t>הך</w:t>
      </w:r>
      <w:r w:rsidR="004E59A7" w:rsidRPr="00F707CE">
        <w:rPr>
          <w:rFonts w:hint="cs"/>
          <w:rtl/>
        </w:rPr>
        <w:t xml:space="preserve"> דתנן</w:t>
      </w:r>
      <w:r w:rsidR="00F707CE" w:rsidRPr="00F707CE">
        <w:rPr>
          <w:rFonts w:hint="cs"/>
          <w:rtl/>
        </w:rPr>
        <w:t>:</w:t>
      </w:r>
    </w:p>
    <w:p w14:paraId="4B4BFA2E" w14:textId="7EAB0691" w:rsidR="00A6533C" w:rsidRPr="00F40D4B" w:rsidRDefault="006F071F" w:rsidP="009B508D">
      <w:pPr>
        <w:rPr>
          <w:rtl/>
        </w:rPr>
      </w:pPr>
      <w:r w:rsidRPr="00F40D4B">
        <w:rPr>
          <w:rFonts w:hint="cs"/>
          <w:rtl/>
        </w:rPr>
        <w:t>ד</w:t>
      </w:r>
      <w:r w:rsidRPr="00F40D4B">
        <w:rPr>
          <w:rtl/>
        </w:rPr>
        <w:t>המוציא הוצאות על נכסי אשתו, הוציא הרבה ואכל קימעא, קימעא ואכל הרבה - מה שהוציא הוציא, ומה שאכל אכל!</w:t>
      </w:r>
    </w:p>
    <w:p w14:paraId="5E1CEB02" w14:textId="77777777" w:rsidR="00F707CE" w:rsidRPr="00F707CE" w:rsidRDefault="006F071F" w:rsidP="00C56324">
      <w:pPr>
        <w:pStyle w:val="36"/>
        <w:framePr w:wrap="notBeside"/>
        <w:rPr>
          <w:rtl/>
        </w:rPr>
      </w:pPr>
      <w:r w:rsidRPr="00F707CE">
        <w:rPr>
          <w:rtl/>
        </w:rPr>
        <w:t xml:space="preserve">- </w:t>
      </w:r>
      <w:r w:rsidR="00EF305D" w:rsidRPr="00F707CE">
        <w:rPr>
          <w:rFonts w:hint="cs"/>
          <w:rtl/>
        </w:rPr>
        <w:t>אא דמי לר"ח</w:t>
      </w:r>
      <w:r w:rsidR="00F707CE" w:rsidRPr="00F707CE">
        <w:rPr>
          <w:rtl/>
        </w:rPr>
        <w:t>:</w:t>
      </w:r>
    </w:p>
    <w:p w14:paraId="5DF271C3" w14:textId="4FD5F4CB" w:rsidR="006F071F" w:rsidRPr="00F40D4B" w:rsidRDefault="004E59A7" w:rsidP="009B508D">
      <w:pPr>
        <w:rPr>
          <w:rtl/>
        </w:rPr>
      </w:pPr>
      <w:r>
        <w:rPr>
          <w:rFonts w:hint="cs"/>
          <w:rtl/>
        </w:rPr>
        <w:t xml:space="preserve">המוציא </w:t>
      </w:r>
      <w:r w:rsidR="00EF305D">
        <w:rPr>
          <w:rFonts w:hint="cs"/>
          <w:rtl/>
        </w:rPr>
        <w:t>ע</w:t>
      </w:r>
      <w:r w:rsidR="006F071F" w:rsidRPr="00F40D4B">
        <w:rPr>
          <w:rtl/>
        </w:rPr>
        <w:t xml:space="preserve">ל נכסי אשתו </w:t>
      </w:r>
      <w:r w:rsidR="006F071F" w:rsidRPr="004E59A7">
        <w:rPr>
          <w:b/>
          <w:bCs/>
          <w:rtl/>
        </w:rPr>
        <w:t>קטנה</w:t>
      </w:r>
      <w:r w:rsidR="006F071F" w:rsidRPr="00F40D4B">
        <w:rPr>
          <w:rtl/>
        </w:rPr>
        <w:t xml:space="preserve"> </w:t>
      </w:r>
      <w:r w:rsidRPr="004E59A7">
        <w:rPr>
          <w:rStyle w:val="afffff2"/>
          <w:rFonts w:hint="cs"/>
          <w:rtl/>
        </w:rPr>
        <w:t>קידושין דרבנן</w:t>
      </w:r>
      <w:r w:rsidR="006F071F" w:rsidRPr="00F40D4B">
        <w:rPr>
          <w:rtl/>
        </w:rPr>
        <w:t>- כמוציא על נכסי אחר.</w:t>
      </w:r>
    </w:p>
    <w:p w14:paraId="7A9205DD" w14:textId="115C3EBB" w:rsidR="00F707CE" w:rsidRPr="00F707CE" w:rsidRDefault="006F071F" w:rsidP="001E55F0">
      <w:pPr>
        <w:pStyle w:val="36"/>
        <w:framePr w:wrap="notBeside"/>
        <w:rPr>
          <w:rtl/>
        </w:rPr>
      </w:pPr>
      <w:r w:rsidRPr="00F707CE">
        <w:rPr>
          <w:rtl/>
        </w:rPr>
        <w:t>אלמא</w:t>
      </w:r>
      <w:r w:rsidR="00F707CE" w:rsidRPr="00F707CE">
        <w:rPr>
          <w:rtl/>
        </w:rPr>
        <w:t>:</w:t>
      </w:r>
    </w:p>
    <w:p w14:paraId="39033EB3" w14:textId="1670A5B6" w:rsidR="006F071F" w:rsidRPr="00F40D4B" w:rsidRDefault="006F071F" w:rsidP="004E59A7">
      <w:pPr>
        <w:rPr>
          <w:rtl/>
        </w:rPr>
      </w:pPr>
      <w:r w:rsidRPr="00F40D4B">
        <w:rPr>
          <w:rtl/>
        </w:rPr>
        <w:t xml:space="preserve">כיון </w:t>
      </w:r>
      <w:r w:rsidR="001E55F0">
        <w:rPr>
          <w:rFonts w:hint="cs"/>
          <w:rtl/>
        </w:rPr>
        <w:t xml:space="preserve">שלא סמך דעתו תיקנו לו </w:t>
      </w:r>
      <w:r w:rsidRPr="00F40D4B">
        <w:rPr>
          <w:rtl/>
        </w:rPr>
        <w:t xml:space="preserve">רבנן, </w:t>
      </w:r>
      <w:r w:rsidR="001E55F0">
        <w:rPr>
          <w:rFonts w:hint="cs"/>
          <w:rtl/>
        </w:rPr>
        <w:t>כדי שלא יפסיד</w:t>
      </w:r>
      <w:r w:rsidRPr="00F40D4B">
        <w:rPr>
          <w:rtl/>
        </w:rPr>
        <w:t>.</w:t>
      </w:r>
      <w:r w:rsidRPr="00F40D4B">
        <w:rPr>
          <w:rFonts w:hint="cs"/>
          <w:rtl/>
        </w:rPr>
        <w:t xml:space="preserve"> </w:t>
      </w:r>
    </w:p>
    <w:p w14:paraId="4C893257" w14:textId="31BB94B2" w:rsidR="006F071F" w:rsidRPr="00F40D4B" w:rsidRDefault="006F071F" w:rsidP="004E59A7">
      <w:pPr>
        <w:pStyle w:val="affff9"/>
        <w:rPr>
          <w:rtl/>
        </w:rPr>
      </w:pPr>
      <w:r w:rsidRPr="00F40D4B">
        <w:rPr>
          <w:rtl/>
        </w:rPr>
        <w:t>וכולן שמין להם כאריס.</w:t>
      </w:r>
    </w:p>
    <w:p w14:paraId="465D213A" w14:textId="0A82B6AA" w:rsidR="006F071F" w:rsidRPr="00F40D4B" w:rsidRDefault="006F071F" w:rsidP="009B508D">
      <w:pPr>
        <w:rPr>
          <w:rtl/>
        </w:rPr>
      </w:pPr>
      <w:r w:rsidRPr="001E55F0">
        <w:rPr>
          <w:b/>
          <w:bCs/>
          <w:rtl/>
        </w:rPr>
        <w:t>וכולן</w:t>
      </w:r>
      <w:r w:rsidRPr="00F40D4B">
        <w:rPr>
          <w:rtl/>
        </w:rPr>
        <w:t xml:space="preserve"> </w:t>
      </w:r>
      <w:r w:rsidR="001E55F0">
        <w:rPr>
          <w:rFonts w:hint="cs"/>
          <w:rtl/>
        </w:rPr>
        <w:t xml:space="preserve">לרבות </w:t>
      </w:r>
      <w:r w:rsidR="001E55F0" w:rsidRPr="001E55F0">
        <w:rPr>
          <w:rStyle w:val="affffc"/>
          <w:rFonts w:hint="cs"/>
          <w:rtl/>
        </w:rPr>
        <w:t>ד</w:t>
      </w:r>
      <w:r w:rsidRPr="001E55F0">
        <w:rPr>
          <w:rStyle w:val="affffc"/>
          <w:rFonts w:hint="cs"/>
          <w:rtl/>
        </w:rPr>
        <w:t>שמואל</w:t>
      </w:r>
      <w:r w:rsidRPr="001E55F0">
        <w:rPr>
          <w:rStyle w:val="affffc"/>
          <w:rtl/>
        </w:rPr>
        <w:t>:</w:t>
      </w:r>
      <w:r w:rsidRPr="00F40D4B">
        <w:rPr>
          <w:rtl/>
        </w:rPr>
        <w:t xml:space="preserve"> יצא לדעת אין מורידין קרוב לנכסיו.</w:t>
      </w:r>
    </w:p>
    <w:p w14:paraId="181E8692" w14:textId="7E8B2231" w:rsidR="00F707CE" w:rsidRPr="00F707CE" w:rsidRDefault="006F071F" w:rsidP="001E55F0">
      <w:pPr>
        <w:pStyle w:val="36"/>
        <w:framePr w:wrap="notBeside"/>
        <w:rPr>
          <w:rtl/>
        </w:rPr>
      </w:pPr>
      <w:r w:rsidRPr="00F707CE">
        <w:rPr>
          <w:rFonts w:hint="cs"/>
          <w:rtl/>
        </w:rPr>
        <w:t>ור</w:t>
      </w:r>
      <w:r w:rsidRPr="00F707CE">
        <w:rPr>
          <w:rtl/>
        </w:rPr>
        <w:t>"</w:t>
      </w:r>
      <w:r w:rsidRPr="00F707CE">
        <w:rPr>
          <w:rFonts w:hint="cs"/>
          <w:rtl/>
        </w:rPr>
        <w:t>נ</w:t>
      </w:r>
      <w:r w:rsidRPr="00F707CE">
        <w:rPr>
          <w:rtl/>
        </w:rPr>
        <w:t xml:space="preserve"> דידיה</w:t>
      </w:r>
      <w:r w:rsidR="00F707CE" w:rsidRPr="00F707CE">
        <w:rPr>
          <w:rtl/>
        </w:rPr>
        <w:t>:</w:t>
      </w:r>
    </w:p>
    <w:p w14:paraId="3C28446F" w14:textId="4EF7EBD1" w:rsidR="006F071F" w:rsidRPr="00F40D4B" w:rsidRDefault="001E55F0" w:rsidP="00833210">
      <w:pPr>
        <w:rPr>
          <w:rtl/>
        </w:rPr>
      </w:pPr>
      <w:r>
        <w:rPr>
          <w:rFonts w:hint="cs"/>
          <w:rtl/>
        </w:rPr>
        <w:t>ב</w:t>
      </w:r>
      <w:r w:rsidR="006F071F" w:rsidRPr="00F40D4B">
        <w:rPr>
          <w:rtl/>
        </w:rPr>
        <w:t xml:space="preserve">ורח </w:t>
      </w:r>
      <w:r w:rsidR="009C0B91">
        <w:rPr>
          <w:rFonts w:hint="cs"/>
          <w:rtl/>
        </w:rPr>
        <w:t xml:space="preserve">מחמת נפשות </w:t>
      </w:r>
      <w:r w:rsidR="006F071F" w:rsidRPr="00F40D4B">
        <w:rPr>
          <w:rtl/>
        </w:rPr>
        <w:t>הרי הוא כשבוי</w:t>
      </w:r>
      <w:r w:rsidR="006F071F" w:rsidRPr="009C0B91">
        <w:rPr>
          <w:rStyle w:val="afffff2"/>
          <w:rtl/>
        </w:rPr>
        <w:t>.</w:t>
      </w:r>
      <w:r w:rsidRPr="009C0B91">
        <w:rPr>
          <w:rStyle w:val="afffff2"/>
          <w:rFonts w:hint="cs"/>
          <w:rtl/>
        </w:rPr>
        <w:t xml:space="preserve"> ולא מחמת </w:t>
      </w:r>
      <w:r w:rsidR="00833210" w:rsidRPr="009C0B91">
        <w:rPr>
          <w:rStyle w:val="afffff2"/>
          <w:rFonts w:hint="cs"/>
          <w:rtl/>
        </w:rPr>
        <w:t xml:space="preserve">מס </w:t>
      </w:r>
      <w:r w:rsidR="009C0B91" w:rsidRPr="009C0B91">
        <w:rPr>
          <w:rStyle w:val="afffff2"/>
          <w:rFonts w:hint="cs"/>
          <w:rtl/>
        </w:rPr>
        <w:t>דהוי לדעת</w:t>
      </w:r>
    </w:p>
    <w:p w14:paraId="0F170AE4" w14:textId="041CF377" w:rsidR="00F707CE" w:rsidRPr="00F707CE" w:rsidRDefault="006F071F" w:rsidP="00833210">
      <w:pPr>
        <w:pStyle w:val="36"/>
        <w:framePr w:wrap="notBeside"/>
        <w:rPr>
          <w:rtl/>
        </w:rPr>
      </w:pPr>
      <w:r w:rsidRPr="00F707CE">
        <w:rPr>
          <w:rFonts w:hint="cs"/>
          <w:rtl/>
        </w:rPr>
        <w:t>ש</w:t>
      </w:r>
      <w:r w:rsidR="00833210" w:rsidRPr="00F707CE">
        <w:rPr>
          <w:rFonts w:hint="cs"/>
          <w:rtl/>
        </w:rPr>
        <w:t>מואל</w:t>
      </w:r>
      <w:r w:rsidR="00F707CE" w:rsidRPr="00F707CE">
        <w:rPr>
          <w:rtl/>
        </w:rPr>
        <w:t>:</w:t>
      </w:r>
    </w:p>
    <w:p w14:paraId="6FD6200D" w14:textId="661D5A1D" w:rsidR="006F071F" w:rsidRPr="00F40D4B" w:rsidRDefault="006F071F" w:rsidP="00833210">
      <w:pPr>
        <w:rPr>
          <w:rtl/>
        </w:rPr>
      </w:pPr>
      <w:r w:rsidRPr="00F40D4B">
        <w:rPr>
          <w:rtl/>
        </w:rPr>
        <w:t xml:space="preserve">שבוי שנשבה והניח קמה לקצור, ענבים לבצור, תמרים לגדור, זיתים למסוק - בית דין יורדין לנכסיו ומעמידין אפוטרופוס, וקוצר ובוצר וגודר ומוסק, ואח''כ מורידין </w:t>
      </w:r>
      <w:r w:rsidRPr="00C13241">
        <w:rPr>
          <w:b/>
          <w:bCs/>
          <w:rtl/>
        </w:rPr>
        <w:t>קרוב</w:t>
      </w:r>
      <w:r w:rsidRPr="00F40D4B">
        <w:rPr>
          <w:rtl/>
        </w:rPr>
        <w:t xml:space="preserve"> לנכסיו.</w:t>
      </w:r>
    </w:p>
    <w:p w14:paraId="4269580D" w14:textId="1CA33CED" w:rsidR="00F707CE" w:rsidRPr="00F707CE" w:rsidRDefault="00F707CE" w:rsidP="00833210">
      <w:pPr>
        <w:pStyle w:val="36"/>
        <w:framePr w:wrap="notBeside"/>
        <w:rPr>
          <w:rtl/>
        </w:rPr>
      </w:pPr>
      <w:r w:rsidRPr="00F707CE">
        <w:rPr>
          <w:rtl/>
        </w:rPr>
        <w:t>-</w:t>
      </w:r>
    </w:p>
    <w:p w14:paraId="049888BD" w14:textId="02098614" w:rsidR="006F071F" w:rsidRPr="00F40D4B" w:rsidRDefault="006F071F" w:rsidP="00C13241">
      <w:pPr>
        <w:rPr>
          <w:rtl/>
        </w:rPr>
      </w:pPr>
      <w:r w:rsidRPr="00F40D4B">
        <w:rPr>
          <w:rtl/>
        </w:rPr>
        <w:t>ול</w:t>
      </w:r>
      <w:r w:rsidRPr="00F40D4B">
        <w:rPr>
          <w:rFonts w:hint="cs"/>
          <w:rtl/>
        </w:rPr>
        <w:t xml:space="preserve">א </w:t>
      </w:r>
      <w:r w:rsidR="00C13241">
        <w:rPr>
          <w:rFonts w:hint="cs"/>
          <w:rtl/>
        </w:rPr>
        <w:t xml:space="preserve">מעמידים </w:t>
      </w:r>
      <w:r w:rsidRPr="00F40D4B">
        <w:rPr>
          <w:rFonts w:hint="cs"/>
          <w:rtl/>
        </w:rPr>
        <w:t xml:space="preserve">אפוטרופוס </w:t>
      </w:r>
      <w:r w:rsidR="00C13241">
        <w:rPr>
          <w:rFonts w:hint="cs"/>
          <w:rtl/>
        </w:rPr>
        <w:t>-</w:t>
      </w:r>
      <w:r w:rsidRPr="00F40D4B">
        <w:rPr>
          <w:rFonts w:hint="cs"/>
          <w:rtl/>
        </w:rPr>
        <w:t>למבוגרים</w:t>
      </w:r>
      <w:r w:rsidR="00C13241">
        <w:rPr>
          <w:rFonts w:hint="cs"/>
          <w:rtl/>
        </w:rPr>
        <w:t>.</w:t>
      </w:r>
    </w:p>
    <w:p w14:paraId="4886EF0E" w14:textId="77777777" w:rsidR="00A6533C" w:rsidRPr="00F40D4B" w:rsidRDefault="00A6533C" w:rsidP="00A6533C">
      <w:pPr>
        <w:pStyle w:val="aff9"/>
        <w:rPr>
          <w:rtl/>
        </w:rPr>
      </w:pPr>
      <w:r w:rsidRPr="00F40D4B">
        <w:rPr>
          <w:rtl/>
        </w:rPr>
        <w:t>***</w:t>
      </w:r>
    </w:p>
    <w:p w14:paraId="32D7E3BE" w14:textId="62499EAD" w:rsidR="00F707CE" w:rsidRPr="00F707CE" w:rsidRDefault="006F071F" w:rsidP="00833210">
      <w:pPr>
        <w:pStyle w:val="36"/>
        <w:framePr w:wrap="notBeside"/>
        <w:rPr>
          <w:rtl/>
        </w:rPr>
      </w:pPr>
      <w:r w:rsidRPr="00F707CE">
        <w:rPr>
          <w:rFonts w:hint="cs"/>
          <w:rtl/>
        </w:rPr>
        <w:t>ר</w:t>
      </w:r>
      <w:r w:rsidRPr="00F707CE">
        <w:rPr>
          <w:rtl/>
        </w:rPr>
        <w:t>"</w:t>
      </w:r>
      <w:r w:rsidRPr="00F707CE">
        <w:rPr>
          <w:rFonts w:hint="cs"/>
          <w:rtl/>
        </w:rPr>
        <w:t>ה</w:t>
      </w:r>
      <w:r w:rsidR="00F707CE" w:rsidRPr="00F707CE">
        <w:rPr>
          <w:rtl/>
        </w:rPr>
        <w:t>:</w:t>
      </w:r>
    </w:p>
    <w:p w14:paraId="408680B2" w14:textId="5E63B9B3" w:rsidR="006F071F" w:rsidRPr="00F40D4B" w:rsidRDefault="006F071F" w:rsidP="00833210">
      <w:pPr>
        <w:rPr>
          <w:rtl/>
        </w:rPr>
      </w:pPr>
      <w:r w:rsidRPr="00F40D4B">
        <w:rPr>
          <w:rtl/>
        </w:rPr>
        <w:t xml:space="preserve">אין מורידין קטן לנכסי שבוי </w:t>
      </w:r>
      <w:r w:rsidR="00833210">
        <w:rPr>
          <w:rtl/>
        </w:rPr>
        <w:t>–</w:t>
      </w:r>
      <w:r w:rsidRPr="00F40D4B">
        <w:rPr>
          <w:rtl/>
        </w:rPr>
        <w:t xml:space="preserve"> </w:t>
      </w:r>
      <w:r w:rsidR="00833210">
        <w:rPr>
          <w:rFonts w:hint="cs"/>
          <w:rtl/>
        </w:rPr>
        <w:t>שמא יפסידם</w:t>
      </w:r>
      <w:r w:rsidRPr="00F40D4B">
        <w:rPr>
          <w:rtl/>
        </w:rPr>
        <w:t>.</w:t>
      </w:r>
    </w:p>
    <w:p w14:paraId="0304108C" w14:textId="4FBE3BE8" w:rsidR="006F071F" w:rsidRPr="00F40D4B" w:rsidRDefault="006F071F" w:rsidP="009B508D">
      <w:pPr>
        <w:rPr>
          <w:rtl/>
        </w:rPr>
      </w:pPr>
      <w:r w:rsidRPr="00F40D4B">
        <w:rPr>
          <w:rtl/>
        </w:rPr>
        <w:t>ולא קרוב מחמת קרוב לנכסי קטן - באח מאמא.</w:t>
      </w:r>
    </w:p>
    <w:p w14:paraId="4DFB8334" w14:textId="55593622" w:rsidR="006F071F" w:rsidRPr="00F40D4B" w:rsidRDefault="006F071F" w:rsidP="009B508D">
      <w:pPr>
        <w:rPr>
          <w:rtl/>
        </w:rPr>
      </w:pPr>
      <w:r w:rsidRPr="00F40D4B">
        <w:rPr>
          <w:rtl/>
        </w:rPr>
        <w:t xml:space="preserve">[ולא קרוב לנכסי קטן] - כיון דלא מחי, </w:t>
      </w:r>
      <w:r w:rsidR="00C13241">
        <w:rPr>
          <w:rFonts w:hint="cs"/>
          <w:rtl/>
        </w:rPr>
        <w:t xml:space="preserve">יבוא להחזיק בזה </w:t>
      </w:r>
    </w:p>
    <w:p w14:paraId="44E55283" w14:textId="77777777" w:rsidR="006F071F" w:rsidRPr="00F40D4B" w:rsidRDefault="006F071F" w:rsidP="00A6533C">
      <w:pPr>
        <w:pStyle w:val="affe"/>
        <w:framePr w:wrap="around"/>
        <w:rPr>
          <w:rtl/>
        </w:rPr>
      </w:pPr>
      <w:r w:rsidRPr="00F40D4B">
        <w:rPr>
          <w:rtl/>
        </w:rPr>
        <w:t>לט:</w:t>
      </w:r>
    </w:p>
    <w:p w14:paraId="42982172" w14:textId="25A618FA" w:rsidR="00F707CE" w:rsidRPr="00F707CE" w:rsidRDefault="006F071F" w:rsidP="00C13241">
      <w:pPr>
        <w:pStyle w:val="36"/>
        <w:framePr w:wrap="notBeside"/>
        <w:rPr>
          <w:rtl/>
        </w:rPr>
      </w:pPr>
      <w:r w:rsidRPr="00F707CE">
        <w:rPr>
          <w:rtl/>
        </w:rPr>
        <w:t>רבא ש"מ</w:t>
      </w:r>
      <w:r w:rsidRPr="00F707CE">
        <w:rPr>
          <w:rFonts w:hint="cs"/>
          <w:rtl/>
        </w:rPr>
        <w:t xml:space="preserve"> מר</w:t>
      </w:r>
      <w:r w:rsidRPr="00F707CE">
        <w:rPr>
          <w:rtl/>
        </w:rPr>
        <w:t>"</w:t>
      </w:r>
      <w:r w:rsidRPr="00F707CE">
        <w:rPr>
          <w:rFonts w:hint="cs"/>
          <w:rtl/>
        </w:rPr>
        <w:t>ה</w:t>
      </w:r>
      <w:r w:rsidR="00F707CE" w:rsidRPr="00F707CE">
        <w:rPr>
          <w:rtl/>
        </w:rPr>
        <w:t>:</w:t>
      </w:r>
    </w:p>
    <w:p w14:paraId="2C9B364B" w14:textId="1F48B017" w:rsidR="006F071F" w:rsidRPr="00F40D4B" w:rsidRDefault="006F071F" w:rsidP="009B508D">
      <w:pPr>
        <w:rPr>
          <w:rtl/>
        </w:rPr>
      </w:pPr>
      <w:r w:rsidRPr="00F40D4B">
        <w:rPr>
          <w:rtl/>
        </w:rPr>
        <w:t>אין מחזיקין בנכסי קטן, ואפילו הגדיל.</w:t>
      </w:r>
    </w:p>
    <w:p w14:paraId="1EE90F2B" w14:textId="4258D1C3" w:rsidR="00F707CE" w:rsidRPr="00F707CE" w:rsidRDefault="006F071F" w:rsidP="004A0726">
      <w:pPr>
        <w:pStyle w:val="36"/>
        <w:framePr w:wrap="notBeside"/>
        <w:rPr>
          <w:rtl/>
        </w:rPr>
      </w:pPr>
      <w:r w:rsidRPr="00F707CE">
        <w:rPr>
          <w:rtl/>
        </w:rPr>
        <w:t>-</w:t>
      </w:r>
      <w:r w:rsidRPr="00F707CE">
        <w:rPr>
          <w:rFonts w:hint="cs"/>
          <w:rtl/>
        </w:rPr>
        <w:t>ולמסקנא</w:t>
      </w:r>
      <w:r w:rsidR="00F707CE" w:rsidRPr="00F707CE">
        <w:rPr>
          <w:rFonts w:hint="cs"/>
          <w:rtl/>
        </w:rPr>
        <w:t>:</w:t>
      </w:r>
    </w:p>
    <w:p w14:paraId="6D82B853" w14:textId="6147EA01" w:rsidR="006F071F" w:rsidRPr="00F40D4B" w:rsidRDefault="00C62834" w:rsidP="00C62834">
      <w:pPr>
        <w:rPr>
          <w:rtl/>
        </w:rPr>
      </w:pPr>
      <w:r>
        <w:rPr>
          <w:rFonts w:hint="cs"/>
          <w:rtl/>
        </w:rPr>
        <w:t>לא מורידים</w:t>
      </w:r>
      <w:r w:rsidR="00371323">
        <w:rPr>
          <w:rFonts w:hint="cs"/>
          <w:rtl/>
        </w:rPr>
        <w:t>,</w:t>
      </w:r>
      <w:r>
        <w:rPr>
          <w:rFonts w:hint="cs"/>
          <w:rtl/>
        </w:rPr>
        <w:t xml:space="preserve"> ב</w:t>
      </w:r>
      <w:r w:rsidR="006F071F" w:rsidRPr="00F40D4B">
        <w:rPr>
          <w:rtl/>
        </w:rPr>
        <w:t>אח</w:t>
      </w:r>
      <w:r w:rsidR="00C13241">
        <w:rPr>
          <w:rFonts w:hint="cs"/>
          <w:rtl/>
        </w:rPr>
        <w:t xml:space="preserve"> מאב או מאם, בקרקע </w:t>
      </w:r>
      <w:r>
        <w:rPr>
          <w:rFonts w:hint="cs"/>
          <w:rtl/>
        </w:rPr>
        <w:t>ובבתים</w:t>
      </w:r>
      <w:r w:rsidR="00C13241">
        <w:rPr>
          <w:rFonts w:hint="cs"/>
          <w:rtl/>
        </w:rPr>
        <w:t>,</w:t>
      </w:r>
      <w:r>
        <w:rPr>
          <w:rFonts w:hint="cs"/>
          <w:rtl/>
        </w:rPr>
        <w:t xml:space="preserve"> בעשה </w:t>
      </w:r>
      <w:r w:rsidR="00C13241">
        <w:rPr>
          <w:rFonts w:hint="cs"/>
          <w:rtl/>
        </w:rPr>
        <w:t xml:space="preserve">ובלא עשה </w:t>
      </w:r>
      <w:r>
        <w:rPr>
          <w:rFonts w:hint="cs"/>
          <w:rtl/>
        </w:rPr>
        <w:t>שטר חלוקה</w:t>
      </w:r>
      <w:r w:rsidR="00C13241">
        <w:rPr>
          <w:rFonts w:hint="cs"/>
          <w:rtl/>
        </w:rPr>
        <w:t>,</w:t>
      </w:r>
    </w:p>
    <w:p w14:paraId="56FC751F" w14:textId="77777777" w:rsidR="00A6533C" w:rsidRPr="00F40D4B" w:rsidRDefault="00A6533C" w:rsidP="00A6533C">
      <w:pPr>
        <w:pStyle w:val="aff9"/>
        <w:rPr>
          <w:rtl/>
        </w:rPr>
      </w:pPr>
      <w:r w:rsidRPr="00F40D4B">
        <w:rPr>
          <w:rtl/>
        </w:rPr>
        <w:t>***</w:t>
      </w:r>
    </w:p>
    <w:p w14:paraId="46940871" w14:textId="2C03771C" w:rsidR="00CB7356" w:rsidRDefault="00CB7356" w:rsidP="004C6F0A">
      <w:pPr>
        <w:pStyle w:val="affff9"/>
        <w:rPr>
          <w:rtl/>
        </w:rPr>
      </w:pPr>
      <w:r>
        <w:rPr>
          <w:rFonts w:hint="cs"/>
          <w:rtl/>
        </w:rPr>
        <w:t xml:space="preserve">מעשה דסבתא </w:t>
      </w:r>
      <w:r w:rsidR="004C6F0A">
        <w:rPr>
          <w:rFonts w:hint="cs"/>
          <w:rtl/>
        </w:rPr>
        <w:t xml:space="preserve">שנשבתה עם א' הבנות, ונשארו ב' בנות </w:t>
      </w:r>
    </w:p>
    <w:p w14:paraId="3D19A468" w14:textId="250FFC11" w:rsidR="00A6533C" w:rsidRPr="00F40D4B" w:rsidRDefault="004C6F0A" w:rsidP="009B508D">
      <w:pPr>
        <w:rPr>
          <w:rtl/>
        </w:rPr>
      </w:pPr>
      <w:r>
        <w:rPr>
          <w:rFonts w:hint="cs"/>
          <w:rtl/>
        </w:rPr>
        <w:t>וכש</w:t>
      </w:r>
      <w:r w:rsidR="006F071F" w:rsidRPr="00F40D4B">
        <w:rPr>
          <w:rFonts w:hint="cs"/>
          <w:rtl/>
        </w:rPr>
        <w:t>אחת משני הבנות האחרות נפטרה ונכדה אחת נשארה</w:t>
      </w:r>
      <w:r w:rsidR="00C1578B">
        <w:rPr>
          <w:rFonts w:hint="cs"/>
          <w:rtl/>
        </w:rPr>
        <w:t>.</w:t>
      </w:r>
    </w:p>
    <w:p w14:paraId="4FC93AC9" w14:textId="07381D91" w:rsidR="00F707CE" w:rsidRPr="00F707CE" w:rsidRDefault="006F071F" w:rsidP="00371323">
      <w:pPr>
        <w:pStyle w:val="36"/>
        <w:framePr w:wrap="notBeside"/>
        <w:rPr>
          <w:rtl/>
        </w:rPr>
      </w:pPr>
      <w:r w:rsidRPr="00F707CE">
        <w:rPr>
          <w:rtl/>
        </w:rPr>
        <w:t>אביי</w:t>
      </w:r>
      <w:r w:rsidR="00371323" w:rsidRPr="00F707CE">
        <w:rPr>
          <w:rFonts w:hint="cs"/>
          <w:rtl/>
        </w:rPr>
        <w:t>: א''א</w:t>
      </w:r>
      <w:r w:rsidR="00F707CE" w:rsidRPr="00F707CE">
        <w:rPr>
          <w:rtl/>
        </w:rPr>
        <w:t>:</w:t>
      </w:r>
    </w:p>
    <w:p w14:paraId="6446B8DC" w14:textId="6DF7A030" w:rsidR="00A6533C" w:rsidRPr="00F40D4B" w:rsidRDefault="006F071F" w:rsidP="009B508D">
      <w:pPr>
        <w:rPr>
          <w:rtl/>
        </w:rPr>
      </w:pPr>
      <w:r w:rsidRPr="00F40D4B">
        <w:rPr>
          <w:rFonts w:hint="cs"/>
          <w:rtl/>
        </w:rPr>
        <w:t xml:space="preserve">להעמיד ביד האחות </w:t>
      </w:r>
      <w:r w:rsidRPr="005C6AD4">
        <w:rPr>
          <w:rStyle w:val="afffff2"/>
          <w:rFonts w:hint="cs"/>
          <w:rtl/>
        </w:rPr>
        <w:t xml:space="preserve">[מצד </w:t>
      </w:r>
      <w:r w:rsidR="004C6F0A">
        <w:rPr>
          <w:rStyle w:val="afffff2"/>
          <w:rFonts w:hint="cs"/>
          <w:rtl/>
        </w:rPr>
        <w:t xml:space="preserve">שהלכה </w:t>
      </w:r>
      <w:r>
        <w:rPr>
          <w:rStyle w:val="affffc"/>
          <w:rFonts w:hint="cs"/>
          <w:rtl/>
          <w:rPrChange w:id="9060" w:author="מנוע אמוראים" w:date="2026-10-05T16:41:14Z">
            <w:rPr>
              <w:rStyle w:val="afffff2"/>
              <w:rFonts w:hint="cs"/>
              <w:rtl/>
            </w:rPr>
          </w:rPrChange>
        </w:rPr>
        <w:t xml:space="preserve">כרשב</w:t>
      </w:r>
      <w:r>
        <w:rPr>
          <w:rStyle w:val="affffc"/>
          <w:rtl/>
          <w:rPrChange w:id="9061" w:author="מנוע אמוראים" w:date="2026-10-05T16:41:14Z">
            <w:rPr>
              <w:rStyle w:val="afffff2"/>
              <w:rtl/>
            </w:rPr>
          </w:rPrChange>
        </w:rPr>
        <w:t xml:space="preserve">"</w:t>
      </w:r>
      <w:r>
        <w:rPr>
          <w:rStyle w:val="affffc"/>
          <w:rFonts w:hint="cs"/>
          <w:rtl/>
          <w:rPrChange w:id="9062" w:author="מנוע אמוראים" w:date="2026-10-05T16:41:14Z">
            <w:rPr>
              <w:rStyle w:val="afffff2"/>
              <w:rFonts w:hint="cs"/>
              <w:rtl/>
            </w:rPr>
          </w:rPrChange>
        </w:rPr>
        <w:t xml:space="preserve">ג</w:t>
      </w:r>
      <w:r>
        <w:rPr>
          <w:rStyle w:val="afffff2"/>
          <w:rFonts w:hint="cs"/>
          <w:rtl/>
        </w:rPr>
        <w:t xml:space="preserve">]</w:t>
      </w:r>
    </w:p>
    <w:p w14:paraId="27B964B8" w14:textId="09147A45" w:rsidR="006F071F" w:rsidRPr="00F40D4B" w:rsidRDefault="006F071F" w:rsidP="00371323">
      <w:pPr>
        <w:rPr>
          <w:rtl/>
        </w:rPr>
      </w:pPr>
      <w:r w:rsidRPr="00F40D4B">
        <w:rPr>
          <w:rFonts w:hint="cs"/>
          <w:rtl/>
        </w:rPr>
        <w:t>דאפשר שמתה הסבתא</w:t>
      </w:r>
      <w:r w:rsidR="005C6AD4">
        <w:rPr>
          <w:rFonts w:hint="cs"/>
          <w:rtl/>
        </w:rPr>
        <w:t>,</w:t>
      </w:r>
      <w:r w:rsidRPr="00F40D4B">
        <w:rPr>
          <w:rFonts w:hint="cs"/>
          <w:rtl/>
        </w:rPr>
        <w:t xml:space="preserve"> </w:t>
      </w:r>
      <w:r w:rsidRPr="00F40D4B">
        <w:rPr>
          <w:rtl/>
        </w:rPr>
        <w:t>ואין מורידין קרוב לנכסי קטן.</w:t>
      </w:r>
    </w:p>
    <w:p w14:paraId="57A951BA" w14:textId="77777777" w:rsidR="00F707CE" w:rsidRPr="00F707CE" w:rsidRDefault="006F071F" w:rsidP="00371323">
      <w:pPr>
        <w:pStyle w:val="36"/>
        <w:framePr w:wrap="notBeside"/>
        <w:rPr>
          <w:rtl/>
        </w:rPr>
      </w:pPr>
      <w:r w:rsidRPr="00F707CE">
        <w:rPr>
          <w:rFonts w:hint="cs"/>
          <w:rtl/>
        </w:rPr>
        <w:lastRenderedPageBreak/>
        <w:t>וא</w:t>
      </w:r>
      <w:r w:rsidRPr="00F707CE">
        <w:rPr>
          <w:rtl/>
        </w:rPr>
        <w:t>"</w:t>
      </w:r>
      <w:r w:rsidRPr="00F707CE">
        <w:rPr>
          <w:rFonts w:hint="cs"/>
          <w:rtl/>
        </w:rPr>
        <w:t>א</w:t>
      </w:r>
      <w:r w:rsidR="00F707CE" w:rsidRPr="00F707CE">
        <w:rPr>
          <w:rtl/>
        </w:rPr>
        <w:t>:</w:t>
      </w:r>
    </w:p>
    <w:p w14:paraId="5337A12F" w14:textId="75E119D7" w:rsidR="00A6533C" w:rsidRPr="00C1578B" w:rsidRDefault="006F071F" w:rsidP="00371323">
      <w:pPr>
        <w:rPr>
          <w:i/>
          <w:spacing w:val="-6"/>
          <w:rtl/>
        </w:rPr>
      </w:pPr>
      <w:r w:rsidRPr="00C1578B">
        <w:rPr>
          <w:rFonts w:hint="cs"/>
          <w:i/>
          <w:spacing w:val="-6"/>
          <w:rtl/>
        </w:rPr>
        <w:t xml:space="preserve">להעמיד ביד הקטן דאפשר </w:t>
      </w:r>
      <w:r w:rsidR="005C6AD4" w:rsidRPr="00C1578B">
        <w:rPr>
          <w:rFonts w:hint="cs"/>
          <w:i/>
          <w:spacing w:val="-6"/>
          <w:rtl/>
        </w:rPr>
        <w:t>ש</w:t>
      </w:r>
      <w:r w:rsidRPr="00C1578B">
        <w:rPr>
          <w:rFonts w:hint="cs"/>
          <w:i/>
          <w:spacing w:val="-6"/>
          <w:rtl/>
        </w:rPr>
        <w:t xml:space="preserve">לא מתה ואין </w:t>
      </w:r>
      <w:r w:rsidRPr="00C1578B">
        <w:rPr>
          <w:i/>
          <w:spacing w:val="-6"/>
          <w:rtl/>
        </w:rPr>
        <w:t>מורידין קטן לנכסי שבוי</w:t>
      </w:r>
    </w:p>
    <w:p w14:paraId="4B06BA31" w14:textId="77777777" w:rsidR="00F707CE" w:rsidRPr="00F707CE" w:rsidRDefault="004C6F0A" w:rsidP="005C6AD4">
      <w:pPr>
        <w:pStyle w:val="36"/>
        <w:framePr w:wrap="notBeside"/>
        <w:rPr>
          <w:rtl/>
        </w:rPr>
      </w:pPr>
      <w:r w:rsidRPr="00F707CE">
        <w:rPr>
          <w:rFonts w:hint="cs"/>
          <w:rtl/>
        </w:rPr>
        <w:t xml:space="preserve">- </w:t>
      </w:r>
      <w:r w:rsidR="006F071F" w:rsidRPr="00F707CE">
        <w:rPr>
          <w:rFonts w:hint="cs"/>
          <w:rtl/>
        </w:rPr>
        <w:t>הלכך</w:t>
      </w:r>
      <w:r w:rsidR="00F707CE" w:rsidRPr="00F707CE">
        <w:rPr>
          <w:rtl/>
        </w:rPr>
        <w:t>:</w:t>
      </w:r>
    </w:p>
    <w:p w14:paraId="7F585992" w14:textId="15B139E5" w:rsidR="006F071F" w:rsidRPr="00F40D4B" w:rsidRDefault="006F071F" w:rsidP="005C6AD4">
      <w:pPr>
        <w:rPr>
          <w:rtl/>
        </w:rPr>
      </w:pPr>
      <w:r w:rsidRPr="00F40D4B">
        <w:rPr>
          <w:rFonts w:hint="cs"/>
          <w:rtl/>
        </w:rPr>
        <w:t xml:space="preserve">מביאים </w:t>
      </w:r>
      <w:r w:rsidR="004C6F0A">
        <w:rPr>
          <w:rFonts w:hint="cs"/>
          <w:rtl/>
        </w:rPr>
        <w:t xml:space="preserve">חצי </w:t>
      </w:r>
      <w:r w:rsidRPr="00F40D4B">
        <w:rPr>
          <w:rFonts w:hint="cs"/>
          <w:rtl/>
        </w:rPr>
        <w:t>לאחות</w:t>
      </w:r>
      <w:r w:rsidR="005C6AD4">
        <w:rPr>
          <w:rFonts w:hint="cs"/>
          <w:rtl/>
        </w:rPr>
        <w:t>,</w:t>
      </w:r>
      <w:r w:rsidRPr="00F40D4B">
        <w:rPr>
          <w:rFonts w:hint="cs"/>
          <w:rtl/>
        </w:rPr>
        <w:t xml:space="preserve"> וחצי מעמידים ביד אפוטרופוס לתינוק</w:t>
      </w:r>
      <w:r w:rsidR="00C1578B">
        <w:rPr>
          <w:rFonts w:hint="cs"/>
          <w:rtl/>
        </w:rPr>
        <w:t>.</w:t>
      </w:r>
    </w:p>
    <w:p w14:paraId="16B1785F" w14:textId="4FF2D2BC" w:rsidR="00F707CE" w:rsidRPr="00F707CE" w:rsidRDefault="006F071F" w:rsidP="005C6AD4">
      <w:pPr>
        <w:pStyle w:val="36"/>
        <w:framePr w:wrap="notBeside"/>
        <w:rPr>
          <w:rtl/>
        </w:rPr>
      </w:pPr>
      <w:r w:rsidRPr="00F707CE">
        <w:rPr>
          <w:rFonts w:hint="cs"/>
          <w:rtl/>
        </w:rPr>
        <w:t>רבא</w:t>
      </w:r>
      <w:r w:rsidR="00F707CE" w:rsidRPr="00F707CE">
        <w:rPr>
          <w:rFonts w:hint="cs"/>
          <w:rtl/>
        </w:rPr>
        <w:t>:</w:t>
      </w:r>
    </w:p>
    <w:p w14:paraId="7B7122C2" w14:textId="5C21C5E3" w:rsidR="006F071F" w:rsidRPr="00F40D4B" w:rsidRDefault="004F4C3B" w:rsidP="005C6AD4">
      <w:pPr>
        <w:rPr>
          <w:rtl/>
        </w:rPr>
      </w:pPr>
      <w:r>
        <w:rPr>
          <w:rFonts w:hint="cs"/>
          <w:rtl/>
        </w:rPr>
        <w:t xml:space="preserve">מתוך שמעמידים אפוטרופוס </w:t>
      </w:r>
      <w:r w:rsidR="005C6AD4">
        <w:rPr>
          <w:rFonts w:hint="cs"/>
          <w:rtl/>
        </w:rPr>
        <w:t xml:space="preserve">לחצי, מעמידים גם לחצי השני </w:t>
      </w:r>
    </w:p>
    <w:p w14:paraId="3E4F5BE5" w14:textId="072EE06C" w:rsidR="006F071F" w:rsidRPr="00F40D4B" w:rsidRDefault="006F071F" w:rsidP="001D27BA">
      <w:pPr>
        <w:pStyle w:val="affff9"/>
        <w:rPr>
          <w:rtl/>
        </w:rPr>
      </w:pPr>
      <w:r w:rsidRPr="00F40D4B">
        <w:rPr>
          <w:rtl/>
        </w:rPr>
        <w:t>לסוף שמעו</w:t>
      </w:r>
      <w:r w:rsidR="005C6AD4">
        <w:rPr>
          <w:rFonts w:hint="cs"/>
          <w:rtl/>
        </w:rPr>
        <w:t xml:space="preserve"> שמתה ה</w:t>
      </w:r>
      <w:r w:rsidRPr="00F40D4B">
        <w:rPr>
          <w:rtl/>
        </w:rPr>
        <w:t>סבתא.</w:t>
      </w:r>
    </w:p>
    <w:p w14:paraId="56CB93E3" w14:textId="484363C0" w:rsidR="00F707CE" w:rsidRPr="00F707CE" w:rsidRDefault="006F071F" w:rsidP="005C6AD4">
      <w:pPr>
        <w:pStyle w:val="36"/>
        <w:framePr w:wrap="notBeside"/>
        <w:rPr>
          <w:rtl/>
        </w:rPr>
      </w:pPr>
      <w:r w:rsidRPr="00F707CE">
        <w:rPr>
          <w:rtl/>
        </w:rPr>
        <w:t>אביי</w:t>
      </w:r>
      <w:r w:rsidR="00F707CE" w:rsidRPr="00F707CE">
        <w:rPr>
          <w:rtl/>
        </w:rPr>
        <w:t>:</w:t>
      </w:r>
    </w:p>
    <w:p w14:paraId="05853DEE" w14:textId="3163A55C" w:rsidR="006F071F" w:rsidRPr="00F40D4B" w:rsidRDefault="006F071F" w:rsidP="009B508D">
      <w:pPr>
        <w:rPr>
          <w:rtl/>
        </w:rPr>
      </w:pPr>
      <w:r w:rsidRPr="001D27BA">
        <w:rPr>
          <w:rFonts w:hint="cs"/>
          <w:spacing w:val="-2"/>
          <w:rtl/>
        </w:rPr>
        <w:t>שליש לאחות</w:t>
      </w:r>
      <w:r w:rsidR="00472895" w:rsidRPr="001D27BA">
        <w:rPr>
          <w:rFonts w:hint="cs"/>
          <w:spacing w:val="-2"/>
          <w:rtl/>
        </w:rPr>
        <w:t>,</w:t>
      </w:r>
      <w:r w:rsidRPr="001D27BA">
        <w:rPr>
          <w:rFonts w:hint="cs"/>
          <w:spacing w:val="-2"/>
          <w:rtl/>
        </w:rPr>
        <w:t xml:space="preserve"> ושליש </w:t>
      </w:r>
      <w:r w:rsidR="00472895" w:rsidRPr="001D27BA">
        <w:rPr>
          <w:rFonts w:hint="cs"/>
          <w:spacing w:val="-2"/>
          <w:rtl/>
        </w:rPr>
        <w:t xml:space="preserve">לקטן, </w:t>
      </w:r>
      <w:r w:rsidRPr="001D27BA">
        <w:rPr>
          <w:rFonts w:hint="cs"/>
          <w:spacing w:val="-2"/>
          <w:rtl/>
        </w:rPr>
        <w:t>שישית לאח</w:t>
      </w:r>
      <w:r w:rsidR="00472895" w:rsidRPr="001D27BA">
        <w:rPr>
          <w:rFonts w:hint="cs"/>
          <w:spacing w:val="-2"/>
          <w:rtl/>
        </w:rPr>
        <w:t>ות</w:t>
      </w:r>
      <w:r w:rsidRPr="001D27BA">
        <w:rPr>
          <w:rFonts w:hint="cs"/>
          <w:spacing w:val="-2"/>
          <w:rtl/>
        </w:rPr>
        <w:t xml:space="preserve"> ושישית אפוטרופוס</w:t>
      </w:r>
      <w:r w:rsidRPr="00F40D4B">
        <w:rPr>
          <w:rFonts w:hint="cs"/>
          <w:rtl/>
        </w:rPr>
        <w:t xml:space="preserve"> </w:t>
      </w:r>
      <w:r w:rsidR="00472895">
        <w:rPr>
          <w:rFonts w:hint="cs"/>
          <w:rtl/>
        </w:rPr>
        <w:t>לקטן</w:t>
      </w:r>
      <w:r w:rsidRPr="00F40D4B">
        <w:rPr>
          <w:rtl/>
        </w:rPr>
        <w:t>.</w:t>
      </w:r>
    </w:p>
    <w:p w14:paraId="0DBE5B08" w14:textId="7F99FF02" w:rsidR="00F707CE" w:rsidRPr="00F707CE" w:rsidRDefault="006F071F" w:rsidP="00472895">
      <w:pPr>
        <w:pStyle w:val="36"/>
        <w:framePr w:wrap="notBeside"/>
        <w:rPr>
          <w:rtl/>
        </w:rPr>
      </w:pPr>
      <w:r w:rsidRPr="00F707CE">
        <w:rPr>
          <w:rtl/>
        </w:rPr>
        <w:t>רבא</w:t>
      </w:r>
      <w:r w:rsidR="00F707CE" w:rsidRPr="00F707CE">
        <w:rPr>
          <w:rtl/>
        </w:rPr>
        <w:t>:</w:t>
      </w:r>
    </w:p>
    <w:p w14:paraId="63A58FDA" w14:textId="5AF540A8" w:rsidR="006F071F" w:rsidRPr="00F40D4B" w:rsidRDefault="004F4C3B" w:rsidP="00472895">
      <w:pPr>
        <w:rPr>
          <w:rtl/>
        </w:rPr>
      </w:pPr>
      <w:r w:rsidRPr="003A5A96">
        <w:rPr>
          <w:rStyle w:val="affffc"/>
          <w:rFonts w:hint="cs"/>
          <w:rtl/>
        </w:rPr>
        <w:t>מתוך</w:t>
      </w:r>
      <w:r w:rsidR="006F071F" w:rsidRPr="003A5A96">
        <w:rPr>
          <w:rStyle w:val="affffc"/>
          <w:rtl/>
        </w:rPr>
        <w:t xml:space="preserve"> </w:t>
      </w:r>
      <w:r w:rsidR="00472895" w:rsidRPr="003A5A96">
        <w:rPr>
          <w:rStyle w:val="affffc"/>
          <w:rFonts w:hint="cs"/>
          <w:rtl/>
        </w:rPr>
        <w:t>שמעמיד אפוטרופוס</w:t>
      </w:r>
      <w:r w:rsidR="003A5A96">
        <w:rPr>
          <w:rStyle w:val="affffc"/>
          <w:rFonts w:hint="cs"/>
          <w:rtl/>
        </w:rPr>
        <w:t>:</w:t>
      </w:r>
      <w:r w:rsidR="00472895">
        <w:rPr>
          <w:rFonts w:hint="cs"/>
          <w:rtl/>
        </w:rPr>
        <w:t xml:space="preserve"> </w:t>
      </w:r>
      <w:r w:rsidR="001D27BA">
        <w:rPr>
          <w:rFonts w:hint="cs"/>
          <w:rtl/>
        </w:rPr>
        <w:t xml:space="preserve">לשישית </w:t>
      </w:r>
      <w:r w:rsidR="00472895">
        <w:rPr>
          <w:rFonts w:hint="cs"/>
          <w:rtl/>
        </w:rPr>
        <w:t>מעמידים</w:t>
      </w:r>
      <w:r w:rsidR="001D27BA">
        <w:rPr>
          <w:rFonts w:hint="cs"/>
          <w:rtl/>
        </w:rPr>
        <w:t>,</w:t>
      </w:r>
      <w:r w:rsidR="00472895">
        <w:rPr>
          <w:rFonts w:hint="cs"/>
          <w:rtl/>
        </w:rPr>
        <w:t xml:space="preserve"> גם </w:t>
      </w:r>
      <w:r w:rsidR="001D27BA">
        <w:rPr>
          <w:rFonts w:hint="cs"/>
          <w:rtl/>
        </w:rPr>
        <w:t>לשישית ה</w:t>
      </w:r>
      <w:r w:rsidR="00472895">
        <w:rPr>
          <w:rFonts w:hint="cs"/>
          <w:rtl/>
        </w:rPr>
        <w:t>אחר</w:t>
      </w:r>
      <w:r w:rsidR="003A5A96">
        <w:rPr>
          <w:rFonts w:hint="cs"/>
          <w:rtl/>
        </w:rPr>
        <w:t>ת</w:t>
      </w:r>
      <w:r w:rsidR="00472895">
        <w:rPr>
          <w:rFonts w:hint="cs"/>
          <w:rtl/>
        </w:rPr>
        <w:t xml:space="preserve">. </w:t>
      </w:r>
    </w:p>
    <w:p w14:paraId="311C5299" w14:textId="77777777" w:rsidR="00A6533C" w:rsidRPr="00F40D4B" w:rsidRDefault="00A6533C" w:rsidP="00A6533C">
      <w:pPr>
        <w:pStyle w:val="aff9"/>
        <w:rPr>
          <w:rtl/>
        </w:rPr>
      </w:pPr>
      <w:r w:rsidRPr="00F40D4B">
        <w:rPr>
          <w:rtl/>
        </w:rPr>
        <w:t>***</w:t>
      </w:r>
    </w:p>
    <w:p w14:paraId="35EB198E" w14:textId="77777777" w:rsidR="00F707CE" w:rsidRPr="00F707CE" w:rsidRDefault="006F071F" w:rsidP="004F4C3B">
      <w:pPr>
        <w:pStyle w:val="36"/>
        <w:framePr w:wrap="notBeside"/>
        <w:rPr>
          <w:rtl/>
        </w:rPr>
      </w:pPr>
      <w:r w:rsidRPr="00F707CE">
        <w:rPr>
          <w:rtl/>
        </w:rPr>
        <w:t>מרי בר איסק</w:t>
      </w:r>
      <w:r w:rsidR="00F707CE" w:rsidRPr="00F707CE">
        <w:rPr>
          <w:rtl/>
        </w:rPr>
        <w:t>:</w:t>
      </w:r>
    </w:p>
    <w:p w14:paraId="6735E84C" w14:textId="5AB6E7E5" w:rsidR="006F071F" w:rsidRPr="00F40D4B" w:rsidRDefault="006F071F" w:rsidP="009B508D">
      <w:pPr>
        <w:rPr>
          <w:rtl/>
        </w:rPr>
      </w:pPr>
      <w:r w:rsidRPr="00F40D4B">
        <w:rPr>
          <w:rFonts w:hint="cs"/>
          <w:rtl/>
        </w:rPr>
        <w:t xml:space="preserve">הגיע לו </w:t>
      </w:r>
      <w:r w:rsidRPr="004F4C3B">
        <w:rPr>
          <w:rStyle w:val="affffc"/>
          <w:rFonts w:hint="cs"/>
          <w:rtl/>
        </w:rPr>
        <w:t xml:space="preserve">אח </w:t>
      </w:r>
      <w:r w:rsidRPr="004F4C3B">
        <w:rPr>
          <w:rStyle w:val="affffc"/>
          <w:rtl/>
        </w:rPr>
        <w:t>מבי חוזאי</w:t>
      </w:r>
      <w:r w:rsidRPr="00F40D4B">
        <w:rPr>
          <w:rFonts w:hint="cs"/>
          <w:rtl/>
        </w:rPr>
        <w:t xml:space="preserve"> וביקש חצי </w:t>
      </w:r>
      <w:r w:rsidRPr="004F4C3B">
        <w:rPr>
          <w:rStyle w:val="affffc"/>
          <w:rFonts w:hint="cs"/>
          <w:rtl/>
        </w:rPr>
        <w:t>א</w:t>
      </w:r>
      <w:r w:rsidR="004F4C3B">
        <w:rPr>
          <w:rStyle w:val="affffc"/>
          <w:rFonts w:hint="cs"/>
          <w:rtl/>
        </w:rPr>
        <w:t>"ל</w:t>
      </w:r>
      <w:r w:rsidRPr="00F40D4B">
        <w:rPr>
          <w:rFonts w:hint="cs"/>
          <w:rtl/>
        </w:rPr>
        <w:t xml:space="preserve"> שאינו מכירו</w:t>
      </w:r>
      <w:r w:rsidR="004F4C3B">
        <w:rPr>
          <w:rFonts w:hint="cs"/>
          <w:rtl/>
        </w:rPr>
        <w:t>,</w:t>
      </w:r>
      <w:r>
        <w:rPr>
          <w:rFonts w:hint="cs"/>
          <w:rtl/>
        </w:rPr>
        <w:t xml:space="preserve"> והלכו </w:t>
      </w:r>
      <w:r>
        <w:rPr>
          <w:rStyle w:val="affffc"/>
          <w:rFonts w:hint="cs"/>
          <w:rtl/>
          <w:rPrChange w:id="9063" w:author="מנוע אמוראים" w:date="2026-10-05T16:41:14Z">
            <w:rPr>
              <w:rFonts w:hint="cs"/>
              <w:rtl/>
            </w:rPr>
          </w:rPrChange>
        </w:rPr>
        <w:t xml:space="preserve">לר</w:t>
      </w:r>
      <w:r>
        <w:rPr>
          <w:rStyle w:val="affffc"/>
          <w:rtl/>
          <w:rPrChange w:id="9064" w:author="מנוע אמוראים" w:date="2026-10-05T16:41:14Z">
            <w:rPr>
              <w:rtl/>
            </w:rPr>
          </w:rPrChange>
        </w:rPr>
        <w:t xml:space="preserve">"</w:t>
      </w:r>
      <w:r>
        <w:rPr>
          <w:rStyle w:val="affffc"/>
          <w:rFonts w:hint="cs"/>
          <w:rtl/>
          <w:rPrChange w:id="9065" w:author="מנוע אמוראים" w:date="2026-10-05T16:41:14Z">
            <w:rPr>
              <w:rFonts w:hint="cs"/>
              <w:rtl/>
            </w:rPr>
          </w:rPrChange>
        </w:rPr>
        <w:t xml:space="preserve">ח</w:t>
      </w:r>
      <w:r w:rsidRPr="00F40D4B">
        <w:rPr>
          <w:rtl/>
        </w:rPr>
        <w:t>.</w:t>
      </w:r>
    </w:p>
    <w:p w14:paraId="11923205" w14:textId="0A960DEB" w:rsidR="00F707CE" w:rsidRPr="00F707CE" w:rsidRDefault="006F071F" w:rsidP="004F4C3B">
      <w:pPr>
        <w:pStyle w:val="36"/>
        <w:framePr w:wrap="notBeside"/>
        <w:rPr>
          <w:rtl/>
        </w:rPr>
      </w:pPr>
      <w:r w:rsidRPr="00F707CE">
        <w:rPr>
          <w:rFonts w:hint="cs"/>
          <w:rtl/>
        </w:rPr>
        <w:t>אר</w:t>
      </w:r>
      <w:r w:rsidRPr="00F707CE">
        <w:rPr>
          <w:rtl/>
        </w:rPr>
        <w:t>"</w:t>
      </w:r>
      <w:r w:rsidRPr="00F707CE">
        <w:rPr>
          <w:rFonts w:hint="cs"/>
          <w:rtl/>
        </w:rPr>
        <w:t>ח</w:t>
      </w:r>
      <w:r w:rsidR="00F707CE" w:rsidRPr="00F707CE">
        <w:rPr>
          <w:rtl/>
        </w:rPr>
        <w:t>:</w:t>
      </w:r>
    </w:p>
    <w:p w14:paraId="7C6608DD" w14:textId="17401C81" w:rsidR="004F4C3B" w:rsidRDefault="000D174A" w:rsidP="009B508D">
      <w:pPr>
        <w:rPr>
          <w:rtl/>
        </w:rPr>
      </w:pPr>
      <w:r w:rsidRPr="003A5A96">
        <w:rPr>
          <w:rStyle w:val="affffc"/>
          <w:rFonts w:hint="cs"/>
          <w:rtl/>
        </w:rPr>
        <w:t>יפה</w:t>
      </w:r>
      <w:r w:rsidR="003A5A96" w:rsidRPr="003A5A96">
        <w:rPr>
          <w:rStyle w:val="affffc"/>
          <w:rFonts w:hint="cs"/>
          <w:rtl/>
        </w:rPr>
        <w:t xml:space="preserve"> </w:t>
      </w:r>
      <w:r w:rsidR="006F071F" w:rsidRPr="003A5A96">
        <w:rPr>
          <w:rStyle w:val="affffc"/>
          <w:rtl/>
        </w:rPr>
        <w:t>אמר לך</w:t>
      </w:r>
      <w:r w:rsidR="006F071F" w:rsidRPr="00F40D4B">
        <w:rPr>
          <w:rtl/>
        </w:rPr>
        <w:t xml:space="preserve"> </w:t>
      </w:r>
      <w:r w:rsidR="006F071F" w:rsidRPr="00F40D4B">
        <w:rPr>
          <w:rFonts w:hint="cs"/>
          <w:rtl/>
        </w:rPr>
        <w:t>ד</w:t>
      </w:r>
      <w:r w:rsidR="006F071F" w:rsidRPr="004F4C3B">
        <w:rPr>
          <w:rStyle w:val="affff8"/>
          <w:rFonts w:hint="cs"/>
          <w:rtl/>
        </w:rPr>
        <w:t>'</w:t>
      </w:r>
      <w:r w:rsidR="006F071F" w:rsidRPr="004F4C3B">
        <w:rPr>
          <w:rStyle w:val="affff8"/>
          <w:rtl/>
        </w:rPr>
        <w:t>ויכר יוסף את אחיו והם לא הכרוהו</w:t>
      </w:r>
      <w:r w:rsidR="006F071F" w:rsidRPr="00F40D4B">
        <w:rPr>
          <w:rtl/>
        </w:rPr>
        <w:t xml:space="preserve"> </w:t>
      </w:r>
      <w:r w:rsidR="006F071F" w:rsidRPr="000D174A">
        <w:rPr>
          <w:rStyle w:val="affffc"/>
          <w:rtl/>
        </w:rPr>
        <w:t>מלמד</w:t>
      </w:r>
      <w:r w:rsidR="006F071F" w:rsidRPr="00F40D4B">
        <w:rPr>
          <w:rtl/>
        </w:rPr>
        <w:t xml:space="preserve"> שיצא בלא חתימת זקן ובא בחתימת זקן.</w:t>
      </w:r>
      <w:r w:rsidR="006F071F" w:rsidRPr="00F40D4B">
        <w:rPr>
          <w:rFonts w:hint="cs"/>
          <w:rtl/>
        </w:rPr>
        <w:t xml:space="preserve"> </w:t>
      </w:r>
      <w:r w:rsidR="006F071F" w:rsidRPr="000D174A">
        <w:rPr>
          <w:rStyle w:val="affffc"/>
          <w:rFonts w:hint="cs"/>
          <w:rtl/>
        </w:rPr>
        <w:t>ולפיכך</w:t>
      </w:r>
      <w:r w:rsidR="006F071F" w:rsidRPr="00F40D4B">
        <w:rPr>
          <w:rFonts w:hint="cs"/>
          <w:rtl/>
        </w:rPr>
        <w:t xml:space="preserve"> </w:t>
      </w:r>
      <w:r>
        <w:rPr>
          <w:rFonts w:hint="cs"/>
          <w:rtl/>
        </w:rPr>
        <w:t>צריך</w:t>
      </w:r>
      <w:r w:rsidR="006F071F" w:rsidRPr="00F40D4B">
        <w:rPr>
          <w:rFonts w:hint="cs"/>
          <w:rtl/>
        </w:rPr>
        <w:t xml:space="preserve"> להביא עדים שהוא אחיו </w:t>
      </w:r>
      <w:r w:rsidR="006F071F" w:rsidRPr="004F4C3B">
        <w:rPr>
          <w:rStyle w:val="affffc"/>
          <w:rFonts w:hint="cs"/>
          <w:rtl/>
        </w:rPr>
        <w:t>א</w:t>
      </w:r>
      <w:r w:rsidR="006F071F" w:rsidRPr="004F4C3B">
        <w:rPr>
          <w:rStyle w:val="affffc"/>
          <w:rtl/>
        </w:rPr>
        <w:t>"</w:t>
      </w:r>
      <w:r w:rsidR="006F071F" w:rsidRPr="004F4C3B">
        <w:rPr>
          <w:rStyle w:val="affffc"/>
          <w:rFonts w:hint="cs"/>
          <w:rtl/>
        </w:rPr>
        <w:t>ל</w:t>
      </w:r>
      <w:r w:rsidR="006F071F" w:rsidRPr="00F40D4B">
        <w:rPr>
          <w:rFonts w:hint="cs"/>
          <w:rtl/>
        </w:rPr>
        <w:t xml:space="preserve"> יש לי עדים אלא שחוששים הם דגברא אלימא הוא </w:t>
      </w:r>
    </w:p>
    <w:p w14:paraId="1A1DA66B" w14:textId="0800CA8F" w:rsidR="006F071F" w:rsidRPr="00F40D4B" w:rsidRDefault="006F071F" w:rsidP="009B508D">
      <w:pPr>
        <w:rPr>
          <w:rtl/>
        </w:rPr>
      </w:pPr>
      <w:r w:rsidRPr="004F4C3B">
        <w:rPr>
          <w:rStyle w:val="affffc"/>
          <w:rFonts w:hint="cs"/>
          <w:rtl/>
        </w:rPr>
        <w:t>א</w:t>
      </w:r>
      <w:r w:rsidRPr="004F4C3B">
        <w:rPr>
          <w:rStyle w:val="affffc"/>
          <w:rtl/>
        </w:rPr>
        <w:t>"</w:t>
      </w:r>
      <w:r w:rsidRPr="004F4C3B">
        <w:rPr>
          <w:rStyle w:val="affffc"/>
          <w:rFonts w:hint="cs"/>
          <w:rtl/>
        </w:rPr>
        <w:t>ל</w:t>
      </w:r>
      <w:r w:rsidRPr="00F40D4B">
        <w:rPr>
          <w:rFonts w:hint="cs"/>
          <w:rtl/>
        </w:rPr>
        <w:t xml:space="preserve"> שיביא עדים שאינו אחיו </w:t>
      </w:r>
      <w:r w:rsidRPr="004F4C3B">
        <w:rPr>
          <w:rStyle w:val="affffc"/>
          <w:rFonts w:hint="cs"/>
          <w:rtl/>
        </w:rPr>
        <w:t>א</w:t>
      </w:r>
      <w:r w:rsidRPr="004F4C3B">
        <w:rPr>
          <w:rStyle w:val="affffc"/>
          <w:rtl/>
        </w:rPr>
        <w:t>"</w:t>
      </w:r>
      <w:r w:rsidRPr="004F4C3B">
        <w:rPr>
          <w:rStyle w:val="affffc"/>
          <w:rFonts w:hint="cs"/>
          <w:rtl/>
        </w:rPr>
        <w:t>ל מב'א</w:t>
      </w:r>
      <w:r w:rsidR="004F4C3B">
        <w:rPr>
          <w:rStyle w:val="affffc"/>
          <w:rFonts w:hint="cs"/>
          <w:rtl/>
        </w:rPr>
        <w:t>:</w:t>
      </w:r>
      <w:r w:rsidRPr="00F40D4B">
        <w:rPr>
          <w:rFonts w:hint="cs"/>
          <w:rtl/>
        </w:rPr>
        <w:t xml:space="preserve"> והא המע</w:t>
      </w:r>
      <w:r w:rsidRPr="00F40D4B">
        <w:rPr>
          <w:rtl/>
        </w:rPr>
        <w:t>"</w:t>
      </w:r>
      <w:r w:rsidRPr="00F40D4B">
        <w:rPr>
          <w:rFonts w:hint="cs"/>
          <w:rtl/>
        </w:rPr>
        <w:t>ה?!</w:t>
      </w:r>
    </w:p>
    <w:p w14:paraId="77A60D92" w14:textId="77777777" w:rsidR="00F707CE" w:rsidRPr="00F707CE" w:rsidRDefault="006F071F" w:rsidP="000D174A">
      <w:pPr>
        <w:pStyle w:val="36"/>
        <w:framePr w:wrap="notBeside"/>
        <w:rPr>
          <w:rtl/>
        </w:rPr>
      </w:pPr>
      <w:r w:rsidRPr="00F707CE">
        <w:rPr>
          <w:rFonts w:hint="cs"/>
          <w:rtl/>
        </w:rPr>
        <w:t>אר"ח</w:t>
      </w:r>
      <w:r w:rsidR="00F707CE" w:rsidRPr="00F707CE">
        <w:rPr>
          <w:rtl/>
        </w:rPr>
        <w:t>:</w:t>
      </w:r>
    </w:p>
    <w:p w14:paraId="7FA4C3AA" w14:textId="3095A34A" w:rsidR="00A6533C" w:rsidRPr="00F40D4B" w:rsidRDefault="006F071F" w:rsidP="009B508D">
      <w:pPr>
        <w:rPr>
          <w:rtl/>
        </w:rPr>
      </w:pPr>
      <w:r w:rsidRPr="00F40D4B">
        <w:rPr>
          <w:rFonts w:hint="cs"/>
          <w:rtl/>
        </w:rPr>
        <w:t>כך אני דן לך ולכל חבריך האלימים.</w:t>
      </w:r>
    </w:p>
    <w:p w14:paraId="5CA5F65C" w14:textId="6347672A" w:rsidR="00F707CE" w:rsidRPr="00F707CE" w:rsidRDefault="006F071F" w:rsidP="00A467C9">
      <w:pPr>
        <w:pStyle w:val="36"/>
        <w:framePr w:wrap="notBeside"/>
        <w:rPr>
          <w:rtl/>
        </w:rPr>
      </w:pPr>
      <w:r w:rsidRPr="00F707CE">
        <w:rPr>
          <w:rtl/>
        </w:rPr>
        <w:t>- א"ל</w:t>
      </w:r>
      <w:r w:rsidR="00485B77" w:rsidRPr="00F707CE">
        <w:rPr>
          <w:rFonts w:hint="cs"/>
          <w:rtl/>
        </w:rPr>
        <w:t xml:space="preserve"> מרי</w:t>
      </w:r>
      <w:r w:rsidR="00F707CE" w:rsidRPr="00F707CE">
        <w:rPr>
          <w:rtl/>
        </w:rPr>
        <w:t>:</w:t>
      </w:r>
    </w:p>
    <w:p w14:paraId="77603F01" w14:textId="38638304" w:rsidR="00485B77" w:rsidRDefault="00485B77" w:rsidP="009B508D">
      <w:pPr>
        <w:rPr>
          <w:rtl/>
        </w:rPr>
      </w:pPr>
      <w:r>
        <w:rPr>
          <w:rFonts w:hint="cs"/>
          <w:rtl/>
        </w:rPr>
        <w:t>גם אם אביא</w:t>
      </w:r>
      <w:r w:rsidR="00A467C9">
        <w:rPr>
          <w:rFonts w:hint="cs"/>
          <w:rtl/>
        </w:rPr>
        <w:t xml:space="preserve"> עדים ולא יעידו, </w:t>
      </w:r>
      <w:r w:rsidRPr="00485B77">
        <w:rPr>
          <w:rStyle w:val="affffc"/>
          <w:rFonts w:hint="cs"/>
          <w:rtl/>
        </w:rPr>
        <w:t>ענהו ר''ח</w:t>
      </w:r>
      <w:r>
        <w:rPr>
          <w:rFonts w:hint="cs"/>
          <w:rtl/>
        </w:rPr>
        <w:t xml:space="preserve"> </w:t>
      </w:r>
      <w:r w:rsidR="00A467C9">
        <w:rPr>
          <w:rFonts w:hint="cs"/>
          <w:rtl/>
        </w:rPr>
        <w:t xml:space="preserve">שתים </w:t>
      </w:r>
      <w:r>
        <w:rPr>
          <w:rFonts w:hint="cs"/>
          <w:rtl/>
        </w:rPr>
        <w:t>הם לא יעשו.</w:t>
      </w:r>
    </w:p>
    <w:p w14:paraId="75F58823" w14:textId="2858CC29" w:rsidR="006F071F" w:rsidRPr="00485B77" w:rsidRDefault="00485B77" w:rsidP="00485B77">
      <w:pPr>
        <w:rPr>
          <w:sz w:val="16"/>
          <w:szCs w:val="14"/>
          <w:rtl/>
        </w:rPr>
      </w:pPr>
      <w:r w:rsidRPr="00485B77">
        <w:rPr>
          <w:rStyle w:val="afffff2"/>
          <w:rFonts w:hint="cs"/>
          <w:rtl/>
        </w:rPr>
        <w:t>[גם לא להגיע להעיד אמת וגם להעיד עדות שקר זה כבר לא יעשו</w:t>
      </w:r>
      <w:r>
        <w:rPr>
          <w:rStyle w:val="afffff2"/>
          <w:rFonts w:hint="cs"/>
          <w:rtl/>
        </w:rPr>
        <w:t>]</w:t>
      </w:r>
    </w:p>
    <w:p w14:paraId="3996F9D8" w14:textId="77777777" w:rsidR="00F707CE" w:rsidRPr="00F707CE" w:rsidRDefault="006F071F" w:rsidP="00485B77">
      <w:pPr>
        <w:pStyle w:val="36"/>
        <w:framePr w:wrap="notBeside"/>
        <w:rPr>
          <w:rtl/>
        </w:rPr>
      </w:pPr>
      <w:r w:rsidRPr="00F707CE">
        <w:rPr>
          <w:rFonts w:hint="cs"/>
          <w:rtl/>
        </w:rPr>
        <w:t>לסוף</w:t>
      </w:r>
      <w:r w:rsidR="00F707CE" w:rsidRPr="00F707CE">
        <w:rPr>
          <w:rtl/>
        </w:rPr>
        <w:t>:</w:t>
      </w:r>
    </w:p>
    <w:p w14:paraId="20286D6B" w14:textId="65E91351" w:rsidR="00A6533C" w:rsidRPr="003E4CDD" w:rsidRDefault="006F071F" w:rsidP="00AC1522">
      <w:pPr>
        <w:rPr>
          <w:b/>
          <w:bCs/>
          <w:rtl/>
        </w:rPr>
      </w:pPr>
      <w:r w:rsidRPr="00F40D4B">
        <w:rPr>
          <w:rFonts w:hint="cs"/>
          <w:rtl/>
        </w:rPr>
        <w:t xml:space="preserve">העידו </w:t>
      </w:r>
      <w:r w:rsidR="00485B77">
        <w:rPr>
          <w:rFonts w:hint="cs"/>
          <w:rtl/>
        </w:rPr>
        <w:t xml:space="preserve">שאכן הוא אחיו, </w:t>
      </w:r>
      <w:r w:rsidRPr="00485B77">
        <w:rPr>
          <w:rStyle w:val="affffc"/>
          <w:rFonts w:hint="cs"/>
          <w:rtl/>
        </w:rPr>
        <w:t xml:space="preserve">ביקש </w:t>
      </w:r>
      <w:r w:rsidR="00485B77" w:rsidRPr="00485B77">
        <w:rPr>
          <w:rStyle w:val="affffc"/>
          <w:rFonts w:hint="cs"/>
          <w:rtl/>
        </w:rPr>
        <w:t>האח</w:t>
      </w:r>
      <w:r w:rsidR="00485B77">
        <w:rPr>
          <w:rFonts w:hint="cs"/>
          <w:rtl/>
        </w:rPr>
        <w:t xml:space="preserve"> </w:t>
      </w:r>
      <w:r w:rsidRPr="00F40D4B">
        <w:rPr>
          <w:rFonts w:hint="cs"/>
          <w:rtl/>
        </w:rPr>
        <w:t xml:space="preserve">שיתן לו חצי </w:t>
      </w:r>
      <w:r w:rsidRPr="00F40D4B">
        <w:rPr>
          <w:rtl/>
        </w:rPr>
        <w:t>מפרדיסי ובוסתני דשתל.</w:t>
      </w:r>
      <w:r w:rsidR="00AC1522">
        <w:rPr>
          <w:rFonts w:hint="cs"/>
          <w:rtl/>
        </w:rPr>
        <w:t xml:space="preserve"> </w:t>
      </w:r>
      <w:r w:rsidRPr="00AC1522">
        <w:rPr>
          <w:rStyle w:val="affffc"/>
          <w:rFonts w:hint="cs"/>
          <w:rtl/>
        </w:rPr>
        <w:t>א</w:t>
      </w:r>
      <w:r w:rsidRPr="00AC1522">
        <w:rPr>
          <w:rStyle w:val="affffc"/>
          <w:rtl/>
        </w:rPr>
        <w:t>"</w:t>
      </w:r>
      <w:r w:rsidRPr="00AC1522">
        <w:rPr>
          <w:rStyle w:val="affffc"/>
          <w:rFonts w:hint="cs"/>
          <w:rtl/>
        </w:rPr>
        <w:t xml:space="preserve">ל </w:t>
      </w:r>
      <w:r w:rsidR="00AC1522" w:rsidRPr="00AC1522">
        <w:rPr>
          <w:rStyle w:val="affffc"/>
          <w:rFonts w:hint="cs"/>
          <w:rtl/>
        </w:rPr>
        <w:t>ר''ח</w:t>
      </w:r>
      <w:r w:rsidR="00AC1522">
        <w:rPr>
          <w:rFonts w:hint="cs"/>
          <w:rtl/>
        </w:rPr>
        <w:t xml:space="preserve"> </w:t>
      </w:r>
      <w:r w:rsidRPr="00F40D4B">
        <w:rPr>
          <w:rFonts w:hint="cs"/>
          <w:rtl/>
        </w:rPr>
        <w:t xml:space="preserve">שטוען אמת </w:t>
      </w:r>
      <w:r w:rsidRPr="003E4CDD">
        <w:rPr>
          <w:rStyle w:val="affffc"/>
          <w:rFonts w:hint="cs"/>
          <w:rtl/>
        </w:rPr>
        <w:t>דתנן</w:t>
      </w:r>
      <w:r w:rsidR="003E4CDD">
        <w:rPr>
          <w:rStyle w:val="affffc"/>
          <w:rFonts w:hint="cs"/>
          <w:rtl/>
        </w:rPr>
        <w:t xml:space="preserve"> וכן רבה</w:t>
      </w:r>
      <w:r w:rsidRPr="00F40D4B">
        <w:rPr>
          <w:rFonts w:hint="cs"/>
          <w:rtl/>
        </w:rPr>
        <w:t xml:space="preserve"> </w:t>
      </w:r>
      <w:r w:rsidRPr="00F40D4B">
        <w:rPr>
          <w:rtl/>
        </w:rPr>
        <w:t xml:space="preserve">הניח בנים גדולים וקטנים, והשביחו גדולים את הנכסים </w:t>
      </w:r>
      <w:r w:rsidRPr="003E4CDD">
        <w:rPr>
          <w:b/>
          <w:bCs/>
          <w:rtl/>
        </w:rPr>
        <w:t>השביחו לאמצע,</w:t>
      </w:r>
    </w:p>
    <w:p w14:paraId="25C71AC7" w14:textId="215A4C03" w:rsidR="00F707CE" w:rsidRPr="00F707CE" w:rsidRDefault="006F071F" w:rsidP="003E4CDD">
      <w:pPr>
        <w:pStyle w:val="36"/>
        <w:framePr w:wrap="notBeside"/>
        <w:rPr>
          <w:rtl/>
        </w:rPr>
      </w:pPr>
      <w:r w:rsidRPr="00F707CE">
        <w:rPr>
          <w:rFonts w:hint="cs"/>
          <w:rtl/>
        </w:rPr>
        <w:t>דחאו אביי</w:t>
      </w:r>
      <w:r w:rsidR="00F707CE" w:rsidRPr="00F707CE">
        <w:rPr>
          <w:rFonts w:hint="cs"/>
          <w:rtl/>
        </w:rPr>
        <w:t>:</w:t>
      </w:r>
    </w:p>
    <w:p w14:paraId="472E1B45" w14:textId="6FFBB120" w:rsidR="006F071F" w:rsidRPr="00F40D4B" w:rsidRDefault="00237964" w:rsidP="002800F9">
      <w:pPr>
        <w:rPr>
          <w:rtl/>
        </w:rPr>
      </w:pPr>
      <w:r w:rsidRPr="002800F9">
        <w:rPr>
          <w:rStyle w:val="affffc"/>
          <w:rFonts w:hint="cs"/>
          <w:rtl/>
        </w:rPr>
        <w:t>שם</w:t>
      </w:r>
      <w:r w:rsidR="006F071F" w:rsidRPr="00F40D4B">
        <w:rPr>
          <w:rFonts w:hint="cs"/>
          <w:rtl/>
        </w:rPr>
        <w:t xml:space="preserve"> הגדולים יודעים על הקטנים ומוחלים </w:t>
      </w:r>
      <w:r w:rsidR="006F071F" w:rsidRPr="002800F9">
        <w:rPr>
          <w:rStyle w:val="affffc"/>
          <w:rFonts w:hint="cs"/>
          <w:rtl/>
        </w:rPr>
        <w:t>אבל בכאן</w:t>
      </w:r>
      <w:r w:rsidR="006F071F" w:rsidRPr="00F40D4B">
        <w:rPr>
          <w:rFonts w:hint="cs"/>
          <w:rtl/>
        </w:rPr>
        <w:t xml:space="preserve"> מי ידע שימחל?</w:t>
      </w:r>
    </w:p>
    <w:p w14:paraId="59D1305B" w14:textId="4FC850C6" w:rsidR="00F707CE" w:rsidRPr="00F707CE" w:rsidRDefault="003A5A96" w:rsidP="002800F9">
      <w:pPr>
        <w:pStyle w:val="36"/>
        <w:framePr w:wrap="notBeside"/>
        <w:rPr>
          <w:rtl/>
        </w:rPr>
      </w:pPr>
      <w:r w:rsidRPr="00F707CE">
        <w:rPr>
          <w:rFonts w:hint="cs"/>
          <w:rtl/>
        </w:rPr>
        <w:t xml:space="preserve">ר''א </w:t>
      </w:r>
      <w:r w:rsidR="002800F9" w:rsidRPr="00F707CE">
        <w:rPr>
          <w:rFonts w:hint="cs"/>
          <w:rtl/>
        </w:rPr>
        <w:t>א</w:t>
      </w:r>
      <w:r w:rsidR="006F071F" w:rsidRPr="00F707CE">
        <w:rPr>
          <w:rtl/>
        </w:rPr>
        <w:t>"</w:t>
      </w:r>
      <w:r w:rsidR="006F071F" w:rsidRPr="00F707CE">
        <w:rPr>
          <w:rFonts w:hint="cs"/>
          <w:rtl/>
        </w:rPr>
        <w:t>ל</w:t>
      </w:r>
      <w:r w:rsidR="00F707CE" w:rsidRPr="00F707CE">
        <w:rPr>
          <w:rtl/>
        </w:rPr>
        <w:t>:</w:t>
      </w:r>
    </w:p>
    <w:p w14:paraId="193412DA" w14:textId="625B0B66" w:rsidR="00A6533C" w:rsidRPr="00F40D4B" w:rsidRDefault="006F071F" w:rsidP="002800F9">
      <w:pPr>
        <w:rPr>
          <w:rtl/>
        </w:rPr>
      </w:pPr>
      <w:r w:rsidRPr="002800F9">
        <w:rPr>
          <w:rStyle w:val="affffc"/>
          <w:rtl/>
        </w:rPr>
        <w:t>גדולה מזו אמרו:</w:t>
      </w:r>
      <w:r w:rsidRPr="00F40D4B">
        <w:rPr>
          <w:rtl/>
        </w:rPr>
        <w:t xml:space="preserve"> </w:t>
      </w:r>
      <w:r w:rsidRPr="003A5A96">
        <w:rPr>
          <w:b/>
          <w:bCs/>
          <w:rtl/>
        </w:rPr>
        <w:t>שמין להם כאריס,</w:t>
      </w:r>
      <w:r w:rsidRPr="00F40D4B">
        <w:rPr>
          <w:rtl/>
        </w:rPr>
        <w:t xml:space="preserve"> </w:t>
      </w:r>
      <w:r w:rsidRPr="00F40D4B">
        <w:rPr>
          <w:rFonts w:hint="cs"/>
          <w:rtl/>
        </w:rPr>
        <w:t>ואפי' חלקו כאריס לא מגיע לו?</w:t>
      </w:r>
    </w:p>
    <w:p w14:paraId="26FF0F93" w14:textId="713E5E75" w:rsidR="00F707CE" w:rsidRPr="00F707CE" w:rsidRDefault="006F071F" w:rsidP="002800F9">
      <w:pPr>
        <w:pStyle w:val="36"/>
        <w:framePr w:wrap="notBeside"/>
        <w:rPr>
          <w:rtl/>
        </w:rPr>
      </w:pPr>
      <w:r w:rsidRPr="00F707CE">
        <w:rPr>
          <w:rFonts w:hint="cs"/>
          <w:rtl/>
        </w:rPr>
        <w:t>דחה ר</w:t>
      </w:r>
      <w:r w:rsidRPr="00F707CE">
        <w:rPr>
          <w:rtl/>
        </w:rPr>
        <w:t>"</w:t>
      </w:r>
      <w:r w:rsidRPr="00F707CE">
        <w:rPr>
          <w:rFonts w:hint="cs"/>
          <w:rtl/>
        </w:rPr>
        <w:t>ח</w:t>
      </w:r>
      <w:r w:rsidR="00F707CE" w:rsidRPr="00F707CE">
        <w:rPr>
          <w:rFonts w:hint="cs"/>
          <w:rtl/>
        </w:rPr>
        <w:t>:</w:t>
      </w:r>
    </w:p>
    <w:p w14:paraId="7D693BCB" w14:textId="4938E6E7" w:rsidR="003A5A96" w:rsidRDefault="003A5A96" w:rsidP="009B508D">
      <w:pPr>
        <w:rPr>
          <w:rtl/>
        </w:rPr>
      </w:pPr>
      <w:r w:rsidRPr="003A5A96">
        <w:rPr>
          <w:rStyle w:val="affffc"/>
          <w:rFonts w:hint="cs"/>
          <w:rtl/>
        </w:rPr>
        <w:t xml:space="preserve">א. </w:t>
      </w:r>
      <w:r w:rsidR="00237964" w:rsidRPr="003A5A96">
        <w:rPr>
          <w:rStyle w:val="affffc"/>
          <w:rFonts w:hint="cs"/>
          <w:rtl/>
        </w:rPr>
        <w:t>שם</w:t>
      </w:r>
      <w:r w:rsidR="006F071F" w:rsidRPr="00F40D4B">
        <w:rPr>
          <w:rFonts w:hint="cs"/>
          <w:rtl/>
        </w:rPr>
        <w:t xml:space="preserve"> </w:t>
      </w:r>
      <w:r>
        <w:rPr>
          <w:rFonts w:hint="cs"/>
          <w:rtl/>
        </w:rPr>
        <w:t xml:space="preserve">ירד </w:t>
      </w:r>
      <w:r w:rsidR="006F071F" w:rsidRPr="00F40D4B">
        <w:rPr>
          <w:rFonts w:hint="cs"/>
          <w:rtl/>
        </w:rPr>
        <w:t xml:space="preserve">ברשות, אבל </w:t>
      </w:r>
      <w:r w:rsidR="00237964" w:rsidRPr="00F40D4B">
        <w:rPr>
          <w:rFonts w:hint="cs"/>
          <w:rtl/>
        </w:rPr>
        <w:t>כאן</w:t>
      </w:r>
      <w:r w:rsidR="006F071F" w:rsidRPr="00F40D4B">
        <w:rPr>
          <w:rFonts w:hint="cs"/>
          <w:rtl/>
        </w:rPr>
        <w:t xml:space="preserve"> </w:t>
      </w:r>
      <w:r>
        <w:rPr>
          <w:rFonts w:hint="cs"/>
          <w:rtl/>
        </w:rPr>
        <w:t>ש</w:t>
      </w:r>
      <w:r w:rsidR="006F071F" w:rsidRPr="00F40D4B">
        <w:rPr>
          <w:rFonts w:hint="cs"/>
          <w:rtl/>
        </w:rPr>
        <w:t xml:space="preserve">לא ברשות, </w:t>
      </w:r>
    </w:p>
    <w:p w14:paraId="4AFC68D7" w14:textId="1DA6F314" w:rsidR="00A6533C" w:rsidRPr="00F40D4B" w:rsidRDefault="003A5A96" w:rsidP="009B508D">
      <w:pPr>
        <w:rPr>
          <w:rtl/>
        </w:rPr>
      </w:pPr>
      <w:r>
        <w:rPr>
          <w:rStyle w:val="affffc"/>
          <w:rFonts w:hint="cs"/>
          <w:rtl/>
        </w:rPr>
        <w:t xml:space="preserve">ב. </w:t>
      </w:r>
      <w:r w:rsidR="006F071F" w:rsidRPr="002800F9">
        <w:rPr>
          <w:rStyle w:val="affffc"/>
          <w:rFonts w:hint="cs"/>
          <w:rtl/>
        </w:rPr>
        <w:t>ועוד</w:t>
      </w:r>
      <w:r w:rsidR="006F071F" w:rsidRPr="00F40D4B">
        <w:rPr>
          <w:rFonts w:hint="cs"/>
          <w:rtl/>
        </w:rPr>
        <w:t xml:space="preserve"> דקטן הוא ואין מורידין קרוב לנכסי קטן</w:t>
      </w:r>
    </w:p>
    <w:p w14:paraId="3F167BDF" w14:textId="77777777" w:rsidR="00F707CE" w:rsidRPr="00F707CE" w:rsidRDefault="00A46FAF" w:rsidP="00A46FAF">
      <w:pPr>
        <w:pStyle w:val="36"/>
        <w:framePr w:wrap="notBeside"/>
        <w:rPr>
          <w:rtl/>
        </w:rPr>
      </w:pPr>
      <w:r w:rsidRPr="00F707CE">
        <w:rPr>
          <w:rFonts w:hint="cs"/>
          <w:rtl/>
        </w:rPr>
        <w:lastRenderedPageBreak/>
        <w:t>אמר רב אמי</w:t>
      </w:r>
      <w:r w:rsidR="00F707CE" w:rsidRPr="00F707CE">
        <w:rPr>
          <w:rtl/>
        </w:rPr>
        <w:t>:</w:t>
      </w:r>
    </w:p>
    <w:p w14:paraId="3850CAA8" w14:textId="22054435" w:rsidR="006F071F" w:rsidRPr="00F40D4B" w:rsidRDefault="00A46FAF" w:rsidP="00A46FAF">
      <w:pPr>
        <w:rPr>
          <w:rtl/>
        </w:rPr>
      </w:pPr>
      <w:r>
        <w:rPr>
          <w:rStyle w:val="affffc"/>
          <w:rFonts w:hint="cs"/>
          <w:rtl/>
        </w:rPr>
        <w:t>ש</w:t>
      </w:r>
      <w:r w:rsidR="006F071F" w:rsidRPr="00F40D4B">
        <w:rPr>
          <w:rFonts w:hint="cs"/>
          <w:rtl/>
        </w:rPr>
        <w:t>לא ידע ש</w:t>
      </w:r>
      <w:r>
        <w:rPr>
          <w:rFonts w:hint="cs"/>
          <w:rtl/>
        </w:rPr>
        <w:t xml:space="preserve">הח </w:t>
      </w:r>
      <w:r w:rsidR="006F071F" w:rsidRPr="00F40D4B">
        <w:rPr>
          <w:rFonts w:hint="cs"/>
          <w:rtl/>
        </w:rPr>
        <w:t xml:space="preserve">היה </w:t>
      </w:r>
      <w:r>
        <w:rPr>
          <w:rFonts w:hint="cs"/>
          <w:rtl/>
        </w:rPr>
        <w:t>קטן</w:t>
      </w:r>
      <w:r w:rsidR="002800F9">
        <w:rPr>
          <w:rFonts w:hint="cs"/>
          <w:rtl/>
        </w:rPr>
        <w:t>.</w:t>
      </w:r>
      <w:r>
        <w:rPr>
          <w:rFonts w:hint="cs"/>
          <w:rtl/>
        </w:rPr>
        <w:t xml:space="preserve"> </w:t>
      </w:r>
      <w:r w:rsidRPr="00A46FAF">
        <w:rPr>
          <w:rStyle w:val="afffff2"/>
          <w:rFonts w:hint="cs"/>
          <w:rtl/>
        </w:rPr>
        <w:t>ו</w:t>
      </w:r>
      <w:r>
        <w:rPr>
          <w:rStyle w:val="afffff2"/>
          <w:rFonts w:hint="cs"/>
          <w:rtl/>
        </w:rPr>
        <w:t>ל</w:t>
      </w:r>
      <w:r w:rsidRPr="00A46FAF">
        <w:rPr>
          <w:rStyle w:val="afffff2"/>
          <w:rFonts w:hint="cs"/>
          <w:rtl/>
        </w:rPr>
        <w:t>כן הדין כר''ח</w:t>
      </w:r>
    </w:p>
    <w:p w14:paraId="0EFBFECE" w14:textId="77777777" w:rsidR="00A6533C" w:rsidRPr="00F40D4B" w:rsidRDefault="00A6533C" w:rsidP="00A6533C">
      <w:pPr>
        <w:pStyle w:val="aff9"/>
        <w:rPr>
          <w:rtl/>
        </w:rPr>
      </w:pPr>
      <w:r w:rsidRPr="00F40D4B">
        <w:rPr>
          <w:rtl/>
        </w:rPr>
        <w:t>***</w:t>
      </w:r>
    </w:p>
    <w:p w14:paraId="7B1841F7" w14:textId="77777777" w:rsidR="00414247" w:rsidRDefault="006F071F" w:rsidP="00414247">
      <w:pPr>
        <w:pStyle w:val="affe"/>
        <w:framePr w:wrap="around"/>
        <w:rPr>
          <w:rtl/>
        </w:rPr>
      </w:pPr>
      <w:r w:rsidRPr="00F40D4B">
        <w:rPr>
          <w:rtl/>
        </w:rPr>
        <w:t>מ.</w:t>
      </w:r>
      <w:r w:rsidRPr="00F40D4B">
        <w:rPr>
          <w:rFonts w:hint="cs"/>
          <w:rtl/>
        </w:rPr>
        <w:t xml:space="preserve"> </w:t>
      </w:r>
    </w:p>
    <w:p w14:paraId="2B9ED0C9" w14:textId="5733D8FD" w:rsidR="006F071F" w:rsidRPr="00F40D4B" w:rsidRDefault="006F071F" w:rsidP="00414247">
      <w:pPr>
        <w:pStyle w:val="afffff"/>
        <w:framePr w:wrap="around"/>
        <w:rPr>
          <w:rtl/>
        </w:rPr>
      </w:pPr>
      <w:del w:id="20208" w:author="קלוד" w:date="2026-10-06T10:08:05Z">
        <w:r>
          <w:rPr>
            <w:rtl/>
          </w:rPr>
          <w:delText xml:space="preserve">משנה.</w:delText>
        </w:r>
      </w:del>
      <w:ins w:id="20209" w:author="קלוד" w:date="2026-10-06T10:08:05Z">
        <w:r>
          <w:rPr>
            <w:rtl/>
          </w:rPr>
          <w:t xml:space="preserve">משנה ז</w:t>
        </w:r>
      </w:ins>
    </w:p>
    <w:p w14:paraId="6E2E415D" w14:textId="77777777" w:rsidR="00A6533C" w:rsidRPr="00F40D4B" w:rsidRDefault="006F071F" w:rsidP="00CA54CB">
      <w:pPr>
        <w:pStyle w:val="afff3"/>
        <w:jc w:val="center"/>
        <w:rPr>
          <w:rtl/>
        </w:rPr>
      </w:pPr>
      <w:ins w:id="9870" w:author="מספור קטעי משנה" w:date="2026-10-06T06:45:11Z">
        <w:r>
          <w:rPr>
            <w:rStyle w:val="MisparKeta"/>
          </w:rPr>
          <w:t xml:space="preserve">א. </w:t>
        </w:r>
      </w:ins>
      <w:r w:rsidRPr="00F40D4B">
        <w:rPr>
          <w:rtl/>
        </w:rPr>
        <w:t>המפקיד פירות אצל חבירו - הר"ז יוציא לו חסרונות,</w:t>
      </w:r>
    </w:p>
    <w:p w14:paraId="2388D8E0" w14:textId="623E709D" w:rsidR="00414247" w:rsidRDefault="006F071F" w:rsidP="00701E5E">
      <w:pPr>
        <w:pStyle w:val="afff3"/>
        <w:rPr>
          <w:rtl/>
        </w:rPr>
      </w:pPr>
      <w:r w:rsidRPr="00F40D4B">
        <w:rPr>
          <w:rtl/>
        </w:rPr>
        <w:t xml:space="preserve">לחטים ולאורז </w:t>
      </w:r>
      <w:r w:rsidR="00CA54CB">
        <w:rPr>
          <w:rtl/>
        </w:rPr>
        <w:tab/>
      </w:r>
      <w:r w:rsidR="00CA54CB">
        <w:rPr>
          <w:rtl/>
        </w:rPr>
        <w:tab/>
      </w:r>
      <w:r w:rsidR="00CA54CB">
        <w:rPr>
          <w:rtl/>
        </w:rPr>
        <w:tab/>
      </w:r>
      <w:r w:rsidR="00CA54CB">
        <w:rPr>
          <w:rtl/>
        </w:rPr>
        <w:tab/>
      </w:r>
      <w:r w:rsidRPr="00F40D4B">
        <w:rPr>
          <w:rtl/>
        </w:rPr>
        <w:t xml:space="preserve">- תשעה חצאי קבין לכור, </w:t>
      </w:r>
    </w:p>
    <w:p w14:paraId="37AFC75F" w14:textId="645CA724" w:rsidR="00A6533C" w:rsidRPr="00F40D4B" w:rsidRDefault="006F071F" w:rsidP="00701E5E">
      <w:pPr>
        <w:pStyle w:val="afff3"/>
        <w:rPr>
          <w:rtl/>
        </w:rPr>
      </w:pPr>
      <w:r w:rsidRPr="00F40D4B">
        <w:rPr>
          <w:rtl/>
        </w:rPr>
        <w:t xml:space="preserve">לשעורין ולדוחן </w:t>
      </w:r>
      <w:r w:rsidR="00CA54CB">
        <w:rPr>
          <w:rtl/>
        </w:rPr>
        <w:tab/>
      </w:r>
      <w:r w:rsidR="00CA54CB">
        <w:rPr>
          <w:rtl/>
        </w:rPr>
        <w:tab/>
      </w:r>
      <w:r w:rsidR="00CA54CB">
        <w:rPr>
          <w:rtl/>
        </w:rPr>
        <w:tab/>
      </w:r>
      <w:r w:rsidR="00CA54CB">
        <w:rPr>
          <w:rtl/>
        </w:rPr>
        <w:tab/>
      </w:r>
      <w:r w:rsidRPr="00F40D4B">
        <w:rPr>
          <w:rtl/>
        </w:rPr>
        <w:t>- תשעה קבין לכור,</w:t>
      </w:r>
    </w:p>
    <w:p w14:paraId="2765F46C" w14:textId="39A6481B" w:rsidR="00414247" w:rsidRDefault="006F071F" w:rsidP="00701E5E">
      <w:pPr>
        <w:pStyle w:val="afff3"/>
        <w:rPr>
          <w:rtl/>
        </w:rPr>
      </w:pPr>
      <w:r w:rsidRPr="00F40D4B">
        <w:rPr>
          <w:rtl/>
        </w:rPr>
        <w:t xml:space="preserve">לכוסמין ולזרע פשתן </w:t>
      </w:r>
      <w:r w:rsidR="00CA54CB">
        <w:rPr>
          <w:rtl/>
        </w:rPr>
        <w:tab/>
      </w:r>
      <w:r w:rsidRPr="00F40D4B">
        <w:rPr>
          <w:rtl/>
        </w:rPr>
        <w:t xml:space="preserve">- שלש סאין לכור, </w:t>
      </w:r>
    </w:p>
    <w:p w14:paraId="3967C4EE" w14:textId="1A897BFA" w:rsidR="006F071F" w:rsidRPr="00F40D4B" w:rsidRDefault="006F071F" w:rsidP="008A2F53">
      <w:pPr>
        <w:pStyle w:val="afff3"/>
        <w:spacing w:after="60"/>
        <w:jc w:val="center"/>
        <w:rPr>
          <w:rtl/>
        </w:rPr>
      </w:pPr>
      <w:r w:rsidRPr="00F40D4B">
        <w:rPr>
          <w:rtl/>
        </w:rPr>
        <w:t>הכל לפי המדה והכל לפי הזמן.</w:t>
      </w:r>
    </w:p>
    <w:p w14:paraId="184C815B" w14:textId="1F3F2FB6" w:rsidR="006F071F" w:rsidRPr="00F40D4B" w:rsidRDefault="006F071F" w:rsidP="00414247">
      <w:pPr>
        <w:pStyle w:val="afff3"/>
        <w:rPr>
          <w:rtl/>
        </w:rPr>
      </w:pPr>
      <w:r w:rsidRPr="00414247">
        <w:rPr>
          <w:rStyle w:val="TanaimMishna"/>
          <w:rtl/>
          <w:rPrChange w:id="20038" w:author="קלוד" w:date="2026-10-06T10:08:05Z">
            <w:rPr>
              <w:rStyle w:val="affffc"/>
              <w:rtl/>
            </w:rPr>
          </w:rPrChange>
        </w:rPr>
        <w:t>ארי"ו בן נורי:</w:t>
      </w:r>
      <w:r w:rsidRPr="00F40D4B">
        <w:rPr>
          <w:rtl/>
        </w:rPr>
        <w:t xml:space="preserve"> וכי מה אכפת לעכברין? </w:t>
      </w:r>
      <w:r w:rsidR="00414247">
        <w:rPr>
          <w:rFonts w:hint="cs"/>
          <w:rtl/>
        </w:rPr>
        <w:t xml:space="preserve"> </w:t>
      </w:r>
      <w:r w:rsidRPr="00F40D4B">
        <w:rPr>
          <w:rtl/>
        </w:rPr>
        <w:t>והלא אוכלות בין מהרבה ובין מקמעה!</w:t>
      </w:r>
      <w:r w:rsidR="00414247">
        <w:rPr>
          <w:rFonts w:hint="cs"/>
          <w:rtl/>
        </w:rPr>
        <w:t xml:space="preserve"> </w:t>
      </w:r>
      <w:r w:rsidRPr="00F40D4B">
        <w:rPr>
          <w:rtl/>
        </w:rPr>
        <w:t>אלא, אינו יוציא לו חסרונות אלא לכור אחד בלבד.</w:t>
      </w:r>
    </w:p>
    <w:p w14:paraId="4A0B41EC" w14:textId="4570C759" w:rsidR="006F071F" w:rsidRPr="00F40D4B" w:rsidRDefault="006F071F" w:rsidP="00C865A9">
      <w:pPr>
        <w:pStyle w:val="afff3"/>
        <w:spacing w:after="60"/>
        <w:rPr>
          <w:rtl/>
        </w:rPr>
      </w:pPr>
      <w:r w:rsidRPr="00414247">
        <w:rPr>
          <w:rStyle w:val="TanaimMishna"/>
          <w:rtl/>
          <w:rPrChange w:id="20039" w:author="קלוד" w:date="2026-10-06T10:08:05Z">
            <w:rPr>
              <w:rStyle w:val="affffc"/>
              <w:rtl/>
            </w:rPr>
          </w:rPrChange>
        </w:rPr>
        <w:t>רבי יהודה:</w:t>
      </w:r>
      <w:r w:rsidRPr="00F40D4B">
        <w:rPr>
          <w:rtl/>
        </w:rPr>
        <w:t xml:space="preserve"> </w:t>
      </w:r>
      <w:r w:rsidR="00CA54CB">
        <w:rPr>
          <w:rFonts w:hint="cs"/>
          <w:rtl/>
        </w:rPr>
        <w:t>ב</w:t>
      </w:r>
      <w:r w:rsidRPr="00F40D4B">
        <w:rPr>
          <w:rtl/>
        </w:rPr>
        <w:t>מדה מרובה אינו מוציא חסרונות, מפני שמותירות.</w:t>
      </w:r>
    </w:p>
    <w:p w14:paraId="12B29373" w14:textId="0648621A" w:rsidR="006F071F" w:rsidRPr="00F40D4B" w:rsidRDefault="006F071F" w:rsidP="009B508D">
      <w:pPr>
        <w:rPr>
          <w:rtl/>
        </w:rPr>
      </w:pPr>
      <w:r w:rsidRPr="00C865A9">
        <w:rPr>
          <w:rStyle w:val="afffc"/>
          <w:rtl/>
        </w:rPr>
        <w:t>אורז</w:t>
      </w:r>
      <w:r w:rsidRPr="00F40D4B">
        <w:rPr>
          <w:rtl/>
        </w:rPr>
        <w:t xml:space="preserve"> </w:t>
      </w:r>
      <w:r w:rsidRPr="00F40D4B">
        <w:rPr>
          <w:rFonts w:hint="cs"/>
          <w:rtl/>
        </w:rPr>
        <w:t xml:space="preserve">היינו </w:t>
      </w:r>
      <w:r w:rsidRPr="00F40D4B">
        <w:rPr>
          <w:rtl/>
        </w:rPr>
        <w:t xml:space="preserve">באורז קלוף </w:t>
      </w:r>
      <w:r w:rsidRPr="00F40D4B">
        <w:rPr>
          <w:rFonts w:hint="cs"/>
          <w:rtl/>
        </w:rPr>
        <w:t>[דאל</w:t>
      </w:r>
      <w:r w:rsidRPr="00F40D4B">
        <w:rPr>
          <w:rtl/>
        </w:rPr>
        <w:t>"</w:t>
      </w:r>
      <w:r w:rsidRPr="00F40D4B">
        <w:rPr>
          <w:rFonts w:hint="cs"/>
          <w:rtl/>
        </w:rPr>
        <w:t xml:space="preserve">ה </w:t>
      </w:r>
      <w:r w:rsidR="00CA54CB">
        <w:rPr>
          <w:rFonts w:hint="cs"/>
          <w:rtl/>
        </w:rPr>
        <w:t>חסר הרבה</w:t>
      </w:r>
      <w:r w:rsidRPr="00F40D4B">
        <w:rPr>
          <w:rFonts w:hint="cs"/>
          <w:rtl/>
        </w:rPr>
        <w:t>]</w:t>
      </w:r>
      <w:r w:rsidRPr="00F40D4B">
        <w:rPr>
          <w:rtl/>
        </w:rPr>
        <w:t>.</w:t>
      </w:r>
    </w:p>
    <w:p w14:paraId="3F67456B" w14:textId="0177CF52" w:rsidR="00F707CE" w:rsidRPr="00F707CE" w:rsidRDefault="006F071F" w:rsidP="00C865A9">
      <w:pPr>
        <w:pStyle w:val="36"/>
        <w:framePr w:wrap="notBeside"/>
        <w:rPr>
          <w:rtl/>
        </w:rPr>
      </w:pPr>
      <w:r w:rsidRPr="00F707CE">
        <w:rPr>
          <w:rFonts w:hint="cs"/>
          <w:rtl/>
        </w:rPr>
        <w:t>ר</w:t>
      </w:r>
      <w:r w:rsidRPr="00F707CE">
        <w:rPr>
          <w:rtl/>
        </w:rPr>
        <w:t>"</w:t>
      </w:r>
      <w:r w:rsidRPr="00F707CE">
        <w:rPr>
          <w:rFonts w:hint="cs"/>
          <w:rtl/>
        </w:rPr>
        <w:t>ח</w:t>
      </w:r>
      <w:r w:rsidR="00F707CE" w:rsidRPr="00F707CE">
        <w:rPr>
          <w:rtl/>
        </w:rPr>
        <w:t>:</w:t>
      </w:r>
    </w:p>
    <w:p w14:paraId="1B770765" w14:textId="5C9AF2F3" w:rsidR="006F071F" w:rsidRPr="00F40D4B" w:rsidRDefault="006F071F" w:rsidP="009B508D">
      <w:pPr>
        <w:rPr>
          <w:rtl/>
        </w:rPr>
      </w:pPr>
      <w:r w:rsidRPr="00391FB9">
        <w:rPr>
          <w:rStyle w:val="afffc"/>
          <w:rtl/>
        </w:rPr>
        <w:t>זרע פשתן</w:t>
      </w:r>
      <w:r w:rsidRPr="00F40D4B">
        <w:rPr>
          <w:rtl/>
        </w:rPr>
        <w:t xml:space="preserve"> בגבעולין שנו</w:t>
      </w:r>
      <w:r w:rsidRPr="00F40D4B">
        <w:rPr>
          <w:rFonts w:hint="cs"/>
          <w:rtl/>
        </w:rPr>
        <w:t xml:space="preserve"> ותנ</w:t>
      </w:r>
      <w:r w:rsidRPr="00F40D4B">
        <w:rPr>
          <w:rtl/>
        </w:rPr>
        <w:t>"</w:t>
      </w:r>
      <w:r w:rsidRPr="00F40D4B">
        <w:rPr>
          <w:rFonts w:hint="cs"/>
          <w:rtl/>
        </w:rPr>
        <w:t>ה</w:t>
      </w:r>
      <w:r w:rsidRPr="00F40D4B">
        <w:rPr>
          <w:rtl/>
        </w:rPr>
        <w:t>.</w:t>
      </w:r>
    </w:p>
    <w:p w14:paraId="42877E48" w14:textId="57E47D10" w:rsidR="006F071F" w:rsidRPr="00F40D4B" w:rsidRDefault="006F071F" w:rsidP="00391FB9">
      <w:pPr>
        <w:rPr>
          <w:rtl/>
        </w:rPr>
      </w:pPr>
      <w:r w:rsidRPr="00391FB9">
        <w:rPr>
          <w:rStyle w:val="afffc"/>
          <w:rtl/>
        </w:rPr>
        <w:t>הכל לפי המדה</w:t>
      </w:r>
      <w:r w:rsidRPr="00391FB9">
        <w:rPr>
          <w:rtl/>
        </w:rPr>
        <w:t xml:space="preserve"> </w:t>
      </w:r>
      <w:r w:rsidRPr="00391FB9">
        <w:rPr>
          <w:rStyle w:val="affffc"/>
          <w:rtl/>
        </w:rPr>
        <w:t>תנא:</w:t>
      </w:r>
      <w:r w:rsidRPr="00F40D4B">
        <w:rPr>
          <w:rtl/>
        </w:rPr>
        <w:t xml:space="preserve"> כן לכל כור וכור, וכן לכל שנה ושנה.</w:t>
      </w:r>
    </w:p>
    <w:p w14:paraId="63045FE1" w14:textId="5A21E125" w:rsidR="006F071F" w:rsidRPr="00F40D4B" w:rsidRDefault="006F071F" w:rsidP="00701E5E">
      <w:pPr>
        <w:pStyle w:val="afffb"/>
        <w:rPr>
          <w:rtl/>
        </w:rPr>
      </w:pPr>
      <w:ins w:id="9810" w:author="מספור קטעי משנה" w:date="2026-10-06T10:03:19Z">
        <w:r>
          <w:rPr>
            <w:rStyle w:val="MisparKeta"/>
          </w:rPr>
          <w:t xml:space="preserve">א. </w:t>
        </w:r>
      </w:ins>
      <w:r w:rsidRPr="00F40D4B">
        <w:rPr>
          <w:rtl/>
        </w:rPr>
        <w:t xml:space="preserve">ארי"ו בן נורי </w:t>
      </w:r>
      <w:r w:rsidR="006B290C">
        <w:rPr>
          <w:rFonts w:hint="cs"/>
          <w:rtl/>
        </w:rPr>
        <w:t xml:space="preserve"> מה אכפת לעכברין </w:t>
      </w:r>
      <w:r w:rsidRPr="00F40D4B">
        <w:rPr>
          <w:rtl/>
        </w:rPr>
        <w:t>וכו'.</w:t>
      </w:r>
    </w:p>
    <w:p w14:paraId="40D08C6D" w14:textId="118E6CF4" w:rsidR="00F707CE" w:rsidRPr="00F707CE" w:rsidRDefault="006F071F" w:rsidP="006B290C">
      <w:pPr>
        <w:pStyle w:val="36"/>
        <w:framePr w:wrap="notBeside"/>
        <w:rPr>
          <w:rtl/>
        </w:rPr>
      </w:pPr>
      <w:r w:rsidRPr="00F707CE">
        <w:rPr>
          <w:rtl/>
        </w:rPr>
        <w:t>אמרו לו</w:t>
      </w:r>
      <w:r w:rsidR="00F707CE" w:rsidRPr="00F707CE">
        <w:rPr>
          <w:rtl/>
        </w:rPr>
        <w:t>:</w:t>
      </w:r>
    </w:p>
    <w:p w14:paraId="095EAE22" w14:textId="77DEFE59" w:rsidR="006B290C" w:rsidRDefault="006F071F" w:rsidP="006B290C">
      <w:pPr>
        <w:rPr>
          <w:rtl/>
        </w:rPr>
      </w:pPr>
      <w:r w:rsidRPr="00F40D4B">
        <w:rPr>
          <w:rtl/>
        </w:rPr>
        <w:t>הרבה אובדות מהן, הרבה מתפזרות מהן.</w:t>
      </w:r>
    </w:p>
    <w:p w14:paraId="1744AAF3" w14:textId="322DAE71" w:rsidR="00F707CE" w:rsidRPr="00F707CE" w:rsidRDefault="006F071F" w:rsidP="006B290C">
      <w:pPr>
        <w:pStyle w:val="36"/>
        <w:framePr w:wrap="notBeside"/>
        <w:rPr>
          <w:rtl/>
        </w:rPr>
      </w:pPr>
      <w:r w:rsidRPr="00F707CE">
        <w:rPr>
          <w:rtl/>
        </w:rPr>
        <w:t>תנא</w:t>
      </w:r>
      <w:r w:rsidR="00F707CE" w:rsidRPr="00F707CE">
        <w:rPr>
          <w:rtl/>
        </w:rPr>
        <w:t>:</w:t>
      </w:r>
    </w:p>
    <w:p w14:paraId="441BB15A" w14:textId="1BA80140" w:rsidR="0046792E" w:rsidRDefault="006B290C" w:rsidP="006B290C">
      <w:pPr>
        <w:rPr>
          <w:rtl/>
        </w:rPr>
      </w:pPr>
      <w:r>
        <w:rPr>
          <w:rFonts w:hint="cs"/>
          <w:rtl/>
        </w:rPr>
        <w:t xml:space="preserve">דווקא </w:t>
      </w:r>
      <w:r w:rsidR="006F071F" w:rsidRPr="00F40D4B">
        <w:rPr>
          <w:rtl/>
        </w:rPr>
        <w:t xml:space="preserve">שעירבן עם פירותיו, </w:t>
      </w:r>
      <w:r w:rsidR="0046792E">
        <w:rPr>
          <w:rFonts w:hint="cs"/>
          <w:rtl/>
        </w:rPr>
        <w:t xml:space="preserve">ומסתפק מהן ואינו יודע כמה, </w:t>
      </w:r>
    </w:p>
    <w:p w14:paraId="3FAC31D9" w14:textId="33B86587" w:rsidR="006F071F" w:rsidRPr="00F40D4B" w:rsidRDefault="006F071F" w:rsidP="006B290C">
      <w:pPr>
        <w:rPr>
          <w:rtl/>
        </w:rPr>
      </w:pPr>
      <w:r w:rsidRPr="00F40D4B">
        <w:rPr>
          <w:rtl/>
        </w:rPr>
        <w:t xml:space="preserve">אבל יחד לו קרן זוית </w:t>
      </w:r>
      <w:r w:rsidR="006B290C" w:rsidRPr="006B290C">
        <w:rPr>
          <w:rStyle w:val="affffc"/>
          <w:rFonts w:hint="cs"/>
          <w:rtl/>
        </w:rPr>
        <w:t>–</w:t>
      </w:r>
      <w:r w:rsidRPr="006B290C">
        <w:rPr>
          <w:rStyle w:val="affffc"/>
          <w:rtl/>
        </w:rPr>
        <w:t xml:space="preserve"> </w:t>
      </w:r>
      <w:r w:rsidR="006B290C" w:rsidRPr="006B290C">
        <w:rPr>
          <w:rStyle w:val="affffc"/>
          <w:rFonts w:hint="cs"/>
          <w:rtl/>
        </w:rPr>
        <w:t>א''ל</w:t>
      </w:r>
      <w:r w:rsidRPr="006B290C">
        <w:rPr>
          <w:rStyle w:val="affffc"/>
          <w:rtl/>
        </w:rPr>
        <w:t>:</w:t>
      </w:r>
      <w:r w:rsidRPr="00F40D4B">
        <w:rPr>
          <w:rtl/>
        </w:rPr>
        <w:t xml:space="preserve"> הרי שלך לפניך.</w:t>
      </w:r>
    </w:p>
    <w:p w14:paraId="4AEA3D4C" w14:textId="62C4EF22" w:rsidR="006F071F" w:rsidRPr="00F40D4B" w:rsidRDefault="0046792E" w:rsidP="0046792E">
      <w:pPr>
        <w:rPr>
          <w:rtl/>
        </w:rPr>
      </w:pPr>
      <w:r>
        <w:rPr>
          <w:rStyle w:val="afffc"/>
          <w:rFonts w:hint="cs"/>
          <w:rtl/>
        </w:rPr>
        <w:t xml:space="preserve">ר''י:  </w:t>
      </w:r>
      <w:r w:rsidR="006F071F" w:rsidRPr="0046792E">
        <w:rPr>
          <w:rStyle w:val="afffc"/>
          <w:rFonts w:hint="cs"/>
          <w:rtl/>
        </w:rPr>
        <w:t>מ</w:t>
      </w:r>
      <w:r w:rsidR="006F071F" w:rsidRPr="0046792E">
        <w:rPr>
          <w:rStyle w:val="afffc"/>
          <w:rtl/>
        </w:rPr>
        <w:t>דה מרובה</w:t>
      </w:r>
      <w:r w:rsidR="006F071F" w:rsidRPr="00F40D4B">
        <w:rPr>
          <w:rtl/>
        </w:rPr>
        <w:t xml:space="preserve">? </w:t>
      </w:r>
      <w:r>
        <w:rPr>
          <w:rStyle w:val="affffc"/>
          <w:rFonts w:hint="cs"/>
          <w:rtl/>
        </w:rPr>
        <w:t xml:space="preserve">- </w:t>
      </w:r>
      <w:r w:rsidR="006F071F" w:rsidRPr="0046792E">
        <w:rPr>
          <w:rStyle w:val="affffc"/>
          <w:rFonts w:hint="cs"/>
          <w:rtl/>
        </w:rPr>
        <w:t>מ</w:t>
      </w:r>
      <w:r w:rsidR="006F071F" w:rsidRPr="0046792E">
        <w:rPr>
          <w:rStyle w:val="affffc"/>
          <w:rtl/>
        </w:rPr>
        <w:t>רי"ו:</w:t>
      </w:r>
      <w:r w:rsidR="006F071F" w:rsidRPr="00F40D4B">
        <w:rPr>
          <w:rtl/>
        </w:rPr>
        <w:t xml:space="preserve"> עשרה כורין</w:t>
      </w:r>
      <w:r w:rsidR="006F071F" w:rsidRPr="00F40D4B">
        <w:rPr>
          <w:rFonts w:hint="cs"/>
          <w:rtl/>
        </w:rPr>
        <w:t>, ותנ</w:t>
      </w:r>
      <w:r w:rsidR="006F071F" w:rsidRPr="00F40D4B">
        <w:rPr>
          <w:rtl/>
        </w:rPr>
        <w:t>"</w:t>
      </w:r>
      <w:r w:rsidR="006F071F" w:rsidRPr="00F40D4B">
        <w:rPr>
          <w:rFonts w:hint="cs"/>
          <w:rtl/>
        </w:rPr>
        <w:t>ה</w:t>
      </w:r>
      <w:r w:rsidR="006F071F" w:rsidRPr="00F40D4B">
        <w:rPr>
          <w:rtl/>
        </w:rPr>
        <w:t>.</w:t>
      </w:r>
    </w:p>
    <w:p w14:paraId="162A5937" w14:textId="4FB9DCE2" w:rsidR="00F707CE" w:rsidRPr="00F707CE" w:rsidRDefault="006F071F" w:rsidP="0046792E">
      <w:pPr>
        <w:pStyle w:val="36"/>
        <w:framePr w:wrap="notBeside"/>
        <w:rPr>
          <w:rtl/>
        </w:rPr>
      </w:pPr>
      <w:r w:rsidRPr="00F707CE">
        <w:rPr>
          <w:rFonts w:hint="cs"/>
          <w:rtl/>
        </w:rPr>
        <w:t>תנא</w:t>
      </w:r>
      <w:r w:rsidR="0046792E" w:rsidRPr="00F707CE">
        <w:rPr>
          <w:rFonts w:hint="cs"/>
          <w:rtl/>
        </w:rPr>
        <w:t xml:space="preserve"> לפני</w:t>
      </w:r>
      <w:r w:rsidRPr="00F707CE">
        <w:rPr>
          <w:rFonts w:hint="cs"/>
          <w:rtl/>
        </w:rPr>
        <w:t xml:space="preserve"> ר</w:t>
      </w:r>
      <w:r w:rsidRPr="00F707CE">
        <w:rPr>
          <w:rtl/>
        </w:rPr>
        <w:t>"</w:t>
      </w:r>
      <w:r w:rsidRPr="00F707CE">
        <w:rPr>
          <w:rFonts w:hint="cs"/>
          <w:rtl/>
        </w:rPr>
        <w:t>נ</w:t>
      </w:r>
      <w:r w:rsidR="00F707CE" w:rsidRPr="00F707CE">
        <w:rPr>
          <w:rtl/>
        </w:rPr>
        <w:t>:</w:t>
      </w:r>
    </w:p>
    <w:p w14:paraId="173E5FB5" w14:textId="405EF6AE" w:rsidR="006F071F" w:rsidRPr="00F40D4B" w:rsidRDefault="006F071F" w:rsidP="009B508D">
      <w:pPr>
        <w:rPr>
          <w:rtl/>
        </w:rPr>
      </w:pPr>
      <w:r w:rsidRPr="0046792E">
        <w:rPr>
          <w:rStyle w:val="affffc"/>
          <w:rtl/>
        </w:rPr>
        <w:t>בד"א -</w:t>
      </w:r>
      <w:r w:rsidRPr="00F40D4B">
        <w:rPr>
          <w:rtl/>
        </w:rPr>
        <w:t xml:space="preserve"> שמדד מתוך גורנו והחזיר לו מתוך גורנו, </w:t>
      </w:r>
      <w:r w:rsidRPr="00F40D4B">
        <w:rPr>
          <w:rFonts w:hint="cs"/>
          <w:rtl/>
        </w:rPr>
        <w:t>בימות הגורן</w:t>
      </w:r>
    </w:p>
    <w:p w14:paraId="4EEA6717" w14:textId="36B9D369" w:rsidR="006F071F" w:rsidRPr="00F40D4B" w:rsidRDefault="006F071F" w:rsidP="009B508D">
      <w:pPr>
        <w:rPr>
          <w:rtl/>
        </w:rPr>
      </w:pPr>
      <w:r w:rsidRPr="00F40D4B">
        <w:rPr>
          <w:rtl/>
        </w:rPr>
        <w:t xml:space="preserve">אבל </w:t>
      </w:r>
      <w:r w:rsidR="0046792E">
        <w:rPr>
          <w:rFonts w:hint="cs"/>
          <w:rtl/>
        </w:rPr>
        <w:t xml:space="preserve">אם </w:t>
      </w:r>
      <w:r w:rsidRPr="00F40D4B">
        <w:rPr>
          <w:rtl/>
        </w:rPr>
        <w:t xml:space="preserve">החזיר </w:t>
      </w:r>
      <w:r w:rsidRPr="00F40D4B">
        <w:rPr>
          <w:rFonts w:hint="cs"/>
          <w:rtl/>
        </w:rPr>
        <w:t xml:space="preserve">בימות הגשמים </w:t>
      </w:r>
      <w:r w:rsidR="0046792E">
        <w:rPr>
          <w:rFonts w:hint="cs"/>
          <w:rtl/>
        </w:rPr>
        <w:t xml:space="preserve">לא </w:t>
      </w:r>
      <w:r w:rsidRPr="00F40D4B">
        <w:rPr>
          <w:rtl/>
        </w:rPr>
        <w:t>יוציא חסרונות, מפני שמותירות.</w:t>
      </w:r>
    </w:p>
    <w:p w14:paraId="2021406B" w14:textId="5E1D6CB0" w:rsidR="00F707CE" w:rsidRPr="00F707CE" w:rsidRDefault="009D7470" w:rsidP="0046792E">
      <w:pPr>
        <w:pStyle w:val="36"/>
        <w:framePr w:wrap="notBeside"/>
        <w:rPr>
          <w:rtl/>
        </w:rPr>
      </w:pPr>
      <w:r w:rsidRPr="00F707CE">
        <w:rPr>
          <w:rFonts w:hint="cs"/>
          <w:rtl/>
        </w:rPr>
        <w:t>-אביי</w:t>
      </w:r>
      <w:r w:rsidR="00F707CE" w:rsidRPr="00F707CE">
        <w:rPr>
          <w:rFonts w:hint="cs"/>
          <w:rtl/>
        </w:rPr>
        <w:t>:</w:t>
      </w:r>
    </w:p>
    <w:p w14:paraId="1181AA03" w14:textId="71AD4AF3" w:rsidR="006F071F" w:rsidRPr="00F40D4B" w:rsidRDefault="005F1619" w:rsidP="009B508D">
      <w:pPr>
        <w:rPr>
          <w:rtl/>
        </w:rPr>
      </w:pPr>
      <w:r w:rsidRPr="005F1619">
        <w:rPr>
          <w:rStyle w:val="affffc"/>
          <w:rFonts w:hint="cs"/>
          <w:rtl/>
        </w:rPr>
        <w:t>א.</w:t>
      </w:r>
      <w:r>
        <w:rPr>
          <w:rFonts w:hint="cs"/>
          <w:rtl/>
        </w:rPr>
        <w:t xml:space="preserve"> </w:t>
      </w:r>
      <w:r w:rsidR="009D7470">
        <w:rPr>
          <w:rFonts w:hint="cs"/>
          <w:rtl/>
        </w:rPr>
        <w:t xml:space="preserve">בימות הגשמים זה תופח </w:t>
      </w:r>
      <w:r>
        <w:rPr>
          <w:rFonts w:hint="cs"/>
          <w:rtl/>
        </w:rPr>
        <w:t>ו</w:t>
      </w:r>
      <w:r w:rsidR="009D7470">
        <w:rPr>
          <w:rFonts w:hint="cs"/>
          <w:rtl/>
        </w:rPr>
        <w:t xml:space="preserve">כן </w:t>
      </w:r>
      <w:r>
        <w:rPr>
          <w:rFonts w:hint="cs"/>
          <w:rtl/>
        </w:rPr>
        <w:t xml:space="preserve">היה </w:t>
      </w:r>
      <w:r w:rsidR="009D7470">
        <w:rPr>
          <w:rFonts w:hint="cs"/>
          <w:rtl/>
        </w:rPr>
        <w:t xml:space="preserve">מעשה </w:t>
      </w:r>
      <w:r>
        <w:rPr>
          <w:rFonts w:hint="cs"/>
          <w:rtl/>
        </w:rPr>
        <w:t>ש</w:t>
      </w:r>
      <w:r w:rsidR="009D7470">
        <w:rPr>
          <w:rFonts w:hint="cs"/>
          <w:rtl/>
        </w:rPr>
        <w:t>נבקע,</w:t>
      </w:r>
    </w:p>
    <w:p w14:paraId="3663E199" w14:textId="2FD37496" w:rsidR="006F071F" w:rsidRPr="00F40D4B" w:rsidRDefault="006F071F" w:rsidP="009B508D">
      <w:pPr>
        <w:rPr>
          <w:rtl/>
        </w:rPr>
      </w:pPr>
      <w:r w:rsidRPr="009D7470">
        <w:rPr>
          <w:rStyle w:val="affffc"/>
          <w:rFonts w:hint="cs"/>
          <w:rtl/>
        </w:rPr>
        <w:t>ב.</w:t>
      </w:r>
      <w:r w:rsidRPr="00F40D4B">
        <w:rPr>
          <w:rFonts w:hint="cs"/>
          <w:rtl/>
        </w:rPr>
        <w:t xml:space="preserve"> משום </w:t>
      </w:r>
      <w:r w:rsidR="009D7470">
        <w:rPr>
          <w:rFonts w:hint="cs"/>
          <w:rtl/>
        </w:rPr>
        <w:t>צפיפותם</w:t>
      </w:r>
      <w:r w:rsidRPr="00F40D4B">
        <w:rPr>
          <w:rFonts w:hint="cs"/>
          <w:rtl/>
        </w:rPr>
        <w:t xml:space="preserve"> אינם תופחים</w:t>
      </w:r>
      <w:r w:rsidR="009D7470">
        <w:rPr>
          <w:rFonts w:hint="cs"/>
          <w:rtl/>
        </w:rPr>
        <w:t xml:space="preserve"> והכד לא </w:t>
      </w:r>
      <w:r w:rsidR="005F1619">
        <w:rPr>
          <w:rFonts w:hint="cs"/>
          <w:rtl/>
        </w:rPr>
        <w:t>נב</w:t>
      </w:r>
      <w:r w:rsidR="009D7470">
        <w:rPr>
          <w:rFonts w:hint="cs"/>
          <w:rtl/>
        </w:rPr>
        <w:t>קע,</w:t>
      </w:r>
    </w:p>
    <w:p w14:paraId="3B4C8097" w14:textId="77777777" w:rsidR="00A6533C" w:rsidRPr="00F40D4B" w:rsidRDefault="00A6533C" w:rsidP="00A6533C">
      <w:pPr>
        <w:pStyle w:val="aff9"/>
        <w:rPr>
          <w:rtl/>
        </w:rPr>
      </w:pPr>
      <w:r w:rsidRPr="00F40D4B">
        <w:rPr>
          <w:rtl/>
        </w:rPr>
        <w:lastRenderedPageBreak/>
        <w:t>***</w:t>
      </w:r>
    </w:p>
    <w:p w14:paraId="1693BBE5" w14:textId="45C1EA76" w:rsidR="006F071F" w:rsidRPr="00F40D4B" w:rsidRDefault="006F071F" w:rsidP="000F4F15">
      <w:pPr>
        <w:pStyle w:val="afffff"/>
        <w:framePr w:wrap="around"/>
        <w:rPr>
          <w:rtl/>
        </w:rPr>
      </w:pPr>
      <w:del w:id="20210" w:author="קלוד" w:date="2026-10-06T10:08:05Z">
        <w:r>
          <w:rPr>
            <w:rtl/>
          </w:rPr>
          <w:delText xml:space="preserve">משנה.</w:delText>
        </w:r>
      </w:del>
      <w:ins w:id="20211" w:author="קלוד" w:date="2026-10-06T10:08:05Z">
        <w:r>
          <w:rPr>
            <w:rtl/>
          </w:rPr>
          <w:t xml:space="preserve">משנה ח</w:t>
        </w:r>
      </w:ins>
    </w:p>
    <w:p w14:paraId="3C9BEB93" w14:textId="5F059DE8" w:rsidR="006F071F" w:rsidRPr="00F40D4B" w:rsidRDefault="006F071F" w:rsidP="00701E5E">
      <w:pPr>
        <w:pStyle w:val="afff3"/>
        <w:rPr>
          <w:rtl/>
        </w:rPr>
      </w:pPr>
      <w:ins w:id="9811" w:author="מספור קטעי משנה" w:date="2026-10-06T10:03:19Z">
        <w:r>
          <w:rPr>
            <w:rStyle w:val="MisparKeta"/>
          </w:rPr>
          <w:t xml:space="preserve">ד. </w:t>
        </w:r>
      </w:ins>
      <w:r w:rsidRPr="00F40D4B">
        <w:rPr>
          <w:rtl/>
        </w:rPr>
        <w:t>יוציא לו שתות ליין.</w:t>
      </w:r>
      <w:r w:rsidRPr="00F40D4B">
        <w:rPr>
          <w:rFonts w:hint="cs"/>
          <w:rtl/>
        </w:rPr>
        <w:t xml:space="preserve">  </w:t>
      </w:r>
      <w:r w:rsidRPr="000F4F15">
        <w:rPr>
          <w:rStyle w:val="TanaimMishna"/>
          <w:rtl/>
          <w:rPrChange w:id="20040" w:author="קלוד" w:date="2026-10-06T10:08:05Z">
            <w:rPr>
              <w:rStyle w:val="affffc"/>
              <w:rtl/>
            </w:rPr>
          </w:rPrChange>
        </w:rPr>
        <w:t>רבי יהודה</w:t>
      </w:r>
      <w:r w:rsidR="000F4F15">
        <w:rPr>
          <w:rStyle w:val="TanaimMishna"/>
          <w:rFonts w:hint="cs"/>
          <w:rtl/>
          <w:rPrChange w:id="20041" w:author="קלוד" w:date="2026-10-06T10:08:05Z">
            <w:rPr>
              <w:rStyle w:val="affffc"/>
              <w:rFonts w:hint="cs"/>
              <w:rtl/>
            </w:rPr>
          </w:rPrChange>
        </w:rPr>
        <w:t>:</w:t>
      </w:r>
      <w:r w:rsidRPr="00F40D4B">
        <w:rPr>
          <w:rtl/>
        </w:rPr>
        <w:t xml:space="preserve"> חומש.</w:t>
      </w:r>
    </w:p>
    <w:p w14:paraId="44A946C3" w14:textId="77777777" w:rsidR="006F071F" w:rsidRPr="005B5464" w:rsidRDefault="006F071F" w:rsidP="00701E5E">
      <w:pPr>
        <w:pStyle w:val="afff3"/>
        <w:rPr>
          <w:rStyle w:val="afffff2"/>
          <w:rtl/>
        </w:rPr>
      </w:pPr>
      <w:r w:rsidRPr="00F40D4B">
        <w:rPr>
          <w:rtl/>
        </w:rPr>
        <w:t xml:space="preserve">יוציא לו שלשה לוגין שמן למאה, </w:t>
      </w:r>
      <w:r w:rsidRPr="005B5464">
        <w:rPr>
          <w:rStyle w:val="HesberMishna"/>
          <w:rtl/>
          <w:rPrChange w:id="20042" w:author="קלוד" w:date="2026-10-06T10:08:05Z">
            <w:rPr>
              <w:rStyle w:val="afffff2"/>
              <w:rtl/>
            </w:rPr>
          </w:rPrChange>
        </w:rPr>
        <w:t>לוג ומחצה שמרים, לוג ומחצה בלע.</w:t>
      </w:r>
    </w:p>
    <w:p w14:paraId="0C233FCE" w14:textId="77777777" w:rsidR="005B5464" w:rsidRDefault="006F071F" w:rsidP="00701E5E">
      <w:pPr>
        <w:pStyle w:val="afff3"/>
        <w:rPr>
          <w:rtl/>
        </w:rPr>
      </w:pPr>
      <w:r w:rsidRPr="00F40D4B">
        <w:rPr>
          <w:rtl/>
        </w:rPr>
        <w:t xml:space="preserve">אם היה שמן מזוקק </w:t>
      </w:r>
      <w:r w:rsidR="005B5464">
        <w:rPr>
          <w:rFonts w:hint="cs"/>
          <w:rtl/>
        </w:rPr>
        <w:t>-</w:t>
      </w:r>
      <w:r w:rsidR="000F4F15">
        <w:rPr>
          <w:rFonts w:hint="cs"/>
          <w:rtl/>
        </w:rPr>
        <w:t xml:space="preserve">לא </w:t>
      </w:r>
      <w:r w:rsidRPr="00F40D4B">
        <w:rPr>
          <w:rtl/>
        </w:rPr>
        <w:t xml:space="preserve">יוציא לו שמרים, </w:t>
      </w:r>
    </w:p>
    <w:p w14:paraId="2D0C70F2" w14:textId="12BD8851" w:rsidR="006F071F" w:rsidRPr="00F40D4B" w:rsidRDefault="006F071F" w:rsidP="00701E5E">
      <w:pPr>
        <w:pStyle w:val="afff3"/>
        <w:rPr>
          <w:rtl/>
        </w:rPr>
      </w:pPr>
      <w:r w:rsidRPr="00F40D4B">
        <w:rPr>
          <w:rtl/>
        </w:rPr>
        <w:t xml:space="preserve">אם היו קנקנים ישנים </w:t>
      </w:r>
      <w:r w:rsidR="000F4F15">
        <w:rPr>
          <w:rtl/>
        </w:rPr>
        <w:t>–</w:t>
      </w:r>
      <w:r w:rsidRPr="00F40D4B">
        <w:rPr>
          <w:rtl/>
        </w:rPr>
        <w:t xml:space="preserve"> </w:t>
      </w:r>
      <w:r w:rsidR="000F4F15">
        <w:rPr>
          <w:rFonts w:hint="cs"/>
          <w:rtl/>
        </w:rPr>
        <w:t xml:space="preserve">לא </w:t>
      </w:r>
      <w:r w:rsidRPr="00F40D4B">
        <w:rPr>
          <w:rtl/>
        </w:rPr>
        <w:t>יוציא לו בלע.</w:t>
      </w:r>
    </w:p>
    <w:p w14:paraId="081F8C85" w14:textId="77777777" w:rsidR="005B5464" w:rsidRDefault="006F071F" w:rsidP="00701E5E">
      <w:pPr>
        <w:pStyle w:val="afff3"/>
        <w:rPr>
          <w:rtl/>
        </w:rPr>
      </w:pPr>
      <w:r w:rsidRPr="000F4F15">
        <w:rPr>
          <w:rStyle w:val="TanaimMishna"/>
          <w:rtl/>
          <w:rPrChange w:id="20043" w:author="קלוד" w:date="2026-10-06T10:08:05Z">
            <w:rPr>
              <w:rStyle w:val="affffc"/>
              <w:rtl/>
            </w:rPr>
          </w:rPrChange>
        </w:rPr>
        <w:t>רבי יהודה:</w:t>
      </w:r>
      <w:r w:rsidRPr="00F40D4B">
        <w:rPr>
          <w:rtl/>
        </w:rPr>
        <w:t xml:space="preserve"> אף המוכר שמן מזוקק לחבירו כל ימות השנה, </w:t>
      </w:r>
    </w:p>
    <w:p w14:paraId="5155C00A" w14:textId="0BA5AAA6" w:rsidR="006F071F" w:rsidRPr="00F40D4B" w:rsidRDefault="005B5464" w:rsidP="00701E5E">
      <w:pPr>
        <w:pStyle w:val="afff3"/>
        <w:rPr>
          <w:rtl/>
        </w:rPr>
      </w:pPr>
      <w:r>
        <w:rPr>
          <w:rFonts w:hint="cs"/>
          <w:rtl/>
        </w:rPr>
        <w:t xml:space="preserve">  </w:t>
      </w:r>
      <w:r>
        <w:rPr>
          <w:rtl/>
        </w:rPr>
        <w:tab/>
      </w:r>
      <w:r>
        <w:rPr>
          <w:rtl/>
        </w:rPr>
        <w:tab/>
      </w:r>
      <w:r>
        <w:rPr>
          <w:rtl/>
        </w:rPr>
        <w:tab/>
      </w:r>
      <w:r>
        <w:rPr>
          <w:rtl/>
        </w:rPr>
        <w:tab/>
      </w:r>
      <w:r>
        <w:rPr>
          <w:rFonts w:hint="cs"/>
          <w:rtl/>
        </w:rPr>
        <w:t xml:space="preserve"> </w:t>
      </w:r>
      <w:r w:rsidR="006F071F" w:rsidRPr="00F40D4B">
        <w:rPr>
          <w:rtl/>
        </w:rPr>
        <w:t>הר"</w:t>
      </w:r>
      <w:r w:rsidR="006F071F" w:rsidRPr="00F40D4B">
        <w:rPr>
          <w:rFonts w:hint="cs"/>
          <w:rtl/>
        </w:rPr>
        <w:t>ז</w:t>
      </w:r>
      <w:r w:rsidR="006F071F" w:rsidRPr="00F40D4B">
        <w:rPr>
          <w:rtl/>
        </w:rPr>
        <w:t xml:space="preserve"> מקבל עליו לוג ומחצה שמרים למאה.</w:t>
      </w:r>
    </w:p>
    <w:p w14:paraId="7FEED81D" w14:textId="300EE701" w:rsidR="00A6533C" w:rsidRPr="00F40D4B" w:rsidRDefault="005B5464" w:rsidP="005B5464">
      <w:pPr>
        <w:pStyle w:val="affff9"/>
        <w:rPr>
          <w:rtl/>
        </w:rPr>
      </w:pPr>
      <w:r>
        <w:rPr>
          <w:rFonts w:hint="cs"/>
          <w:rtl/>
        </w:rPr>
        <w:t>ת''ק ור''י לא חלקו</w:t>
      </w:r>
    </w:p>
    <w:p w14:paraId="41F28FCB" w14:textId="50E561D1" w:rsidR="00F707CE" w:rsidRPr="00F707CE" w:rsidRDefault="00CA697E" w:rsidP="005B5464">
      <w:pPr>
        <w:pStyle w:val="36"/>
        <w:framePr w:wrap="notBeside"/>
        <w:rPr>
          <w:rtl/>
        </w:rPr>
      </w:pPr>
      <w:r w:rsidRPr="00F707CE">
        <w:rPr>
          <w:rFonts w:hint="cs"/>
          <w:rtl/>
        </w:rPr>
        <w:t xml:space="preserve">א. </w:t>
      </w:r>
      <w:r w:rsidR="005B5464" w:rsidRPr="00F707CE">
        <w:rPr>
          <w:rFonts w:hint="cs"/>
          <w:rtl/>
        </w:rPr>
        <w:t>במקו</w:t>
      </w:r>
      <w:r w:rsidR="002E43AC" w:rsidRPr="00F707CE">
        <w:rPr>
          <w:rFonts w:hint="cs"/>
          <w:rtl/>
        </w:rPr>
        <w:t>ם ר'י</w:t>
      </w:r>
      <w:r w:rsidR="00F707CE" w:rsidRPr="00F707CE">
        <w:rPr>
          <w:rFonts w:hint="cs"/>
          <w:rtl/>
        </w:rPr>
        <w:t>:</w:t>
      </w:r>
    </w:p>
    <w:p w14:paraId="0F474129" w14:textId="36B11154" w:rsidR="00A6533C" w:rsidRPr="00F40D4B" w:rsidRDefault="005B5464" w:rsidP="009B508D">
      <w:pPr>
        <w:rPr>
          <w:rtl/>
        </w:rPr>
      </w:pPr>
      <w:r>
        <w:rPr>
          <w:rFonts w:hint="cs"/>
          <w:rtl/>
        </w:rPr>
        <w:t>ט</w:t>
      </w:r>
      <w:r w:rsidR="006F071F" w:rsidRPr="00F40D4B">
        <w:rPr>
          <w:rFonts w:hint="cs"/>
          <w:rtl/>
        </w:rPr>
        <w:t xml:space="preserve">חו החביות </w:t>
      </w:r>
      <w:r w:rsidR="006F071F" w:rsidRPr="002E43AC">
        <w:rPr>
          <w:rFonts w:hint="cs"/>
          <w:b/>
          <w:bCs/>
          <w:rtl/>
        </w:rPr>
        <w:t>בשעווה</w:t>
      </w:r>
      <w:r w:rsidR="006F071F" w:rsidRPr="00F40D4B">
        <w:rPr>
          <w:rFonts w:hint="cs"/>
          <w:rtl/>
        </w:rPr>
        <w:t xml:space="preserve"> ולא מיץ טפי</w:t>
      </w:r>
      <w:r w:rsidR="002E43AC">
        <w:rPr>
          <w:rFonts w:hint="cs"/>
          <w:rtl/>
        </w:rPr>
        <w:t>,</w:t>
      </w:r>
      <w:r w:rsidR="006F071F" w:rsidRPr="00F40D4B">
        <w:rPr>
          <w:rFonts w:hint="cs"/>
          <w:rtl/>
        </w:rPr>
        <w:t xml:space="preserve"> </w:t>
      </w:r>
      <w:r w:rsidR="002E43AC" w:rsidRPr="002E43AC">
        <w:rPr>
          <w:rStyle w:val="affffc"/>
          <w:rFonts w:hint="cs"/>
          <w:rtl/>
        </w:rPr>
        <w:t>ובמקום ת</w:t>
      </w:r>
      <w:r w:rsidR="002E43AC">
        <w:rPr>
          <w:rStyle w:val="affffc"/>
          <w:rFonts w:hint="cs"/>
          <w:rtl/>
        </w:rPr>
        <w:t>'</w:t>
      </w:r>
      <w:r w:rsidR="002E43AC" w:rsidRPr="002E43AC">
        <w:rPr>
          <w:rStyle w:val="affffc"/>
          <w:rFonts w:hint="cs"/>
          <w:rtl/>
        </w:rPr>
        <w:t>'ק</w:t>
      </w:r>
      <w:r w:rsidR="002E43AC">
        <w:rPr>
          <w:rFonts w:hint="cs"/>
          <w:rtl/>
        </w:rPr>
        <w:t xml:space="preserve"> </w:t>
      </w:r>
      <w:r w:rsidR="006F071F" w:rsidRPr="00F40D4B">
        <w:rPr>
          <w:rFonts w:hint="cs"/>
          <w:rtl/>
        </w:rPr>
        <w:t xml:space="preserve">טחו בזפת </w:t>
      </w:r>
      <w:r w:rsidR="002E43AC">
        <w:rPr>
          <w:rFonts w:hint="cs"/>
          <w:rtl/>
        </w:rPr>
        <w:t>ומייץ</w:t>
      </w:r>
    </w:p>
    <w:p w14:paraId="719A6A1C" w14:textId="51AF25F7" w:rsidR="00F707CE" w:rsidRPr="00F707CE" w:rsidRDefault="006F071F" w:rsidP="00CA697E">
      <w:pPr>
        <w:pStyle w:val="36"/>
        <w:framePr w:wrap="notBeside"/>
        <w:rPr>
          <w:rtl/>
        </w:rPr>
      </w:pPr>
      <w:r w:rsidRPr="00F707CE">
        <w:rPr>
          <w:rFonts w:hint="cs"/>
          <w:rtl/>
        </w:rPr>
        <w:t>ב</w:t>
      </w:r>
      <w:r w:rsidR="00F707CE" w:rsidRPr="00F707CE">
        <w:rPr>
          <w:rFonts w:hint="cs"/>
          <w:rtl/>
        </w:rPr>
        <w:t>.</w:t>
      </w:r>
    </w:p>
    <w:p w14:paraId="00CFFBD1" w14:textId="11833524" w:rsidR="006F071F" w:rsidRPr="00F40D4B" w:rsidRDefault="006F071F" w:rsidP="00CA697E">
      <w:pPr>
        <w:spacing w:after="60"/>
        <w:rPr>
          <w:rtl/>
        </w:rPr>
      </w:pPr>
      <w:r w:rsidRPr="00F40D4B">
        <w:rPr>
          <w:rtl/>
        </w:rPr>
        <w:t>משום גרגישתא</w:t>
      </w:r>
      <w:r w:rsidR="00CA697E">
        <w:rPr>
          <w:rFonts w:hint="cs"/>
          <w:rtl/>
        </w:rPr>
        <w:t xml:space="preserve"> </w:t>
      </w:r>
      <w:r w:rsidRPr="00CA697E">
        <w:rPr>
          <w:rStyle w:val="afffff2"/>
          <w:rFonts w:hint="cs"/>
          <w:rtl/>
        </w:rPr>
        <w:t>[סוג קרקע החבית]</w:t>
      </w:r>
      <w:r w:rsidRPr="00CA697E">
        <w:rPr>
          <w:rStyle w:val="afffff2"/>
          <w:rtl/>
        </w:rPr>
        <w:t>,</w:t>
      </w:r>
      <w:r w:rsidRPr="00F40D4B">
        <w:rPr>
          <w:rtl/>
        </w:rPr>
        <w:t xml:space="preserve"> </w:t>
      </w:r>
      <w:r w:rsidR="00CA697E">
        <w:rPr>
          <w:rFonts w:hint="cs"/>
          <w:rtl/>
        </w:rPr>
        <w:t xml:space="preserve">כאן בולע יותר, וכאן פחות </w:t>
      </w:r>
    </w:p>
    <w:p w14:paraId="45DE1D47" w14:textId="77777777" w:rsidR="00F707CE" w:rsidRPr="00F707CE" w:rsidRDefault="00CA697E" w:rsidP="00CA697E">
      <w:pPr>
        <w:pStyle w:val="36"/>
        <w:framePr w:wrap="notBeside"/>
        <w:rPr>
          <w:rtl/>
        </w:rPr>
      </w:pPr>
      <w:r w:rsidRPr="00F707CE">
        <w:rPr>
          <w:rFonts w:hint="cs"/>
          <w:rtl/>
        </w:rPr>
        <w:t xml:space="preserve">במקום </w:t>
      </w:r>
      <w:r w:rsidR="006F071F" w:rsidRPr="00F707CE">
        <w:rPr>
          <w:rtl/>
        </w:rPr>
        <w:t>ר"</w:t>
      </w:r>
      <w:r w:rsidR="006F071F" w:rsidRPr="00F707CE">
        <w:rPr>
          <w:rFonts w:hint="cs"/>
          <w:rtl/>
        </w:rPr>
        <w:t>י</w:t>
      </w:r>
      <w:r w:rsidR="00F707CE" w:rsidRPr="00F707CE">
        <w:rPr>
          <w:rtl/>
        </w:rPr>
        <w:t>:</w:t>
      </w:r>
    </w:p>
    <w:p w14:paraId="45FC38AC" w14:textId="4BE5B1AD" w:rsidR="006F071F" w:rsidRPr="00F40D4B" w:rsidRDefault="00CA697E" w:rsidP="009B508D">
      <w:pPr>
        <w:rPr>
          <w:rtl/>
        </w:rPr>
      </w:pPr>
      <w:r>
        <w:rPr>
          <w:rFonts w:hint="cs"/>
          <w:rtl/>
        </w:rPr>
        <w:t xml:space="preserve">מכרו </w:t>
      </w:r>
      <w:r w:rsidR="006F071F" w:rsidRPr="00F40D4B">
        <w:rPr>
          <w:rFonts w:hint="cs"/>
          <w:rtl/>
        </w:rPr>
        <w:t>מ</w:t>
      </w:r>
      <w:r w:rsidR="006F071F" w:rsidRPr="00F40D4B">
        <w:rPr>
          <w:rtl/>
        </w:rPr>
        <w:t>"</w:t>
      </w:r>
      <w:r w:rsidR="006F071F" w:rsidRPr="00F40D4B">
        <w:rPr>
          <w:rFonts w:hint="cs"/>
          <w:rtl/>
        </w:rPr>
        <w:t>ח כוזי</w:t>
      </w:r>
      <w:r>
        <w:rPr>
          <w:rFonts w:hint="cs"/>
          <w:rtl/>
        </w:rPr>
        <w:t xml:space="preserve"> </w:t>
      </w:r>
      <w:r w:rsidR="006F071F" w:rsidRPr="00CA697E">
        <w:rPr>
          <w:rStyle w:val="afffff2"/>
          <w:rFonts w:hint="cs"/>
          <w:rtl/>
        </w:rPr>
        <w:t>[מידה קטנה]</w:t>
      </w:r>
      <w:r w:rsidR="006F071F" w:rsidRPr="00F40D4B">
        <w:rPr>
          <w:rFonts w:hint="cs"/>
          <w:rtl/>
        </w:rPr>
        <w:t xml:space="preserve"> בחבית</w:t>
      </w:r>
      <w:r w:rsidR="006F071F" w:rsidRPr="00F40D4B">
        <w:rPr>
          <w:rtl/>
        </w:rPr>
        <w:t xml:space="preserve">, </w:t>
      </w:r>
      <w:r w:rsidR="006F071F" w:rsidRPr="00F40D4B">
        <w:rPr>
          <w:rFonts w:hint="cs"/>
          <w:rtl/>
        </w:rPr>
        <w:t>ונמכרת חבית בשש זוז</w:t>
      </w:r>
      <w:r w:rsidR="006F071F" w:rsidRPr="00F40D4B">
        <w:rPr>
          <w:rtl/>
        </w:rPr>
        <w:t>,</w:t>
      </w:r>
    </w:p>
    <w:p w14:paraId="4C946AB9" w14:textId="77777777" w:rsidR="00CD16C0" w:rsidRDefault="006F071F" w:rsidP="009B508D">
      <w:pPr>
        <w:rPr>
          <w:rtl/>
        </w:rPr>
      </w:pPr>
      <w:r>
        <w:rPr>
          <w:rStyle w:val="affffc"/>
          <w:rFonts w:hint="cs"/>
          <w:rtl/>
          <w:rPrChange w:id="9066" w:author="מנוע אמוראים" w:date="2026-10-05T16:41:14Z">
            <w:rPr>
              <w:rFonts w:hint="cs"/>
              <w:rtl/>
            </w:rPr>
          </w:rPrChange>
        </w:rPr>
        <w:t xml:space="preserve">ור</w:t>
      </w:r>
      <w:r>
        <w:rPr>
          <w:rStyle w:val="affffc"/>
          <w:rtl/>
          <w:rPrChange w:id="9067" w:author="מנוע אמוראים" w:date="2026-10-05T16:41:14Z">
            <w:rPr>
              <w:rtl/>
            </w:rPr>
          </w:rPrChange>
        </w:rPr>
        <w:t xml:space="preserve">"</w:t>
      </w:r>
      <w:r>
        <w:rPr>
          <w:rStyle w:val="affffc"/>
          <w:rFonts w:hint="cs"/>
          <w:rtl/>
          <w:rPrChange w:id="9068" w:author="מנוע אמוראים" w:date="2026-10-05T16:41:14Z">
            <w:rPr>
              <w:rFonts w:hint="cs"/>
              <w:rtl/>
            </w:rPr>
          </w:rPrChange>
        </w:rPr>
        <w:t xml:space="preserve">י</w:t>
      </w:r>
      <w:r>
        <w:rPr>
          <w:rFonts w:hint="cs"/>
          <w:rtl/>
        </w:rPr>
        <w:t xml:space="preserve"> </w:t>
      </w:r>
      <w:r w:rsidR="00CA697E">
        <w:rPr>
          <w:rFonts w:hint="cs"/>
          <w:rtl/>
        </w:rPr>
        <w:t xml:space="preserve">מכרם </w:t>
      </w:r>
      <w:r w:rsidRPr="00F40D4B">
        <w:rPr>
          <w:rFonts w:hint="cs"/>
          <w:rtl/>
        </w:rPr>
        <w:t>שש</w:t>
      </w:r>
      <w:r w:rsidR="00CA697E">
        <w:rPr>
          <w:rFonts w:hint="cs"/>
          <w:rtl/>
        </w:rPr>
        <w:t xml:space="preserve"> </w:t>
      </w:r>
      <w:r w:rsidRPr="00CA697E">
        <w:rPr>
          <w:rStyle w:val="afffff2"/>
          <w:rFonts w:hint="cs"/>
          <w:rtl/>
        </w:rPr>
        <w:t>[כוזי]</w:t>
      </w:r>
      <w:r w:rsidRPr="00F40D4B">
        <w:rPr>
          <w:rFonts w:hint="cs"/>
          <w:rtl/>
        </w:rPr>
        <w:t xml:space="preserve"> בזוז, </w:t>
      </w:r>
      <w:r w:rsidRPr="00CD16C0">
        <w:rPr>
          <w:rStyle w:val="affffc"/>
          <w:rFonts w:hint="cs"/>
          <w:rtl/>
        </w:rPr>
        <w:t>והיינו ברווח</w:t>
      </w:r>
      <w:r w:rsidRPr="00F40D4B">
        <w:rPr>
          <w:rFonts w:hint="cs"/>
          <w:rtl/>
        </w:rPr>
        <w:t xml:space="preserve"> של יב' כוזי לחבית, </w:t>
      </w:r>
    </w:p>
    <w:p w14:paraId="1A105E09" w14:textId="0F550B05" w:rsidR="00A6533C" w:rsidRPr="00F40D4B" w:rsidRDefault="006F071F" w:rsidP="009B508D">
      <w:pPr>
        <w:rPr>
          <w:rtl/>
        </w:rPr>
      </w:pPr>
      <w:r w:rsidRPr="00F40D4B">
        <w:rPr>
          <w:rFonts w:hint="cs"/>
          <w:rtl/>
        </w:rPr>
        <w:t>ח' לרווח שתות. וד' לקנקן ולשמרים,</w:t>
      </w:r>
    </w:p>
    <w:p w14:paraId="25105BFB" w14:textId="1E7D3745" w:rsidR="006F071F" w:rsidRPr="00F40D4B" w:rsidRDefault="006F071F" w:rsidP="009B508D">
      <w:pPr>
        <w:rPr>
          <w:rtl/>
        </w:rPr>
      </w:pPr>
      <w:r w:rsidRPr="00F40D4B">
        <w:rPr>
          <w:rFonts w:hint="cs"/>
          <w:rtl/>
        </w:rPr>
        <w:t>ומה שמעבר לשתות היה הולך על דמי ההכרזה, ועשיית הברז.</w:t>
      </w:r>
    </w:p>
    <w:p w14:paraId="60BFC421" w14:textId="77777777" w:rsidR="00A6533C" w:rsidRPr="00F40D4B" w:rsidRDefault="00A6533C" w:rsidP="00A6533C">
      <w:pPr>
        <w:pStyle w:val="aff9"/>
        <w:rPr>
          <w:rtl/>
        </w:rPr>
      </w:pPr>
      <w:r w:rsidRPr="00F40D4B">
        <w:rPr>
          <w:rtl/>
        </w:rPr>
        <w:t>***</w:t>
      </w:r>
    </w:p>
    <w:p w14:paraId="2ABF27C5" w14:textId="77777777" w:rsidR="00550F91" w:rsidRDefault="006F071F" w:rsidP="00550F91">
      <w:pPr>
        <w:pStyle w:val="affe"/>
        <w:framePr w:wrap="around"/>
        <w:rPr>
          <w:rtl/>
        </w:rPr>
      </w:pPr>
      <w:r w:rsidRPr="00F40D4B">
        <w:rPr>
          <w:rtl/>
        </w:rPr>
        <w:t xml:space="preserve">מ: </w:t>
      </w:r>
    </w:p>
    <w:p w14:paraId="0698A4F7" w14:textId="2B71DB26" w:rsidR="006F071F" w:rsidRPr="00F40D4B" w:rsidRDefault="006F071F" w:rsidP="00550F91">
      <w:pPr>
        <w:pStyle w:val="afffb"/>
        <w:rPr>
          <w:rtl/>
        </w:rPr>
      </w:pPr>
      <w:ins w:id="9871" w:author="מספור קטעי משנה" w:date="2026-10-06T06:45:11Z">
        <w:r>
          <w:rPr>
            <w:rStyle w:val="MisparKeta"/>
          </w:rPr>
          <w:t xml:space="preserve">א. </w:t>
        </w:r>
      </w:ins>
      <w:r w:rsidRPr="00F40D4B">
        <w:rPr>
          <w:rtl/>
        </w:rPr>
        <w:t xml:space="preserve">אם היה שמן מזוקק </w:t>
      </w:r>
      <w:r w:rsidR="00550F91">
        <w:rPr>
          <w:rFonts w:hint="cs"/>
          <w:rtl/>
        </w:rPr>
        <w:t xml:space="preserve">לא </w:t>
      </w:r>
      <w:r w:rsidRPr="00F40D4B">
        <w:rPr>
          <w:rtl/>
        </w:rPr>
        <w:t xml:space="preserve">יוציא לו שמרים </w:t>
      </w:r>
      <w:r w:rsidRPr="00F40D4B">
        <w:rPr>
          <w:rFonts w:hint="cs"/>
          <w:rtl/>
        </w:rPr>
        <w:t>[וכו'</w:t>
      </w:r>
      <w:r w:rsidRPr="00F40D4B">
        <w:rPr>
          <w:rtl/>
        </w:rPr>
        <w:t>].</w:t>
      </w:r>
    </w:p>
    <w:p w14:paraId="693FE410" w14:textId="77777777" w:rsidR="00F707CE" w:rsidRPr="00F707CE" w:rsidRDefault="006F071F" w:rsidP="00550F91">
      <w:pPr>
        <w:pStyle w:val="36"/>
        <w:framePr w:wrap="notBeside"/>
        <w:rPr>
          <w:rtl/>
        </w:rPr>
      </w:pPr>
      <w:r w:rsidRPr="00F707CE">
        <w:rPr>
          <w:rFonts w:hint="cs"/>
          <w:rtl/>
        </w:rPr>
        <w:t>א.</w:t>
      </w:r>
      <w:r w:rsidR="00333EDB" w:rsidRPr="00F707CE">
        <w:rPr>
          <w:rFonts w:hint="cs"/>
          <w:rtl/>
        </w:rPr>
        <w:t xml:space="preserve"> ר''נ</w:t>
      </w:r>
      <w:r w:rsidR="00F707CE" w:rsidRPr="00F707CE">
        <w:rPr>
          <w:rtl/>
        </w:rPr>
        <w:t>:</w:t>
      </w:r>
    </w:p>
    <w:p w14:paraId="1A9C6683" w14:textId="7516080D" w:rsidR="006F071F" w:rsidRPr="00F40D4B" w:rsidRDefault="006F071F" w:rsidP="00550F91">
      <w:pPr>
        <w:rPr>
          <w:rtl/>
        </w:rPr>
      </w:pPr>
      <w:r w:rsidRPr="00F40D4B">
        <w:rPr>
          <w:rFonts w:hint="cs"/>
          <w:rtl/>
        </w:rPr>
        <w:t xml:space="preserve">במזופפין שלא בלע </w:t>
      </w:r>
      <w:r w:rsidRPr="00550F91">
        <w:rPr>
          <w:rStyle w:val="affffc"/>
          <w:rFonts w:hint="cs"/>
          <w:rtl/>
        </w:rPr>
        <w:t>ב. אביי</w:t>
      </w:r>
      <w:r w:rsidRPr="00F40D4B">
        <w:rPr>
          <w:rFonts w:hint="cs"/>
          <w:rtl/>
        </w:rPr>
        <w:t xml:space="preserve"> </w:t>
      </w:r>
      <w:r w:rsidRPr="00333EDB">
        <w:rPr>
          <w:rStyle w:val="afffff2"/>
          <w:rFonts w:hint="cs"/>
          <w:rtl/>
        </w:rPr>
        <w:t>א</w:t>
      </w:r>
      <w:r w:rsidR="00333EDB">
        <w:rPr>
          <w:rStyle w:val="afffff2"/>
          <w:rFonts w:hint="cs"/>
          <w:rtl/>
        </w:rPr>
        <w:t>ף</w:t>
      </w:r>
      <w:r w:rsidRPr="00333EDB">
        <w:rPr>
          <w:rStyle w:val="afffff2"/>
          <w:rFonts w:hint="cs"/>
          <w:rtl/>
        </w:rPr>
        <w:t xml:space="preserve"> </w:t>
      </w:r>
      <w:r w:rsidRPr="00333EDB">
        <w:rPr>
          <w:rStyle w:val="afffff2"/>
          <w:rtl/>
        </w:rPr>
        <w:t>שלא במזופפין,</w:t>
      </w:r>
      <w:r w:rsidRPr="00F40D4B">
        <w:rPr>
          <w:rtl/>
        </w:rPr>
        <w:t xml:space="preserve"> כיון דטעון טעון.</w:t>
      </w:r>
    </w:p>
    <w:p w14:paraId="7D156B4E" w14:textId="137003E0" w:rsidR="006F071F" w:rsidRDefault="005129B4" w:rsidP="005129B4">
      <w:pPr>
        <w:pStyle w:val="afffb"/>
        <w:rPr>
          <w:rtl/>
        </w:rPr>
      </w:pPr>
      <w:ins w:id="9872" w:author="מספור קטעי משנה" w:date="2026-10-06T06:45:11Z">
        <w:r>
          <w:rPr>
            <w:rStyle w:val="MisparKeta"/>
          </w:rPr>
          <w:t xml:space="preserve">ב. </w:t>
        </w:r>
      </w:ins>
      <w:r>
        <w:rPr>
          <w:rFonts w:hint="cs"/>
          <w:rtl/>
        </w:rPr>
        <w:t xml:space="preserve">ר''י: </w:t>
      </w:r>
      <w:r w:rsidR="006F071F" w:rsidRPr="00F40D4B">
        <w:rPr>
          <w:rtl/>
        </w:rPr>
        <w:t>אף המוכר שמן מזוקק לחבירו כל ימות השנה מקבל עליו לוג ומחצה שמרים למאה.</w:t>
      </w:r>
    </w:p>
    <w:p w14:paraId="0533922F" w14:textId="3D59DE19" w:rsidR="00420671" w:rsidRPr="00F40D4B" w:rsidRDefault="00C66E7D" w:rsidP="00C66E7D">
      <w:pPr>
        <w:pStyle w:val="affff9"/>
        <w:rPr>
          <w:rtl/>
        </w:rPr>
      </w:pPr>
      <w:r>
        <w:rPr>
          <w:rFonts w:hint="cs"/>
          <w:rtl/>
        </w:rPr>
        <w:t>לר''י ולחכמים:</w:t>
      </w:r>
      <w:r>
        <w:t xml:space="preserve"> </w:t>
      </w:r>
      <w:r w:rsidR="00420671">
        <w:rPr>
          <w:rFonts w:hint="cs"/>
          <w:rtl/>
        </w:rPr>
        <w:t xml:space="preserve">האם </w:t>
      </w:r>
      <w:r>
        <w:rPr>
          <w:rFonts w:hint="cs"/>
          <w:rtl/>
        </w:rPr>
        <w:t xml:space="preserve">ניתן לדייק אם </w:t>
      </w:r>
      <w:r w:rsidR="00420671">
        <w:rPr>
          <w:rFonts w:hint="cs"/>
          <w:rtl/>
        </w:rPr>
        <w:t xml:space="preserve">מותר לערב שמרים </w:t>
      </w:r>
    </w:p>
    <w:p w14:paraId="22FCC07D" w14:textId="77777777" w:rsidR="00F707CE" w:rsidRPr="00F707CE" w:rsidRDefault="006F071F" w:rsidP="00550F91">
      <w:pPr>
        <w:pStyle w:val="36"/>
        <w:framePr w:wrap="notBeside"/>
        <w:rPr>
          <w:rtl/>
        </w:rPr>
      </w:pPr>
      <w:r w:rsidRPr="00F707CE">
        <w:rPr>
          <w:rFonts w:hint="cs"/>
          <w:rtl/>
        </w:rPr>
        <w:t>אביי:</w:t>
      </w:r>
      <w:r w:rsidR="00940851" w:rsidRPr="00F707CE">
        <w:rPr>
          <w:rFonts w:hint="cs"/>
          <w:rtl/>
        </w:rPr>
        <w:t xml:space="preserve"> לר''י</w:t>
      </w:r>
      <w:r w:rsidR="00F707CE" w:rsidRPr="00F707CE">
        <w:rPr>
          <w:rtl/>
        </w:rPr>
        <w:t>:</w:t>
      </w:r>
    </w:p>
    <w:p w14:paraId="096CE48D" w14:textId="531D3811" w:rsidR="00A6533C" w:rsidRPr="00202733" w:rsidRDefault="006F071F" w:rsidP="009B508D">
      <w:pPr>
        <w:rPr>
          <w:rtl/>
        </w:rPr>
      </w:pPr>
      <w:r w:rsidRPr="00202733">
        <w:rPr>
          <w:spacing w:val="-4"/>
          <w:rtl/>
        </w:rPr>
        <w:t xml:space="preserve">מותר לערב </w:t>
      </w:r>
      <w:r w:rsidR="00940851" w:rsidRPr="00202733">
        <w:rPr>
          <w:rStyle w:val="affffc"/>
          <w:rFonts w:hint="cs"/>
          <w:spacing w:val="0"/>
          <w:rtl/>
        </w:rPr>
        <w:t>שהמקבל אומר</w:t>
      </w:r>
      <w:r w:rsidR="00940851" w:rsidRPr="00202733">
        <w:rPr>
          <w:rFonts w:hint="cs"/>
          <w:rtl/>
        </w:rPr>
        <w:t xml:space="preserve"> כמו שיכלתי לערב לך קבל גם עכשיו</w:t>
      </w:r>
    </w:p>
    <w:p w14:paraId="5FD7525E" w14:textId="3EC5FBB0" w:rsidR="00A6533C" w:rsidRPr="00F40D4B" w:rsidRDefault="006F071F" w:rsidP="00202733">
      <w:pPr>
        <w:rPr>
          <w:rtl/>
        </w:rPr>
      </w:pPr>
      <w:r w:rsidRPr="005129B4">
        <w:rPr>
          <w:rStyle w:val="affffc"/>
          <w:rFonts w:hint="cs"/>
          <w:rtl/>
        </w:rPr>
        <w:t>ומיירי בבעה</w:t>
      </w:r>
      <w:r w:rsidRPr="005129B4">
        <w:rPr>
          <w:rStyle w:val="affffc"/>
          <w:rtl/>
        </w:rPr>
        <w:t>"</w:t>
      </w:r>
      <w:r w:rsidRPr="005129B4">
        <w:rPr>
          <w:rStyle w:val="affffc"/>
          <w:rFonts w:hint="cs"/>
          <w:rtl/>
        </w:rPr>
        <w:t>ב</w:t>
      </w:r>
      <w:r w:rsidRPr="00F40D4B">
        <w:rPr>
          <w:rFonts w:hint="cs"/>
          <w:rtl/>
        </w:rPr>
        <w:t xml:space="preserve"> </w:t>
      </w:r>
      <w:r w:rsidR="0052229F">
        <w:rPr>
          <w:rFonts w:hint="cs"/>
          <w:rtl/>
        </w:rPr>
        <w:t>שנח לו בצלול</w:t>
      </w:r>
      <w:r w:rsidRPr="00F40D4B">
        <w:rPr>
          <w:rFonts w:hint="cs"/>
          <w:rtl/>
        </w:rPr>
        <w:t xml:space="preserve"> </w:t>
      </w:r>
      <w:r w:rsidRPr="0052229F">
        <w:rPr>
          <w:rStyle w:val="afffff2"/>
          <w:rFonts w:hint="cs"/>
          <w:rtl/>
        </w:rPr>
        <w:t>ולכן לא יכול לטעון דעכשיו לא יוכל למכור</w:t>
      </w:r>
      <w:r w:rsidR="00C37EF8">
        <w:rPr>
          <w:rStyle w:val="afffff2"/>
          <w:rFonts w:hint="cs"/>
          <w:rtl/>
        </w:rPr>
        <w:t>.</w:t>
      </w:r>
    </w:p>
    <w:p w14:paraId="2C4636E5" w14:textId="6C0AE2F8" w:rsidR="0052229F" w:rsidRDefault="006F071F" w:rsidP="00202733">
      <w:pPr>
        <w:rPr>
          <w:rtl/>
        </w:rPr>
      </w:pPr>
      <w:r w:rsidRPr="0052229F">
        <w:rPr>
          <w:rStyle w:val="affffc"/>
          <w:rFonts w:hint="cs"/>
          <w:rtl/>
        </w:rPr>
        <w:t>ולא יכול לומר</w:t>
      </w:r>
      <w:r w:rsidRPr="00F40D4B">
        <w:rPr>
          <w:rFonts w:hint="cs"/>
          <w:rtl/>
        </w:rPr>
        <w:t xml:space="preserve"> מדלא עירבת מחלת לי </w:t>
      </w:r>
      <w:r w:rsidRPr="0052229F">
        <w:rPr>
          <w:rStyle w:val="affffc"/>
          <w:rFonts w:hint="cs"/>
          <w:rtl/>
        </w:rPr>
        <w:t>דר</w:t>
      </w:r>
      <w:r w:rsidRPr="0052229F">
        <w:rPr>
          <w:rStyle w:val="affffc"/>
          <w:rtl/>
        </w:rPr>
        <w:t>"</w:t>
      </w:r>
      <w:r w:rsidRPr="0052229F">
        <w:rPr>
          <w:rStyle w:val="affffc"/>
          <w:rFonts w:hint="cs"/>
          <w:rtl/>
        </w:rPr>
        <w:t xml:space="preserve">י </w:t>
      </w:r>
      <w:r w:rsidR="0052229F">
        <w:rPr>
          <w:rStyle w:val="affffc"/>
          <w:rFonts w:hint="cs"/>
          <w:rtl/>
        </w:rPr>
        <w:t>לשיטתו -</w:t>
      </w:r>
      <w:r w:rsidR="0052229F">
        <w:rPr>
          <w:rFonts w:hint="cs"/>
          <w:rtl/>
        </w:rPr>
        <w:t>שאינו מוחל</w:t>
      </w:r>
      <w:r w:rsidR="00C37EF8">
        <w:rPr>
          <w:rFonts w:hint="cs"/>
          <w:rtl/>
        </w:rPr>
        <w:t>.-</w:t>
      </w:r>
    </w:p>
    <w:p w14:paraId="769E5867" w14:textId="7EC70D2A" w:rsidR="00F707CE" w:rsidRPr="00F707CE" w:rsidRDefault="006F071F" w:rsidP="0052229F">
      <w:pPr>
        <w:pStyle w:val="36"/>
        <w:framePr w:wrap="notBeside"/>
        <w:rPr>
          <w:rtl/>
        </w:rPr>
      </w:pPr>
      <w:r w:rsidRPr="00F707CE">
        <w:rPr>
          <w:rtl/>
        </w:rPr>
        <w:t>דתנן</w:t>
      </w:r>
      <w:r w:rsidR="00F707CE" w:rsidRPr="00F707CE">
        <w:rPr>
          <w:rtl/>
        </w:rPr>
        <w:t>:</w:t>
      </w:r>
    </w:p>
    <w:p w14:paraId="216DA732" w14:textId="55714CDB" w:rsidR="006F071F" w:rsidRPr="00F40D4B" w:rsidRDefault="006F071F" w:rsidP="0052229F">
      <w:pPr>
        <w:rPr>
          <w:rtl/>
        </w:rPr>
      </w:pPr>
      <w:r w:rsidRPr="00F40D4B">
        <w:rPr>
          <w:rtl/>
        </w:rPr>
        <w:t>מכר הצמד - לא מכר הבקר</w:t>
      </w:r>
      <w:r w:rsidR="0052229F">
        <w:rPr>
          <w:rFonts w:hint="cs"/>
          <w:rtl/>
        </w:rPr>
        <w:t xml:space="preserve">, </w:t>
      </w:r>
      <w:r w:rsidRPr="00F40D4B">
        <w:rPr>
          <w:rtl/>
        </w:rPr>
        <w:t xml:space="preserve"> מכר הבקר - לא מכר הצמד.</w:t>
      </w:r>
    </w:p>
    <w:p w14:paraId="06B3E9AE" w14:textId="0CE5096B" w:rsidR="006F071F" w:rsidRPr="00F40D4B" w:rsidRDefault="0052229F" w:rsidP="009B508D">
      <w:pPr>
        <w:rPr>
          <w:rtl/>
        </w:rPr>
      </w:pPr>
      <w:r>
        <w:rPr>
          <w:rStyle w:val="affffc"/>
          <w:rFonts w:hint="cs"/>
          <w:rtl/>
        </w:rPr>
        <w:lastRenderedPageBreak/>
        <w:t>ר''י</w:t>
      </w:r>
      <w:r w:rsidR="006F071F" w:rsidRPr="00F40D4B">
        <w:rPr>
          <w:rtl/>
        </w:rPr>
        <w:t>: הדמים מודיעין</w:t>
      </w:r>
      <w:r w:rsidR="006F071F" w:rsidRPr="00F40D4B">
        <w:rPr>
          <w:rFonts w:hint="cs"/>
          <w:rtl/>
        </w:rPr>
        <w:t xml:space="preserve"> </w:t>
      </w:r>
      <w:r w:rsidR="006F071F" w:rsidRPr="0052229F">
        <w:rPr>
          <w:rStyle w:val="afffff2"/>
          <w:rFonts w:hint="cs"/>
          <w:rtl/>
        </w:rPr>
        <w:t xml:space="preserve">שאין צמד במאתיים </w:t>
      </w:r>
      <w:r w:rsidR="006F071F" w:rsidRPr="0052229F">
        <w:rPr>
          <w:rStyle w:val="affffc"/>
          <w:rFonts w:hint="cs"/>
          <w:rtl/>
        </w:rPr>
        <w:t>ולרבנן</w:t>
      </w:r>
      <w:r w:rsidR="006F071F" w:rsidRPr="00F40D4B">
        <w:rPr>
          <w:rFonts w:hint="cs"/>
          <w:rtl/>
        </w:rPr>
        <w:t xml:space="preserve"> אין הדמים ראייה.</w:t>
      </w:r>
    </w:p>
    <w:p w14:paraId="5E5ACF37" w14:textId="478B4387" w:rsidR="00F707CE" w:rsidRPr="00F707CE" w:rsidRDefault="0052229F" w:rsidP="0052229F">
      <w:pPr>
        <w:pStyle w:val="36"/>
        <w:framePr w:wrap="notBeside"/>
        <w:rPr>
          <w:rtl/>
        </w:rPr>
      </w:pPr>
      <w:r w:rsidRPr="00F707CE">
        <w:rPr>
          <w:rFonts w:hint="cs"/>
          <w:rtl/>
        </w:rPr>
        <w:t>ל</w:t>
      </w:r>
      <w:r w:rsidR="006F071F" w:rsidRPr="00F707CE">
        <w:rPr>
          <w:rtl/>
        </w:rPr>
        <w:t>חכמים</w:t>
      </w:r>
      <w:r w:rsidR="00F707CE" w:rsidRPr="00F707CE">
        <w:rPr>
          <w:rtl/>
        </w:rPr>
        <w:t>:</w:t>
      </w:r>
    </w:p>
    <w:p w14:paraId="2929D69E" w14:textId="33B2685F" w:rsidR="006F071F" w:rsidRPr="00C96DC0" w:rsidRDefault="006F071F" w:rsidP="00C37EF8">
      <w:pPr>
        <w:spacing w:after="60"/>
        <w:rPr>
          <w:spacing w:val="-2"/>
          <w:rtl/>
        </w:rPr>
      </w:pPr>
      <w:r w:rsidRPr="00C96DC0">
        <w:rPr>
          <w:spacing w:val="-2"/>
          <w:rtl/>
        </w:rPr>
        <w:t xml:space="preserve">אסור לערב שמרים, </w:t>
      </w:r>
      <w:r w:rsidR="00C37EF8">
        <w:rPr>
          <w:rFonts w:hint="cs"/>
          <w:spacing w:val="-2"/>
          <w:rtl/>
        </w:rPr>
        <w:t>ו</w:t>
      </w:r>
      <w:r w:rsidRPr="00C96DC0">
        <w:rPr>
          <w:spacing w:val="-2"/>
          <w:rtl/>
        </w:rPr>
        <w:t xml:space="preserve">לא מקבל, </w:t>
      </w:r>
      <w:r w:rsidRPr="00C96DC0">
        <w:rPr>
          <w:rFonts w:hint="cs"/>
          <w:spacing w:val="-2"/>
          <w:rtl/>
        </w:rPr>
        <w:t>דגם כך היה אסור לו לערב</w:t>
      </w:r>
    </w:p>
    <w:p w14:paraId="24EC05A0" w14:textId="016CA5E0" w:rsidR="00F707CE" w:rsidRPr="00F707CE" w:rsidRDefault="006F071F" w:rsidP="0052229F">
      <w:pPr>
        <w:pStyle w:val="36"/>
        <w:framePr w:wrap="notBeside"/>
        <w:rPr>
          <w:rtl/>
        </w:rPr>
      </w:pPr>
      <w:r w:rsidRPr="00F707CE">
        <w:rPr>
          <w:rtl/>
        </w:rPr>
        <w:t>רב פפא לאביי</w:t>
      </w:r>
      <w:r w:rsidR="00F707CE" w:rsidRPr="00F707CE">
        <w:rPr>
          <w:rtl/>
        </w:rPr>
        <w:t>:</w:t>
      </w:r>
    </w:p>
    <w:p w14:paraId="451B2E16" w14:textId="5CCC4E7D" w:rsidR="006F071F" w:rsidRPr="00F40D4B" w:rsidRDefault="006F071F" w:rsidP="009B508D">
      <w:pPr>
        <w:rPr>
          <w:rtl/>
        </w:rPr>
      </w:pPr>
      <w:r w:rsidRPr="00F40D4B">
        <w:rPr>
          <w:rtl/>
        </w:rPr>
        <w:t>אדרבה, איפכא מסתברא.</w:t>
      </w:r>
    </w:p>
    <w:p w14:paraId="65501BA3" w14:textId="586F94FB" w:rsidR="00F707CE" w:rsidRPr="00F707CE" w:rsidRDefault="0052229F" w:rsidP="00C52DF7">
      <w:pPr>
        <w:pStyle w:val="36"/>
        <w:framePr w:wrap="notBeside"/>
        <w:rPr>
          <w:rtl/>
        </w:rPr>
      </w:pPr>
      <w:r w:rsidRPr="00F707CE">
        <w:rPr>
          <w:rFonts w:hint="cs"/>
          <w:rtl/>
        </w:rPr>
        <w:t>דל</w:t>
      </w:r>
      <w:r w:rsidR="006F071F" w:rsidRPr="00F707CE">
        <w:rPr>
          <w:rtl/>
        </w:rPr>
        <w:t>חכמים</w:t>
      </w:r>
      <w:r w:rsidR="00F707CE" w:rsidRPr="00F707CE">
        <w:rPr>
          <w:rtl/>
        </w:rPr>
        <w:t>:</w:t>
      </w:r>
    </w:p>
    <w:p w14:paraId="0A5EFC42" w14:textId="0DA09A67" w:rsidR="00A6533C" w:rsidRPr="00F40D4B" w:rsidRDefault="00C52DF7" w:rsidP="009B508D">
      <w:pPr>
        <w:rPr>
          <w:rtl/>
        </w:rPr>
      </w:pPr>
      <w:r>
        <w:rPr>
          <w:rFonts w:hint="cs"/>
          <w:rtl/>
        </w:rPr>
        <w:t>מ</w:t>
      </w:r>
      <w:r w:rsidR="006F071F" w:rsidRPr="00F40D4B">
        <w:rPr>
          <w:rtl/>
        </w:rPr>
        <w:t xml:space="preserve">ותר לערב שמרים, </w:t>
      </w:r>
      <w:r w:rsidR="00C96DC0">
        <w:rPr>
          <w:rFonts w:hint="cs"/>
          <w:rtl/>
        </w:rPr>
        <w:t xml:space="preserve">ולא מקבל </w:t>
      </w:r>
      <w:r w:rsidR="006F071F" w:rsidRPr="00F40D4B">
        <w:rPr>
          <w:rFonts w:hint="cs"/>
          <w:rtl/>
        </w:rPr>
        <w:t>מדלא עירבת- מחלת</w:t>
      </w:r>
      <w:r>
        <w:rPr>
          <w:rFonts w:hint="cs"/>
          <w:rtl/>
        </w:rPr>
        <w:t xml:space="preserve"> לי</w:t>
      </w:r>
    </w:p>
    <w:p w14:paraId="55BE3FD5" w14:textId="47C2A2E9" w:rsidR="00F707CE" w:rsidRPr="00F707CE" w:rsidRDefault="00C96DC0" w:rsidP="00C52DF7">
      <w:pPr>
        <w:pStyle w:val="36"/>
        <w:framePr w:wrap="notBeside"/>
        <w:rPr>
          <w:rtl/>
        </w:rPr>
      </w:pPr>
      <w:r w:rsidRPr="00F707CE">
        <w:rPr>
          <w:rFonts w:hint="cs"/>
          <w:rtl/>
        </w:rPr>
        <w:t>ל</w:t>
      </w:r>
      <w:r w:rsidR="006F071F" w:rsidRPr="00F707CE">
        <w:rPr>
          <w:rtl/>
        </w:rPr>
        <w:t>ר"</w:t>
      </w:r>
      <w:r w:rsidR="006F071F" w:rsidRPr="00F707CE">
        <w:rPr>
          <w:rFonts w:hint="cs"/>
          <w:rtl/>
        </w:rPr>
        <w:t>י</w:t>
      </w:r>
      <w:r w:rsidR="00F707CE" w:rsidRPr="00F707CE">
        <w:rPr>
          <w:rFonts w:hint="cs"/>
          <w:rtl/>
        </w:rPr>
        <w:t>:</w:t>
      </w:r>
    </w:p>
    <w:p w14:paraId="6FF76F22" w14:textId="4D411B39" w:rsidR="006F071F" w:rsidRPr="00F40D4B" w:rsidRDefault="006F071F" w:rsidP="00C96DC0">
      <w:pPr>
        <w:rPr>
          <w:rtl/>
        </w:rPr>
      </w:pPr>
      <w:r w:rsidRPr="00F40D4B">
        <w:rPr>
          <w:rtl/>
        </w:rPr>
        <w:t>אסור לערב שמרים,</w:t>
      </w:r>
      <w:r w:rsidRPr="00F40D4B">
        <w:rPr>
          <w:rFonts w:hint="cs"/>
          <w:rtl/>
        </w:rPr>
        <w:t xml:space="preserve"> </w:t>
      </w:r>
      <w:r w:rsidR="00347538">
        <w:rPr>
          <w:rFonts w:hint="cs"/>
          <w:rtl/>
        </w:rPr>
        <w:t>ו</w:t>
      </w:r>
      <w:r w:rsidR="00FC0F8D">
        <w:rPr>
          <w:rFonts w:hint="cs"/>
          <w:rtl/>
        </w:rPr>
        <w:t xml:space="preserve">אם לא תקבל </w:t>
      </w:r>
      <w:r w:rsidR="00347538">
        <w:rPr>
          <w:rFonts w:hint="cs"/>
          <w:rtl/>
        </w:rPr>
        <w:t xml:space="preserve">על עצמך חסרון השמרים לא ארוויח כלום - </w:t>
      </w:r>
      <w:r w:rsidR="00C96DC0">
        <w:rPr>
          <w:rFonts w:hint="cs"/>
          <w:rtl/>
        </w:rPr>
        <w:t>וכי אמכור בלי להרויח!?</w:t>
      </w:r>
      <w:r w:rsidR="00347538">
        <w:rPr>
          <w:rFonts w:hint="cs"/>
          <w:rtl/>
        </w:rPr>
        <w:t xml:space="preserve"> </w:t>
      </w:r>
      <w:r w:rsidR="00347538" w:rsidRPr="00347538">
        <w:rPr>
          <w:rStyle w:val="afffff2"/>
          <w:rFonts w:hint="cs"/>
          <w:rtl/>
        </w:rPr>
        <w:t>סתם שיקראוני תגר</w:t>
      </w:r>
      <w:r w:rsidR="00347538">
        <w:rPr>
          <w:rStyle w:val="afffff2"/>
          <w:rFonts w:hint="cs"/>
          <w:rtl/>
        </w:rPr>
        <w:t>?</w:t>
      </w:r>
    </w:p>
    <w:p w14:paraId="6AC937DD" w14:textId="7CBA2D29" w:rsidR="00F707CE" w:rsidRPr="00F707CE" w:rsidRDefault="006F071F" w:rsidP="00C96DC0">
      <w:pPr>
        <w:pStyle w:val="36"/>
        <w:framePr w:wrap="notBeside"/>
        <w:rPr>
          <w:rtl/>
        </w:rPr>
      </w:pPr>
      <w:r w:rsidRPr="00F707CE">
        <w:rPr>
          <w:rtl/>
        </w:rPr>
        <w:t>תנא</w:t>
      </w:r>
      <w:r w:rsidR="00F707CE" w:rsidRPr="00F707CE">
        <w:rPr>
          <w:rtl/>
        </w:rPr>
        <w:t>:</w:t>
      </w:r>
    </w:p>
    <w:p w14:paraId="026F6B8F" w14:textId="7EA3BE51" w:rsidR="006F071F" w:rsidRPr="00F40D4B" w:rsidRDefault="006F071F" w:rsidP="009B508D">
      <w:pPr>
        <w:rPr>
          <w:rtl/>
        </w:rPr>
      </w:pPr>
      <w:r w:rsidRPr="00F40D4B">
        <w:rPr>
          <w:rtl/>
        </w:rPr>
        <w:t>אחד הלוקח ואחד המפקיד לפקטי</w:t>
      </w:r>
      <w:r w:rsidR="00F81551">
        <w:rPr>
          <w:rFonts w:hint="cs"/>
          <w:rtl/>
        </w:rPr>
        <w:t>ם</w:t>
      </w:r>
      <w:r w:rsidR="00F81551">
        <w:rPr>
          <w:rStyle w:val="afffff2"/>
          <w:rFonts w:hint="cs"/>
          <w:rtl/>
        </w:rPr>
        <w:t xml:space="preserve"> </w:t>
      </w:r>
      <w:r w:rsidRPr="00F81551">
        <w:rPr>
          <w:rStyle w:val="afffff2"/>
          <w:rFonts w:hint="cs"/>
          <w:rtl/>
        </w:rPr>
        <w:t>פסולת</w:t>
      </w:r>
      <w:r w:rsidR="00F81551">
        <w:rPr>
          <w:rStyle w:val="afffff2"/>
          <w:rFonts w:hint="cs"/>
          <w:rtl/>
        </w:rPr>
        <w:t xml:space="preserve"> </w:t>
      </w:r>
      <w:r w:rsidRPr="00F81551">
        <w:rPr>
          <w:rStyle w:val="afffff2"/>
          <w:rFonts w:hint="cs"/>
          <w:rtl/>
        </w:rPr>
        <w:t>גרעינים הצפים על השמן</w:t>
      </w:r>
    </w:p>
    <w:p w14:paraId="077DF856" w14:textId="20559CCC" w:rsidR="006F071F" w:rsidRPr="00F40D4B" w:rsidRDefault="006F071F" w:rsidP="00CE73D3">
      <w:pPr>
        <w:spacing w:after="60"/>
        <w:rPr>
          <w:rtl/>
        </w:rPr>
      </w:pPr>
      <w:r w:rsidRPr="00F81551">
        <w:rPr>
          <w:rStyle w:val="affffc"/>
          <w:rFonts w:hint="cs"/>
          <w:rtl/>
        </w:rPr>
        <w:t>והיינו</w:t>
      </w:r>
      <w:r w:rsidRPr="00F40D4B">
        <w:rPr>
          <w:rFonts w:hint="cs"/>
          <w:rtl/>
        </w:rPr>
        <w:t xml:space="preserve"> </w:t>
      </w:r>
      <w:r w:rsidR="00F81551">
        <w:rPr>
          <w:rFonts w:hint="cs"/>
          <w:rtl/>
        </w:rPr>
        <w:t>כמו שה</w:t>
      </w:r>
      <w:r w:rsidRPr="00F40D4B">
        <w:rPr>
          <w:rtl/>
        </w:rPr>
        <w:t xml:space="preserve">מפקיד מקבל פקטים לוקח </w:t>
      </w:r>
      <w:r w:rsidR="00F81551">
        <w:rPr>
          <w:rFonts w:hint="cs"/>
          <w:rtl/>
        </w:rPr>
        <w:t xml:space="preserve">גם </w:t>
      </w:r>
      <w:r w:rsidRPr="00F40D4B">
        <w:rPr>
          <w:rtl/>
        </w:rPr>
        <w:t>מקבל פקטים.</w:t>
      </w:r>
    </w:p>
    <w:p w14:paraId="3DE69075" w14:textId="3BA1A593" w:rsidR="00F707CE" w:rsidRPr="00F707CE" w:rsidRDefault="006F071F" w:rsidP="00F81551">
      <w:pPr>
        <w:pStyle w:val="36"/>
        <w:framePr w:wrap="notBeside"/>
        <w:rPr>
          <w:rtl/>
        </w:rPr>
      </w:pPr>
      <w:r w:rsidRPr="00F707CE">
        <w:rPr>
          <w:rFonts w:hint="cs"/>
          <w:rtl/>
        </w:rPr>
        <w:t>והך דר</w:t>
      </w:r>
      <w:r w:rsidRPr="00F707CE">
        <w:rPr>
          <w:rtl/>
        </w:rPr>
        <w:t>"</w:t>
      </w:r>
      <w:r w:rsidRPr="00F707CE">
        <w:rPr>
          <w:rFonts w:hint="cs"/>
          <w:rtl/>
        </w:rPr>
        <w:t>י</w:t>
      </w:r>
      <w:r w:rsidR="00F707CE" w:rsidRPr="00F707CE">
        <w:rPr>
          <w:rtl/>
        </w:rPr>
        <w:t>:</w:t>
      </w:r>
    </w:p>
    <w:p w14:paraId="06ACB53E" w14:textId="4470FEAA" w:rsidR="006F071F" w:rsidRPr="00F40D4B" w:rsidRDefault="006F071F" w:rsidP="009B508D">
      <w:pPr>
        <w:rPr>
          <w:rtl/>
        </w:rPr>
      </w:pPr>
      <w:r w:rsidRPr="00F40D4B">
        <w:rPr>
          <w:rtl/>
        </w:rPr>
        <w:t xml:space="preserve">שמן עכור </w:t>
      </w:r>
      <w:r w:rsidR="00F81551">
        <w:rPr>
          <w:rFonts w:hint="cs"/>
          <w:rtl/>
        </w:rPr>
        <w:t xml:space="preserve">רק </w:t>
      </w:r>
      <w:r w:rsidRPr="00F40D4B">
        <w:rPr>
          <w:rtl/>
        </w:rPr>
        <w:t xml:space="preserve">למוכר </w:t>
      </w:r>
      <w:r w:rsidRPr="00F81551">
        <w:rPr>
          <w:rStyle w:val="afffff2"/>
          <w:rtl/>
        </w:rPr>
        <w:t>שהרי לוקח מקבל עליו לוג ומחצה שמרים בלא פקטים.</w:t>
      </w:r>
    </w:p>
    <w:p w14:paraId="37E1A458" w14:textId="77777777" w:rsidR="00F707CE" w:rsidRPr="00F707CE" w:rsidRDefault="00A668F0" w:rsidP="00F81551">
      <w:pPr>
        <w:pStyle w:val="36"/>
        <w:framePr w:wrap="notBeside"/>
        <w:rPr>
          <w:rtl/>
        </w:rPr>
      </w:pPr>
      <w:r w:rsidRPr="00F707CE">
        <w:rPr>
          <w:rFonts w:hint="cs"/>
          <w:rtl/>
        </w:rPr>
        <w:t>-  ו</w:t>
      </w:r>
      <w:r w:rsidR="006F071F" w:rsidRPr="00F707CE">
        <w:rPr>
          <w:rFonts w:hint="cs"/>
          <w:rtl/>
        </w:rPr>
        <w:t>ר</w:t>
      </w:r>
      <w:r w:rsidR="006F071F" w:rsidRPr="00F707CE">
        <w:rPr>
          <w:rtl/>
        </w:rPr>
        <w:t>"</w:t>
      </w:r>
      <w:r w:rsidR="006F071F" w:rsidRPr="00F707CE">
        <w:rPr>
          <w:rFonts w:hint="cs"/>
          <w:rtl/>
        </w:rPr>
        <w:t>י</w:t>
      </w:r>
      <w:r w:rsidRPr="00F707CE">
        <w:rPr>
          <w:rFonts w:hint="cs"/>
          <w:rtl/>
        </w:rPr>
        <w:t xml:space="preserve"> מיירי</w:t>
      </w:r>
      <w:r w:rsidR="00F707CE" w:rsidRPr="00F707CE">
        <w:rPr>
          <w:rtl/>
        </w:rPr>
        <w:t>:</w:t>
      </w:r>
    </w:p>
    <w:p w14:paraId="4D190A46" w14:textId="5140A408" w:rsidR="00A6533C" w:rsidRPr="00F40D4B" w:rsidRDefault="00F81551" w:rsidP="009B508D">
      <w:pPr>
        <w:rPr>
          <w:rtl/>
        </w:rPr>
      </w:pPr>
      <w:r>
        <w:rPr>
          <w:rFonts w:hint="cs"/>
          <w:rtl/>
        </w:rPr>
        <w:t>ש</w:t>
      </w:r>
      <w:r w:rsidR="006F071F" w:rsidRPr="00F40D4B">
        <w:rPr>
          <w:rFonts w:hint="cs"/>
          <w:rtl/>
        </w:rPr>
        <w:t xml:space="preserve">לא מקבל, היינו בשילם בניסן ולוקח בניסן, כניסן, </w:t>
      </w:r>
      <w:r w:rsidR="006F071F" w:rsidRPr="00A668F0">
        <w:rPr>
          <w:rStyle w:val="afffff2"/>
          <w:rFonts w:hint="cs"/>
          <w:rtl/>
        </w:rPr>
        <w:t>שמן בלא פקטים</w:t>
      </w:r>
    </w:p>
    <w:p w14:paraId="205DA098" w14:textId="77777777" w:rsidR="00F707CE" w:rsidRPr="00F707CE" w:rsidRDefault="006F071F" w:rsidP="00F81551">
      <w:pPr>
        <w:pStyle w:val="36"/>
        <w:framePr w:wrap="notBeside"/>
        <w:rPr>
          <w:rtl/>
        </w:rPr>
      </w:pPr>
      <w:r w:rsidRPr="00F707CE">
        <w:rPr>
          <w:rFonts w:hint="cs"/>
          <w:rtl/>
        </w:rPr>
        <w:t>ותנא מיירי</w:t>
      </w:r>
      <w:r w:rsidR="00F707CE" w:rsidRPr="00F707CE">
        <w:rPr>
          <w:rtl/>
        </w:rPr>
        <w:t>:</w:t>
      </w:r>
    </w:p>
    <w:p w14:paraId="010FAC26" w14:textId="666A8AD9" w:rsidR="006F071F" w:rsidRPr="00CE73D3" w:rsidRDefault="006F071F" w:rsidP="009B508D">
      <w:pPr>
        <w:rPr>
          <w:rStyle w:val="afffff2"/>
        </w:rPr>
      </w:pPr>
      <w:r w:rsidRPr="00F40D4B">
        <w:rPr>
          <w:rFonts w:hint="cs"/>
          <w:rtl/>
        </w:rPr>
        <w:t>בשילם בתשרי</w:t>
      </w:r>
      <w:r w:rsidR="00A668F0">
        <w:rPr>
          <w:rStyle w:val="afffff2"/>
          <w:rFonts w:hint="cs"/>
          <w:rtl/>
        </w:rPr>
        <w:t xml:space="preserve"> </w:t>
      </w:r>
      <w:r w:rsidRPr="00F81551">
        <w:rPr>
          <w:rStyle w:val="afffff2"/>
          <w:rFonts w:hint="cs"/>
          <w:rtl/>
        </w:rPr>
        <w:t>בזול לשמן עכור</w:t>
      </w:r>
      <w:r w:rsidRPr="00F40D4B">
        <w:rPr>
          <w:rFonts w:hint="cs"/>
          <w:rtl/>
        </w:rPr>
        <w:t xml:space="preserve"> ולקח בניסן כמדה דתשרי </w:t>
      </w:r>
      <w:r w:rsidR="00F81551" w:rsidRPr="00CE73D3">
        <w:rPr>
          <w:rStyle w:val="afffff2"/>
          <w:rFonts w:hint="cs"/>
          <w:rtl/>
        </w:rPr>
        <w:t>ש</w:t>
      </w:r>
      <w:r w:rsidRPr="00CE73D3">
        <w:rPr>
          <w:rStyle w:val="afffff2"/>
          <w:rFonts w:hint="cs"/>
          <w:rtl/>
        </w:rPr>
        <w:t>מקבל עליו פקטים</w:t>
      </w:r>
    </w:p>
    <w:p w14:paraId="483B9E47" w14:textId="77777777" w:rsidR="00A6533C" w:rsidRPr="00F40D4B" w:rsidRDefault="00A6533C" w:rsidP="00A6533C">
      <w:pPr>
        <w:pStyle w:val="aff9"/>
        <w:rPr>
          <w:rtl/>
        </w:rPr>
      </w:pPr>
      <w:r w:rsidRPr="00F40D4B">
        <w:rPr>
          <w:rFonts w:hint="cs"/>
          <w:rtl/>
        </w:rPr>
        <w:t>***</w:t>
      </w:r>
    </w:p>
    <w:p w14:paraId="655F2C3A" w14:textId="52B015A8" w:rsidR="006F071F" w:rsidRPr="00F40D4B" w:rsidRDefault="006F071F" w:rsidP="00CE73D3">
      <w:pPr>
        <w:pStyle w:val="afffff"/>
        <w:framePr w:wrap="around"/>
        <w:rPr>
          <w:rtl/>
        </w:rPr>
      </w:pPr>
      <w:del w:id="20212" w:author="קלוד" w:date="2026-10-06T10:08:05Z">
        <w:r>
          <w:rPr>
            <w:rtl/>
          </w:rPr>
          <w:delText xml:space="preserve">משנה.</w:delText>
        </w:r>
      </w:del>
      <w:ins w:id="20213" w:author="קלוד" w:date="2026-10-06T10:08:05Z">
        <w:r>
          <w:rPr>
            <w:rtl/>
          </w:rPr>
          <w:t xml:space="preserve">משנה ט</w:t>
        </w:r>
      </w:ins>
    </w:p>
    <w:p w14:paraId="1C876587" w14:textId="77777777" w:rsidR="00A6533C" w:rsidRPr="00DC37D8" w:rsidRDefault="006F071F" w:rsidP="00C10519">
      <w:pPr>
        <w:pStyle w:val="afff3"/>
        <w:rPr>
          <w:rtl/>
        </w:rPr>
      </w:pPr>
      <w:ins w:id="9873" w:author="מספור קטעי משנה" w:date="2026-10-06T06:45:11Z">
        <w:r>
          <w:rPr>
            <w:rStyle w:val="MisparKeta"/>
          </w:rPr>
          <w:t xml:space="preserve">ב. </w:t>
        </w:r>
      </w:ins>
      <w:r w:rsidRPr="00F40D4B">
        <w:rPr>
          <w:rtl/>
        </w:rPr>
        <w:t>המפקיד חבית אצל חבירו ולא יחדו לה בעלים מקום, וטלטלה ו</w:t>
      </w:r>
      <w:r w:rsidRPr="00DC37D8">
        <w:rPr>
          <w:rtl/>
        </w:rPr>
        <w:t>נשתברה,</w:t>
      </w:r>
    </w:p>
    <w:p w14:paraId="5601AFCE" w14:textId="4A2E8085" w:rsidR="006F071F" w:rsidRPr="00DC37D8" w:rsidRDefault="006F071F" w:rsidP="00C10519">
      <w:pPr>
        <w:pStyle w:val="afff3"/>
        <w:rPr>
          <w:rtl/>
        </w:rPr>
      </w:pPr>
      <w:r w:rsidRPr="00DC37D8">
        <w:rPr>
          <w:rtl/>
        </w:rPr>
        <w:t xml:space="preserve">אם מתוך ידו נשברה, לצורכו - חייב, </w:t>
      </w:r>
      <w:r w:rsidR="007C74C2">
        <w:rPr>
          <w:rtl/>
        </w:rPr>
        <w:tab/>
      </w:r>
      <w:r w:rsidRPr="00DC37D8">
        <w:rPr>
          <w:rtl/>
        </w:rPr>
        <w:t>לצורכה - פטור.</w:t>
      </w:r>
    </w:p>
    <w:p w14:paraId="19C24A67" w14:textId="77777777" w:rsidR="006F071F" w:rsidRPr="00F40D4B" w:rsidRDefault="006F071F" w:rsidP="00C10519">
      <w:pPr>
        <w:pStyle w:val="afff3"/>
        <w:rPr>
          <w:rtl/>
        </w:rPr>
      </w:pPr>
      <w:r w:rsidRPr="00DC37D8">
        <w:rPr>
          <w:rtl/>
        </w:rPr>
        <w:t>אם משהניחה נשברה, בין לצורכו בין לצורכה - פטו</w:t>
      </w:r>
      <w:r w:rsidRPr="00F40D4B">
        <w:rPr>
          <w:rtl/>
        </w:rPr>
        <w:t>ר.</w:t>
      </w:r>
    </w:p>
    <w:p w14:paraId="6047998C" w14:textId="77777777" w:rsidR="00A6533C" w:rsidRPr="00F40D4B" w:rsidRDefault="006F071F" w:rsidP="00701E5E">
      <w:pPr>
        <w:pStyle w:val="afff3"/>
        <w:rPr>
          <w:rtl/>
        </w:rPr>
      </w:pPr>
      <w:r w:rsidRPr="00F40D4B">
        <w:rPr>
          <w:rtl/>
        </w:rPr>
        <w:t>יחדו לה הבעלים מקום, וטלטלה ונשברה,</w:t>
      </w:r>
    </w:p>
    <w:p w14:paraId="05A6A892" w14:textId="4E4C4D8B" w:rsidR="006F071F" w:rsidRPr="00F40D4B" w:rsidRDefault="006F071F" w:rsidP="00701E5E">
      <w:pPr>
        <w:pStyle w:val="afff3"/>
        <w:rPr>
          <w:rtl/>
        </w:rPr>
      </w:pPr>
      <w:r w:rsidRPr="00F40D4B">
        <w:rPr>
          <w:rtl/>
        </w:rPr>
        <w:t>בין מתוך ידו ובין משהניחה, לצורכו - חייב, לצורכה - פטור.</w:t>
      </w:r>
    </w:p>
    <w:p w14:paraId="739A9EC1" w14:textId="77777777" w:rsidR="006F071F" w:rsidRPr="00F40D4B" w:rsidRDefault="006F071F" w:rsidP="00A6533C">
      <w:pPr>
        <w:pStyle w:val="affe"/>
        <w:framePr w:wrap="around"/>
        <w:rPr>
          <w:rtl/>
        </w:rPr>
      </w:pPr>
      <w:r w:rsidRPr="00F40D4B">
        <w:rPr>
          <w:rtl/>
        </w:rPr>
        <w:t>מא.</w:t>
      </w:r>
    </w:p>
    <w:p w14:paraId="54C84515" w14:textId="0450D4A6" w:rsidR="007C74C2" w:rsidRDefault="007C74C2" w:rsidP="00EE46B7">
      <w:pPr>
        <w:pStyle w:val="afffb"/>
        <w:rPr>
          <w:rtl/>
        </w:rPr>
      </w:pPr>
      <w:ins w:id="9874" w:author="מספור קטעי משנה" w:date="2026-10-06T06:45:11Z">
        <w:r>
          <w:rPr>
            <w:rStyle w:val="MisparKeta"/>
          </w:rPr>
          <w:t xml:space="preserve">ג. </w:t>
        </w:r>
      </w:ins>
      <w:r>
        <w:rPr>
          <w:rFonts w:hint="cs"/>
          <w:rtl/>
        </w:rPr>
        <w:t xml:space="preserve">אם מתוך ידה נשברה לצורכה פטור </w:t>
      </w:r>
    </w:p>
    <w:p w14:paraId="24BDC558" w14:textId="77777777" w:rsidR="00F707CE" w:rsidRPr="00F707CE" w:rsidRDefault="006F071F" w:rsidP="00EE46B7">
      <w:pPr>
        <w:pStyle w:val="36"/>
        <w:framePr w:wrap="notBeside"/>
        <w:rPr>
          <w:rtl/>
        </w:rPr>
      </w:pPr>
      <w:r w:rsidRPr="00F707CE">
        <w:rPr>
          <w:rFonts w:hint="cs"/>
          <w:rtl/>
        </w:rPr>
        <w:t>רישא</w:t>
      </w:r>
      <w:r w:rsidR="00F707CE" w:rsidRPr="00F707CE">
        <w:rPr>
          <w:rtl/>
        </w:rPr>
        <w:t>:</w:t>
      </w:r>
    </w:p>
    <w:p w14:paraId="0DC93985" w14:textId="42E6A110" w:rsidR="006F071F" w:rsidRPr="00F40D4B" w:rsidRDefault="006F071F" w:rsidP="009B508D">
      <w:pPr>
        <w:rPr>
          <w:rtl/>
        </w:rPr>
      </w:pPr>
      <w:r w:rsidRPr="00EE46B7">
        <w:rPr>
          <w:rStyle w:val="affffc"/>
          <w:rtl/>
        </w:rPr>
        <w:t>רבי ישמעאל היא,</w:t>
      </w:r>
      <w:r w:rsidRPr="00F40D4B">
        <w:rPr>
          <w:rtl/>
        </w:rPr>
        <w:t xml:space="preserve"> דאמר לא בעינן דעת בעלים.</w:t>
      </w:r>
    </w:p>
    <w:p w14:paraId="3E95F250" w14:textId="6487ECDD" w:rsidR="00F707CE" w:rsidRPr="00F707CE" w:rsidRDefault="006F071F" w:rsidP="00EE46B7">
      <w:pPr>
        <w:pStyle w:val="36"/>
        <w:framePr w:wrap="notBeside"/>
        <w:rPr>
          <w:rtl/>
        </w:rPr>
      </w:pPr>
      <w:r w:rsidRPr="00F707CE">
        <w:rPr>
          <w:rtl/>
        </w:rPr>
        <w:t>דתניא</w:t>
      </w:r>
      <w:r w:rsidR="00F707CE" w:rsidRPr="00F707CE">
        <w:rPr>
          <w:rtl/>
        </w:rPr>
        <w:t>:</w:t>
      </w:r>
    </w:p>
    <w:p w14:paraId="55366FB5" w14:textId="1F489557" w:rsidR="00EE46B7" w:rsidRDefault="006F071F" w:rsidP="009B508D">
      <w:pPr>
        <w:rPr>
          <w:rtl/>
        </w:rPr>
      </w:pPr>
      <w:r w:rsidRPr="00F40D4B">
        <w:rPr>
          <w:rtl/>
        </w:rPr>
        <w:t xml:space="preserve">הגונב טלה מן העדר וסלע מן הכיס </w:t>
      </w:r>
    </w:p>
    <w:p w14:paraId="7BB049E7" w14:textId="34469980" w:rsidR="006F071F" w:rsidRPr="00F40D4B" w:rsidRDefault="006F071F" w:rsidP="009B508D">
      <w:pPr>
        <w:rPr>
          <w:rtl/>
        </w:rPr>
      </w:pPr>
      <w:r w:rsidRPr="00EE46B7">
        <w:rPr>
          <w:rStyle w:val="affffc"/>
          <w:rFonts w:hint="cs"/>
          <w:rtl/>
        </w:rPr>
        <w:t>לרי''ש</w:t>
      </w:r>
      <w:r w:rsidRPr="00F40D4B">
        <w:rPr>
          <w:rFonts w:hint="cs"/>
          <w:rtl/>
        </w:rPr>
        <w:t xml:space="preserve"> </w:t>
      </w:r>
      <w:r w:rsidRPr="00F40D4B">
        <w:rPr>
          <w:rtl/>
        </w:rPr>
        <w:t xml:space="preserve"> </w:t>
      </w:r>
      <w:r w:rsidR="00EE46B7">
        <w:rPr>
          <w:rFonts w:hint="cs"/>
          <w:rtl/>
        </w:rPr>
        <w:t xml:space="preserve">יחזיר </w:t>
      </w:r>
      <w:r w:rsidRPr="00F40D4B">
        <w:rPr>
          <w:rtl/>
        </w:rPr>
        <w:t>למקום שגנב.</w:t>
      </w:r>
      <w:r w:rsidRPr="00F40D4B">
        <w:rPr>
          <w:rFonts w:hint="cs"/>
          <w:rtl/>
        </w:rPr>
        <w:t xml:space="preserve"> </w:t>
      </w:r>
      <w:r w:rsidRPr="00EE46B7">
        <w:rPr>
          <w:rStyle w:val="affffc"/>
          <w:rFonts w:hint="cs"/>
          <w:rtl/>
        </w:rPr>
        <w:t>ולר</w:t>
      </w:r>
      <w:r w:rsidRPr="00EE46B7">
        <w:rPr>
          <w:rStyle w:val="affffc"/>
          <w:rtl/>
        </w:rPr>
        <w:t>"</w:t>
      </w:r>
      <w:r w:rsidRPr="00EE46B7">
        <w:rPr>
          <w:rStyle w:val="affffc"/>
          <w:rFonts w:hint="cs"/>
          <w:rtl/>
        </w:rPr>
        <w:t>ע</w:t>
      </w:r>
      <w:r w:rsidRPr="00EE46B7">
        <w:rPr>
          <w:rStyle w:val="affffc"/>
          <w:rtl/>
        </w:rPr>
        <w:t>:</w:t>
      </w:r>
      <w:r w:rsidRPr="00F40D4B">
        <w:rPr>
          <w:rtl/>
        </w:rPr>
        <w:t xml:space="preserve"> צריך דעת בעלים.</w:t>
      </w:r>
    </w:p>
    <w:p w14:paraId="07641AD8" w14:textId="52A2D6AE" w:rsidR="00F707CE" w:rsidRPr="00F707CE" w:rsidRDefault="00324B2C" w:rsidP="00EE46B7">
      <w:pPr>
        <w:pStyle w:val="36"/>
        <w:framePr w:wrap="notBeside"/>
        <w:rPr>
          <w:rtl/>
        </w:rPr>
      </w:pPr>
      <w:r w:rsidRPr="00F707CE">
        <w:rPr>
          <w:rFonts w:hint="cs"/>
          <w:rtl/>
        </w:rPr>
        <w:lastRenderedPageBreak/>
        <w:t>והך</w:t>
      </w:r>
      <w:r w:rsidR="00F707CE" w:rsidRPr="00F707CE">
        <w:rPr>
          <w:rFonts w:hint="cs"/>
          <w:rtl/>
        </w:rPr>
        <w:t>:</w:t>
      </w:r>
    </w:p>
    <w:p w14:paraId="60F93A7D" w14:textId="197DBA63" w:rsidR="00A6533C" w:rsidRPr="00F40D4B" w:rsidRDefault="006F071F" w:rsidP="009B508D">
      <w:pPr>
        <w:rPr>
          <w:rtl/>
        </w:rPr>
      </w:pPr>
      <w:r w:rsidRPr="00EE46B7">
        <w:rPr>
          <w:rFonts w:hint="cs"/>
          <w:b/>
          <w:bCs/>
          <w:rtl/>
        </w:rPr>
        <w:t>דלא יחדו</w:t>
      </w:r>
      <w:r w:rsidRPr="00F40D4B">
        <w:rPr>
          <w:rFonts w:hint="cs"/>
          <w:rtl/>
        </w:rPr>
        <w:t xml:space="preserve"> </w:t>
      </w:r>
      <w:r w:rsidR="00324B2C">
        <w:rPr>
          <w:rStyle w:val="affffc"/>
          <w:rFonts w:hint="cs"/>
          <w:rtl/>
        </w:rPr>
        <w:t xml:space="preserve">היינו </w:t>
      </w:r>
      <w:r w:rsidR="00324B2C">
        <w:rPr>
          <w:rFonts w:hint="cs"/>
          <w:rtl/>
        </w:rPr>
        <w:t>ש</w:t>
      </w:r>
      <w:r w:rsidRPr="00F40D4B">
        <w:rPr>
          <w:rFonts w:hint="cs"/>
          <w:rtl/>
        </w:rPr>
        <w:t xml:space="preserve">אפי' בלא יחדו </w:t>
      </w:r>
      <w:r w:rsidR="003246DC">
        <w:rPr>
          <w:rFonts w:hint="cs"/>
          <w:rtl/>
        </w:rPr>
        <w:t xml:space="preserve">שאי''ז </w:t>
      </w:r>
      <w:r w:rsidRPr="00F40D4B">
        <w:rPr>
          <w:rFonts w:hint="cs"/>
          <w:rtl/>
        </w:rPr>
        <w:t>מקומה לא בעי' דעת בעלים</w:t>
      </w:r>
    </w:p>
    <w:p w14:paraId="47CC3679" w14:textId="2A271A30" w:rsidR="00F707CE" w:rsidRPr="00F707CE" w:rsidRDefault="006F071F" w:rsidP="00324B2C">
      <w:pPr>
        <w:pStyle w:val="36"/>
        <w:framePr w:wrap="notBeside"/>
        <w:rPr>
          <w:rtl/>
        </w:rPr>
      </w:pPr>
      <w:r w:rsidRPr="00F707CE">
        <w:rPr>
          <w:rFonts w:hint="cs"/>
          <w:rtl/>
        </w:rPr>
        <w:t>ו</w:t>
      </w:r>
      <w:r w:rsidRPr="00F707CE">
        <w:rPr>
          <w:rtl/>
        </w:rPr>
        <w:t>סיפא</w:t>
      </w:r>
      <w:r w:rsidR="00F707CE" w:rsidRPr="00F707CE">
        <w:rPr>
          <w:rtl/>
        </w:rPr>
        <w:t>:</w:t>
      </w:r>
    </w:p>
    <w:p w14:paraId="44826C37" w14:textId="266690C2" w:rsidR="006F071F" w:rsidRPr="00F40D4B" w:rsidRDefault="006F071F" w:rsidP="00715199">
      <w:pPr>
        <w:pStyle w:val="affff9"/>
        <w:rPr>
          <w:rtl/>
        </w:rPr>
      </w:pPr>
      <w:r w:rsidRPr="00F40D4B">
        <w:rPr>
          <w:rtl/>
        </w:rPr>
        <w:t>יחדו לה הבעלים מקום, וטלטלה ונשברה, בין מתוך ידו בין משהניחה, לצרכו - חייב, לצרכה - פטור.</w:t>
      </w:r>
    </w:p>
    <w:p w14:paraId="79B271FF" w14:textId="38CB41B9" w:rsidR="00F707CE" w:rsidRPr="00F707CE" w:rsidRDefault="00715199" w:rsidP="00715199">
      <w:pPr>
        <w:pStyle w:val="36"/>
        <w:framePr w:wrap="notBeside"/>
        <w:rPr>
          <w:rtl/>
        </w:rPr>
      </w:pPr>
      <w:r w:rsidRPr="00F707CE">
        <w:rPr>
          <w:rFonts w:hint="cs"/>
          <w:rtl/>
        </w:rPr>
        <w:t>סיפא</w:t>
      </w:r>
      <w:r w:rsidR="00F707CE" w:rsidRPr="00F707CE">
        <w:rPr>
          <w:rFonts w:hint="cs"/>
          <w:rtl/>
        </w:rPr>
        <w:t>:</w:t>
      </w:r>
    </w:p>
    <w:p w14:paraId="25F75C0C" w14:textId="00528B30" w:rsidR="00715199" w:rsidRDefault="00715199" w:rsidP="00324B2C">
      <w:pPr>
        <w:rPr>
          <w:rtl/>
        </w:rPr>
      </w:pPr>
      <w:r>
        <w:rPr>
          <w:rStyle w:val="affffc"/>
          <w:rFonts w:hint="cs"/>
          <w:rtl/>
        </w:rPr>
        <w:t>כ</w:t>
      </w:r>
      <w:r w:rsidR="006F071F" w:rsidRPr="00715199">
        <w:rPr>
          <w:rStyle w:val="affffc"/>
          <w:rFonts w:hint="cs"/>
          <w:rtl/>
        </w:rPr>
        <w:t>ר</w:t>
      </w:r>
      <w:r w:rsidR="006F071F" w:rsidRPr="00715199">
        <w:rPr>
          <w:rStyle w:val="affffc"/>
          <w:rtl/>
        </w:rPr>
        <w:t>"</w:t>
      </w:r>
      <w:r w:rsidR="006F071F" w:rsidRPr="00715199">
        <w:rPr>
          <w:rStyle w:val="affffc"/>
          <w:rFonts w:hint="cs"/>
          <w:rtl/>
        </w:rPr>
        <w:t>ע</w:t>
      </w:r>
      <w:r w:rsidR="006F071F" w:rsidRPr="00F40D4B">
        <w:rPr>
          <w:rFonts w:hint="cs"/>
          <w:rtl/>
        </w:rPr>
        <w:t xml:space="preserve"> דבעי' דעת בעלים </w:t>
      </w:r>
    </w:p>
    <w:p w14:paraId="2FF4936F" w14:textId="77777777" w:rsidR="00F707CE" w:rsidRPr="00F707CE" w:rsidRDefault="006F071F" w:rsidP="00715199">
      <w:pPr>
        <w:pStyle w:val="36"/>
        <w:framePr w:wrap="notBeside"/>
        <w:rPr>
          <w:rtl/>
        </w:rPr>
      </w:pPr>
      <w:r w:rsidRPr="00F707CE">
        <w:rPr>
          <w:rFonts w:hint="cs"/>
          <w:rtl/>
        </w:rPr>
        <w:t>והך</w:t>
      </w:r>
      <w:r w:rsidR="00F707CE" w:rsidRPr="00F707CE">
        <w:rPr>
          <w:rtl/>
        </w:rPr>
        <w:t>:</w:t>
      </w:r>
    </w:p>
    <w:p w14:paraId="73C1D9DB" w14:textId="4DCC415E" w:rsidR="00A6533C" w:rsidRPr="00F40D4B" w:rsidRDefault="006F071F" w:rsidP="00324B2C">
      <w:pPr>
        <w:rPr>
          <w:rtl/>
        </w:rPr>
      </w:pPr>
      <w:r w:rsidRPr="00F40D4B">
        <w:rPr>
          <w:rFonts w:hint="cs"/>
          <w:rtl/>
        </w:rPr>
        <w:t xml:space="preserve">דיחדו היינו </w:t>
      </w:r>
      <w:r w:rsidRPr="00715199">
        <w:rPr>
          <w:rFonts w:hint="cs"/>
          <w:b/>
          <w:bCs/>
          <w:rtl/>
        </w:rPr>
        <w:t>ואפי'</w:t>
      </w:r>
      <w:r w:rsidRPr="00F40D4B">
        <w:rPr>
          <w:rFonts w:hint="cs"/>
          <w:rtl/>
        </w:rPr>
        <w:t xml:space="preserve"> ביחדו דמקומה היא בעי' דעת בעלים</w:t>
      </w:r>
      <w:r w:rsidR="00715199">
        <w:rPr>
          <w:rFonts w:hint="cs"/>
          <w:rtl/>
        </w:rPr>
        <w:t>.</w:t>
      </w:r>
    </w:p>
    <w:p w14:paraId="36589B1E" w14:textId="234558A3" w:rsidR="00F707CE" w:rsidRPr="00F707CE" w:rsidRDefault="00715199" w:rsidP="00715199">
      <w:pPr>
        <w:pStyle w:val="36"/>
        <w:framePr w:wrap="notBeside"/>
        <w:rPr>
          <w:rtl/>
        </w:rPr>
      </w:pPr>
      <w:r w:rsidRPr="00F707CE">
        <w:rPr>
          <w:rFonts w:hint="cs"/>
          <w:rtl/>
        </w:rPr>
        <w:t>קשה</w:t>
      </w:r>
      <w:r w:rsidR="00F707CE" w:rsidRPr="00F707CE">
        <w:rPr>
          <w:rFonts w:hint="cs"/>
          <w:rtl/>
        </w:rPr>
        <w:t>:</w:t>
      </w:r>
    </w:p>
    <w:p w14:paraId="27A01276" w14:textId="54C8CC76" w:rsidR="00A6533C" w:rsidRPr="00F40D4B" w:rsidRDefault="00715199" w:rsidP="00715199">
      <w:pPr>
        <w:pStyle w:val="affff9"/>
        <w:rPr>
          <w:rtl/>
        </w:rPr>
      </w:pPr>
      <w:r>
        <w:rPr>
          <w:rFonts w:hint="cs"/>
          <w:rtl/>
        </w:rPr>
        <w:t>ד</w:t>
      </w:r>
      <w:r w:rsidR="006F071F" w:rsidRPr="00F40D4B">
        <w:rPr>
          <w:rtl/>
        </w:rPr>
        <w:t>רישא רבי ישמעאל וסיפא ר"</w:t>
      </w:r>
      <w:r w:rsidR="006F071F" w:rsidRPr="00F40D4B">
        <w:rPr>
          <w:rFonts w:hint="cs"/>
          <w:rtl/>
        </w:rPr>
        <w:t>ע</w:t>
      </w:r>
      <w:r w:rsidR="006F071F" w:rsidRPr="00F40D4B">
        <w:rPr>
          <w:rtl/>
        </w:rPr>
        <w:t>!</w:t>
      </w:r>
    </w:p>
    <w:p w14:paraId="3BDD8DFC" w14:textId="429CFB61" w:rsidR="00F707CE" w:rsidRPr="00F707CE" w:rsidRDefault="006F071F" w:rsidP="00715199">
      <w:pPr>
        <w:pStyle w:val="36"/>
        <w:framePr w:wrap="notBeside"/>
        <w:rPr>
          <w:rtl/>
        </w:rPr>
      </w:pPr>
      <w:r w:rsidRPr="00F707CE">
        <w:rPr>
          <w:rtl/>
        </w:rPr>
        <w:t>ארי"ו</w:t>
      </w:r>
      <w:r w:rsidR="00F707CE" w:rsidRPr="00F707CE">
        <w:rPr>
          <w:rtl/>
        </w:rPr>
        <w:t>:</w:t>
      </w:r>
    </w:p>
    <w:p w14:paraId="4A370F70" w14:textId="004395FC" w:rsidR="006F071F" w:rsidRPr="00F40D4B" w:rsidRDefault="00715199" w:rsidP="00715199">
      <w:pPr>
        <w:rPr>
          <w:rtl/>
        </w:rPr>
      </w:pPr>
      <w:r>
        <w:rPr>
          <w:rFonts w:hint="cs"/>
          <w:rtl/>
        </w:rPr>
        <w:t>מי שיתרץ לי מתני' ד</w:t>
      </w:r>
      <w:r w:rsidR="006F071F" w:rsidRPr="00F40D4B">
        <w:rPr>
          <w:rtl/>
        </w:rPr>
        <w:t>חבית</w:t>
      </w:r>
      <w:r>
        <w:rPr>
          <w:rFonts w:hint="cs"/>
          <w:rtl/>
        </w:rPr>
        <w:t xml:space="preserve"> כ</w:t>
      </w:r>
      <w:r w:rsidR="006F071F" w:rsidRPr="00F40D4B">
        <w:rPr>
          <w:rtl/>
        </w:rPr>
        <w:t xml:space="preserve">חד תנא </w:t>
      </w:r>
      <w:r w:rsidR="006F071F" w:rsidRPr="00F40D4B">
        <w:rPr>
          <w:rFonts w:hint="cs"/>
          <w:rtl/>
        </w:rPr>
        <w:t>אוביל כליו לבית המרחץ</w:t>
      </w:r>
    </w:p>
    <w:p w14:paraId="41ABF89F" w14:textId="79E0967B" w:rsidR="00F707CE" w:rsidRPr="00F707CE" w:rsidRDefault="006F071F" w:rsidP="00715199">
      <w:pPr>
        <w:pStyle w:val="36"/>
        <w:framePr w:wrap="notBeside"/>
        <w:rPr>
          <w:rtl/>
        </w:rPr>
      </w:pPr>
      <w:r w:rsidRPr="00F707CE">
        <w:rPr>
          <w:rFonts w:hint="cs"/>
          <w:rtl/>
        </w:rPr>
        <w:t>א. ריב</w:t>
      </w:r>
      <w:r w:rsidRPr="00F707CE">
        <w:rPr>
          <w:rtl/>
        </w:rPr>
        <w:t>"</w:t>
      </w:r>
      <w:r w:rsidRPr="00F707CE">
        <w:rPr>
          <w:rFonts w:hint="cs"/>
          <w:rtl/>
        </w:rPr>
        <w:t>א לפני רב</w:t>
      </w:r>
      <w:r w:rsidR="00F707CE" w:rsidRPr="00F707CE">
        <w:rPr>
          <w:rFonts w:hint="cs"/>
          <w:rtl/>
        </w:rPr>
        <w:t>:</w:t>
      </w:r>
    </w:p>
    <w:p w14:paraId="65FF3E6A" w14:textId="3D9CC12F" w:rsidR="00835193" w:rsidRDefault="00835193" w:rsidP="009B508D">
      <w:pPr>
        <w:rPr>
          <w:rtl/>
        </w:rPr>
      </w:pPr>
      <w:r w:rsidRPr="00835193">
        <w:rPr>
          <w:rStyle w:val="affffc"/>
          <w:rFonts w:hint="cs"/>
          <w:rtl/>
        </w:rPr>
        <w:t>רישא</w:t>
      </w:r>
      <w:r>
        <w:rPr>
          <w:rFonts w:hint="cs"/>
          <w:rtl/>
        </w:rPr>
        <w:t xml:space="preserve"> </w:t>
      </w:r>
      <w:r w:rsidR="006F071F" w:rsidRPr="00F40D4B">
        <w:rPr>
          <w:rFonts w:hint="cs"/>
          <w:rtl/>
        </w:rPr>
        <w:t>בהחזירה למקומה,</w:t>
      </w:r>
      <w:r w:rsidR="00715199">
        <w:rPr>
          <w:rFonts w:hint="cs"/>
          <w:rtl/>
        </w:rPr>
        <w:t xml:space="preserve"> </w:t>
      </w:r>
      <w:r w:rsidR="006F071F" w:rsidRPr="00F40D4B">
        <w:rPr>
          <w:rFonts w:hint="cs"/>
          <w:rtl/>
        </w:rPr>
        <w:t xml:space="preserve">דכל מקום שמניחה הוא מקומה </w:t>
      </w:r>
    </w:p>
    <w:p w14:paraId="7950334F" w14:textId="7DF004A5" w:rsidR="00A6533C" w:rsidRPr="00F40D4B" w:rsidRDefault="006F071F" w:rsidP="009B508D">
      <w:pPr>
        <w:rPr>
          <w:rtl/>
        </w:rPr>
      </w:pPr>
      <w:r w:rsidRPr="00835193">
        <w:rPr>
          <w:rStyle w:val="affffc"/>
          <w:rFonts w:hint="cs"/>
          <w:rtl/>
        </w:rPr>
        <w:t>וסיפא</w:t>
      </w:r>
      <w:r w:rsidRPr="00F40D4B">
        <w:rPr>
          <w:rFonts w:hint="cs"/>
          <w:rtl/>
        </w:rPr>
        <w:t xml:space="preserve"> בנטלה ע</w:t>
      </w:r>
      <w:r w:rsidRPr="00F40D4B">
        <w:rPr>
          <w:rtl/>
        </w:rPr>
        <w:t>"</w:t>
      </w:r>
      <w:r w:rsidRPr="00F40D4B">
        <w:rPr>
          <w:rFonts w:hint="cs"/>
          <w:rtl/>
        </w:rPr>
        <w:t xml:space="preserve">מ לגוזלה </w:t>
      </w:r>
      <w:r w:rsidR="00835193">
        <w:rPr>
          <w:rFonts w:hint="cs"/>
          <w:rtl/>
        </w:rPr>
        <w:t xml:space="preserve">ולכן </w:t>
      </w:r>
      <w:r w:rsidRPr="00F40D4B">
        <w:rPr>
          <w:rFonts w:hint="cs"/>
          <w:rtl/>
        </w:rPr>
        <w:t>חייב,</w:t>
      </w:r>
    </w:p>
    <w:p w14:paraId="78C68528" w14:textId="0940FACE" w:rsidR="00F707CE" w:rsidRPr="00F707CE" w:rsidRDefault="006F071F" w:rsidP="00835193">
      <w:pPr>
        <w:pStyle w:val="36"/>
        <w:framePr w:wrap="notBeside"/>
        <w:rPr>
          <w:rtl/>
        </w:rPr>
      </w:pPr>
      <w:r w:rsidRPr="00F707CE">
        <w:rPr>
          <w:rFonts w:hint="cs"/>
          <w:rtl/>
        </w:rPr>
        <w:t>ב. רנב</w:t>
      </w:r>
      <w:r w:rsidRPr="00F707CE">
        <w:rPr>
          <w:rtl/>
        </w:rPr>
        <w:t>"</w:t>
      </w:r>
      <w:r w:rsidRPr="00F707CE">
        <w:rPr>
          <w:rFonts w:hint="cs"/>
          <w:rtl/>
        </w:rPr>
        <w:t>א לפני רב</w:t>
      </w:r>
      <w:r w:rsidR="00F707CE" w:rsidRPr="00F707CE">
        <w:rPr>
          <w:rFonts w:hint="cs"/>
          <w:rtl/>
        </w:rPr>
        <w:t>:</w:t>
      </w:r>
    </w:p>
    <w:p w14:paraId="74F44818" w14:textId="7D6DCFB6" w:rsidR="006F071F" w:rsidRPr="00F40D4B" w:rsidRDefault="006F071F" w:rsidP="009B508D">
      <w:pPr>
        <w:rPr>
          <w:rtl/>
        </w:rPr>
      </w:pPr>
      <w:r w:rsidRPr="00835193">
        <w:rPr>
          <w:rFonts w:hint="cs"/>
          <w:b/>
          <w:bCs/>
          <w:rtl/>
        </w:rPr>
        <w:t>וסיפא</w:t>
      </w:r>
      <w:r w:rsidRPr="00F40D4B">
        <w:rPr>
          <w:rFonts w:hint="cs"/>
          <w:rtl/>
        </w:rPr>
        <w:t xml:space="preserve"> ב</w:t>
      </w:r>
      <w:r w:rsidRPr="00F40D4B">
        <w:rPr>
          <w:rtl/>
        </w:rPr>
        <w:t>שנטלה ע"מ לשלוח בה יד.</w:t>
      </w:r>
    </w:p>
    <w:p w14:paraId="3E6C5286" w14:textId="6B8389EF" w:rsidR="00A6533C" w:rsidRPr="00F40D4B" w:rsidRDefault="006F071F" w:rsidP="00835193">
      <w:pPr>
        <w:rPr>
          <w:rtl/>
        </w:rPr>
      </w:pPr>
      <w:r w:rsidRPr="00835193">
        <w:rPr>
          <w:rStyle w:val="affffc"/>
          <w:rFonts w:hint="cs"/>
          <w:rtl/>
        </w:rPr>
        <w:t>וריב</w:t>
      </w:r>
      <w:r w:rsidRPr="00835193">
        <w:rPr>
          <w:rStyle w:val="affffc"/>
          <w:rtl/>
        </w:rPr>
        <w:t>"</w:t>
      </w:r>
      <w:r w:rsidRPr="00835193">
        <w:rPr>
          <w:rStyle w:val="affffc"/>
          <w:rFonts w:hint="cs"/>
          <w:rtl/>
        </w:rPr>
        <w:t>א ורנב</w:t>
      </w:r>
      <w:r w:rsidRPr="00835193">
        <w:rPr>
          <w:rStyle w:val="affffc"/>
          <w:rtl/>
        </w:rPr>
        <w:t>"</w:t>
      </w:r>
      <w:r w:rsidRPr="00835193">
        <w:rPr>
          <w:rStyle w:val="affffc"/>
          <w:rFonts w:hint="cs"/>
          <w:rtl/>
        </w:rPr>
        <w:t xml:space="preserve">א </w:t>
      </w:r>
      <w:r w:rsidR="00237964" w:rsidRPr="00835193">
        <w:rPr>
          <w:rStyle w:val="affffc"/>
          <w:rFonts w:hint="cs"/>
          <w:rtl/>
        </w:rPr>
        <w:t>חלקו</w:t>
      </w:r>
      <w:r w:rsidRPr="00F40D4B">
        <w:rPr>
          <w:rFonts w:hint="cs"/>
          <w:rtl/>
        </w:rPr>
        <w:t xml:space="preserve"> אי שליחות יד צריכה חסרון</w:t>
      </w:r>
    </w:p>
    <w:p w14:paraId="5EE192ED" w14:textId="77777777" w:rsidR="00F707CE" w:rsidRPr="00F707CE" w:rsidRDefault="00925286" w:rsidP="00925286">
      <w:pPr>
        <w:pStyle w:val="36"/>
        <w:framePr w:wrap="notBeside"/>
        <w:rPr>
          <w:rtl/>
        </w:rPr>
      </w:pPr>
      <w:r w:rsidRPr="00F707CE">
        <w:rPr>
          <w:rFonts w:hint="cs"/>
          <w:rtl/>
        </w:rPr>
        <w:t>מתקיף רב ששת</w:t>
      </w:r>
      <w:r w:rsidR="00F707CE" w:rsidRPr="00F707CE">
        <w:rPr>
          <w:rtl/>
        </w:rPr>
        <w:t>:</w:t>
      </w:r>
    </w:p>
    <w:p w14:paraId="496C6DF6" w14:textId="72EF3C19" w:rsidR="00925286" w:rsidRDefault="00925286" w:rsidP="009B508D">
      <w:pPr>
        <w:rPr>
          <w:rtl/>
        </w:rPr>
      </w:pPr>
      <w:r w:rsidRPr="00925286">
        <w:rPr>
          <w:rStyle w:val="affffc"/>
          <w:rFonts w:hint="cs"/>
          <w:rtl/>
        </w:rPr>
        <w:t>תני</w:t>
      </w:r>
      <w:r>
        <w:rPr>
          <w:rFonts w:hint="cs"/>
          <w:rtl/>
        </w:rPr>
        <w:t xml:space="preserve"> </w:t>
      </w:r>
      <w:r w:rsidR="006F071F" w:rsidRPr="00925286">
        <w:rPr>
          <w:rFonts w:hint="cs"/>
          <w:b/>
          <w:bCs/>
          <w:rtl/>
        </w:rPr>
        <w:t>טלטלה</w:t>
      </w:r>
      <w:r w:rsidR="006F071F" w:rsidRPr="00F40D4B">
        <w:rPr>
          <w:rFonts w:hint="cs"/>
          <w:rtl/>
        </w:rPr>
        <w:t xml:space="preserve"> ולא נטלה</w:t>
      </w:r>
      <w:r>
        <w:rPr>
          <w:rFonts w:hint="cs"/>
          <w:rtl/>
        </w:rPr>
        <w:t>,</w:t>
      </w:r>
      <w:r w:rsidR="006F071F" w:rsidRPr="00F40D4B">
        <w:rPr>
          <w:rFonts w:hint="cs"/>
          <w:rtl/>
        </w:rPr>
        <w:t xml:space="preserve"> </w:t>
      </w:r>
    </w:p>
    <w:p w14:paraId="2147DEE9" w14:textId="77777777" w:rsidR="00F707CE" w:rsidRPr="00F707CE" w:rsidRDefault="00925286" w:rsidP="00925286">
      <w:pPr>
        <w:pStyle w:val="36"/>
        <w:framePr w:wrap="notBeside"/>
        <w:rPr>
          <w:rtl/>
        </w:rPr>
      </w:pPr>
      <w:r w:rsidRPr="00F707CE">
        <w:rPr>
          <w:rFonts w:hint="cs"/>
          <w:rtl/>
        </w:rPr>
        <w:t>ג. אלא</w:t>
      </w:r>
      <w:r w:rsidR="00F707CE" w:rsidRPr="00F707CE">
        <w:rPr>
          <w:rtl/>
        </w:rPr>
        <w:t>:</w:t>
      </w:r>
    </w:p>
    <w:p w14:paraId="4B2C35F2" w14:textId="0ECE7414" w:rsidR="006F071F" w:rsidRPr="00F40D4B" w:rsidRDefault="006F071F" w:rsidP="009B508D">
      <w:pPr>
        <w:rPr>
          <w:rtl/>
        </w:rPr>
      </w:pPr>
      <w:r w:rsidRPr="00F40D4B">
        <w:rPr>
          <w:rFonts w:hint="cs"/>
          <w:rtl/>
        </w:rPr>
        <w:t xml:space="preserve">שטלטלה להביא עליה גוזלות </w:t>
      </w:r>
      <w:r w:rsidRPr="00925286">
        <w:rPr>
          <w:rStyle w:val="affffc"/>
          <w:rFonts w:hint="cs"/>
          <w:rtl/>
        </w:rPr>
        <w:t>וס</w:t>
      </w:r>
      <w:r w:rsidRPr="00925286">
        <w:rPr>
          <w:rStyle w:val="affffc"/>
          <w:rtl/>
        </w:rPr>
        <w:t>"</w:t>
      </w:r>
      <w:r w:rsidRPr="00925286">
        <w:rPr>
          <w:rStyle w:val="affffc"/>
          <w:rFonts w:hint="cs"/>
          <w:rtl/>
        </w:rPr>
        <w:t>ל</w:t>
      </w:r>
      <w:r w:rsidRPr="00F40D4B">
        <w:rPr>
          <w:rFonts w:hint="cs"/>
          <w:rtl/>
        </w:rPr>
        <w:t xml:space="preserve"> שואל שלא מדעת גזלן הוא </w:t>
      </w:r>
      <w:r w:rsidRPr="009D2E3E">
        <w:rPr>
          <w:rStyle w:val="affffc"/>
          <w:rFonts w:hint="cs"/>
          <w:rtl/>
        </w:rPr>
        <w:t>וכולה רי</w:t>
      </w:r>
      <w:r w:rsidRPr="009D2E3E">
        <w:rPr>
          <w:rStyle w:val="affffc"/>
          <w:rtl/>
        </w:rPr>
        <w:t>"</w:t>
      </w:r>
      <w:r w:rsidRPr="009D2E3E">
        <w:rPr>
          <w:rStyle w:val="affffc"/>
          <w:rFonts w:hint="cs"/>
          <w:rtl/>
        </w:rPr>
        <w:t>ש</w:t>
      </w:r>
      <w:r w:rsidRPr="00F40D4B">
        <w:rPr>
          <w:rFonts w:hint="cs"/>
          <w:rtl/>
        </w:rPr>
        <w:t xml:space="preserve"> וסיפא שהניחה שלא במקומה </w:t>
      </w:r>
      <w:r w:rsidRPr="00F40D4B">
        <w:rPr>
          <w:rtl/>
        </w:rPr>
        <w:t>–</w:t>
      </w:r>
      <w:r w:rsidRPr="00F40D4B">
        <w:rPr>
          <w:rFonts w:hint="cs"/>
          <w:rtl/>
        </w:rPr>
        <w:t xml:space="preserve"> קאי אכולהו תירוצי.</w:t>
      </w:r>
    </w:p>
    <w:p w14:paraId="62838422" w14:textId="35403673" w:rsidR="00F707CE" w:rsidRPr="00F707CE" w:rsidRDefault="006F071F" w:rsidP="009D2E3E">
      <w:pPr>
        <w:pStyle w:val="36"/>
        <w:framePr w:wrap="notBeside"/>
        <w:rPr>
          <w:rtl/>
        </w:rPr>
      </w:pPr>
      <w:r w:rsidRPr="00F707CE">
        <w:rPr>
          <w:rFonts w:hint="cs"/>
          <w:rtl/>
        </w:rPr>
        <w:t xml:space="preserve">- </w:t>
      </w:r>
      <w:r w:rsidRPr="00F707CE">
        <w:rPr>
          <w:rFonts w:hint="cs"/>
          <w:rtl/>
        </w:rPr>
        <w:tab/>
      </w:r>
      <w:r w:rsidRPr="00F707CE">
        <w:rPr>
          <w:rtl/>
        </w:rPr>
        <w:t>ורי"ו</w:t>
      </w:r>
      <w:r w:rsidR="00F707CE" w:rsidRPr="00F707CE">
        <w:rPr>
          <w:rtl/>
        </w:rPr>
        <w:t>:</w:t>
      </w:r>
    </w:p>
    <w:p w14:paraId="7A1E7381" w14:textId="5D3F5A99" w:rsidR="006F071F" w:rsidRPr="00F40D4B" w:rsidRDefault="006F071F" w:rsidP="009D2E3E">
      <w:pPr>
        <w:rPr>
          <w:rtl/>
        </w:rPr>
      </w:pPr>
      <w:r w:rsidRPr="00F40D4B">
        <w:rPr>
          <w:rFonts w:hint="cs"/>
          <w:rtl/>
        </w:rPr>
        <w:t>לא קיבל לכל זה, ד'</w:t>
      </w:r>
      <w:r w:rsidRPr="00F40D4B">
        <w:rPr>
          <w:rtl/>
        </w:rPr>
        <w:t>הניחה</w:t>
      </w:r>
      <w:r w:rsidRPr="00F40D4B">
        <w:rPr>
          <w:rFonts w:hint="cs"/>
          <w:rtl/>
        </w:rPr>
        <w:t>'</w:t>
      </w:r>
      <w:r w:rsidRPr="00F40D4B">
        <w:rPr>
          <w:rtl/>
        </w:rPr>
        <w:t xml:space="preserve"> - במקומה משמע.</w:t>
      </w:r>
    </w:p>
    <w:p w14:paraId="1EDF1CF8" w14:textId="77777777" w:rsidR="00A6533C" w:rsidRPr="00F40D4B" w:rsidRDefault="00A6533C" w:rsidP="00A6533C">
      <w:pPr>
        <w:pStyle w:val="aff9"/>
        <w:rPr>
          <w:rtl/>
        </w:rPr>
      </w:pPr>
      <w:r w:rsidRPr="00F40D4B">
        <w:rPr>
          <w:rtl/>
        </w:rPr>
        <w:t>***</w:t>
      </w:r>
    </w:p>
    <w:p w14:paraId="6CD10332" w14:textId="41BC3512" w:rsidR="006F071F" w:rsidRPr="00F40D4B" w:rsidRDefault="009D2E3E" w:rsidP="009D2E3E">
      <w:pPr>
        <w:pStyle w:val="affff9"/>
        <w:rPr>
          <w:rtl/>
        </w:rPr>
      </w:pPr>
      <w:r>
        <w:rPr>
          <w:rFonts w:hint="cs"/>
          <w:rtl/>
        </w:rPr>
        <w:t xml:space="preserve">מחלוקת רב ולוי אם </w:t>
      </w:r>
      <w:r w:rsidR="006F071F" w:rsidRPr="00F40D4B">
        <w:rPr>
          <w:rtl/>
        </w:rPr>
        <w:t>שליחות יד צריכה חסרון</w:t>
      </w:r>
      <w:r>
        <w:rPr>
          <w:rFonts w:hint="cs"/>
          <w:rtl/>
        </w:rPr>
        <w:t xml:space="preserve">. </w:t>
      </w:r>
    </w:p>
    <w:p w14:paraId="0C9CC50A" w14:textId="0A62DB36" w:rsidR="00F707CE" w:rsidRPr="00F707CE" w:rsidRDefault="006F071F" w:rsidP="009D2E3E">
      <w:pPr>
        <w:pStyle w:val="36"/>
        <w:framePr w:wrap="notBeside"/>
        <w:rPr>
          <w:rtl/>
        </w:rPr>
      </w:pPr>
      <w:r w:rsidRPr="00F707CE">
        <w:rPr>
          <w:rtl/>
        </w:rPr>
        <w:t>תסתיים דרב</w:t>
      </w:r>
      <w:r w:rsidR="00F707CE" w:rsidRPr="00F707CE">
        <w:rPr>
          <w:rtl/>
        </w:rPr>
        <w:t>:</w:t>
      </w:r>
    </w:p>
    <w:p w14:paraId="7E5E1F19" w14:textId="6A710369" w:rsidR="00A6533C" w:rsidRPr="00F40D4B" w:rsidRDefault="009D2E3E" w:rsidP="009B508D">
      <w:pPr>
        <w:rPr>
          <w:rtl/>
        </w:rPr>
      </w:pPr>
      <w:r>
        <w:rPr>
          <w:rFonts w:hint="cs"/>
          <w:rtl/>
        </w:rPr>
        <w:t>הוא ש</w:t>
      </w:r>
      <w:r w:rsidR="006F071F" w:rsidRPr="00F40D4B">
        <w:rPr>
          <w:rtl/>
        </w:rPr>
        <w:t>אמר שליחות יד צריכה חסרון,</w:t>
      </w:r>
    </w:p>
    <w:p w14:paraId="2ADD31A3" w14:textId="6C39746C" w:rsidR="00F707CE" w:rsidRPr="00F707CE" w:rsidRDefault="006F071F" w:rsidP="009D2E3E">
      <w:pPr>
        <w:pStyle w:val="36"/>
        <w:framePr w:wrap="notBeside"/>
        <w:rPr>
          <w:rtl/>
        </w:rPr>
      </w:pPr>
      <w:r w:rsidRPr="00F707CE">
        <w:rPr>
          <w:rtl/>
        </w:rPr>
        <w:t>דתניא</w:t>
      </w:r>
      <w:r w:rsidR="00F707CE" w:rsidRPr="00F707CE">
        <w:rPr>
          <w:rtl/>
        </w:rPr>
        <w:t>:</w:t>
      </w:r>
    </w:p>
    <w:p w14:paraId="7631A44F" w14:textId="753FC7B4" w:rsidR="006F071F" w:rsidRPr="00F40D4B" w:rsidRDefault="006F071F" w:rsidP="009B508D">
      <w:pPr>
        <w:rPr>
          <w:rtl/>
        </w:rPr>
      </w:pPr>
      <w:r w:rsidRPr="00F40D4B">
        <w:rPr>
          <w:rtl/>
        </w:rPr>
        <w:t xml:space="preserve">רועה </w:t>
      </w:r>
      <w:r w:rsidR="00CF20D9">
        <w:rPr>
          <w:rFonts w:hint="cs"/>
          <w:rtl/>
        </w:rPr>
        <w:t>ש</w:t>
      </w:r>
      <w:r w:rsidRPr="00F40D4B">
        <w:rPr>
          <w:rtl/>
        </w:rPr>
        <w:t>הניח עדרו ובא לעיר, ובא זאב וטרף, ארי ודרס - פטור.</w:t>
      </w:r>
    </w:p>
    <w:p w14:paraId="25EF84A8" w14:textId="73EF57C1" w:rsidR="00CF20D9" w:rsidRPr="00FE7A6B" w:rsidRDefault="006F071F" w:rsidP="009B508D">
      <w:pPr>
        <w:rPr>
          <w:b/>
          <w:bCs/>
          <w:rtl/>
        </w:rPr>
      </w:pPr>
      <w:r w:rsidRPr="00FE7A6B">
        <w:rPr>
          <w:b/>
          <w:bCs/>
          <w:rtl/>
        </w:rPr>
        <w:t>הניח מקלו ותרמילו עליה חייב</w:t>
      </w:r>
      <w:r w:rsidRPr="00FE7A6B">
        <w:rPr>
          <w:rFonts w:hint="cs"/>
          <w:b/>
          <w:bCs/>
          <w:rtl/>
        </w:rPr>
        <w:t xml:space="preserve"> </w:t>
      </w:r>
    </w:p>
    <w:p w14:paraId="3EBB76C3" w14:textId="452134B3" w:rsidR="00A6533C" w:rsidRPr="00F40D4B" w:rsidRDefault="006F071F" w:rsidP="009B508D">
      <w:pPr>
        <w:rPr>
          <w:rtl/>
        </w:rPr>
      </w:pPr>
      <w:r w:rsidRPr="00CF20D9">
        <w:rPr>
          <w:rStyle w:val="affffc"/>
          <w:rFonts w:hint="cs"/>
          <w:rtl/>
        </w:rPr>
        <w:t>וארנב</w:t>
      </w:r>
      <w:r w:rsidRPr="00CF20D9">
        <w:rPr>
          <w:rStyle w:val="affffc"/>
          <w:rtl/>
        </w:rPr>
        <w:t>"</w:t>
      </w:r>
      <w:r w:rsidRPr="00CF20D9">
        <w:rPr>
          <w:rStyle w:val="affffc"/>
          <w:rFonts w:hint="cs"/>
          <w:rtl/>
        </w:rPr>
        <w:t>א מרב</w:t>
      </w:r>
      <w:r w:rsidRPr="00CF20D9">
        <w:rPr>
          <w:rStyle w:val="affffc"/>
          <w:rtl/>
        </w:rPr>
        <w:t>:</w:t>
      </w:r>
      <w:r w:rsidRPr="00F40D4B">
        <w:rPr>
          <w:rtl/>
        </w:rPr>
        <w:t xml:space="preserve"> בעודן עליה.</w:t>
      </w:r>
      <w:r w:rsidRPr="00F40D4B">
        <w:rPr>
          <w:rFonts w:hint="cs"/>
          <w:rtl/>
        </w:rPr>
        <w:t xml:space="preserve"> </w:t>
      </w:r>
      <w:r w:rsidRPr="00CF20D9">
        <w:rPr>
          <w:rStyle w:val="affffc"/>
          <w:rFonts w:hint="cs"/>
          <w:rtl/>
        </w:rPr>
        <w:t>ורשבר</w:t>
      </w:r>
      <w:r w:rsidRPr="00CF20D9">
        <w:rPr>
          <w:rStyle w:val="affffc"/>
          <w:rtl/>
        </w:rPr>
        <w:t>"</w:t>
      </w:r>
      <w:r w:rsidRPr="00CF20D9">
        <w:rPr>
          <w:rStyle w:val="affffc"/>
          <w:rFonts w:hint="cs"/>
          <w:rtl/>
        </w:rPr>
        <w:t>י מרב</w:t>
      </w:r>
      <w:r w:rsidRPr="00CF20D9">
        <w:rPr>
          <w:rStyle w:val="affffc"/>
          <w:rtl/>
        </w:rPr>
        <w:t>:</w:t>
      </w:r>
      <w:r w:rsidRPr="00F40D4B">
        <w:rPr>
          <w:rtl/>
        </w:rPr>
        <w:t xml:space="preserve"> שהכישה במקל ורצתה לפניו.</w:t>
      </w:r>
    </w:p>
    <w:p w14:paraId="030AB9A0" w14:textId="77777777" w:rsidR="00F707CE" w:rsidRPr="00F707CE" w:rsidRDefault="008C0213" w:rsidP="00CF20D9">
      <w:pPr>
        <w:pStyle w:val="36"/>
        <w:framePr w:wrap="notBeside"/>
        <w:rPr>
          <w:rtl/>
        </w:rPr>
      </w:pPr>
      <w:r w:rsidRPr="00F707CE">
        <w:rPr>
          <w:rFonts w:hint="cs"/>
          <w:rtl/>
        </w:rPr>
        <w:t>ושם דחי' דגרסי'</w:t>
      </w:r>
      <w:r w:rsidR="00F707CE" w:rsidRPr="00F707CE">
        <w:rPr>
          <w:rtl/>
        </w:rPr>
        <w:t>:</w:t>
      </w:r>
    </w:p>
    <w:p w14:paraId="71B3957D" w14:textId="02C60DC4" w:rsidR="006F071F" w:rsidRPr="00F40D4B" w:rsidRDefault="006F071F" w:rsidP="009B508D">
      <w:pPr>
        <w:rPr>
          <w:rtl/>
        </w:rPr>
      </w:pPr>
      <w:r w:rsidRPr="00CF20D9">
        <w:rPr>
          <w:rFonts w:hint="cs"/>
          <w:b/>
          <w:bCs/>
          <w:rtl/>
        </w:rPr>
        <w:t>הכחישה</w:t>
      </w:r>
      <w:r w:rsidRPr="00F40D4B">
        <w:rPr>
          <w:rFonts w:hint="cs"/>
          <w:rtl/>
        </w:rPr>
        <w:t xml:space="preserve"> במקל </w:t>
      </w:r>
      <w:r w:rsidR="008C0213">
        <w:rPr>
          <w:rFonts w:hint="cs"/>
          <w:rtl/>
        </w:rPr>
        <w:t xml:space="preserve">- </w:t>
      </w:r>
      <w:r w:rsidRPr="00F40D4B">
        <w:rPr>
          <w:rFonts w:hint="cs"/>
          <w:rtl/>
        </w:rPr>
        <w:t xml:space="preserve">והיינו דחסרה </w:t>
      </w:r>
      <w:r w:rsidR="008C0213" w:rsidRPr="008C0213">
        <w:rPr>
          <w:rStyle w:val="affffc"/>
          <w:rFonts w:hint="cs"/>
          <w:rtl/>
        </w:rPr>
        <w:t>ש''מ לרב</w:t>
      </w:r>
      <w:r w:rsidR="008C0213">
        <w:rPr>
          <w:rStyle w:val="afffff2"/>
          <w:rFonts w:hint="cs"/>
          <w:rtl/>
        </w:rPr>
        <w:t xml:space="preserve"> </w:t>
      </w:r>
      <w:r w:rsidR="008C0213">
        <w:rPr>
          <w:rFonts w:hint="cs"/>
          <w:rtl/>
        </w:rPr>
        <w:t xml:space="preserve">שליחות יד </w:t>
      </w:r>
      <w:r w:rsidRPr="008C0213">
        <w:rPr>
          <w:rFonts w:hint="cs"/>
          <w:rtl/>
        </w:rPr>
        <w:t>צריכה חסרון</w:t>
      </w:r>
    </w:p>
    <w:p w14:paraId="117AC829" w14:textId="77777777" w:rsidR="006F071F" w:rsidRPr="00F40D4B" w:rsidRDefault="006F071F" w:rsidP="00A6533C">
      <w:pPr>
        <w:pStyle w:val="affe"/>
        <w:framePr w:wrap="around"/>
        <w:rPr>
          <w:rtl/>
        </w:rPr>
      </w:pPr>
      <w:r w:rsidRPr="00F40D4B">
        <w:rPr>
          <w:rtl/>
        </w:rPr>
        <w:lastRenderedPageBreak/>
        <w:t>מא:</w:t>
      </w:r>
    </w:p>
    <w:p w14:paraId="3E3655D7" w14:textId="77777777" w:rsidR="00F707CE" w:rsidRPr="00F707CE" w:rsidRDefault="008C0213" w:rsidP="008C0213">
      <w:pPr>
        <w:pStyle w:val="36"/>
        <w:framePr w:wrap="notBeside"/>
        <w:rPr>
          <w:rtl/>
        </w:rPr>
      </w:pPr>
      <w:r w:rsidRPr="00F707CE">
        <w:rPr>
          <w:rFonts w:hint="cs"/>
          <w:rtl/>
        </w:rPr>
        <w:t>ומינה תשמע ללוי</w:t>
      </w:r>
      <w:r w:rsidR="00F707CE" w:rsidRPr="00F707CE">
        <w:rPr>
          <w:rtl/>
        </w:rPr>
        <w:t>:</w:t>
      </w:r>
    </w:p>
    <w:p w14:paraId="2E5D882A" w14:textId="4D7FE30D" w:rsidR="006F071F" w:rsidRPr="00F40D4B" w:rsidRDefault="008C0213" w:rsidP="009B508D">
      <w:pPr>
        <w:rPr>
          <w:rtl/>
        </w:rPr>
      </w:pPr>
      <w:r w:rsidRPr="008C0213">
        <w:rPr>
          <w:rStyle w:val="affffc"/>
          <w:rFonts w:hint="cs"/>
          <w:rtl/>
        </w:rPr>
        <w:t>דלוי</w:t>
      </w:r>
      <w:r>
        <w:rPr>
          <w:rFonts w:hint="cs"/>
          <w:rtl/>
        </w:rPr>
        <w:t xml:space="preserve"> </w:t>
      </w:r>
      <w:r w:rsidRPr="008C0213">
        <w:rPr>
          <w:rStyle w:val="affffc"/>
          <w:rFonts w:hint="cs"/>
          <w:rtl/>
        </w:rPr>
        <w:t>הוא שאמר</w:t>
      </w:r>
      <w:r>
        <w:rPr>
          <w:rStyle w:val="affffc"/>
          <w:rFonts w:hint="cs"/>
          <w:rtl/>
        </w:rPr>
        <w:t>:</w:t>
      </w:r>
      <w:r>
        <w:rPr>
          <w:rFonts w:hint="cs"/>
          <w:rtl/>
        </w:rPr>
        <w:t xml:space="preserve"> ד</w:t>
      </w:r>
      <w:r w:rsidR="006F071F" w:rsidRPr="00F40D4B">
        <w:rPr>
          <w:rtl/>
        </w:rPr>
        <w:t>אינה צריכה חסרון.</w:t>
      </w:r>
    </w:p>
    <w:p w14:paraId="0AF8E5AB" w14:textId="10F8D1CA" w:rsidR="00F707CE" w:rsidRPr="00F707CE" w:rsidRDefault="006F071F" w:rsidP="008C0213">
      <w:pPr>
        <w:pStyle w:val="36"/>
        <w:framePr w:wrap="notBeside"/>
        <w:rPr>
          <w:rtl/>
        </w:rPr>
      </w:pPr>
      <w:r w:rsidRPr="00F707CE">
        <w:rPr>
          <w:rFonts w:hint="cs"/>
          <w:rtl/>
        </w:rPr>
        <w:t>ו</w:t>
      </w:r>
      <w:r w:rsidRPr="00F707CE">
        <w:rPr>
          <w:rtl/>
        </w:rPr>
        <w:t>טעמא דלוי</w:t>
      </w:r>
      <w:r w:rsidR="00F707CE" w:rsidRPr="00F707CE">
        <w:rPr>
          <w:rFonts w:hint="cs"/>
          <w:rtl/>
        </w:rPr>
        <w:t>:</w:t>
      </w:r>
    </w:p>
    <w:p w14:paraId="553D80BC" w14:textId="4587EF6C" w:rsidR="006F071F" w:rsidRDefault="006F071F" w:rsidP="009B508D">
      <w:pPr>
        <w:rPr>
          <w:rtl/>
        </w:rPr>
      </w:pPr>
      <w:r w:rsidRPr="008C0213">
        <w:rPr>
          <w:rStyle w:val="affffc"/>
          <w:rFonts w:hint="cs"/>
          <w:rtl/>
        </w:rPr>
        <w:t>מריוב</w:t>
      </w:r>
      <w:r w:rsidRPr="008C0213">
        <w:rPr>
          <w:rStyle w:val="affffc"/>
          <w:rtl/>
        </w:rPr>
        <w:t>"</w:t>
      </w:r>
      <w:r w:rsidRPr="008C0213">
        <w:rPr>
          <w:rStyle w:val="affffc"/>
          <w:rFonts w:hint="cs"/>
          <w:rtl/>
        </w:rPr>
        <w:t>נ</w:t>
      </w:r>
      <w:r w:rsidRPr="008C0213">
        <w:rPr>
          <w:rStyle w:val="affffc"/>
          <w:rtl/>
        </w:rPr>
        <w:t>:</w:t>
      </w:r>
      <w:r w:rsidRPr="00F40D4B">
        <w:rPr>
          <w:rtl/>
        </w:rPr>
        <w:t xml:space="preserve"> </w:t>
      </w:r>
      <w:r w:rsidRPr="00F40D4B">
        <w:rPr>
          <w:rFonts w:hint="cs"/>
          <w:rtl/>
        </w:rPr>
        <w:t>ד</w:t>
      </w:r>
      <w:r w:rsidRPr="00F40D4B">
        <w:rPr>
          <w:rtl/>
        </w:rPr>
        <w:t>משונה שליחות יד האמורה בש</w:t>
      </w:r>
      <w:r w:rsidRPr="00F40D4B">
        <w:rPr>
          <w:rFonts w:hint="cs"/>
          <w:rtl/>
        </w:rPr>
        <w:t>"ש</w:t>
      </w:r>
      <w:r w:rsidRPr="00F40D4B">
        <w:rPr>
          <w:rtl/>
        </w:rPr>
        <w:t xml:space="preserve"> </w:t>
      </w:r>
      <w:r w:rsidR="008C6EEF">
        <w:rPr>
          <w:rFonts w:hint="cs"/>
          <w:rtl/>
        </w:rPr>
        <w:t>מה</w:t>
      </w:r>
      <w:r w:rsidRPr="00F40D4B">
        <w:rPr>
          <w:rtl/>
        </w:rPr>
        <w:t>אמורה בש</w:t>
      </w:r>
      <w:r w:rsidRPr="00F40D4B">
        <w:rPr>
          <w:rFonts w:hint="cs"/>
          <w:rtl/>
        </w:rPr>
        <w:t>"ח</w:t>
      </w:r>
      <w:r w:rsidRPr="00F40D4B">
        <w:rPr>
          <w:rtl/>
        </w:rPr>
        <w:t>.</w:t>
      </w:r>
    </w:p>
    <w:p w14:paraId="41E68AEF" w14:textId="30C0A51F" w:rsidR="006E4A33" w:rsidRPr="00F40D4B" w:rsidRDefault="006E4A33" w:rsidP="009B508D">
      <w:pPr>
        <w:rPr>
          <w:rtl/>
        </w:rPr>
      </w:pPr>
      <w:r>
        <w:rPr>
          <w:rFonts w:hint="cs"/>
          <w:rtl/>
        </w:rPr>
        <w:t>ואם נאמרה שוב בהכרח ללמדנו שאינה צריכה חסרון</w:t>
      </w:r>
    </w:p>
    <w:p w14:paraId="6E07D3A1" w14:textId="24713C72" w:rsidR="006F071F" w:rsidRPr="00F40D4B" w:rsidRDefault="008C6EEF" w:rsidP="006E4A33">
      <w:pPr>
        <w:rPr>
          <w:rtl/>
        </w:rPr>
      </w:pPr>
      <w:r w:rsidRPr="008C6EEF">
        <w:rPr>
          <w:rStyle w:val="affffc"/>
          <w:rFonts w:hint="cs"/>
          <w:rtl/>
        </w:rPr>
        <w:t>רי''ו ואני אומר</w:t>
      </w:r>
      <w:r w:rsidR="006F071F" w:rsidRPr="00F40D4B">
        <w:rPr>
          <w:rtl/>
        </w:rPr>
        <w:t xml:space="preserve"> אינה משונה. </w:t>
      </w:r>
      <w:r w:rsidR="006F071F" w:rsidRPr="006E4A33">
        <w:rPr>
          <w:rStyle w:val="affffc"/>
          <w:rtl/>
        </w:rPr>
        <w:t>כר"</w:t>
      </w:r>
      <w:r w:rsidR="006F071F" w:rsidRPr="006E4A33">
        <w:rPr>
          <w:rStyle w:val="affffc"/>
          <w:rFonts w:hint="cs"/>
          <w:rtl/>
        </w:rPr>
        <w:t>א</w:t>
      </w:r>
      <w:r w:rsidR="006F071F" w:rsidRPr="00F40D4B">
        <w:rPr>
          <w:rtl/>
        </w:rPr>
        <w:t xml:space="preserve"> </w:t>
      </w:r>
      <w:r w:rsidR="006E4A33">
        <w:rPr>
          <w:rFonts w:hint="cs"/>
          <w:rtl/>
        </w:rPr>
        <w:t>שניהם אחת היא</w:t>
      </w:r>
      <w:r w:rsidR="006F071F" w:rsidRPr="00F40D4B">
        <w:rPr>
          <w:rtl/>
        </w:rPr>
        <w:t>.</w:t>
      </w:r>
      <w:r w:rsidR="006F071F" w:rsidRPr="00F40D4B">
        <w:rPr>
          <w:rFonts w:hint="cs"/>
          <w:rtl/>
        </w:rPr>
        <w:t xml:space="preserve"> </w:t>
      </w:r>
      <w:r w:rsidR="006E4A33" w:rsidRPr="006E4A33">
        <w:rPr>
          <w:rStyle w:val="affffc"/>
          <w:rFonts w:hint="cs"/>
          <w:rtl/>
        </w:rPr>
        <w:t>שיש לפרוך</w:t>
      </w:r>
      <w:r w:rsidR="006E4A33">
        <w:rPr>
          <w:rFonts w:hint="cs"/>
          <w:rtl/>
        </w:rPr>
        <w:t xml:space="preserve"> </w:t>
      </w:r>
      <w:r w:rsidR="006F071F" w:rsidRPr="00F40D4B">
        <w:rPr>
          <w:rFonts w:hint="cs"/>
          <w:rtl/>
        </w:rPr>
        <w:t>דמה לש'ח שמשלם כפל בטענת גנב</w:t>
      </w:r>
      <w:r w:rsidR="006E4A33" w:rsidRPr="006E4A33">
        <w:rPr>
          <w:rStyle w:val="afffff2"/>
          <w:rFonts w:hint="cs"/>
          <w:rtl/>
        </w:rPr>
        <w:t>, ולכן צריך להשמיע בשניהם</w:t>
      </w:r>
    </w:p>
    <w:p w14:paraId="3D4EBF39" w14:textId="17062788" w:rsidR="006F071F" w:rsidRPr="00F40D4B" w:rsidRDefault="006F071F" w:rsidP="009B508D">
      <w:pPr>
        <w:rPr>
          <w:rtl/>
        </w:rPr>
      </w:pPr>
      <w:r w:rsidRPr="006E4A33">
        <w:rPr>
          <w:rStyle w:val="affffc"/>
          <w:rtl/>
        </w:rPr>
        <w:t>ומאן דלא פריך,</w:t>
      </w:r>
      <w:r w:rsidRPr="00F40D4B">
        <w:rPr>
          <w:rtl/>
        </w:rPr>
        <w:t xml:space="preserve"> </w:t>
      </w:r>
      <w:r w:rsidRPr="00177124">
        <w:rPr>
          <w:rStyle w:val="affffc"/>
          <w:rtl/>
        </w:rPr>
        <w:t>סבר:</w:t>
      </w:r>
      <w:r w:rsidRPr="00F40D4B">
        <w:rPr>
          <w:rtl/>
        </w:rPr>
        <w:t xml:space="preserve"> קר</w:t>
      </w:r>
      <w:r w:rsidR="006E4A33">
        <w:rPr>
          <w:rFonts w:hint="cs"/>
          <w:rtl/>
        </w:rPr>
        <w:t>ן</w:t>
      </w:r>
      <w:r w:rsidRPr="00F40D4B">
        <w:rPr>
          <w:rtl/>
        </w:rPr>
        <w:t xml:space="preserve"> בלא שבועה עדיפ</w:t>
      </w:r>
      <w:r w:rsidR="006E4A33">
        <w:rPr>
          <w:rFonts w:hint="cs"/>
          <w:rtl/>
        </w:rPr>
        <w:t>ה</w:t>
      </w:r>
      <w:r w:rsidRPr="00F40D4B">
        <w:rPr>
          <w:rtl/>
        </w:rPr>
        <w:t xml:space="preserve"> מכפל בשבועה.</w:t>
      </w:r>
    </w:p>
    <w:p w14:paraId="621550CC" w14:textId="77777777" w:rsidR="00F707CE" w:rsidRPr="00F707CE" w:rsidRDefault="006F071F" w:rsidP="006E4A33">
      <w:pPr>
        <w:pStyle w:val="36"/>
        <w:framePr w:wrap="notBeside"/>
        <w:rPr>
          <w:rtl/>
        </w:rPr>
      </w:pPr>
      <w:r w:rsidRPr="00F707CE">
        <w:rPr>
          <w:rFonts w:hint="cs"/>
          <w:rtl/>
        </w:rPr>
        <w:t xml:space="preserve">ב. </w:t>
      </w:r>
      <w:r w:rsidRPr="00F707CE">
        <w:rPr>
          <w:rtl/>
        </w:rPr>
        <w:t>רבא:</w:t>
      </w:r>
      <w:r w:rsidR="002E49D4" w:rsidRPr="00F707CE">
        <w:rPr>
          <w:rFonts w:hint="cs"/>
          <w:rtl/>
        </w:rPr>
        <w:t xml:space="preserve"> אפי' לר''א</w:t>
      </w:r>
      <w:r w:rsidR="00F707CE" w:rsidRPr="00F707CE">
        <w:rPr>
          <w:rtl/>
        </w:rPr>
        <w:t>:</w:t>
      </w:r>
    </w:p>
    <w:p w14:paraId="51777B36" w14:textId="098F8606" w:rsidR="00A6533C" w:rsidRPr="00F40D4B" w:rsidRDefault="00177124" w:rsidP="009B508D">
      <w:pPr>
        <w:rPr>
          <w:rtl/>
        </w:rPr>
      </w:pPr>
      <w:r>
        <w:rPr>
          <w:rFonts w:hint="cs"/>
          <w:rtl/>
        </w:rPr>
        <w:t xml:space="preserve">נלמד </w:t>
      </w:r>
      <w:r w:rsidR="006F071F" w:rsidRPr="00F40D4B">
        <w:rPr>
          <w:rtl/>
        </w:rPr>
        <w:t xml:space="preserve">שליחות יד </w:t>
      </w:r>
      <w:r w:rsidR="006F071F" w:rsidRPr="00F40D4B">
        <w:rPr>
          <w:rFonts w:hint="cs"/>
          <w:rtl/>
        </w:rPr>
        <w:t>דש</w:t>
      </w:r>
      <w:r w:rsidR="006F071F" w:rsidRPr="00F40D4B">
        <w:rPr>
          <w:rtl/>
        </w:rPr>
        <w:t>"</w:t>
      </w:r>
      <w:r w:rsidR="006F071F" w:rsidRPr="00F40D4B">
        <w:rPr>
          <w:rFonts w:hint="cs"/>
          <w:rtl/>
        </w:rPr>
        <w:t>ח ודש</w:t>
      </w:r>
      <w:r w:rsidR="006F071F" w:rsidRPr="00F40D4B">
        <w:rPr>
          <w:rtl/>
        </w:rPr>
        <w:t>"</w:t>
      </w:r>
      <w:r w:rsidR="006F071F" w:rsidRPr="00F40D4B">
        <w:rPr>
          <w:rFonts w:hint="cs"/>
          <w:rtl/>
        </w:rPr>
        <w:t xml:space="preserve">ש משואל </w:t>
      </w:r>
      <w:r w:rsidR="006F071F" w:rsidRPr="007E5D65">
        <w:rPr>
          <w:rStyle w:val="affffc"/>
          <w:rFonts w:hint="cs"/>
          <w:rtl/>
        </w:rPr>
        <w:t xml:space="preserve">אלא </w:t>
      </w:r>
      <w:r w:rsidRPr="007E5D65">
        <w:rPr>
          <w:rStyle w:val="affffc"/>
          <w:rFonts w:hint="cs"/>
          <w:rtl/>
        </w:rPr>
        <w:t>בהכרח</w:t>
      </w:r>
      <w:r>
        <w:rPr>
          <w:rFonts w:hint="cs"/>
          <w:rtl/>
        </w:rPr>
        <w:t xml:space="preserve"> ש</w:t>
      </w:r>
      <w:r w:rsidR="006F071F" w:rsidRPr="00F40D4B">
        <w:rPr>
          <w:rFonts w:hint="cs"/>
          <w:rtl/>
        </w:rPr>
        <w:t>א</w:t>
      </w:r>
      <w:r w:rsidR="006F071F" w:rsidRPr="00F40D4B">
        <w:rPr>
          <w:rtl/>
        </w:rPr>
        <w:t>"</w:t>
      </w:r>
      <w:r w:rsidR="006F071F" w:rsidRPr="00F40D4B">
        <w:rPr>
          <w:rFonts w:hint="cs"/>
          <w:rtl/>
        </w:rPr>
        <w:t>צ חסרון</w:t>
      </w:r>
    </w:p>
    <w:p w14:paraId="5A574E71" w14:textId="504B6EB2" w:rsidR="00F707CE" w:rsidRPr="00F707CE" w:rsidRDefault="006F071F" w:rsidP="00347F48">
      <w:pPr>
        <w:pStyle w:val="36"/>
        <w:framePr w:wrap="notBeside"/>
        <w:rPr>
          <w:rtl/>
        </w:rPr>
      </w:pPr>
      <w:r w:rsidRPr="00F707CE">
        <w:rPr>
          <w:rFonts w:hint="cs"/>
          <w:rtl/>
        </w:rPr>
        <w:t>ואידך</w:t>
      </w:r>
      <w:r w:rsidR="00F707CE" w:rsidRPr="00F707CE">
        <w:rPr>
          <w:rFonts w:hint="cs"/>
          <w:rtl/>
        </w:rPr>
        <w:t>:</w:t>
      </w:r>
    </w:p>
    <w:p w14:paraId="5F79D6ED" w14:textId="139E1AAC" w:rsidR="006F071F" w:rsidRPr="00F40D4B" w:rsidRDefault="006F071F" w:rsidP="00337D2E">
      <w:pPr>
        <w:spacing w:after="60"/>
        <w:rPr>
          <w:rtl/>
        </w:rPr>
      </w:pPr>
      <w:r w:rsidRPr="00F40D4B">
        <w:rPr>
          <w:rtl/>
        </w:rPr>
        <w:t xml:space="preserve">שלא תאמר דיו לבא מן הדין להיות כנידון, </w:t>
      </w:r>
      <w:r w:rsidRPr="00F40D4B">
        <w:rPr>
          <w:rFonts w:hint="cs"/>
          <w:rtl/>
        </w:rPr>
        <w:t>ד</w:t>
      </w:r>
      <w:r w:rsidRPr="00F40D4B">
        <w:rPr>
          <w:rtl/>
        </w:rPr>
        <w:t>שואל בבעלים פטור אף ש"</w:t>
      </w:r>
      <w:r w:rsidRPr="00F40D4B">
        <w:rPr>
          <w:rFonts w:hint="cs"/>
          <w:rtl/>
        </w:rPr>
        <w:t>ח וש</w:t>
      </w:r>
      <w:r w:rsidRPr="00F40D4B">
        <w:rPr>
          <w:rtl/>
        </w:rPr>
        <w:t>"</w:t>
      </w:r>
      <w:r w:rsidRPr="00F40D4B">
        <w:rPr>
          <w:rFonts w:hint="cs"/>
          <w:rtl/>
        </w:rPr>
        <w:t>ש בבעלים פטור</w:t>
      </w:r>
    </w:p>
    <w:p w14:paraId="752F09DE" w14:textId="77777777" w:rsidR="00F707CE" w:rsidRPr="00F707CE" w:rsidRDefault="006F071F" w:rsidP="002E49D4">
      <w:pPr>
        <w:pStyle w:val="36"/>
        <w:framePr w:wrap="notBeside"/>
        <w:rPr>
          <w:rtl/>
        </w:rPr>
      </w:pPr>
      <w:r w:rsidRPr="00F707CE">
        <w:rPr>
          <w:rtl/>
        </w:rPr>
        <w:t>- ולמ"</w:t>
      </w:r>
      <w:r w:rsidR="002E49D4" w:rsidRPr="00F707CE">
        <w:rPr>
          <w:rFonts w:hint="cs"/>
          <w:rtl/>
        </w:rPr>
        <w:t xml:space="preserve">ד </w:t>
      </w:r>
      <w:r w:rsidRPr="00F707CE">
        <w:rPr>
          <w:rtl/>
        </w:rPr>
        <w:t>צריכה חסרון</w:t>
      </w:r>
      <w:r w:rsidR="00F707CE" w:rsidRPr="00F707CE">
        <w:rPr>
          <w:rtl/>
        </w:rPr>
        <w:t>:</w:t>
      </w:r>
    </w:p>
    <w:p w14:paraId="721EC556" w14:textId="62691A9E" w:rsidR="00A6533C" w:rsidRPr="00F40D4B" w:rsidRDefault="006F071F" w:rsidP="009B508D">
      <w:pPr>
        <w:rPr>
          <w:rtl/>
        </w:rPr>
      </w:pPr>
      <w:r w:rsidRPr="002E49D4">
        <w:rPr>
          <w:rStyle w:val="affffc"/>
          <w:rFonts w:hint="cs"/>
          <w:rtl/>
        </w:rPr>
        <w:t>א.</w:t>
      </w:r>
      <w:r w:rsidRPr="00F40D4B">
        <w:rPr>
          <w:rFonts w:hint="cs"/>
          <w:rtl/>
        </w:rPr>
        <w:t xml:space="preserve"> שלא תאמר דיו להיות כנידון</w:t>
      </w:r>
    </w:p>
    <w:p w14:paraId="3D5CF62E" w14:textId="2AAAB642" w:rsidR="006F071F" w:rsidRPr="00F40D4B" w:rsidRDefault="006F071F" w:rsidP="009B508D">
      <w:pPr>
        <w:rPr>
          <w:rtl/>
        </w:rPr>
      </w:pPr>
      <w:r w:rsidRPr="002E49D4">
        <w:rPr>
          <w:rStyle w:val="affffc"/>
          <w:rFonts w:hint="cs"/>
          <w:rtl/>
        </w:rPr>
        <w:t>ב.</w:t>
      </w:r>
      <w:r w:rsidRPr="00F40D4B">
        <w:rPr>
          <w:rFonts w:hint="cs"/>
          <w:rtl/>
        </w:rPr>
        <w:t xml:space="preserve"> </w:t>
      </w:r>
      <w:r w:rsidRPr="002E49D4">
        <w:rPr>
          <w:rStyle w:val="affff8"/>
          <w:rFonts w:hint="cs"/>
          <w:rtl/>
        </w:rPr>
        <w:t>'ונקרב'</w:t>
      </w:r>
      <w:r w:rsidRPr="00F40D4B">
        <w:rPr>
          <w:rFonts w:hint="cs"/>
          <w:rtl/>
        </w:rPr>
        <w:t xml:space="preserve">  לשבועה. </w:t>
      </w:r>
      <w:r w:rsidRPr="00337D2E">
        <w:rPr>
          <w:rStyle w:val="afffff2"/>
          <w:rFonts w:hint="cs"/>
          <w:rtl/>
        </w:rPr>
        <w:t xml:space="preserve">[ולא </w:t>
      </w:r>
      <w:r w:rsidRPr="00337D2E">
        <w:rPr>
          <w:rStyle w:val="afffff2"/>
          <w:rtl/>
        </w:rPr>
        <w:t>לדין</w:t>
      </w:r>
      <w:r w:rsidRPr="00337D2E">
        <w:rPr>
          <w:rStyle w:val="afffff2"/>
          <w:rFonts w:hint="cs"/>
          <w:rtl/>
        </w:rPr>
        <w:t>]</w:t>
      </w:r>
      <w:r w:rsidRPr="00F40D4B">
        <w:rPr>
          <w:rFonts w:hint="cs"/>
          <w:rtl/>
        </w:rPr>
        <w:t xml:space="preserve"> דילפי שליחות יד דלמעלה מלמטה דלשבועה.</w:t>
      </w:r>
    </w:p>
    <w:p w14:paraId="48A74C69" w14:textId="77777777" w:rsidR="00A6533C" w:rsidRPr="00F40D4B" w:rsidRDefault="00A6533C" w:rsidP="00A6533C">
      <w:pPr>
        <w:pStyle w:val="aff9"/>
        <w:rPr>
          <w:rtl/>
        </w:rPr>
      </w:pPr>
      <w:r w:rsidRPr="00F40D4B">
        <w:rPr>
          <w:rtl/>
        </w:rPr>
        <w:t>***</w:t>
      </w:r>
    </w:p>
    <w:p w14:paraId="6B7C8747" w14:textId="77777777" w:rsidR="00337D2E" w:rsidRDefault="006F071F" w:rsidP="00337D2E">
      <w:pPr>
        <w:pStyle w:val="affe"/>
        <w:framePr w:wrap="around"/>
        <w:rPr>
          <w:rtl/>
        </w:rPr>
      </w:pPr>
      <w:r w:rsidRPr="00F40D4B">
        <w:rPr>
          <w:rtl/>
        </w:rPr>
        <w:t xml:space="preserve">מב. </w:t>
      </w:r>
    </w:p>
    <w:p w14:paraId="36C459ED" w14:textId="11D5830D" w:rsidR="006F071F" w:rsidRPr="00F40D4B" w:rsidRDefault="006F071F" w:rsidP="00337D2E">
      <w:pPr>
        <w:pStyle w:val="afffff"/>
        <w:framePr w:wrap="around"/>
        <w:rPr>
          <w:rtl/>
        </w:rPr>
      </w:pPr>
      <w:del w:id="20214" w:author="קלוד" w:date="2026-10-06T10:08:05Z">
        <w:r>
          <w:rPr>
            <w:rtl/>
          </w:rPr>
          <w:delText xml:space="preserve">משנה.</w:delText>
        </w:r>
      </w:del>
      <w:ins w:id="20215" w:author="קלוד" w:date="2026-10-06T10:08:05Z">
        <w:r>
          <w:rPr>
            <w:rtl/>
          </w:rPr>
          <w:t xml:space="preserve">משנה י</w:t>
        </w:r>
      </w:ins>
      <w:del w:id="20216" w:author="קלוד" w:date="2026-10-06T10:08:05Z">
        <w:r>
          <w:rPr>
            <w:rtl/>
          </w:rPr>
          <w:delText xml:space="preserve">	</w:delText>
        </w:r>
      </w:del>
      <w:del w:id="20217" w:author="קלוד" w:date="2026-10-06T10:08:05Z">
        <w:r>
          <w:rPr>
            <w:rtl/>
          </w:rPr>
          <w:delText xml:space="preserve">	</w:delText>
        </w:r>
      </w:del>
    </w:p>
    <w:p w14:paraId="1307ED27" w14:textId="77777777" w:rsidR="00337D2E" w:rsidRDefault="006F071F" w:rsidP="00701E5E">
      <w:pPr>
        <w:pStyle w:val="afff3"/>
        <w:rPr>
          <w:rtl/>
        </w:rPr>
      </w:pPr>
      <w:ins w:id="9875" w:author="מספור קטעי משנה" w:date="2026-10-06T06:45:11Z">
        <w:r>
          <w:rPr>
            <w:rStyle w:val="MisparKeta"/>
          </w:rPr>
          <w:t xml:space="preserve">א. </w:t>
        </w:r>
      </w:ins>
      <w:r w:rsidRPr="00F40D4B">
        <w:rPr>
          <w:rtl/>
        </w:rPr>
        <w:t xml:space="preserve">המפקיד מעות אצל חברו, צררן והפשילן לאחוריו או שמסרם לבנו ולבתו הקטנים ונעל בפניהם שלא כראוי </w:t>
      </w:r>
    </w:p>
    <w:p w14:paraId="25BA9D6F" w14:textId="787A9DE2" w:rsidR="006F071F" w:rsidRPr="00F40D4B" w:rsidRDefault="006F071F" w:rsidP="00701E5E">
      <w:pPr>
        <w:pStyle w:val="afff3"/>
        <w:rPr>
          <w:rtl/>
        </w:rPr>
      </w:pPr>
      <w:r w:rsidRPr="00F40D4B">
        <w:rPr>
          <w:rtl/>
        </w:rPr>
        <w:t>- חייב, שלא שימר כדרך השומרים.</w:t>
      </w:r>
    </w:p>
    <w:p w14:paraId="033677FB" w14:textId="77777777" w:rsidR="006F071F" w:rsidRPr="00F40D4B" w:rsidRDefault="006F071F" w:rsidP="00701E5E">
      <w:pPr>
        <w:pStyle w:val="afff3"/>
        <w:rPr>
          <w:rtl/>
        </w:rPr>
      </w:pPr>
      <w:r w:rsidRPr="00F40D4B">
        <w:rPr>
          <w:rtl/>
        </w:rPr>
        <w:t>ואם שימר כדרך השומרים - פטור.</w:t>
      </w:r>
    </w:p>
    <w:p w14:paraId="5272AE17" w14:textId="0DB77E36" w:rsidR="00337D2E" w:rsidRDefault="006F071F" w:rsidP="00337D2E">
      <w:pPr>
        <w:pStyle w:val="afffb"/>
        <w:rPr>
          <w:rtl/>
        </w:rPr>
      </w:pPr>
      <w:ins w:id="9876" w:author="מספור קטעי משנה" w:date="2026-10-06T06:45:11Z">
        <w:r>
          <w:rPr>
            <w:rStyle w:val="MisparKeta"/>
          </w:rPr>
          <w:t xml:space="preserve">ב. </w:t>
        </w:r>
      </w:ins>
      <w:r w:rsidRPr="00F40D4B">
        <w:rPr>
          <w:rtl/>
        </w:rPr>
        <w:t>צררן והפשילן לאחוריו</w:t>
      </w:r>
      <w:r w:rsidRPr="00F40D4B">
        <w:rPr>
          <w:rFonts w:hint="cs"/>
          <w:rtl/>
        </w:rPr>
        <w:t xml:space="preserve"> </w:t>
      </w:r>
    </w:p>
    <w:p w14:paraId="689A4CF4" w14:textId="1A4BEB0E" w:rsidR="00337D2E" w:rsidRDefault="006F071F" w:rsidP="009B508D">
      <w:pPr>
        <w:rPr>
          <w:rtl/>
        </w:rPr>
      </w:pPr>
      <w:r w:rsidRPr="00F40D4B">
        <w:rPr>
          <w:rFonts w:hint="cs"/>
          <w:rtl/>
        </w:rPr>
        <w:t xml:space="preserve">דהיה לו לצור בידו </w:t>
      </w:r>
      <w:r w:rsidRPr="00337D2E">
        <w:rPr>
          <w:rStyle w:val="affffc"/>
          <w:rFonts w:hint="cs"/>
          <w:rtl/>
        </w:rPr>
        <w:t>כקרא</w:t>
      </w:r>
      <w:r w:rsidRPr="00F40D4B">
        <w:rPr>
          <w:rFonts w:hint="cs"/>
          <w:rtl/>
        </w:rPr>
        <w:t xml:space="preserve"> </w:t>
      </w:r>
      <w:r w:rsidRPr="00337D2E">
        <w:rPr>
          <w:rStyle w:val="affff8"/>
          <w:rFonts w:hint="cs"/>
          <w:rtl/>
        </w:rPr>
        <w:t>דוצרת הכסף בידיך</w:t>
      </w:r>
      <w:r w:rsidRPr="00F40D4B">
        <w:rPr>
          <w:rFonts w:hint="cs"/>
          <w:rtl/>
        </w:rPr>
        <w:t xml:space="preserve"> א</w:t>
      </w:r>
      <w:r w:rsidR="00337D2E">
        <w:rPr>
          <w:rFonts w:hint="cs"/>
          <w:rtl/>
        </w:rPr>
        <w:t xml:space="preserve">ף </w:t>
      </w:r>
      <w:r w:rsidRPr="00F40D4B">
        <w:rPr>
          <w:rFonts w:hint="cs"/>
          <w:rtl/>
        </w:rPr>
        <w:t xml:space="preserve">שצרורין יהיו בידך </w:t>
      </w:r>
    </w:p>
    <w:p w14:paraId="0FCB1F5A" w14:textId="47260644" w:rsidR="00337D2E" w:rsidRDefault="00337D2E" w:rsidP="00337D2E">
      <w:pPr>
        <w:pStyle w:val="36"/>
        <w:framePr w:wrap="notBeside"/>
        <w:rPr>
          <w:rtl/>
        </w:rPr>
      </w:pPr>
      <w:r>
        <w:rPr>
          <w:rFonts w:hint="cs"/>
          <w:rtl/>
        </w:rPr>
        <w:t xml:space="preserve">א. </w:t>
      </w:r>
      <w:r w:rsidR="006F071F" w:rsidRPr="00F40D4B">
        <w:rPr>
          <w:rFonts w:hint="cs"/>
          <w:rtl/>
        </w:rPr>
        <w:t>רי</w:t>
      </w:r>
      <w:r w:rsidR="006F071F" w:rsidRPr="00F40D4B">
        <w:rPr>
          <w:rtl/>
        </w:rPr>
        <w:t>"</w:t>
      </w:r>
      <w:r w:rsidR="006F071F" w:rsidRPr="00F40D4B">
        <w:rPr>
          <w:rFonts w:hint="cs"/>
          <w:rtl/>
        </w:rPr>
        <w:t>צ</w:t>
      </w:r>
      <w:r w:rsidR="006F071F" w:rsidRPr="00F40D4B">
        <w:rPr>
          <w:rtl/>
        </w:rPr>
        <w:t>:</w:t>
      </w:r>
    </w:p>
    <w:p w14:paraId="77E05018" w14:textId="2677B62D" w:rsidR="006F071F" w:rsidRPr="00F40D4B" w:rsidRDefault="006F071F" w:rsidP="009B508D">
      <w:pPr>
        <w:rPr>
          <w:rtl/>
        </w:rPr>
      </w:pPr>
      <w:r w:rsidRPr="00F40D4B">
        <w:rPr>
          <w:rtl/>
        </w:rPr>
        <w:t>לעולם יהא כספו של אדם מצוי בידו</w:t>
      </w:r>
      <w:r w:rsidRPr="00337D2E">
        <w:rPr>
          <w:rStyle w:val="affffc"/>
          <w:rtl/>
        </w:rPr>
        <w:t>, שנאמר</w:t>
      </w:r>
      <w:r w:rsidRPr="00F40D4B">
        <w:rPr>
          <w:rtl/>
        </w:rPr>
        <w:t xml:space="preserve"> </w:t>
      </w:r>
      <w:r w:rsidRPr="00337D2E">
        <w:rPr>
          <w:rStyle w:val="affff8"/>
          <w:rtl/>
        </w:rPr>
        <w:t>וצרת הכסף בידך.</w:t>
      </w:r>
    </w:p>
    <w:p w14:paraId="4CDC8798" w14:textId="2BDCE764" w:rsidR="00337D2E" w:rsidRDefault="00337D2E" w:rsidP="00337D2E">
      <w:pPr>
        <w:pStyle w:val="36"/>
        <w:framePr w:wrap="notBeside"/>
        <w:rPr>
          <w:rtl/>
        </w:rPr>
      </w:pPr>
      <w:r>
        <w:rPr>
          <w:rFonts w:hint="cs"/>
          <w:rtl/>
        </w:rPr>
        <w:t xml:space="preserve">ב. </w:t>
      </w:r>
      <w:r w:rsidR="006F071F" w:rsidRPr="00F40D4B">
        <w:rPr>
          <w:rFonts w:hint="cs"/>
          <w:rtl/>
        </w:rPr>
        <w:t>רי</w:t>
      </w:r>
      <w:r w:rsidR="006F071F" w:rsidRPr="00F40D4B">
        <w:rPr>
          <w:rtl/>
        </w:rPr>
        <w:t>"</w:t>
      </w:r>
      <w:r w:rsidR="006F071F" w:rsidRPr="00F40D4B">
        <w:rPr>
          <w:rFonts w:hint="cs"/>
          <w:rtl/>
        </w:rPr>
        <w:t>צ</w:t>
      </w:r>
      <w:r w:rsidR="006F071F" w:rsidRPr="00F40D4B">
        <w:rPr>
          <w:rtl/>
        </w:rPr>
        <w:t>:</w:t>
      </w:r>
    </w:p>
    <w:p w14:paraId="736D98BC" w14:textId="7C1631F9" w:rsidR="006F071F" w:rsidRPr="00F40D4B" w:rsidRDefault="006F071F" w:rsidP="009B508D">
      <w:pPr>
        <w:rPr>
          <w:rtl/>
        </w:rPr>
      </w:pPr>
      <w:r w:rsidRPr="00F40D4B">
        <w:rPr>
          <w:rtl/>
        </w:rPr>
        <w:t>לעולם ישליש אדם את מעותיו, שליש בקרקע ושליש בפרקמטיא ושליש תחת ידו.</w:t>
      </w:r>
    </w:p>
    <w:p w14:paraId="634468B8" w14:textId="307A064D" w:rsidR="00337D2E" w:rsidRDefault="00337D2E" w:rsidP="00337D2E">
      <w:pPr>
        <w:pStyle w:val="36"/>
        <w:framePr w:wrap="notBeside"/>
        <w:rPr>
          <w:rtl/>
        </w:rPr>
      </w:pPr>
      <w:r>
        <w:rPr>
          <w:rFonts w:hint="cs"/>
          <w:rtl/>
        </w:rPr>
        <w:t xml:space="preserve">ג. </w:t>
      </w:r>
      <w:r w:rsidR="006F071F" w:rsidRPr="00F40D4B">
        <w:rPr>
          <w:rFonts w:hint="cs"/>
          <w:rtl/>
        </w:rPr>
        <w:t>רי</w:t>
      </w:r>
      <w:r w:rsidR="006F071F" w:rsidRPr="00F40D4B">
        <w:rPr>
          <w:rtl/>
        </w:rPr>
        <w:t>"</w:t>
      </w:r>
      <w:r w:rsidR="006F071F" w:rsidRPr="00F40D4B">
        <w:rPr>
          <w:rFonts w:hint="cs"/>
          <w:rtl/>
        </w:rPr>
        <w:t>צ</w:t>
      </w:r>
      <w:r w:rsidR="006F071F" w:rsidRPr="00F40D4B">
        <w:rPr>
          <w:rtl/>
        </w:rPr>
        <w:t>:</w:t>
      </w:r>
    </w:p>
    <w:p w14:paraId="4E89536A" w14:textId="25989EB7" w:rsidR="006F071F" w:rsidRPr="00F40D4B" w:rsidRDefault="006F071F" w:rsidP="009B508D">
      <w:pPr>
        <w:rPr>
          <w:rtl/>
        </w:rPr>
      </w:pPr>
      <w:r w:rsidRPr="00F40D4B">
        <w:rPr>
          <w:rtl/>
        </w:rPr>
        <w:lastRenderedPageBreak/>
        <w:t xml:space="preserve">אין הברכה מצויה אלא בדבר הסמוי מן העין, </w:t>
      </w:r>
      <w:r w:rsidR="00337D2E">
        <w:rPr>
          <w:rFonts w:hint="cs"/>
          <w:rtl/>
        </w:rPr>
        <w:t xml:space="preserve">שנא' </w:t>
      </w:r>
      <w:r w:rsidRPr="00337D2E">
        <w:rPr>
          <w:rStyle w:val="affff8"/>
          <w:rtl/>
        </w:rPr>
        <w:t>יצו ה' אתך את הברכה באסמיך.</w:t>
      </w:r>
    </w:p>
    <w:p w14:paraId="4BAD4994" w14:textId="55102C43" w:rsidR="00337D2E" w:rsidRDefault="00337D2E" w:rsidP="00337D2E">
      <w:pPr>
        <w:pStyle w:val="36"/>
        <w:framePr w:wrap="notBeside"/>
        <w:rPr>
          <w:rtl/>
        </w:rPr>
      </w:pPr>
      <w:r>
        <w:rPr>
          <w:rFonts w:hint="cs"/>
          <w:rtl/>
        </w:rPr>
        <w:t xml:space="preserve">ד. </w:t>
      </w:r>
      <w:r w:rsidR="006F071F" w:rsidRPr="00F40D4B">
        <w:rPr>
          <w:rtl/>
        </w:rPr>
        <w:t>ת</w:t>
      </w:r>
      <w:r w:rsidR="006F071F" w:rsidRPr="00F40D4B">
        <w:rPr>
          <w:rFonts w:hint="cs"/>
          <w:rtl/>
        </w:rPr>
        <w:t>דר</w:t>
      </w:r>
      <w:r w:rsidR="006F071F" w:rsidRPr="00F40D4B">
        <w:rPr>
          <w:rtl/>
        </w:rPr>
        <w:t>"</w:t>
      </w:r>
      <w:r w:rsidR="006F071F" w:rsidRPr="00F40D4B">
        <w:rPr>
          <w:rFonts w:hint="cs"/>
          <w:rtl/>
        </w:rPr>
        <w:t>יש</w:t>
      </w:r>
      <w:r w:rsidR="006F071F" w:rsidRPr="00F40D4B">
        <w:rPr>
          <w:rtl/>
        </w:rPr>
        <w:t>:</w:t>
      </w:r>
    </w:p>
    <w:p w14:paraId="33B3862D" w14:textId="48FC8FB4" w:rsidR="006F071F" w:rsidRPr="00F40D4B" w:rsidRDefault="006F071F" w:rsidP="00337D2E">
      <w:pPr>
        <w:spacing w:after="60"/>
        <w:rPr>
          <w:rtl/>
        </w:rPr>
      </w:pPr>
      <w:r w:rsidRPr="00F40D4B">
        <w:rPr>
          <w:rtl/>
        </w:rPr>
        <w:t xml:space="preserve">אין הברכה מצויה אלא בדבר שאין העין שולטת בו, </w:t>
      </w:r>
      <w:r w:rsidRPr="00337D2E">
        <w:rPr>
          <w:rStyle w:val="affffc"/>
          <w:rtl/>
        </w:rPr>
        <w:t>שנא</w:t>
      </w:r>
      <w:r w:rsidRPr="00337D2E">
        <w:rPr>
          <w:rStyle w:val="affffc"/>
          <w:rFonts w:hint="cs"/>
          <w:rtl/>
        </w:rPr>
        <w:t>'</w:t>
      </w:r>
      <w:r w:rsidRPr="00F40D4B">
        <w:rPr>
          <w:rtl/>
        </w:rPr>
        <w:t xml:space="preserve"> </w:t>
      </w:r>
      <w:r w:rsidRPr="00337D2E">
        <w:rPr>
          <w:rStyle w:val="affff8"/>
          <w:rtl/>
        </w:rPr>
        <w:t>יצו ה' אתך את הברכה באסמיך.</w:t>
      </w:r>
    </w:p>
    <w:p w14:paraId="76122B61" w14:textId="77777777" w:rsidR="00337D2E" w:rsidRDefault="006F071F" w:rsidP="00337D2E">
      <w:pPr>
        <w:pStyle w:val="36"/>
        <w:framePr w:wrap="notBeside"/>
        <w:rPr>
          <w:rtl/>
        </w:rPr>
      </w:pPr>
      <w:r w:rsidRPr="00F40D4B">
        <w:rPr>
          <w:rtl/>
        </w:rPr>
        <w:t>ת"ר:</w:t>
      </w:r>
    </w:p>
    <w:p w14:paraId="26EAB41C" w14:textId="77777777" w:rsidR="00337D2E" w:rsidRDefault="006F071F" w:rsidP="009B508D">
      <w:pPr>
        <w:rPr>
          <w:rStyle w:val="affffc"/>
          <w:rtl/>
        </w:rPr>
      </w:pPr>
      <w:r w:rsidRPr="00F40D4B">
        <w:rPr>
          <w:rtl/>
        </w:rPr>
        <w:t xml:space="preserve">ההולך למוד את גורנו, </w:t>
      </w:r>
    </w:p>
    <w:p w14:paraId="092F2DC4" w14:textId="030D0E50" w:rsidR="006F071F" w:rsidRPr="00F40D4B" w:rsidRDefault="006F071F" w:rsidP="009B508D">
      <w:pPr>
        <w:rPr>
          <w:rtl/>
        </w:rPr>
      </w:pPr>
      <w:r w:rsidRPr="00337D2E">
        <w:rPr>
          <w:rStyle w:val="affffc"/>
          <w:rtl/>
        </w:rPr>
        <w:t>אומר:</w:t>
      </w:r>
      <w:r w:rsidRPr="00F40D4B">
        <w:rPr>
          <w:rtl/>
        </w:rPr>
        <w:t xml:space="preserve"> יהי רצון מלפניך ה' אלהינו שתשלח ברכה במעשה ידינו.</w:t>
      </w:r>
    </w:p>
    <w:p w14:paraId="71FB5B44" w14:textId="77777777" w:rsidR="006F071F" w:rsidRPr="00F40D4B" w:rsidRDefault="006F071F" w:rsidP="009B508D">
      <w:pPr>
        <w:rPr>
          <w:rtl/>
        </w:rPr>
      </w:pPr>
      <w:r w:rsidRPr="00F40D4B">
        <w:rPr>
          <w:rtl/>
        </w:rPr>
        <w:t xml:space="preserve">התחיל למוד, </w:t>
      </w:r>
      <w:r w:rsidRPr="00337D2E">
        <w:rPr>
          <w:rStyle w:val="affffc"/>
          <w:rtl/>
        </w:rPr>
        <w:t>אומר:</w:t>
      </w:r>
      <w:r w:rsidRPr="00F40D4B">
        <w:rPr>
          <w:rtl/>
        </w:rPr>
        <w:t xml:space="preserve"> ברוך השולח ברכה בכרי הזה.</w:t>
      </w:r>
    </w:p>
    <w:p w14:paraId="52E94034" w14:textId="77777777" w:rsidR="006F071F" w:rsidRPr="00337D2E" w:rsidRDefault="006F071F" w:rsidP="009B508D">
      <w:pPr>
        <w:rPr>
          <w:rStyle w:val="affff8"/>
          <w:rtl/>
        </w:rPr>
      </w:pPr>
      <w:r w:rsidRPr="00F40D4B">
        <w:rPr>
          <w:rtl/>
        </w:rPr>
        <w:t>מדד ואח''כ בירך - הר"ז תפילת שוא, לפי שאין הברכה מצויה לא בדבר השקול ולא בדבר המדוד, ולא בדבר המנוי, אלא בדבר הסמוי מן העין, שנא</w:t>
      </w:r>
      <w:r w:rsidRPr="00F40D4B">
        <w:rPr>
          <w:rFonts w:hint="cs"/>
          <w:rtl/>
        </w:rPr>
        <w:t>'</w:t>
      </w:r>
      <w:r w:rsidRPr="00F40D4B">
        <w:rPr>
          <w:rtl/>
        </w:rPr>
        <w:t xml:space="preserve">: </w:t>
      </w:r>
      <w:r w:rsidRPr="00337D2E">
        <w:rPr>
          <w:rStyle w:val="affff8"/>
          <w:rtl/>
        </w:rPr>
        <w:t>יצו ה' אתך את הברכה באסמיך.</w:t>
      </w:r>
    </w:p>
    <w:p w14:paraId="329C730B" w14:textId="77777777" w:rsidR="00A6533C" w:rsidRPr="00F40D4B" w:rsidRDefault="00A6533C" w:rsidP="00A6533C">
      <w:pPr>
        <w:pStyle w:val="aff9"/>
        <w:rPr>
          <w:rtl/>
        </w:rPr>
      </w:pPr>
      <w:r w:rsidRPr="00F40D4B">
        <w:rPr>
          <w:rtl/>
        </w:rPr>
        <w:t>***</w:t>
      </w:r>
    </w:p>
    <w:p w14:paraId="125A8977" w14:textId="727FF9BB" w:rsidR="006F071F" w:rsidRPr="00F40D4B" w:rsidRDefault="006F071F" w:rsidP="00337D2E">
      <w:pPr>
        <w:pStyle w:val="affff9"/>
        <w:rPr>
          <w:rtl/>
        </w:rPr>
      </w:pPr>
      <w:r w:rsidRPr="00F40D4B">
        <w:rPr>
          <w:rtl/>
        </w:rPr>
        <w:t>שמואל: כספים אין להם שמירה אלא בקרקע.</w:t>
      </w:r>
    </w:p>
    <w:p w14:paraId="590149B5" w14:textId="77777777" w:rsidR="00337D2E" w:rsidRDefault="006F071F" w:rsidP="00337D2E">
      <w:pPr>
        <w:pStyle w:val="36"/>
        <w:framePr w:wrap="notBeside"/>
        <w:rPr>
          <w:rtl/>
        </w:rPr>
      </w:pPr>
      <w:r w:rsidRPr="00F40D4B">
        <w:rPr>
          <w:rtl/>
        </w:rPr>
        <w:t>רבא:</w:t>
      </w:r>
    </w:p>
    <w:p w14:paraId="365865D6" w14:textId="2A063AC0" w:rsidR="006F071F" w:rsidRPr="00F40D4B" w:rsidRDefault="006F071F" w:rsidP="009B508D">
      <w:pPr>
        <w:rPr>
          <w:rtl/>
        </w:rPr>
      </w:pPr>
      <w:r w:rsidRPr="00F40D4B">
        <w:rPr>
          <w:rtl/>
        </w:rPr>
        <w:t>ומודי שמואל בערב שבת בין השמשות, דלא אטרחוהו רבנן.</w:t>
      </w:r>
    </w:p>
    <w:p w14:paraId="784780C8" w14:textId="77777777" w:rsidR="006F071F" w:rsidRPr="00F40D4B" w:rsidRDefault="006F071F" w:rsidP="009B508D">
      <w:pPr>
        <w:rPr>
          <w:rtl/>
        </w:rPr>
      </w:pPr>
      <w:r w:rsidRPr="00F40D4B">
        <w:rPr>
          <w:rtl/>
        </w:rPr>
        <w:t>ואי שהא למוצ"</w:t>
      </w:r>
      <w:r w:rsidRPr="00F40D4B">
        <w:rPr>
          <w:rFonts w:hint="cs"/>
          <w:rtl/>
        </w:rPr>
        <w:t>ש</w:t>
      </w:r>
      <w:r w:rsidRPr="00F40D4B">
        <w:rPr>
          <w:rtl/>
        </w:rPr>
        <w:t xml:space="preserve"> שיעור למקברינהו ולא קברינהו - מחייב.</w:t>
      </w:r>
    </w:p>
    <w:p w14:paraId="6A2461C7" w14:textId="7860878F" w:rsidR="006F071F" w:rsidRPr="00F40D4B" w:rsidRDefault="006F071F" w:rsidP="009B508D">
      <w:pPr>
        <w:rPr>
          <w:rtl/>
        </w:rPr>
      </w:pPr>
      <w:r w:rsidRPr="00F40D4B">
        <w:rPr>
          <w:rtl/>
        </w:rPr>
        <w:t xml:space="preserve">ואי צורבא מרבנן הוא - סבר: </w:t>
      </w:r>
      <w:r w:rsidR="00337D2E">
        <w:rPr>
          <w:rFonts w:hint="cs"/>
          <w:rtl/>
        </w:rPr>
        <w:t xml:space="preserve">שמא אצטרך </w:t>
      </w:r>
      <w:r w:rsidRPr="00F40D4B">
        <w:rPr>
          <w:rtl/>
        </w:rPr>
        <w:t>זוזי ל</w:t>
      </w:r>
      <w:r w:rsidR="00337D2E">
        <w:rPr>
          <w:rFonts w:hint="cs"/>
          <w:rtl/>
        </w:rPr>
        <w:t>הבדלה</w:t>
      </w:r>
      <w:r w:rsidRPr="00F40D4B">
        <w:rPr>
          <w:rtl/>
        </w:rPr>
        <w:t>.</w:t>
      </w:r>
    </w:p>
    <w:p w14:paraId="0A4AE927" w14:textId="1379DF88" w:rsidR="00337D2E" w:rsidRDefault="006F071F" w:rsidP="00337D2E">
      <w:pPr>
        <w:pStyle w:val="36"/>
        <w:framePr w:wrap="notBeside"/>
        <w:rPr>
          <w:rtl/>
        </w:rPr>
      </w:pPr>
      <w:r w:rsidRPr="00F40D4B">
        <w:rPr>
          <w:rtl/>
        </w:rPr>
        <w:t>-</w:t>
      </w:r>
      <w:r w:rsidR="00337D2E">
        <w:rPr>
          <w:rFonts w:hint="cs"/>
          <w:rtl/>
        </w:rPr>
        <w:t xml:space="preserve"> והאידנא:</w:t>
      </w:r>
    </w:p>
    <w:p w14:paraId="10C80981" w14:textId="7936FE2A" w:rsidR="006F071F" w:rsidRPr="00F40D4B" w:rsidRDefault="00337D2E" w:rsidP="009B508D">
      <w:pPr>
        <w:rPr>
          <w:rtl/>
        </w:rPr>
      </w:pPr>
      <w:r>
        <w:rPr>
          <w:rFonts w:hint="cs"/>
          <w:rtl/>
        </w:rPr>
        <w:t xml:space="preserve">שמצויים גבני </w:t>
      </w:r>
      <w:r w:rsidR="006F071F" w:rsidRPr="00F40D4B">
        <w:rPr>
          <w:rtl/>
        </w:rPr>
        <w:t>גשושאי</w:t>
      </w:r>
      <w:r>
        <w:rPr>
          <w:rStyle w:val="afffff2"/>
          <w:rFonts w:hint="cs"/>
          <w:rtl/>
        </w:rPr>
        <w:t xml:space="preserve"> </w:t>
      </w:r>
      <w:r w:rsidRPr="00337D2E">
        <w:rPr>
          <w:rStyle w:val="afffff2"/>
          <w:rFonts w:hint="cs"/>
          <w:rtl/>
        </w:rPr>
        <w:t>בקרקע</w:t>
      </w:r>
      <w:r w:rsidR="006F071F" w:rsidRPr="00F40D4B">
        <w:rPr>
          <w:rtl/>
        </w:rPr>
        <w:t xml:space="preserve"> </w:t>
      </w:r>
      <w:r>
        <w:rPr>
          <w:rtl/>
        </w:rPr>
        <w:t>–</w:t>
      </w:r>
      <w:r w:rsidR="006F071F" w:rsidRPr="00F40D4B">
        <w:rPr>
          <w:rtl/>
        </w:rPr>
        <w:t xml:space="preserve"> </w:t>
      </w:r>
      <w:r>
        <w:rPr>
          <w:rFonts w:hint="cs"/>
          <w:rtl/>
        </w:rPr>
        <w:t xml:space="preserve">שמירתם רק </w:t>
      </w:r>
      <w:r w:rsidR="006F071F" w:rsidRPr="00F40D4B">
        <w:rPr>
          <w:rtl/>
        </w:rPr>
        <w:t>בשמי קורה.</w:t>
      </w:r>
    </w:p>
    <w:p w14:paraId="0A4B65DB" w14:textId="7DC3A50A" w:rsidR="00337D2E" w:rsidRDefault="006F071F" w:rsidP="00337D2E">
      <w:pPr>
        <w:pStyle w:val="36"/>
        <w:framePr w:wrap="notBeside"/>
        <w:rPr>
          <w:rtl/>
        </w:rPr>
      </w:pPr>
      <w:r w:rsidRPr="00F40D4B">
        <w:rPr>
          <w:rtl/>
        </w:rPr>
        <w:t>-</w:t>
      </w:r>
      <w:r w:rsidR="00337D2E">
        <w:rPr>
          <w:rFonts w:hint="cs"/>
          <w:rtl/>
        </w:rPr>
        <w:t xml:space="preserve"> והאידנא:</w:t>
      </w:r>
    </w:p>
    <w:p w14:paraId="65215727" w14:textId="0B0EDEC8" w:rsidR="006F071F" w:rsidRPr="00F40D4B" w:rsidRDefault="00337D2E" w:rsidP="009B508D">
      <w:pPr>
        <w:rPr>
          <w:rtl/>
        </w:rPr>
      </w:pPr>
      <w:r>
        <w:rPr>
          <w:rFonts w:hint="cs"/>
          <w:rtl/>
        </w:rPr>
        <w:t xml:space="preserve">שמצויים </w:t>
      </w:r>
      <w:r w:rsidR="006F071F" w:rsidRPr="00F40D4B">
        <w:rPr>
          <w:rFonts w:hint="cs"/>
          <w:rtl/>
        </w:rPr>
        <w:t>שוברי תקרה</w:t>
      </w:r>
      <w:r w:rsidR="006F071F" w:rsidRPr="00F40D4B">
        <w:rPr>
          <w:rtl/>
        </w:rPr>
        <w:t xml:space="preserve"> </w:t>
      </w:r>
      <w:r>
        <w:rPr>
          <w:rtl/>
        </w:rPr>
        <w:t>–</w:t>
      </w:r>
      <w:r w:rsidR="006F071F" w:rsidRPr="00F40D4B">
        <w:rPr>
          <w:rtl/>
        </w:rPr>
        <w:t xml:space="preserve"> </w:t>
      </w:r>
      <w:r>
        <w:rPr>
          <w:rFonts w:hint="cs"/>
          <w:rtl/>
        </w:rPr>
        <w:t xml:space="preserve">שמירתם רק </w:t>
      </w:r>
      <w:r w:rsidR="006F071F" w:rsidRPr="00F40D4B">
        <w:rPr>
          <w:rtl/>
        </w:rPr>
        <w:t>בי</w:t>
      </w:r>
      <w:r w:rsidR="006F071F" w:rsidRPr="00F40D4B">
        <w:rPr>
          <w:rFonts w:hint="cs"/>
          <w:rtl/>
        </w:rPr>
        <w:t>ן שורות הבנין</w:t>
      </w:r>
      <w:r w:rsidR="006F071F" w:rsidRPr="00F40D4B">
        <w:rPr>
          <w:rtl/>
        </w:rPr>
        <w:t>.</w:t>
      </w:r>
    </w:p>
    <w:p w14:paraId="168B6CDB" w14:textId="76136485" w:rsidR="00337D2E" w:rsidRDefault="006F071F" w:rsidP="00337D2E">
      <w:pPr>
        <w:pStyle w:val="36"/>
        <w:framePr w:wrap="notBeside"/>
        <w:rPr>
          <w:rtl/>
        </w:rPr>
      </w:pPr>
      <w:r w:rsidRPr="00F40D4B">
        <w:rPr>
          <w:rtl/>
        </w:rPr>
        <w:t>•</w:t>
      </w:r>
      <w:r w:rsidR="00337D2E">
        <w:rPr>
          <w:rFonts w:hint="cs"/>
          <w:rtl/>
        </w:rPr>
        <w:t>רבא:</w:t>
      </w:r>
    </w:p>
    <w:p w14:paraId="4B196356" w14:textId="60765B01" w:rsidR="006F071F" w:rsidRPr="00F40D4B" w:rsidRDefault="006F071F" w:rsidP="009B508D">
      <w:pPr>
        <w:rPr>
          <w:rtl/>
        </w:rPr>
      </w:pPr>
      <w:r w:rsidRPr="00F40D4B">
        <w:rPr>
          <w:rtl/>
        </w:rPr>
        <w:t>ומודה שמואל בכותל.</w:t>
      </w:r>
    </w:p>
    <w:p w14:paraId="5EE65262" w14:textId="717872CF" w:rsidR="00337D2E" w:rsidRDefault="00337D2E" w:rsidP="00337D2E">
      <w:pPr>
        <w:pStyle w:val="36"/>
        <w:framePr w:wrap="notBeside"/>
        <w:rPr>
          <w:rtl/>
        </w:rPr>
      </w:pPr>
      <w:r>
        <w:rPr>
          <w:rFonts w:hint="cs"/>
          <w:rtl/>
        </w:rPr>
        <w:t xml:space="preserve">- </w:t>
      </w:r>
      <w:r w:rsidR="006F071F" w:rsidRPr="00F40D4B">
        <w:rPr>
          <w:rtl/>
        </w:rPr>
        <w:t xml:space="preserve">והאידנא </w:t>
      </w:r>
    </w:p>
    <w:p w14:paraId="2804B0DC" w14:textId="135AD3D9" w:rsidR="006F071F" w:rsidRPr="00F40D4B" w:rsidRDefault="00337D2E" w:rsidP="00337D2E">
      <w:pPr>
        <w:rPr>
          <w:rtl/>
        </w:rPr>
      </w:pPr>
      <w:r>
        <w:rPr>
          <w:rFonts w:hint="cs"/>
          <w:rtl/>
        </w:rPr>
        <w:t xml:space="preserve">שמצויים </w:t>
      </w:r>
      <w:r w:rsidR="006F071F" w:rsidRPr="00F40D4B">
        <w:rPr>
          <w:rFonts w:hint="cs"/>
          <w:rtl/>
        </w:rPr>
        <w:t>המטפחים בכותל</w:t>
      </w:r>
      <w:r w:rsidR="006F071F" w:rsidRPr="00F40D4B">
        <w:rPr>
          <w:rtl/>
        </w:rPr>
        <w:t xml:space="preserve"> </w:t>
      </w:r>
      <w:r>
        <w:rPr>
          <w:rFonts w:hint="cs"/>
          <w:rtl/>
        </w:rPr>
        <w:t xml:space="preserve">שמירתם רק </w:t>
      </w:r>
      <w:r w:rsidR="006F071F" w:rsidRPr="00F40D4B">
        <w:rPr>
          <w:rtl/>
        </w:rPr>
        <w:t>בטפח הסמוך לקרקע, או לשמי קורה.</w:t>
      </w:r>
    </w:p>
    <w:p w14:paraId="6055488D" w14:textId="7348E6FB" w:rsidR="00337D2E" w:rsidRDefault="006F071F" w:rsidP="00337D2E">
      <w:pPr>
        <w:pStyle w:val="36"/>
        <w:framePr w:wrap="notBeside"/>
        <w:rPr>
          <w:rtl/>
        </w:rPr>
      </w:pPr>
      <w:r w:rsidRPr="00F40D4B">
        <w:rPr>
          <w:rFonts w:hint="cs"/>
          <w:rtl/>
        </w:rPr>
        <w:t>ראבדר</w:t>
      </w:r>
      <w:r w:rsidRPr="00F40D4B">
        <w:rPr>
          <w:rtl/>
        </w:rPr>
        <w:t>"</w:t>
      </w:r>
      <w:r w:rsidRPr="00F40D4B">
        <w:rPr>
          <w:rFonts w:hint="cs"/>
          <w:rtl/>
        </w:rPr>
        <w:t>יו</w:t>
      </w:r>
      <w:r w:rsidRPr="00F40D4B">
        <w:rPr>
          <w:rtl/>
        </w:rPr>
        <w:t>:</w:t>
      </w:r>
    </w:p>
    <w:p w14:paraId="5CF15F9F" w14:textId="2A7FF79C" w:rsidR="00A6533C" w:rsidRPr="00F40D4B" w:rsidRDefault="00237964" w:rsidP="009B508D">
      <w:pPr>
        <w:rPr>
          <w:rtl/>
        </w:rPr>
      </w:pPr>
      <w:r w:rsidRPr="00337D2E">
        <w:rPr>
          <w:rStyle w:val="affffc"/>
          <w:rtl/>
        </w:rPr>
        <w:t>שם</w:t>
      </w:r>
      <w:r w:rsidR="006F071F" w:rsidRPr="00337D2E">
        <w:rPr>
          <w:rStyle w:val="affffc"/>
          <w:rtl/>
        </w:rPr>
        <w:t xml:space="preserve"> </w:t>
      </w:r>
      <w:r w:rsidR="00337D2E">
        <w:rPr>
          <w:rStyle w:val="affffc"/>
          <w:rFonts w:hint="cs"/>
          <w:rtl/>
        </w:rPr>
        <w:t>ד</w:t>
      </w:r>
      <w:r w:rsidR="006F071F" w:rsidRPr="00337D2E">
        <w:rPr>
          <w:rStyle w:val="affffc"/>
          <w:rtl/>
        </w:rPr>
        <w:t>תנן:</w:t>
      </w:r>
      <w:r w:rsidR="006F071F" w:rsidRPr="00F40D4B">
        <w:rPr>
          <w:rtl/>
        </w:rPr>
        <w:t xml:space="preserve"> חמץ שנפלה עליו מפולת הרי הוא כמבוער,</w:t>
      </w:r>
    </w:p>
    <w:p w14:paraId="7950A90F" w14:textId="4B19780F" w:rsidR="006F071F" w:rsidRPr="00F40D4B" w:rsidRDefault="006F071F" w:rsidP="00337D2E">
      <w:pPr>
        <w:rPr>
          <w:rtl/>
        </w:rPr>
      </w:pPr>
      <w:r w:rsidRPr="00337D2E">
        <w:rPr>
          <w:rStyle w:val="affffc"/>
          <w:rtl/>
        </w:rPr>
        <w:t>ר</w:t>
      </w:r>
      <w:r w:rsidRPr="00337D2E">
        <w:rPr>
          <w:rStyle w:val="affffc"/>
          <w:rFonts w:hint="cs"/>
          <w:rtl/>
        </w:rPr>
        <w:t>שב</w:t>
      </w:r>
      <w:r w:rsidRPr="00337D2E">
        <w:rPr>
          <w:rStyle w:val="affffc"/>
          <w:rtl/>
        </w:rPr>
        <w:t>"</w:t>
      </w:r>
      <w:r w:rsidRPr="00337D2E">
        <w:rPr>
          <w:rStyle w:val="affffc"/>
          <w:rFonts w:hint="cs"/>
          <w:rtl/>
        </w:rPr>
        <w:t>ג</w:t>
      </w:r>
      <w:r w:rsidRPr="00337D2E">
        <w:rPr>
          <w:rStyle w:val="affffc"/>
          <w:rtl/>
        </w:rPr>
        <w:t>:</w:t>
      </w:r>
      <w:r w:rsidRPr="00F40D4B">
        <w:rPr>
          <w:rtl/>
        </w:rPr>
        <w:t xml:space="preserve"> כל שאין הכלב יכול לחפש אחריו.</w:t>
      </w:r>
      <w:r w:rsidRPr="00F40D4B">
        <w:rPr>
          <w:rFonts w:hint="cs"/>
          <w:rtl/>
        </w:rPr>
        <w:t xml:space="preserve"> </w:t>
      </w:r>
      <w:r w:rsidRPr="00AB060E">
        <w:rPr>
          <w:rStyle w:val="affffc"/>
          <w:rFonts w:hint="cs"/>
          <w:rtl/>
        </w:rPr>
        <w:t>היינו</w:t>
      </w:r>
      <w:r w:rsidRPr="00F40D4B">
        <w:rPr>
          <w:rFonts w:hint="cs"/>
          <w:rtl/>
        </w:rPr>
        <w:t xml:space="preserve"> ג' טפחים </w:t>
      </w:r>
      <w:r w:rsidR="00AB060E">
        <w:rPr>
          <w:rFonts w:hint="cs"/>
          <w:rtl/>
        </w:rPr>
        <w:t>-</w:t>
      </w:r>
      <w:r w:rsidRPr="00F40D4B">
        <w:rPr>
          <w:rFonts w:hint="cs"/>
          <w:rtl/>
        </w:rPr>
        <w:t>ומשום ריח</w:t>
      </w:r>
      <w:r w:rsidR="00337D2E">
        <w:rPr>
          <w:rFonts w:hint="cs"/>
          <w:rtl/>
        </w:rPr>
        <w:t>.</w:t>
      </w:r>
    </w:p>
    <w:p w14:paraId="5A637844" w14:textId="0C9C5EC9" w:rsidR="00A6533C" w:rsidRPr="00F40D4B" w:rsidRDefault="00237964" w:rsidP="00337D2E">
      <w:pPr>
        <w:rPr>
          <w:rtl/>
        </w:rPr>
      </w:pPr>
      <w:r w:rsidRPr="00337D2E">
        <w:rPr>
          <w:rStyle w:val="affffc"/>
          <w:rFonts w:hint="cs"/>
          <w:rtl/>
        </w:rPr>
        <w:t>כאן</w:t>
      </w:r>
      <w:r w:rsidR="006F071F" w:rsidRPr="00F40D4B">
        <w:rPr>
          <w:rFonts w:hint="cs"/>
          <w:rtl/>
        </w:rPr>
        <w:t xml:space="preserve"> דמשום </w:t>
      </w:r>
      <w:r w:rsidR="00337D2E">
        <w:rPr>
          <w:rFonts w:hint="cs"/>
          <w:rtl/>
        </w:rPr>
        <w:t xml:space="preserve">כיסוי מעיניים </w:t>
      </w:r>
      <w:r w:rsidR="006F071F" w:rsidRPr="00337D2E">
        <w:rPr>
          <w:rStyle w:val="affffc"/>
          <w:rFonts w:hint="cs"/>
          <w:rtl/>
        </w:rPr>
        <w:t>רפרם מסיכרא:</w:t>
      </w:r>
      <w:r w:rsidR="006F071F" w:rsidRPr="00F40D4B">
        <w:rPr>
          <w:rFonts w:hint="cs"/>
          <w:rtl/>
        </w:rPr>
        <w:t xml:space="preserve"> סגי בטפח</w:t>
      </w:r>
    </w:p>
    <w:p w14:paraId="4B7E5D92" w14:textId="40796388" w:rsidR="00A6533C" w:rsidRPr="00F40D4B" w:rsidRDefault="00AB060E" w:rsidP="00AB060E">
      <w:pPr>
        <w:pStyle w:val="affff9"/>
        <w:rPr>
          <w:rtl/>
        </w:rPr>
      </w:pPr>
      <w:r>
        <w:rPr>
          <w:rFonts w:hint="cs"/>
          <w:rtl/>
        </w:rPr>
        <w:t>ה' מעשים - והכרעת האמוראים בזה</w:t>
      </w:r>
    </w:p>
    <w:p w14:paraId="3EC5B22F" w14:textId="5E30E8C7" w:rsidR="00AB060E" w:rsidRDefault="00AB060E" w:rsidP="00AB060E">
      <w:pPr>
        <w:pStyle w:val="36"/>
        <w:framePr w:wrap="notBeside"/>
        <w:rPr>
          <w:rtl/>
        </w:rPr>
      </w:pPr>
      <w:r>
        <w:rPr>
          <w:rFonts w:hint="cs"/>
          <w:rtl/>
        </w:rPr>
        <w:lastRenderedPageBreak/>
        <w:t>א. מעשה</w:t>
      </w:r>
    </w:p>
    <w:p w14:paraId="7011BB56" w14:textId="444A2051" w:rsidR="006F071F" w:rsidRPr="00F40D4B" w:rsidRDefault="006F071F" w:rsidP="00AB060E">
      <w:pPr>
        <w:rPr>
          <w:rtl/>
        </w:rPr>
      </w:pPr>
      <w:r w:rsidRPr="00F40D4B">
        <w:rPr>
          <w:rFonts w:hint="cs"/>
          <w:rtl/>
        </w:rPr>
        <w:t>שהפקיד לחבירו זוזי ושם ב</w:t>
      </w:r>
      <w:r w:rsidRPr="00F40D4B">
        <w:rPr>
          <w:rtl/>
        </w:rPr>
        <w:t xml:space="preserve">צריפא דאורבני, </w:t>
      </w:r>
      <w:r w:rsidR="00AB060E">
        <w:rPr>
          <w:rFonts w:hint="cs"/>
          <w:rtl/>
        </w:rPr>
        <w:t>ונגנב</w:t>
      </w:r>
    </w:p>
    <w:p w14:paraId="41B224EA" w14:textId="77777777" w:rsidR="00AB060E" w:rsidRDefault="006F071F" w:rsidP="00AB060E">
      <w:pPr>
        <w:pStyle w:val="36"/>
        <w:framePr w:wrap="notBeside"/>
        <w:rPr>
          <w:rtl/>
        </w:rPr>
      </w:pPr>
      <w:r w:rsidRPr="00F40D4B">
        <w:rPr>
          <w:rtl/>
        </w:rPr>
        <w:t>רב יוסף:</w:t>
      </w:r>
    </w:p>
    <w:p w14:paraId="6BB7C382" w14:textId="0AF64204" w:rsidR="00A6533C" w:rsidRPr="00F40D4B" w:rsidRDefault="006F071F" w:rsidP="009B508D">
      <w:pPr>
        <w:rPr>
          <w:rtl/>
        </w:rPr>
      </w:pPr>
      <w:r w:rsidRPr="00F40D4B">
        <w:rPr>
          <w:rFonts w:hint="cs"/>
          <w:rtl/>
        </w:rPr>
        <w:t xml:space="preserve">אפי' </w:t>
      </w:r>
      <w:r w:rsidR="00AB060E">
        <w:rPr>
          <w:rFonts w:hint="cs"/>
          <w:rtl/>
        </w:rPr>
        <w:t>ש</w:t>
      </w:r>
      <w:r w:rsidRPr="00F40D4B">
        <w:rPr>
          <w:rFonts w:hint="cs"/>
          <w:rtl/>
        </w:rPr>
        <w:t>לענין גניבה שמירה היא לענין אש פשיעה היא ותחילתו בפשיעה וסופו באונס חייב</w:t>
      </w:r>
    </w:p>
    <w:p w14:paraId="5D964CB7" w14:textId="77777777" w:rsidR="00AB060E" w:rsidRDefault="006F071F" w:rsidP="00AB060E">
      <w:pPr>
        <w:pStyle w:val="36"/>
        <w:framePr w:wrap="notBeside"/>
        <w:rPr>
          <w:rtl/>
        </w:rPr>
      </w:pPr>
      <w:r w:rsidRPr="00F40D4B">
        <w:rPr>
          <w:rFonts w:hint="cs"/>
          <w:rtl/>
        </w:rPr>
        <w:t>וא</w:t>
      </w:r>
      <w:r w:rsidRPr="00F40D4B">
        <w:rPr>
          <w:rtl/>
        </w:rPr>
        <w:t>"</w:t>
      </w:r>
      <w:r w:rsidRPr="00F40D4B">
        <w:rPr>
          <w:rFonts w:hint="cs"/>
          <w:rtl/>
        </w:rPr>
        <w:t>ד:</w:t>
      </w:r>
    </w:p>
    <w:p w14:paraId="650FB2B6" w14:textId="259F71BD" w:rsidR="006F071F" w:rsidRPr="00F40D4B" w:rsidRDefault="006F071F" w:rsidP="00AB060E">
      <w:pPr>
        <w:rPr>
          <w:rtl/>
        </w:rPr>
      </w:pPr>
      <w:r w:rsidRPr="00F40D4B">
        <w:rPr>
          <w:rFonts w:hint="cs"/>
          <w:rtl/>
        </w:rPr>
        <w:t>דתחילתו בפשיעה וסופו באונס ו</w:t>
      </w:r>
      <w:r w:rsidRPr="00F40D4B">
        <w:rPr>
          <w:rtl/>
        </w:rPr>
        <w:t>פטור.</w:t>
      </w:r>
    </w:p>
    <w:p w14:paraId="68329BFE" w14:textId="77777777" w:rsidR="00AB060E" w:rsidRDefault="006F071F" w:rsidP="00AB060E">
      <w:pPr>
        <w:pStyle w:val="36"/>
        <w:framePr w:wrap="notBeside"/>
        <w:rPr>
          <w:rtl/>
        </w:rPr>
      </w:pPr>
      <w:r w:rsidRPr="00F40D4B">
        <w:rPr>
          <w:rtl/>
        </w:rPr>
        <w:t>והילכתא</w:t>
      </w:r>
    </w:p>
    <w:p w14:paraId="2DC1EF28" w14:textId="043D194C" w:rsidR="006F071F" w:rsidRPr="00F40D4B" w:rsidRDefault="006F071F" w:rsidP="00AB060E">
      <w:pPr>
        <w:spacing w:after="60"/>
        <w:rPr>
          <w:rtl/>
        </w:rPr>
      </w:pPr>
      <w:r w:rsidRPr="00F40D4B">
        <w:rPr>
          <w:rtl/>
        </w:rPr>
        <w:t>תחילתו בפשיעה וסופו באונס - חייב.</w:t>
      </w:r>
    </w:p>
    <w:p w14:paraId="46D882CB" w14:textId="00E52D44" w:rsidR="00AB060E" w:rsidRDefault="00AB060E" w:rsidP="00AB060E">
      <w:pPr>
        <w:pStyle w:val="36"/>
        <w:framePr w:wrap="notBeside"/>
        <w:rPr>
          <w:rtl/>
        </w:rPr>
      </w:pPr>
      <w:r>
        <w:rPr>
          <w:rFonts w:hint="cs"/>
          <w:rtl/>
        </w:rPr>
        <w:t>ב. מעשה</w:t>
      </w:r>
    </w:p>
    <w:p w14:paraId="632E3852" w14:textId="73BE3EFB" w:rsidR="00A6533C" w:rsidRPr="00F40D4B" w:rsidRDefault="006F071F" w:rsidP="009B508D">
      <w:pPr>
        <w:rPr>
          <w:rtl/>
        </w:rPr>
      </w:pPr>
      <w:r w:rsidRPr="00F40D4B">
        <w:rPr>
          <w:rFonts w:hint="cs"/>
          <w:rtl/>
        </w:rPr>
        <w:t xml:space="preserve">שהפקיד זוזי אצל חבירו וביקשם </w:t>
      </w:r>
      <w:r w:rsidRPr="00AB060E">
        <w:rPr>
          <w:rStyle w:val="affffc"/>
          <w:rFonts w:hint="cs"/>
          <w:rtl/>
        </w:rPr>
        <w:t>וא</w:t>
      </w:r>
      <w:r w:rsidRPr="00AB060E">
        <w:rPr>
          <w:rStyle w:val="affffc"/>
          <w:rtl/>
        </w:rPr>
        <w:t>"</w:t>
      </w:r>
      <w:r w:rsidRPr="00AB060E">
        <w:rPr>
          <w:rStyle w:val="affffc"/>
          <w:rFonts w:hint="cs"/>
          <w:rtl/>
        </w:rPr>
        <w:t xml:space="preserve">ל </w:t>
      </w:r>
      <w:r w:rsidRPr="00F40D4B">
        <w:rPr>
          <w:rFonts w:hint="cs"/>
          <w:rtl/>
        </w:rPr>
        <w:t>שלא יודע היכן הניחם</w:t>
      </w:r>
    </w:p>
    <w:p w14:paraId="147B4C30" w14:textId="77777777" w:rsidR="00AB060E" w:rsidRDefault="006F071F" w:rsidP="00AB060E">
      <w:pPr>
        <w:pStyle w:val="36"/>
        <w:framePr w:wrap="notBeside"/>
        <w:rPr>
          <w:rtl/>
        </w:rPr>
      </w:pPr>
      <w:r w:rsidRPr="00F40D4B">
        <w:rPr>
          <w:rFonts w:hint="cs"/>
          <w:rtl/>
        </w:rPr>
        <w:t>ורבא:</w:t>
      </w:r>
    </w:p>
    <w:p w14:paraId="26A4853D" w14:textId="56A8D5BE" w:rsidR="006F071F" w:rsidRPr="00F40D4B" w:rsidRDefault="006F071F" w:rsidP="00AB060E">
      <w:pPr>
        <w:spacing w:after="60"/>
        <w:rPr>
          <w:rtl/>
        </w:rPr>
      </w:pPr>
      <w:r w:rsidRPr="00F40D4B">
        <w:rPr>
          <w:rtl/>
        </w:rPr>
        <w:t>כל לא ידענא - פשי</w:t>
      </w:r>
      <w:r w:rsidR="00AB060E">
        <w:rPr>
          <w:rFonts w:hint="cs"/>
          <w:rtl/>
        </w:rPr>
        <w:t>עה</w:t>
      </w:r>
      <w:r w:rsidRPr="00F40D4B">
        <w:rPr>
          <w:rtl/>
        </w:rPr>
        <w:t xml:space="preserve"> היא, </w:t>
      </w:r>
      <w:r w:rsidR="00AB060E">
        <w:rPr>
          <w:rFonts w:hint="cs"/>
          <w:rtl/>
        </w:rPr>
        <w:t>לך ו</w:t>
      </w:r>
      <w:r w:rsidRPr="00F40D4B">
        <w:rPr>
          <w:rtl/>
        </w:rPr>
        <w:t>שלם.</w:t>
      </w:r>
    </w:p>
    <w:p w14:paraId="10984DCE" w14:textId="77777777" w:rsidR="006F071F" w:rsidRPr="00F40D4B" w:rsidRDefault="006F071F" w:rsidP="00A6533C">
      <w:pPr>
        <w:pStyle w:val="affe"/>
        <w:framePr w:wrap="around"/>
        <w:rPr>
          <w:rtl/>
        </w:rPr>
      </w:pPr>
      <w:r w:rsidRPr="00F40D4B">
        <w:rPr>
          <w:rtl/>
        </w:rPr>
        <w:t>מב:</w:t>
      </w:r>
    </w:p>
    <w:p w14:paraId="7A116ABA" w14:textId="3F358E9A" w:rsidR="00AB060E" w:rsidRDefault="00AB060E" w:rsidP="00AB060E">
      <w:pPr>
        <w:pStyle w:val="36"/>
        <w:framePr w:wrap="notBeside"/>
        <w:rPr>
          <w:rtl/>
        </w:rPr>
      </w:pPr>
      <w:r>
        <w:rPr>
          <w:rFonts w:hint="cs"/>
          <w:rtl/>
        </w:rPr>
        <w:t>ג. מעשה</w:t>
      </w:r>
    </w:p>
    <w:p w14:paraId="06D71D6B" w14:textId="74DAAC2A" w:rsidR="00A6533C" w:rsidRPr="00F40D4B" w:rsidRDefault="006F071F" w:rsidP="009B508D">
      <w:pPr>
        <w:rPr>
          <w:rtl/>
        </w:rPr>
      </w:pPr>
      <w:r w:rsidRPr="00F40D4B">
        <w:rPr>
          <w:rFonts w:hint="cs"/>
          <w:rtl/>
        </w:rPr>
        <w:t>שהפקיד אצל חבירו ומסרן לאמו ושמה בארגז ונגנב</w:t>
      </w:r>
    </w:p>
    <w:p w14:paraId="37820171" w14:textId="77777777" w:rsidR="00AB060E" w:rsidRDefault="006F071F" w:rsidP="00AB060E">
      <w:pPr>
        <w:pStyle w:val="36"/>
        <w:framePr w:wrap="notBeside"/>
        <w:rPr>
          <w:rtl/>
        </w:rPr>
      </w:pPr>
      <w:r w:rsidRPr="00F40D4B">
        <w:rPr>
          <w:rtl/>
        </w:rPr>
        <w:t>רבא:</w:t>
      </w:r>
    </w:p>
    <w:p w14:paraId="5C56F59F" w14:textId="543699C6" w:rsidR="006F071F" w:rsidRPr="00F40D4B" w:rsidRDefault="00AB060E" w:rsidP="009B508D">
      <w:pPr>
        <w:rPr>
          <w:rtl/>
        </w:rPr>
      </w:pPr>
      <w:r>
        <w:rPr>
          <w:rFonts w:hint="cs"/>
          <w:rtl/>
        </w:rPr>
        <w:t xml:space="preserve">אם </w:t>
      </w:r>
      <w:r w:rsidR="006F071F" w:rsidRPr="00F40D4B">
        <w:rPr>
          <w:rFonts w:hint="cs"/>
          <w:rtl/>
        </w:rPr>
        <w:t>נחייב</w:t>
      </w:r>
      <w:r>
        <w:rPr>
          <w:rFonts w:hint="cs"/>
          <w:rtl/>
        </w:rPr>
        <w:t>ו</w:t>
      </w:r>
      <w:r w:rsidR="006F071F" w:rsidRPr="00F40D4B">
        <w:rPr>
          <w:rFonts w:hint="cs"/>
          <w:rtl/>
        </w:rPr>
        <w:t xml:space="preserve"> לשלם הא כל המ</w:t>
      </w:r>
      <w:r w:rsidR="006F071F" w:rsidRPr="00F40D4B">
        <w:rPr>
          <w:rtl/>
        </w:rPr>
        <w:t>פקיד - על דעת אשתו ובניו הוא מפקיד.</w:t>
      </w:r>
    </w:p>
    <w:p w14:paraId="17F35A73" w14:textId="482D25C0" w:rsidR="00A6533C" w:rsidRPr="00F40D4B" w:rsidRDefault="006F071F" w:rsidP="00AB060E">
      <w:pPr>
        <w:rPr>
          <w:rtl/>
        </w:rPr>
      </w:pPr>
      <w:r w:rsidRPr="00F40D4B">
        <w:rPr>
          <w:rFonts w:hint="cs"/>
          <w:rtl/>
        </w:rPr>
        <w:t>ואי נחייב לאמו תאמר דלא אמר לה שלא שלו הם ואי ידעה היתה קוברתם</w:t>
      </w:r>
      <w:r w:rsidR="00AB060E">
        <w:rPr>
          <w:rFonts w:hint="cs"/>
          <w:rtl/>
        </w:rPr>
        <w:t xml:space="preserve">, </w:t>
      </w:r>
      <w:r w:rsidRPr="00F40D4B">
        <w:rPr>
          <w:rFonts w:hint="cs"/>
          <w:rtl/>
        </w:rPr>
        <w:t>הוא יגיד דכ</w:t>
      </w:r>
      <w:r w:rsidRPr="00F40D4B">
        <w:rPr>
          <w:rtl/>
        </w:rPr>
        <w:t>"</w:t>
      </w:r>
      <w:r w:rsidRPr="00F40D4B">
        <w:rPr>
          <w:rFonts w:hint="cs"/>
          <w:rtl/>
        </w:rPr>
        <w:t>ש אמרתי דשלי הוא</w:t>
      </w:r>
      <w:r w:rsidR="00AB060E">
        <w:rPr>
          <w:rFonts w:hint="cs"/>
          <w:rtl/>
        </w:rPr>
        <w:t>,</w:t>
      </w:r>
      <w:r w:rsidRPr="00F40D4B">
        <w:rPr>
          <w:rFonts w:hint="cs"/>
          <w:rtl/>
        </w:rPr>
        <w:t xml:space="preserve"> כדי שתזהר יותר</w:t>
      </w:r>
    </w:p>
    <w:p w14:paraId="4A39C143" w14:textId="77777777" w:rsidR="00AB060E" w:rsidRDefault="006F071F" w:rsidP="00AB060E">
      <w:pPr>
        <w:pStyle w:val="36"/>
        <w:framePr w:wrap="notBeside"/>
        <w:rPr>
          <w:rtl/>
        </w:rPr>
      </w:pPr>
      <w:r w:rsidRPr="00F40D4B">
        <w:rPr>
          <w:rtl/>
        </w:rPr>
        <w:t>- אלא:</w:t>
      </w:r>
    </w:p>
    <w:p w14:paraId="6496BCC6" w14:textId="570310D3" w:rsidR="006F071F" w:rsidRPr="00F40D4B" w:rsidRDefault="006F071F" w:rsidP="00AB060E">
      <w:pPr>
        <w:spacing w:after="60"/>
        <w:rPr>
          <w:rtl/>
        </w:rPr>
      </w:pPr>
      <w:r w:rsidRPr="00F40D4B">
        <w:rPr>
          <w:rFonts w:hint="cs"/>
          <w:rtl/>
        </w:rPr>
        <w:t>הוא נשבע שמסר לאמו</w:t>
      </w:r>
      <w:r w:rsidR="00AB060E">
        <w:rPr>
          <w:rFonts w:hint="cs"/>
          <w:rtl/>
        </w:rPr>
        <w:t>,</w:t>
      </w:r>
      <w:r w:rsidRPr="00F40D4B">
        <w:rPr>
          <w:rFonts w:hint="cs"/>
          <w:rtl/>
        </w:rPr>
        <w:t xml:space="preserve"> והיא נשבעת ששמה אותם בארגז ונגנב </w:t>
      </w:r>
      <w:r w:rsidRPr="00F40D4B">
        <w:rPr>
          <w:rtl/>
        </w:rPr>
        <w:t>ופטור</w:t>
      </w:r>
      <w:r w:rsidRPr="00F40D4B">
        <w:rPr>
          <w:rFonts w:hint="cs"/>
          <w:rtl/>
        </w:rPr>
        <w:t>ים</w:t>
      </w:r>
      <w:r w:rsidRPr="00F40D4B">
        <w:rPr>
          <w:rtl/>
        </w:rPr>
        <w:t>.</w:t>
      </w:r>
    </w:p>
    <w:p w14:paraId="5804D307" w14:textId="6C2C12F9" w:rsidR="00AB060E" w:rsidRDefault="00AB060E" w:rsidP="00AB060E">
      <w:pPr>
        <w:pStyle w:val="36"/>
        <w:framePr w:wrap="notBeside"/>
        <w:rPr>
          <w:rtl/>
        </w:rPr>
      </w:pPr>
      <w:r>
        <w:rPr>
          <w:rFonts w:hint="cs"/>
          <w:rtl/>
        </w:rPr>
        <w:t xml:space="preserve">ד. מעשה </w:t>
      </w:r>
    </w:p>
    <w:p w14:paraId="7E8C9568" w14:textId="5CB9227A" w:rsidR="00A6533C" w:rsidRPr="00F40D4B" w:rsidRDefault="00AB060E" w:rsidP="009B508D">
      <w:pPr>
        <w:rPr>
          <w:rtl/>
        </w:rPr>
      </w:pPr>
      <w:r>
        <w:rPr>
          <w:rFonts w:hint="cs"/>
          <w:rtl/>
        </w:rPr>
        <w:t xml:space="preserve">באפוטרופוס </w:t>
      </w:r>
      <w:r w:rsidR="006F071F" w:rsidRPr="00F40D4B">
        <w:rPr>
          <w:rtl/>
        </w:rPr>
        <w:t>דיתמי ד</w:t>
      </w:r>
      <w:r w:rsidR="006F071F" w:rsidRPr="00F40D4B">
        <w:rPr>
          <w:rFonts w:hint="cs"/>
          <w:rtl/>
        </w:rPr>
        <w:t>קנה שור ליתומים ומסר לרועה ולא היה לו שינים לאכול ומת</w:t>
      </w:r>
    </w:p>
    <w:p w14:paraId="3350C469" w14:textId="77777777" w:rsidR="00AB060E" w:rsidRDefault="006F071F" w:rsidP="00AB060E">
      <w:pPr>
        <w:pStyle w:val="36"/>
        <w:framePr w:wrap="notBeside"/>
        <w:rPr>
          <w:rtl/>
        </w:rPr>
      </w:pPr>
      <w:r w:rsidRPr="00F40D4B">
        <w:rPr>
          <w:rFonts w:hint="cs"/>
          <w:rtl/>
        </w:rPr>
        <w:t>רב'ח</w:t>
      </w:r>
      <w:r w:rsidRPr="00F40D4B">
        <w:rPr>
          <w:rtl/>
        </w:rPr>
        <w:t>:</w:t>
      </w:r>
    </w:p>
    <w:p w14:paraId="32E321BD" w14:textId="44891900" w:rsidR="006F071F" w:rsidRPr="00F40D4B" w:rsidRDefault="00AB060E" w:rsidP="009B508D">
      <w:pPr>
        <w:rPr>
          <w:rtl/>
        </w:rPr>
      </w:pPr>
      <w:r>
        <w:rPr>
          <w:rFonts w:hint="cs"/>
          <w:rtl/>
        </w:rPr>
        <w:t xml:space="preserve">כשיש </w:t>
      </w:r>
      <w:r w:rsidR="006F071F" w:rsidRPr="00F40D4B">
        <w:rPr>
          <w:rFonts w:hint="cs"/>
          <w:rtl/>
        </w:rPr>
        <w:t xml:space="preserve">הפסד ליתומים ודאי צריך הרועה לשלם ליתומים </w:t>
      </w:r>
      <w:r>
        <w:rPr>
          <w:rFonts w:hint="cs"/>
          <w:rtl/>
        </w:rPr>
        <w:t>כ</w:t>
      </w:r>
      <w:r w:rsidR="006F071F" w:rsidRPr="00F40D4B">
        <w:rPr>
          <w:rFonts w:hint="cs"/>
          <w:rtl/>
        </w:rPr>
        <w:t>ש</w:t>
      </w:r>
      <w:r w:rsidR="006F071F" w:rsidRPr="00F40D4B">
        <w:rPr>
          <w:rtl/>
        </w:rPr>
        <w:t>"</w:t>
      </w:r>
      <w:r w:rsidR="006F071F" w:rsidRPr="00F40D4B">
        <w:rPr>
          <w:rFonts w:hint="cs"/>
          <w:rtl/>
        </w:rPr>
        <w:t>ש</w:t>
      </w:r>
    </w:p>
    <w:p w14:paraId="39058C24" w14:textId="5C2428CB" w:rsidR="00AB060E" w:rsidRDefault="006F071F" w:rsidP="00AB060E">
      <w:pPr>
        <w:rPr>
          <w:rtl/>
        </w:rPr>
      </w:pPr>
      <w:r w:rsidRPr="00F40D4B">
        <w:rPr>
          <w:rFonts w:hint="cs"/>
          <w:rtl/>
        </w:rPr>
        <w:t>ו</w:t>
      </w:r>
      <w:r w:rsidR="00237964" w:rsidRPr="00F40D4B">
        <w:rPr>
          <w:rFonts w:hint="cs"/>
          <w:rtl/>
        </w:rPr>
        <w:t>כאן</w:t>
      </w:r>
      <w:r w:rsidRPr="00F40D4B">
        <w:rPr>
          <w:rFonts w:hint="cs"/>
          <w:rtl/>
        </w:rPr>
        <w:t xml:space="preserve"> מיירי </w:t>
      </w:r>
      <w:r w:rsidR="00AB060E">
        <w:rPr>
          <w:rFonts w:hint="cs"/>
          <w:rtl/>
        </w:rPr>
        <w:t>כש</w:t>
      </w:r>
      <w:r w:rsidRPr="00F40D4B">
        <w:rPr>
          <w:rFonts w:hint="cs"/>
          <w:rtl/>
        </w:rPr>
        <w:t>אין הפסד ליתומים שמצאו את המוכר ושילם אלא שהוא טוען לאפוטרופא</w:t>
      </w:r>
      <w:r w:rsidR="00AB060E">
        <w:rPr>
          <w:rFonts w:hint="cs"/>
          <w:rtl/>
        </w:rPr>
        <w:t>, -</w:t>
      </w:r>
      <w:r w:rsidRPr="00F40D4B">
        <w:rPr>
          <w:rFonts w:hint="cs"/>
          <w:rtl/>
        </w:rPr>
        <w:t xml:space="preserve">חייב המוכר דמקח טעות הוא, </w:t>
      </w:r>
    </w:p>
    <w:p w14:paraId="1AE764B4" w14:textId="20C35E3A" w:rsidR="006F071F" w:rsidRPr="00F40D4B" w:rsidRDefault="006F071F" w:rsidP="00AB060E">
      <w:pPr>
        <w:spacing w:after="60"/>
        <w:rPr>
          <w:rtl/>
        </w:rPr>
      </w:pPr>
      <w:r w:rsidRPr="00F40D4B">
        <w:rPr>
          <w:rFonts w:hint="cs"/>
          <w:rtl/>
        </w:rPr>
        <w:t>ואם המוכר ספסירא שלא ידע ומשלם הרועה דמי בשר בזול</w:t>
      </w:r>
      <w:r w:rsidR="00AB060E">
        <w:rPr>
          <w:rFonts w:hint="cs"/>
          <w:rtl/>
        </w:rPr>
        <w:t>.</w:t>
      </w:r>
    </w:p>
    <w:p w14:paraId="4288906C" w14:textId="13C0BB10" w:rsidR="00AB060E" w:rsidRDefault="00AB060E" w:rsidP="00AB060E">
      <w:pPr>
        <w:pStyle w:val="36"/>
        <w:framePr w:wrap="notBeside"/>
        <w:rPr>
          <w:rtl/>
        </w:rPr>
      </w:pPr>
      <w:r>
        <w:rPr>
          <w:rFonts w:hint="cs"/>
          <w:rtl/>
        </w:rPr>
        <w:t>ה. מעשה</w:t>
      </w:r>
    </w:p>
    <w:p w14:paraId="1C35C2A3" w14:textId="6A047C19" w:rsidR="00A6533C" w:rsidRPr="00F40D4B" w:rsidRDefault="006F071F" w:rsidP="009B508D">
      <w:pPr>
        <w:rPr>
          <w:rtl/>
        </w:rPr>
      </w:pPr>
      <w:r w:rsidRPr="00F40D4B">
        <w:rPr>
          <w:rFonts w:hint="cs"/>
          <w:rtl/>
        </w:rPr>
        <w:t>שהפקיד כשות</w:t>
      </w:r>
      <w:r w:rsidR="00AB060E">
        <w:rPr>
          <w:rFonts w:hint="cs"/>
          <w:rtl/>
        </w:rPr>
        <w:t xml:space="preserve"> </w:t>
      </w:r>
      <w:r w:rsidRPr="00AB060E">
        <w:rPr>
          <w:rStyle w:val="afffff2"/>
          <w:rFonts w:hint="cs"/>
          <w:rtl/>
        </w:rPr>
        <w:t>[לשכר]</w:t>
      </w:r>
      <w:r w:rsidRPr="00F40D4B">
        <w:rPr>
          <w:rFonts w:hint="cs"/>
          <w:rtl/>
        </w:rPr>
        <w:t xml:space="preserve"> אצל חבירו וגם לחבירו היה כרי של כשות ואמר לסריסו להביא משם והביא משל המפקיד</w:t>
      </w:r>
      <w:r w:rsidR="00AB060E">
        <w:rPr>
          <w:rFonts w:hint="cs"/>
          <w:rtl/>
        </w:rPr>
        <w:t>.</w:t>
      </w:r>
    </w:p>
    <w:p w14:paraId="7E462EBD" w14:textId="77777777" w:rsidR="00AB060E" w:rsidRDefault="00AB060E" w:rsidP="009B508D">
      <w:pPr>
        <w:rPr>
          <w:rtl/>
        </w:rPr>
      </w:pPr>
    </w:p>
    <w:p w14:paraId="082C0EE6" w14:textId="77777777" w:rsidR="00AB060E" w:rsidRDefault="00AB060E" w:rsidP="009B508D">
      <w:pPr>
        <w:rPr>
          <w:rtl/>
        </w:rPr>
      </w:pPr>
    </w:p>
    <w:p w14:paraId="5CBF9796" w14:textId="77777777" w:rsidR="00AB060E" w:rsidRDefault="006F071F" w:rsidP="00AB060E">
      <w:pPr>
        <w:pStyle w:val="36"/>
        <w:framePr w:wrap="notBeside"/>
        <w:rPr>
          <w:rtl/>
        </w:rPr>
      </w:pPr>
      <w:r w:rsidRPr="00F40D4B">
        <w:rPr>
          <w:rFonts w:hint="cs"/>
          <w:rtl/>
        </w:rPr>
        <w:lastRenderedPageBreak/>
        <w:t>רב עמרם</w:t>
      </w:r>
    </w:p>
    <w:p w14:paraId="18788922" w14:textId="71EBCA2C" w:rsidR="00A6533C" w:rsidRPr="00F40D4B" w:rsidRDefault="006F071F" w:rsidP="009B508D">
      <w:pPr>
        <w:rPr>
          <w:rtl/>
        </w:rPr>
      </w:pPr>
      <w:r w:rsidRPr="00F40D4B">
        <w:rPr>
          <w:rFonts w:hint="cs"/>
          <w:rtl/>
        </w:rPr>
        <w:t>אי נחייב לבעה</w:t>
      </w:r>
      <w:r w:rsidRPr="00F40D4B">
        <w:rPr>
          <w:rtl/>
        </w:rPr>
        <w:t>"</w:t>
      </w:r>
      <w:r w:rsidRPr="00F40D4B">
        <w:rPr>
          <w:rFonts w:hint="cs"/>
          <w:rtl/>
        </w:rPr>
        <w:t xml:space="preserve">ב יאמר </w:t>
      </w:r>
      <w:r w:rsidRPr="00AB060E">
        <w:rPr>
          <w:rStyle w:val="affffc"/>
          <w:rFonts w:hint="cs"/>
          <w:rtl/>
        </w:rPr>
        <w:t>שא</w:t>
      </w:r>
      <w:r w:rsidRPr="00AB060E">
        <w:rPr>
          <w:rStyle w:val="affffc"/>
          <w:rtl/>
        </w:rPr>
        <w:t>"</w:t>
      </w:r>
      <w:r w:rsidRPr="00AB060E">
        <w:rPr>
          <w:rStyle w:val="affffc"/>
          <w:rFonts w:hint="cs"/>
          <w:rtl/>
        </w:rPr>
        <w:t>ל</w:t>
      </w:r>
      <w:r w:rsidRPr="00F40D4B">
        <w:rPr>
          <w:rFonts w:hint="cs"/>
          <w:rtl/>
        </w:rPr>
        <w:t xml:space="preserve"> לסריס להביא ממק</w:t>
      </w:r>
      <w:r w:rsidRPr="00F40D4B">
        <w:rPr>
          <w:rtl/>
        </w:rPr>
        <w:t>"</w:t>
      </w:r>
      <w:r w:rsidRPr="00F40D4B">
        <w:rPr>
          <w:rFonts w:hint="cs"/>
          <w:rtl/>
        </w:rPr>
        <w:t>א</w:t>
      </w:r>
    </w:p>
    <w:p w14:paraId="6D6AF0A0" w14:textId="77777777" w:rsidR="00A6533C" w:rsidRPr="00F40D4B" w:rsidRDefault="006F071F" w:rsidP="009B508D">
      <w:pPr>
        <w:rPr>
          <w:rtl/>
        </w:rPr>
      </w:pPr>
      <w:r w:rsidRPr="00F40D4B">
        <w:rPr>
          <w:rFonts w:hint="cs"/>
          <w:rtl/>
        </w:rPr>
        <w:t>ואי נחייב לסריס נאמר שלא אמר לו גם שלא יביא מהערימה האחרת</w:t>
      </w:r>
    </w:p>
    <w:p w14:paraId="4A5FB104" w14:textId="7ABD8A96" w:rsidR="00A6533C" w:rsidRPr="00F40D4B" w:rsidRDefault="006F071F" w:rsidP="009B508D">
      <w:pPr>
        <w:rPr>
          <w:rtl/>
        </w:rPr>
      </w:pPr>
      <w:r w:rsidRPr="00F40D4B">
        <w:rPr>
          <w:rFonts w:hint="cs"/>
          <w:rtl/>
        </w:rPr>
        <w:t xml:space="preserve">וגם לא שהה שיעור שיוכל להבין שמביא משל המפקיד </w:t>
      </w:r>
      <w:r w:rsidR="00AB060E">
        <w:rPr>
          <w:rFonts w:hint="cs"/>
          <w:rtl/>
        </w:rPr>
        <w:t>ש</w:t>
      </w:r>
      <w:r w:rsidRPr="00F40D4B">
        <w:rPr>
          <w:rFonts w:hint="cs"/>
          <w:rtl/>
        </w:rPr>
        <w:t xml:space="preserve">אז </w:t>
      </w:r>
      <w:r w:rsidR="00AB060E">
        <w:rPr>
          <w:rFonts w:hint="cs"/>
          <w:rtl/>
        </w:rPr>
        <w:t xml:space="preserve">גילה דעתו </w:t>
      </w:r>
      <w:r w:rsidRPr="00F40D4B">
        <w:rPr>
          <w:rFonts w:hint="cs"/>
          <w:rtl/>
        </w:rPr>
        <w:t>דנפקד דניח</w:t>
      </w:r>
      <w:r w:rsidRPr="00F40D4B">
        <w:rPr>
          <w:rtl/>
        </w:rPr>
        <w:t>"</w:t>
      </w:r>
      <w:r w:rsidRPr="00F40D4B">
        <w:rPr>
          <w:rFonts w:hint="cs"/>
          <w:rtl/>
        </w:rPr>
        <w:t>ל וחי</w:t>
      </w:r>
      <w:r w:rsidR="00AB060E">
        <w:rPr>
          <w:rFonts w:hint="cs"/>
          <w:rtl/>
        </w:rPr>
        <w:t>י</w:t>
      </w:r>
      <w:r w:rsidRPr="00F40D4B">
        <w:rPr>
          <w:rFonts w:hint="cs"/>
          <w:rtl/>
        </w:rPr>
        <w:t>ב</w:t>
      </w:r>
      <w:r w:rsidR="00AB060E">
        <w:rPr>
          <w:rFonts w:hint="cs"/>
          <w:rtl/>
        </w:rPr>
        <w:t>,</w:t>
      </w:r>
    </w:p>
    <w:p w14:paraId="4B4F15DB" w14:textId="77777777" w:rsidR="00A6533C" w:rsidRPr="00F40D4B" w:rsidRDefault="006F071F" w:rsidP="009B508D">
      <w:pPr>
        <w:rPr>
          <w:rtl/>
        </w:rPr>
      </w:pPr>
      <w:r w:rsidRPr="00F40D4B">
        <w:rPr>
          <w:rFonts w:hint="cs"/>
          <w:rtl/>
        </w:rPr>
        <w:t>ובכאן א</w:t>
      </w:r>
      <w:r w:rsidRPr="00F40D4B">
        <w:rPr>
          <w:rtl/>
        </w:rPr>
        <w:t>"</w:t>
      </w:r>
      <w:r w:rsidRPr="00F40D4B">
        <w:rPr>
          <w:rFonts w:hint="cs"/>
          <w:rtl/>
        </w:rPr>
        <w:t>א לחייב מצד משתרשי משום שהשכר החמיץ</w:t>
      </w:r>
    </w:p>
    <w:p w14:paraId="29426F8C" w14:textId="4C88E223" w:rsidR="00AB060E" w:rsidRDefault="00AB060E" w:rsidP="00AB060E">
      <w:pPr>
        <w:pStyle w:val="36"/>
        <w:framePr w:wrap="notBeside"/>
        <w:rPr>
          <w:rtl/>
        </w:rPr>
      </w:pPr>
      <w:r>
        <w:rPr>
          <w:rFonts w:hint="cs"/>
          <w:rtl/>
        </w:rPr>
        <w:t xml:space="preserve">- </w:t>
      </w:r>
      <w:r w:rsidR="006F071F" w:rsidRPr="00F40D4B">
        <w:rPr>
          <w:rFonts w:hint="cs"/>
          <w:rtl/>
        </w:rPr>
        <w:t>ר</w:t>
      </w:r>
      <w:r w:rsidR="006F071F" w:rsidRPr="00F40D4B">
        <w:rPr>
          <w:rtl/>
        </w:rPr>
        <w:t>"</w:t>
      </w:r>
      <w:r w:rsidR="006F071F" w:rsidRPr="00F40D4B">
        <w:rPr>
          <w:rFonts w:hint="cs"/>
          <w:rtl/>
        </w:rPr>
        <w:t>א:</w:t>
      </w:r>
    </w:p>
    <w:p w14:paraId="700D6F79" w14:textId="383966D6" w:rsidR="00A6533C" w:rsidRPr="00F40D4B" w:rsidRDefault="006F071F" w:rsidP="009B508D">
      <w:pPr>
        <w:rPr>
          <w:rtl/>
        </w:rPr>
      </w:pPr>
      <w:r w:rsidRPr="00F40D4B">
        <w:rPr>
          <w:rFonts w:hint="cs"/>
          <w:rtl/>
        </w:rPr>
        <w:t xml:space="preserve">היות וכשות המפקיד היתה גרועה </w:t>
      </w:r>
      <w:r w:rsidRPr="00AB060E">
        <w:rPr>
          <w:rStyle w:val="afffff2"/>
          <w:rFonts w:hint="cs"/>
          <w:rtl/>
        </w:rPr>
        <w:t>[עם קוצים]</w:t>
      </w:r>
      <w:r w:rsidRPr="00F40D4B">
        <w:rPr>
          <w:rFonts w:hint="cs"/>
          <w:rtl/>
        </w:rPr>
        <w:t xml:space="preserve"> משלם דמי כשות גרועה</w:t>
      </w:r>
    </w:p>
    <w:p w14:paraId="4B16553A" w14:textId="77777777" w:rsidR="00A6533C" w:rsidRPr="00F40D4B" w:rsidRDefault="00A6533C" w:rsidP="00A6533C">
      <w:pPr>
        <w:pStyle w:val="aff9"/>
        <w:rPr>
          <w:rtl/>
        </w:rPr>
      </w:pPr>
      <w:r w:rsidRPr="00F40D4B">
        <w:rPr>
          <w:rtl/>
        </w:rPr>
        <w:t>***</w:t>
      </w:r>
    </w:p>
    <w:p w14:paraId="5832654E" w14:textId="77777777" w:rsidR="00AB060E" w:rsidRDefault="006F071F" w:rsidP="00AB060E">
      <w:pPr>
        <w:pStyle w:val="affe"/>
        <w:framePr w:wrap="around"/>
        <w:rPr>
          <w:rtl/>
        </w:rPr>
      </w:pPr>
      <w:r w:rsidRPr="00F40D4B">
        <w:rPr>
          <w:rtl/>
        </w:rPr>
        <w:t>מג.</w:t>
      </w:r>
      <w:r w:rsidRPr="00F40D4B">
        <w:rPr>
          <w:rFonts w:hint="cs"/>
          <w:rtl/>
        </w:rPr>
        <w:t xml:space="preserve"> </w:t>
      </w:r>
    </w:p>
    <w:p w14:paraId="09019CB1" w14:textId="7BCBE58E" w:rsidR="006F071F" w:rsidRPr="00F40D4B" w:rsidRDefault="006F071F" w:rsidP="00AB060E">
      <w:pPr>
        <w:pStyle w:val="afffff"/>
        <w:framePr w:wrap="around"/>
        <w:rPr>
          <w:rtl/>
        </w:rPr>
      </w:pPr>
      <w:del w:id="20218" w:author="קלוד" w:date="2026-10-06T10:08:05Z">
        <w:r>
          <w:rPr>
            <w:rtl/>
          </w:rPr>
          <w:delText xml:space="preserve">משנה.</w:delText>
        </w:r>
      </w:del>
      <w:ins w:id="20219" w:author="קלוד" w:date="2026-10-06T10:08:05Z">
        <w:r>
          <w:rPr>
            <w:rtl/>
          </w:rPr>
          <w:t xml:space="preserve">משנה יא</w:t>
        </w:r>
      </w:ins>
    </w:p>
    <w:p w14:paraId="3899EE65" w14:textId="55752F32" w:rsidR="00AB060E" w:rsidRPr="00AB060E" w:rsidRDefault="006F071F" w:rsidP="00AB060E">
      <w:pPr>
        <w:pStyle w:val="afff3"/>
        <w:jc w:val="center"/>
        <w:rPr>
          <w:b/>
          <w:bCs/>
          <w:rtl/>
        </w:rPr>
      </w:pPr>
      <w:ins w:id="9877" w:author="מספור קטעי משנה" w:date="2026-10-06T06:45:11Z">
        <w:r>
          <w:rPr>
            <w:rStyle w:val="MisparKeta"/>
          </w:rPr>
          <w:t xml:space="preserve">א. </w:t>
        </w:r>
      </w:ins>
      <w:r w:rsidRPr="00AB060E">
        <w:rPr>
          <w:b/>
          <w:bCs/>
          <w:rtl/>
        </w:rPr>
        <w:t>המפקיד מעות אצל שולחני,</w:t>
      </w:r>
    </w:p>
    <w:p w14:paraId="1DE4E1CF" w14:textId="5C1F5202" w:rsidR="006F071F" w:rsidRPr="00F40D4B" w:rsidRDefault="006F071F" w:rsidP="00701E5E">
      <w:pPr>
        <w:pStyle w:val="afff3"/>
        <w:rPr>
          <w:rtl/>
        </w:rPr>
      </w:pPr>
      <w:r w:rsidRPr="00F40D4B">
        <w:rPr>
          <w:rtl/>
        </w:rPr>
        <w:t>אם צרורין לא ישתמש בהן, לפיכך אם אבדו אינו חייב באחריותן.</w:t>
      </w:r>
    </w:p>
    <w:p w14:paraId="70B77BD1" w14:textId="77777777" w:rsidR="006F071F" w:rsidRPr="00F40D4B" w:rsidRDefault="006F071F" w:rsidP="00AB060E">
      <w:pPr>
        <w:pStyle w:val="afff3"/>
        <w:spacing w:after="60" w:line="220" w:lineRule="exact"/>
        <w:rPr>
          <w:rtl/>
        </w:rPr>
      </w:pPr>
      <w:r w:rsidRPr="00F40D4B">
        <w:rPr>
          <w:rtl/>
        </w:rPr>
        <w:t>מותרין - ישתמש בהן, לפיכך אם אבדו חייב באחריותן.</w:t>
      </w:r>
    </w:p>
    <w:p w14:paraId="0AB1F7C1" w14:textId="77777777" w:rsidR="00AB060E" w:rsidRDefault="006F071F" w:rsidP="00AB060E">
      <w:pPr>
        <w:pStyle w:val="afff3"/>
        <w:spacing w:line="220" w:lineRule="exact"/>
        <w:rPr>
          <w:rtl/>
        </w:rPr>
      </w:pPr>
      <w:r w:rsidRPr="00AB060E">
        <w:rPr>
          <w:b/>
          <w:bCs/>
          <w:rtl/>
        </w:rPr>
        <w:t>אצל בעל הבית,</w:t>
      </w:r>
      <w:r w:rsidRPr="00F40D4B">
        <w:rPr>
          <w:rtl/>
        </w:rPr>
        <w:t xml:space="preserve"> בין צרורין ובין מותרין לא ישתמש בהן, </w:t>
      </w:r>
    </w:p>
    <w:p w14:paraId="4A15F4EA" w14:textId="0A416AFC" w:rsidR="006F071F" w:rsidRPr="00F40D4B" w:rsidRDefault="006F071F" w:rsidP="00AB060E">
      <w:pPr>
        <w:pStyle w:val="afff3"/>
        <w:spacing w:line="220" w:lineRule="exact"/>
        <w:rPr>
          <w:rtl/>
        </w:rPr>
      </w:pPr>
      <w:r w:rsidRPr="00F40D4B">
        <w:rPr>
          <w:rtl/>
        </w:rPr>
        <w:t>לפיכך אם אבדו אינו חייב באחריותן.</w:t>
      </w:r>
    </w:p>
    <w:p w14:paraId="476195BD" w14:textId="5C8E378D" w:rsidR="006F071F" w:rsidRPr="00F40D4B" w:rsidRDefault="006F071F" w:rsidP="00AB060E">
      <w:pPr>
        <w:pStyle w:val="afff3"/>
        <w:rPr>
          <w:rtl/>
        </w:rPr>
      </w:pPr>
      <w:r w:rsidRPr="00AB060E">
        <w:rPr>
          <w:b/>
          <w:bCs/>
          <w:rtl/>
        </w:rPr>
        <w:t>חנוני</w:t>
      </w:r>
      <w:r w:rsidRPr="00F40D4B">
        <w:rPr>
          <w:rtl/>
        </w:rPr>
        <w:t xml:space="preserve"> </w:t>
      </w:r>
      <w:r w:rsidR="00AB060E" w:rsidRPr="00AB060E">
        <w:rPr>
          <w:rStyle w:val="TanaimMishna"/>
          <w:rFonts w:hint="cs"/>
          <w:rtl/>
          <w:rPrChange w:id="20044" w:author="קלוד" w:date="2026-10-06T10:08:05Z">
            <w:rPr>
              <w:rStyle w:val="affffc"/>
              <w:rFonts w:hint="cs"/>
              <w:rtl/>
            </w:rPr>
          </w:rPrChange>
        </w:rPr>
        <w:t>לר''מ:</w:t>
      </w:r>
      <w:r w:rsidR="00AB060E">
        <w:rPr>
          <w:rFonts w:hint="cs"/>
          <w:rtl/>
        </w:rPr>
        <w:t xml:space="preserve"> </w:t>
      </w:r>
      <w:r w:rsidRPr="00F40D4B">
        <w:rPr>
          <w:rtl/>
        </w:rPr>
        <w:t xml:space="preserve">כבעל הבית </w:t>
      </w:r>
      <w:r w:rsidR="00AB060E" w:rsidRPr="00AB060E">
        <w:rPr>
          <w:rStyle w:val="TanaimMishna"/>
          <w:rFonts w:hint="cs"/>
          <w:rtl/>
          <w:rPrChange w:id="20045" w:author="קלוד" w:date="2026-10-06T10:08:05Z">
            <w:rPr>
              <w:rStyle w:val="affffc"/>
              <w:rFonts w:hint="cs"/>
              <w:rtl/>
            </w:rPr>
          </w:rPrChange>
        </w:rPr>
        <w:t>לר''י</w:t>
      </w:r>
      <w:r w:rsidRPr="00AB060E">
        <w:rPr>
          <w:rStyle w:val="TanaimMishna"/>
          <w:rtl/>
          <w:rPrChange w:id="20046" w:author="קלוד" w:date="2026-10-06T10:08:05Z">
            <w:rPr>
              <w:rStyle w:val="affffc"/>
              <w:rtl/>
            </w:rPr>
          </w:rPrChange>
        </w:rPr>
        <w:t>:</w:t>
      </w:r>
      <w:r w:rsidRPr="00F40D4B">
        <w:rPr>
          <w:rtl/>
        </w:rPr>
        <w:t xml:space="preserve"> חנוני כשולחני.</w:t>
      </w:r>
    </w:p>
    <w:p w14:paraId="726EB5D7" w14:textId="5ED00C3B" w:rsidR="00A6533C" w:rsidRPr="00F40D4B" w:rsidRDefault="00AB060E" w:rsidP="00AB060E">
      <w:pPr>
        <w:pStyle w:val="afffb"/>
        <w:rPr>
          <w:rtl/>
        </w:rPr>
      </w:pPr>
      <w:ins w:id="9878" w:author="מספור קטעי משנה" w:date="2026-10-06T06:45:11Z">
        <w:r>
          <w:rPr>
            <w:rStyle w:val="MisparKeta"/>
          </w:rPr>
          <w:t xml:space="preserve">ב. </w:t>
        </w:r>
      </w:ins>
      <w:r>
        <w:rPr>
          <w:rFonts w:hint="cs"/>
          <w:rtl/>
        </w:rPr>
        <w:t>צרורין</w:t>
      </w:r>
    </w:p>
    <w:p w14:paraId="08C11A4F" w14:textId="5E99D4D9" w:rsidR="00AB060E" w:rsidRDefault="006F071F" w:rsidP="00AB060E">
      <w:pPr>
        <w:pStyle w:val="36"/>
        <w:framePr w:wrap="notBeside"/>
        <w:rPr>
          <w:rtl/>
        </w:rPr>
      </w:pPr>
      <w:r w:rsidRPr="00F40D4B">
        <w:rPr>
          <w:rFonts w:hint="cs"/>
          <w:rtl/>
        </w:rPr>
        <w:t>מר</w:t>
      </w:r>
      <w:r w:rsidRPr="00F40D4B">
        <w:rPr>
          <w:rtl/>
        </w:rPr>
        <w:t>"</w:t>
      </w:r>
      <w:r w:rsidRPr="00F40D4B">
        <w:rPr>
          <w:rFonts w:hint="cs"/>
          <w:rtl/>
        </w:rPr>
        <w:t>י</w:t>
      </w:r>
      <w:r w:rsidRPr="00F40D4B">
        <w:rPr>
          <w:rtl/>
        </w:rPr>
        <w:t>:</w:t>
      </w:r>
    </w:p>
    <w:p w14:paraId="5A18F831" w14:textId="08AB3342" w:rsidR="006F071F" w:rsidRPr="00F40D4B" w:rsidRDefault="006F071F" w:rsidP="009B508D">
      <w:pPr>
        <w:rPr>
          <w:rtl/>
        </w:rPr>
      </w:pPr>
      <w:r w:rsidRPr="00F40D4B">
        <w:rPr>
          <w:rtl/>
        </w:rPr>
        <w:t>בצרורין וחתומין שנו.</w:t>
      </w:r>
    </w:p>
    <w:p w14:paraId="5FD7E41F" w14:textId="77777777" w:rsidR="00AB060E" w:rsidRDefault="006F071F" w:rsidP="00AB060E">
      <w:pPr>
        <w:pStyle w:val="36"/>
        <w:framePr w:wrap="notBeside"/>
        <w:rPr>
          <w:rtl/>
        </w:rPr>
      </w:pPr>
      <w:r w:rsidRPr="00F40D4B">
        <w:rPr>
          <w:rtl/>
        </w:rPr>
        <w:t>רב מרי:</w:t>
      </w:r>
    </w:p>
    <w:p w14:paraId="28E0A2CF" w14:textId="7C1A0825" w:rsidR="006F071F" w:rsidRPr="00F40D4B" w:rsidRDefault="006F071F" w:rsidP="00AB060E">
      <w:pPr>
        <w:rPr>
          <w:rtl/>
        </w:rPr>
      </w:pPr>
      <w:r w:rsidRPr="00F40D4B">
        <w:rPr>
          <w:rtl/>
        </w:rPr>
        <w:t>בקשר משונה.</w:t>
      </w:r>
      <w:r w:rsidR="00AB060E">
        <w:rPr>
          <w:rFonts w:hint="cs"/>
          <w:rtl/>
        </w:rPr>
        <w:t xml:space="preserve"> </w:t>
      </w:r>
      <w:r w:rsidR="00AB060E" w:rsidRPr="00AB060E">
        <w:rPr>
          <w:rStyle w:val="affffc"/>
          <w:rFonts w:hint="cs"/>
          <w:rtl/>
        </w:rPr>
        <w:t>וא''ד שבעי ר''מ</w:t>
      </w:r>
      <w:r w:rsidR="00AB060E">
        <w:rPr>
          <w:rStyle w:val="affffc"/>
          <w:rFonts w:hint="cs"/>
          <w:rtl/>
        </w:rPr>
        <w:t>:</w:t>
      </w:r>
      <w:r w:rsidR="00AB060E">
        <w:rPr>
          <w:rStyle w:val="affffc"/>
        </w:rPr>
        <w:t xml:space="preserve"> </w:t>
      </w:r>
      <w:r w:rsidR="00AB060E">
        <w:rPr>
          <w:rFonts w:hint="cs"/>
          <w:rtl/>
        </w:rPr>
        <w:t xml:space="preserve">קשר </w:t>
      </w:r>
      <w:r w:rsidRPr="00F40D4B">
        <w:rPr>
          <w:rtl/>
        </w:rPr>
        <w:t>משונה מאי? - תיקו.</w:t>
      </w:r>
    </w:p>
    <w:p w14:paraId="469C59A6" w14:textId="7BACD03C" w:rsidR="006F071F" w:rsidRPr="00F40D4B" w:rsidRDefault="006F071F" w:rsidP="00701E5E">
      <w:pPr>
        <w:pStyle w:val="afffb"/>
        <w:rPr>
          <w:rtl/>
        </w:rPr>
      </w:pPr>
      <w:ins w:id="9879" w:author="מספור קטעי משנה" w:date="2026-10-06T06:45:11Z">
        <w:r>
          <w:rPr>
            <w:rStyle w:val="MisparKeta"/>
          </w:rPr>
          <w:t xml:space="preserve">ג. </w:t>
        </w:r>
      </w:ins>
      <w:r w:rsidRPr="00F40D4B">
        <w:rPr>
          <w:rtl/>
        </w:rPr>
        <w:t>מותרין ישתמש בהן כו'.</w:t>
      </w:r>
    </w:p>
    <w:p w14:paraId="4247F41F" w14:textId="77777777" w:rsidR="00AB060E" w:rsidRDefault="00AB060E" w:rsidP="00AB060E">
      <w:pPr>
        <w:pStyle w:val="36"/>
        <w:framePr w:wrap="notBeside"/>
        <w:rPr>
          <w:rtl/>
        </w:rPr>
      </w:pPr>
      <w:r>
        <w:rPr>
          <w:rFonts w:hint="cs"/>
          <w:rtl/>
        </w:rPr>
        <w:t>ר</w:t>
      </w:r>
      <w:r w:rsidR="006F071F" w:rsidRPr="00F40D4B">
        <w:rPr>
          <w:rtl/>
        </w:rPr>
        <w:t>"</w:t>
      </w:r>
      <w:r w:rsidR="006F071F" w:rsidRPr="00F40D4B">
        <w:rPr>
          <w:rFonts w:hint="cs"/>
          <w:rtl/>
        </w:rPr>
        <w:t>ה</w:t>
      </w:r>
      <w:r w:rsidR="006F071F" w:rsidRPr="00F40D4B">
        <w:rPr>
          <w:rtl/>
        </w:rPr>
        <w:t>:</w:t>
      </w:r>
    </w:p>
    <w:p w14:paraId="1BF700E7" w14:textId="77777777" w:rsidR="00AB060E" w:rsidRDefault="006F071F" w:rsidP="009B508D">
      <w:pPr>
        <w:rPr>
          <w:rtl/>
        </w:rPr>
      </w:pPr>
      <w:r w:rsidRPr="00F40D4B">
        <w:rPr>
          <w:rtl/>
        </w:rPr>
        <w:t>ואפילו נאנסו.</w:t>
      </w:r>
      <w:r w:rsidRPr="00F40D4B">
        <w:rPr>
          <w:rFonts w:hint="cs"/>
          <w:rtl/>
        </w:rPr>
        <w:t xml:space="preserve"> </w:t>
      </w:r>
      <w:r w:rsidRPr="00F40D4B">
        <w:rPr>
          <w:rtl/>
        </w:rPr>
        <w:tab/>
      </w:r>
    </w:p>
    <w:p w14:paraId="4315B1FD" w14:textId="77777777" w:rsidR="00AB060E" w:rsidRDefault="006F071F" w:rsidP="00AB060E">
      <w:pPr>
        <w:pStyle w:val="36"/>
        <w:framePr w:wrap="notBeside"/>
        <w:rPr>
          <w:rtl/>
        </w:rPr>
      </w:pPr>
      <w:r w:rsidRPr="00F40D4B">
        <w:rPr>
          <w:rFonts w:hint="cs"/>
          <w:rtl/>
        </w:rPr>
        <w:t>והך</w:t>
      </w:r>
    </w:p>
    <w:p w14:paraId="77280121" w14:textId="7B1B0089" w:rsidR="006F071F" w:rsidRPr="00F40D4B" w:rsidRDefault="006F071F" w:rsidP="009B508D">
      <w:pPr>
        <w:rPr>
          <w:rtl/>
        </w:rPr>
      </w:pPr>
      <w:r w:rsidRPr="00F40D4B">
        <w:rPr>
          <w:rFonts w:hint="cs"/>
          <w:rtl/>
        </w:rPr>
        <w:t>דא</w:t>
      </w:r>
      <w:r w:rsidRPr="00F40D4B">
        <w:rPr>
          <w:rtl/>
        </w:rPr>
        <w:t xml:space="preserve">בדו </w:t>
      </w:r>
      <w:r w:rsidRPr="00AB060E">
        <w:rPr>
          <w:rStyle w:val="affffc"/>
          <w:rFonts w:hint="cs"/>
          <w:rtl/>
        </w:rPr>
        <w:t>כדר</w:t>
      </w:r>
      <w:r w:rsidRPr="00AB060E">
        <w:rPr>
          <w:rStyle w:val="affffc"/>
          <w:rtl/>
        </w:rPr>
        <w:t>בה:</w:t>
      </w:r>
      <w:r w:rsidRPr="00F40D4B">
        <w:rPr>
          <w:rtl/>
        </w:rPr>
        <w:t xml:space="preserve"> </w:t>
      </w:r>
      <w:r w:rsidRPr="00AB060E">
        <w:rPr>
          <w:b/>
          <w:bCs/>
          <w:rtl/>
        </w:rPr>
        <w:t>נגנבו</w:t>
      </w:r>
      <w:r w:rsidRPr="00F40D4B">
        <w:rPr>
          <w:rtl/>
        </w:rPr>
        <w:t xml:space="preserve"> בלסטין מזויין, </w:t>
      </w:r>
      <w:r w:rsidRPr="00AB060E">
        <w:rPr>
          <w:b/>
          <w:bCs/>
          <w:rtl/>
        </w:rPr>
        <w:t xml:space="preserve">אבדו </w:t>
      </w:r>
      <w:r w:rsidRPr="00F40D4B">
        <w:rPr>
          <w:rtl/>
        </w:rPr>
        <w:t>שטבעה ספינתו בים.</w:t>
      </w:r>
    </w:p>
    <w:p w14:paraId="2B11A4A6" w14:textId="77777777" w:rsidR="00AB060E" w:rsidRDefault="006F071F" w:rsidP="00AB060E">
      <w:pPr>
        <w:pStyle w:val="36"/>
        <w:framePr w:wrap="notBeside"/>
        <w:rPr>
          <w:rtl/>
        </w:rPr>
      </w:pPr>
      <w:r w:rsidRPr="00F40D4B">
        <w:rPr>
          <w:rtl/>
        </w:rPr>
        <w:t>ו</w:t>
      </w:r>
      <w:r w:rsidRPr="00F40D4B">
        <w:rPr>
          <w:rFonts w:hint="cs"/>
          <w:rtl/>
        </w:rPr>
        <w:t>ר</w:t>
      </w:r>
      <w:r w:rsidRPr="00F40D4B">
        <w:rPr>
          <w:rtl/>
        </w:rPr>
        <w:t>"</w:t>
      </w:r>
      <w:r w:rsidRPr="00F40D4B">
        <w:rPr>
          <w:rFonts w:hint="cs"/>
          <w:rtl/>
        </w:rPr>
        <w:t>נ</w:t>
      </w:r>
      <w:r w:rsidRPr="00F40D4B">
        <w:rPr>
          <w:rtl/>
        </w:rPr>
        <w:t>:</w:t>
      </w:r>
    </w:p>
    <w:p w14:paraId="378AC964" w14:textId="77777777" w:rsidR="004F7F58" w:rsidRDefault="006F071F" w:rsidP="00AB060E">
      <w:pPr>
        <w:rPr>
          <w:rtl/>
        </w:rPr>
      </w:pPr>
      <w:r w:rsidRPr="00F40D4B">
        <w:rPr>
          <w:rtl/>
        </w:rPr>
        <w:t>נאנסו לא.</w:t>
      </w:r>
      <w:r w:rsidRPr="00F40D4B">
        <w:rPr>
          <w:rFonts w:hint="cs"/>
          <w:rtl/>
        </w:rPr>
        <w:t xml:space="preserve"> והוי ש</w:t>
      </w:r>
      <w:r w:rsidRPr="00F40D4B">
        <w:rPr>
          <w:rtl/>
        </w:rPr>
        <w:t>"</w:t>
      </w:r>
      <w:r w:rsidRPr="00F40D4B">
        <w:rPr>
          <w:rFonts w:hint="cs"/>
          <w:rtl/>
        </w:rPr>
        <w:t xml:space="preserve">ש ולא שואל </w:t>
      </w:r>
    </w:p>
    <w:p w14:paraId="6FA26871" w14:textId="4C5E681D" w:rsidR="006F071F" w:rsidRPr="00F40D4B" w:rsidRDefault="006F071F" w:rsidP="004F7F58">
      <w:pPr>
        <w:rPr>
          <w:rtl/>
        </w:rPr>
      </w:pPr>
      <w:r w:rsidRPr="00F40D4B">
        <w:rPr>
          <w:rFonts w:hint="cs"/>
          <w:rtl/>
        </w:rPr>
        <w:t>-</w:t>
      </w:r>
      <w:r w:rsidR="004F7F58">
        <w:rPr>
          <w:rFonts w:hint="cs"/>
          <w:rtl/>
        </w:rPr>
        <w:t xml:space="preserve"> </w:t>
      </w:r>
      <w:r w:rsidRPr="00F40D4B">
        <w:rPr>
          <w:rFonts w:hint="cs"/>
          <w:rtl/>
        </w:rPr>
        <w:t xml:space="preserve"> באותה הנאה דאם יזדמן לו עסק יוכל להשתמש בזה</w:t>
      </w:r>
    </w:p>
    <w:p w14:paraId="555AAF1E" w14:textId="77777777" w:rsidR="004F7F58" w:rsidRDefault="004F7F58" w:rsidP="004F7F58">
      <w:pPr>
        <w:pStyle w:val="36"/>
        <w:framePr w:wrap="notBeside"/>
        <w:rPr>
          <w:rtl/>
        </w:rPr>
      </w:pPr>
      <w:r>
        <w:rPr>
          <w:rFonts w:hint="cs"/>
          <w:rtl/>
        </w:rPr>
        <w:t xml:space="preserve">הקשה </w:t>
      </w:r>
      <w:r w:rsidR="006F071F" w:rsidRPr="00F40D4B">
        <w:rPr>
          <w:rtl/>
        </w:rPr>
        <w:t>ר"</w:t>
      </w:r>
      <w:r w:rsidR="006F071F" w:rsidRPr="00F40D4B">
        <w:rPr>
          <w:rFonts w:hint="cs"/>
          <w:rtl/>
        </w:rPr>
        <w:t>נ לר</w:t>
      </w:r>
      <w:r w:rsidR="006F071F" w:rsidRPr="00F40D4B">
        <w:rPr>
          <w:rtl/>
        </w:rPr>
        <w:t>"</w:t>
      </w:r>
      <w:r w:rsidR="006F071F" w:rsidRPr="00F40D4B">
        <w:rPr>
          <w:rFonts w:hint="cs"/>
          <w:rtl/>
        </w:rPr>
        <w:t>ה</w:t>
      </w:r>
    </w:p>
    <w:p w14:paraId="7A2F4C16" w14:textId="0AE2EB00" w:rsidR="00A6533C" w:rsidRPr="00F40D4B" w:rsidRDefault="006F071F" w:rsidP="009B508D">
      <w:pPr>
        <w:rPr>
          <w:rtl/>
        </w:rPr>
      </w:pPr>
      <w:r w:rsidRPr="00F40D4B">
        <w:rPr>
          <w:rtl/>
        </w:rPr>
        <w:t xml:space="preserve">המפקיד </w:t>
      </w:r>
      <w:r w:rsidRPr="004F7F58">
        <w:rPr>
          <w:rStyle w:val="afffff2"/>
          <w:rFonts w:hint="cs"/>
          <w:rtl/>
        </w:rPr>
        <w:t>[גזבר]</w:t>
      </w:r>
      <w:r w:rsidRPr="00F40D4B">
        <w:rPr>
          <w:rFonts w:hint="cs"/>
          <w:rtl/>
        </w:rPr>
        <w:t xml:space="preserve"> </w:t>
      </w:r>
      <w:r w:rsidRPr="00F40D4B">
        <w:rPr>
          <w:rtl/>
        </w:rPr>
        <w:t>מעות אצל שולחני,</w:t>
      </w:r>
    </w:p>
    <w:p w14:paraId="0C09A6F2" w14:textId="7F97B608" w:rsidR="006F071F" w:rsidRPr="00F40D4B" w:rsidRDefault="006F071F" w:rsidP="009B508D">
      <w:pPr>
        <w:rPr>
          <w:rtl/>
        </w:rPr>
      </w:pPr>
      <w:r w:rsidRPr="004F7F58">
        <w:rPr>
          <w:b/>
          <w:bCs/>
          <w:rtl/>
        </w:rPr>
        <w:lastRenderedPageBreak/>
        <w:t>אם צרורין</w:t>
      </w:r>
      <w:r w:rsidRPr="00F40D4B">
        <w:rPr>
          <w:rtl/>
        </w:rPr>
        <w:t xml:space="preserve"> - לא ישתמש בהן, לפיכך אם הוציא לא מעל הגזבר.</w:t>
      </w:r>
    </w:p>
    <w:p w14:paraId="695656B2" w14:textId="77777777" w:rsidR="006F071F" w:rsidRPr="00F40D4B" w:rsidRDefault="006F071F" w:rsidP="009B508D">
      <w:pPr>
        <w:rPr>
          <w:rtl/>
        </w:rPr>
      </w:pPr>
      <w:r w:rsidRPr="004F7F58">
        <w:rPr>
          <w:b/>
          <w:bCs/>
          <w:rtl/>
        </w:rPr>
        <w:t>ואם מותרין -</w:t>
      </w:r>
      <w:r w:rsidRPr="00F40D4B">
        <w:rPr>
          <w:rtl/>
        </w:rPr>
        <w:t xml:space="preserve"> ישתמש בהן, לפיכך אם הוציא מעל הגזבר.</w:t>
      </w:r>
    </w:p>
    <w:p w14:paraId="6E45D6B9" w14:textId="18E7C941" w:rsidR="00A6533C" w:rsidRPr="00F40D4B" w:rsidRDefault="006F071F" w:rsidP="009B508D">
      <w:pPr>
        <w:rPr>
          <w:rtl/>
        </w:rPr>
      </w:pPr>
      <w:r w:rsidRPr="004F7F58">
        <w:rPr>
          <w:rStyle w:val="affffc"/>
          <w:rtl/>
        </w:rPr>
        <w:t xml:space="preserve">ואי </w:t>
      </w:r>
      <w:r w:rsidRPr="004F7F58">
        <w:rPr>
          <w:rStyle w:val="affffc"/>
          <w:rFonts w:hint="cs"/>
          <w:rtl/>
        </w:rPr>
        <w:t>לר</w:t>
      </w:r>
      <w:r w:rsidRPr="004F7F58">
        <w:rPr>
          <w:rStyle w:val="affffc"/>
          <w:rtl/>
        </w:rPr>
        <w:t>"</w:t>
      </w:r>
      <w:r w:rsidRPr="004F7F58">
        <w:rPr>
          <w:rStyle w:val="affffc"/>
          <w:rFonts w:hint="cs"/>
          <w:rtl/>
        </w:rPr>
        <w:t xml:space="preserve">ה </w:t>
      </w:r>
      <w:r w:rsidRPr="00F40D4B">
        <w:rPr>
          <w:rFonts w:hint="cs"/>
          <w:rtl/>
        </w:rPr>
        <w:t>ב</w:t>
      </w:r>
      <w:r w:rsidRPr="00F40D4B">
        <w:rPr>
          <w:rtl/>
        </w:rPr>
        <w:t>נאנסו</w:t>
      </w:r>
      <w:r w:rsidRPr="00F40D4B">
        <w:rPr>
          <w:rFonts w:hint="cs"/>
          <w:rtl/>
        </w:rPr>
        <w:t xml:space="preserve"> חייב</w:t>
      </w:r>
      <w:r w:rsidR="004F7F58">
        <w:rPr>
          <w:rFonts w:hint="cs"/>
          <w:rtl/>
        </w:rPr>
        <w:t>,</w:t>
      </w:r>
      <w:r w:rsidRPr="00F40D4B">
        <w:rPr>
          <w:rFonts w:hint="cs"/>
          <w:rtl/>
        </w:rPr>
        <w:t xml:space="preserve"> אפי' בלא הוציא השולחני יתחייב הגזבר.</w:t>
      </w:r>
    </w:p>
    <w:p w14:paraId="7AB027D9" w14:textId="77777777" w:rsidR="004F7F58" w:rsidRDefault="006F071F" w:rsidP="004F7F58">
      <w:pPr>
        <w:pStyle w:val="36"/>
        <w:framePr w:wrap="notBeside"/>
        <w:rPr>
          <w:rtl/>
        </w:rPr>
      </w:pPr>
      <w:r w:rsidRPr="00F40D4B">
        <w:rPr>
          <w:rtl/>
        </w:rPr>
        <w:t>- א</w:t>
      </w:r>
      <w:r w:rsidRPr="00F40D4B">
        <w:rPr>
          <w:rFonts w:hint="cs"/>
          <w:rtl/>
        </w:rPr>
        <w:t>"ל</w:t>
      </w:r>
      <w:r w:rsidRPr="00F40D4B">
        <w:rPr>
          <w:rtl/>
        </w:rPr>
        <w:t>:</w:t>
      </w:r>
    </w:p>
    <w:p w14:paraId="76F16921" w14:textId="6685B8C0" w:rsidR="006F071F" w:rsidRPr="00F40D4B" w:rsidRDefault="004F7F58" w:rsidP="004F7F58">
      <w:pPr>
        <w:rPr>
          <w:rtl/>
        </w:rPr>
      </w:pPr>
      <w:r>
        <w:rPr>
          <w:rFonts w:hint="cs"/>
          <w:rtl/>
        </w:rPr>
        <w:t xml:space="preserve">ה''ה אף </w:t>
      </w:r>
      <w:r w:rsidR="006F071F" w:rsidRPr="00F40D4B">
        <w:rPr>
          <w:rtl/>
        </w:rPr>
        <w:t xml:space="preserve">לא הוציא, </w:t>
      </w:r>
      <w:r w:rsidR="006F071F" w:rsidRPr="004F7F58">
        <w:rPr>
          <w:rStyle w:val="affffc"/>
          <w:rtl/>
        </w:rPr>
        <w:t>ואיידי דתנא רישא</w:t>
      </w:r>
      <w:r w:rsidR="006F071F" w:rsidRPr="00F40D4B">
        <w:rPr>
          <w:rtl/>
        </w:rPr>
        <w:t xml:space="preserve"> הוציא, </w:t>
      </w:r>
      <w:r w:rsidR="006F071F" w:rsidRPr="004F7F58">
        <w:rPr>
          <w:rStyle w:val="affffc"/>
          <w:rtl/>
        </w:rPr>
        <w:t>תנא סיפא</w:t>
      </w:r>
      <w:r w:rsidR="006F071F" w:rsidRPr="00F40D4B">
        <w:rPr>
          <w:rtl/>
        </w:rPr>
        <w:t xml:space="preserve"> </w:t>
      </w:r>
      <w:r>
        <w:rPr>
          <w:rFonts w:hint="cs"/>
          <w:rtl/>
        </w:rPr>
        <w:t xml:space="preserve">גם </w:t>
      </w:r>
      <w:r w:rsidR="006F071F" w:rsidRPr="00F40D4B">
        <w:rPr>
          <w:rtl/>
        </w:rPr>
        <w:t>הוציא.</w:t>
      </w:r>
    </w:p>
    <w:p w14:paraId="554FBCD3" w14:textId="77777777" w:rsidR="00A6533C" w:rsidRPr="00F40D4B" w:rsidRDefault="00A6533C" w:rsidP="00A6533C">
      <w:pPr>
        <w:pStyle w:val="aff9"/>
        <w:rPr>
          <w:rtl/>
        </w:rPr>
      </w:pPr>
      <w:r w:rsidRPr="00F40D4B">
        <w:rPr>
          <w:rtl/>
        </w:rPr>
        <w:t>***</w:t>
      </w:r>
    </w:p>
    <w:p w14:paraId="0F5087A8" w14:textId="156EC387" w:rsidR="006F071F" w:rsidRPr="00F40D4B" w:rsidRDefault="006F071F" w:rsidP="004F7F58">
      <w:pPr>
        <w:pStyle w:val="afffff"/>
        <w:framePr w:wrap="around"/>
        <w:rPr>
          <w:rtl/>
        </w:rPr>
      </w:pPr>
      <w:del w:id="20220" w:author="קלוד" w:date="2026-10-06T10:08:05Z">
        <w:r>
          <w:rPr>
            <w:rtl/>
          </w:rPr>
          <w:delText xml:space="preserve">משנה.</w:delText>
        </w:r>
      </w:del>
      <w:ins w:id="20221" w:author="קלוד" w:date="2026-10-06T10:08:05Z">
        <w:r>
          <w:rPr>
            <w:rtl/>
          </w:rPr>
          <w:t xml:space="preserve">משנה יב</w:t>
        </w:r>
      </w:ins>
    </w:p>
    <w:p w14:paraId="492E5C59" w14:textId="77777777" w:rsidR="00A6533C" w:rsidRPr="004F7F58" w:rsidRDefault="006F071F" w:rsidP="004F7F58">
      <w:pPr>
        <w:pStyle w:val="afff3"/>
        <w:jc w:val="center"/>
        <w:rPr>
          <w:b/>
          <w:bCs/>
          <w:rtl/>
        </w:rPr>
      </w:pPr>
      <w:ins w:id="9880" w:author="מספור קטעי משנה" w:date="2026-10-06T06:45:11Z">
        <w:r>
          <w:rPr>
            <w:rStyle w:val="MisparKeta"/>
          </w:rPr>
          <w:t xml:space="preserve">ד. </w:t>
        </w:r>
      </w:ins>
      <w:r w:rsidRPr="004F7F58">
        <w:rPr>
          <w:b/>
          <w:bCs/>
          <w:rtl/>
        </w:rPr>
        <w:t>השולח יד בפקדון,</w:t>
      </w:r>
    </w:p>
    <w:p w14:paraId="4894DC95" w14:textId="656D3C4F" w:rsidR="006F071F" w:rsidRPr="00F40D4B" w:rsidRDefault="006F071F" w:rsidP="004F7F58">
      <w:pPr>
        <w:pStyle w:val="afff3"/>
        <w:spacing w:after="60" w:line="220" w:lineRule="exact"/>
        <w:rPr>
          <w:rtl/>
        </w:rPr>
      </w:pPr>
      <w:r w:rsidRPr="004F7F58">
        <w:rPr>
          <w:rStyle w:val="TanaimMishna"/>
          <w:rtl/>
          <w:rPrChange w:id="20047" w:author="קלוד" w:date="2026-10-06T10:08:05Z">
            <w:rPr>
              <w:rStyle w:val="affffc"/>
              <w:rtl/>
            </w:rPr>
          </w:rPrChange>
        </w:rPr>
        <w:t>ב"ש:</w:t>
      </w:r>
      <w:r w:rsidRPr="00F40D4B">
        <w:rPr>
          <w:rtl/>
        </w:rPr>
        <w:t xml:space="preserve"> ילקה בחסר וביתר, </w:t>
      </w:r>
      <w:r w:rsidRPr="004F7F58">
        <w:rPr>
          <w:rStyle w:val="TanaimMishna"/>
          <w:rtl/>
          <w:rPrChange w:id="20048" w:author="קלוד" w:date="2026-10-06T10:08:05Z">
            <w:rPr>
              <w:rStyle w:val="affffc"/>
              <w:rtl/>
            </w:rPr>
          </w:rPrChange>
        </w:rPr>
        <w:t>וב"ה:</w:t>
      </w:r>
      <w:r w:rsidRPr="00F40D4B">
        <w:rPr>
          <w:rtl/>
        </w:rPr>
        <w:t xml:space="preserve"> כשעת הוצאה, </w:t>
      </w:r>
      <w:r w:rsidRPr="004F7F58">
        <w:rPr>
          <w:rStyle w:val="TanaimMishna"/>
          <w:rtl/>
          <w:rPrChange w:id="20049" w:author="קלוד" w:date="2026-10-06T10:08:05Z">
            <w:rPr>
              <w:rStyle w:val="affffc"/>
              <w:rtl/>
            </w:rPr>
          </w:rPrChange>
        </w:rPr>
        <w:t>ר"</w:t>
      </w:r>
      <w:r w:rsidRPr="004F7F58">
        <w:rPr>
          <w:rStyle w:val="TanaimMishna"/>
          <w:rFonts w:hint="cs"/>
          <w:rtl/>
          <w:rPrChange w:id="20050" w:author="קלוד" w:date="2026-10-06T10:08:05Z">
            <w:rPr>
              <w:rStyle w:val="affffc"/>
              <w:rFonts w:hint="cs"/>
              <w:rtl/>
            </w:rPr>
          </w:rPrChange>
        </w:rPr>
        <w:t>ע</w:t>
      </w:r>
      <w:r w:rsidR="004F7F58">
        <w:rPr>
          <w:rStyle w:val="TanaimMishna"/>
          <w:rFonts w:hint="cs"/>
          <w:rtl/>
          <w:rPrChange w:id="20051" w:author="קלוד" w:date="2026-10-06T10:08:05Z">
            <w:rPr>
              <w:rStyle w:val="affffc"/>
              <w:rFonts w:hint="cs"/>
              <w:rtl/>
            </w:rPr>
          </w:rPrChange>
        </w:rPr>
        <w:t>:</w:t>
      </w:r>
      <w:r w:rsidRPr="004F7F58">
        <w:rPr>
          <w:rStyle w:val="TanaimMishna"/>
          <w:rtl/>
          <w:rPrChange w:id="20052" w:author="קלוד" w:date="2026-10-06T10:08:05Z">
            <w:rPr>
              <w:rStyle w:val="affffc"/>
              <w:rtl/>
            </w:rPr>
          </w:rPrChange>
        </w:rPr>
        <w:t xml:space="preserve"> </w:t>
      </w:r>
      <w:r w:rsidRPr="00F40D4B">
        <w:rPr>
          <w:rtl/>
        </w:rPr>
        <w:t>כשעת התביעה.</w:t>
      </w:r>
    </w:p>
    <w:p w14:paraId="050F5B5B" w14:textId="77777777" w:rsidR="004F7F58" w:rsidRDefault="006F071F" w:rsidP="004F7F58">
      <w:pPr>
        <w:pStyle w:val="36"/>
        <w:framePr w:wrap="notBeside"/>
        <w:rPr>
          <w:rtl/>
        </w:rPr>
      </w:pPr>
      <w:r w:rsidRPr="00F40D4B">
        <w:rPr>
          <w:rtl/>
        </w:rPr>
        <w:t>רבה:</w:t>
      </w:r>
    </w:p>
    <w:p w14:paraId="4AFBA281" w14:textId="77777777" w:rsidR="004F7F58" w:rsidRDefault="006F071F" w:rsidP="004F7F58">
      <w:pPr>
        <w:rPr>
          <w:b/>
          <w:bCs/>
          <w:rtl/>
        </w:rPr>
      </w:pPr>
      <w:r w:rsidRPr="00F40D4B">
        <w:rPr>
          <w:rFonts w:hint="cs"/>
          <w:rtl/>
        </w:rPr>
        <w:t xml:space="preserve">גזל חבית יין מחברו בתחילה שוה זוז ועכשיו ד', </w:t>
      </w:r>
    </w:p>
    <w:p w14:paraId="2908126E" w14:textId="0E203232" w:rsidR="00A6533C" w:rsidRPr="00F40D4B" w:rsidRDefault="006F071F" w:rsidP="004F7F58">
      <w:pPr>
        <w:rPr>
          <w:rtl/>
        </w:rPr>
      </w:pPr>
      <w:r w:rsidRPr="004F7F58">
        <w:rPr>
          <w:rFonts w:hint="cs"/>
          <w:b/>
          <w:bCs/>
          <w:rtl/>
        </w:rPr>
        <w:t>שבר או שתה</w:t>
      </w:r>
      <w:r w:rsidRPr="00F40D4B">
        <w:rPr>
          <w:rFonts w:hint="cs"/>
          <w:rtl/>
        </w:rPr>
        <w:t xml:space="preserve"> משלם ד'</w:t>
      </w:r>
      <w:r w:rsidR="004F7F58">
        <w:rPr>
          <w:rFonts w:hint="cs"/>
          <w:rtl/>
        </w:rPr>
        <w:t>,</w:t>
      </w:r>
      <w:r w:rsidRPr="00F40D4B">
        <w:rPr>
          <w:rFonts w:hint="cs"/>
          <w:rtl/>
        </w:rPr>
        <w:t xml:space="preserve"> נשברה לבד משלם זוז</w:t>
      </w:r>
      <w:r w:rsidR="004F7F58">
        <w:rPr>
          <w:rFonts w:hint="cs"/>
          <w:rtl/>
        </w:rPr>
        <w:t xml:space="preserve">, </w:t>
      </w:r>
      <w:r w:rsidRPr="00F40D4B">
        <w:rPr>
          <w:rtl/>
        </w:rPr>
        <w:t>כיון דאי איתה ה</w:t>
      </w:r>
      <w:r w:rsidRPr="00F40D4B">
        <w:rPr>
          <w:rFonts w:hint="cs"/>
          <w:rtl/>
        </w:rPr>
        <w:t>יתה חוזרת לבעליה בעינה ובזמן השתיה גזל ומשלם כשעת הגזילה</w:t>
      </w:r>
      <w:r w:rsidR="004F7F58">
        <w:rPr>
          <w:rFonts w:hint="cs"/>
          <w:rtl/>
        </w:rPr>
        <w:t>.</w:t>
      </w:r>
    </w:p>
    <w:p w14:paraId="1C5F332E" w14:textId="562FFCD0" w:rsidR="00A6533C" w:rsidRPr="00F40D4B" w:rsidRDefault="006F071F" w:rsidP="004F7F58">
      <w:pPr>
        <w:spacing w:after="60"/>
        <w:rPr>
          <w:rtl/>
        </w:rPr>
      </w:pPr>
      <w:r w:rsidRPr="004F7F58">
        <w:rPr>
          <w:rFonts w:hint="cs"/>
          <w:b/>
          <w:bCs/>
          <w:rtl/>
        </w:rPr>
        <w:t>אבל בנשברה ממילא</w:t>
      </w:r>
      <w:r w:rsidRPr="00F40D4B">
        <w:rPr>
          <w:rFonts w:hint="cs"/>
          <w:rtl/>
        </w:rPr>
        <w:t xml:space="preserve"> משלם זוז דעכשיו לא שינה דבר</w:t>
      </w:r>
      <w:r w:rsidR="004F7F58">
        <w:rPr>
          <w:rFonts w:hint="cs"/>
          <w:rtl/>
        </w:rPr>
        <w:t>,</w:t>
      </w:r>
      <w:r w:rsidRPr="00F40D4B">
        <w:rPr>
          <w:rFonts w:hint="cs"/>
          <w:rtl/>
        </w:rPr>
        <w:t xml:space="preserve"> ויש לחייב על שעת הגזילה שאז היתה שוה זוז</w:t>
      </w:r>
    </w:p>
    <w:p w14:paraId="6A48D403" w14:textId="79BE80C6" w:rsidR="006F071F" w:rsidRPr="00F40D4B" w:rsidRDefault="006F071F" w:rsidP="00A6533C">
      <w:pPr>
        <w:pStyle w:val="affe"/>
        <w:framePr w:wrap="around"/>
        <w:rPr>
          <w:rtl/>
        </w:rPr>
      </w:pPr>
      <w:r w:rsidRPr="00F40D4B">
        <w:rPr>
          <w:rtl/>
        </w:rPr>
        <w:t>מג:</w:t>
      </w:r>
    </w:p>
    <w:p w14:paraId="57B51D9F" w14:textId="77777777" w:rsidR="004F7F58" w:rsidRDefault="006F071F" w:rsidP="004F7F58">
      <w:pPr>
        <w:pStyle w:val="36"/>
        <w:framePr w:wrap="notBeside"/>
        <w:rPr>
          <w:rtl/>
        </w:rPr>
      </w:pPr>
      <w:r w:rsidRPr="00F40D4B">
        <w:rPr>
          <w:rtl/>
        </w:rPr>
        <w:t>תנן,</w:t>
      </w:r>
    </w:p>
    <w:p w14:paraId="4C64696B" w14:textId="38BE4531" w:rsidR="00A6533C" w:rsidRPr="00F40D4B" w:rsidRDefault="006F071F" w:rsidP="009B508D">
      <w:pPr>
        <w:rPr>
          <w:rtl/>
        </w:rPr>
      </w:pPr>
      <w:r w:rsidRPr="004F7F58">
        <w:rPr>
          <w:rStyle w:val="affffc"/>
          <w:rtl/>
        </w:rPr>
        <w:t>ב"ה:</w:t>
      </w:r>
      <w:r w:rsidRPr="00F40D4B">
        <w:rPr>
          <w:rtl/>
        </w:rPr>
        <w:t xml:space="preserve"> כשעת הוצאה.</w:t>
      </w:r>
      <w:r w:rsidRPr="00F40D4B">
        <w:rPr>
          <w:rFonts w:hint="cs"/>
          <w:rtl/>
        </w:rPr>
        <w:t xml:space="preserve"> </w:t>
      </w:r>
      <w:r w:rsidRPr="00F40D4B">
        <w:rPr>
          <w:rtl/>
        </w:rPr>
        <w:t>–</w:t>
      </w:r>
      <w:r w:rsidRPr="00F40D4B">
        <w:rPr>
          <w:rFonts w:hint="cs"/>
          <w:rtl/>
        </w:rPr>
        <w:t xml:space="preserve"> היינו הוצאה מן העולם ובחסר</w:t>
      </w:r>
    </w:p>
    <w:p w14:paraId="538B0EE0" w14:textId="44037415" w:rsidR="00A6533C" w:rsidRPr="00F40D4B" w:rsidRDefault="006F071F" w:rsidP="004F7F58">
      <w:pPr>
        <w:spacing w:after="60"/>
        <w:rPr>
          <w:rtl/>
        </w:rPr>
      </w:pPr>
      <w:r w:rsidRPr="00F40D4B">
        <w:rPr>
          <w:rFonts w:hint="cs"/>
          <w:rtl/>
        </w:rPr>
        <w:t>לא כשעת הוצאה מן העולם דבחסר לכו'ע משלמים כשעת הגזילה וביתר היינו ב</w:t>
      </w:r>
      <w:r w:rsidRPr="00F40D4B">
        <w:rPr>
          <w:rtl/>
        </w:rPr>
        <w:t>"</w:t>
      </w:r>
      <w:r w:rsidRPr="00F40D4B">
        <w:rPr>
          <w:rFonts w:hint="cs"/>
          <w:rtl/>
        </w:rPr>
        <w:t>ש</w:t>
      </w:r>
      <w:r w:rsidR="004F7F58">
        <w:rPr>
          <w:rFonts w:hint="cs"/>
          <w:rtl/>
        </w:rPr>
        <w:t xml:space="preserve">,  </w:t>
      </w:r>
      <w:r w:rsidRPr="00F40D4B">
        <w:rPr>
          <w:rFonts w:hint="cs"/>
          <w:rtl/>
        </w:rPr>
        <w:t>אלא כשעת הוצאה מהבעלים</w:t>
      </w:r>
      <w:r w:rsidR="004F7F58">
        <w:rPr>
          <w:rFonts w:hint="cs"/>
          <w:rtl/>
        </w:rPr>
        <w:t>.</w:t>
      </w:r>
    </w:p>
    <w:p w14:paraId="651BE157" w14:textId="77777777" w:rsidR="004F7F58" w:rsidRDefault="006F071F" w:rsidP="004F7F58">
      <w:pPr>
        <w:pStyle w:val="36"/>
        <w:framePr w:wrap="notBeside"/>
        <w:rPr>
          <w:rtl/>
        </w:rPr>
      </w:pPr>
      <w:r w:rsidRPr="00F40D4B">
        <w:rPr>
          <w:rFonts w:hint="cs"/>
          <w:rtl/>
        </w:rPr>
        <w:t>ולרבה</w:t>
      </w:r>
    </w:p>
    <w:p w14:paraId="7482D1CE" w14:textId="4D0A95FF" w:rsidR="00A6533C" w:rsidRPr="00F40D4B" w:rsidRDefault="006F071F" w:rsidP="004F7F58">
      <w:pPr>
        <w:rPr>
          <w:rtl/>
        </w:rPr>
      </w:pPr>
      <w:r w:rsidRPr="00F40D4B">
        <w:rPr>
          <w:rFonts w:hint="cs"/>
          <w:rtl/>
        </w:rPr>
        <w:t>דחייב לשלם לא</w:t>
      </w:r>
      <w:r w:rsidR="004F7F58">
        <w:rPr>
          <w:rFonts w:hint="cs"/>
          <w:rtl/>
        </w:rPr>
        <w:t xml:space="preserve"> שסברו</w:t>
      </w:r>
      <w:r w:rsidRPr="00F40D4B">
        <w:rPr>
          <w:rFonts w:hint="cs"/>
          <w:rtl/>
        </w:rPr>
        <w:t xml:space="preserve"> כב''ש</w:t>
      </w:r>
      <w:r w:rsidR="004F7F58">
        <w:rPr>
          <w:rFonts w:hint="cs"/>
          <w:rtl/>
        </w:rPr>
        <w:t>,</w:t>
      </w:r>
      <w:r w:rsidRPr="00F40D4B">
        <w:rPr>
          <w:rFonts w:hint="cs"/>
          <w:rtl/>
        </w:rPr>
        <w:t xml:space="preserve"> דביתר </w:t>
      </w:r>
      <w:r w:rsidR="004F7F58">
        <w:rPr>
          <w:rFonts w:hint="cs"/>
          <w:rtl/>
        </w:rPr>
        <w:t>ל</w:t>
      </w:r>
      <w:r w:rsidRPr="00F40D4B">
        <w:rPr>
          <w:rFonts w:hint="cs"/>
          <w:rtl/>
        </w:rPr>
        <w:t xml:space="preserve">כ''ע </w:t>
      </w:r>
      <w:r w:rsidR="004F7F58">
        <w:rPr>
          <w:rFonts w:hint="cs"/>
          <w:rtl/>
        </w:rPr>
        <w:t>כן.</w:t>
      </w:r>
    </w:p>
    <w:p w14:paraId="1E4D2937" w14:textId="2A9F149D" w:rsidR="006F071F" w:rsidRPr="00F40D4B" w:rsidRDefault="006F071F" w:rsidP="009B508D">
      <w:pPr>
        <w:rPr>
          <w:rtl/>
        </w:rPr>
      </w:pPr>
      <w:r w:rsidRPr="004F7F58">
        <w:rPr>
          <w:rStyle w:val="affffc"/>
          <w:rFonts w:hint="cs"/>
          <w:rtl/>
        </w:rPr>
        <w:t>ו</w:t>
      </w:r>
      <w:r w:rsidR="00237964" w:rsidRPr="004F7F58">
        <w:rPr>
          <w:rStyle w:val="affffc"/>
          <w:rFonts w:hint="cs"/>
          <w:rtl/>
        </w:rPr>
        <w:t>חלקו</w:t>
      </w:r>
      <w:r w:rsidRPr="00F40D4B">
        <w:rPr>
          <w:rFonts w:hint="cs"/>
          <w:rtl/>
        </w:rPr>
        <w:t xml:space="preserve"> </w:t>
      </w:r>
      <w:r w:rsidRPr="004F7F58">
        <w:rPr>
          <w:rFonts w:hint="cs"/>
          <w:b/>
          <w:bCs/>
          <w:rtl/>
        </w:rPr>
        <w:t>בחסר</w:t>
      </w:r>
      <w:r w:rsidRPr="00F40D4B">
        <w:rPr>
          <w:rFonts w:hint="cs"/>
          <w:rtl/>
        </w:rPr>
        <w:t xml:space="preserve"> </w:t>
      </w:r>
      <w:r w:rsidRPr="004F7F58">
        <w:rPr>
          <w:rStyle w:val="affffc"/>
          <w:rFonts w:hint="cs"/>
          <w:rtl/>
        </w:rPr>
        <w:t>דלב</w:t>
      </w:r>
      <w:r w:rsidRPr="004F7F58">
        <w:rPr>
          <w:rStyle w:val="affffc"/>
          <w:rtl/>
        </w:rPr>
        <w:t>"</w:t>
      </w:r>
      <w:r w:rsidRPr="004F7F58">
        <w:rPr>
          <w:rStyle w:val="affffc"/>
          <w:rFonts w:hint="cs"/>
          <w:rtl/>
        </w:rPr>
        <w:t xml:space="preserve">ש </w:t>
      </w:r>
      <w:r w:rsidRPr="00F40D4B">
        <w:rPr>
          <w:rFonts w:hint="cs"/>
          <w:rtl/>
        </w:rPr>
        <w:t>שליחות יד א</w:t>
      </w:r>
      <w:r w:rsidRPr="00F40D4B">
        <w:rPr>
          <w:rtl/>
        </w:rPr>
        <w:t>"</w:t>
      </w:r>
      <w:r w:rsidRPr="00F40D4B">
        <w:rPr>
          <w:rFonts w:hint="cs"/>
          <w:rtl/>
        </w:rPr>
        <w:t>צ חסרון ו</w:t>
      </w:r>
      <w:r w:rsidR="004F7F58">
        <w:rPr>
          <w:rFonts w:hint="cs"/>
          <w:rtl/>
        </w:rPr>
        <w:t>החסרון</w:t>
      </w:r>
      <w:r w:rsidRPr="00F40D4B">
        <w:rPr>
          <w:rFonts w:hint="cs"/>
          <w:rtl/>
        </w:rPr>
        <w:t xml:space="preserve"> ברשות הגזלן </w:t>
      </w:r>
    </w:p>
    <w:p w14:paraId="2C79FD8A" w14:textId="77777777" w:rsidR="00A6533C" w:rsidRPr="00F40D4B" w:rsidRDefault="006F071F" w:rsidP="004F7F58">
      <w:pPr>
        <w:spacing w:after="60"/>
        <w:rPr>
          <w:rtl/>
        </w:rPr>
      </w:pPr>
      <w:r w:rsidRPr="004F7F58">
        <w:rPr>
          <w:rStyle w:val="affffc"/>
          <w:rFonts w:hint="cs"/>
          <w:rtl/>
        </w:rPr>
        <w:t>ולב</w:t>
      </w:r>
      <w:r w:rsidRPr="004F7F58">
        <w:rPr>
          <w:rStyle w:val="affffc"/>
          <w:rtl/>
        </w:rPr>
        <w:t>"</w:t>
      </w:r>
      <w:r w:rsidRPr="004F7F58">
        <w:rPr>
          <w:rStyle w:val="affffc"/>
          <w:rFonts w:hint="cs"/>
          <w:rtl/>
        </w:rPr>
        <w:t>ה</w:t>
      </w:r>
      <w:r w:rsidRPr="00F40D4B">
        <w:rPr>
          <w:rFonts w:hint="cs"/>
          <w:rtl/>
        </w:rPr>
        <w:t xml:space="preserve"> שליחות יד צריכה חסרון וברשות הבעלים נחסר</w:t>
      </w:r>
    </w:p>
    <w:p w14:paraId="45CEED36" w14:textId="77777777" w:rsidR="004F7F58" w:rsidRDefault="006F071F" w:rsidP="004F7F58">
      <w:pPr>
        <w:pStyle w:val="36"/>
        <w:framePr w:wrap="notBeside"/>
        <w:rPr>
          <w:rtl/>
        </w:rPr>
      </w:pPr>
      <w:r w:rsidRPr="00F40D4B">
        <w:rPr>
          <w:rFonts w:hint="cs"/>
          <w:rtl/>
        </w:rPr>
        <w:t>ולרבא</w:t>
      </w:r>
    </w:p>
    <w:p w14:paraId="1D47BD50" w14:textId="6C6056A6" w:rsidR="00A6533C" w:rsidRPr="00F40D4B" w:rsidRDefault="006F071F" w:rsidP="009B508D">
      <w:pPr>
        <w:rPr>
          <w:rtl/>
        </w:rPr>
      </w:pPr>
      <w:r w:rsidRPr="00F40D4B">
        <w:rPr>
          <w:rFonts w:hint="cs"/>
          <w:rtl/>
        </w:rPr>
        <w:t>ששליחות יד א</w:t>
      </w:r>
      <w:r w:rsidRPr="00F40D4B">
        <w:rPr>
          <w:rtl/>
        </w:rPr>
        <w:t>"</w:t>
      </w:r>
      <w:r w:rsidRPr="00F40D4B">
        <w:rPr>
          <w:rFonts w:hint="cs"/>
          <w:rtl/>
        </w:rPr>
        <w:t>צ חסרון</w:t>
      </w:r>
    </w:p>
    <w:p w14:paraId="04F82211" w14:textId="16A3350C" w:rsidR="00A6533C" w:rsidRPr="00F40D4B" w:rsidRDefault="00237964" w:rsidP="009B508D">
      <w:pPr>
        <w:rPr>
          <w:rtl/>
        </w:rPr>
      </w:pPr>
      <w:r w:rsidRPr="004F7F58">
        <w:rPr>
          <w:rStyle w:val="affffc"/>
          <w:rFonts w:hint="cs"/>
          <w:rtl/>
        </w:rPr>
        <w:t>חלקו</w:t>
      </w:r>
      <w:r w:rsidR="006F071F" w:rsidRPr="00F40D4B">
        <w:rPr>
          <w:rFonts w:hint="cs"/>
          <w:rtl/>
        </w:rPr>
        <w:t xml:space="preserve"> </w:t>
      </w:r>
      <w:r w:rsidR="006F071F" w:rsidRPr="004F7F58">
        <w:rPr>
          <w:rFonts w:hint="cs"/>
          <w:b/>
          <w:bCs/>
          <w:rtl/>
        </w:rPr>
        <w:t>בשבח גזילה</w:t>
      </w:r>
      <w:r w:rsidR="006F071F" w:rsidRPr="00F40D4B">
        <w:rPr>
          <w:rFonts w:hint="cs"/>
          <w:rtl/>
        </w:rPr>
        <w:t xml:space="preserve"> </w:t>
      </w:r>
      <w:r w:rsidR="006F071F" w:rsidRPr="004F7F58">
        <w:rPr>
          <w:rStyle w:val="affffc"/>
          <w:rFonts w:hint="cs"/>
          <w:rtl/>
        </w:rPr>
        <w:t>דלב</w:t>
      </w:r>
      <w:r w:rsidR="006F071F" w:rsidRPr="004F7F58">
        <w:rPr>
          <w:rStyle w:val="affffc"/>
          <w:rtl/>
        </w:rPr>
        <w:t>"</w:t>
      </w:r>
      <w:r w:rsidR="006F071F" w:rsidRPr="004F7F58">
        <w:rPr>
          <w:rStyle w:val="affffc"/>
          <w:rFonts w:hint="cs"/>
          <w:rtl/>
        </w:rPr>
        <w:t>ש</w:t>
      </w:r>
      <w:r w:rsidR="006F071F" w:rsidRPr="00F40D4B">
        <w:rPr>
          <w:rFonts w:hint="cs"/>
          <w:rtl/>
        </w:rPr>
        <w:t xml:space="preserve"> דנגזל, </w:t>
      </w:r>
      <w:r w:rsidR="006F071F" w:rsidRPr="004F7F58">
        <w:rPr>
          <w:rStyle w:val="affffc"/>
          <w:rFonts w:hint="cs"/>
          <w:rtl/>
        </w:rPr>
        <w:t>ולב</w:t>
      </w:r>
      <w:r w:rsidR="006F071F" w:rsidRPr="004F7F58">
        <w:rPr>
          <w:rStyle w:val="affffc"/>
          <w:rtl/>
        </w:rPr>
        <w:t>"</w:t>
      </w:r>
      <w:r w:rsidR="006F071F" w:rsidRPr="004F7F58">
        <w:rPr>
          <w:rStyle w:val="affffc"/>
          <w:rFonts w:hint="cs"/>
          <w:rtl/>
        </w:rPr>
        <w:t>ה</w:t>
      </w:r>
      <w:r w:rsidR="006F071F" w:rsidRPr="00F40D4B">
        <w:rPr>
          <w:rFonts w:hint="cs"/>
          <w:rtl/>
        </w:rPr>
        <w:t xml:space="preserve"> דגזלן</w:t>
      </w:r>
    </w:p>
    <w:p w14:paraId="260FE289" w14:textId="77777777" w:rsidR="004F7F58" w:rsidRDefault="006F071F" w:rsidP="009B508D">
      <w:pPr>
        <w:rPr>
          <w:rtl/>
        </w:rPr>
      </w:pPr>
      <w:r w:rsidRPr="004F7F58">
        <w:rPr>
          <w:rStyle w:val="affffc"/>
          <w:rFonts w:hint="cs"/>
          <w:rtl/>
        </w:rPr>
        <w:t>ובפלוגתת תנאי</w:t>
      </w:r>
      <w:r w:rsidRPr="00F40D4B">
        <w:rPr>
          <w:rFonts w:hint="cs"/>
          <w:rtl/>
        </w:rPr>
        <w:t xml:space="preserve"> דגוזל רחל גזזה וילדה </w:t>
      </w:r>
    </w:p>
    <w:p w14:paraId="3DFE742D" w14:textId="645DBC8C" w:rsidR="004F7F58" w:rsidRDefault="006F071F" w:rsidP="00AF49BE">
      <w:pPr>
        <w:spacing w:after="60"/>
        <w:rPr>
          <w:rtl/>
        </w:rPr>
      </w:pPr>
      <w:r w:rsidRPr="004F7F58">
        <w:rPr>
          <w:rStyle w:val="affffc"/>
          <w:rFonts w:hint="cs"/>
          <w:rtl/>
        </w:rPr>
        <w:t>לר</w:t>
      </w:r>
      <w:r w:rsidRPr="004F7F58">
        <w:rPr>
          <w:rStyle w:val="affffc"/>
          <w:rtl/>
        </w:rPr>
        <w:t>"</w:t>
      </w:r>
      <w:r w:rsidRPr="004F7F58">
        <w:rPr>
          <w:rStyle w:val="affffc"/>
          <w:rFonts w:hint="cs"/>
          <w:rtl/>
        </w:rPr>
        <w:t>מ</w:t>
      </w:r>
      <w:r w:rsidRPr="00F40D4B">
        <w:rPr>
          <w:rFonts w:hint="cs"/>
          <w:rtl/>
        </w:rPr>
        <w:t xml:space="preserve"> משלם אותה וגיזותיה וולדותיה</w:t>
      </w:r>
      <w:r w:rsidR="004F7F58">
        <w:rPr>
          <w:rFonts w:hint="cs"/>
          <w:rtl/>
        </w:rPr>
        <w:t xml:space="preserve"> </w:t>
      </w:r>
      <w:r w:rsidRPr="004F7F58">
        <w:rPr>
          <w:rStyle w:val="affffc"/>
          <w:rFonts w:hint="cs"/>
          <w:rtl/>
        </w:rPr>
        <w:t>ולר</w:t>
      </w:r>
      <w:r w:rsidRPr="004F7F58">
        <w:rPr>
          <w:rStyle w:val="affffc"/>
          <w:rtl/>
        </w:rPr>
        <w:t>"</w:t>
      </w:r>
      <w:r w:rsidRPr="004F7F58">
        <w:rPr>
          <w:rStyle w:val="affffc"/>
          <w:rFonts w:hint="cs"/>
          <w:rtl/>
        </w:rPr>
        <w:t>י</w:t>
      </w:r>
      <w:r w:rsidRPr="00F40D4B">
        <w:rPr>
          <w:rFonts w:hint="cs"/>
          <w:rtl/>
        </w:rPr>
        <w:t xml:space="preserve"> גזילה חוזרת בעיניה</w:t>
      </w:r>
    </w:p>
    <w:p w14:paraId="6F27D01E" w14:textId="188271E8" w:rsidR="004F7F58" w:rsidRDefault="004F7F58" w:rsidP="004F7F58">
      <w:pPr>
        <w:pStyle w:val="36"/>
        <w:framePr w:wrap="notBeside"/>
        <w:rPr>
          <w:rtl/>
        </w:rPr>
      </w:pPr>
      <w:r>
        <w:rPr>
          <w:rFonts w:hint="cs"/>
          <w:rtl/>
        </w:rPr>
        <w:t>-וכן מדוייק</w:t>
      </w:r>
    </w:p>
    <w:p w14:paraId="35C130BA" w14:textId="6C9CB7E8" w:rsidR="006F071F" w:rsidRPr="00F40D4B" w:rsidRDefault="006F071F" w:rsidP="009B508D">
      <w:pPr>
        <w:rPr>
          <w:rtl/>
        </w:rPr>
      </w:pPr>
      <w:r w:rsidRPr="004F7F58">
        <w:rPr>
          <w:rStyle w:val="affffc"/>
          <w:rtl/>
        </w:rPr>
        <w:t>דתני:</w:t>
      </w:r>
      <w:r w:rsidRPr="00F40D4B">
        <w:rPr>
          <w:rtl/>
        </w:rPr>
        <w:t xml:space="preserve"> </w:t>
      </w:r>
      <w:r w:rsidRPr="004F7F58">
        <w:rPr>
          <w:rStyle w:val="affffc"/>
          <w:rtl/>
        </w:rPr>
        <w:t>ב"ש:</w:t>
      </w:r>
      <w:r w:rsidRPr="00F40D4B">
        <w:rPr>
          <w:rtl/>
        </w:rPr>
        <w:t xml:space="preserve"> ילקה בחסר וביתר, </w:t>
      </w:r>
      <w:r w:rsidRPr="004F7F58">
        <w:rPr>
          <w:rStyle w:val="affffc"/>
          <w:rtl/>
        </w:rPr>
        <w:t>וב"ה:</w:t>
      </w:r>
      <w:r w:rsidRPr="00F40D4B">
        <w:rPr>
          <w:rtl/>
        </w:rPr>
        <w:t xml:space="preserve"> כשעת הוצאה, </w:t>
      </w:r>
      <w:r w:rsidRPr="004F7F58">
        <w:rPr>
          <w:b/>
          <w:bCs/>
          <w:rtl/>
        </w:rPr>
        <w:t>ש"מ.</w:t>
      </w:r>
    </w:p>
    <w:p w14:paraId="41752AF2" w14:textId="56AB6A46" w:rsidR="00A6533C" w:rsidRPr="004F7F58" w:rsidRDefault="006F071F" w:rsidP="009B508D">
      <w:pPr>
        <w:rPr>
          <w:rStyle w:val="afffff2"/>
          <w:rtl/>
        </w:rPr>
      </w:pPr>
      <w:r w:rsidRPr="004F7F58">
        <w:rPr>
          <w:rStyle w:val="afffff2"/>
          <w:rFonts w:hint="cs"/>
          <w:rtl/>
        </w:rPr>
        <w:lastRenderedPageBreak/>
        <w:t>[דא</w:t>
      </w:r>
      <w:r w:rsidRPr="004F7F58">
        <w:rPr>
          <w:rStyle w:val="afffff2"/>
          <w:rtl/>
        </w:rPr>
        <w:t>"</w:t>
      </w:r>
      <w:r w:rsidRPr="004F7F58">
        <w:rPr>
          <w:rStyle w:val="afffff2"/>
          <w:rFonts w:hint="cs"/>
          <w:rtl/>
        </w:rPr>
        <w:t>א דבטלטלה להביא עליה גוזלות ו</w:t>
      </w:r>
      <w:r w:rsidR="00237964" w:rsidRPr="004F7F58">
        <w:rPr>
          <w:rStyle w:val="afffff2"/>
          <w:rFonts w:hint="cs"/>
          <w:rtl/>
        </w:rPr>
        <w:t>חלקו</w:t>
      </w:r>
      <w:r w:rsidRPr="004F7F58">
        <w:rPr>
          <w:rStyle w:val="afffff2"/>
          <w:rFonts w:hint="cs"/>
          <w:rtl/>
        </w:rPr>
        <w:t xml:space="preserve"> אי שואל שלא מדעת גזלן</w:t>
      </w:r>
      <w:r w:rsidR="004F7F58">
        <w:rPr>
          <w:rStyle w:val="afffff2"/>
          <w:rFonts w:hint="cs"/>
          <w:rtl/>
        </w:rPr>
        <w:t>,</w:t>
      </w:r>
      <w:r w:rsidRPr="004F7F58">
        <w:rPr>
          <w:rStyle w:val="afffff2"/>
          <w:rFonts w:hint="cs"/>
          <w:rtl/>
        </w:rPr>
        <w:t xml:space="preserve"> </w:t>
      </w:r>
      <w:r w:rsidR="004F7F58">
        <w:rPr>
          <w:rStyle w:val="afffff2"/>
          <w:rtl/>
        </w:rPr>
        <w:br/>
      </w:r>
      <w:r w:rsidRPr="004F7F58">
        <w:rPr>
          <w:rStyle w:val="afffff2"/>
          <w:rFonts w:hint="cs"/>
          <w:rtl/>
        </w:rPr>
        <w:t>דלהדיא רבא ס</w:t>
      </w:r>
      <w:r w:rsidRPr="004F7F58">
        <w:rPr>
          <w:rStyle w:val="afffff2"/>
          <w:rtl/>
        </w:rPr>
        <w:t>"</w:t>
      </w:r>
      <w:r w:rsidRPr="004F7F58">
        <w:rPr>
          <w:rStyle w:val="afffff2"/>
          <w:rFonts w:hint="cs"/>
          <w:rtl/>
        </w:rPr>
        <w:t>ל דגזלן]</w:t>
      </w:r>
    </w:p>
    <w:p w14:paraId="363F6478" w14:textId="54693611" w:rsidR="006F071F" w:rsidRPr="00F40D4B" w:rsidRDefault="006F071F" w:rsidP="00691DAB">
      <w:pPr>
        <w:pStyle w:val="afffb"/>
        <w:rPr>
          <w:rtl/>
        </w:rPr>
      </w:pPr>
      <w:ins w:id="9881" w:author="מספור קטעי משנה" w:date="2026-10-06T06:45:11Z">
        <w:r>
          <w:rPr>
            <w:rStyle w:val="MisparKeta"/>
          </w:rPr>
          <w:t xml:space="preserve">א. </w:t>
        </w:r>
      </w:ins>
      <w:r w:rsidRPr="00F40D4B">
        <w:rPr>
          <w:rtl/>
        </w:rPr>
        <w:t>רבי עקיבא אומר כשעת התביעה.</w:t>
      </w:r>
    </w:p>
    <w:p w14:paraId="66644DA1" w14:textId="77777777" w:rsidR="004F7F58" w:rsidRDefault="006F071F" w:rsidP="004F7F58">
      <w:pPr>
        <w:pStyle w:val="36"/>
        <w:framePr w:wrap="notBeside"/>
        <w:rPr>
          <w:rtl/>
        </w:rPr>
      </w:pPr>
      <w:r w:rsidRPr="00F40D4B">
        <w:rPr>
          <w:rFonts w:hint="cs"/>
          <w:rtl/>
        </w:rPr>
        <w:t>ריא</w:t>
      </w:r>
      <w:r w:rsidRPr="00F40D4B">
        <w:rPr>
          <w:rtl/>
        </w:rPr>
        <w:t>"</w:t>
      </w:r>
      <w:r w:rsidRPr="00F40D4B">
        <w:rPr>
          <w:rFonts w:hint="cs"/>
          <w:rtl/>
        </w:rPr>
        <w:t>ש</w:t>
      </w:r>
      <w:r w:rsidRPr="00F40D4B">
        <w:rPr>
          <w:rtl/>
        </w:rPr>
        <w:t>:</w:t>
      </w:r>
    </w:p>
    <w:p w14:paraId="38FE1DF8" w14:textId="10D80CD9" w:rsidR="006F071F" w:rsidRPr="00F40D4B" w:rsidRDefault="006F071F" w:rsidP="009B508D">
      <w:pPr>
        <w:rPr>
          <w:rtl/>
        </w:rPr>
      </w:pPr>
      <w:r w:rsidRPr="00F40D4B">
        <w:rPr>
          <w:rtl/>
        </w:rPr>
        <w:t>הלכה כרבי עקיבא.</w:t>
      </w:r>
      <w:r w:rsidRPr="00F40D4B">
        <w:rPr>
          <w:rFonts w:hint="cs"/>
          <w:rtl/>
        </w:rPr>
        <w:t xml:space="preserve"> </w:t>
      </w:r>
      <w:r w:rsidRPr="00F40D4B">
        <w:rPr>
          <w:rtl/>
        </w:rPr>
        <w:t>ומודה רבי עקיבא במקום שיש עדים.</w:t>
      </w:r>
    </w:p>
    <w:p w14:paraId="07D08CC9" w14:textId="69C3435E" w:rsidR="006F071F" w:rsidRPr="00F40D4B" w:rsidRDefault="006F071F" w:rsidP="00AF49BE">
      <w:pPr>
        <w:spacing w:after="60"/>
        <w:rPr>
          <w:rtl/>
        </w:rPr>
      </w:pPr>
      <w:r w:rsidRPr="004F7F58">
        <w:rPr>
          <w:rStyle w:val="affff8"/>
          <w:rFonts w:hint="cs"/>
          <w:rtl/>
        </w:rPr>
        <w:t>ד'</w:t>
      </w:r>
      <w:r w:rsidRPr="004F7F58">
        <w:rPr>
          <w:rStyle w:val="affff8"/>
          <w:rtl/>
        </w:rPr>
        <w:t>לאשר הוא לו יתננו ביום אשמתו</w:t>
      </w:r>
      <w:r w:rsidRPr="004F7F58">
        <w:rPr>
          <w:rStyle w:val="affff8"/>
          <w:rFonts w:hint="cs"/>
          <w:rtl/>
        </w:rPr>
        <w:t>'</w:t>
      </w:r>
      <w:r w:rsidRPr="004F7F58">
        <w:rPr>
          <w:rStyle w:val="affff8"/>
          <w:rtl/>
        </w:rPr>
        <w:t>,</w:t>
      </w:r>
      <w:r w:rsidRPr="00F40D4B">
        <w:rPr>
          <w:rtl/>
        </w:rPr>
        <w:t xml:space="preserve"> וכיון </w:t>
      </w:r>
      <w:r w:rsidR="004F7F58">
        <w:rPr>
          <w:rFonts w:hint="cs"/>
          <w:rtl/>
        </w:rPr>
        <w:t xml:space="preserve">דיש </w:t>
      </w:r>
      <w:r w:rsidRPr="00F40D4B">
        <w:rPr>
          <w:rtl/>
        </w:rPr>
        <w:t xml:space="preserve">עדים </w:t>
      </w:r>
      <w:r w:rsidR="004F7F58">
        <w:rPr>
          <w:rFonts w:hint="cs"/>
          <w:rtl/>
        </w:rPr>
        <w:t xml:space="preserve">מאותה שעה נתחייב לו </w:t>
      </w:r>
      <w:r w:rsidRPr="00F40D4B">
        <w:rPr>
          <w:rtl/>
        </w:rPr>
        <w:t>אשמה.</w:t>
      </w:r>
    </w:p>
    <w:p w14:paraId="5926984A" w14:textId="77777777" w:rsidR="004F7F58" w:rsidRDefault="006F071F" w:rsidP="004F7F58">
      <w:pPr>
        <w:pStyle w:val="36"/>
        <w:framePr w:wrap="notBeside"/>
        <w:rPr>
          <w:rtl/>
        </w:rPr>
      </w:pPr>
      <w:r w:rsidRPr="00F40D4B">
        <w:rPr>
          <w:rFonts w:hint="cs"/>
          <w:rtl/>
        </w:rPr>
        <w:t>ר</w:t>
      </w:r>
      <w:r w:rsidRPr="00F40D4B">
        <w:rPr>
          <w:rtl/>
        </w:rPr>
        <w:t>"</w:t>
      </w:r>
      <w:r w:rsidRPr="00F40D4B">
        <w:rPr>
          <w:rFonts w:hint="cs"/>
          <w:rtl/>
        </w:rPr>
        <w:t>א לר'י:</w:t>
      </w:r>
    </w:p>
    <w:p w14:paraId="58CEE895" w14:textId="77777777" w:rsidR="00AF49BE" w:rsidRDefault="006F071F" w:rsidP="009B508D">
      <w:pPr>
        <w:rPr>
          <w:rtl/>
        </w:rPr>
      </w:pPr>
      <w:r w:rsidRPr="00AF49BE">
        <w:rPr>
          <w:rStyle w:val="affffc"/>
          <w:rFonts w:hint="cs"/>
          <w:rtl/>
        </w:rPr>
        <w:t>הא ארי</w:t>
      </w:r>
      <w:r w:rsidRPr="00AF49BE">
        <w:rPr>
          <w:rStyle w:val="affffc"/>
          <w:rtl/>
        </w:rPr>
        <w:t>"</w:t>
      </w:r>
      <w:r w:rsidRPr="00AF49BE">
        <w:rPr>
          <w:rStyle w:val="affffc"/>
          <w:rFonts w:hint="cs"/>
          <w:rtl/>
        </w:rPr>
        <w:t>ו</w:t>
      </w:r>
      <w:r w:rsidR="00AF49BE">
        <w:rPr>
          <w:rFonts w:hint="cs"/>
          <w:rtl/>
        </w:rPr>
        <w:t>:</w:t>
      </w:r>
      <w:r>
        <w:rPr>
          <w:rFonts w:hint="cs"/>
          <w:rtl/>
        </w:rPr>
        <w:t xml:space="preserve"> דחלוק היה </w:t>
      </w:r>
      <w:r>
        <w:rPr>
          <w:rStyle w:val="affffc"/>
          <w:rFonts w:hint="cs"/>
          <w:rtl/>
          <w:rPrChange w:id="9069" w:author="מנוע אמוראים" w:date="2026-10-05T16:41:14Z">
            <w:rPr>
              <w:rFonts w:hint="cs"/>
              <w:rtl/>
            </w:rPr>
          </w:rPrChange>
        </w:rPr>
        <w:t xml:space="preserve">ר</w:t>
      </w:r>
      <w:r>
        <w:rPr>
          <w:rStyle w:val="affffc"/>
          <w:rtl/>
          <w:rPrChange w:id="9070" w:author="מנוע אמוראים" w:date="2026-10-05T16:41:14Z">
            <w:rPr>
              <w:rtl/>
            </w:rPr>
          </w:rPrChange>
        </w:rPr>
        <w:t xml:space="preserve">"</w:t>
      </w:r>
      <w:r>
        <w:rPr>
          <w:rStyle w:val="affffc"/>
          <w:rFonts w:hint="cs"/>
          <w:rtl/>
          <w:rPrChange w:id="9071" w:author="מנוע אמוראים" w:date="2026-10-05T16:41:14Z">
            <w:rPr>
              <w:rFonts w:hint="cs"/>
              <w:rtl/>
            </w:rPr>
          </w:rPrChange>
        </w:rPr>
        <w:t xml:space="preserve">ע</w:t>
      </w:r>
      <w:r>
        <w:rPr>
          <w:rFonts w:hint="cs"/>
          <w:rtl/>
        </w:rPr>
        <w:t xml:space="preserve"> אפי במקום עדים</w:t>
      </w:r>
      <w:r w:rsidR="00AF49BE">
        <w:rPr>
          <w:rFonts w:hint="cs"/>
          <w:rtl/>
        </w:rPr>
        <w:t>,</w:t>
      </w:r>
      <w:r w:rsidRPr="00F40D4B">
        <w:rPr>
          <w:rFonts w:hint="cs"/>
          <w:rtl/>
        </w:rPr>
        <w:t xml:space="preserve"> </w:t>
      </w:r>
    </w:p>
    <w:p w14:paraId="1CD9D2E6" w14:textId="77A06E28" w:rsidR="00A6533C" w:rsidRPr="00F40D4B" w:rsidRDefault="006F071F" w:rsidP="00AF49BE">
      <w:pPr>
        <w:ind w:left="339" w:firstLine="113"/>
        <w:rPr>
          <w:rtl/>
        </w:rPr>
      </w:pPr>
      <w:r w:rsidRPr="00F40D4B">
        <w:rPr>
          <w:rFonts w:hint="cs"/>
          <w:rtl/>
        </w:rPr>
        <w:t>ד</w:t>
      </w:r>
      <w:r w:rsidRPr="004F7F58">
        <w:rPr>
          <w:rStyle w:val="affff8"/>
          <w:rFonts w:hint="cs"/>
          <w:rtl/>
        </w:rPr>
        <w:t>'ביום אשמתו'</w:t>
      </w:r>
      <w:r w:rsidRPr="00F40D4B">
        <w:rPr>
          <w:rFonts w:hint="cs"/>
          <w:rtl/>
        </w:rPr>
        <w:t xml:space="preserve"> וב</w:t>
      </w:r>
      <w:r w:rsidRPr="00F40D4B">
        <w:rPr>
          <w:rtl/>
        </w:rPr>
        <w:t>"</w:t>
      </w:r>
      <w:r w:rsidRPr="00F40D4B">
        <w:rPr>
          <w:rFonts w:hint="cs"/>
          <w:rtl/>
        </w:rPr>
        <w:t>ד הוא דמחייבי אשמה</w:t>
      </w:r>
      <w:r w:rsidR="00AF49BE">
        <w:rPr>
          <w:rFonts w:hint="cs"/>
          <w:rtl/>
        </w:rPr>
        <w:t>!</w:t>
      </w:r>
    </w:p>
    <w:p w14:paraId="757B3B0D" w14:textId="77777777" w:rsidR="004F7F58" w:rsidRDefault="006F071F" w:rsidP="004F7F58">
      <w:pPr>
        <w:pStyle w:val="36"/>
        <w:framePr w:wrap="notBeside"/>
        <w:rPr>
          <w:rtl/>
        </w:rPr>
      </w:pPr>
      <w:r w:rsidRPr="00F40D4B">
        <w:rPr>
          <w:rFonts w:hint="cs"/>
          <w:rtl/>
        </w:rPr>
        <w:t>ר</w:t>
      </w:r>
      <w:r w:rsidRPr="00F40D4B">
        <w:rPr>
          <w:rtl/>
        </w:rPr>
        <w:t>"</w:t>
      </w:r>
      <w:r w:rsidRPr="00F40D4B">
        <w:rPr>
          <w:rFonts w:hint="cs"/>
          <w:rtl/>
        </w:rPr>
        <w:t>ז לראב</w:t>
      </w:r>
      <w:r w:rsidRPr="00F40D4B">
        <w:rPr>
          <w:rtl/>
        </w:rPr>
        <w:t>"</w:t>
      </w:r>
      <w:r w:rsidRPr="00F40D4B">
        <w:rPr>
          <w:rFonts w:hint="cs"/>
          <w:rtl/>
        </w:rPr>
        <w:t>פ</w:t>
      </w:r>
      <w:r w:rsidRPr="00F40D4B">
        <w:rPr>
          <w:rtl/>
        </w:rPr>
        <w:t>:</w:t>
      </w:r>
    </w:p>
    <w:p w14:paraId="6563D3BE" w14:textId="0AF4CF31" w:rsidR="006F071F" w:rsidRPr="004F7F58" w:rsidRDefault="006F071F" w:rsidP="004F7F58">
      <w:pPr>
        <w:pStyle w:val="affffb"/>
        <w:ind w:firstLine="0"/>
        <w:rPr>
          <w:spacing w:val="2"/>
          <w:rtl/>
        </w:rPr>
      </w:pPr>
      <w:r w:rsidRPr="004F7F58">
        <w:rPr>
          <w:spacing w:val="2"/>
          <w:rtl/>
        </w:rPr>
        <w:t>כ</w:t>
      </w:r>
      <w:r w:rsidRPr="004F7F58">
        <w:rPr>
          <w:rFonts w:hint="cs"/>
          <w:spacing w:val="2"/>
          <w:rtl/>
        </w:rPr>
        <w:t>שתעלה לא</w:t>
      </w:r>
      <w:r w:rsidRPr="004F7F58">
        <w:rPr>
          <w:spacing w:val="2"/>
          <w:rtl/>
        </w:rPr>
        <w:t>"</w:t>
      </w:r>
      <w:r w:rsidRPr="004F7F58">
        <w:rPr>
          <w:rFonts w:hint="cs"/>
          <w:spacing w:val="2"/>
          <w:rtl/>
        </w:rPr>
        <w:t xml:space="preserve">י הקף </w:t>
      </w:r>
      <w:r w:rsidRPr="004F7F58">
        <w:rPr>
          <w:spacing w:val="2"/>
          <w:rtl/>
        </w:rPr>
        <w:t>סולמא דצור, וע</w:t>
      </w:r>
      <w:r w:rsidRPr="004F7F58">
        <w:rPr>
          <w:rFonts w:hint="cs"/>
          <w:spacing w:val="2"/>
          <w:rtl/>
        </w:rPr>
        <w:t xml:space="preserve">לה </w:t>
      </w:r>
      <w:r>
        <w:rPr>
          <w:rStyle w:val="affffc"/>
          <w:spacing w:val="2"/>
          <w:rtl/>
          <w:rPrChange w:id="9072" w:author="מנוע אמוראים" w:date="2026-10-05T16:41:14Z">
            <w:rPr>
              <w:spacing w:val="2"/>
              <w:rtl/>
            </w:rPr>
          </w:rPrChange>
        </w:rPr>
        <w:t xml:space="preserve">ל</w:t>
      </w:r>
      <w:r>
        <w:rPr>
          <w:rStyle w:val="affffc"/>
          <w:rFonts w:hint="cs"/>
          <w:spacing w:val="2"/>
          <w:rtl/>
          <w:rPrChange w:id="9073" w:author="מנוע אמוראים" w:date="2026-10-05T16:41:14Z">
            <w:rPr>
              <w:rFonts w:hint="cs"/>
              <w:spacing w:val="2"/>
              <w:rtl/>
            </w:rPr>
          </w:rPrChange>
        </w:rPr>
        <w:t xml:space="preserve">ריב</w:t>
      </w:r>
      <w:r>
        <w:rPr>
          <w:rStyle w:val="affffc"/>
          <w:spacing w:val="2"/>
          <w:rtl/>
          <w:rPrChange w:id="9074" w:author="מנוע אמוראים" w:date="2026-10-05T16:41:14Z">
            <w:rPr>
              <w:spacing w:val="2"/>
              <w:rtl/>
            </w:rPr>
          </w:rPrChange>
        </w:rPr>
        <w:t xml:space="preserve">"</w:t>
      </w:r>
      <w:r>
        <w:rPr>
          <w:rStyle w:val="affffc"/>
          <w:rFonts w:hint="cs"/>
          <w:spacing w:val="2"/>
          <w:rtl/>
          <w:rPrChange w:id="9075" w:author="מנוע אמוראים" w:date="2026-10-05T16:41:14Z">
            <w:rPr>
              <w:rFonts w:hint="cs"/>
              <w:spacing w:val="2"/>
              <w:rtl/>
            </w:rPr>
          </w:rPrChange>
        </w:rPr>
        <w:t xml:space="preserve">א</w:t>
      </w:r>
      <w:r>
        <w:rPr>
          <w:rFonts w:hint="cs"/>
          <w:spacing w:val="2"/>
          <w:rtl/>
        </w:rPr>
        <w:t xml:space="preserve"> ושאלו אי שמיע </w:t>
      </w:r>
      <w:r>
        <w:rPr>
          <w:rStyle w:val="affffc"/>
          <w:rFonts w:hint="cs"/>
          <w:spacing w:val="2"/>
          <w:rtl/>
          <w:rPrChange w:id="9076" w:author="מנוע אמוראים" w:date="2026-10-05T16:41:14Z">
            <w:rPr>
              <w:rFonts w:hint="cs"/>
              <w:spacing w:val="2"/>
              <w:rtl/>
            </w:rPr>
          </w:rPrChange>
        </w:rPr>
        <w:t xml:space="preserve">לרי</w:t>
      </w:r>
      <w:r>
        <w:rPr>
          <w:rStyle w:val="affffc"/>
          <w:spacing w:val="2"/>
          <w:rtl/>
          <w:rPrChange w:id="9077" w:author="מנוע אמוראים" w:date="2026-10-05T16:41:14Z">
            <w:rPr>
              <w:spacing w:val="2"/>
              <w:rtl/>
            </w:rPr>
          </w:rPrChange>
        </w:rPr>
        <w:t xml:space="preserve">"</w:t>
      </w:r>
      <w:r>
        <w:rPr>
          <w:rStyle w:val="affffc"/>
          <w:rFonts w:hint="cs"/>
          <w:spacing w:val="2"/>
          <w:rtl/>
          <w:rPrChange w:id="9078" w:author="מנוע אמוראים" w:date="2026-10-05T16:41:14Z">
            <w:rPr>
              <w:rFonts w:hint="cs"/>
              <w:spacing w:val="2"/>
              <w:rtl/>
            </w:rPr>
          </w:rPrChange>
        </w:rPr>
        <w:t xml:space="preserve">ו</w:t>
      </w:r>
      <w:r>
        <w:rPr>
          <w:rFonts w:hint="cs"/>
          <w:spacing w:val="2"/>
          <w:rtl/>
        </w:rPr>
        <w:t xml:space="preserve"> דהלכה </w:t>
      </w:r>
      <w:r>
        <w:rPr>
          <w:rStyle w:val="affffc"/>
          <w:rFonts w:hint="cs"/>
          <w:spacing w:val="2"/>
          <w:rtl/>
          <w:rPrChange w:id="9079" w:author="מנוע אמוראים" w:date="2026-10-05T16:41:14Z">
            <w:rPr>
              <w:rFonts w:hint="cs"/>
              <w:spacing w:val="2"/>
              <w:rtl/>
            </w:rPr>
          </w:rPrChange>
        </w:rPr>
        <w:t xml:space="preserve">כר</w:t>
      </w:r>
      <w:r>
        <w:rPr>
          <w:rStyle w:val="affffc"/>
          <w:spacing w:val="2"/>
          <w:rtl/>
          <w:rPrChange w:id="9080" w:author="מנוע אמוראים" w:date="2026-10-05T16:41:14Z">
            <w:rPr>
              <w:spacing w:val="2"/>
              <w:rtl/>
            </w:rPr>
          </w:rPrChange>
        </w:rPr>
        <w:t xml:space="preserve">"</w:t>
      </w:r>
      <w:r>
        <w:rPr>
          <w:rStyle w:val="affffc"/>
          <w:rFonts w:hint="cs"/>
          <w:spacing w:val="2"/>
          <w:rtl/>
          <w:rPrChange w:id="9081" w:author="מנוע אמוראים" w:date="2026-10-05T16:41:14Z">
            <w:rPr>
              <w:rFonts w:hint="cs"/>
              <w:spacing w:val="2"/>
              <w:rtl/>
            </w:rPr>
          </w:rPrChange>
        </w:rPr>
        <w:t xml:space="preserve">ע</w:t>
      </w:r>
      <w:r>
        <w:rPr>
          <w:rFonts w:hint="cs"/>
          <w:spacing w:val="2"/>
          <w:rtl/>
        </w:rPr>
        <w:t xml:space="preserve">.</w:t>
      </w:r>
    </w:p>
    <w:p w14:paraId="551E32FD" w14:textId="61032E88" w:rsidR="004F7F58" w:rsidRDefault="006F071F" w:rsidP="004F7F58">
      <w:pPr>
        <w:pStyle w:val="36"/>
        <w:framePr w:wrap="notBeside"/>
        <w:rPr>
          <w:rtl/>
        </w:rPr>
      </w:pPr>
      <w:r w:rsidRPr="00F40D4B">
        <w:rPr>
          <w:rFonts w:hint="cs"/>
          <w:rtl/>
        </w:rPr>
        <w:t>א</w:t>
      </w:r>
      <w:r w:rsidRPr="00F40D4B">
        <w:rPr>
          <w:rtl/>
        </w:rPr>
        <w:t>"</w:t>
      </w:r>
      <w:r w:rsidRPr="00F40D4B">
        <w:rPr>
          <w:rFonts w:hint="cs"/>
          <w:rtl/>
        </w:rPr>
        <w:t xml:space="preserve">ל </w:t>
      </w:r>
      <w:r w:rsidR="004F7F58">
        <w:rPr>
          <w:rFonts w:hint="cs"/>
          <w:rtl/>
        </w:rPr>
        <w:t>מ</w:t>
      </w:r>
      <w:r w:rsidRPr="00F40D4B">
        <w:rPr>
          <w:rtl/>
        </w:rPr>
        <w:t>רי"ו:</w:t>
      </w:r>
    </w:p>
    <w:p w14:paraId="0AD07BF3" w14:textId="5D85A3E3" w:rsidR="00A6533C" w:rsidRPr="00F40D4B" w:rsidRDefault="006F071F" w:rsidP="00AF49BE">
      <w:pPr>
        <w:rPr>
          <w:rtl/>
        </w:rPr>
      </w:pPr>
      <w:r w:rsidRPr="004F7F58">
        <w:rPr>
          <w:b/>
          <w:bCs/>
          <w:rtl/>
        </w:rPr>
        <w:t xml:space="preserve">הלכה כרבי עקיבא </w:t>
      </w:r>
      <w:r w:rsidRPr="00AF49BE">
        <w:rPr>
          <w:b/>
          <w:bCs/>
          <w:u w:val="single"/>
          <w:rtl/>
        </w:rPr>
        <w:t>לעולם</w:t>
      </w:r>
      <w:r w:rsidRPr="004F7F58">
        <w:rPr>
          <w:b/>
          <w:bCs/>
          <w:rtl/>
        </w:rPr>
        <w:t>.</w:t>
      </w:r>
      <w:r w:rsidR="00AF49BE">
        <w:rPr>
          <w:rFonts w:hint="cs"/>
          <w:b/>
          <w:bCs/>
          <w:rtl/>
        </w:rPr>
        <w:t xml:space="preserve"> </w:t>
      </w:r>
      <w:r w:rsidRPr="00AF49BE">
        <w:rPr>
          <w:rStyle w:val="affffc"/>
          <w:rFonts w:hint="cs"/>
          <w:rtl/>
        </w:rPr>
        <w:t>א.</w:t>
      </w:r>
      <w:r w:rsidR="00AF49BE">
        <w:rPr>
          <w:rFonts w:hint="cs"/>
          <w:rtl/>
        </w:rPr>
        <w:t xml:space="preserve"> </w:t>
      </w:r>
      <w:r w:rsidRPr="00F40D4B">
        <w:rPr>
          <w:rFonts w:hint="cs"/>
          <w:rtl/>
        </w:rPr>
        <w:t xml:space="preserve">והיינו אפי' </w:t>
      </w:r>
      <w:r w:rsidR="00AF49BE">
        <w:rPr>
          <w:rFonts w:hint="cs"/>
          <w:rtl/>
        </w:rPr>
        <w:t xml:space="preserve">כשיש </w:t>
      </w:r>
      <w:r w:rsidRPr="00F40D4B">
        <w:rPr>
          <w:rFonts w:hint="cs"/>
          <w:rtl/>
        </w:rPr>
        <w:t>עדים</w:t>
      </w:r>
    </w:p>
    <w:p w14:paraId="32BED808" w14:textId="77777777" w:rsidR="004F7F58" w:rsidRDefault="006F071F" w:rsidP="004F7F58">
      <w:pPr>
        <w:pStyle w:val="36"/>
        <w:framePr w:wrap="notBeside"/>
        <w:rPr>
          <w:rtl/>
        </w:rPr>
      </w:pPr>
      <w:r w:rsidRPr="00F40D4B">
        <w:rPr>
          <w:rFonts w:hint="cs"/>
          <w:rtl/>
        </w:rPr>
        <w:t>ב.</w:t>
      </w:r>
    </w:p>
    <w:p w14:paraId="7397B412" w14:textId="0849E1B1" w:rsidR="00A6533C" w:rsidRPr="00F40D4B" w:rsidRDefault="006F071F" w:rsidP="004F7F58">
      <w:pPr>
        <w:rPr>
          <w:rtl/>
        </w:rPr>
      </w:pPr>
      <w:r w:rsidRPr="00F40D4B">
        <w:rPr>
          <w:rFonts w:hint="cs"/>
          <w:rtl/>
        </w:rPr>
        <w:t xml:space="preserve">דאפי' במחזירה למקומה </w:t>
      </w:r>
      <w:r w:rsidRPr="004F7F58">
        <w:rPr>
          <w:rStyle w:val="affffc"/>
          <w:rFonts w:hint="cs"/>
          <w:rtl/>
        </w:rPr>
        <w:t>ולא כרי</w:t>
      </w:r>
      <w:r w:rsidRPr="004F7F58">
        <w:rPr>
          <w:rStyle w:val="affffc"/>
          <w:rtl/>
        </w:rPr>
        <w:t>"</w:t>
      </w:r>
      <w:r w:rsidRPr="004F7F58">
        <w:rPr>
          <w:rStyle w:val="affffc"/>
          <w:rFonts w:hint="cs"/>
          <w:rtl/>
        </w:rPr>
        <w:t>ש</w:t>
      </w:r>
      <w:r w:rsidR="004F7F58">
        <w:rPr>
          <w:rStyle w:val="affffc"/>
          <w:rFonts w:hint="cs"/>
          <w:rtl/>
        </w:rPr>
        <w:t>,</w:t>
      </w:r>
      <w:r w:rsidRPr="004F7F58">
        <w:rPr>
          <w:rStyle w:val="affffc"/>
          <w:rFonts w:hint="cs"/>
          <w:rtl/>
        </w:rPr>
        <w:t xml:space="preserve"> דס</w:t>
      </w:r>
      <w:r w:rsidRPr="004F7F58">
        <w:rPr>
          <w:rStyle w:val="affffc"/>
          <w:rtl/>
        </w:rPr>
        <w:t>"</w:t>
      </w:r>
      <w:r w:rsidRPr="004F7F58">
        <w:rPr>
          <w:rStyle w:val="affffc"/>
          <w:rFonts w:hint="cs"/>
          <w:rtl/>
        </w:rPr>
        <w:t>ל</w:t>
      </w:r>
      <w:r w:rsidR="004F7F58">
        <w:rPr>
          <w:rStyle w:val="affffc"/>
          <w:rFonts w:hint="cs"/>
          <w:rtl/>
        </w:rPr>
        <w:t>:</w:t>
      </w:r>
      <w:r w:rsidRPr="00F40D4B">
        <w:rPr>
          <w:rFonts w:hint="cs"/>
          <w:rtl/>
        </w:rPr>
        <w:t xml:space="preserve"> דלא בעי' דעת בעלים</w:t>
      </w:r>
    </w:p>
    <w:p w14:paraId="7A58CC29" w14:textId="77777777" w:rsidR="004F7F58" w:rsidRDefault="006F071F" w:rsidP="004F7F58">
      <w:pPr>
        <w:pStyle w:val="36"/>
        <w:framePr w:wrap="notBeside"/>
        <w:rPr>
          <w:rtl/>
        </w:rPr>
      </w:pPr>
      <w:r w:rsidRPr="00F40D4B">
        <w:rPr>
          <w:rtl/>
        </w:rPr>
        <w:t>ורבא אמר:</w:t>
      </w:r>
    </w:p>
    <w:p w14:paraId="29936C75" w14:textId="3930659C" w:rsidR="006F071F" w:rsidRPr="00F40D4B" w:rsidRDefault="006F071F" w:rsidP="009B508D">
      <w:pPr>
        <w:rPr>
          <w:rtl/>
        </w:rPr>
      </w:pPr>
      <w:r w:rsidRPr="00F40D4B">
        <w:rPr>
          <w:rtl/>
        </w:rPr>
        <w:t>הלכה כב"ה.</w:t>
      </w:r>
      <w:r w:rsidR="004F7F58">
        <w:rPr>
          <w:rFonts w:hint="cs"/>
          <w:rtl/>
        </w:rPr>
        <w:t xml:space="preserve"> </w:t>
      </w:r>
      <w:r w:rsidRPr="004F7F58">
        <w:rPr>
          <w:rStyle w:val="afffff2"/>
          <w:rFonts w:hint="cs"/>
          <w:rtl/>
        </w:rPr>
        <w:t>[</w:t>
      </w:r>
      <w:r w:rsidR="004F7F58" w:rsidRPr="004F7F58">
        <w:rPr>
          <w:rStyle w:val="afffff2"/>
          <w:rFonts w:hint="cs"/>
          <w:rtl/>
        </w:rPr>
        <w:t>וכן אנו נוהגים שהלכה</w:t>
      </w:r>
      <w:r w:rsidRPr="004F7F58">
        <w:rPr>
          <w:rStyle w:val="afffff2"/>
          <w:rFonts w:hint="cs"/>
          <w:rtl/>
        </w:rPr>
        <w:t xml:space="preserve"> כרבא]</w:t>
      </w:r>
    </w:p>
    <w:p w14:paraId="6CBE9715" w14:textId="77777777" w:rsidR="00A6533C" w:rsidRPr="00F40D4B" w:rsidRDefault="00A6533C" w:rsidP="00A6533C">
      <w:pPr>
        <w:pStyle w:val="aff9"/>
        <w:rPr>
          <w:rtl/>
        </w:rPr>
      </w:pPr>
      <w:r w:rsidRPr="00F40D4B">
        <w:rPr>
          <w:rtl/>
        </w:rPr>
        <w:t>***</w:t>
      </w:r>
    </w:p>
    <w:p w14:paraId="01EA242B" w14:textId="261773B4" w:rsidR="006F071F" w:rsidRPr="00F40D4B" w:rsidRDefault="006F071F" w:rsidP="00AF49BE">
      <w:pPr>
        <w:pStyle w:val="afffff"/>
        <w:framePr w:wrap="around"/>
        <w:rPr>
          <w:rtl/>
        </w:rPr>
      </w:pPr>
      <w:del w:id="20222" w:author="קלוד" w:date="2026-10-06T10:08:05Z">
        <w:r>
          <w:rPr>
            <w:rtl/>
          </w:rPr>
          <w:delText xml:space="preserve">משנה.</w:delText>
        </w:r>
      </w:del>
      <w:ins w:id="20223" w:author="קלוד" w:date="2026-10-06T10:08:05Z">
        <w:r>
          <w:rPr>
            <w:rtl/>
          </w:rPr>
          <w:t xml:space="preserve">משנה יב</w:t>
        </w:r>
      </w:ins>
    </w:p>
    <w:p w14:paraId="389202AE" w14:textId="3D755C53" w:rsidR="00AF49BE" w:rsidRPr="00AF49BE" w:rsidRDefault="006F071F" w:rsidP="00AF49BE">
      <w:pPr>
        <w:pStyle w:val="afff3"/>
        <w:jc w:val="center"/>
        <w:rPr>
          <w:b/>
          <w:bCs/>
          <w:rtl/>
        </w:rPr>
      </w:pPr>
      <w:ins w:id="9882" w:author="מספור קטעי משנה" w:date="2026-10-06T06:45:11Z">
        <w:r>
          <w:rPr>
            <w:rStyle w:val="MisparKeta"/>
          </w:rPr>
          <w:t xml:space="preserve">ב. </w:t>
        </w:r>
      </w:ins>
      <w:r w:rsidRPr="00AF49BE">
        <w:rPr>
          <w:b/>
          <w:bCs/>
          <w:rtl/>
        </w:rPr>
        <w:t>החושב לשלוח יד בפקדון,</w:t>
      </w:r>
    </w:p>
    <w:p w14:paraId="036E746E" w14:textId="410A6392" w:rsidR="006F071F" w:rsidRPr="00F40D4B" w:rsidRDefault="006F071F" w:rsidP="00AF49BE">
      <w:pPr>
        <w:pStyle w:val="afff3"/>
        <w:rPr>
          <w:rtl/>
        </w:rPr>
      </w:pPr>
      <w:r w:rsidRPr="00AF49BE">
        <w:rPr>
          <w:rStyle w:val="TanaimMishna"/>
          <w:rtl/>
          <w:rPrChange w:id="20053" w:author="קלוד" w:date="2026-10-06T10:08:05Z">
            <w:rPr>
              <w:rStyle w:val="affffc"/>
              <w:rtl/>
            </w:rPr>
          </w:rPrChange>
        </w:rPr>
        <w:t>ב"ש:</w:t>
      </w:r>
      <w:r w:rsidRPr="00F40D4B">
        <w:rPr>
          <w:rtl/>
        </w:rPr>
        <w:t xml:space="preserve"> חייב,</w:t>
      </w:r>
      <w:r w:rsidR="00AF49BE">
        <w:rPr>
          <w:rFonts w:hint="cs"/>
          <w:rtl/>
        </w:rPr>
        <w:t xml:space="preserve"> </w:t>
      </w:r>
      <w:r w:rsidRPr="00AF49BE">
        <w:rPr>
          <w:rStyle w:val="TanaimMishna"/>
          <w:rtl/>
          <w:rPrChange w:id="20054" w:author="קלוד" w:date="2026-10-06T10:08:05Z">
            <w:rPr>
              <w:rStyle w:val="affffc"/>
              <w:rtl/>
            </w:rPr>
          </w:rPrChange>
        </w:rPr>
        <w:t xml:space="preserve">וב"ה: </w:t>
      </w:r>
      <w:r w:rsidRPr="00F40D4B">
        <w:rPr>
          <w:rtl/>
        </w:rPr>
        <w:t xml:space="preserve">אינו חייב עד שישלח בו יד, </w:t>
      </w:r>
      <w:r w:rsidRPr="00AF49BE">
        <w:rPr>
          <w:rStyle w:val="TanaimMishna"/>
          <w:rtl/>
          <w:rPrChange w:id="20055" w:author="קלוד" w:date="2026-10-06T10:08:05Z">
            <w:rPr>
              <w:rStyle w:val="affffc"/>
              <w:rtl/>
            </w:rPr>
          </w:rPrChange>
        </w:rPr>
        <w:t>שנא</w:t>
      </w:r>
      <w:r w:rsidR="00AF49BE">
        <w:rPr>
          <w:rStyle w:val="TanaimMishna"/>
          <w:rFonts w:hint="cs"/>
          <w:rtl/>
          <w:rPrChange w:id="20056" w:author="קלוד" w:date="2026-10-06T10:08:05Z">
            <w:rPr>
              <w:rStyle w:val="affffc"/>
              <w:rFonts w:hint="cs"/>
              <w:rtl/>
            </w:rPr>
          </w:rPrChange>
        </w:rPr>
        <w:t>'</w:t>
      </w:r>
      <w:r w:rsidRPr="00F40D4B">
        <w:rPr>
          <w:rtl/>
        </w:rPr>
        <w:t xml:space="preserve"> </w:t>
      </w:r>
      <w:r w:rsidRPr="00AF49BE">
        <w:rPr>
          <w:rStyle w:val="affff8"/>
          <w:rtl/>
        </w:rPr>
        <w:t>אם לא שלח ידו במלאכת רעהו.</w:t>
      </w:r>
    </w:p>
    <w:p w14:paraId="3F755ADB" w14:textId="13AF5E3B" w:rsidR="006F071F" w:rsidRPr="00F40D4B" w:rsidRDefault="006F071F" w:rsidP="00691DAB">
      <w:pPr>
        <w:pStyle w:val="afff3"/>
        <w:rPr>
          <w:rtl/>
        </w:rPr>
      </w:pPr>
      <w:r w:rsidRPr="00F40D4B">
        <w:rPr>
          <w:rtl/>
        </w:rPr>
        <w:t xml:space="preserve">הטה את החבית ונטל הימנה רביעית ונשברה משלם </w:t>
      </w:r>
      <w:r w:rsidR="00AF49BE">
        <w:rPr>
          <w:rFonts w:hint="cs"/>
          <w:rtl/>
        </w:rPr>
        <w:t xml:space="preserve">רק </w:t>
      </w:r>
      <w:r w:rsidRPr="00F40D4B">
        <w:rPr>
          <w:rtl/>
        </w:rPr>
        <w:t>רביעית.</w:t>
      </w:r>
    </w:p>
    <w:p w14:paraId="142B548F" w14:textId="77777777" w:rsidR="006F071F" w:rsidRPr="00F40D4B" w:rsidRDefault="006F071F" w:rsidP="00AF49BE">
      <w:pPr>
        <w:pStyle w:val="afff3"/>
        <w:spacing w:after="60" w:line="220" w:lineRule="exact"/>
        <w:rPr>
          <w:rtl/>
        </w:rPr>
      </w:pPr>
      <w:r w:rsidRPr="00F40D4B">
        <w:rPr>
          <w:rtl/>
        </w:rPr>
        <w:t>הגביהה ונטל הימנה רביעית ונשברה - משלם דמי כולה.</w:t>
      </w:r>
    </w:p>
    <w:p w14:paraId="5E690C4C" w14:textId="77777777" w:rsidR="00A6533C" w:rsidRPr="00F40D4B" w:rsidRDefault="006F071F" w:rsidP="00A6533C">
      <w:pPr>
        <w:pStyle w:val="affe"/>
        <w:framePr w:wrap="around"/>
        <w:rPr>
          <w:rtl/>
        </w:rPr>
      </w:pPr>
      <w:r w:rsidRPr="00F40D4B">
        <w:rPr>
          <w:rtl/>
        </w:rPr>
        <w:t>מד.</w:t>
      </w:r>
    </w:p>
    <w:p w14:paraId="1F8926F6" w14:textId="77777777" w:rsidR="00AF49BE" w:rsidRDefault="006F071F" w:rsidP="00AF49BE">
      <w:pPr>
        <w:pStyle w:val="36"/>
        <w:framePr w:wrap="notBeside"/>
        <w:rPr>
          <w:rtl/>
        </w:rPr>
      </w:pPr>
      <w:r w:rsidRPr="00F40D4B">
        <w:rPr>
          <w:rtl/>
        </w:rPr>
        <w:t>דת"ר:</w:t>
      </w:r>
    </w:p>
    <w:p w14:paraId="525E9B95" w14:textId="06C04ABB" w:rsidR="00A6533C" w:rsidRPr="00F40D4B" w:rsidRDefault="006F071F" w:rsidP="009B508D">
      <w:pPr>
        <w:rPr>
          <w:rtl/>
        </w:rPr>
      </w:pPr>
      <w:r w:rsidRPr="00AF49BE">
        <w:rPr>
          <w:rStyle w:val="affff8"/>
          <w:rFonts w:hint="cs"/>
          <w:rtl/>
        </w:rPr>
        <w:t>'</w:t>
      </w:r>
      <w:r w:rsidRPr="00AF49BE">
        <w:rPr>
          <w:rStyle w:val="affff8"/>
          <w:rtl/>
        </w:rPr>
        <w:t>על כל דבר פשע</w:t>
      </w:r>
      <w:r w:rsidRPr="00AF49BE">
        <w:rPr>
          <w:rStyle w:val="affff8"/>
          <w:rFonts w:hint="cs"/>
          <w:rtl/>
        </w:rPr>
        <w:t>'</w:t>
      </w:r>
      <w:r w:rsidRPr="00AF49BE">
        <w:rPr>
          <w:rStyle w:val="affff8"/>
          <w:rtl/>
        </w:rPr>
        <w:t>,</w:t>
      </w:r>
      <w:r w:rsidRPr="00F40D4B">
        <w:rPr>
          <w:rtl/>
        </w:rPr>
        <w:t xml:space="preserve"> </w:t>
      </w:r>
      <w:r w:rsidRPr="00AF49BE">
        <w:rPr>
          <w:rStyle w:val="affffc"/>
          <w:rFonts w:hint="cs"/>
          <w:rtl/>
        </w:rPr>
        <w:t>ל</w:t>
      </w:r>
      <w:r w:rsidRPr="00AF49BE">
        <w:rPr>
          <w:rStyle w:val="affffc"/>
          <w:rtl/>
        </w:rPr>
        <w:t>ב"ש:</w:t>
      </w:r>
      <w:r w:rsidRPr="00F40D4B">
        <w:rPr>
          <w:rtl/>
        </w:rPr>
        <w:t xml:space="preserve"> מלמד שחייב על המחשבה כמעשה,</w:t>
      </w:r>
    </w:p>
    <w:p w14:paraId="6BEC536D" w14:textId="6C587C76" w:rsidR="006F071F" w:rsidRPr="00AF49BE" w:rsidRDefault="006F071F" w:rsidP="00AF49BE">
      <w:pPr>
        <w:rPr>
          <w:rStyle w:val="affff8"/>
          <w:rtl/>
        </w:rPr>
      </w:pPr>
      <w:r w:rsidRPr="00AF49BE">
        <w:rPr>
          <w:rStyle w:val="affffc"/>
          <w:rtl/>
        </w:rPr>
        <w:t>ו</w:t>
      </w:r>
      <w:r w:rsidRPr="00AF49BE">
        <w:rPr>
          <w:rStyle w:val="affffc"/>
          <w:rFonts w:hint="cs"/>
          <w:rtl/>
        </w:rPr>
        <w:t>ל</w:t>
      </w:r>
      <w:r w:rsidRPr="00AF49BE">
        <w:rPr>
          <w:rStyle w:val="affffc"/>
          <w:rtl/>
        </w:rPr>
        <w:t xml:space="preserve">ב"ה: </w:t>
      </w:r>
      <w:r w:rsidRPr="00F40D4B">
        <w:rPr>
          <w:rtl/>
        </w:rPr>
        <w:t xml:space="preserve">חייב </w:t>
      </w:r>
      <w:r w:rsidR="00AF49BE">
        <w:rPr>
          <w:rFonts w:hint="cs"/>
          <w:rtl/>
        </w:rPr>
        <w:t xml:space="preserve">רק </w:t>
      </w:r>
      <w:r w:rsidRPr="00F40D4B">
        <w:rPr>
          <w:rtl/>
        </w:rPr>
        <w:t xml:space="preserve">שישלח בו יד, </w:t>
      </w:r>
      <w:r w:rsidR="00AF49BE" w:rsidRPr="00AF49BE">
        <w:rPr>
          <w:rStyle w:val="affff8"/>
          <w:rFonts w:hint="cs"/>
          <w:rtl/>
        </w:rPr>
        <w:t>ד</w:t>
      </w:r>
      <w:r w:rsidRPr="00AF49BE">
        <w:rPr>
          <w:rStyle w:val="affff8"/>
          <w:rtl/>
        </w:rPr>
        <w:t>אם לא שלח ידו במלאכת רעהו.</w:t>
      </w:r>
    </w:p>
    <w:p w14:paraId="618DA3A7" w14:textId="77777777" w:rsidR="00AF49BE" w:rsidRDefault="00AF49BE" w:rsidP="00AF49BE">
      <w:pPr>
        <w:pStyle w:val="36"/>
        <w:framePr w:wrap="notBeside"/>
        <w:rPr>
          <w:rtl/>
        </w:rPr>
      </w:pPr>
      <w:r>
        <w:rPr>
          <w:rFonts w:hint="cs"/>
          <w:rtl/>
        </w:rPr>
        <w:t xml:space="preserve">א'ל </w:t>
      </w:r>
      <w:r w:rsidR="006F071F" w:rsidRPr="00F40D4B">
        <w:rPr>
          <w:rtl/>
        </w:rPr>
        <w:t>ב"ש לב"ה:</w:t>
      </w:r>
    </w:p>
    <w:p w14:paraId="06049361" w14:textId="5F6B8C55" w:rsidR="00A6533C" w:rsidRPr="00F40D4B" w:rsidRDefault="006F071F" w:rsidP="009B508D">
      <w:pPr>
        <w:rPr>
          <w:rtl/>
        </w:rPr>
      </w:pPr>
      <w:r w:rsidRPr="00F40D4B">
        <w:rPr>
          <w:rtl/>
        </w:rPr>
        <w:t xml:space="preserve">והלא כבר נאמר </w:t>
      </w:r>
      <w:r w:rsidRPr="00AF49BE">
        <w:rPr>
          <w:rStyle w:val="affff8"/>
          <w:rtl/>
        </w:rPr>
        <w:t>על כל דבר פשע</w:t>
      </w:r>
      <w:r w:rsidRPr="00AF49BE">
        <w:rPr>
          <w:rStyle w:val="affff8"/>
          <w:rFonts w:hint="cs"/>
          <w:rtl/>
        </w:rPr>
        <w:t>.</w:t>
      </w:r>
    </w:p>
    <w:p w14:paraId="362BA024" w14:textId="77777777" w:rsidR="00AF49BE" w:rsidRDefault="00AF49BE" w:rsidP="00AF49BE">
      <w:pPr>
        <w:pStyle w:val="36"/>
        <w:framePr w:wrap="notBeside"/>
        <w:rPr>
          <w:rtl/>
        </w:rPr>
      </w:pPr>
      <w:r>
        <w:rPr>
          <w:rFonts w:hint="cs"/>
          <w:rtl/>
        </w:rPr>
        <w:t xml:space="preserve">א''ל </w:t>
      </w:r>
      <w:r w:rsidR="006F071F" w:rsidRPr="00F40D4B">
        <w:rPr>
          <w:rtl/>
        </w:rPr>
        <w:t>ב"ה לב"ש:</w:t>
      </w:r>
    </w:p>
    <w:p w14:paraId="725F74FA" w14:textId="7DD99403" w:rsidR="006F071F" w:rsidRPr="00F40D4B" w:rsidRDefault="006F071F" w:rsidP="009B508D">
      <w:pPr>
        <w:rPr>
          <w:rtl/>
        </w:rPr>
      </w:pPr>
      <w:r w:rsidRPr="00F40D4B">
        <w:rPr>
          <w:rtl/>
        </w:rPr>
        <w:t xml:space="preserve">והלא כבר נאמר </w:t>
      </w:r>
      <w:r w:rsidRPr="00AF49BE">
        <w:rPr>
          <w:rStyle w:val="affff8"/>
          <w:rFonts w:hint="cs"/>
          <w:rtl/>
        </w:rPr>
        <w:t>'</w:t>
      </w:r>
      <w:r w:rsidRPr="00AF49BE">
        <w:rPr>
          <w:rStyle w:val="affff8"/>
          <w:rtl/>
        </w:rPr>
        <w:t>אם לא שלח ידו במלאכת רעהו</w:t>
      </w:r>
      <w:r w:rsidRPr="00AF49BE">
        <w:rPr>
          <w:rStyle w:val="affff8"/>
          <w:rFonts w:hint="cs"/>
          <w:rtl/>
        </w:rPr>
        <w:t>'</w:t>
      </w:r>
      <w:r w:rsidRPr="00AF49BE">
        <w:rPr>
          <w:rStyle w:val="affff8"/>
          <w:rtl/>
        </w:rPr>
        <w:t>.</w:t>
      </w:r>
    </w:p>
    <w:p w14:paraId="7AC7A709" w14:textId="77777777" w:rsidR="00AF49BE" w:rsidRDefault="006F071F" w:rsidP="00AF49BE">
      <w:pPr>
        <w:pStyle w:val="36"/>
        <w:framePr w:wrap="notBeside"/>
        <w:rPr>
          <w:rtl/>
        </w:rPr>
      </w:pPr>
      <w:r w:rsidRPr="00F40D4B">
        <w:rPr>
          <w:rFonts w:hint="cs"/>
          <w:rtl/>
        </w:rPr>
        <w:t>והך</w:t>
      </w:r>
    </w:p>
    <w:p w14:paraId="10A2B7D1" w14:textId="54685628" w:rsidR="00A6533C" w:rsidRPr="00F40D4B" w:rsidRDefault="006F071F" w:rsidP="00AF49BE">
      <w:pPr>
        <w:rPr>
          <w:rtl/>
        </w:rPr>
      </w:pPr>
      <w:r w:rsidRPr="00AF49BE">
        <w:rPr>
          <w:rStyle w:val="affff8"/>
          <w:rFonts w:hint="cs"/>
          <w:rtl/>
        </w:rPr>
        <w:t>ד'</w:t>
      </w:r>
      <w:r w:rsidRPr="00AF49BE">
        <w:rPr>
          <w:rStyle w:val="affff8"/>
          <w:rtl/>
        </w:rPr>
        <w:t>על כל דבר פשע</w:t>
      </w:r>
      <w:r w:rsidRPr="00AF49BE">
        <w:rPr>
          <w:rStyle w:val="affff8"/>
          <w:rFonts w:hint="cs"/>
          <w:rtl/>
        </w:rPr>
        <w:t>'</w:t>
      </w:r>
      <w:r w:rsidRPr="00F40D4B">
        <w:rPr>
          <w:rtl/>
        </w:rPr>
        <w:t xml:space="preserve"> </w:t>
      </w:r>
      <w:r w:rsidRPr="00F40D4B">
        <w:rPr>
          <w:rFonts w:hint="cs"/>
          <w:rtl/>
        </w:rPr>
        <w:t>לרבות עבדו ושלוחו.</w:t>
      </w:r>
    </w:p>
    <w:p w14:paraId="0556FF21" w14:textId="33384458" w:rsidR="006F071F" w:rsidRPr="00F40D4B" w:rsidRDefault="006F071F" w:rsidP="00691DAB">
      <w:pPr>
        <w:pStyle w:val="afffb"/>
        <w:rPr>
          <w:rtl/>
        </w:rPr>
      </w:pPr>
      <w:ins w:id="9883" w:author="מספור קטעי משנה" w:date="2026-10-06T06:45:11Z">
        <w:r>
          <w:rPr>
            <w:rStyle w:val="MisparKeta"/>
          </w:rPr>
          <w:t xml:space="preserve">ב. </w:t>
        </w:r>
      </w:ins>
      <w:r w:rsidRPr="00F40D4B">
        <w:rPr>
          <w:rtl/>
        </w:rPr>
        <w:lastRenderedPageBreak/>
        <w:t>הטה את החבית כו'.</w:t>
      </w:r>
    </w:p>
    <w:p w14:paraId="164B3E34" w14:textId="77777777" w:rsidR="00AF49BE" w:rsidRDefault="006F071F" w:rsidP="00AF49BE">
      <w:pPr>
        <w:pStyle w:val="36"/>
        <w:framePr w:wrap="notBeside"/>
        <w:rPr>
          <w:rtl/>
        </w:rPr>
      </w:pPr>
      <w:r w:rsidRPr="00F40D4B">
        <w:rPr>
          <w:rtl/>
        </w:rPr>
        <w:t>רבה:</w:t>
      </w:r>
    </w:p>
    <w:p w14:paraId="758638BA" w14:textId="5474E52F" w:rsidR="006F071F" w:rsidRPr="00AF49BE" w:rsidRDefault="00AF49BE" w:rsidP="00AF49BE">
      <w:pPr>
        <w:rPr>
          <w:spacing w:val="-2"/>
          <w:rtl/>
        </w:rPr>
      </w:pPr>
      <w:r w:rsidRPr="00AF49BE">
        <w:rPr>
          <w:rFonts w:hint="cs"/>
          <w:spacing w:val="-2"/>
          <w:rtl/>
        </w:rPr>
        <w:t xml:space="preserve">דוקא </w:t>
      </w:r>
      <w:r w:rsidR="006F071F" w:rsidRPr="00AF49BE">
        <w:rPr>
          <w:spacing w:val="-2"/>
          <w:rtl/>
        </w:rPr>
        <w:t>נשברה, אבל החמיצה משלם את כולה.</w:t>
      </w:r>
      <w:r w:rsidR="006F071F" w:rsidRPr="00AF49BE">
        <w:rPr>
          <w:rFonts w:hint="cs"/>
          <w:spacing w:val="-2"/>
          <w:rtl/>
        </w:rPr>
        <w:t xml:space="preserve"> ד</w:t>
      </w:r>
      <w:r w:rsidR="006F071F" w:rsidRPr="00AF49BE">
        <w:rPr>
          <w:spacing w:val="-2"/>
          <w:rtl/>
        </w:rPr>
        <w:t>גירי דידיה הוא</w:t>
      </w:r>
      <w:r w:rsidRPr="00AF49BE">
        <w:rPr>
          <w:rFonts w:hint="cs"/>
          <w:spacing w:val="-2"/>
          <w:rtl/>
        </w:rPr>
        <w:t>.</w:t>
      </w:r>
    </w:p>
    <w:p w14:paraId="393B2A10" w14:textId="77777777" w:rsidR="006F071F" w:rsidRPr="00F40D4B" w:rsidRDefault="006F071F" w:rsidP="00691DAB">
      <w:pPr>
        <w:pStyle w:val="afffb"/>
        <w:rPr>
          <w:rtl/>
        </w:rPr>
      </w:pPr>
      <w:ins w:id="9884" w:author="מספור קטעי משנה" w:date="2026-10-06T06:45:11Z">
        <w:r>
          <w:rPr>
            <w:rStyle w:val="MisparKeta"/>
          </w:rPr>
          <w:t xml:space="preserve">ג. </w:t>
        </w:r>
      </w:ins>
      <w:r w:rsidRPr="00F40D4B">
        <w:rPr>
          <w:rtl/>
        </w:rPr>
        <w:t>הגביהה ונטל הימנה כו'.</w:t>
      </w:r>
    </w:p>
    <w:p w14:paraId="58AFA2BC" w14:textId="77777777" w:rsidR="00AF49BE" w:rsidRDefault="006F071F" w:rsidP="00AF49BE">
      <w:pPr>
        <w:pStyle w:val="36"/>
        <w:framePr w:wrap="notBeside"/>
        <w:rPr>
          <w:rtl/>
        </w:rPr>
      </w:pPr>
      <w:r w:rsidRPr="00F40D4B">
        <w:rPr>
          <w:rtl/>
        </w:rPr>
        <w:t>שמואל:</w:t>
      </w:r>
    </w:p>
    <w:p w14:paraId="23E4D358" w14:textId="363B0B16" w:rsidR="006F071F" w:rsidRPr="00AF49BE" w:rsidRDefault="006F071F" w:rsidP="00AF49BE">
      <w:pPr>
        <w:spacing w:after="60"/>
        <w:rPr>
          <w:rStyle w:val="afffff2"/>
          <w:rtl/>
        </w:rPr>
      </w:pPr>
      <w:r w:rsidRPr="00F40D4B">
        <w:rPr>
          <w:rtl/>
        </w:rPr>
        <w:t>הגביהה ליטול א</w:t>
      </w:r>
      <w:r w:rsidR="00AF49BE">
        <w:rPr>
          <w:rFonts w:hint="cs"/>
          <w:rtl/>
        </w:rPr>
        <w:t xml:space="preserve">ף </w:t>
      </w:r>
      <w:r w:rsidRPr="00F40D4B">
        <w:rPr>
          <w:rtl/>
        </w:rPr>
        <w:t>שלא נטל.</w:t>
      </w:r>
      <w:r w:rsidR="00AF49BE">
        <w:rPr>
          <w:rFonts w:hint="cs"/>
          <w:rtl/>
        </w:rPr>
        <w:t xml:space="preserve"> </w:t>
      </w:r>
      <w:r w:rsidR="00AF49BE" w:rsidRPr="00AF49BE">
        <w:rPr>
          <w:rStyle w:val="afffff2"/>
          <w:rFonts w:hint="cs"/>
          <w:rtl/>
        </w:rPr>
        <w:t>שנח לו</w:t>
      </w:r>
      <w:r w:rsidRPr="00AF49BE">
        <w:rPr>
          <w:rStyle w:val="afffff2"/>
          <w:rtl/>
        </w:rPr>
        <w:t xml:space="preserve"> </w:t>
      </w:r>
      <w:r w:rsidR="00AF49BE" w:rsidRPr="00AF49BE">
        <w:rPr>
          <w:rStyle w:val="afffff2"/>
          <w:rFonts w:hint="cs"/>
          <w:rtl/>
        </w:rPr>
        <w:t xml:space="preserve">שתהא </w:t>
      </w:r>
      <w:r w:rsidRPr="00AF49BE">
        <w:rPr>
          <w:rStyle w:val="afffff2"/>
          <w:rtl/>
        </w:rPr>
        <w:t xml:space="preserve">חבית כולה בסיס </w:t>
      </w:r>
      <w:r w:rsidR="00AF49BE" w:rsidRPr="00AF49BE">
        <w:rPr>
          <w:rStyle w:val="afffff2"/>
          <w:rFonts w:hint="cs"/>
          <w:rtl/>
        </w:rPr>
        <w:t>ל</w:t>
      </w:r>
      <w:r w:rsidRPr="00AF49BE">
        <w:rPr>
          <w:rStyle w:val="afffff2"/>
          <w:rtl/>
        </w:rPr>
        <w:t>רביעי</w:t>
      </w:r>
      <w:r w:rsidRPr="00AF49BE">
        <w:rPr>
          <w:rStyle w:val="afffff2"/>
          <w:rFonts w:hint="cs"/>
          <w:rtl/>
        </w:rPr>
        <w:t>ת.</w:t>
      </w:r>
    </w:p>
    <w:p w14:paraId="75FA979D" w14:textId="77777777" w:rsidR="00AF49BE" w:rsidRDefault="006F071F" w:rsidP="00AF49BE">
      <w:pPr>
        <w:pStyle w:val="36"/>
        <w:framePr w:wrap="notBeside"/>
        <w:rPr>
          <w:rtl/>
        </w:rPr>
      </w:pPr>
      <w:r w:rsidRPr="00F40D4B">
        <w:rPr>
          <w:rtl/>
        </w:rPr>
        <w:t>בעי רב אשי:</w:t>
      </w:r>
    </w:p>
    <w:p w14:paraId="1C8CAD5D" w14:textId="0DFA95B2" w:rsidR="006F071F" w:rsidRPr="00AF49BE" w:rsidRDefault="006F071F" w:rsidP="009B508D">
      <w:pPr>
        <w:rPr>
          <w:b/>
          <w:bCs/>
          <w:rtl/>
        </w:rPr>
      </w:pPr>
      <w:r w:rsidRPr="00AF49BE">
        <w:rPr>
          <w:b/>
          <w:bCs/>
          <w:rtl/>
        </w:rPr>
        <w:t>הגביה ארנקי ליטול הימנה דינר</w:t>
      </w:r>
      <w:r w:rsidR="00AF49BE" w:rsidRPr="00AF49BE">
        <w:rPr>
          <w:rFonts w:hint="cs"/>
          <w:b/>
          <w:bCs/>
          <w:rtl/>
        </w:rPr>
        <w:t xml:space="preserve"> </w:t>
      </w:r>
      <w:r w:rsidRPr="00AF49BE">
        <w:rPr>
          <w:rStyle w:val="afffff2"/>
          <w:rFonts w:hint="cs"/>
          <w:rtl/>
        </w:rPr>
        <w:t>[ולא נטל]</w:t>
      </w:r>
      <w:r w:rsidRPr="00AF49BE">
        <w:rPr>
          <w:rStyle w:val="afffff2"/>
          <w:rtl/>
        </w:rPr>
        <w:t>,</w:t>
      </w:r>
      <w:r w:rsidRPr="00AF49BE">
        <w:rPr>
          <w:b/>
          <w:bCs/>
          <w:rtl/>
        </w:rPr>
        <w:t xml:space="preserve"> </w:t>
      </w:r>
      <w:r w:rsidRPr="00AF49BE">
        <w:rPr>
          <w:rFonts w:hint="cs"/>
          <w:b/>
          <w:bCs/>
          <w:rtl/>
        </w:rPr>
        <w:t>מהו?</w:t>
      </w:r>
    </w:p>
    <w:p w14:paraId="26AC402D" w14:textId="2D7B57CC" w:rsidR="00A6533C" w:rsidRPr="00F40D4B" w:rsidRDefault="00AF49BE" w:rsidP="009B508D">
      <w:pPr>
        <w:rPr>
          <w:rtl/>
        </w:rPr>
      </w:pPr>
      <w:r>
        <w:rPr>
          <w:rFonts w:hint="cs"/>
          <w:rtl/>
        </w:rPr>
        <w:t>אם</w:t>
      </w:r>
      <w:r w:rsidR="006F071F" w:rsidRPr="00F40D4B">
        <w:rPr>
          <w:rFonts w:hint="cs"/>
          <w:rtl/>
        </w:rPr>
        <w:t xml:space="preserve"> דווקא יין אינו נשמר אלא אגב יין אבל מטבע נשמר</w:t>
      </w:r>
    </w:p>
    <w:p w14:paraId="439E2B6E" w14:textId="3D85E7E6" w:rsidR="006F071F" w:rsidRPr="00F40D4B" w:rsidRDefault="006F071F" w:rsidP="009B508D">
      <w:pPr>
        <w:rPr>
          <w:rtl/>
        </w:rPr>
      </w:pPr>
      <w:r w:rsidRPr="00AF49BE">
        <w:rPr>
          <w:rStyle w:val="affffc"/>
          <w:rtl/>
        </w:rPr>
        <w:t>או:</w:t>
      </w:r>
      <w:r w:rsidRPr="00F40D4B">
        <w:rPr>
          <w:rtl/>
        </w:rPr>
        <w:t xml:space="preserve"> שאני </w:t>
      </w:r>
      <w:r w:rsidR="00AF49BE">
        <w:rPr>
          <w:rFonts w:hint="cs"/>
          <w:rtl/>
        </w:rPr>
        <w:t xml:space="preserve">שמירת </w:t>
      </w:r>
      <w:r w:rsidRPr="00F40D4B">
        <w:rPr>
          <w:rtl/>
        </w:rPr>
        <w:t>ארנק מ</w:t>
      </w:r>
      <w:r w:rsidR="00AF49BE">
        <w:rPr>
          <w:rFonts w:hint="cs"/>
          <w:rtl/>
        </w:rPr>
        <w:t xml:space="preserve">שמירת </w:t>
      </w:r>
      <w:r w:rsidRPr="00F40D4B">
        <w:rPr>
          <w:rtl/>
        </w:rPr>
        <w:t xml:space="preserve">דינר? </w:t>
      </w:r>
      <w:r w:rsidRPr="00AF49BE">
        <w:rPr>
          <w:b/>
          <w:bCs/>
          <w:rtl/>
        </w:rPr>
        <w:t>- תיקו.</w:t>
      </w:r>
    </w:p>
    <w:p w14:paraId="25F4FE51" w14:textId="77777777" w:rsidR="006F071F" w:rsidRPr="00F40D4B" w:rsidRDefault="006F071F" w:rsidP="00691DAB">
      <w:pPr>
        <w:pStyle w:val="afffb"/>
        <w:rPr>
          <w:rtl/>
        </w:rPr>
      </w:pPr>
      <w:ins w:id="9885" w:author="מספור קטעי משנה" w:date="2026-10-06T06:45:11Z">
        <w:r>
          <w:rPr>
            <w:rStyle w:val="MisparKeta"/>
          </w:rPr>
          <w:t xml:space="preserve">א. </w:t>
        </w:r>
      </w:ins>
      <w:r w:rsidRPr="00F40D4B">
        <w:rPr>
          <w:rtl/>
        </w:rPr>
        <w:t>הדרן עלך המפקיד.</w:t>
      </w:r>
    </w:p>
    <w:p w14:paraId="42CD3DB8" w14:textId="77777777" w:rsidR="006F071F" w:rsidRPr="00F40D4B" w:rsidRDefault="006F071F" w:rsidP="009B508D">
      <w:pPr>
        <w:sectPr w:rsidR="006F071F" w:rsidRPr="00F40D4B" w:rsidSect="00337D2E">
          <w:pgSz w:w="5103" w:h="7371" w:code="9"/>
          <w:pgMar w:top="567" w:right="1134" w:bottom="567" w:left="567" w:header="567" w:footer="283" w:gutter="0"/>
          <w:cols w:space="708"/>
          <w:bidi/>
          <w:rtlGutter/>
          <w:docGrid w:linePitch="435"/>
        </w:sectPr>
      </w:pPr>
    </w:p>
    <w:p w14:paraId="0EDD0A21" w14:textId="77777777" w:rsidR="00A205FB" w:rsidRDefault="00A205FB" w:rsidP="00A205FB">
      <w:pPr>
        <w:pStyle w:val="afff1"/>
        <w:framePr w:wrap="around"/>
        <w:rPr>
          <w:del w:id="40012" w:author="Claude" w:date="2026-10-06T14:10:01Z"/>
          <w:rtl/>
        </w:rPr>
      </w:pPr>
      <w:del w:id="40011" w:author="Claude" w:date="2026-10-06T14:10:01Z">
        <w:r>
          <w:rPr>
            <w:rFonts w:hint="cs"/>
            <w:rtl/>
          </w:rPr>
          <w:lastRenderedPageBreak/>
          <w:delText xml:space="preserve">הזהב </w:delText>
        </w:r>
      </w:del>
    </w:p>
    <w:p w14:paraId="18C4367C" w14:textId="77777777" w:rsidR="00A205FB" w:rsidRDefault="00A205FB" w:rsidP="00A205FB">
      <w:pPr>
        <w:pStyle w:val="afff0"/>
        <w:framePr w:wrap="around"/>
        <w:rPr>
          <w:rtl/>
        </w:rPr>
      </w:pPr>
      <w:r>
        <w:rPr>
          <w:rFonts w:hint="cs"/>
          <w:rtl/>
        </w:rPr>
        <w:t xml:space="preserve">פרק רביעי </w:t>
      </w:r>
    </w:p>
    <w:p>
      <w:pPr>
        <w:pStyle w:val="afff1"/>
        <w:framePr w:wrap="around"/>
        <w:rPr>
          <w:ins w:id="40014" w:author="Claude" w:date="2026-10-06T14:10:01Z"/>
          <w:rtl/>
        </w:rPr>
      </w:pPr>
      <w:ins w:id="40013" w:author="Claude" w:date="2026-10-06T14:10:01Z">
        <w:r>
          <w:rPr>
            <w:rFonts w:hint="cs"/>
            <w:rtl/>
          </w:rPr>
          <w:lastRenderedPageBreak/>
          <w:t xml:space="preserve">איזהו נשך </w:t>
        </w:r>
      </w:ins>
    </w:p>
    <w:p w14:paraId="56C5A2F2" w14:textId="7282A36B" w:rsidR="006F071F" w:rsidRPr="00F40D4B" w:rsidRDefault="006F071F" w:rsidP="00A205FB">
      <w:pPr>
        <w:pStyle w:val="afffff"/>
        <w:framePr w:wrap="around"/>
        <w:rPr>
          <w:rtl/>
        </w:rPr>
      </w:pPr>
      <w:del w:id="20224" w:author="קלוד" w:date="2026-10-06T10:08:05Z">
        <w:r>
          <w:rPr>
            <w:rtl/>
          </w:rPr>
          <w:delText xml:space="preserve">משנה.</w:delText>
        </w:r>
      </w:del>
      <w:ins w:id="20225" w:author="קלוד" w:date="2026-10-06T10:08:05Z">
        <w:r>
          <w:rPr>
            <w:rtl/>
          </w:rPr>
          <w:t xml:space="preserve">משנה א</w:t>
        </w:r>
      </w:ins>
    </w:p>
    <w:p w14:paraId="7708F55A" w14:textId="1C23FB6B" w:rsidR="006F071F" w:rsidRPr="00F40D4B" w:rsidRDefault="006F071F" w:rsidP="00A205FB">
      <w:pPr>
        <w:pStyle w:val="afff3"/>
        <w:rPr>
          <w:rtl/>
        </w:rPr>
      </w:pPr>
      <w:ins w:id="9812" w:author="מספור קטעי משנה" w:date="2026-10-06T10:03:19Z">
        <w:r>
          <w:rPr>
            <w:rStyle w:val="MisparKeta"/>
          </w:rPr>
          <w:t xml:space="preserve">א. </w:t>
        </w:r>
      </w:ins>
      <w:r w:rsidRPr="00F40D4B">
        <w:rPr>
          <w:rtl/>
        </w:rPr>
        <w:t xml:space="preserve">הזהב קונה את הכסף, </w:t>
      </w:r>
      <w:r w:rsidR="00AF49BE">
        <w:rPr>
          <w:rtl/>
        </w:rPr>
        <w:tab/>
      </w:r>
      <w:r w:rsidR="00AF49BE">
        <w:rPr>
          <w:rtl/>
        </w:rPr>
        <w:tab/>
      </w:r>
      <w:r w:rsidRPr="00F40D4B">
        <w:rPr>
          <w:rtl/>
        </w:rPr>
        <w:t>והכסף אינו קונה את הזהב.</w:t>
      </w:r>
    </w:p>
    <w:p w14:paraId="2DB97CED" w14:textId="4B2A4CD1" w:rsidR="006F071F" w:rsidRPr="00F40D4B" w:rsidRDefault="006F071F" w:rsidP="00A205FB">
      <w:pPr>
        <w:pStyle w:val="afff3"/>
        <w:rPr>
          <w:rtl/>
        </w:rPr>
      </w:pPr>
      <w:r w:rsidRPr="00F40D4B">
        <w:rPr>
          <w:rtl/>
        </w:rPr>
        <w:t xml:space="preserve">הנחשת קונה את הכסף, </w:t>
      </w:r>
      <w:r w:rsidR="00AF49BE">
        <w:rPr>
          <w:rtl/>
        </w:rPr>
        <w:tab/>
      </w:r>
      <w:r w:rsidRPr="00F40D4B">
        <w:rPr>
          <w:rtl/>
        </w:rPr>
        <w:t>והכסף אינו קונה את הנחשת.</w:t>
      </w:r>
    </w:p>
    <w:p w14:paraId="3FFA540F" w14:textId="77777777" w:rsidR="006F071F" w:rsidRPr="00F40D4B" w:rsidRDefault="006F071F" w:rsidP="00A205FB">
      <w:pPr>
        <w:pStyle w:val="afff3"/>
        <w:rPr>
          <w:rtl/>
        </w:rPr>
      </w:pPr>
      <w:r w:rsidRPr="00F40D4B">
        <w:rPr>
          <w:rtl/>
        </w:rPr>
        <w:t>מעות הרעות קונות את היפות, והיפות אינן קונות את הרעות.</w:t>
      </w:r>
    </w:p>
    <w:p w14:paraId="017793A0" w14:textId="77777777" w:rsidR="006F071F" w:rsidRPr="00F40D4B" w:rsidRDefault="006F071F" w:rsidP="00A205FB">
      <w:pPr>
        <w:pStyle w:val="afff3"/>
        <w:rPr>
          <w:rtl/>
        </w:rPr>
      </w:pPr>
      <w:r w:rsidRPr="00F40D4B">
        <w:rPr>
          <w:rtl/>
        </w:rPr>
        <w:t>אסימון קונה את המטבע, והמטבע אינו קונה את אסימון.</w:t>
      </w:r>
    </w:p>
    <w:p w14:paraId="6367223C" w14:textId="77777777" w:rsidR="006F071F" w:rsidRPr="00F40D4B" w:rsidRDefault="006F071F" w:rsidP="00AF49BE">
      <w:pPr>
        <w:pStyle w:val="afff3"/>
        <w:spacing w:after="60" w:line="220" w:lineRule="exact"/>
        <w:rPr>
          <w:rtl/>
        </w:rPr>
      </w:pPr>
      <w:r w:rsidRPr="00F40D4B">
        <w:rPr>
          <w:rtl/>
        </w:rPr>
        <w:t>מטלטלין קונין את המטבע, מטבע אינו קונה את המטלטלין.</w:t>
      </w:r>
    </w:p>
    <w:p w14:paraId="06995216" w14:textId="380DD6B5" w:rsidR="006F071F" w:rsidRPr="00AF49BE" w:rsidRDefault="006F071F" w:rsidP="00AF49BE">
      <w:pPr>
        <w:pStyle w:val="afff3"/>
        <w:jc w:val="center"/>
        <w:rPr>
          <w:b/>
          <w:bCs/>
          <w:rtl/>
        </w:rPr>
      </w:pPr>
      <w:r w:rsidRPr="00AF49BE">
        <w:rPr>
          <w:b/>
          <w:bCs/>
          <w:rtl/>
        </w:rPr>
        <w:t>זה הכלל: כל המטלטלים קונין זה את זה.</w:t>
      </w:r>
    </w:p>
    <w:p w14:paraId="28C64BFC" w14:textId="7D2F3705" w:rsidR="00A6533C" w:rsidRPr="00F40D4B" w:rsidRDefault="006F071F" w:rsidP="00A205FB">
      <w:pPr>
        <w:pStyle w:val="afff3"/>
        <w:rPr>
          <w:rtl/>
        </w:rPr>
      </w:pPr>
      <w:r w:rsidRPr="00F40D4B">
        <w:rPr>
          <w:rtl/>
        </w:rPr>
        <w:t>כיצד? משך הימנו פירות ולא נתן לו מעות אינו יכול לחזור בו,</w:t>
      </w:r>
    </w:p>
    <w:p w14:paraId="64B5C7E7" w14:textId="57B51D9F" w:rsidR="0061072B" w:rsidRDefault="0061072B" w:rsidP="0061072B">
      <w:pPr>
        <w:pStyle w:val="afff3"/>
        <w:rPr>
          <w:rtl/>
        </w:rPr>
      </w:pPr>
      <w:r>
        <w:rPr>
          <w:rFonts w:hint="cs"/>
          <w:rtl/>
        </w:rPr>
        <w:t xml:space="preserve"> </w:t>
      </w:r>
      <w:r>
        <w:rPr>
          <w:rtl/>
        </w:rPr>
        <w:tab/>
      </w:r>
      <w:r>
        <w:rPr>
          <w:rtl/>
        </w:rPr>
        <w:tab/>
      </w:r>
      <w:r>
        <w:rPr>
          <w:rtl/>
        </w:rPr>
        <w:tab/>
      </w:r>
      <w:r>
        <w:rPr>
          <w:rFonts w:hint="cs"/>
          <w:rtl/>
        </w:rPr>
        <w:t xml:space="preserve"> </w:t>
      </w:r>
      <w:r w:rsidR="006F071F" w:rsidRPr="00F40D4B">
        <w:rPr>
          <w:rtl/>
        </w:rPr>
        <w:t>נתן לו מעות ולא משך הימנו פירות - יכול לחזור בו.</w:t>
      </w:r>
      <w:r>
        <w:rPr>
          <w:rtl/>
        </w:rPr>
        <w:br/>
      </w:r>
      <w:r w:rsidR="006F071F" w:rsidRPr="00F40D4B">
        <w:rPr>
          <w:rtl/>
        </w:rPr>
        <w:t xml:space="preserve">אבל אמרו: מי שפרע מאנשי דור המבול ומדור הפלגה </w:t>
      </w:r>
    </w:p>
    <w:p w14:paraId="2F747CDB" w14:textId="5CF2C876" w:rsidR="006F071F" w:rsidRPr="00F40D4B" w:rsidRDefault="0061072B" w:rsidP="0061072B">
      <w:pPr>
        <w:pStyle w:val="afff3"/>
        <w:rPr>
          <w:rtl/>
        </w:rPr>
      </w:pPr>
      <w:r>
        <w:rPr>
          <w:rFonts w:hint="cs"/>
          <w:rtl/>
        </w:rPr>
        <w:t xml:space="preserve"> </w:t>
      </w:r>
      <w:r>
        <w:rPr>
          <w:rtl/>
        </w:rPr>
        <w:tab/>
      </w:r>
      <w:r>
        <w:rPr>
          <w:rtl/>
        </w:rPr>
        <w:tab/>
      </w:r>
      <w:r>
        <w:rPr>
          <w:rtl/>
        </w:rPr>
        <w:tab/>
      </w:r>
      <w:r>
        <w:rPr>
          <w:rtl/>
        </w:rPr>
        <w:tab/>
      </w:r>
      <w:r>
        <w:rPr>
          <w:rtl/>
        </w:rPr>
        <w:tab/>
      </w:r>
      <w:r>
        <w:rPr>
          <w:rFonts w:hint="cs"/>
          <w:rtl/>
        </w:rPr>
        <w:t xml:space="preserve"> </w:t>
      </w:r>
      <w:r w:rsidR="006F071F" w:rsidRPr="00F40D4B">
        <w:rPr>
          <w:rtl/>
        </w:rPr>
        <w:t>הוא עתיד להפרע ממי שאינו עומד בדבורו.</w:t>
      </w:r>
    </w:p>
    <w:p w14:paraId="22E69F93" w14:textId="77777777" w:rsidR="006F071F" w:rsidRPr="00F40D4B" w:rsidRDefault="006F071F" w:rsidP="0061072B">
      <w:pPr>
        <w:pStyle w:val="afff3"/>
        <w:spacing w:after="60" w:line="220" w:lineRule="exact"/>
        <w:rPr>
          <w:rtl/>
        </w:rPr>
      </w:pPr>
      <w:r w:rsidRPr="0061072B">
        <w:rPr>
          <w:rStyle w:val="TanaimMishna"/>
          <w:rtl/>
          <w:rPrChange w:id="20057" w:author="קלוד" w:date="2026-10-06T10:08:05Z">
            <w:rPr>
              <w:rStyle w:val="affffc"/>
              <w:rtl/>
            </w:rPr>
          </w:rPrChange>
        </w:rPr>
        <w:t>רבי שמעון אומר:</w:t>
      </w:r>
      <w:r w:rsidRPr="00F40D4B">
        <w:rPr>
          <w:rtl/>
        </w:rPr>
        <w:t xml:space="preserve"> כל שהכסף בידו - ידו על העליונה.</w:t>
      </w:r>
    </w:p>
    <w:p w14:paraId="3CD7C8C0" w14:textId="17EBA2BC" w:rsidR="0061072B" w:rsidRPr="0061072B" w:rsidRDefault="0061072B" w:rsidP="0061072B">
      <w:pPr>
        <w:pStyle w:val="36"/>
        <w:framePr w:wrap="notBeside"/>
        <w:rPr>
          <w:rtl/>
        </w:rPr>
      </w:pPr>
      <w:r w:rsidRPr="0061072B">
        <w:rPr>
          <w:rFonts w:hint="cs"/>
          <w:rtl/>
        </w:rPr>
        <w:t>שנה רבי</w:t>
      </w:r>
    </w:p>
    <w:p w14:paraId="6A0350BA" w14:textId="3FAEF7B3" w:rsidR="006F071F" w:rsidRPr="00F40D4B" w:rsidRDefault="0061072B" w:rsidP="009B508D">
      <w:pPr>
        <w:rPr>
          <w:rtl/>
        </w:rPr>
      </w:pPr>
      <w:ins w:id="9886" w:author="מספור קטעי משנה" w:date="2026-10-06T06:45:11Z">
        <w:r>
          <w:rPr>
            <w:rStyle w:val="MisparKeta"/>
          </w:rPr>
          <w:t xml:space="preserve">א. </w:t>
        </w:r>
      </w:ins>
      <w:r w:rsidRPr="0061072B">
        <w:rPr>
          <w:rStyle w:val="affffc"/>
          <w:rFonts w:hint="cs"/>
          <w:rtl/>
        </w:rPr>
        <w:t>לבנו ר''ש</w:t>
      </w:r>
      <w:r w:rsidR="006F071F" w:rsidRPr="0061072B">
        <w:rPr>
          <w:rStyle w:val="affffc"/>
          <w:rtl/>
        </w:rPr>
        <w:t>:</w:t>
      </w:r>
      <w:r w:rsidR="006F071F" w:rsidRPr="00F40D4B">
        <w:rPr>
          <w:rtl/>
        </w:rPr>
        <w:t xml:space="preserve"> הזהב קונה את הכסף.</w:t>
      </w:r>
    </w:p>
    <w:p w14:paraId="6AC1789A" w14:textId="77777777" w:rsidR="0061072B" w:rsidRDefault="006F071F" w:rsidP="0061072B">
      <w:pPr>
        <w:pStyle w:val="36"/>
        <w:framePr w:wrap="notBeside"/>
        <w:rPr>
          <w:rtl/>
        </w:rPr>
      </w:pPr>
      <w:r w:rsidRPr="00F40D4B">
        <w:rPr>
          <w:rtl/>
        </w:rPr>
        <w:t>- א</w:t>
      </w:r>
      <w:r w:rsidRPr="00F40D4B">
        <w:rPr>
          <w:rFonts w:hint="cs"/>
          <w:rtl/>
        </w:rPr>
        <w:t>"ל</w:t>
      </w:r>
      <w:r w:rsidRPr="00F40D4B">
        <w:rPr>
          <w:rtl/>
        </w:rPr>
        <w:t>:</w:t>
      </w:r>
    </w:p>
    <w:p w14:paraId="1C3CE01D" w14:textId="5A7567BE" w:rsidR="006F071F" w:rsidRPr="00F40D4B" w:rsidRDefault="006F071F" w:rsidP="009B508D">
      <w:pPr>
        <w:rPr>
          <w:rtl/>
        </w:rPr>
      </w:pPr>
      <w:r w:rsidRPr="00F40D4B">
        <w:rPr>
          <w:rtl/>
        </w:rPr>
        <w:t>רבי, שנית לנו בילדותיך הכסף קונה את הזהב ותחזור ותשנה לנו בזקנותיך הזהב קונה את הכסף</w:t>
      </w:r>
      <w:r w:rsidR="0061072B">
        <w:rPr>
          <w:rFonts w:hint="cs"/>
          <w:rtl/>
        </w:rPr>
        <w:t>.</w:t>
      </w:r>
    </w:p>
    <w:p w14:paraId="6B9345FB" w14:textId="706EF3AB" w:rsidR="0061072B" w:rsidRDefault="006F071F" w:rsidP="0061072B">
      <w:pPr>
        <w:pStyle w:val="36"/>
        <w:framePr w:wrap="notBeside"/>
        <w:rPr>
          <w:rtl/>
        </w:rPr>
      </w:pPr>
      <w:r w:rsidRPr="00F40D4B">
        <w:rPr>
          <w:rtl/>
        </w:rPr>
        <w:t>בילדות</w:t>
      </w:r>
      <w:r w:rsidR="0061072B">
        <w:rPr>
          <w:rFonts w:hint="cs"/>
          <w:rtl/>
        </w:rPr>
        <w:t>ו</w:t>
      </w:r>
      <w:r w:rsidRPr="00F40D4B">
        <w:rPr>
          <w:rtl/>
        </w:rPr>
        <w:t xml:space="preserve"> סבר:</w:t>
      </w:r>
    </w:p>
    <w:p w14:paraId="666E8BA1" w14:textId="64DE8131" w:rsidR="006F071F" w:rsidRPr="00F40D4B" w:rsidRDefault="006F071F" w:rsidP="0061072B">
      <w:pPr>
        <w:rPr>
          <w:rtl/>
        </w:rPr>
      </w:pPr>
      <w:r w:rsidRPr="00F40D4B">
        <w:rPr>
          <w:rtl/>
        </w:rPr>
        <w:t>זהב דחש</w:t>
      </w:r>
      <w:r w:rsidR="0061072B">
        <w:rPr>
          <w:rFonts w:hint="cs"/>
          <w:rtl/>
        </w:rPr>
        <w:t>ו</w:t>
      </w:r>
      <w:r w:rsidRPr="00F40D4B">
        <w:rPr>
          <w:rtl/>
        </w:rPr>
        <w:t xml:space="preserve">ב הוי טבעא, </w:t>
      </w:r>
      <w:r w:rsidR="0061072B">
        <w:rPr>
          <w:rFonts w:hint="cs"/>
          <w:rtl/>
        </w:rPr>
        <w:t xml:space="preserve">כסף </w:t>
      </w:r>
      <w:r w:rsidRPr="00F40D4B">
        <w:rPr>
          <w:rtl/>
        </w:rPr>
        <w:t xml:space="preserve">דלא חשיב - הוי </w:t>
      </w:r>
      <w:r w:rsidR="0061072B">
        <w:rPr>
          <w:rFonts w:hint="cs"/>
          <w:rtl/>
        </w:rPr>
        <w:t>כפרי</w:t>
      </w:r>
      <w:r w:rsidRPr="00F40D4B">
        <w:rPr>
          <w:rtl/>
        </w:rPr>
        <w:t xml:space="preserve">, </w:t>
      </w:r>
      <w:r w:rsidR="0061072B">
        <w:rPr>
          <w:rFonts w:hint="cs"/>
          <w:rtl/>
        </w:rPr>
        <w:t xml:space="preserve">ופרי קונה מטבע </w:t>
      </w:r>
    </w:p>
    <w:p w14:paraId="78DA07DE" w14:textId="00F93AE7" w:rsidR="0061072B" w:rsidRDefault="006F071F" w:rsidP="0061072B">
      <w:pPr>
        <w:pStyle w:val="36"/>
        <w:framePr w:wrap="notBeside"/>
        <w:rPr>
          <w:rtl/>
        </w:rPr>
      </w:pPr>
      <w:r w:rsidRPr="00F40D4B">
        <w:rPr>
          <w:rtl/>
        </w:rPr>
        <w:t>בזקנות</w:t>
      </w:r>
      <w:r w:rsidR="00B872BD">
        <w:rPr>
          <w:rFonts w:hint="cs"/>
          <w:rtl/>
        </w:rPr>
        <w:t>ו</w:t>
      </w:r>
      <w:r w:rsidRPr="00F40D4B">
        <w:rPr>
          <w:rtl/>
        </w:rPr>
        <w:t xml:space="preserve"> סבר:</w:t>
      </w:r>
    </w:p>
    <w:p w14:paraId="39EF8A30" w14:textId="33A0463B" w:rsidR="006F071F" w:rsidRPr="00F40D4B" w:rsidRDefault="006F071F" w:rsidP="0061072B">
      <w:pPr>
        <w:rPr>
          <w:rtl/>
        </w:rPr>
      </w:pPr>
      <w:r w:rsidRPr="00F40D4B">
        <w:rPr>
          <w:rtl/>
        </w:rPr>
        <w:t>כס</w:t>
      </w:r>
      <w:r w:rsidR="00B872BD">
        <w:rPr>
          <w:rFonts w:hint="cs"/>
          <w:rtl/>
        </w:rPr>
        <w:t>ף</w:t>
      </w:r>
      <w:r w:rsidRPr="00F40D4B">
        <w:rPr>
          <w:rtl/>
        </w:rPr>
        <w:t xml:space="preserve"> דחריף - הוי טבעא, זהב דלא חריף - הוי פירא, וקני פירא לטבעא.</w:t>
      </w:r>
    </w:p>
    <w:p w14:paraId="35952017" w14:textId="77777777" w:rsidR="006F071F" w:rsidRPr="00F40D4B" w:rsidRDefault="006F071F" w:rsidP="00A6533C">
      <w:pPr>
        <w:pStyle w:val="affe"/>
        <w:framePr w:wrap="around"/>
        <w:rPr>
          <w:rtl/>
        </w:rPr>
      </w:pPr>
      <w:r w:rsidRPr="00F40D4B">
        <w:rPr>
          <w:rtl/>
        </w:rPr>
        <w:t>מד:</w:t>
      </w:r>
    </w:p>
    <w:p w14:paraId="298A9A3F" w14:textId="77777777" w:rsidR="0061072B" w:rsidRDefault="006F071F" w:rsidP="0061072B">
      <w:pPr>
        <w:pStyle w:val="36"/>
        <w:framePr w:wrap="notBeside"/>
        <w:rPr>
          <w:rtl/>
        </w:rPr>
      </w:pPr>
      <w:r w:rsidRPr="00F40D4B">
        <w:rPr>
          <w:rtl/>
        </w:rPr>
        <w:t>- רב אשי:</w:t>
      </w:r>
    </w:p>
    <w:p w14:paraId="34FCE53A" w14:textId="28719F4C" w:rsidR="006F071F" w:rsidRPr="00F40D4B" w:rsidRDefault="006F071F" w:rsidP="009B508D">
      <w:pPr>
        <w:rPr>
          <w:rtl/>
        </w:rPr>
      </w:pPr>
      <w:r w:rsidRPr="00F40D4B">
        <w:rPr>
          <w:rtl/>
        </w:rPr>
        <w:t>כילדותיה מסתבר</w:t>
      </w:r>
      <w:r w:rsidR="0061072B">
        <w:rPr>
          <w:rFonts w:hint="cs"/>
          <w:rtl/>
        </w:rPr>
        <w:t>,</w:t>
      </w:r>
      <w:r w:rsidRPr="00F40D4B">
        <w:rPr>
          <w:rtl/>
        </w:rPr>
        <w:t xml:space="preserve"> </w:t>
      </w:r>
      <w:r w:rsidRPr="0044176A">
        <w:rPr>
          <w:rStyle w:val="affffc"/>
          <w:rtl/>
        </w:rPr>
        <w:t>מדתני</w:t>
      </w:r>
      <w:r w:rsidRPr="00F40D4B">
        <w:rPr>
          <w:rtl/>
        </w:rPr>
        <w:t xml:space="preserve"> הנחשת קונה את הכסף.</w:t>
      </w:r>
    </w:p>
    <w:p w14:paraId="4BC7F9F3" w14:textId="2FF31098" w:rsidR="00B872BD" w:rsidRDefault="006F071F" w:rsidP="009B508D">
      <w:pPr>
        <w:rPr>
          <w:rtl/>
        </w:rPr>
      </w:pPr>
      <w:r w:rsidRPr="00F40D4B">
        <w:rPr>
          <w:rFonts w:hint="cs"/>
          <w:rtl/>
        </w:rPr>
        <w:t>לא מיבעי אי כסף לגבי זהב הוא כפרי</w:t>
      </w:r>
      <w:r w:rsidR="0044176A">
        <w:rPr>
          <w:rFonts w:hint="cs"/>
          <w:rtl/>
        </w:rPr>
        <w:t>,</w:t>
      </w:r>
      <w:r w:rsidRPr="00F40D4B">
        <w:rPr>
          <w:rFonts w:hint="cs"/>
          <w:rtl/>
        </w:rPr>
        <w:t xml:space="preserve"> אלא אפי' אי טבעא הוא</w:t>
      </w:r>
    </w:p>
    <w:p w14:paraId="1AE71AD6" w14:textId="5D96794F" w:rsidR="00A6533C" w:rsidRPr="00F40D4B" w:rsidRDefault="006F071F" w:rsidP="009B508D">
      <w:pPr>
        <w:rPr>
          <w:rtl/>
        </w:rPr>
      </w:pPr>
      <w:r w:rsidRPr="00F40D4B">
        <w:rPr>
          <w:rFonts w:hint="cs"/>
          <w:rtl/>
        </w:rPr>
        <w:t xml:space="preserve"> איצטריך לומר אפי' לגבי נחושת דחריף</w:t>
      </w:r>
      <w:r w:rsidR="00B872BD">
        <w:rPr>
          <w:rFonts w:hint="cs"/>
          <w:rtl/>
        </w:rPr>
        <w:t>,</w:t>
      </w:r>
    </w:p>
    <w:p w14:paraId="475EFEA0" w14:textId="77777777" w:rsidR="00B872BD" w:rsidRDefault="006F071F" w:rsidP="009B508D">
      <w:pPr>
        <w:rPr>
          <w:rtl/>
        </w:rPr>
      </w:pPr>
      <w:r w:rsidRPr="00F40D4B">
        <w:rPr>
          <w:rFonts w:hint="cs"/>
          <w:rtl/>
        </w:rPr>
        <w:t xml:space="preserve">דלא לימא </w:t>
      </w:r>
      <w:r w:rsidR="0061072B">
        <w:rPr>
          <w:rFonts w:hint="cs"/>
          <w:rtl/>
        </w:rPr>
        <w:t xml:space="preserve">שבמקום </w:t>
      </w:r>
      <w:r w:rsidR="00B872BD">
        <w:rPr>
          <w:rFonts w:hint="cs"/>
          <w:rtl/>
        </w:rPr>
        <w:t xml:space="preserve">שיוצאים בהוצאה הם </w:t>
      </w:r>
      <w:r w:rsidRPr="00F40D4B">
        <w:rPr>
          <w:rFonts w:hint="cs"/>
          <w:rtl/>
        </w:rPr>
        <w:t>חריפי</w:t>
      </w:r>
      <w:r w:rsidR="00B872BD">
        <w:rPr>
          <w:rFonts w:hint="cs"/>
          <w:rtl/>
        </w:rPr>
        <w:t xml:space="preserve">ם יותר מכסף, </w:t>
      </w:r>
    </w:p>
    <w:p w14:paraId="1BF93C6A" w14:textId="77777777" w:rsidR="00187F4F" w:rsidRDefault="006F071F" w:rsidP="00187F4F">
      <w:pPr>
        <w:pStyle w:val="36"/>
        <w:framePr w:wrap="notBeside"/>
        <w:rPr>
          <w:rtl/>
        </w:rPr>
      </w:pPr>
      <w:r w:rsidRPr="00187F4F">
        <w:rPr>
          <w:rStyle w:val="affffc"/>
          <w:rFonts w:hint="cs"/>
          <w:rtl/>
        </w:rPr>
        <w:t>קמ''ל</w:t>
      </w:r>
      <w:r w:rsidRPr="00F40D4B">
        <w:rPr>
          <w:rFonts w:hint="cs"/>
          <w:rtl/>
        </w:rPr>
        <w:t xml:space="preserve"> </w:t>
      </w:r>
    </w:p>
    <w:p w14:paraId="4E84724D" w14:textId="1BBFAE98" w:rsidR="006F071F" w:rsidRPr="00F40D4B" w:rsidRDefault="00187F4F" w:rsidP="009B508D">
      <w:pPr>
        <w:rPr>
          <w:rtl/>
        </w:rPr>
      </w:pPr>
      <w:r>
        <w:rPr>
          <w:rFonts w:hint="cs"/>
          <w:rtl/>
        </w:rPr>
        <w:t>כ</w:t>
      </w:r>
      <w:r w:rsidR="006F071F" w:rsidRPr="00F40D4B">
        <w:rPr>
          <w:rFonts w:hint="cs"/>
          <w:rtl/>
        </w:rPr>
        <w:t>יון דיש מקום דלא סגי ביה</w:t>
      </w:r>
      <w:r w:rsidR="00B872BD">
        <w:rPr>
          <w:rFonts w:hint="cs"/>
          <w:rtl/>
        </w:rPr>
        <w:t xml:space="preserve">- </w:t>
      </w:r>
      <w:r w:rsidR="006F071F" w:rsidRPr="00F40D4B">
        <w:rPr>
          <w:rFonts w:hint="cs"/>
          <w:rtl/>
        </w:rPr>
        <w:t xml:space="preserve"> פירא הוי.</w:t>
      </w:r>
    </w:p>
    <w:p w14:paraId="64009163" w14:textId="77777777" w:rsidR="00A6533C" w:rsidRPr="00F40D4B" w:rsidRDefault="00A6533C" w:rsidP="00A6533C">
      <w:pPr>
        <w:pStyle w:val="aff9"/>
        <w:rPr>
          <w:rtl/>
        </w:rPr>
      </w:pPr>
      <w:r w:rsidRPr="00F40D4B">
        <w:rPr>
          <w:rtl/>
        </w:rPr>
        <w:t>***</w:t>
      </w:r>
    </w:p>
    <w:p w14:paraId="0CAB0434" w14:textId="2AB7772F" w:rsidR="006F071F" w:rsidRPr="00F40D4B" w:rsidRDefault="006F071F" w:rsidP="0044176A">
      <w:pPr>
        <w:pStyle w:val="affff9"/>
        <w:rPr>
          <w:rtl/>
        </w:rPr>
      </w:pPr>
      <w:r w:rsidRPr="00F40D4B">
        <w:rPr>
          <w:rtl/>
        </w:rPr>
        <w:lastRenderedPageBreak/>
        <w:t>ואף רבי חייא סבר זהב טבעא הוי.</w:t>
      </w:r>
    </w:p>
    <w:p w14:paraId="6E01BF47" w14:textId="77777777" w:rsidR="00B872BD" w:rsidRDefault="006F071F" w:rsidP="00B872BD">
      <w:pPr>
        <w:pStyle w:val="36"/>
        <w:framePr w:wrap="notBeside"/>
        <w:rPr>
          <w:rtl/>
        </w:rPr>
      </w:pPr>
      <w:r w:rsidRPr="00F40D4B">
        <w:rPr>
          <w:rtl/>
        </w:rPr>
        <w:t xml:space="preserve">דרב </w:t>
      </w:r>
    </w:p>
    <w:p w14:paraId="17CD08FF" w14:textId="7BB6A71D" w:rsidR="006F071F" w:rsidRPr="00F40D4B" w:rsidRDefault="00B872BD" w:rsidP="009B508D">
      <w:pPr>
        <w:rPr>
          <w:rtl/>
        </w:rPr>
      </w:pPr>
      <w:r>
        <w:rPr>
          <w:rFonts w:hint="cs"/>
          <w:rtl/>
        </w:rPr>
        <w:t>ל</w:t>
      </w:r>
      <w:r w:rsidR="006F071F" w:rsidRPr="00F40D4B">
        <w:rPr>
          <w:rFonts w:hint="cs"/>
          <w:rtl/>
        </w:rPr>
        <w:t>ווה מבת ר''ח</w:t>
      </w:r>
      <w:r w:rsidR="006F071F" w:rsidRPr="00F40D4B">
        <w:rPr>
          <w:rtl/>
        </w:rPr>
        <w:t>, לסוף אייקור דינרי.</w:t>
      </w:r>
      <w:r w:rsidR="006F071F" w:rsidRPr="00F40D4B">
        <w:rPr>
          <w:rFonts w:hint="cs"/>
          <w:rtl/>
        </w:rPr>
        <w:t xml:space="preserve"> </w:t>
      </w:r>
      <w:r w:rsidR="006F071F" w:rsidRPr="00B872BD">
        <w:rPr>
          <w:rStyle w:val="affffc"/>
          <w:rtl/>
        </w:rPr>
        <w:t>א"ל</w:t>
      </w:r>
      <w:r>
        <w:rPr>
          <w:rStyle w:val="affffc"/>
          <w:rFonts w:hint="cs"/>
          <w:rtl/>
        </w:rPr>
        <w:t xml:space="preserve"> ר''ח</w:t>
      </w:r>
      <w:r w:rsidR="006F071F" w:rsidRPr="00B872BD">
        <w:rPr>
          <w:rStyle w:val="affffc"/>
          <w:rtl/>
        </w:rPr>
        <w:t>:</w:t>
      </w:r>
      <w:r w:rsidR="006F071F" w:rsidRPr="00F40D4B">
        <w:rPr>
          <w:rtl/>
        </w:rPr>
        <w:t xml:space="preserve"> </w:t>
      </w:r>
      <w:r>
        <w:rPr>
          <w:rFonts w:hint="cs"/>
          <w:rtl/>
        </w:rPr>
        <w:t xml:space="preserve">שלם לה </w:t>
      </w:r>
      <w:r w:rsidR="006F071F" w:rsidRPr="00F40D4B">
        <w:rPr>
          <w:rtl/>
        </w:rPr>
        <w:t>טבין ותקילין.</w:t>
      </w:r>
    </w:p>
    <w:p w14:paraId="2FDEEAC4" w14:textId="0879EF95" w:rsidR="006F071F" w:rsidRPr="00F40D4B" w:rsidRDefault="006F071F" w:rsidP="009B508D">
      <w:pPr>
        <w:rPr>
          <w:rtl/>
        </w:rPr>
      </w:pPr>
      <w:r w:rsidRPr="00F40D4B">
        <w:rPr>
          <w:rFonts w:hint="cs"/>
          <w:rtl/>
        </w:rPr>
        <w:t xml:space="preserve">אי זהב </w:t>
      </w:r>
      <w:r w:rsidRPr="00F40D4B">
        <w:rPr>
          <w:rtl/>
        </w:rPr>
        <w:t>טבעא הוי שפיר.</w:t>
      </w:r>
      <w:r w:rsidRPr="00F40D4B">
        <w:rPr>
          <w:rFonts w:hint="cs"/>
          <w:rtl/>
        </w:rPr>
        <w:t xml:space="preserve"> אלא </w:t>
      </w:r>
      <w:r w:rsidRPr="00F40D4B">
        <w:rPr>
          <w:rtl/>
        </w:rPr>
        <w:t xml:space="preserve">אי פירא הוי, </w:t>
      </w:r>
      <w:r w:rsidR="00B872BD">
        <w:rPr>
          <w:rFonts w:hint="cs"/>
          <w:rtl/>
        </w:rPr>
        <w:t xml:space="preserve">הו''ל </w:t>
      </w:r>
      <w:r w:rsidRPr="00F40D4B">
        <w:rPr>
          <w:rtl/>
        </w:rPr>
        <w:t>סאה בסאה, ואסור</w:t>
      </w:r>
      <w:r w:rsidRPr="00F40D4B">
        <w:rPr>
          <w:rFonts w:hint="cs"/>
          <w:rtl/>
        </w:rPr>
        <w:t>.</w:t>
      </w:r>
    </w:p>
    <w:p w14:paraId="4EC0F4E9" w14:textId="54B3594A" w:rsidR="00B872BD" w:rsidRDefault="006F071F" w:rsidP="00B872BD">
      <w:pPr>
        <w:pStyle w:val="36"/>
        <w:framePr w:wrap="notBeside"/>
        <w:rPr>
          <w:rtl/>
        </w:rPr>
      </w:pPr>
      <w:r w:rsidRPr="00F40D4B">
        <w:rPr>
          <w:rFonts w:hint="cs"/>
          <w:rtl/>
        </w:rPr>
        <w:t>-</w:t>
      </w:r>
      <w:r w:rsidR="0044176A">
        <w:rPr>
          <w:rFonts w:hint="cs"/>
          <w:rtl/>
        </w:rPr>
        <w:t xml:space="preserve"> </w:t>
      </w:r>
      <w:r w:rsidR="00B872BD">
        <w:rPr>
          <w:rFonts w:hint="cs"/>
          <w:rtl/>
        </w:rPr>
        <w:t xml:space="preserve">א. </w:t>
      </w:r>
    </w:p>
    <w:p w14:paraId="15E129A9" w14:textId="5BEA0CC6" w:rsidR="006F071F" w:rsidRPr="00F40D4B" w:rsidRDefault="0044176A" w:rsidP="009B508D">
      <w:pPr>
        <w:rPr>
          <w:rtl/>
        </w:rPr>
      </w:pPr>
      <w:r>
        <w:rPr>
          <w:rFonts w:hint="cs"/>
          <w:rtl/>
        </w:rPr>
        <w:t>לרב היו גם דינרים</w:t>
      </w:r>
      <w:r w:rsidR="006F071F" w:rsidRPr="00F40D4B">
        <w:rPr>
          <w:rtl/>
        </w:rPr>
        <w:t xml:space="preserve">, </w:t>
      </w:r>
      <w:r w:rsidR="006F071F" w:rsidRPr="00F40D4B">
        <w:rPr>
          <w:rFonts w:hint="cs"/>
          <w:rtl/>
        </w:rPr>
        <w:t>ו</w:t>
      </w:r>
      <w:r w:rsidR="006F071F" w:rsidRPr="00F40D4B">
        <w:rPr>
          <w:rtl/>
        </w:rPr>
        <w:t>נעשה כאומר לה הלויני עד שיבא בני או עד שאמצא מפתח.</w:t>
      </w:r>
    </w:p>
    <w:p w14:paraId="527DA12C" w14:textId="46F2C0B8" w:rsidR="00B872BD" w:rsidRDefault="006F071F" w:rsidP="00B872BD">
      <w:pPr>
        <w:pStyle w:val="36"/>
        <w:framePr w:wrap="notBeside"/>
        <w:rPr>
          <w:rtl/>
        </w:rPr>
      </w:pPr>
      <w:r w:rsidRPr="00F40D4B">
        <w:rPr>
          <w:rFonts w:hint="cs"/>
          <w:rtl/>
        </w:rPr>
        <w:t>-</w:t>
      </w:r>
      <w:r w:rsidR="00B872BD">
        <w:rPr>
          <w:rFonts w:hint="cs"/>
          <w:rtl/>
        </w:rPr>
        <w:t xml:space="preserve"> רבא: ב. </w:t>
      </w:r>
    </w:p>
    <w:p w14:paraId="11956A63" w14:textId="77777777" w:rsidR="00B872BD" w:rsidRDefault="006F071F" w:rsidP="00B872BD">
      <w:pPr>
        <w:rPr>
          <w:rtl/>
        </w:rPr>
      </w:pPr>
      <w:r w:rsidRPr="00B872BD">
        <w:rPr>
          <w:rStyle w:val="affffc"/>
          <w:rtl/>
        </w:rPr>
        <w:t>האי תנא סבר</w:t>
      </w:r>
      <w:r w:rsidRPr="00F40D4B">
        <w:rPr>
          <w:rtl/>
        </w:rPr>
        <w:t xml:space="preserve"> </w:t>
      </w:r>
      <w:r w:rsidRPr="00F40D4B">
        <w:rPr>
          <w:rFonts w:hint="cs"/>
          <w:rtl/>
        </w:rPr>
        <w:t>זהב</w:t>
      </w:r>
      <w:r w:rsidRPr="00F40D4B">
        <w:rPr>
          <w:rtl/>
        </w:rPr>
        <w:t xml:space="preserve"> טבעא הוי, </w:t>
      </w:r>
    </w:p>
    <w:p w14:paraId="35247254" w14:textId="77777777" w:rsidR="00B872BD" w:rsidRDefault="006F071F" w:rsidP="00B872BD">
      <w:pPr>
        <w:pStyle w:val="36"/>
        <w:framePr w:wrap="notBeside"/>
        <w:rPr>
          <w:rtl/>
        </w:rPr>
      </w:pPr>
      <w:r w:rsidRPr="00B872BD">
        <w:rPr>
          <w:rStyle w:val="affffc"/>
          <w:rtl/>
        </w:rPr>
        <w:t>דתניא:</w:t>
      </w:r>
      <w:r w:rsidRPr="00F40D4B">
        <w:rPr>
          <w:rtl/>
        </w:rPr>
        <w:t xml:space="preserve"> </w:t>
      </w:r>
    </w:p>
    <w:p w14:paraId="20A810E1" w14:textId="3AE7F0AA" w:rsidR="006F071F" w:rsidRPr="00F40D4B" w:rsidRDefault="00B872BD" w:rsidP="00B872BD">
      <w:pPr>
        <w:rPr>
          <w:rtl/>
        </w:rPr>
      </w:pPr>
      <w:r w:rsidRPr="00B872BD">
        <w:rPr>
          <w:rFonts w:hint="cs"/>
          <w:b/>
          <w:bCs/>
          <w:rtl/>
        </w:rPr>
        <w:t>פ</w:t>
      </w:r>
      <w:r w:rsidR="006F071F" w:rsidRPr="00B872BD">
        <w:rPr>
          <w:b/>
          <w:bCs/>
          <w:rtl/>
        </w:rPr>
        <w:t>רוטה שאמרו</w:t>
      </w:r>
      <w:r w:rsidR="006F071F" w:rsidRPr="00F40D4B">
        <w:rPr>
          <w:rtl/>
        </w:rPr>
        <w:t xml:space="preserve"> אחד משמונה באיסר האיטלקי</w:t>
      </w:r>
      <w:r>
        <w:rPr>
          <w:rFonts w:hint="cs"/>
          <w:rtl/>
        </w:rPr>
        <w:t xml:space="preserve"> </w:t>
      </w:r>
      <w:r w:rsidR="006F071F" w:rsidRPr="00B872BD">
        <w:rPr>
          <w:rStyle w:val="affffc"/>
          <w:rFonts w:hint="cs"/>
          <w:rtl/>
        </w:rPr>
        <w:t>ונפק''מ</w:t>
      </w:r>
      <w:r>
        <w:rPr>
          <w:rFonts w:hint="cs"/>
          <w:rtl/>
        </w:rPr>
        <w:t xml:space="preserve"> </w:t>
      </w:r>
      <w:r w:rsidR="006F071F" w:rsidRPr="00F40D4B">
        <w:rPr>
          <w:rtl/>
        </w:rPr>
        <w:t>לקדושי אשה.</w:t>
      </w:r>
    </w:p>
    <w:p w14:paraId="6A9C4BD9" w14:textId="454F5ADC" w:rsidR="006F071F" w:rsidRPr="00F40D4B" w:rsidRDefault="006F071F" w:rsidP="009B508D">
      <w:pPr>
        <w:rPr>
          <w:rtl/>
        </w:rPr>
      </w:pPr>
      <w:r w:rsidRPr="00B872BD">
        <w:rPr>
          <w:b/>
          <w:bCs/>
          <w:rtl/>
        </w:rPr>
        <w:t>איסר -</w:t>
      </w:r>
      <w:r w:rsidRPr="00F40D4B">
        <w:rPr>
          <w:rtl/>
        </w:rPr>
        <w:t xml:space="preserve"> אחד </w:t>
      </w:r>
      <w:r w:rsidR="00B872BD">
        <w:rPr>
          <w:rFonts w:hint="cs"/>
          <w:rtl/>
        </w:rPr>
        <w:t xml:space="preserve">מכ''ד </w:t>
      </w:r>
      <w:r w:rsidRPr="00F40D4B">
        <w:rPr>
          <w:rtl/>
        </w:rPr>
        <w:t>בדינר של כסף.</w:t>
      </w:r>
      <w:r w:rsidRPr="00F40D4B">
        <w:rPr>
          <w:rFonts w:hint="cs"/>
          <w:rtl/>
        </w:rPr>
        <w:t xml:space="preserve"> </w:t>
      </w:r>
      <w:r w:rsidRPr="00B872BD">
        <w:rPr>
          <w:rStyle w:val="affffc"/>
          <w:rFonts w:hint="cs"/>
          <w:rtl/>
        </w:rPr>
        <w:t xml:space="preserve">ונפק''מ </w:t>
      </w:r>
      <w:r w:rsidRPr="00B872BD">
        <w:rPr>
          <w:rStyle w:val="affffc"/>
          <w:rtl/>
        </w:rPr>
        <w:t>-</w:t>
      </w:r>
      <w:r w:rsidRPr="00F40D4B">
        <w:rPr>
          <w:rtl/>
        </w:rPr>
        <w:t xml:space="preserve"> למקח וממכר.</w:t>
      </w:r>
    </w:p>
    <w:p w14:paraId="0916A1F2" w14:textId="77777777" w:rsidR="006F071F" w:rsidRPr="00F40D4B" w:rsidRDefault="006F071F" w:rsidP="009B508D">
      <w:pPr>
        <w:rPr>
          <w:rtl/>
        </w:rPr>
      </w:pPr>
      <w:r w:rsidRPr="00B872BD">
        <w:rPr>
          <w:b/>
          <w:bCs/>
          <w:rtl/>
        </w:rPr>
        <w:t>דינר של כסף</w:t>
      </w:r>
      <w:r w:rsidRPr="00F40D4B">
        <w:rPr>
          <w:rtl/>
        </w:rPr>
        <w:t xml:space="preserve"> - אחד מ</w:t>
      </w:r>
      <w:r w:rsidRPr="00F40D4B">
        <w:rPr>
          <w:rFonts w:hint="cs"/>
          <w:rtl/>
        </w:rPr>
        <w:t>כ''ה</w:t>
      </w:r>
      <w:r w:rsidRPr="00F40D4B">
        <w:rPr>
          <w:rtl/>
        </w:rPr>
        <w:t xml:space="preserve"> בדינר של זהב, </w:t>
      </w:r>
      <w:r w:rsidRPr="00B872BD">
        <w:rPr>
          <w:rStyle w:val="affffc"/>
          <w:rFonts w:hint="cs"/>
          <w:rtl/>
        </w:rPr>
        <w:t>ונפק''מ</w:t>
      </w:r>
      <w:r w:rsidRPr="00B872BD">
        <w:rPr>
          <w:rStyle w:val="affffc"/>
          <w:rtl/>
        </w:rPr>
        <w:t>-</w:t>
      </w:r>
      <w:r w:rsidRPr="00F40D4B">
        <w:rPr>
          <w:rtl/>
        </w:rPr>
        <w:t xml:space="preserve"> לפדיון הבן.</w:t>
      </w:r>
    </w:p>
    <w:p w14:paraId="7C1631F9" w14:textId="08DB4754" w:rsidR="00B872BD" w:rsidRDefault="0044176A" w:rsidP="00B872BD">
      <w:pPr>
        <w:pStyle w:val="36"/>
        <w:framePr w:wrap="notBeside"/>
        <w:rPr>
          <w:rtl/>
        </w:rPr>
      </w:pPr>
      <w:r>
        <w:rPr>
          <w:rFonts w:hint="cs"/>
          <w:rtl/>
        </w:rPr>
        <w:t>-</w:t>
      </w:r>
      <w:r w:rsidR="006F071F" w:rsidRPr="00F40D4B">
        <w:rPr>
          <w:rFonts w:hint="cs"/>
          <w:rtl/>
        </w:rPr>
        <w:t xml:space="preserve"> וש''מ</w:t>
      </w:r>
      <w:r>
        <w:rPr>
          <w:rFonts w:hint="cs"/>
          <w:rtl/>
        </w:rPr>
        <w:t>:</w:t>
      </w:r>
    </w:p>
    <w:p w14:paraId="6C96D815" w14:textId="32D75158" w:rsidR="00A6533C" w:rsidRPr="00B872BD" w:rsidRDefault="006F071F" w:rsidP="00B872BD">
      <w:pPr>
        <w:rPr>
          <w:rStyle w:val="afffff2"/>
          <w:rtl/>
        </w:rPr>
      </w:pPr>
      <w:r w:rsidRPr="00F40D4B">
        <w:rPr>
          <w:rtl/>
        </w:rPr>
        <w:t xml:space="preserve">טבעא הוי – </w:t>
      </w:r>
      <w:r w:rsidRPr="00F40D4B">
        <w:rPr>
          <w:rFonts w:hint="cs"/>
          <w:rtl/>
        </w:rPr>
        <w:t>ול</w:t>
      </w:r>
      <w:r w:rsidR="00B872BD">
        <w:rPr>
          <w:rFonts w:hint="cs"/>
          <w:rtl/>
        </w:rPr>
        <w:t>כך</w:t>
      </w:r>
      <w:r w:rsidRPr="00F40D4B">
        <w:rPr>
          <w:rFonts w:hint="cs"/>
          <w:rtl/>
        </w:rPr>
        <w:t xml:space="preserve"> </w:t>
      </w:r>
      <w:r w:rsidRPr="00F40D4B">
        <w:rPr>
          <w:rtl/>
        </w:rPr>
        <w:t>משער תנא במידי דקיץ.</w:t>
      </w:r>
      <w:r w:rsidR="00B872BD">
        <w:rPr>
          <w:rFonts w:hint="cs"/>
          <w:rtl/>
        </w:rPr>
        <w:t xml:space="preserve"> </w:t>
      </w:r>
      <w:r w:rsidRPr="00B872BD">
        <w:rPr>
          <w:rStyle w:val="afffff2"/>
          <w:rFonts w:hint="cs"/>
          <w:rtl/>
        </w:rPr>
        <w:t>ד</w:t>
      </w:r>
      <w:r w:rsidRPr="00B872BD">
        <w:rPr>
          <w:rStyle w:val="afffff2"/>
          <w:rtl/>
        </w:rPr>
        <w:t xml:space="preserve">אי פירא הוי, משער תנא במידי דאוקיר וזיל? </w:t>
      </w:r>
      <w:r w:rsidRPr="00B872BD">
        <w:rPr>
          <w:rStyle w:val="afffff2"/>
          <w:rFonts w:hint="cs"/>
          <w:rtl/>
        </w:rPr>
        <w:t>הא פעמים שמחזיר הכהן או שמוסיף לכהן</w:t>
      </w:r>
      <w:r w:rsidR="0044176A">
        <w:rPr>
          <w:rStyle w:val="afffff2"/>
          <w:rFonts w:hint="cs"/>
          <w:rtl/>
        </w:rPr>
        <w:t>.</w:t>
      </w:r>
    </w:p>
    <w:p w14:paraId="6F8E8B84" w14:textId="15C61EC3" w:rsidR="006F071F" w:rsidRPr="00F40D4B" w:rsidRDefault="00A6533C" w:rsidP="00A6533C">
      <w:pPr>
        <w:pStyle w:val="aff9"/>
        <w:rPr>
          <w:rtl/>
        </w:rPr>
      </w:pPr>
      <w:r w:rsidRPr="00F40D4B">
        <w:rPr>
          <w:rtl/>
        </w:rPr>
        <w:t>***</w:t>
      </w:r>
    </w:p>
    <w:p w14:paraId="1E469086" w14:textId="77777777" w:rsidR="00B872BD" w:rsidRDefault="006F071F" w:rsidP="00B872BD">
      <w:pPr>
        <w:pStyle w:val="36"/>
        <w:framePr w:wrap="notBeside"/>
        <w:rPr>
          <w:rtl/>
        </w:rPr>
      </w:pPr>
      <w:r w:rsidRPr="00F40D4B">
        <w:rPr>
          <w:rtl/>
        </w:rPr>
        <w:t xml:space="preserve">תנן </w:t>
      </w:r>
      <w:r w:rsidR="00237964" w:rsidRPr="00F40D4B">
        <w:rPr>
          <w:rtl/>
        </w:rPr>
        <w:t>שם</w:t>
      </w:r>
      <w:r w:rsidRPr="00F40D4B">
        <w:rPr>
          <w:rtl/>
        </w:rPr>
        <w:t>,</w:t>
      </w:r>
    </w:p>
    <w:p w14:paraId="4A8B3027" w14:textId="3C89A217" w:rsidR="006F071F" w:rsidRPr="00F40D4B" w:rsidRDefault="00B872BD" w:rsidP="009B508D">
      <w:pPr>
        <w:rPr>
          <w:rtl/>
        </w:rPr>
      </w:pPr>
      <w:r>
        <w:rPr>
          <w:rStyle w:val="affffc"/>
          <w:rFonts w:hint="cs"/>
          <w:rtl/>
        </w:rPr>
        <w:t>ל</w:t>
      </w:r>
      <w:r w:rsidR="006F071F" w:rsidRPr="00B872BD">
        <w:rPr>
          <w:rStyle w:val="affffc"/>
          <w:rtl/>
        </w:rPr>
        <w:t>ב"ש</w:t>
      </w:r>
      <w:r w:rsidR="006F071F" w:rsidRPr="00F40D4B">
        <w:rPr>
          <w:rtl/>
        </w:rPr>
        <w:t xml:space="preserve">: לא יעשה אדם סלעין דינרי זהב, </w:t>
      </w:r>
      <w:r w:rsidR="006F071F" w:rsidRPr="00B872BD">
        <w:rPr>
          <w:rStyle w:val="affffc"/>
          <w:rtl/>
        </w:rPr>
        <w:t>וב"ה</w:t>
      </w:r>
      <w:r w:rsidR="006F071F" w:rsidRPr="00F40D4B">
        <w:rPr>
          <w:rtl/>
        </w:rPr>
        <w:t xml:space="preserve"> מתירין.</w:t>
      </w:r>
    </w:p>
    <w:p w14:paraId="6D5EAB00" w14:textId="21F204CB" w:rsidR="00A6533C" w:rsidRPr="00F40D4B" w:rsidRDefault="006F071F" w:rsidP="009B508D">
      <w:pPr>
        <w:rPr>
          <w:rtl/>
        </w:rPr>
      </w:pPr>
      <w:r w:rsidRPr="00B872BD">
        <w:rPr>
          <w:rStyle w:val="affffc"/>
          <w:rtl/>
        </w:rPr>
        <w:t>רי"ו ור</w:t>
      </w:r>
      <w:r w:rsidRPr="00B872BD">
        <w:rPr>
          <w:rStyle w:val="affffc"/>
          <w:rFonts w:hint="cs"/>
          <w:rtl/>
        </w:rPr>
        <w:t>"ל</w:t>
      </w:r>
      <w:r w:rsidRPr="00F40D4B">
        <w:rPr>
          <w:rtl/>
        </w:rPr>
        <w:t>: מחלוקת בסלעים על דינרין,</w:t>
      </w:r>
    </w:p>
    <w:p w14:paraId="73CD8D27" w14:textId="4F73DD49" w:rsidR="00A6533C" w:rsidRPr="00F40D4B" w:rsidRDefault="00B872BD" w:rsidP="009B508D">
      <w:pPr>
        <w:rPr>
          <w:rtl/>
        </w:rPr>
      </w:pPr>
      <w:r w:rsidRPr="00B872BD">
        <w:rPr>
          <w:rStyle w:val="affffc"/>
          <w:rFonts w:hint="cs"/>
          <w:rtl/>
        </w:rPr>
        <w:t>ל</w:t>
      </w:r>
      <w:r w:rsidR="006F071F" w:rsidRPr="00B872BD">
        <w:rPr>
          <w:rStyle w:val="affffc"/>
          <w:rtl/>
        </w:rPr>
        <w:t>ב"ש:</w:t>
      </w:r>
      <w:r w:rsidR="006F071F" w:rsidRPr="00F40D4B">
        <w:rPr>
          <w:rtl/>
        </w:rPr>
        <w:t xml:space="preserve"> כספא טבעא</w:t>
      </w:r>
      <w:r w:rsidR="0044176A">
        <w:rPr>
          <w:rFonts w:hint="cs"/>
          <w:rtl/>
        </w:rPr>
        <w:t>,</w:t>
      </w:r>
      <w:r w:rsidR="006F071F" w:rsidRPr="00F40D4B">
        <w:rPr>
          <w:rtl/>
        </w:rPr>
        <w:t xml:space="preserve"> ו</w:t>
      </w:r>
      <w:r w:rsidR="0044176A">
        <w:rPr>
          <w:rFonts w:hint="cs"/>
          <w:rtl/>
        </w:rPr>
        <w:t>זהב</w:t>
      </w:r>
      <w:r w:rsidR="006F071F" w:rsidRPr="00F40D4B">
        <w:rPr>
          <w:rtl/>
        </w:rPr>
        <w:t xml:space="preserve"> פירא, וטבעא אפירא לא מחללינן,</w:t>
      </w:r>
    </w:p>
    <w:p w14:paraId="2BF0B122" w14:textId="2E47C1B2" w:rsidR="006F071F" w:rsidRPr="00F40D4B" w:rsidRDefault="00B872BD" w:rsidP="009B508D">
      <w:pPr>
        <w:rPr>
          <w:rtl/>
        </w:rPr>
      </w:pPr>
      <w:r>
        <w:rPr>
          <w:rStyle w:val="affffc"/>
          <w:rFonts w:hint="cs"/>
          <w:rtl/>
        </w:rPr>
        <w:t>ל</w:t>
      </w:r>
      <w:r w:rsidR="006F071F" w:rsidRPr="00B872BD">
        <w:rPr>
          <w:rStyle w:val="affffc"/>
          <w:rtl/>
        </w:rPr>
        <w:t>ב"ה</w:t>
      </w:r>
      <w:r w:rsidR="006F071F" w:rsidRPr="00F40D4B">
        <w:rPr>
          <w:rtl/>
        </w:rPr>
        <w:t>: כספא פירא, ו</w:t>
      </w:r>
      <w:r w:rsidR="0044176A">
        <w:rPr>
          <w:rFonts w:hint="cs"/>
          <w:rtl/>
        </w:rPr>
        <w:t>ז</w:t>
      </w:r>
      <w:r w:rsidR="006F071F" w:rsidRPr="00F40D4B">
        <w:rPr>
          <w:rtl/>
        </w:rPr>
        <w:t>הב טבעא, ופירא אטבעא מחללינן.</w:t>
      </w:r>
    </w:p>
    <w:p w14:paraId="4BC83812" w14:textId="373A24AC" w:rsidR="006F071F" w:rsidRPr="00F40D4B" w:rsidRDefault="006F071F" w:rsidP="009B508D">
      <w:pPr>
        <w:rPr>
          <w:rtl/>
        </w:rPr>
      </w:pPr>
      <w:r w:rsidRPr="00F40D4B">
        <w:rPr>
          <w:rtl/>
        </w:rPr>
        <w:t xml:space="preserve">אבל פירות על דינרין </w:t>
      </w:r>
      <w:r w:rsidR="0044176A">
        <w:rPr>
          <w:rtl/>
        </w:rPr>
        <w:t>–</w:t>
      </w:r>
      <w:r w:rsidRPr="00F40D4B">
        <w:rPr>
          <w:rtl/>
        </w:rPr>
        <w:t xml:space="preserve"> </w:t>
      </w:r>
      <w:r w:rsidR="0044176A">
        <w:rPr>
          <w:rFonts w:hint="cs"/>
          <w:rtl/>
        </w:rPr>
        <w:t xml:space="preserve">לכו''ע </w:t>
      </w:r>
      <w:r w:rsidRPr="00F40D4B">
        <w:rPr>
          <w:rtl/>
        </w:rPr>
        <w:t>מחללין.</w:t>
      </w:r>
      <w:r w:rsidRPr="00F40D4B">
        <w:rPr>
          <w:rFonts w:hint="cs"/>
          <w:rtl/>
        </w:rPr>
        <w:t xml:space="preserve"> </w:t>
      </w:r>
      <w:r w:rsidRPr="00F40D4B">
        <w:rPr>
          <w:rtl/>
        </w:rPr>
        <w:t>- דהוה אכסף לב"ה.</w:t>
      </w:r>
    </w:p>
    <w:p w14:paraId="207E88D1" w14:textId="71B0D0C1" w:rsidR="00A6533C" w:rsidRPr="00F40D4B" w:rsidRDefault="006F071F" w:rsidP="009B508D">
      <w:pPr>
        <w:rPr>
          <w:rtl/>
        </w:rPr>
      </w:pPr>
      <w:r w:rsidRPr="0044176A">
        <w:rPr>
          <w:b/>
          <w:bCs/>
          <w:rtl/>
        </w:rPr>
        <w:t>כסף לב"ה,</w:t>
      </w:r>
      <w:r w:rsidRPr="00F40D4B">
        <w:rPr>
          <w:rtl/>
        </w:rPr>
        <w:t xml:space="preserve"> </w:t>
      </w:r>
      <w:r w:rsidR="00B872BD">
        <w:rPr>
          <w:rFonts w:hint="cs"/>
          <w:rtl/>
        </w:rPr>
        <w:t xml:space="preserve">אף </w:t>
      </w:r>
      <w:r w:rsidRPr="00F40D4B">
        <w:rPr>
          <w:rtl/>
        </w:rPr>
        <w:t>לגבי זהב פירא הוי, לגבי פירא - טבעא הוי,</w:t>
      </w:r>
    </w:p>
    <w:p w14:paraId="5B230BBB" w14:textId="286CE2E6" w:rsidR="006F071F" w:rsidRPr="00F40D4B" w:rsidRDefault="006F071F" w:rsidP="009B508D">
      <w:pPr>
        <w:rPr>
          <w:rtl/>
        </w:rPr>
      </w:pPr>
      <w:r w:rsidRPr="0044176A">
        <w:rPr>
          <w:b/>
          <w:bCs/>
          <w:rtl/>
        </w:rPr>
        <w:t>זהב לב"ש,</w:t>
      </w:r>
      <w:r w:rsidRPr="00F40D4B">
        <w:rPr>
          <w:rtl/>
        </w:rPr>
        <w:t xml:space="preserve"> </w:t>
      </w:r>
      <w:r w:rsidR="00B872BD">
        <w:rPr>
          <w:rFonts w:hint="cs"/>
          <w:rtl/>
        </w:rPr>
        <w:t xml:space="preserve">אף </w:t>
      </w:r>
      <w:r w:rsidR="0044176A">
        <w:rPr>
          <w:rFonts w:hint="cs"/>
          <w:rtl/>
        </w:rPr>
        <w:t>ד</w:t>
      </w:r>
      <w:r w:rsidR="00B872BD">
        <w:rPr>
          <w:rFonts w:hint="cs"/>
          <w:rtl/>
        </w:rPr>
        <w:t xml:space="preserve">לגבי </w:t>
      </w:r>
      <w:r w:rsidRPr="00F40D4B">
        <w:rPr>
          <w:rtl/>
        </w:rPr>
        <w:t>כס</w:t>
      </w:r>
      <w:r w:rsidR="00B872BD">
        <w:rPr>
          <w:rFonts w:hint="cs"/>
          <w:rtl/>
        </w:rPr>
        <w:t xml:space="preserve">ף </w:t>
      </w:r>
      <w:r w:rsidRPr="00F40D4B">
        <w:rPr>
          <w:rtl/>
        </w:rPr>
        <w:t>פירא הוי, לגבי פירא טבעא הוי.</w:t>
      </w:r>
    </w:p>
    <w:p w14:paraId="6A85FC4B" w14:textId="77777777" w:rsidR="006F071F" w:rsidRPr="00F40D4B" w:rsidRDefault="006F071F" w:rsidP="009B508D">
      <w:r w:rsidRPr="00B872BD">
        <w:rPr>
          <w:rStyle w:val="affffc"/>
          <w:rtl/>
        </w:rPr>
        <w:t>וחד אמר:</w:t>
      </w:r>
      <w:r w:rsidRPr="00F40D4B">
        <w:rPr>
          <w:rtl/>
        </w:rPr>
        <w:t xml:space="preserve"> אף בפירות על דינרין מחלוקת.</w:t>
      </w:r>
    </w:p>
    <w:p w14:paraId="6F226291" w14:textId="77777777" w:rsidR="00B872BD" w:rsidRDefault="006F071F" w:rsidP="00B872BD">
      <w:pPr>
        <w:pStyle w:val="36"/>
        <w:framePr w:wrap="notBeside"/>
        <w:rPr>
          <w:rtl/>
        </w:rPr>
      </w:pPr>
      <w:r w:rsidRPr="00F40D4B">
        <w:rPr>
          <w:rFonts w:hint="cs"/>
          <w:rtl/>
        </w:rPr>
        <w:t xml:space="preserve">ולמ''ד </w:t>
      </w:r>
    </w:p>
    <w:p w14:paraId="1A819D42" w14:textId="41518506" w:rsidR="006F071F" w:rsidRPr="00F40D4B" w:rsidRDefault="00B872BD" w:rsidP="00B872BD">
      <w:pPr>
        <w:rPr>
          <w:rtl/>
        </w:rPr>
      </w:pPr>
      <w:r>
        <w:rPr>
          <w:rFonts w:hint="cs"/>
          <w:rtl/>
        </w:rPr>
        <w:lastRenderedPageBreak/>
        <w:t>ז</w:t>
      </w:r>
      <w:r w:rsidR="006F071F" w:rsidRPr="00F40D4B">
        <w:rPr>
          <w:rFonts w:hint="cs"/>
          <w:rtl/>
        </w:rPr>
        <w:t>ה נחלקו בסלעים על דינרים</w:t>
      </w:r>
      <w:r w:rsidR="0044176A">
        <w:rPr>
          <w:rFonts w:hint="cs"/>
          <w:rtl/>
        </w:rPr>
        <w:t>,</w:t>
      </w:r>
      <w:r w:rsidR="006F071F" w:rsidRPr="00F40D4B">
        <w:rPr>
          <w:rFonts w:hint="cs"/>
          <w:rtl/>
        </w:rPr>
        <w:t xml:space="preserve"> ולא אמרו מחלוקתם בפירות על דינרים משום דהו"א דבסלעין על דינרין מודו ב''ה לב''ש דזהב לגבי כסף פירא הוא ולא מחללים קמ'ל</w:t>
      </w:r>
    </w:p>
    <w:p w14:paraId="797AB55B" w14:textId="77777777" w:rsidR="006F071F" w:rsidRPr="00F40D4B" w:rsidRDefault="006F071F" w:rsidP="00A6533C">
      <w:pPr>
        <w:pStyle w:val="affe"/>
        <w:framePr w:wrap="around"/>
        <w:rPr>
          <w:rtl/>
        </w:rPr>
      </w:pPr>
      <w:r w:rsidRPr="00F40D4B">
        <w:rPr>
          <w:rtl/>
        </w:rPr>
        <w:t>מה.</w:t>
      </w:r>
    </w:p>
    <w:p w14:paraId="6589B911" w14:textId="4F933D7B" w:rsidR="00B872BD" w:rsidRDefault="006F071F" w:rsidP="00B872BD">
      <w:pPr>
        <w:pStyle w:val="36"/>
        <w:framePr w:wrap="notBeside"/>
        <w:rPr>
          <w:rtl/>
        </w:rPr>
      </w:pPr>
      <w:r w:rsidRPr="00F40D4B">
        <w:rPr>
          <w:rtl/>
        </w:rPr>
        <w:t>•</w:t>
      </w:r>
      <w:r w:rsidRPr="00F40D4B">
        <w:rPr>
          <w:rFonts w:hint="cs"/>
          <w:rtl/>
        </w:rPr>
        <w:t xml:space="preserve"> </w:t>
      </w:r>
      <w:r w:rsidR="00B872BD">
        <w:rPr>
          <w:rFonts w:hint="cs"/>
          <w:rtl/>
        </w:rPr>
        <w:t>אין להוכיח:</w:t>
      </w:r>
    </w:p>
    <w:p w14:paraId="738C4FBA" w14:textId="298A9A3F" w:rsidR="006F071F" w:rsidRPr="00F40D4B" w:rsidRDefault="006F071F" w:rsidP="009B508D">
      <w:pPr>
        <w:rPr>
          <w:rtl/>
        </w:rPr>
      </w:pPr>
      <w:r w:rsidRPr="00B872BD">
        <w:rPr>
          <w:rStyle w:val="affffc"/>
          <w:rFonts w:hint="cs"/>
          <w:rtl/>
        </w:rPr>
        <w:t>דרי''ו</w:t>
      </w:r>
      <w:r w:rsidRPr="00F40D4B">
        <w:rPr>
          <w:rFonts w:hint="cs"/>
          <w:rtl/>
        </w:rPr>
        <w:t xml:space="preserve"> </w:t>
      </w:r>
      <w:r w:rsidRPr="00F40D4B">
        <w:rPr>
          <w:rtl/>
        </w:rPr>
        <w:t xml:space="preserve">הוא דאמר אין מחללין, </w:t>
      </w:r>
      <w:r w:rsidRPr="00B872BD">
        <w:rPr>
          <w:rStyle w:val="affffc"/>
          <w:rtl/>
        </w:rPr>
        <w:t>דארי"ו:</w:t>
      </w:r>
      <w:r w:rsidRPr="00F40D4B">
        <w:rPr>
          <w:rtl/>
        </w:rPr>
        <w:t xml:space="preserve"> אסור ללוות דינר בדינר.</w:t>
      </w:r>
    </w:p>
    <w:p w14:paraId="1C10789D" w14:textId="77777777" w:rsidR="00B872BD" w:rsidRDefault="006F071F" w:rsidP="00B872BD">
      <w:pPr>
        <w:pStyle w:val="36"/>
        <w:framePr w:wrap="notBeside"/>
        <w:rPr>
          <w:rtl/>
        </w:rPr>
      </w:pPr>
      <w:r w:rsidRPr="00F40D4B">
        <w:rPr>
          <w:rFonts w:hint="cs"/>
          <w:rtl/>
        </w:rPr>
        <w:t>ובהכרח</w:t>
      </w:r>
    </w:p>
    <w:p w14:paraId="0FAB270B" w14:textId="1512DE6E" w:rsidR="00A6533C" w:rsidRPr="00F40D4B" w:rsidRDefault="006F071F" w:rsidP="009B508D">
      <w:pPr>
        <w:rPr>
          <w:rtl/>
        </w:rPr>
      </w:pPr>
      <w:r w:rsidRPr="00F40D4B">
        <w:rPr>
          <w:rFonts w:hint="cs"/>
          <w:rtl/>
        </w:rPr>
        <w:t>דדינר לאו ש</w:t>
      </w:r>
      <w:r w:rsidRPr="00F40D4B">
        <w:rPr>
          <w:rtl/>
        </w:rPr>
        <w:t xml:space="preserve">ל כסף </w:t>
      </w:r>
      <w:r w:rsidRPr="00F40D4B">
        <w:rPr>
          <w:rFonts w:hint="cs"/>
          <w:rtl/>
        </w:rPr>
        <w:t>ב</w:t>
      </w:r>
      <w:r w:rsidRPr="00F40D4B">
        <w:rPr>
          <w:rtl/>
        </w:rPr>
        <w:t>של כסף,</w:t>
      </w:r>
      <w:r w:rsidRPr="00F40D4B">
        <w:rPr>
          <w:rFonts w:hint="cs"/>
          <w:rtl/>
        </w:rPr>
        <w:t xml:space="preserve">- </w:t>
      </w:r>
      <w:r w:rsidRPr="00F40D4B">
        <w:rPr>
          <w:rtl/>
        </w:rPr>
        <w:t xml:space="preserve"> </w:t>
      </w:r>
      <w:r w:rsidRPr="00F40D4B">
        <w:rPr>
          <w:rFonts w:hint="cs"/>
          <w:rtl/>
        </w:rPr>
        <w:t>ד</w:t>
      </w:r>
      <w:r w:rsidRPr="00F40D4B">
        <w:rPr>
          <w:rtl/>
        </w:rPr>
        <w:t>לגבי נפשיה מי איכא למ"ד לאו טבעא הוי?</w:t>
      </w:r>
    </w:p>
    <w:p w14:paraId="43E311A4" w14:textId="0585DD60" w:rsidR="00B872BD" w:rsidRDefault="006F071F" w:rsidP="00B872BD">
      <w:pPr>
        <w:pStyle w:val="36"/>
        <w:framePr w:wrap="notBeside"/>
        <w:rPr>
          <w:rtl/>
        </w:rPr>
      </w:pPr>
      <w:r w:rsidRPr="00F40D4B">
        <w:rPr>
          <w:rtl/>
        </w:rPr>
        <w:t>אלא פשיטא</w:t>
      </w:r>
    </w:p>
    <w:p w14:paraId="4AB74662" w14:textId="696E69EF" w:rsidR="006F071F" w:rsidRPr="00F40D4B" w:rsidRDefault="006F071F" w:rsidP="009B508D">
      <w:pPr>
        <w:rPr>
          <w:rtl/>
        </w:rPr>
      </w:pPr>
      <w:r w:rsidRPr="00F40D4B">
        <w:rPr>
          <w:rtl/>
        </w:rPr>
        <w:t>דינר של זהב בדינר של זהב.</w:t>
      </w:r>
      <w:r w:rsidRPr="00F40D4B">
        <w:rPr>
          <w:rFonts w:hint="cs"/>
          <w:rtl/>
        </w:rPr>
        <w:t xml:space="preserve"> ולאו לב'ה דטבעא הוי אלא לב''ש </w:t>
      </w:r>
      <w:r w:rsidRPr="00B872BD">
        <w:rPr>
          <w:rStyle w:val="affffc"/>
          <w:rFonts w:hint="cs"/>
          <w:rtl/>
        </w:rPr>
        <w:t>ולרי''ו</w:t>
      </w:r>
      <w:r w:rsidRPr="00F40D4B">
        <w:rPr>
          <w:rFonts w:hint="cs"/>
          <w:rtl/>
        </w:rPr>
        <w:t xml:space="preserve"> הוא דאין מחללין</w:t>
      </w:r>
    </w:p>
    <w:p w14:paraId="2012757C" w14:textId="77777777" w:rsidR="00B872BD" w:rsidRDefault="006F071F" w:rsidP="00B872BD">
      <w:pPr>
        <w:pStyle w:val="36"/>
        <w:framePr w:wrap="notBeside"/>
        <w:rPr>
          <w:rtl/>
        </w:rPr>
      </w:pPr>
      <w:r w:rsidRPr="00F40D4B">
        <w:rPr>
          <w:rtl/>
        </w:rPr>
        <w:t xml:space="preserve">- </w:t>
      </w:r>
      <w:r w:rsidRPr="00F40D4B">
        <w:rPr>
          <w:rFonts w:hint="cs"/>
          <w:rtl/>
        </w:rPr>
        <w:t xml:space="preserve">ודחי' </w:t>
      </w:r>
    </w:p>
    <w:p w14:paraId="3D955563" w14:textId="3CA130A4" w:rsidR="006F071F" w:rsidRPr="00F40D4B" w:rsidRDefault="00B872BD" w:rsidP="00B872BD">
      <w:pPr>
        <w:rPr>
          <w:rtl/>
        </w:rPr>
      </w:pPr>
      <w:r>
        <w:rPr>
          <w:rFonts w:hint="cs"/>
          <w:rtl/>
        </w:rPr>
        <w:t>ד</w:t>
      </w:r>
      <w:r w:rsidR="006F071F" w:rsidRPr="00F40D4B">
        <w:rPr>
          <w:rFonts w:hint="cs"/>
          <w:rtl/>
        </w:rPr>
        <w:t xml:space="preserve">לעולם ר''יו </w:t>
      </w:r>
      <w:r w:rsidR="006F071F" w:rsidRPr="00F40D4B">
        <w:rPr>
          <w:rtl/>
        </w:rPr>
        <w:t>הוא דאמר מחללינן, ושאני הלואה, דלענין מקח וממכר שויוהו רבנן כפירא,</w:t>
      </w:r>
      <w:r>
        <w:rPr>
          <w:rFonts w:hint="cs"/>
          <w:rtl/>
        </w:rPr>
        <w:t xml:space="preserve"> </w:t>
      </w:r>
      <w:r w:rsidR="006F071F" w:rsidRPr="00F40D4B">
        <w:rPr>
          <w:rFonts w:hint="cs"/>
          <w:rtl/>
        </w:rPr>
        <w:t>ד</w:t>
      </w:r>
      <w:r w:rsidR="006F071F" w:rsidRPr="00F40D4B">
        <w:rPr>
          <w:rtl/>
        </w:rPr>
        <w:t>איהו דאוקיר וזיל, לגבי הלואה נמי פירא הוי.</w:t>
      </w:r>
    </w:p>
    <w:p w14:paraId="5B2903DA" w14:textId="1D260BAD" w:rsidR="00B872BD" w:rsidRDefault="006F071F" w:rsidP="00B872BD">
      <w:pPr>
        <w:pStyle w:val="36"/>
        <w:framePr w:wrap="notBeside"/>
        <w:rPr>
          <w:rtl/>
        </w:rPr>
      </w:pPr>
      <w:r w:rsidRPr="00F40D4B">
        <w:rPr>
          <w:rtl/>
        </w:rPr>
        <w:t>- ה</w:t>
      </w:r>
      <w:r w:rsidRPr="00F40D4B">
        <w:rPr>
          <w:rFonts w:hint="cs"/>
          <w:rtl/>
        </w:rPr>
        <w:t>"נ</w:t>
      </w:r>
      <w:r w:rsidRPr="00F40D4B">
        <w:rPr>
          <w:rtl/>
        </w:rPr>
        <w:t xml:space="preserve"> מסתבר</w:t>
      </w:r>
      <w:r w:rsidR="00B872BD">
        <w:rPr>
          <w:rFonts w:hint="cs"/>
          <w:rtl/>
        </w:rPr>
        <w:t>:</w:t>
      </w:r>
    </w:p>
    <w:p w14:paraId="24F98651" w14:textId="4808B4F1" w:rsidR="006F071F" w:rsidRPr="00F40D4B" w:rsidRDefault="006F071F" w:rsidP="009B508D">
      <w:pPr>
        <w:rPr>
          <w:rtl/>
        </w:rPr>
      </w:pPr>
      <w:r w:rsidRPr="00B872BD">
        <w:rPr>
          <w:rStyle w:val="affffc"/>
          <w:rtl/>
        </w:rPr>
        <w:t>ד</w:t>
      </w:r>
      <w:r w:rsidRPr="00B872BD">
        <w:rPr>
          <w:rStyle w:val="affffc"/>
          <w:rFonts w:hint="cs"/>
          <w:rtl/>
        </w:rPr>
        <w:t>ר</w:t>
      </w:r>
      <w:r w:rsidRPr="00B872BD">
        <w:rPr>
          <w:rStyle w:val="affffc"/>
          <w:rtl/>
        </w:rPr>
        <w:t xml:space="preserve">בין </w:t>
      </w:r>
      <w:r w:rsidRPr="00B872BD">
        <w:rPr>
          <w:rStyle w:val="affffc"/>
          <w:rFonts w:hint="cs"/>
          <w:rtl/>
        </w:rPr>
        <w:t>מ</w:t>
      </w:r>
      <w:r w:rsidRPr="00B872BD">
        <w:rPr>
          <w:rStyle w:val="affffc"/>
          <w:rtl/>
        </w:rPr>
        <w:t>רי"ו:</w:t>
      </w:r>
      <w:r w:rsidRPr="00F40D4B">
        <w:rPr>
          <w:rtl/>
        </w:rPr>
        <w:t xml:space="preserve"> </w:t>
      </w:r>
      <w:r w:rsidR="00B872BD">
        <w:rPr>
          <w:rFonts w:hint="cs"/>
          <w:rtl/>
        </w:rPr>
        <w:t xml:space="preserve">אף </w:t>
      </w:r>
      <w:r w:rsidRPr="00F40D4B">
        <w:rPr>
          <w:rtl/>
        </w:rPr>
        <w:t>שאמרו אסור ללוות דינר בדינר, אבל מחללין מעשר שני עליו,</w:t>
      </w:r>
      <w:r w:rsidRPr="00F40D4B">
        <w:rPr>
          <w:rFonts w:hint="cs"/>
          <w:rtl/>
        </w:rPr>
        <w:t xml:space="preserve"> </w:t>
      </w:r>
      <w:r w:rsidRPr="00B872BD">
        <w:rPr>
          <w:rStyle w:val="affffc"/>
          <w:rtl/>
        </w:rPr>
        <w:t>ש"מ.</w:t>
      </w:r>
    </w:p>
    <w:p w14:paraId="2E452B0A" w14:textId="28F7AF25" w:rsidR="00B872BD" w:rsidRDefault="006F071F" w:rsidP="00B872BD">
      <w:pPr>
        <w:pStyle w:val="36"/>
        <w:framePr w:wrap="notBeside"/>
        <w:rPr>
          <w:rtl/>
        </w:rPr>
      </w:pPr>
      <w:r w:rsidRPr="00F40D4B">
        <w:rPr>
          <w:rtl/>
        </w:rPr>
        <w:t>ת"ש:</w:t>
      </w:r>
    </w:p>
    <w:p w14:paraId="3A788921" w14:textId="77777777" w:rsidR="00B872BD" w:rsidRDefault="006F071F" w:rsidP="009B508D">
      <w:pPr>
        <w:rPr>
          <w:rtl/>
        </w:rPr>
      </w:pPr>
      <w:r w:rsidRPr="00F40D4B">
        <w:rPr>
          <w:rtl/>
        </w:rPr>
        <w:t xml:space="preserve">הפורט סלע ממעות מעשר שני, </w:t>
      </w:r>
    </w:p>
    <w:p w14:paraId="13A2929E" w14:textId="202EB23D" w:rsidR="006F071F" w:rsidRPr="00F40D4B" w:rsidRDefault="006F071F" w:rsidP="009B508D">
      <w:pPr>
        <w:rPr>
          <w:rtl/>
        </w:rPr>
      </w:pPr>
      <w:r w:rsidRPr="00B872BD">
        <w:rPr>
          <w:rStyle w:val="affffc"/>
          <w:rtl/>
        </w:rPr>
        <w:t>ב"ש:</w:t>
      </w:r>
      <w:r w:rsidRPr="00F40D4B">
        <w:rPr>
          <w:rtl/>
        </w:rPr>
        <w:t xml:space="preserve"> בכל הסלע מעות, </w:t>
      </w:r>
      <w:r w:rsidRPr="00B872BD">
        <w:rPr>
          <w:rStyle w:val="affffc"/>
          <w:rtl/>
        </w:rPr>
        <w:t>וב"ה:</w:t>
      </w:r>
      <w:r w:rsidRPr="00F40D4B">
        <w:rPr>
          <w:rtl/>
        </w:rPr>
        <w:t xml:space="preserve"> בשקל כסף, בשקל מעות.</w:t>
      </w:r>
    </w:p>
    <w:p w14:paraId="27173169" w14:textId="77777777" w:rsidR="00B872BD" w:rsidRDefault="006F071F" w:rsidP="00B872BD">
      <w:pPr>
        <w:pStyle w:val="36"/>
        <w:framePr w:wrap="notBeside"/>
        <w:rPr>
          <w:rtl/>
        </w:rPr>
      </w:pPr>
      <w:r w:rsidRPr="00F40D4B">
        <w:rPr>
          <w:rFonts w:hint="cs"/>
          <w:rtl/>
        </w:rPr>
        <w:t>אין להקשות</w:t>
      </w:r>
    </w:p>
    <w:p w14:paraId="5EDF6BEC" w14:textId="7366D5AC" w:rsidR="006F071F" w:rsidRPr="00F40D4B" w:rsidRDefault="006F071F" w:rsidP="00B872BD">
      <w:pPr>
        <w:rPr>
          <w:rtl/>
        </w:rPr>
      </w:pPr>
      <w:r w:rsidRPr="00F40D4B">
        <w:rPr>
          <w:rFonts w:hint="cs"/>
          <w:rtl/>
        </w:rPr>
        <w:t>דלב'ש כ''ש לגבי זהב - ד</w:t>
      </w:r>
      <w:r w:rsidRPr="00F40D4B">
        <w:rPr>
          <w:rtl/>
        </w:rPr>
        <w:t>שאני פריטי, באתרא דסגיין - חריפי.</w:t>
      </w:r>
    </w:p>
    <w:p w14:paraId="65869568" w14:textId="77777777" w:rsidR="00A6533C" w:rsidRPr="00F40D4B" w:rsidRDefault="00A6533C" w:rsidP="00A6533C">
      <w:pPr>
        <w:pStyle w:val="aff9"/>
        <w:rPr>
          <w:rtl/>
        </w:rPr>
      </w:pPr>
      <w:r w:rsidRPr="00F40D4B">
        <w:rPr>
          <w:rtl/>
        </w:rPr>
        <w:t>***</w:t>
      </w:r>
    </w:p>
    <w:p w14:paraId="48BE9A0C" w14:textId="204FD476" w:rsidR="00B872BD" w:rsidRDefault="006F071F" w:rsidP="00B872BD">
      <w:pPr>
        <w:pStyle w:val="36"/>
        <w:framePr w:wrap="notBeside"/>
        <w:rPr>
          <w:rtl/>
        </w:rPr>
      </w:pPr>
      <w:r w:rsidRPr="00F40D4B">
        <w:rPr>
          <w:rtl/>
        </w:rPr>
        <w:t>לישנא אחרינא:</w:t>
      </w:r>
    </w:p>
    <w:p w14:paraId="493D5575" w14:textId="77777777" w:rsidR="00B872BD" w:rsidRDefault="006F071F" w:rsidP="00B872BD">
      <w:pPr>
        <w:rPr>
          <w:rStyle w:val="affffc"/>
          <w:rtl/>
        </w:rPr>
      </w:pPr>
      <w:r>
        <w:rPr>
          <w:rStyle w:val="affffc"/>
          <w:rtl/>
          <w:rPrChange w:id="9082" w:author="מנוע אמוראים" w:date="2026-10-05T16:41:14Z">
            <w:rPr>
              <w:rtl/>
            </w:rPr>
          </w:rPrChange>
        </w:rPr>
        <w:t xml:space="preserve">רי"ו</w:t>
      </w:r>
      <w:r>
        <w:rPr>
          <w:rtl/>
        </w:rPr>
        <w:t xml:space="preserve"> וריש לקיש,</w:t>
      </w:r>
      <w:r w:rsidR="00B872BD">
        <w:rPr>
          <w:rFonts w:hint="cs"/>
          <w:rtl/>
        </w:rPr>
        <w:t xml:space="preserve"> </w:t>
      </w:r>
    </w:p>
    <w:p w14:paraId="5F0BA43E" w14:textId="77777777" w:rsidR="00B872BD" w:rsidRDefault="006F071F" w:rsidP="00B872BD">
      <w:pPr>
        <w:rPr>
          <w:rtl/>
        </w:rPr>
      </w:pPr>
      <w:r w:rsidRPr="00B872BD">
        <w:rPr>
          <w:rStyle w:val="affffc"/>
          <w:rtl/>
        </w:rPr>
        <w:t>חד אמר:</w:t>
      </w:r>
      <w:r w:rsidRPr="00F40D4B">
        <w:rPr>
          <w:rtl/>
        </w:rPr>
        <w:t xml:space="preserve"> מחלוקת בסלעין על דינרים, </w:t>
      </w:r>
    </w:p>
    <w:p w14:paraId="00D5B4D1" w14:textId="590CE720" w:rsidR="006F071F" w:rsidRPr="00F40D4B" w:rsidRDefault="006F071F" w:rsidP="00B872BD">
      <w:pPr>
        <w:rPr>
          <w:rtl/>
        </w:rPr>
      </w:pPr>
      <w:r w:rsidRPr="00B872BD">
        <w:rPr>
          <w:rStyle w:val="affffc"/>
          <w:rtl/>
        </w:rPr>
        <w:t>דב"ש סברי:</w:t>
      </w:r>
      <w:r w:rsidRPr="00F40D4B">
        <w:rPr>
          <w:rtl/>
        </w:rPr>
        <w:t xml:space="preserve"> </w:t>
      </w:r>
      <w:r w:rsidRPr="00B872BD">
        <w:rPr>
          <w:rStyle w:val="affff8"/>
          <w:rtl/>
        </w:rPr>
        <w:t>הכסף</w:t>
      </w:r>
      <w:r w:rsidRPr="00F40D4B">
        <w:rPr>
          <w:rtl/>
        </w:rPr>
        <w:t xml:space="preserve"> - כסף ראשון, ולא כסף שני.</w:t>
      </w:r>
    </w:p>
    <w:p w14:paraId="218676BE" w14:textId="77777777" w:rsidR="006F071F" w:rsidRPr="00F40D4B" w:rsidRDefault="006F071F" w:rsidP="00B872BD">
      <w:pPr>
        <w:rPr>
          <w:rtl/>
        </w:rPr>
      </w:pPr>
      <w:r w:rsidRPr="00B872BD">
        <w:rPr>
          <w:rStyle w:val="affffc"/>
          <w:rtl/>
        </w:rPr>
        <w:t>וב"ה סברי:</w:t>
      </w:r>
      <w:r w:rsidRPr="00F40D4B">
        <w:rPr>
          <w:rtl/>
        </w:rPr>
        <w:t xml:space="preserve"> </w:t>
      </w:r>
      <w:r w:rsidRPr="00B872BD">
        <w:rPr>
          <w:rStyle w:val="affff8"/>
          <w:rtl/>
        </w:rPr>
        <w:t>הכסף</w:t>
      </w:r>
      <w:r w:rsidRPr="00F40D4B">
        <w:rPr>
          <w:rtl/>
        </w:rPr>
        <w:t xml:space="preserve"> כסף ריבה, ואפילו כסף שני.</w:t>
      </w:r>
    </w:p>
    <w:p w14:paraId="3E860F12" w14:textId="3C53CF2D" w:rsidR="006F071F" w:rsidRPr="00F40D4B" w:rsidRDefault="006F071F" w:rsidP="009B508D">
      <w:pPr>
        <w:rPr>
          <w:rtl/>
        </w:rPr>
      </w:pPr>
      <w:r w:rsidRPr="00F40D4B">
        <w:rPr>
          <w:rtl/>
        </w:rPr>
        <w:t xml:space="preserve">אבל פירות על דינרין </w:t>
      </w:r>
      <w:r w:rsidR="00B872BD" w:rsidRPr="0044176A">
        <w:rPr>
          <w:rStyle w:val="affffc"/>
          <w:rFonts w:hint="cs"/>
          <w:rtl/>
        </w:rPr>
        <w:t>לכו''ע</w:t>
      </w:r>
      <w:r w:rsidR="00B872BD">
        <w:rPr>
          <w:rFonts w:hint="cs"/>
          <w:rtl/>
        </w:rPr>
        <w:t xml:space="preserve"> </w:t>
      </w:r>
      <w:r w:rsidRPr="00F40D4B">
        <w:rPr>
          <w:rtl/>
        </w:rPr>
        <w:t>מחללינן, דאכתי כסף ראשון הוא.</w:t>
      </w:r>
    </w:p>
    <w:p w14:paraId="10106806" w14:textId="5B0C44FF" w:rsidR="0044176A" w:rsidRPr="0044176A" w:rsidRDefault="006F071F" w:rsidP="0044176A">
      <w:pPr>
        <w:rPr>
          <w:rStyle w:val="affffc"/>
          <w:rFonts w:ascii="Fb Fontext" w:hAnsi="Fb Fontext" w:cs="FrankRuehl"/>
          <w:b w:val="0"/>
          <w:spacing w:val="0"/>
          <w:sz w:val="32"/>
          <w:szCs w:val="18"/>
          <w:rtl/>
        </w:rPr>
      </w:pPr>
      <w:r w:rsidRPr="00B872BD">
        <w:rPr>
          <w:rStyle w:val="affffc"/>
          <w:rtl/>
        </w:rPr>
        <w:t>וחד אמר:</w:t>
      </w:r>
      <w:r w:rsidRPr="00F40D4B">
        <w:rPr>
          <w:rtl/>
        </w:rPr>
        <w:t xml:space="preserve"> אף בפירות על דינרין מחלוקת.</w:t>
      </w:r>
    </w:p>
    <w:p w14:paraId="48A24BE7" w14:textId="77777777" w:rsidR="0044176A" w:rsidRDefault="006F071F" w:rsidP="0044176A">
      <w:pPr>
        <w:pStyle w:val="36"/>
        <w:framePr w:wrap="notBeside"/>
        <w:rPr>
          <w:rStyle w:val="affffc"/>
          <w:rtl/>
        </w:rPr>
      </w:pPr>
      <w:r w:rsidRPr="00B872BD">
        <w:rPr>
          <w:rStyle w:val="affffc"/>
          <w:rtl/>
        </w:rPr>
        <w:t>-</w:t>
      </w:r>
      <w:r w:rsidR="0044176A">
        <w:rPr>
          <w:rStyle w:val="affffc"/>
          <w:rFonts w:hint="cs"/>
          <w:rtl/>
        </w:rPr>
        <w:t>וקשה</w:t>
      </w:r>
    </w:p>
    <w:p w14:paraId="6F1AD3B5" w14:textId="1EA54CD2" w:rsidR="00A6533C" w:rsidRPr="00F40D4B" w:rsidRDefault="006F071F" w:rsidP="009B508D">
      <w:pPr>
        <w:rPr>
          <w:rtl/>
        </w:rPr>
      </w:pPr>
      <w:r w:rsidRPr="00B872BD">
        <w:rPr>
          <w:rStyle w:val="affffc"/>
          <w:rtl/>
        </w:rPr>
        <w:t>ולמ"ד סלעין</w:t>
      </w:r>
      <w:r w:rsidRPr="00F40D4B">
        <w:rPr>
          <w:rtl/>
        </w:rPr>
        <w:t xml:space="preserve"> על דינרין מחלוקת, אדמיפלגי בסלעין על דינרין לפלגי בסלעין על סלעין?</w:t>
      </w:r>
    </w:p>
    <w:p w14:paraId="486F65AE" w14:textId="6DB5528D" w:rsidR="00B872BD" w:rsidRDefault="006F071F" w:rsidP="00B872BD">
      <w:pPr>
        <w:pStyle w:val="36"/>
        <w:framePr w:wrap="notBeside"/>
        <w:rPr>
          <w:rtl/>
        </w:rPr>
      </w:pPr>
      <w:r w:rsidRPr="00F40D4B">
        <w:rPr>
          <w:rtl/>
        </w:rPr>
        <w:lastRenderedPageBreak/>
        <w:t xml:space="preserve">- </w:t>
      </w:r>
      <w:r w:rsidR="00B872BD">
        <w:rPr>
          <w:rFonts w:hint="cs"/>
          <w:rtl/>
        </w:rPr>
        <w:t>דחי':</w:t>
      </w:r>
    </w:p>
    <w:p w14:paraId="4C2FA289" w14:textId="6A8BAF56" w:rsidR="00A6533C" w:rsidRPr="00F40D4B" w:rsidRDefault="00B872BD" w:rsidP="009B508D">
      <w:pPr>
        <w:rPr>
          <w:rtl/>
        </w:rPr>
      </w:pPr>
      <w:r>
        <w:rPr>
          <w:rFonts w:hint="cs"/>
          <w:rtl/>
        </w:rPr>
        <w:t>א</w:t>
      </w:r>
      <w:r w:rsidR="006F071F" w:rsidRPr="00F40D4B">
        <w:rPr>
          <w:rtl/>
        </w:rPr>
        <w:t xml:space="preserve">י </w:t>
      </w:r>
      <w:r w:rsidR="0044176A">
        <w:rPr>
          <w:rFonts w:hint="cs"/>
          <w:rtl/>
        </w:rPr>
        <w:t xml:space="preserve">חלקו </w:t>
      </w:r>
      <w:r w:rsidR="006F071F" w:rsidRPr="00F40D4B">
        <w:rPr>
          <w:rtl/>
        </w:rPr>
        <w:t xml:space="preserve"> בסלעין על סלעין</w:t>
      </w:r>
      <w:r w:rsidR="006F071F" w:rsidRPr="0044176A">
        <w:rPr>
          <w:rStyle w:val="affffc"/>
          <w:rtl/>
        </w:rPr>
        <w:t xml:space="preserve"> - הו''א:</w:t>
      </w:r>
      <w:r w:rsidR="006F071F" w:rsidRPr="00F40D4B">
        <w:rPr>
          <w:rtl/>
        </w:rPr>
        <w:t xml:space="preserve"> ה"מ - בסלעין על סלעין,</w:t>
      </w:r>
    </w:p>
    <w:p w14:paraId="2FB4FEC7" w14:textId="0FA0BE0F" w:rsidR="006F071F" w:rsidRPr="00F40D4B" w:rsidRDefault="006F071F" w:rsidP="00B872BD">
      <w:pPr>
        <w:spacing w:after="60"/>
        <w:rPr>
          <w:rtl/>
        </w:rPr>
      </w:pPr>
      <w:r w:rsidRPr="00F40D4B">
        <w:rPr>
          <w:rtl/>
        </w:rPr>
        <w:t>אבל בסלעין על דינרין - מודו ב"ה לב"ש ד</w:t>
      </w:r>
      <w:r w:rsidR="0044176A">
        <w:rPr>
          <w:rFonts w:hint="cs"/>
          <w:rtl/>
        </w:rPr>
        <w:t>ז</w:t>
      </w:r>
      <w:r w:rsidRPr="00F40D4B">
        <w:rPr>
          <w:rtl/>
        </w:rPr>
        <w:t>הב לגבי כס</w:t>
      </w:r>
      <w:r w:rsidR="0044176A">
        <w:rPr>
          <w:rFonts w:hint="cs"/>
          <w:rtl/>
        </w:rPr>
        <w:t>ף</w:t>
      </w:r>
      <w:r w:rsidRPr="00F40D4B">
        <w:rPr>
          <w:rtl/>
        </w:rPr>
        <w:t xml:space="preserve"> פירא הוי, ולא מחללינן, קמ"ל.</w:t>
      </w:r>
    </w:p>
    <w:p w14:paraId="2273A047" w14:textId="66C296F7" w:rsidR="00B872BD" w:rsidRDefault="006F071F" w:rsidP="00B872BD">
      <w:pPr>
        <w:pStyle w:val="36"/>
        <w:framePr w:wrap="notBeside"/>
        <w:rPr>
          <w:rtl/>
        </w:rPr>
      </w:pPr>
      <w:r w:rsidRPr="00F40D4B">
        <w:rPr>
          <w:rtl/>
        </w:rPr>
        <w:t>ת"ש:</w:t>
      </w:r>
    </w:p>
    <w:p w14:paraId="55D6B02B" w14:textId="77777777" w:rsidR="00B872BD" w:rsidRDefault="006F071F" w:rsidP="009B508D">
      <w:pPr>
        <w:rPr>
          <w:rtl/>
        </w:rPr>
      </w:pPr>
      <w:r w:rsidRPr="00F40D4B">
        <w:rPr>
          <w:rtl/>
        </w:rPr>
        <w:t xml:space="preserve">הפורט סלע של מעשר שני בירושלים, </w:t>
      </w:r>
    </w:p>
    <w:p w14:paraId="4D9EF581" w14:textId="2AA9F988" w:rsidR="006F071F" w:rsidRPr="00F40D4B" w:rsidRDefault="006F071F" w:rsidP="009B508D">
      <w:pPr>
        <w:rPr>
          <w:rtl/>
        </w:rPr>
      </w:pPr>
      <w:r w:rsidRPr="00B872BD">
        <w:rPr>
          <w:rStyle w:val="affffc"/>
          <w:rtl/>
        </w:rPr>
        <w:t xml:space="preserve">ב"ש: </w:t>
      </w:r>
      <w:r w:rsidRPr="00F40D4B">
        <w:rPr>
          <w:rtl/>
        </w:rPr>
        <w:t xml:space="preserve">בכל הסלע מעות, </w:t>
      </w:r>
      <w:r w:rsidRPr="00B872BD">
        <w:rPr>
          <w:rStyle w:val="affffc"/>
          <w:rtl/>
        </w:rPr>
        <w:t>וב"ה:</w:t>
      </w:r>
      <w:r w:rsidRPr="00F40D4B">
        <w:rPr>
          <w:rtl/>
        </w:rPr>
        <w:t xml:space="preserve"> בשקל כסף, בשקל מעות.</w:t>
      </w:r>
    </w:p>
    <w:p w14:paraId="2E3ADC00" w14:textId="77777777" w:rsidR="00A6533C" w:rsidRPr="00F40D4B" w:rsidRDefault="006F071F" w:rsidP="009B508D">
      <w:pPr>
        <w:rPr>
          <w:rtl/>
        </w:rPr>
      </w:pPr>
      <w:r w:rsidRPr="00F40D4B">
        <w:rPr>
          <w:rtl/>
        </w:rPr>
        <w:t>השתא כספא לגבי פריטי מחללינן, ולא אמרינן כסף ראשון ולא כסף שני, לגבי זהב דחשיב מיניה, מי אמרינן כסף ראשון ולא כסף שני?</w:t>
      </w:r>
    </w:p>
    <w:p w14:paraId="33666162" w14:textId="2406978C" w:rsidR="00B872BD" w:rsidRDefault="00B872BD" w:rsidP="00B872BD">
      <w:pPr>
        <w:pStyle w:val="36"/>
        <w:framePr w:wrap="notBeside"/>
        <w:rPr>
          <w:rtl/>
        </w:rPr>
      </w:pPr>
      <w:r>
        <w:rPr>
          <w:rFonts w:hint="cs"/>
          <w:rtl/>
        </w:rPr>
        <w:t xml:space="preserve">- </w:t>
      </w:r>
      <w:r w:rsidR="006F071F" w:rsidRPr="00F40D4B">
        <w:rPr>
          <w:rtl/>
        </w:rPr>
        <w:t xml:space="preserve">רבא: </w:t>
      </w:r>
    </w:p>
    <w:p w14:paraId="542260A6" w14:textId="6AFE3301" w:rsidR="006F071F" w:rsidRPr="00B872BD" w:rsidRDefault="006F071F" w:rsidP="0044176A">
      <w:pPr>
        <w:spacing w:after="60"/>
        <w:rPr>
          <w:rStyle w:val="affff8"/>
          <w:rtl/>
        </w:rPr>
      </w:pPr>
      <w:r w:rsidRPr="00F40D4B">
        <w:rPr>
          <w:rtl/>
        </w:rPr>
        <w:t xml:space="preserve">שאני ירושלים, </w:t>
      </w:r>
      <w:r w:rsidRPr="00B872BD">
        <w:rPr>
          <w:rStyle w:val="affff8"/>
          <w:rtl/>
        </w:rPr>
        <w:t>ד</w:t>
      </w:r>
      <w:r w:rsidRPr="00B872BD">
        <w:rPr>
          <w:rStyle w:val="affff8"/>
          <w:rFonts w:hint="cs"/>
          <w:rtl/>
        </w:rPr>
        <w:t>'</w:t>
      </w:r>
      <w:r w:rsidRPr="00B872BD">
        <w:rPr>
          <w:rStyle w:val="affff8"/>
          <w:rtl/>
        </w:rPr>
        <w:t>ונתתה הכסף בכל אשר תאוה נפשך בבקר ובצאן</w:t>
      </w:r>
      <w:r w:rsidRPr="00B872BD">
        <w:rPr>
          <w:rStyle w:val="affff8"/>
          <w:rFonts w:hint="cs"/>
          <w:rtl/>
        </w:rPr>
        <w:t>'</w:t>
      </w:r>
      <w:r w:rsidRPr="00B872BD">
        <w:rPr>
          <w:rStyle w:val="affff8"/>
          <w:rtl/>
        </w:rPr>
        <w:t>.</w:t>
      </w:r>
    </w:p>
    <w:p w14:paraId="307A064D" w14:textId="77777777" w:rsidR="00B872BD" w:rsidRDefault="006F071F" w:rsidP="00B872BD">
      <w:pPr>
        <w:pStyle w:val="36"/>
        <w:framePr w:wrap="notBeside"/>
        <w:rPr>
          <w:rtl/>
        </w:rPr>
      </w:pPr>
      <w:r w:rsidRPr="00F40D4B">
        <w:rPr>
          <w:rtl/>
        </w:rPr>
        <w:t>•</w:t>
      </w:r>
      <w:r w:rsidRPr="00F40D4B">
        <w:rPr>
          <w:rFonts w:hint="cs"/>
          <w:rtl/>
        </w:rPr>
        <w:t xml:space="preserve"> </w:t>
      </w:r>
      <w:r w:rsidRPr="00F40D4B">
        <w:rPr>
          <w:rtl/>
        </w:rPr>
        <w:t>ת"ש:</w:t>
      </w:r>
    </w:p>
    <w:p w14:paraId="22098610" w14:textId="2465AF88" w:rsidR="006F071F" w:rsidRPr="00F40D4B" w:rsidRDefault="006F071F" w:rsidP="0044176A">
      <w:pPr>
        <w:spacing w:after="60"/>
        <w:rPr>
          <w:rtl/>
        </w:rPr>
      </w:pPr>
      <w:r w:rsidRPr="00F40D4B">
        <w:rPr>
          <w:rtl/>
        </w:rPr>
        <w:t xml:space="preserve">הפורט סלע ממעות מעשר שני, </w:t>
      </w:r>
      <w:r w:rsidRPr="00B872BD">
        <w:rPr>
          <w:rStyle w:val="affffc"/>
          <w:rtl/>
        </w:rPr>
        <w:t>ב"ש:</w:t>
      </w:r>
      <w:r w:rsidRPr="00F40D4B">
        <w:rPr>
          <w:rtl/>
        </w:rPr>
        <w:t xml:space="preserve"> בכל הסלע מעות, </w:t>
      </w:r>
      <w:r w:rsidRPr="00B872BD">
        <w:rPr>
          <w:rStyle w:val="affffc"/>
          <w:rtl/>
        </w:rPr>
        <w:t>וב"ה:</w:t>
      </w:r>
      <w:r w:rsidRPr="00F40D4B">
        <w:rPr>
          <w:rtl/>
        </w:rPr>
        <w:t xml:space="preserve"> בשקל כסף, בשקל מעות! </w:t>
      </w:r>
      <w:r w:rsidRPr="004D0300">
        <w:rPr>
          <w:rStyle w:val="affffc"/>
          <w:rtl/>
        </w:rPr>
        <w:t>אלא:</w:t>
      </w:r>
      <w:r w:rsidRPr="00F40D4B">
        <w:rPr>
          <w:rtl/>
        </w:rPr>
        <w:t xml:space="preserve"> </w:t>
      </w:r>
      <w:r w:rsidR="004D0300">
        <w:rPr>
          <w:rFonts w:hint="cs"/>
          <w:rtl/>
        </w:rPr>
        <w:t xml:space="preserve">דכו''ע </w:t>
      </w:r>
      <w:r w:rsidRPr="004D0300">
        <w:rPr>
          <w:rStyle w:val="affff8"/>
          <w:rtl/>
        </w:rPr>
        <w:t>הכסף כסף</w:t>
      </w:r>
      <w:r w:rsidRPr="00F40D4B">
        <w:rPr>
          <w:rtl/>
        </w:rPr>
        <w:t xml:space="preserve"> ריבה, ואפילו כסף שני.</w:t>
      </w:r>
    </w:p>
    <w:p w14:paraId="4AB77F8B" w14:textId="40D566A7" w:rsidR="00B872BD" w:rsidRDefault="006F071F" w:rsidP="00B872BD">
      <w:pPr>
        <w:pStyle w:val="36"/>
        <w:framePr w:wrap="notBeside"/>
        <w:rPr>
          <w:rtl/>
        </w:rPr>
      </w:pPr>
      <w:r w:rsidRPr="00F40D4B">
        <w:rPr>
          <w:rtl/>
        </w:rPr>
        <w:t>אלא</w:t>
      </w:r>
      <w:r w:rsidR="0044176A">
        <w:rPr>
          <w:rFonts w:hint="cs"/>
          <w:rtl/>
        </w:rPr>
        <w:t xml:space="preserve"> כך איתמר</w:t>
      </w:r>
    </w:p>
    <w:p w14:paraId="68C9B121" w14:textId="1255E179" w:rsidR="00A6533C" w:rsidRPr="00F40D4B" w:rsidRDefault="00B872BD" w:rsidP="009B508D">
      <w:pPr>
        <w:rPr>
          <w:rtl/>
        </w:rPr>
      </w:pPr>
      <w:r w:rsidRPr="00B872BD">
        <w:rPr>
          <w:rStyle w:val="affffc"/>
          <w:rFonts w:hint="cs"/>
          <w:rtl/>
        </w:rPr>
        <w:t>דרי''ו ודר''ל</w:t>
      </w:r>
      <w:r w:rsidR="006F071F" w:rsidRPr="00B872BD">
        <w:rPr>
          <w:rStyle w:val="affffc"/>
          <w:rtl/>
        </w:rPr>
        <w:t>, חד אמר:</w:t>
      </w:r>
      <w:r w:rsidR="006F071F" w:rsidRPr="00F40D4B">
        <w:rPr>
          <w:rtl/>
        </w:rPr>
        <w:t xml:space="preserve"> מחלוקת בסלעין על דינרין,</w:t>
      </w:r>
    </w:p>
    <w:p w14:paraId="6B641484" w14:textId="3BFA6A9B" w:rsidR="006F071F" w:rsidRPr="00F40D4B" w:rsidRDefault="006F071F" w:rsidP="009B508D">
      <w:pPr>
        <w:rPr>
          <w:rtl/>
        </w:rPr>
      </w:pPr>
      <w:r w:rsidRPr="00B872BD">
        <w:rPr>
          <w:rStyle w:val="affffc"/>
          <w:rtl/>
        </w:rPr>
        <w:t>ד</w:t>
      </w:r>
      <w:r w:rsidR="00B872BD">
        <w:rPr>
          <w:rStyle w:val="affffc"/>
          <w:rFonts w:hint="cs"/>
          <w:rtl/>
        </w:rPr>
        <w:t>ל</w:t>
      </w:r>
      <w:r w:rsidRPr="00B872BD">
        <w:rPr>
          <w:rStyle w:val="affffc"/>
          <w:rtl/>
        </w:rPr>
        <w:t>ב"ש:</w:t>
      </w:r>
      <w:r w:rsidRPr="00F40D4B">
        <w:rPr>
          <w:rtl/>
        </w:rPr>
        <w:t xml:space="preserve"> שמא ישהה עליותיו, דזימנין דלא מלו זוזי בדינרא ולא מסיק.</w:t>
      </w:r>
    </w:p>
    <w:p w14:paraId="7973EDBB" w14:textId="6074AC8A" w:rsidR="006F071F" w:rsidRPr="00F40D4B" w:rsidRDefault="006F071F" w:rsidP="009B508D">
      <w:pPr>
        <w:rPr>
          <w:rtl/>
        </w:rPr>
      </w:pPr>
      <w:r w:rsidRPr="00B872BD">
        <w:rPr>
          <w:rStyle w:val="affffc"/>
          <w:rtl/>
        </w:rPr>
        <w:t>וב"ה סברי:</w:t>
      </w:r>
      <w:r w:rsidRPr="00F40D4B">
        <w:rPr>
          <w:rtl/>
        </w:rPr>
        <w:t xml:space="preserve"> לא גזרינן שמא ישהה עליותיו, דכי לא מלו בדינרא מסיק להו.</w:t>
      </w:r>
    </w:p>
    <w:p w14:paraId="551A909E" w14:textId="2ADBB1AC" w:rsidR="006F071F" w:rsidRPr="00F40D4B" w:rsidRDefault="006F071F" w:rsidP="00B872BD">
      <w:pPr>
        <w:rPr>
          <w:rtl/>
        </w:rPr>
      </w:pPr>
      <w:r w:rsidRPr="00B872BD">
        <w:rPr>
          <w:rStyle w:val="affffc"/>
          <w:rFonts w:hint="cs"/>
          <w:rtl/>
        </w:rPr>
        <w:t>ולכו''ע</w:t>
      </w:r>
      <w:r w:rsidRPr="00F40D4B">
        <w:rPr>
          <w:rFonts w:hint="cs"/>
          <w:rtl/>
        </w:rPr>
        <w:t xml:space="preserve"> </w:t>
      </w:r>
      <w:r w:rsidRPr="00F40D4B">
        <w:rPr>
          <w:rtl/>
        </w:rPr>
        <w:t>בפירות על דינרין מחללינן, כיון דמרקבי לא משהי להו.</w:t>
      </w:r>
    </w:p>
    <w:p w14:paraId="772ACFE4" w14:textId="0D33CC11" w:rsidR="006F071F" w:rsidRPr="00F40D4B" w:rsidRDefault="006F071F" w:rsidP="009B508D">
      <w:pPr>
        <w:rPr>
          <w:rtl/>
        </w:rPr>
      </w:pPr>
      <w:r w:rsidRPr="00B872BD">
        <w:rPr>
          <w:rStyle w:val="affffc"/>
          <w:rtl/>
        </w:rPr>
        <w:t>וחד אמר:</w:t>
      </w:r>
      <w:r w:rsidRPr="00F40D4B">
        <w:rPr>
          <w:rtl/>
        </w:rPr>
        <w:t xml:space="preserve"> אפילו בפירות על דינרין מחלוקת.</w:t>
      </w:r>
    </w:p>
    <w:p w14:paraId="7ABD8A96" w14:textId="340FDD4D" w:rsidR="00B872BD" w:rsidRDefault="006F071F" w:rsidP="00B872BD">
      <w:pPr>
        <w:pStyle w:val="36"/>
        <w:framePr w:wrap="notBeside"/>
        <w:rPr>
          <w:rtl/>
        </w:rPr>
      </w:pPr>
      <w:r w:rsidRPr="00F40D4B">
        <w:rPr>
          <w:rtl/>
        </w:rPr>
        <w:t xml:space="preserve">ללישנא </w:t>
      </w:r>
    </w:p>
    <w:p w14:paraId="40765D82" w14:textId="2EBBB3D4" w:rsidR="006F071F" w:rsidRPr="00F40D4B" w:rsidRDefault="006F071F" w:rsidP="009B508D">
      <w:pPr>
        <w:rPr>
          <w:rtl/>
        </w:rPr>
      </w:pPr>
      <w:r w:rsidRPr="00F40D4B">
        <w:rPr>
          <w:rtl/>
        </w:rPr>
        <w:t xml:space="preserve">מדאורייתא שרי, ורבנן הוא דגזרו בה - </w:t>
      </w:r>
      <w:r w:rsidRPr="00B872BD">
        <w:rPr>
          <w:rStyle w:val="affffc"/>
          <w:rtl/>
        </w:rPr>
        <w:t>היינו דתני</w:t>
      </w:r>
      <w:r w:rsidRPr="00F40D4B">
        <w:rPr>
          <w:rtl/>
        </w:rPr>
        <w:t xml:space="preserve"> יעשה ולא יעשה.</w:t>
      </w:r>
    </w:p>
    <w:p w14:paraId="00F3FAC3" w14:textId="77777777" w:rsidR="00B872BD" w:rsidRDefault="006F071F" w:rsidP="00B872BD">
      <w:pPr>
        <w:pStyle w:val="36"/>
        <w:framePr w:wrap="notBeside"/>
        <w:rPr>
          <w:rtl/>
        </w:rPr>
      </w:pPr>
      <w:r w:rsidRPr="00F40D4B">
        <w:rPr>
          <w:rFonts w:hint="cs"/>
          <w:rtl/>
        </w:rPr>
        <w:t>ו</w:t>
      </w:r>
      <w:r w:rsidRPr="00F40D4B">
        <w:rPr>
          <w:rtl/>
        </w:rPr>
        <w:t>להך לישנא</w:t>
      </w:r>
    </w:p>
    <w:p w14:paraId="17EE0B7C" w14:textId="590743F6" w:rsidR="006F071F" w:rsidRPr="00F40D4B" w:rsidRDefault="00B872BD" w:rsidP="009B508D">
      <w:pPr>
        <w:rPr>
          <w:rtl/>
        </w:rPr>
      </w:pPr>
      <w:r>
        <w:rPr>
          <w:rFonts w:hint="cs"/>
          <w:rtl/>
        </w:rPr>
        <w:t>ד</w:t>
      </w:r>
      <w:r w:rsidR="006F071F" w:rsidRPr="00F40D4B">
        <w:rPr>
          <w:rtl/>
        </w:rPr>
        <w:t xml:space="preserve">דמדאורייתא </w:t>
      </w:r>
      <w:r w:rsidR="00237964" w:rsidRPr="00F40D4B">
        <w:rPr>
          <w:rtl/>
        </w:rPr>
        <w:t>חלקו</w:t>
      </w:r>
      <w:r w:rsidR="006F071F" w:rsidRPr="00F40D4B">
        <w:rPr>
          <w:rtl/>
        </w:rPr>
        <w:t xml:space="preserve">, מחללינן ולא מחללינן מבעי! - </w:t>
      </w:r>
      <w:r w:rsidR="006F071F" w:rsidRPr="00B872BD">
        <w:rPr>
          <w:b/>
          <w:bCs/>
          <w:rtl/>
        </w:rPr>
        <w:t>קשיא.</w:t>
      </w:r>
    </w:p>
    <w:p w14:paraId="0B21A731" w14:textId="77777777" w:rsidR="00A6533C" w:rsidRPr="00F40D4B" w:rsidRDefault="00A6533C" w:rsidP="00A6533C">
      <w:pPr>
        <w:pStyle w:val="aff9"/>
        <w:rPr>
          <w:rtl/>
        </w:rPr>
      </w:pPr>
      <w:r w:rsidRPr="00F40D4B">
        <w:rPr>
          <w:rtl/>
        </w:rPr>
        <w:t>***</w:t>
      </w:r>
    </w:p>
    <w:p w14:paraId="5B752056" w14:textId="3F0A59BE" w:rsidR="006F071F" w:rsidRPr="00F40D4B" w:rsidRDefault="006F071F" w:rsidP="00A6533C">
      <w:pPr>
        <w:pStyle w:val="affe"/>
        <w:framePr w:wrap="around"/>
        <w:rPr>
          <w:rtl/>
        </w:rPr>
      </w:pPr>
      <w:r w:rsidRPr="00F40D4B">
        <w:rPr>
          <w:rtl/>
        </w:rPr>
        <w:lastRenderedPageBreak/>
        <w:t>מה:</w:t>
      </w:r>
    </w:p>
    <w:p w14:paraId="376667A6" w14:textId="45F3D8B3" w:rsidR="006F071F" w:rsidRPr="00F40D4B" w:rsidRDefault="006F071F" w:rsidP="00B872BD">
      <w:pPr>
        <w:pStyle w:val="affff9"/>
        <w:rPr>
          <w:rtl/>
        </w:rPr>
      </w:pPr>
      <w:r w:rsidRPr="00F40D4B">
        <w:rPr>
          <w:rtl/>
        </w:rPr>
        <w:t>איתמר</w:t>
      </w:r>
      <w:r w:rsidR="0044176A">
        <w:rPr>
          <w:rFonts w:hint="cs"/>
          <w:rtl/>
        </w:rPr>
        <w:t>:</w:t>
      </w:r>
      <w:r w:rsidRPr="00F40D4B">
        <w:rPr>
          <w:rtl/>
        </w:rPr>
        <w:t xml:space="preserve"> רב ולוי, </w:t>
      </w:r>
      <w:r w:rsidR="00B872BD">
        <w:rPr>
          <w:rFonts w:hint="cs"/>
          <w:rtl/>
        </w:rPr>
        <w:t xml:space="preserve">אם מטבע נעשה חליפין </w:t>
      </w:r>
    </w:p>
    <w:p w14:paraId="43109145" w14:textId="77777777" w:rsidR="00B872BD" w:rsidRDefault="006F071F" w:rsidP="00B872BD">
      <w:pPr>
        <w:pStyle w:val="36"/>
        <w:framePr w:wrap="notBeside"/>
        <w:rPr>
          <w:rtl/>
        </w:rPr>
      </w:pPr>
      <w:r w:rsidRPr="00F40D4B">
        <w:rPr>
          <w:rFonts w:hint="cs"/>
          <w:rtl/>
        </w:rPr>
        <w:t>ר''פ</w:t>
      </w:r>
      <w:r w:rsidRPr="00F40D4B">
        <w:rPr>
          <w:rtl/>
        </w:rPr>
        <w:t>:</w:t>
      </w:r>
    </w:p>
    <w:p w14:paraId="6EA30E10" w14:textId="48417496" w:rsidR="006F071F" w:rsidRPr="00F40D4B" w:rsidRDefault="006F071F" w:rsidP="009B508D">
      <w:pPr>
        <w:rPr>
          <w:rtl/>
        </w:rPr>
      </w:pPr>
      <w:r w:rsidRPr="00F40D4B">
        <w:rPr>
          <w:rtl/>
        </w:rPr>
        <w:t>טעמא דמ"ד אין מטבע נעשה חליפין - דדעתיה אצורתא, וצורתא עבידא דבטלא.</w:t>
      </w:r>
    </w:p>
    <w:p w14:paraId="47D2AC8C" w14:textId="77777777" w:rsidR="00B872BD" w:rsidRDefault="006F071F" w:rsidP="00B872BD">
      <w:pPr>
        <w:pStyle w:val="36"/>
        <w:framePr w:wrap="notBeside"/>
        <w:rPr>
          <w:rtl/>
        </w:rPr>
      </w:pPr>
      <w:r w:rsidRPr="00F40D4B">
        <w:rPr>
          <w:rtl/>
        </w:rPr>
        <w:t>תנן:</w:t>
      </w:r>
    </w:p>
    <w:p w14:paraId="005F75F3" w14:textId="6333566C" w:rsidR="006F071F" w:rsidRPr="00F40D4B" w:rsidRDefault="006F071F" w:rsidP="009B508D">
      <w:pPr>
        <w:rPr>
          <w:rtl/>
        </w:rPr>
      </w:pPr>
      <w:r w:rsidRPr="00F40D4B">
        <w:rPr>
          <w:rtl/>
        </w:rPr>
        <w:t xml:space="preserve">הזהב קונה את הכסף, </w:t>
      </w:r>
      <w:r w:rsidRPr="0044176A">
        <w:rPr>
          <w:rStyle w:val="affffc"/>
          <w:rFonts w:hint="cs"/>
          <w:rtl/>
        </w:rPr>
        <w:t>אין להוכיח</w:t>
      </w:r>
      <w:r w:rsidRPr="00F40D4B">
        <w:rPr>
          <w:rFonts w:hint="cs"/>
          <w:rtl/>
        </w:rPr>
        <w:t xml:space="preserve"> דנעשה ומיירי בחלפין- דמיירי בדמים</w:t>
      </w:r>
    </w:p>
    <w:p w14:paraId="7FEE759A" w14:textId="77777777" w:rsidR="00B872BD" w:rsidRDefault="006F071F" w:rsidP="00B872BD">
      <w:pPr>
        <w:pStyle w:val="36"/>
        <w:framePr w:wrap="notBeside"/>
        <w:rPr>
          <w:rtl/>
        </w:rPr>
      </w:pPr>
      <w:r w:rsidRPr="00F40D4B">
        <w:rPr>
          <w:rFonts w:hint="cs"/>
          <w:rtl/>
        </w:rPr>
        <w:t>והך</w:t>
      </w:r>
    </w:p>
    <w:p w14:paraId="27D0B2CE" w14:textId="21DB1BE4" w:rsidR="00A6533C" w:rsidRPr="00F40D4B" w:rsidRDefault="006F071F" w:rsidP="009B508D">
      <w:pPr>
        <w:rPr>
          <w:rtl/>
        </w:rPr>
      </w:pPr>
      <w:r w:rsidRPr="00F40D4B">
        <w:rPr>
          <w:rFonts w:hint="cs"/>
          <w:rtl/>
        </w:rPr>
        <w:t>ד</w:t>
      </w:r>
      <w:r w:rsidRPr="00F40D4B">
        <w:rPr>
          <w:rtl/>
        </w:rPr>
        <w:t>הזהב קונה הכסף</w:t>
      </w:r>
      <w:r w:rsidR="00B872BD">
        <w:rPr>
          <w:rFonts w:hint="cs"/>
          <w:rtl/>
        </w:rPr>
        <w:t xml:space="preserve"> </w:t>
      </w:r>
      <w:r w:rsidRPr="0044176A">
        <w:rPr>
          <w:rStyle w:val="afffff2"/>
          <w:rFonts w:hint="cs"/>
          <w:rtl/>
        </w:rPr>
        <w:t>[ולא מחייב]</w:t>
      </w:r>
      <w:r w:rsidRPr="00F40D4B">
        <w:rPr>
          <w:rFonts w:hint="cs"/>
          <w:rtl/>
        </w:rPr>
        <w:t xml:space="preserve"> תני מחייב.</w:t>
      </w:r>
    </w:p>
    <w:p w14:paraId="6A299253" w14:textId="77777777" w:rsidR="0044176A" w:rsidRDefault="006F071F" w:rsidP="0044176A">
      <w:pPr>
        <w:pStyle w:val="36"/>
        <w:framePr w:wrap="notBeside"/>
        <w:rPr>
          <w:rtl/>
        </w:rPr>
      </w:pPr>
      <w:r w:rsidRPr="00F40D4B">
        <w:rPr>
          <w:rtl/>
        </w:rPr>
        <w:t>ה</w:t>
      </w:r>
      <w:r w:rsidRPr="00F40D4B">
        <w:rPr>
          <w:rFonts w:hint="cs"/>
          <w:rtl/>
        </w:rPr>
        <w:t>"נ</w:t>
      </w:r>
      <w:r w:rsidRPr="00F40D4B">
        <w:rPr>
          <w:rtl/>
        </w:rPr>
        <w:t xml:space="preserve"> מסתברא, </w:t>
      </w:r>
    </w:p>
    <w:p w14:paraId="56161E9D" w14:textId="6A0485CC" w:rsidR="006F071F" w:rsidRPr="00F40D4B" w:rsidRDefault="0044176A" w:rsidP="009B508D">
      <w:pPr>
        <w:rPr>
          <w:rtl/>
        </w:rPr>
      </w:pPr>
      <w:r w:rsidRPr="0044176A">
        <w:rPr>
          <w:rStyle w:val="affffc"/>
          <w:rFonts w:hint="cs"/>
          <w:rtl/>
        </w:rPr>
        <w:t>מ</w:t>
      </w:r>
      <w:r w:rsidR="006F071F" w:rsidRPr="0044176A">
        <w:rPr>
          <w:rStyle w:val="affffc"/>
          <w:rtl/>
        </w:rPr>
        <w:t>סיפא:</w:t>
      </w:r>
      <w:r w:rsidR="006F071F" w:rsidRPr="00F40D4B">
        <w:rPr>
          <w:rtl/>
        </w:rPr>
        <w:t xml:space="preserve"> </w:t>
      </w:r>
      <w:r w:rsidR="006F071F" w:rsidRPr="00F40D4B">
        <w:rPr>
          <w:rFonts w:hint="cs"/>
          <w:rtl/>
        </w:rPr>
        <w:t>ד</w:t>
      </w:r>
      <w:r w:rsidR="006F071F" w:rsidRPr="00F40D4B">
        <w:rPr>
          <w:rtl/>
        </w:rPr>
        <w:t>הכסף אינו קונה את הזהב.</w:t>
      </w:r>
    </w:p>
    <w:p w14:paraId="29A1496C" w14:textId="373BE191" w:rsidR="006F071F" w:rsidRPr="00F40D4B" w:rsidRDefault="0044176A" w:rsidP="009B508D">
      <w:pPr>
        <w:rPr>
          <w:rtl/>
        </w:rPr>
      </w:pPr>
      <w:r>
        <w:rPr>
          <w:rFonts w:hint="cs"/>
          <w:rtl/>
        </w:rPr>
        <w:t xml:space="preserve">אי </w:t>
      </w:r>
      <w:r w:rsidR="006F071F" w:rsidRPr="00F40D4B">
        <w:rPr>
          <w:rFonts w:hint="cs"/>
          <w:rtl/>
        </w:rPr>
        <w:t>ב</w:t>
      </w:r>
      <w:r w:rsidR="006F071F" w:rsidRPr="00F40D4B">
        <w:rPr>
          <w:rtl/>
        </w:rPr>
        <w:t xml:space="preserve">דמים - היינו </w:t>
      </w:r>
      <w:r>
        <w:rPr>
          <w:rFonts w:hint="cs"/>
          <w:rtl/>
        </w:rPr>
        <w:t>ד</w:t>
      </w:r>
      <w:r w:rsidR="006F071F" w:rsidRPr="00F40D4B">
        <w:rPr>
          <w:rtl/>
        </w:rPr>
        <w:t>זהב פירא וכספא טבעא, וטבעא פירא לא קני.</w:t>
      </w:r>
    </w:p>
    <w:p w14:paraId="7D42A307" w14:textId="3B6CDEEB" w:rsidR="006F071F" w:rsidRPr="00F40D4B" w:rsidRDefault="006F071F" w:rsidP="0044176A">
      <w:pPr>
        <w:spacing w:after="60"/>
        <w:rPr>
          <w:rtl/>
        </w:rPr>
      </w:pPr>
      <w:r w:rsidRPr="00F40D4B">
        <w:rPr>
          <w:rFonts w:hint="cs"/>
          <w:rtl/>
        </w:rPr>
        <w:t>ד</w:t>
      </w:r>
      <w:r w:rsidRPr="00F40D4B">
        <w:rPr>
          <w:rtl/>
        </w:rPr>
        <w:t>אי בחליפין - תרוייהו לקנו אהדדי.</w:t>
      </w:r>
    </w:p>
    <w:p w14:paraId="5A81443F" w14:textId="2DD8EAB3" w:rsidR="00B872BD" w:rsidRDefault="006F071F" w:rsidP="00B872BD">
      <w:pPr>
        <w:pStyle w:val="36"/>
        <w:framePr w:wrap="notBeside"/>
        <w:rPr>
          <w:rtl/>
        </w:rPr>
      </w:pPr>
      <w:r w:rsidRPr="00F40D4B">
        <w:rPr>
          <w:rtl/>
        </w:rPr>
        <w:t>ועוד,</w:t>
      </w:r>
    </w:p>
    <w:p w14:paraId="007544E0" w14:textId="7D4E1901" w:rsidR="006F071F" w:rsidRPr="00F40D4B" w:rsidRDefault="006F071F" w:rsidP="009B508D">
      <w:pPr>
        <w:rPr>
          <w:rtl/>
        </w:rPr>
      </w:pPr>
      <w:r w:rsidRPr="0044176A">
        <w:rPr>
          <w:rStyle w:val="affffc"/>
          <w:rtl/>
        </w:rPr>
        <w:t>תניא:</w:t>
      </w:r>
      <w:r w:rsidRPr="00F40D4B">
        <w:rPr>
          <w:rtl/>
        </w:rPr>
        <w:t xml:space="preserve"> הכסף אינו קונה את הזהב.</w:t>
      </w:r>
    </w:p>
    <w:p w14:paraId="2DDFE645" w14:textId="77777777" w:rsidR="006F071F" w:rsidRPr="00F40D4B" w:rsidRDefault="006F071F" w:rsidP="009B508D">
      <w:pPr>
        <w:rPr>
          <w:rtl/>
        </w:rPr>
      </w:pPr>
      <w:r w:rsidRPr="00F40D4B">
        <w:rPr>
          <w:rtl/>
        </w:rPr>
        <w:t xml:space="preserve">כיצד? מכר לו </w:t>
      </w:r>
      <w:r w:rsidRPr="00F40D4B">
        <w:rPr>
          <w:rFonts w:hint="cs"/>
          <w:rtl/>
        </w:rPr>
        <w:t>כ''ה</w:t>
      </w:r>
      <w:r w:rsidRPr="00F40D4B">
        <w:rPr>
          <w:rtl/>
        </w:rPr>
        <w:t xml:space="preserve"> דינר של כסף בדינר של זהב, אע"פ שמשך הכסף - לא קנה עד שימשוך את הזהב.</w:t>
      </w:r>
    </w:p>
    <w:p w14:paraId="38DA8B92" w14:textId="45644318" w:rsidR="00B872BD" w:rsidRDefault="006F071F" w:rsidP="009B508D">
      <w:pPr>
        <w:rPr>
          <w:rtl/>
        </w:rPr>
      </w:pPr>
      <w:r w:rsidRPr="00F40D4B">
        <w:rPr>
          <w:rtl/>
        </w:rPr>
        <w:t xml:space="preserve">אי בדמים </w:t>
      </w:r>
      <w:r w:rsidR="00B872BD">
        <w:rPr>
          <w:rtl/>
        </w:rPr>
        <w:t>–</w:t>
      </w:r>
      <w:r w:rsidRPr="00F40D4B">
        <w:rPr>
          <w:rtl/>
        </w:rPr>
        <w:t xml:space="preserve"> </w:t>
      </w:r>
      <w:r w:rsidR="00B872BD">
        <w:rPr>
          <w:rFonts w:hint="cs"/>
          <w:rtl/>
        </w:rPr>
        <w:t xml:space="preserve">משו''כ </w:t>
      </w:r>
      <w:r w:rsidRPr="00F40D4B">
        <w:rPr>
          <w:rtl/>
        </w:rPr>
        <w:t>לא קני.</w:t>
      </w:r>
      <w:r w:rsidRPr="00F40D4B">
        <w:rPr>
          <w:rFonts w:hint="cs"/>
          <w:rtl/>
        </w:rPr>
        <w:t xml:space="preserve"> אי בחליפין נקני</w:t>
      </w:r>
      <w:r w:rsidR="0044176A">
        <w:rPr>
          <w:rFonts w:hint="cs"/>
          <w:rtl/>
        </w:rPr>
        <w:t>,</w:t>
      </w:r>
      <w:r w:rsidRPr="00F40D4B">
        <w:rPr>
          <w:rFonts w:hint="cs"/>
          <w:rtl/>
        </w:rPr>
        <w:t xml:space="preserve"> </w:t>
      </w:r>
      <w:r w:rsidRPr="0044176A">
        <w:rPr>
          <w:rStyle w:val="affffc"/>
          <w:rFonts w:hint="cs"/>
          <w:rtl/>
        </w:rPr>
        <w:t>ובהכרח</w:t>
      </w:r>
      <w:r w:rsidRPr="00F40D4B">
        <w:rPr>
          <w:rFonts w:hint="cs"/>
          <w:rtl/>
        </w:rPr>
        <w:t xml:space="preserve"> בדמים </w:t>
      </w:r>
    </w:p>
    <w:p w14:paraId="2DDA3D35" w14:textId="77777777" w:rsidR="00B872BD" w:rsidRDefault="006F071F" w:rsidP="00B872BD">
      <w:pPr>
        <w:pStyle w:val="36"/>
        <w:framePr w:wrap="notBeside"/>
        <w:rPr>
          <w:rtl/>
        </w:rPr>
      </w:pPr>
      <w:r w:rsidRPr="00F40D4B">
        <w:rPr>
          <w:rFonts w:hint="cs"/>
          <w:rtl/>
        </w:rPr>
        <w:t xml:space="preserve">והך </w:t>
      </w:r>
    </w:p>
    <w:p w14:paraId="0191B4F2" w14:textId="2B8DD19A" w:rsidR="006F071F" w:rsidRPr="00F40D4B" w:rsidRDefault="006F071F" w:rsidP="009B508D">
      <w:pPr>
        <w:rPr>
          <w:rtl/>
        </w:rPr>
      </w:pPr>
      <w:r w:rsidRPr="00F40D4B">
        <w:rPr>
          <w:rFonts w:hint="cs"/>
          <w:rtl/>
        </w:rPr>
        <w:t xml:space="preserve">רישא דקונה הכסף </w:t>
      </w:r>
      <w:r w:rsidRPr="00F40D4B">
        <w:rPr>
          <w:rtl/>
        </w:rPr>
        <w:t>כיצד? מכר לו דינר של זהב ב</w:t>
      </w:r>
      <w:r w:rsidRPr="00F40D4B">
        <w:rPr>
          <w:rFonts w:hint="cs"/>
          <w:rtl/>
        </w:rPr>
        <w:t>כ''ה</w:t>
      </w:r>
      <w:r w:rsidRPr="00F40D4B">
        <w:rPr>
          <w:rtl/>
        </w:rPr>
        <w:t xml:space="preserve"> דינר של כסף, כיון שמשך את הזהב - נקנה כסף בכל מקום שהוא.</w:t>
      </w:r>
    </w:p>
    <w:p w14:paraId="4DD758A8" w14:textId="77777777" w:rsidR="006F071F" w:rsidRPr="00F40D4B" w:rsidRDefault="006F071F" w:rsidP="009B508D">
      <w:pPr>
        <w:rPr>
          <w:rtl/>
        </w:rPr>
      </w:pPr>
      <w:r w:rsidRPr="00B872BD">
        <w:rPr>
          <w:b/>
          <w:bCs/>
          <w:rtl/>
        </w:rPr>
        <w:t>אי אמרת בחליפין -</w:t>
      </w:r>
      <w:r w:rsidRPr="00F40D4B">
        <w:rPr>
          <w:rtl/>
        </w:rPr>
        <w:t xml:space="preserve"> היינו דקתני נקנה כסף בכל מקום שהוא.</w:t>
      </w:r>
    </w:p>
    <w:p w14:paraId="1E015AA4" w14:textId="77777777" w:rsidR="00A6533C" w:rsidRPr="00F40D4B" w:rsidRDefault="006F071F" w:rsidP="009B508D">
      <w:pPr>
        <w:rPr>
          <w:rtl/>
        </w:rPr>
      </w:pPr>
      <w:r w:rsidRPr="00B872BD">
        <w:rPr>
          <w:b/>
          <w:bCs/>
          <w:rtl/>
        </w:rPr>
        <w:t>אלא אי אמרת בדמים</w:t>
      </w:r>
      <w:r w:rsidRPr="00F40D4B">
        <w:rPr>
          <w:rtl/>
        </w:rPr>
        <w:t xml:space="preserve"> - האי נקנה כסף בכל מקום שהוא? נתחייב גברא מיבעי ליה!</w:t>
      </w:r>
    </w:p>
    <w:p w14:paraId="60229581" w14:textId="77777777" w:rsidR="0044176A" w:rsidRDefault="006F071F" w:rsidP="0044176A">
      <w:pPr>
        <w:pStyle w:val="36"/>
        <w:framePr w:wrap="notBeside"/>
        <w:rPr>
          <w:rStyle w:val="affffc"/>
          <w:rtl/>
        </w:rPr>
      </w:pPr>
      <w:r w:rsidRPr="00B872BD">
        <w:rPr>
          <w:rStyle w:val="affffc"/>
          <w:rtl/>
        </w:rPr>
        <w:t>רב אשי:</w:t>
      </w:r>
    </w:p>
    <w:p w14:paraId="5CF614E1" w14:textId="5BEA0CC6" w:rsidR="006F071F" w:rsidRPr="00F40D4B" w:rsidRDefault="006F071F" w:rsidP="009B508D">
      <w:pPr>
        <w:rPr>
          <w:rtl/>
        </w:rPr>
      </w:pPr>
      <w:r w:rsidRPr="00F40D4B">
        <w:rPr>
          <w:rtl/>
        </w:rPr>
        <w:t>לעולם בדמים, ומאי בכל מקום שהוא - כמות שהוא, כדא"ל.</w:t>
      </w:r>
    </w:p>
    <w:p w14:paraId="25416EBD" w14:textId="5669F187" w:rsidR="006F071F" w:rsidRPr="00F40D4B" w:rsidRDefault="006F071F" w:rsidP="0044176A">
      <w:r w:rsidRPr="00F40D4B">
        <w:rPr>
          <w:rtl/>
        </w:rPr>
        <w:t xml:space="preserve">אי א"ל מארנקי חדשה יהבינא לך - לא </w:t>
      </w:r>
      <w:r w:rsidRPr="00F40D4B">
        <w:rPr>
          <w:rFonts w:hint="cs"/>
          <w:rtl/>
        </w:rPr>
        <w:t>יכול להביא</w:t>
      </w:r>
      <w:r w:rsidRPr="00F40D4B">
        <w:rPr>
          <w:rtl/>
        </w:rPr>
        <w:t xml:space="preserve"> מארנקי ישנה א</w:t>
      </w:r>
      <w:r w:rsidRPr="00F40D4B">
        <w:rPr>
          <w:rFonts w:hint="cs"/>
          <w:rtl/>
        </w:rPr>
        <w:t>פי'</w:t>
      </w:r>
      <w:r w:rsidRPr="00F40D4B">
        <w:rPr>
          <w:rtl/>
        </w:rPr>
        <w:t xml:space="preserve"> דעדיפי מינייהו.</w:t>
      </w:r>
      <w:r w:rsidRPr="00F40D4B">
        <w:rPr>
          <w:rFonts w:hint="cs"/>
          <w:rtl/>
        </w:rPr>
        <w:t xml:space="preserve"> דא''ל לישנן בעינא</w:t>
      </w:r>
      <w:r w:rsidR="00613157">
        <w:rPr>
          <w:rtl/>
        </w:rPr>
        <w:br w:type="page"/>
      </w:r>
    </w:p>
    <w:p w14:paraId="4C4B1A7F" w14:textId="38F34720" w:rsidR="00F707CE" w:rsidRPr="00F707CE" w:rsidRDefault="006F071F" w:rsidP="00365314">
      <w:pPr>
        <w:pStyle w:val="36"/>
        <w:framePr w:wrap="notBeside"/>
        <w:rPr>
          <w:rtl/>
        </w:rPr>
      </w:pPr>
      <w:r w:rsidRPr="00F707CE">
        <w:rPr>
          <w:rFonts w:hint="cs"/>
          <w:rtl/>
        </w:rPr>
        <w:lastRenderedPageBreak/>
        <w:t>ר''פ</w:t>
      </w:r>
      <w:r w:rsidR="00F707CE" w:rsidRPr="00F707CE">
        <w:rPr>
          <w:rtl/>
        </w:rPr>
        <w:t>:</w:t>
      </w:r>
    </w:p>
    <w:p w14:paraId="6EBDD0C4" w14:textId="289A8E20" w:rsidR="00365314" w:rsidRDefault="006F071F" w:rsidP="00365314">
      <w:pPr>
        <w:pStyle w:val="affff9"/>
        <w:rPr>
          <w:rtl/>
        </w:rPr>
      </w:pPr>
      <w:r w:rsidRPr="00F40D4B">
        <w:rPr>
          <w:rtl/>
        </w:rPr>
        <w:t xml:space="preserve">אפילו למ"ד אין מטבע נעשה חליפין, </w:t>
      </w:r>
      <w:r w:rsidR="00365314">
        <w:rPr>
          <w:rFonts w:hint="cs"/>
          <w:rtl/>
        </w:rPr>
        <w:t>אבל נקנה בחליפין</w:t>
      </w:r>
    </w:p>
    <w:p w14:paraId="679F8143" w14:textId="39857B13" w:rsidR="00493C25" w:rsidRPr="00493C25" w:rsidRDefault="00365314" w:rsidP="00493C25">
      <w:pPr>
        <w:rPr>
          <w:rStyle w:val="afffff2"/>
          <w:rtl/>
        </w:rPr>
      </w:pPr>
      <w:r w:rsidRPr="00493C25">
        <w:rPr>
          <w:rStyle w:val="afffff2"/>
          <w:rFonts w:hint="cs"/>
          <w:rtl/>
        </w:rPr>
        <w:t xml:space="preserve">כפירות לר''נ </w:t>
      </w:r>
      <w:r w:rsidR="00493C25" w:rsidRPr="00493C25">
        <w:rPr>
          <w:rStyle w:val="afffff2"/>
          <w:rFonts w:hint="cs"/>
          <w:rtl/>
        </w:rPr>
        <w:t>דאף שלא נעשים נקנים בחליפין</w:t>
      </w:r>
      <w:r w:rsidR="00706BAC">
        <w:rPr>
          <w:rStyle w:val="afffff2"/>
          <w:rFonts w:hint="cs"/>
          <w:rtl/>
        </w:rPr>
        <w:t>.</w:t>
      </w:r>
      <w:r w:rsidR="00493C25" w:rsidRPr="00493C25">
        <w:rPr>
          <w:rStyle w:val="afffff2"/>
          <w:rFonts w:hint="cs"/>
          <w:rtl/>
        </w:rPr>
        <w:t xml:space="preserve"> </w:t>
      </w:r>
    </w:p>
    <w:p w14:paraId="7E7E8D9E" w14:textId="4E5680FE" w:rsidR="006F071F" w:rsidRPr="00F40D4B" w:rsidRDefault="006F071F" w:rsidP="00706BAC">
      <w:pPr>
        <w:pStyle w:val="affe"/>
        <w:framePr w:wrap="around"/>
        <w:rPr>
          <w:rtl/>
        </w:rPr>
      </w:pPr>
      <w:r w:rsidRPr="00F40D4B">
        <w:rPr>
          <w:rtl/>
        </w:rPr>
        <w:t>מו.</w:t>
      </w:r>
    </w:p>
    <w:p w14:paraId="6F90186A" w14:textId="0740D4F8" w:rsidR="00F707CE" w:rsidRPr="00F707CE" w:rsidRDefault="006F071F" w:rsidP="00706BAC">
      <w:pPr>
        <w:pStyle w:val="36"/>
        <w:framePr w:wrap="notBeside"/>
        <w:rPr>
          <w:rtl/>
        </w:rPr>
      </w:pPr>
      <w:r w:rsidRPr="00F707CE">
        <w:rPr>
          <w:rtl/>
        </w:rPr>
        <w:t>מיתיבי</w:t>
      </w:r>
      <w:r w:rsidR="00F707CE" w:rsidRPr="00F707CE">
        <w:rPr>
          <w:rtl/>
        </w:rPr>
        <w:t>:</w:t>
      </w:r>
    </w:p>
    <w:p w14:paraId="5D665F00" w14:textId="78444ECD" w:rsidR="006F071F" w:rsidRPr="002B5355" w:rsidRDefault="00706BAC" w:rsidP="002B5355">
      <w:pPr>
        <w:rPr>
          <w:rStyle w:val="afffff2"/>
          <w:rtl/>
        </w:rPr>
      </w:pPr>
      <w:r>
        <w:rPr>
          <w:rFonts w:hint="cs"/>
          <w:rtl/>
        </w:rPr>
        <w:t>ה</w:t>
      </w:r>
      <w:r w:rsidR="006F071F" w:rsidRPr="00F40D4B">
        <w:rPr>
          <w:rtl/>
        </w:rPr>
        <w:t xml:space="preserve">יה בגורן ואין בידו מעות, </w:t>
      </w:r>
      <w:r w:rsidR="006F071F" w:rsidRPr="004F3E79">
        <w:rPr>
          <w:rStyle w:val="affffc"/>
          <w:rtl/>
        </w:rPr>
        <w:t>אומר לחבירו:</w:t>
      </w:r>
      <w:r w:rsidR="006F071F" w:rsidRPr="00F40D4B">
        <w:rPr>
          <w:rtl/>
        </w:rPr>
        <w:t xml:space="preserve"> פירות </w:t>
      </w:r>
      <w:r w:rsidR="002B5355">
        <w:rPr>
          <w:rFonts w:hint="cs"/>
          <w:rtl/>
        </w:rPr>
        <w:t>א</w:t>
      </w:r>
      <w:r w:rsidR="006F071F" w:rsidRPr="00F40D4B">
        <w:rPr>
          <w:rtl/>
        </w:rPr>
        <w:t xml:space="preserve">לו לך במתנה, </w:t>
      </w:r>
      <w:r w:rsidR="006F071F" w:rsidRPr="004F3E79">
        <w:rPr>
          <w:rStyle w:val="affffc"/>
          <w:rtl/>
        </w:rPr>
        <w:t>וחוזר ו</w:t>
      </w:r>
      <w:r w:rsidR="002B5355">
        <w:rPr>
          <w:rStyle w:val="affffc"/>
          <w:rFonts w:hint="cs"/>
          <w:rtl/>
        </w:rPr>
        <w:t xml:space="preserve">מחללן </w:t>
      </w:r>
      <w:r w:rsidR="006F071F" w:rsidRPr="00F40D4B">
        <w:rPr>
          <w:rtl/>
        </w:rPr>
        <w:t>על מעות שיש לי בבית.</w:t>
      </w:r>
      <w:r>
        <w:rPr>
          <w:rFonts w:hint="cs"/>
          <w:rtl/>
        </w:rPr>
        <w:t xml:space="preserve"> </w:t>
      </w:r>
      <w:r w:rsidRPr="002B5355">
        <w:rPr>
          <w:rStyle w:val="afffff2"/>
          <w:rFonts w:hint="cs"/>
          <w:rtl/>
        </w:rPr>
        <w:t xml:space="preserve">משמע אבל אם יש בידו מעות שיקנה </w:t>
      </w:r>
      <w:r w:rsidR="006F071F" w:rsidRPr="002B5355">
        <w:rPr>
          <w:rStyle w:val="afffff2"/>
          <w:rFonts w:hint="cs"/>
          <w:rtl/>
        </w:rPr>
        <w:t>האחר במשיכה ופודה</w:t>
      </w:r>
      <w:r w:rsidR="006F071F" w:rsidRPr="002B5355">
        <w:rPr>
          <w:rStyle w:val="afffff2"/>
          <w:rtl/>
        </w:rPr>
        <w:t>.</w:t>
      </w:r>
      <w:r w:rsidR="006F071F" w:rsidRPr="002B5355">
        <w:rPr>
          <w:rStyle w:val="afffff2"/>
          <w:rFonts w:hint="cs"/>
          <w:rtl/>
        </w:rPr>
        <w:t xml:space="preserve"> </w:t>
      </w:r>
      <w:r w:rsidRPr="002B5355">
        <w:rPr>
          <w:rStyle w:val="afffff2"/>
          <w:rFonts w:hint="cs"/>
          <w:rtl/>
        </w:rPr>
        <w:t xml:space="preserve">וכך עדיף שהוא כנכרי לגבי המעשה </w:t>
      </w:r>
    </w:p>
    <w:p w14:paraId="0C0AA136" w14:textId="796AA55E" w:rsidR="00A6533C" w:rsidRPr="00F40D4B" w:rsidRDefault="006F071F" w:rsidP="009B508D">
      <w:pPr>
        <w:rPr>
          <w:rtl/>
        </w:rPr>
      </w:pPr>
      <w:r w:rsidRPr="00F40D4B">
        <w:rPr>
          <w:rtl/>
        </w:rPr>
        <w:t xml:space="preserve">ואי מטבע נקנה בחליפין </w:t>
      </w:r>
      <w:r w:rsidR="004F3E79">
        <w:rPr>
          <w:rtl/>
        </w:rPr>
        <w:t>–</w:t>
      </w:r>
      <w:r w:rsidRPr="00F40D4B">
        <w:rPr>
          <w:rtl/>
        </w:rPr>
        <w:t xml:space="preserve"> </w:t>
      </w:r>
      <w:r w:rsidR="004F3E79">
        <w:rPr>
          <w:rFonts w:hint="cs"/>
          <w:rtl/>
        </w:rPr>
        <w:t>שיקנו ה</w:t>
      </w:r>
      <w:r w:rsidRPr="00F40D4B">
        <w:rPr>
          <w:rtl/>
        </w:rPr>
        <w:t>מעות אגב סודר, ו</w:t>
      </w:r>
      <w:r w:rsidR="004F3E79">
        <w:rPr>
          <w:rFonts w:hint="cs"/>
          <w:rtl/>
        </w:rPr>
        <w:t>יפדהו</w:t>
      </w:r>
      <w:r w:rsidRPr="00F40D4B">
        <w:rPr>
          <w:rtl/>
        </w:rPr>
        <w:t>!</w:t>
      </w:r>
    </w:p>
    <w:p w14:paraId="1C9D7171" w14:textId="77777777" w:rsidR="00F707CE" w:rsidRPr="00F707CE" w:rsidRDefault="006F071F" w:rsidP="004F3E79">
      <w:pPr>
        <w:pStyle w:val="36"/>
        <w:framePr w:wrap="notBeside"/>
        <w:rPr>
          <w:rtl/>
        </w:rPr>
      </w:pPr>
      <w:r w:rsidRPr="00F707CE">
        <w:rPr>
          <w:rFonts w:hint="cs"/>
          <w:rtl/>
        </w:rPr>
        <w:t>ואין ל</w:t>
      </w:r>
      <w:r w:rsidR="002B5355" w:rsidRPr="00F707CE">
        <w:rPr>
          <w:rFonts w:hint="cs"/>
          <w:rtl/>
        </w:rPr>
        <w:t>העמיד</w:t>
      </w:r>
      <w:r w:rsidR="00F707CE" w:rsidRPr="00F707CE">
        <w:rPr>
          <w:rtl/>
        </w:rPr>
        <w:t>:</w:t>
      </w:r>
    </w:p>
    <w:p w14:paraId="217796F2" w14:textId="060583C9" w:rsidR="006F071F" w:rsidRPr="00F40D4B" w:rsidRDefault="004F3E79" w:rsidP="002B5355">
      <w:pPr>
        <w:rPr>
          <w:rtl/>
        </w:rPr>
      </w:pPr>
      <w:r>
        <w:rPr>
          <w:rFonts w:hint="cs"/>
          <w:rtl/>
        </w:rPr>
        <w:t>ש</w:t>
      </w:r>
      <w:r w:rsidR="006F071F" w:rsidRPr="00F40D4B">
        <w:rPr>
          <w:rFonts w:hint="cs"/>
          <w:rtl/>
        </w:rPr>
        <w:t>אין לו סודר</w:t>
      </w:r>
      <w:r>
        <w:rPr>
          <w:rFonts w:hint="cs"/>
          <w:rtl/>
        </w:rPr>
        <w:t>,</w:t>
      </w:r>
      <w:r w:rsidR="006F071F" w:rsidRPr="00F40D4B">
        <w:rPr>
          <w:rFonts w:hint="cs"/>
          <w:rtl/>
        </w:rPr>
        <w:t xml:space="preserve"> ולא קרקע לקנין אגב</w:t>
      </w:r>
      <w:r w:rsidR="002B5355">
        <w:rPr>
          <w:rFonts w:hint="cs"/>
          <w:rtl/>
        </w:rPr>
        <w:t>,</w:t>
      </w:r>
      <w:r w:rsidR="006F071F" w:rsidRPr="00F40D4B">
        <w:rPr>
          <w:rFonts w:hint="cs"/>
          <w:rtl/>
        </w:rPr>
        <w:t xml:space="preserve"> ובגורן שאינו שלו</w:t>
      </w:r>
      <w:r w:rsidR="002B5355">
        <w:rPr>
          <w:rFonts w:hint="cs"/>
          <w:rtl/>
        </w:rPr>
        <w:t>,</w:t>
      </w:r>
      <w:r w:rsidR="006F071F" w:rsidRPr="00F40D4B">
        <w:rPr>
          <w:rFonts w:hint="cs"/>
          <w:rtl/>
        </w:rPr>
        <w:t xml:space="preserve"> </w:t>
      </w:r>
      <w:r w:rsidR="002B5355">
        <w:rPr>
          <w:rFonts w:hint="cs"/>
          <w:rtl/>
        </w:rPr>
        <w:t>שלא טרח התנא להעמיד במקרה רחוק של אדם עני כ''כ,</w:t>
      </w:r>
    </w:p>
    <w:p w14:paraId="5E37FCFF" w14:textId="59DDDDA0" w:rsidR="00F707CE" w:rsidRPr="00F707CE" w:rsidRDefault="006F071F" w:rsidP="002B5355">
      <w:pPr>
        <w:pStyle w:val="36"/>
        <w:framePr w:wrap="notBeside"/>
        <w:rPr>
          <w:rtl/>
        </w:rPr>
      </w:pPr>
      <w:r w:rsidRPr="00F707CE">
        <w:rPr>
          <w:rtl/>
        </w:rPr>
        <w:t>אלא ש"מ</w:t>
      </w:r>
      <w:r w:rsidR="00F707CE" w:rsidRPr="00F707CE">
        <w:rPr>
          <w:rtl/>
        </w:rPr>
        <w:t>:</w:t>
      </w:r>
    </w:p>
    <w:p w14:paraId="3AF031FA" w14:textId="5F15B119" w:rsidR="006F071F" w:rsidRPr="00F40D4B" w:rsidRDefault="006F071F" w:rsidP="0044176A">
      <w:pPr>
        <w:pStyle w:val="affff9"/>
        <w:spacing w:before="0" w:after="60"/>
        <w:jc w:val="both"/>
        <w:rPr>
          <w:rtl/>
        </w:rPr>
      </w:pPr>
      <w:r w:rsidRPr="00F40D4B">
        <w:rPr>
          <w:rtl/>
        </w:rPr>
        <w:t>אין מטבע נקנה בחליפין, ש"מ.</w:t>
      </w:r>
    </w:p>
    <w:p w14:paraId="6842B57E" w14:textId="308D1B62" w:rsidR="00F707CE" w:rsidRPr="00F707CE" w:rsidRDefault="006F071F" w:rsidP="00B854C6">
      <w:pPr>
        <w:pStyle w:val="36"/>
        <w:framePr w:wrap="notBeside"/>
        <w:rPr>
          <w:rtl/>
        </w:rPr>
      </w:pPr>
      <w:r w:rsidRPr="00F707CE">
        <w:rPr>
          <w:rtl/>
        </w:rPr>
        <w:t>ואף ר</w:t>
      </w:r>
      <w:r w:rsidRPr="00F707CE">
        <w:rPr>
          <w:rFonts w:hint="cs"/>
          <w:rtl/>
        </w:rPr>
        <w:t>"פ</w:t>
      </w:r>
      <w:r w:rsidR="005B12BB" w:rsidRPr="00F707CE">
        <w:rPr>
          <w:rFonts w:hint="cs"/>
          <w:rtl/>
        </w:rPr>
        <w:t xml:space="preserve"> עצמו</w:t>
      </w:r>
      <w:r w:rsidR="00F707CE" w:rsidRPr="00F707CE">
        <w:rPr>
          <w:rFonts w:hint="cs"/>
          <w:rtl/>
        </w:rPr>
        <w:t>:</w:t>
      </w:r>
    </w:p>
    <w:p w14:paraId="1AF471E4" w14:textId="24F1B893" w:rsidR="006F071F" w:rsidRPr="00F40D4B" w:rsidRDefault="00B854C6" w:rsidP="00B854C6">
      <w:pPr>
        <w:rPr>
          <w:rtl/>
        </w:rPr>
      </w:pPr>
      <w:r>
        <w:rPr>
          <w:rFonts w:hint="cs"/>
          <w:rtl/>
        </w:rPr>
        <w:t xml:space="preserve">חזר בו, </w:t>
      </w:r>
      <w:r w:rsidRPr="00B854C6">
        <w:rPr>
          <w:rStyle w:val="affffc"/>
          <w:rFonts w:hint="cs"/>
          <w:rtl/>
        </w:rPr>
        <w:t>כמעשה</w:t>
      </w:r>
      <w:r>
        <w:rPr>
          <w:rFonts w:hint="cs"/>
          <w:rtl/>
        </w:rPr>
        <w:t xml:space="preserve"> שהי</w:t>
      </w:r>
      <w:r w:rsidR="006F071F" w:rsidRPr="00F40D4B">
        <w:rPr>
          <w:rFonts w:hint="cs"/>
          <w:rtl/>
        </w:rPr>
        <w:t xml:space="preserve">ו לו י''ב אלף דינרי </w:t>
      </w:r>
      <w:r w:rsidR="006F071F" w:rsidRPr="00F40D4B">
        <w:rPr>
          <w:rtl/>
        </w:rPr>
        <w:t xml:space="preserve">בי חוזאי, </w:t>
      </w:r>
      <w:r w:rsidR="006F071F" w:rsidRPr="00B854C6">
        <w:rPr>
          <w:rStyle w:val="affffc"/>
          <w:rFonts w:hint="cs"/>
          <w:rtl/>
        </w:rPr>
        <w:t>והקנם לרשב''א</w:t>
      </w:r>
      <w:r w:rsidR="006F071F" w:rsidRPr="00F40D4B">
        <w:rPr>
          <w:rFonts w:hint="cs"/>
          <w:rtl/>
        </w:rPr>
        <w:t xml:space="preserve"> אגב </w:t>
      </w:r>
      <w:r w:rsidR="006F071F" w:rsidRPr="00F40D4B">
        <w:rPr>
          <w:rtl/>
        </w:rPr>
        <w:t>אסיפא דביתיה.</w:t>
      </w:r>
      <w:r>
        <w:rPr>
          <w:rFonts w:hint="cs"/>
          <w:rtl/>
        </w:rPr>
        <w:t xml:space="preserve"> </w:t>
      </w:r>
      <w:r w:rsidR="006F071F" w:rsidRPr="00F40D4B">
        <w:rPr>
          <w:rFonts w:hint="cs"/>
          <w:rtl/>
        </w:rPr>
        <w:t>וכשבא יצא לקראתו עד תווך</w:t>
      </w:r>
      <w:r>
        <w:rPr>
          <w:rFonts w:hint="cs"/>
          <w:rtl/>
        </w:rPr>
        <w:t xml:space="preserve"> </w:t>
      </w:r>
      <w:r w:rsidRPr="00B854C6">
        <w:rPr>
          <w:rStyle w:val="afffff2"/>
          <w:rFonts w:hint="cs"/>
          <w:rtl/>
        </w:rPr>
        <w:t>שם מקום</w:t>
      </w:r>
      <w:r w:rsidR="006F071F" w:rsidRPr="00B854C6">
        <w:rPr>
          <w:rStyle w:val="afffff2"/>
          <w:rtl/>
        </w:rPr>
        <w:t>.</w:t>
      </w:r>
    </w:p>
    <w:p w14:paraId="567C1605" w14:textId="1FE833A6" w:rsidR="00F707CE" w:rsidRPr="00F707CE" w:rsidRDefault="006F071F" w:rsidP="00B854C6">
      <w:pPr>
        <w:pStyle w:val="36"/>
        <w:framePr w:wrap="notBeside"/>
        <w:rPr>
          <w:rtl/>
        </w:rPr>
      </w:pPr>
      <w:r w:rsidRPr="00F707CE">
        <w:rPr>
          <w:rtl/>
        </w:rPr>
        <w:t xml:space="preserve">וכן </w:t>
      </w:r>
      <w:r w:rsidRPr="00F707CE">
        <w:rPr>
          <w:rFonts w:hint="cs"/>
          <w:rtl/>
        </w:rPr>
        <w:t>מרי''ו</w:t>
      </w:r>
      <w:r w:rsidR="00F707CE" w:rsidRPr="00F707CE">
        <w:rPr>
          <w:rtl/>
        </w:rPr>
        <w:t>:</w:t>
      </w:r>
    </w:p>
    <w:p w14:paraId="64B40FBC" w14:textId="623997A9" w:rsidR="006F071F" w:rsidRPr="00F40D4B" w:rsidRDefault="00B854C6" w:rsidP="005B12BB">
      <w:pPr>
        <w:spacing w:after="60"/>
        <w:rPr>
          <w:rtl/>
        </w:rPr>
      </w:pPr>
      <w:r>
        <w:rPr>
          <w:rFonts w:hint="cs"/>
          <w:b/>
          <w:bCs/>
          <w:rtl/>
        </w:rPr>
        <w:t>ש</w:t>
      </w:r>
      <w:r w:rsidRPr="00B854C6">
        <w:rPr>
          <w:rFonts w:hint="cs"/>
          <w:b/>
          <w:bCs/>
          <w:rtl/>
        </w:rPr>
        <w:t>א</w:t>
      </w:r>
      <w:r w:rsidR="006F071F" w:rsidRPr="00B854C6">
        <w:rPr>
          <w:b/>
          <w:bCs/>
          <w:rtl/>
        </w:rPr>
        <w:t>ין מטבע נעשה חליפין.</w:t>
      </w:r>
    </w:p>
    <w:p w14:paraId="62AB6BDD" w14:textId="77777777" w:rsidR="00F707CE" w:rsidRPr="00F707CE" w:rsidRDefault="005B12BB" w:rsidP="005B12BB">
      <w:pPr>
        <w:pStyle w:val="36"/>
        <w:framePr w:wrap="notBeside"/>
        <w:rPr>
          <w:rtl/>
        </w:rPr>
      </w:pPr>
      <w:r w:rsidRPr="00F707CE">
        <w:rPr>
          <w:rFonts w:hint="cs"/>
          <w:rtl/>
        </w:rPr>
        <w:t xml:space="preserve">הקשה </w:t>
      </w:r>
      <w:r w:rsidR="006F071F" w:rsidRPr="00F707CE">
        <w:rPr>
          <w:rtl/>
        </w:rPr>
        <w:t>ר</w:t>
      </w:r>
      <w:r w:rsidR="006F071F" w:rsidRPr="00F707CE">
        <w:rPr>
          <w:rFonts w:hint="cs"/>
          <w:rtl/>
        </w:rPr>
        <w:t>"א</w:t>
      </w:r>
      <w:r w:rsidR="00F707CE" w:rsidRPr="00F707CE">
        <w:rPr>
          <w:rtl/>
        </w:rPr>
        <w:t>:</w:t>
      </w:r>
    </w:p>
    <w:p w14:paraId="41A92161" w14:textId="71659FAC" w:rsidR="006F071F" w:rsidRPr="00F40D4B" w:rsidRDefault="005B12BB" w:rsidP="008F3717">
      <w:pPr>
        <w:rPr>
          <w:rtl/>
        </w:rPr>
      </w:pPr>
      <w:r>
        <w:rPr>
          <w:rFonts w:hint="cs"/>
          <w:rtl/>
        </w:rPr>
        <w:t>ה</w:t>
      </w:r>
      <w:r w:rsidR="006F071F" w:rsidRPr="00F40D4B">
        <w:rPr>
          <w:rtl/>
        </w:rPr>
        <w:t xml:space="preserve">רי שהיו חמריו ופועליו תובעין אותו בשוק, </w:t>
      </w:r>
      <w:r w:rsidR="006F071F" w:rsidRPr="008F3717">
        <w:rPr>
          <w:rStyle w:val="affffc"/>
          <w:rtl/>
        </w:rPr>
        <w:t>ואמר לשולחני:</w:t>
      </w:r>
      <w:r w:rsidR="006F071F" w:rsidRPr="00F40D4B">
        <w:rPr>
          <w:rtl/>
        </w:rPr>
        <w:t xml:space="preserve"> תן לי בדינר מעות ואפרנסם, ואני אעלה לך יפה דינר וטריסית ממעות שיש לי בביתי.</w:t>
      </w:r>
      <w:r w:rsidR="008F3717">
        <w:rPr>
          <w:rFonts w:hint="cs"/>
          <w:rtl/>
        </w:rPr>
        <w:t xml:space="preserve"> </w:t>
      </w:r>
      <w:r w:rsidR="006F071F" w:rsidRPr="00F40D4B">
        <w:rPr>
          <w:rtl/>
        </w:rPr>
        <w:t>אם יש לו מעות מותר, ואם לאו - אסור.</w:t>
      </w:r>
    </w:p>
    <w:p w14:paraId="1072530B" w14:textId="6CD811E1" w:rsidR="006F071F" w:rsidRPr="00F40D4B" w:rsidRDefault="006F071F" w:rsidP="009B508D">
      <w:pPr>
        <w:rPr>
          <w:rtl/>
        </w:rPr>
      </w:pPr>
      <w:r w:rsidRPr="00F40D4B">
        <w:rPr>
          <w:rtl/>
        </w:rPr>
        <w:t>ואי אין מטבע נעשה חליפין הו</w:t>
      </w:r>
      <w:r w:rsidRPr="00F40D4B">
        <w:rPr>
          <w:rFonts w:hint="cs"/>
          <w:rtl/>
        </w:rPr>
        <w:t xml:space="preserve">"ל </w:t>
      </w:r>
      <w:r w:rsidRPr="00F40D4B">
        <w:rPr>
          <w:rtl/>
        </w:rPr>
        <w:t>הלואה, ואסור! - אשתיק.</w:t>
      </w:r>
    </w:p>
    <w:p w14:paraId="2C04D773" w14:textId="77C3E009" w:rsidR="00F707CE" w:rsidRPr="00F707CE" w:rsidRDefault="006F071F" w:rsidP="00B03E8E">
      <w:pPr>
        <w:pStyle w:val="36"/>
        <w:framePr w:wrap="notBeside"/>
        <w:rPr>
          <w:rtl/>
        </w:rPr>
      </w:pPr>
      <w:r w:rsidRPr="00F707CE">
        <w:rPr>
          <w:rtl/>
        </w:rPr>
        <w:t>- א"ל</w:t>
      </w:r>
      <w:r w:rsidR="00F707CE" w:rsidRPr="00F707CE">
        <w:rPr>
          <w:rtl/>
        </w:rPr>
        <w:t>:</w:t>
      </w:r>
    </w:p>
    <w:p w14:paraId="0CE88772" w14:textId="6555EA27" w:rsidR="006F071F" w:rsidRPr="00F40D4B" w:rsidRDefault="006F071F" w:rsidP="009B508D">
      <w:pPr>
        <w:rPr>
          <w:rtl/>
        </w:rPr>
      </w:pPr>
      <w:r w:rsidRPr="00F40D4B">
        <w:rPr>
          <w:rtl/>
        </w:rPr>
        <w:t xml:space="preserve">בפרוטטות שנו </w:t>
      </w:r>
      <w:r w:rsidR="00B03E8E" w:rsidRPr="00B03E8E">
        <w:rPr>
          <w:rStyle w:val="afffff2"/>
          <w:rFonts w:hint="cs"/>
          <w:rtl/>
        </w:rPr>
        <w:t>שאין עליהם הטבעה</w:t>
      </w:r>
      <w:r w:rsidRPr="00B03E8E">
        <w:rPr>
          <w:rStyle w:val="afffff2"/>
          <w:rtl/>
        </w:rPr>
        <w:t>,</w:t>
      </w:r>
      <w:r w:rsidR="00B03E8E">
        <w:rPr>
          <w:rFonts w:hint="cs"/>
          <w:rtl/>
        </w:rPr>
        <w:t xml:space="preserve"> ו</w:t>
      </w:r>
      <w:r w:rsidRPr="00F40D4B">
        <w:rPr>
          <w:rtl/>
        </w:rPr>
        <w:t>הוו, ומש</w:t>
      </w:r>
      <w:r w:rsidRPr="00F40D4B">
        <w:rPr>
          <w:rFonts w:hint="cs"/>
          <w:rtl/>
        </w:rPr>
        <w:t>"</w:t>
      </w:r>
      <w:r w:rsidR="00B03E8E">
        <w:rPr>
          <w:rFonts w:hint="cs"/>
          <w:rtl/>
        </w:rPr>
        <w:t>כ</w:t>
      </w:r>
      <w:r w:rsidRPr="00F40D4B">
        <w:rPr>
          <w:rtl/>
        </w:rPr>
        <w:t xml:space="preserve"> נקנו בחליפין.</w:t>
      </w:r>
    </w:p>
    <w:p w14:paraId="760302BA" w14:textId="09DB8F5D" w:rsidR="00F707CE" w:rsidRPr="00F707CE" w:rsidRDefault="006F071F" w:rsidP="00614926">
      <w:pPr>
        <w:pStyle w:val="36"/>
        <w:framePr w:wrap="notBeside"/>
        <w:rPr>
          <w:rtl/>
        </w:rPr>
      </w:pPr>
      <w:r w:rsidRPr="00F707CE">
        <w:rPr>
          <w:rtl/>
        </w:rPr>
        <w:t xml:space="preserve">- א"ל: </w:t>
      </w:r>
      <w:r w:rsidR="00614926" w:rsidRPr="00F707CE">
        <w:rPr>
          <w:rFonts w:hint="cs"/>
          <w:rtl/>
        </w:rPr>
        <w:t>ה</w:t>
      </w:r>
      <w:r w:rsidRPr="00F707CE">
        <w:rPr>
          <w:rtl/>
        </w:rPr>
        <w:t>ן</w:t>
      </w:r>
      <w:r w:rsidR="00F707CE" w:rsidRPr="00F707CE">
        <w:rPr>
          <w:rtl/>
        </w:rPr>
        <w:t>.</w:t>
      </w:r>
    </w:p>
    <w:p w14:paraId="661638B5" w14:textId="4137A50C" w:rsidR="006F071F" w:rsidRPr="00F40D4B" w:rsidRDefault="00614926" w:rsidP="0044176A">
      <w:pPr>
        <w:spacing w:after="60"/>
        <w:rPr>
          <w:rtl/>
        </w:rPr>
      </w:pPr>
      <w:r w:rsidRPr="00614926">
        <w:rPr>
          <w:rStyle w:val="affffc"/>
          <w:rFonts w:hint="cs"/>
          <w:rtl/>
        </w:rPr>
        <w:t>וכן מדוייק</w:t>
      </w:r>
      <w:r w:rsidR="006F071F" w:rsidRPr="00614926">
        <w:rPr>
          <w:rStyle w:val="affffc"/>
          <w:rtl/>
        </w:rPr>
        <w:t>:</w:t>
      </w:r>
      <w:r w:rsidR="006F071F" w:rsidRPr="00F40D4B">
        <w:rPr>
          <w:rtl/>
        </w:rPr>
        <w:t xml:space="preserve"> יפה דינר וטריסית.</w:t>
      </w:r>
      <w:r w:rsidR="006F071F" w:rsidRPr="00F40D4B">
        <w:rPr>
          <w:rFonts w:hint="cs"/>
          <w:rtl/>
        </w:rPr>
        <w:t xml:space="preserve"> </w:t>
      </w:r>
      <w:r w:rsidR="006F071F" w:rsidRPr="00F40D4B">
        <w:rPr>
          <w:rtl/>
        </w:rPr>
        <w:t xml:space="preserve">ולא קתני דינר יפה וטריסית, </w:t>
      </w:r>
      <w:r w:rsidR="006F071F" w:rsidRPr="004B59DD">
        <w:rPr>
          <w:rStyle w:val="affffc"/>
          <w:rtl/>
        </w:rPr>
        <w:t>ש"מ.</w:t>
      </w:r>
    </w:p>
    <w:p w14:paraId="6505FFF0" w14:textId="53AB003D" w:rsidR="00F707CE" w:rsidRPr="00F707CE" w:rsidRDefault="006F071F" w:rsidP="004B59DD">
      <w:pPr>
        <w:pStyle w:val="36"/>
        <w:framePr w:wrap="notBeside"/>
        <w:rPr>
          <w:rtl/>
        </w:rPr>
      </w:pPr>
      <w:r w:rsidRPr="00F707CE">
        <w:rPr>
          <w:rtl/>
        </w:rPr>
        <w:t>- ר</w:t>
      </w:r>
      <w:r w:rsidRPr="00F707CE">
        <w:rPr>
          <w:rFonts w:hint="cs"/>
          <w:rtl/>
        </w:rPr>
        <w:t>"א</w:t>
      </w:r>
      <w:r w:rsidR="00F707CE" w:rsidRPr="00F707CE">
        <w:rPr>
          <w:rFonts w:hint="cs"/>
          <w:rtl/>
        </w:rPr>
        <w:t>:</w:t>
      </w:r>
    </w:p>
    <w:p w14:paraId="7D8A68D1" w14:textId="6C8C7F8C" w:rsidR="006F071F" w:rsidRPr="00F40D4B" w:rsidRDefault="006F071F" w:rsidP="009B508D">
      <w:pPr>
        <w:rPr>
          <w:rtl/>
        </w:rPr>
      </w:pPr>
      <w:r w:rsidRPr="00F40D4B">
        <w:rPr>
          <w:rtl/>
        </w:rPr>
        <w:t xml:space="preserve">לעולם בדמים ובפרוטטות, כיון </w:t>
      </w:r>
      <w:r w:rsidRPr="00F40D4B">
        <w:rPr>
          <w:rFonts w:hint="cs"/>
          <w:rtl/>
        </w:rPr>
        <w:t>שיש לו</w:t>
      </w:r>
      <w:r w:rsidRPr="00F40D4B">
        <w:rPr>
          <w:rtl/>
        </w:rPr>
        <w:t>- נעשה כאומר הלויני עד שיבא בני או עד שאמצא מפתח.</w:t>
      </w:r>
    </w:p>
    <w:p w14:paraId="3F348F43" w14:textId="2A25C7F4" w:rsidR="00F707CE" w:rsidRPr="00F707CE" w:rsidRDefault="006F071F" w:rsidP="004B59DD">
      <w:pPr>
        <w:pStyle w:val="36"/>
        <w:framePr w:wrap="notBeside"/>
        <w:rPr>
          <w:rtl/>
        </w:rPr>
      </w:pPr>
      <w:r w:rsidRPr="00F707CE">
        <w:rPr>
          <w:rtl/>
        </w:rPr>
        <w:t>ת"ש</w:t>
      </w:r>
      <w:r w:rsidR="00F707CE" w:rsidRPr="00F707CE">
        <w:rPr>
          <w:rtl/>
        </w:rPr>
        <w:t>:</w:t>
      </w:r>
    </w:p>
    <w:p w14:paraId="41E41DCD" w14:textId="3238918D" w:rsidR="006F071F" w:rsidRPr="00F40D4B" w:rsidRDefault="006F071F" w:rsidP="009B508D">
      <w:pPr>
        <w:rPr>
          <w:rtl/>
        </w:rPr>
      </w:pPr>
      <w:r w:rsidRPr="00F40D4B">
        <w:rPr>
          <w:rtl/>
        </w:rPr>
        <w:t>כל הנעשה דמים באחר, כיון שזכה זה - נתחייב זה בחליפין.</w:t>
      </w:r>
      <w:r w:rsidRPr="00F40D4B">
        <w:rPr>
          <w:rFonts w:hint="cs"/>
          <w:rtl/>
        </w:rPr>
        <w:t xml:space="preserve"> ובפשטות היינו מטבע דנעשה חליפין</w:t>
      </w:r>
    </w:p>
    <w:p w14:paraId="67580F52" w14:textId="77777777" w:rsidR="006F071F" w:rsidRPr="00F40D4B" w:rsidRDefault="006F071F" w:rsidP="004B59DD">
      <w:pPr>
        <w:pStyle w:val="affe"/>
        <w:framePr w:wrap="around"/>
        <w:rPr>
          <w:rtl/>
        </w:rPr>
      </w:pPr>
      <w:r w:rsidRPr="00F40D4B">
        <w:rPr>
          <w:rtl/>
        </w:rPr>
        <w:t>מו:</w:t>
      </w:r>
    </w:p>
    <w:p w14:paraId="752567A0" w14:textId="42A5CC6C" w:rsidR="00F707CE" w:rsidRPr="00F707CE" w:rsidRDefault="006F071F" w:rsidP="00667547">
      <w:pPr>
        <w:pStyle w:val="36"/>
        <w:framePr w:wrap="notBeside"/>
        <w:rPr>
          <w:rtl/>
        </w:rPr>
      </w:pPr>
      <w:r w:rsidRPr="00F707CE">
        <w:rPr>
          <w:rFonts w:hint="cs"/>
          <w:rtl/>
        </w:rPr>
        <w:t>ר''י ה''ק</w:t>
      </w:r>
      <w:r w:rsidR="00F707CE" w:rsidRPr="00F707CE">
        <w:rPr>
          <w:rtl/>
        </w:rPr>
        <w:t>:</w:t>
      </w:r>
    </w:p>
    <w:p w14:paraId="3850B26D" w14:textId="5E68CA4A" w:rsidR="006F071F" w:rsidRPr="00F40D4B" w:rsidRDefault="006F071F" w:rsidP="009B508D">
      <w:pPr>
        <w:rPr>
          <w:rtl/>
        </w:rPr>
      </w:pPr>
      <w:r w:rsidRPr="00F40D4B">
        <w:rPr>
          <w:rtl/>
        </w:rPr>
        <w:t>כל הנישום דמים באחר, כיון שזכה זה - נתחייב זה בחליפין.</w:t>
      </w:r>
    </w:p>
    <w:p w14:paraId="61F97CB2" w14:textId="77777777" w:rsidR="00F707CE" w:rsidRPr="00F707CE" w:rsidRDefault="006F071F" w:rsidP="004B59DD">
      <w:pPr>
        <w:pStyle w:val="36"/>
        <w:framePr w:wrap="notBeside"/>
        <w:rPr>
          <w:rtl/>
        </w:rPr>
      </w:pPr>
      <w:r w:rsidRPr="00F707CE">
        <w:rPr>
          <w:rtl/>
        </w:rPr>
        <w:t>ה</w:t>
      </w:r>
      <w:r w:rsidRPr="00F707CE">
        <w:rPr>
          <w:rFonts w:hint="cs"/>
          <w:rtl/>
        </w:rPr>
        <w:t>"נ</w:t>
      </w:r>
      <w:r w:rsidRPr="00F707CE">
        <w:rPr>
          <w:rtl/>
        </w:rPr>
        <w:t xml:space="preserve"> מסתבר</w:t>
      </w:r>
      <w:r w:rsidR="00F707CE" w:rsidRPr="00F707CE">
        <w:rPr>
          <w:rtl/>
        </w:rPr>
        <w:t>:</w:t>
      </w:r>
    </w:p>
    <w:p w14:paraId="637A23B8" w14:textId="370550CC" w:rsidR="006F071F" w:rsidRPr="00F40D4B" w:rsidRDefault="006F071F" w:rsidP="00DF705C">
      <w:pPr>
        <w:rPr>
          <w:rtl/>
        </w:rPr>
      </w:pPr>
      <w:r w:rsidRPr="004B59DD">
        <w:rPr>
          <w:rStyle w:val="affffc"/>
          <w:rtl/>
        </w:rPr>
        <w:t>מ</w:t>
      </w:r>
      <w:r w:rsidR="004B59DD" w:rsidRPr="004B59DD">
        <w:rPr>
          <w:rStyle w:val="affffc"/>
          <w:rFonts w:hint="cs"/>
          <w:rtl/>
        </w:rPr>
        <w:t>ד</w:t>
      </w:r>
      <w:r w:rsidRPr="004B59DD">
        <w:rPr>
          <w:rStyle w:val="affffc"/>
          <w:rtl/>
        </w:rPr>
        <w:t>תני סיפא:</w:t>
      </w:r>
      <w:r w:rsidRPr="00F40D4B">
        <w:rPr>
          <w:rtl/>
        </w:rPr>
        <w:t xml:space="preserve"> כיצד? החליף שור בפרה, או חמור בשור.</w:t>
      </w:r>
      <w:r w:rsidRPr="00F40D4B">
        <w:rPr>
          <w:rFonts w:hint="cs"/>
          <w:rtl/>
        </w:rPr>
        <w:t xml:space="preserve"> </w:t>
      </w:r>
      <w:r w:rsidRPr="004B59DD">
        <w:rPr>
          <w:rStyle w:val="affffc"/>
          <w:rtl/>
        </w:rPr>
        <w:t>ש"מ.</w:t>
      </w:r>
    </w:p>
    <w:p w14:paraId="7B466892" w14:textId="69E69401" w:rsidR="00F707CE" w:rsidRPr="00F707CE" w:rsidRDefault="006F071F" w:rsidP="00BD7A59">
      <w:pPr>
        <w:pStyle w:val="36"/>
        <w:framePr w:wrap="notBeside"/>
        <w:rPr>
          <w:rtl/>
        </w:rPr>
      </w:pPr>
      <w:r w:rsidRPr="00F707CE">
        <w:rPr>
          <w:rtl/>
        </w:rPr>
        <w:t>ו</w:t>
      </w:r>
      <w:r w:rsidRPr="00F707CE">
        <w:rPr>
          <w:rFonts w:hint="cs"/>
          <w:rtl/>
        </w:rPr>
        <w:t>אפי' ל</w:t>
      </w:r>
      <w:r w:rsidR="00BD7A59" w:rsidRPr="00F707CE">
        <w:rPr>
          <w:rFonts w:hint="cs"/>
          <w:rtl/>
        </w:rPr>
        <w:t>הסובר</w:t>
      </w:r>
      <w:r w:rsidR="00F707CE" w:rsidRPr="00F707CE">
        <w:rPr>
          <w:rFonts w:hint="cs"/>
          <w:rtl/>
        </w:rPr>
        <w:t>:</w:t>
      </w:r>
    </w:p>
    <w:p w14:paraId="0C2DA532" w14:textId="3B31A9A8" w:rsidR="00BD7A59" w:rsidRDefault="00BD7A59" w:rsidP="009B508D">
      <w:pPr>
        <w:rPr>
          <w:rtl/>
        </w:rPr>
      </w:pPr>
      <w:r>
        <w:rPr>
          <w:rFonts w:hint="cs"/>
          <w:rtl/>
        </w:rPr>
        <w:t>דמ</w:t>
      </w:r>
      <w:r w:rsidR="006F071F" w:rsidRPr="00F40D4B">
        <w:rPr>
          <w:rtl/>
        </w:rPr>
        <w:t xml:space="preserve">עיקרא מטבע, </w:t>
      </w:r>
      <w:r w:rsidR="006F071F" w:rsidRPr="00F40D4B">
        <w:rPr>
          <w:rFonts w:hint="cs"/>
          <w:rtl/>
        </w:rPr>
        <w:t>הך '</w:t>
      </w:r>
      <w:r w:rsidR="006F071F" w:rsidRPr="00F40D4B">
        <w:rPr>
          <w:rtl/>
        </w:rPr>
        <w:t>כיצד</w:t>
      </w:r>
      <w:r w:rsidR="006F071F" w:rsidRPr="00F40D4B">
        <w:rPr>
          <w:rFonts w:hint="cs"/>
          <w:rtl/>
        </w:rPr>
        <w:t>'</w:t>
      </w:r>
      <w:r w:rsidR="006F071F" w:rsidRPr="00F40D4B">
        <w:rPr>
          <w:rtl/>
        </w:rPr>
        <w:t xml:space="preserve"> </w:t>
      </w:r>
    </w:p>
    <w:p w14:paraId="0009AEEE" w14:textId="32598B7C" w:rsidR="00F707CE" w:rsidRPr="00F707CE" w:rsidRDefault="006F071F" w:rsidP="00BD7A59">
      <w:pPr>
        <w:pStyle w:val="36"/>
        <w:framePr w:wrap="notBeside"/>
        <w:rPr>
          <w:rtl/>
        </w:rPr>
      </w:pPr>
      <w:r w:rsidRPr="00F707CE">
        <w:rPr>
          <w:rtl/>
        </w:rPr>
        <w:lastRenderedPageBreak/>
        <w:t>– ה</w:t>
      </w:r>
      <w:r w:rsidRPr="00F707CE">
        <w:rPr>
          <w:rFonts w:hint="cs"/>
          <w:rtl/>
        </w:rPr>
        <w:t>"ק</w:t>
      </w:r>
      <w:r w:rsidR="00F707CE" w:rsidRPr="00F707CE">
        <w:rPr>
          <w:rtl/>
        </w:rPr>
        <w:t>:</w:t>
      </w:r>
    </w:p>
    <w:p w14:paraId="5FB92FF8" w14:textId="5726A15F" w:rsidR="006F071F" w:rsidRPr="0044176A" w:rsidRDefault="006F071F" w:rsidP="009B508D">
      <w:pPr>
        <w:rPr>
          <w:spacing w:val="-4"/>
          <w:rtl/>
        </w:rPr>
      </w:pPr>
      <w:r w:rsidRPr="0044176A">
        <w:rPr>
          <w:spacing w:val="-4"/>
          <w:rtl/>
        </w:rPr>
        <w:t xml:space="preserve">ופירי </w:t>
      </w:r>
      <w:r w:rsidR="00DF705C" w:rsidRPr="0044176A">
        <w:rPr>
          <w:rFonts w:hint="cs"/>
          <w:spacing w:val="-4"/>
          <w:rtl/>
        </w:rPr>
        <w:t xml:space="preserve">גם נעשים </w:t>
      </w:r>
      <w:r w:rsidRPr="0044176A">
        <w:rPr>
          <w:spacing w:val="-4"/>
          <w:rtl/>
        </w:rPr>
        <w:t>חליפין, כיצד? החליף שור בפרה או חמור בשור.</w:t>
      </w:r>
    </w:p>
    <w:p w14:paraId="2680E84E" w14:textId="2B8BC003" w:rsidR="00F707CE" w:rsidRPr="00F707CE" w:rsidRDefault="00BD7A59" w:rsidP="00DF705C">
      <w:pPr>
        <w:pStyle w:val="36"/>
        <w:framePr w:wrap="notBeside"/>
        <w:rPr>
          <w:rtl/>
        </w:rPr>
      </w:pPr>
      <w:r w:rsidRPr="00F707CE">
        <w:rPr>
          <w:rFonts w:hint="cs"/>
          <w:rtl/>
        </w:rPr>
        <w:t>ואף לר''נ</w:t>
      </w:r>
      <w:r w:rsidR="00F707CE" w:rsidRPr="00F707CE">
        <w:rPr>
          <w:rFonts w:hint="cs"/>
          <w:rtl/>
        </w:rPr>
        <w:t>:</w:t>
      </w:r>
    </w:p>
    <w:p w14:paraId="560EFC67" w14:textId="0E8885C7" w:rsidR="00A6533C" w:rsidRPr="00F40D4B" w:rsidRDefault="00952755" w:rsidP="00DF705C">
      <w:pPr>
        <w:rPr>
          <w:rtl/>
        </w:rPr>
      </w:pPr>
      <w:r>
        <w:rPr>
          <w:rFonts w:hint="cs"/>
          <w:rtl/>
        </w:rPr>
        <w:t xml:space="preserve">שרק כלים נעשים חליפין </w:t>
      </w:r>
      <w:r w:rsidR="00DF705C">
        <w:rPr>
          <w:rFonts w:hint="cs"/>
          <w:rtl/>
        </w:rPr>
        <w:t xml:space="preserve">ולא פירי </w:t>
      </w:r>
      <w:r>
        <w:rPr>
          <w:rStyle w:val="afffff2"/>
          <w:rFonts w:hint="cs"/>
          <w:rtl/>
        </w:rPr>
        <w:t>ולא כר''ש שגם כלים.</w:t>
      </w:r>
    </w:p>
    <w:p w14:paraId="13F04961" w14:textId="744623E6" w:rsidR="00F707CE" w:rsidRPr="00F707CE" w:rsidRDefault="006F071F" w:rsidP="00DF705C">
      <w:pPr>
        <w:pStyle w:val="36"/>
        <w:framePr w:wrap="notBeside"/>
        <w:rPr>
          <w:rtl/>
        </w:rPr>
      </w:pPr>
      <w:r w:rsidRPr="00F707CE">
        <w:rPr>
          <w:rtl/>
        </w:rPr>
        <w:t>ה</w:t>
      </w:r>
      <w:r w:rsidRPr="00F707CE">
        <w:rPr>
          <w:rFonts w:hint="cs"/>
          <w:rtl/>
        </w:rPr>
        <w:t>"ק</w:t>
      </w:r>
      <w:r w:rsidR="00F707CE" w:rsidRPr="00F707CE">
        <w:rPr>
          <w:rtl/>
        </w:rPr>
        <w:t>:</w:t>
      </w:r>
    </w:p>
    <w:p w14:paraId="12CC0746" w14:textId="3A5CC4A2" w:rsidR="006F071F" w:rsidRDefault="006F071F" w:rsidP="00374B47">
      <w:pPr>
        <w:rPr>
          <w:rtl/>
        </w:rPr>
      </w:pPr>
      <w:r w:rsidRPr="00F40D4B">
        <w:rPr>
          <w:rtl/>
        </w:rPr>
        <w:t xml:space="preserve">יש דמים שהן כחליפין, </w:t>
      </w:r>
      <w:r w:rsidRPr="00952755">
        <w:rPr>
          <w:rStyle w:val="affffc"/>
          <w:rtl/>
        </w:rPr>
        <w:t>כיצד?</w:t>
      </w:r>
      <w:r w:rsidRPr="00F40D4B">
        <w:rPr>
          <w:rtl/>
        </w:rPr>
        <w:t xml:space="preserve"> החליף </w:t>
      </w:r>
      <w:r w:rsidRPr="00952755">
        <w:rPr>
          <w:b/>
          <w:bCs/>
          <w:rtl/>
        </w:rPr>
        <w:t>דמי</w:t>
      </w:r>
      <w:r w:rsidRPr="00F40D4B">
        <w:rPr>
          <w:rtl/>
        </w:rPr>
        <w:t xml:space="preserve"> שור בפרה,</w:t>
      </w:r>
      <w:r w:rsidR="00952755">
        <w:rPr>
          <w:rFonts w:hint="cs"/>
          <w:rtl/>
        </w:rPr>
        <w:t xml:space="preserve"> וכו'.</w:t>
      </w:r>
    </w:p>
    <w:p w14:paraId="4E3AD030" w14:textId="5BB192CB" w:rsidR="00B2700D" w:rsidRPr="00F40D4B" w:rsidRDefault="00B2700D" w:rsidP="00B2700D">
      <w:pPr>
        <w:pStyle w:val="affff9"/>
        <w:rPr>
          <w:rtl/>
        </w:rPr>
      </w:pPr>
      <w:r>
        <w:rPr>
          <w:rFonts w:hint="cs"/>
          <w:rtl/>
        </w:rPr>
        <w:t>הטעם דדבר תורה מעות קונות תלוי במחלוקת רי''ו ור''ל</w:t>
      </w:r>
    </w:p>
    <w:p w14:paraId="0594435C" w14:textId="77777777" w:rsidR="00F707CE" w:rsidRPr="00F707CE" w:rsidRDefault="00B330A2" w:rsidP="00B330A2">
      <w:pPr>
        <w:pStyle w:val="36"/>
        <w:framePr w:wrap="notBeside"/>
        <w:rPr>
          <w:rtl/>
        </w:rPr>
      </w:pPr>
      <w:r w:rsidRPr="00F707CE">
        <w:rPr>
          <w:rFonts w:hint="cs"/>
          <w:rtl/>
        </w:rPr>
        <w:t xml:space="preserve">אי ס''ל </w:t>
      </w:r>
      <w:r w:rsidR="00952755" w:rsidRPr="00F707CE">
        <w:rPr>
          <w:rFonts w:hint="cs"/>
          <w:rtl/>
        </w:rPr>
        <w:t>רי''ו</w:t>
      </w:r>
      <w:r w:rsidR="00F707CE" w:rsidRPr="00F707CE">
        <w:rPr>
          <w:rtl/>
        </w:rPr>
        <w:t>:</w:t>
      </w:r>
    </w:p>
    <w:p w14:paraId="7429D5C0" w14:textId="043BCF81" w:rsidR="00C85DBE" w:rsidRDefault="006F071F" w:rsidP="00C85DBE">
      <w:pPr>
        <w:rPr>
          <w:rtl/>
        </w:rPr>
      </w:pPr>
      <w:r w:rsidRPr="00F40D4B">
        <w:rPr>
          <w:rtl/>
        </w:rPr>
        <w:t xml:space="preserve">ומפני מה אמרו משיכה קונה - גזירה שמא יאמר לו נשרפו חטיך בעלייה, </w:t>
      </w:r>
      <w:r w:rsidR="00952755" w:rsidRPr="00D56587">
        <w:rPr>
          <w:rStyle w:val="affffc"/>
          <w:rFonts w:hint="cs"/>
          <w:rtl/>
        </w:rPr>
        <w:t>ורבנן גזרו</w:t>
      </w:r>
      <w:r w:rsidR="00952755">
        <w:rPr>
          <w:rFonts w:hint="cs"/>
          <w:rtl/>
        </w:rPr>
        <w:t xml:space="preserve"> רק בדבר המצוי </w:t>
      </w:r>
      <w:r w:rsidR="00C85DBE">
        <w:rPr>
          <w:rFonts w:hint="cs"/>
          <w:rtl/>
        </w:rPr>
        <w:t xml:space="preserve">ולא בדבר שאינו  מצוי </w:t>
      </w:r>
    </w:p>
    <w:p w14:paraId="375DA17C" w14:textId="77777777" w:rsidR="00F707CE" w:rsidRPr="00F707CE" w:rsidRDefault="00B330A2" w:rsidP="00C85DBE">
      <w:pPr>
        <w:pStyle w:val="36"/>
        <w:framePr w:wrap="notBeside"/>
        <w:rPr>
          <w:rtl/>
        </w:rPr>
      </w:pPr>
      <w:r w:rsidRPr="00F707CE">
        <w:rPr>
          <w:rFonts w:hint="cs"/>
          <w:rtl/>
        </w:rPr>
        <w:t xml:space="preserve">אבל </w:t>
      </w:r>
      <w:r w:rsidR="006F071F" w:rsidRPr="00F707CE">
        <w:rPr>
          <w:rtl/>
        </w:rPr>
        <w:t>לר</w:t>
      </w:r>
      <w:r w:rsidR="006F071F" w:rsidRPr="00F707CE">
        <w:rPr>
          <w:rFonts w:hint="cs"/>
          <w:rtl/>
        </w:rPr>
        <w:t>"ל</w:t>
      </w:r>
      <w:r w:rsidR="006F071F" w:rsidRPr="00F707CE">
        <w:rPr>
          <w:rtl/>
        </w:rPr>
        <w:t>,</w:t>
      </w:r>
      <w:r w:rsidR="00F707CE" w:rsidRPr="00F707CE">
        <w:rPr>
          <w:rtl/>
        </w:rPr>
        <w:t>:</w:t>
      </w:r>
    </w:p>
    <w:p w14:paraId="491BCDAB" w14:textId="23E8DC71" w:rsidR="006F071F" w:rsidRPr="00F40D4B" w:rsidRDefault="006F071F" w:rsidP="00913BA3">
      <w:pPr>
        <w:rPr>
          <w:rtl/>
        </w:rPr>
      </w:pPr>
      <w:r w:rsidRPr="00F40D4B">
        <w:rPr>
          <w:rtl/>
        </w:rPr>
        <w:t xml:space="preserve">דמשיכה מפורשת מן התורה, </w:t>
      </w:r>
      <w:r w:rsidRPr="00D56587">
        <w:rPr>
          <w:rStyle w:val="affffc"/>
          <w:rtl/>
        </w:rPr>
        <w:t xml:space="preserve">הניחא אי ס"ל כרב ששת </w:t>
      </w:r>
      <w:r>
        <w:rPr>
          <w:rtl/>
        </w:rPr>
        <w:t xml:space="preserve">מתרץ </w:t>
      </w:r>
      <w:r>
        <w:rPr>
          <w:rStyle w:val="affffc"/>
          <w:rtl/>
          <w:rPrChange w:id="9083" w:author="מנוע אמוראים" w:date="2026-10-05T16:41:14Z">
            <w:rPr>
              <w:rtl/>
            </w:rPr>
          </w:rPrChange>
        </w:rPr>
        <w:t xml:space="preserve">כר</w:t>
      </w:r>
      <w:r>
        <w:rPr>
          <w:rStyle w:val="affffc"/>
          <w:rFonts w:hint="cs"/>
          <w:rtl/>
          <w:rPrChange w:id="9084" w:author="מנוע אמוראים" w:date="2026-10-05T16:41:14Z">
            <w:rPr>
              <w:rFonts w:hint="cs"/>
              <w:rtl/>
            </w:rPr>
          </w:rPrChange>
        </w:rPr>
        <w:t xml:space="preserve">"ש</w:t>
      </w:r>
      <w:r w:rsidRPr="00F40D4B">
        <w:rPr>
          <w:rtl/>
        </w:rPr>
        <w:t xml:space="preserve">, </w:t>
      </w:r>
      <w:r w:rsidRPr="00D56587">
        <w:rPr>
          <w:rStyle w:val="affffc"/>
          <w:rtl/>
        </w:rPr>
        <w:t>אלא אי ס"ל כר</w:t>
      </w:r>
      <w:r w:rsidRPr="00D56587">
        <w:rPr>
          <w:rStyle w:val="affffc"/>
          <w:rFonts w:hint="cs"/>
          <w:rtl/>
        </w:rPr>
        <w:t>"נ</w:t>
      </w:r>
      <w:r w:rsidRPr="00D56587">
        <w:rPr>
          <w:rStyle w:val="affffc"/>
          <w:rtl/>
        </w:rPr>
        <w:t>,</w:t>
      </w:r>
      <w:r w:rsidRPr="00F40D4B">
        <w:rPr>
          <w:rtl/>
        </w:rPr>
        <w:t xml:space="preserve"> דפירי לא </w:t>
      </w:r>
      <w:r w:rsidR="00374B47">
        <w:rPr>
          <w:rFonts w:hint="cs"/>
          <w:rtl/>
        </w:rPr>
        <w:t xml:space="preserve">נעשים </w:t>
      </w:r>
      <w:r w:rsidRPr="00F40D4B">
        <w:rPr>
          <w:rtl/>
        </w:rPr>
        <w:t xml:space="preserve">חליפין ומטבע לא קני, </w:t>
      </w:r>
      <w:r w:rsidR="00D56587">
        <w:rPr>
          <w:rFonts w:hint="cs"/>
          <w:rtl/>
        </w:rPr>
        <w:t>איך יתרץ לה</w:t>
      </w:r>
      <w:r w:rsidRPr="00F40D4B">
        <w:rPr>
          <w:rtl/>
        </w:rPr>
        <w:t xml:space="preserve">- על כרחך </w:t>
      </w:r>
      <w:r w:rsidR="00D56587">
        <w:rPr>
          <w:rFonts w:hint="cs"/>
          <w:rtl/>
        </w:rPr>
        <w:t xml:space="preserve">יתרץ </w:t>
      </w:r>
      <w:r w:rsidRPr="00913BA3">
        <w:rPr>
          <w:rStyle w:val="affffc"/>
          <w:rtl/>
        </w:rPr>
        <w:t>כרב ששת.</w:t>
      </w:r>
    </w:p>
    <w:p w14:paraId="4AADE326" w14:textId="77777777" w:rsidR="006F071F" w:rsidRPr="00F40D4B" w:rsidRDefault="006F071F" w:rsidP="00913BA3">
      <w:pPr>
        <w:pStyle w:val="affff9"/>
        <w:rPr>
          <w:rtl/>
        </w:rPr>
      </w:pPr>
      <w:r w:rsidRPr="00F40D4B">
        <w:rPr>
          <w:rtl/>
        </w:rPr>
        <w:t>תנן: כל המטלטלין קונין זה את זה.</w:t>
      </w:r>
    </w:p>
    <w:p w14:paraId="55D2C635" w14:textId="35EC6662" w:rsidR="00F707CE" w:rsidRPr="00F707CE" w:rsidRDefault="006F071F" w:rsidP="00913BA3">
      <w:pPr>
        <w:pStyle w:val="36"/>
        <w:framePr w:wrap="notBeside"/>
        <w:rPr>
          <w:rtl/>
        </w:rPr>
      </w:pPr>
      <w:r w:rsidRPr="00F707CE">
        <w:rPr>
          <w:rtl/>
        </w:rPr>
        <w:t>- וא</w:t>
      </w:r>
      <w:r w:rsidRPr="00F707CE">
        <w:rPr>
          <w:rFonts w:hint="cs"/>
          <w:rtl/>
        </w:rPr>
        <w:t>ר"ל</w:t>
      </w:r>
      <w:r w:rsidR="00F707CE" w:rsidRPr="00F707CE">
        <w:rPr>
          <w:rtl/>
        </w:rPr>
        <w:t>:</w:t>
      </w:r>
    </w:p>
    <w:p w14:paraId="0BF01455" w14:textId="1E08E1FF" w:rsidR="006F071F" w:rsidRPr="00F40D4B" w:rsidRDefault="006F071F" w:rsidP="009B508D">
      <w:pPr>
        <w:rPr>
          <w:rtl/>
        </w:rPr>
      </w:pPr>
      <w:r w:rsidRPr="00F40D4B">
        <w:rPr>
          <w:rtl/>
        </w:rPr>
        <w:t>ואפילו כיס מלא מעות בכיס מלא מעות.</w:t>
      </w:r>
    </w:p>
    <w:p w14:paraId="4162D445" w14:textId="77777777" w:rsidR="00F707CE" w:rsidRPr="00F707CE" w:rsidRDefault="006F071F" w:rsidP="00913BA3">
      <w:pPr>
        <w:pStyle w:val="36"/>
        <w:framePr w:wrap="notBeside"/>
        <w:rPr>
          <w:rtl/>
        </w:rPr>
      </w:pPr>
      <w:r w:rsidRPr="00F707CE">
        <w:rPr>
          <w:rtl/>
        </w:rPr>
        <w:t xml:space="preserve"> תרגמא רב אחא</w:t>
      </w:r>
      <w:r w:rsidR="00F707CE" w:rsidRPr="00F707CE">
        <w:rPr>
          <w:rtl/>
        </w:rPr>
        <w:t>:</w:t>
      </w:r>
    </w:p>
    <w:p w14:paraId="1448A718" w14:textId="120ABF8A" w:rsidR="006F071F" w:rsidRPr="00F40D4B" w:rsidRDefault="006F071F" w:rsidP="009B508D">
      <w:pPr>
        <w:rPr>
          <w:rtl/>
        </w:rPr>
      </w:pPr>
      <w:r w:rsidRPr="00F40D4B">
        <w:rPr>
          <w:rtl/>
        </w:rPr>
        <w:t>בדינר אנקא ואניגרא, אחד שפסלתו מלכות ואחד שפסלתו מדינה.</w:t>
      </w:r>
    </w:p>
    <w:p w14:paraId="5B688A81" w14:textId="77777777" w:rsidR="00F707CE" w:rsidRPr="00F707CE" w:rsidRDefault="006F071F" w:rsidP="00913BA3">
      <w:pPr>
        <w:pStyle w:val="36"/>
        <w:framePr w:wrap="notBeside"/>
        <w:rPr>
          <w:rtl/>
        </w:rPr>
      </w:pPr>
      <w:r w:rsidRPr="00F707CE">
        <w:rPr>
          <w:rtl/>
        </w:rPr>
        <w:t>וצריכא,</w:t>
      </w:r>
      <w:r w:rsidR="00F707CE" w:rsidRPr="00F707CE">
        <w:rPr>
          <w:rtl/>
        </w:rPr>
        <w:t>:</w:t>
      </w:r>
    </w:p>
    <w:p w14:paraId="423F0F9F" w14:textId="07762B52" w:rsidR="006F071F" w:rsidRPr="00F40D4B" w:rsidRDefault="006F071F" w:rsidP="009B508D">
      <w:pPr>
        <w:rPr>
          <w:rtl/>
        </w:rPr>
      </w:pPr>
      <w:r w:rsidRPr="005F3EE4">
        <w:rPr>
          <w:rFonts w:hint="cs"/>
          <w:b/>
          <w:bCs/>
          <w:rtl/>
        </w:rPr>
        <w:t>פסלתו מלכות</w:t>
      </w:r>
      <w:r w:rsidRPr="00F40D4B">
        <w:rPr>
          <w:rFonts w:hint="cs"/>
          <w:rtl/>
        </w:rPr>
        <w:t xml:space="preserve"> אפי' דסגי בצנעא דלא לימא דמטבע הוא ואין נקנה בחליפין</w:t>
      </w:r>
    </w:p>
    <w:p w14:paraId="7378F1D0" w14:textId="0E2E74D3" w:rsidR="00A6533C" w:rsidRPr="00F40D4B" w:rsidRDefault="006F071F" w:rsidP="005F3EE4">
      <w:pPr>
        <w:rPr>
          <w:rtl/>
        </w:rPr>
      </w:pPr>
      <w:r w:rsidRPr="005F3EE4">
        <w:rPr>
          <w:rFonts w:hint="cs"/>
          <w:b/>
          <w:bCs/>
          <w:rtl/>
        </w:rPr>
        <w:t>ופסלתו מדינה</w:t>
      </w:r>
      <w:r w:rsidRPr="00F40D4B">
        <w:rPr>
          <w:rFonts w:hint="cs"/>
          <w:rtl/>
        </w:rPr>
        <w:t xml:space="preserve"> דסגי במדינה אחריתי אימא מטבע הוא ואין נקנה בחליפין </w:t>
      </w:r>
      <w:r w:rsidRPr="00783AB8">
        <w:rPr>
          <w:rFonts w:hint="cs"/>
          <w:b/>
          <w:bCs/>
          <w:rtl/>
        </w:rPr>
        <w:t>קמ''ל</w:t>
      </w:r>
    </w:p>
    <w:p w14:paraId="1BEB41AE" w14:textId="0A5E2C68" w:rsidR="006F071F" w:rsidRPr="00F40D4B" w:rsidRDefault="006F071F" w:rsidP="00A6533C">
      <w:pPr>
        <w:pStyle w:val="affe"/>
        <w:framePr w:wrap="around"/>
        <w:rPr>
          <w:rtl/>
        </w:rPr>
      </w:pPr>
      <w:r w:rsidRPr="00F40D4B">
        <w:rPr>
          <w:rtl/>
        </w:rPr>
        <w:t>מז.</w:t>
      </w:r>
    </w:p>
    <w:p w14:paraId="29E16A2E" w14:textId="7E28AC37" w:rsidR="00F707CE" w:rsidRPr="00F707CE" w:rsidRDefault="006F071F" w:rsidP="007D3B00">
      <w:pPr>
        <w:pStyle w:val="36"/>
        <w:framePr w:wrap="notBeside"/>
        <w:rPr>
          <w:rtl/>
        </w:rPr>
      </w:pPr>
      <w:r w:rsidRPr="00F707CE">
        <w:rPr>
          <w:rtl/>
        </w:rPr>
        <w:t xml:space="preserve">רבה </w:t>
      </w:r>
      <w:r w:rsidRPr="00F707CE">
        <w:rPr>
          <w:rFonts w:hint="cs"/>
          <w:rtl/>
        </w:rPr>
        <w:t>מ</w:t>
      </w:r>
      <w:r w:rsidRPr="00F707CE">
        <w:rPr>
          <w:rtl/>
        </w:rPr>
        <w:t>רב הונא</w:t>
      </w:r>
      <w:r w:rsidR="00F707CE" w:rsidRPr="00F707CE">
        <w:rPr>
          <w:rtl/>
        </w:rPr>
        <w:t>:</w:t>
      </w:r>
    </w:p>
    <w:p w14:paraId="2B437ED0" w14:textId="54966D06" w:rsidR="006F071F" w:rsidRPr="00F40D4B" w:rsidRDefault="006F071F" w:rsidP="00773D03">
      <w:pPr>
        <w:pStyle w:val="affff9"/>
        <w:rPr>
          <w:rtl/>
        </w:rPr>
      </w:pPr>
      <w:r w:rsidRPr="00F40D4B">
        <w:rPr>
          <w:rtl/>
        </w:rPr>
        <w:t>מכור לי באלו - קנה, ויש לו עליו אונאה.</w:t>
      </w:r>
    </w:p>
    <w:p w14:paraId="5764B9CB" w14:textId="78747B60" w:rsidR="006F071F" w:rsidRPr="00F40D4B" w:rsidRDefault="006F071F" w:rsidP="009B508D">
      <w:pPr>
        <w:rPr>
          <w:rtl/>
        </w:rPr>
      </w:pPr>
      <w:r w:rsidRPr="00F40D4B">
        <w:rPr>
          <w:rtl/>
        </w:rPr>
        <w:t>קנה א</w:t>
      </w:r>
      <w:r w:rsidR="00773D03">
        <w:rPr>
          <w:rFonts w:hint="cs"/>
          <w:rtl/>
        </w:rPr>
        <w:t>ף</w:t>
      </w:r>
      <w:r w:rsidRPr="00F40D4B">
        <w:rPr>
          <w:rtl/>
        </w:rPr>
        <w:t xml:space="preserve"> </w:t>
      </w:r>
      <w:r w:rsidR="00773D03">
        <w:rPr>
          <w:rFonts w:hint="cs"/>
          <w:rtl/>
        </w:rPr>
        <w:t>ש</w:t>
      </w:r>
      <w:r w:rsidRPr="00F40D4B">
        <w:rPr>
          <w:rtl/>
        </w:rPr>
        <w:t>לא משך, דכיון דלא קפיד - קנה, דכחליפין דמי.</w:t>
      </w:r>
    </w:p>
    <w:p w14:paraId="4E387E7B" w14:textId="77777777" w:rsidR="006F071F" w:rsidRPr="00F40D4B" w:rsidRDefault="006F071F" w:rsidP="009B508D">
      <w:pPr>
        <w:rPr>
          <w:rtl/>
        </w:rPr>
      </w:pPr>
      <w:r w:rsidRPr="00F40D4B">
        <w:rPr>
          <w:rtl/>
        </w:rPr>
        <w:t>ויש לו עליו אונאה - דמכור לי באלו קא"ל.</w:t>
      </w:r>
    </w:p>
    <w:p w14:paraId="3F33DBC3" w14:textId="0379FCEC" w:rsidR="00F707CE" w:rsidRPr="00F707CE" w:rsidRDefault="006F071F" w:rsidP="00A34C20">
      <w:pPr>
        <w:pStyle w:val="36"/>
        <w:framePr w:wrap="notBeside"/>
        <w:rPr>
          <w:rtl/>
        </w:rPr>
      </w:pPr>
      <w:r w:rsidRPr="00F707CE">
        <w:rPr>
          <w:rtl/>
        </w:rPr>
        <w:t>ר</w:t>
      </w:r>
      <w:r w:rsidRPr="00F707CE">
        <w:rPr>
          <w:rFonts w:hint="cs"/>
          <w:rtl/>
        </w:rPr>
        <w:t>אבר''ה</w:t>
      </w:r>
      <w:r w:rsidR="00F707CE" w:rsidRPr="00F707CE">
        <w:rPr>
          <w:rtl/>
        </w:rPr>
        <w:t>:</w:t>
      </w:r>
    </w:p>
    <w:p w14:paraId="68591770" w14:textId="47B328DF" w:rsidR="006F071F" w:rsidRPr="00F40D4B" w:rsidRDefault="006F071F" w:rsidP="00A4587A">
      <w:pPr>
        <w:spacing w:after="60"/>
        <w:rPr>
          <w:rtl/>
        </w:rPr>
      </w:pPr>
      <w:r w:rsidRPr="00F40D4B">
        <w:rPr>
          <w:rtl/>
        </w:rPr>
        <w:t>מכור לי באלו - קנה, ואין לו עליו אונאה.</w:t>
      </w:r>
    </w:p>
    <w:p w14:paraId="051FA649" w14:textId="77777777" w:rsidR="00F707CE" w:rsidRPr="00F707CE" w:rsidRDefault="006F071F" w:rsidP="00A34C20">
      <w:pPr>
        <w:pStyle w:val="36"/>
        <w:framePr w:wrap="notBeside"/>
        <w:rPr>
          <w:rtl/>
        </w:rPr>
      </w:pPr>
      <w:r w:rsidRPr="00F707CE">
        <w:rPr>
          <w:rtl/>
        </w:rPr>
        <w:t>- פשיטא,</w:t>
      </w:r>
      <w:r w:rsidR="00F707CE" w:rsidRPr="00F707CE">
        <w:rPr>
          <w:rtl/>
        </w:rPr>
        <w:t>:</w:t>
      </w:r>
    </w:p>
    <w:p w14:paraId="3CE50CF6" w14:textId="43829F22" w:rsidR="006F071F" w:rsidRPr="00F40D4B" w:rsidRDefault="006F071F" w:rsidP="009B508D">
      <w:pPr>
        <w:rPr>
          <w:rtl/>
        </w:rPr>
      </w:pPr>
      <w:r w:rsidRPr="00F40D4B">
        <w:rPr>
          <w:rtl/>
        </w:rPr>
        <w:t>דמים ואין מקפיד עליהן, הא קאמרינן דקני, דכחליפין דמו.</w:t>
      </w:r>
    </w:p>
    <w:p w14:paraId="74997FC2" w14:textId="77777777" w:rsidR="00A6533C" w:rsidRPr="00F40D4B" w:rsidRDefault="006F071F" w:rsidP="009B508D">
      <w:pPr>
        <w:rPr>
          <w:rtl/>
        </w:rPr>
      </w:pPr>
      <w:r w:rsidRPr="00F40D4B">
        <w:rPr>
          <w:rtl/>
        </w:rPr>
        <w:t>חליפין ומקפיד עליהן מאי?</w:t>
      </w:r>
    </w:p>
    <w:p w14:paraId="3051AD1B" w14:textId="6E50D65A" w:rsidR="00F707CE" w:rsidRPr="00F707CE" w:rsidRDefault="006F071F" w:rsidP="00A34C20">
      <w:pPr>
        <w:pStyle w:val="36"/>
        <w:framePr w:wrap="notBeside"/>
        <w:rPr>
          <w:rtl/>
        </w:rPr>
      </w:pPr>
      <w:r w:rsidRPr="00F707CE">
        <w:rPr>
          <w:rFonts w:hint="cs"/>
          <w:rtl/>
        </w:rPr>
        <w:t>ראב''א</w:t>
      </w:r>
      <w:r w:rsidRPr="00F707CE">
        <w:rPr>
          <w:rtl/>
        </w:rPr>
        <w:t>, ת"ש</w:t>
      </w:r>
      <w:r w:rsidR="00F707CE" w:rsidRPr="00F707CE">
        <w:rPr>
          <w:rtl/>
        </w:rPr>
        <w:t>:</w:t>
      </w:r>
    </w:p>
    <w:p w14:paraId="6A282B89" w14:textId="2A3AE436" w:rsidR="00900FA8" w:rsidRDefault="006F071F" w:rsidP="00900FA8">
      <w:pPr>
        <w:rPr>
          <w:rtl/>
        </w:rPr>
      </w:pPr>
      <w:r w:rsidRPr="00F40D4B">
        <w:rPr>
          <w:rtl/>
        </w:rPr>
        <w:lastRenderedPageBreak/>
        <w:t xml:space="preserve">הרי שהיה תופש פרתו ועומד, </w:t>
      </w:r>
      <w:r w:rsidRPr="00AB43FB">
        <w:rPr>
          <w:rStyle w:val="affffc"/>
          <w:rtl/>
        </w:rPr>
        <w:t>ובא חבירו ואמר לו:</w:t>
      </w:r>
      <w:r w:rsidRPr="00F40D4B">
        <w:rPr>
          <w:rtl/>
        </w:rPr>
        <w:t xml:space="preserve"> פרתך למה? - לחמור אני צריך.</w:t>
      </w:r>
      <w:r w:rsidR="00AB43FB">
        <w:rPr>
          <w:rFonts w:hint="cs"/>
          <w:rtl/>
        </w:rPr>
        <w:t xml:space="preserve"> - </w:t>
      </w:r>
      <w:r w:rsidRPr="00F40D4B">
        <w:rPr>
          <w:rtl/>
        </w:rPr>
        <w:t>יש לי חמור שאני נותן לך.</w:t>
      </w:r>
      <w:r w:rsidRPr="00F40D4B">
        <w:rPr>
          <w:rFonts w:hint="cs"/>
          <w:rtl/>
        </w:rPr>
        <w:t xml:space="preserve"> </w:t>
      </w:r>
      <w:r w:rsidRPr="00F40D4B">
        <w:rPr>
          <w:rtl/>
        </w:rPr>
        <w:t>פרתך בכמה? - בכך וכך.</w:t>
      </w:r>
      <w:r w:rsidRPr="00F40D4B">
        <w:rPr>
          <w:rFonts w:hint="cs"/>
          <w:rtl/>
        </w:rPr>
        <w:t xml:space="preserve"> </w:t>
      </w:r>
      <w:r w:rsidRPr="00F40D4B">
        <w:rPr>
          <w:rtl/>
        </w:rPr>
        <w:t>- חמורך בכמה? - בכך וכך.</w:t>
      </w:r>
      <w:r w:rsidR="00900FA8">
        <w:rPr>
          <w:rFonts w:hint="cs"/>
          <w:rtl/>
        </w:rPr>
        <w:t xml:space="preserve"> </w:t>
      </w:r>
      <w:r w:rsidRPr="00F40D4B">
        <w:rPr>
          <w:rtl/>
        </w:rPr>
        <w:t>משך בעל החמור את הפרה, ולא הספיק בעל הפרה למשוך את החמור עד שמת החמור</w:t>
      </w:r>
      <w:r w:rsidR="00900FA8">
        <w:rPr>
          <w:rFonts w:hint="cs"/>
          <w:rtl/>
        </w:rPr>
        <w:t xml:space="preserve"> </w:t>
      </w:r>
      <w:r w:rsidRPr="00F40D4B">
        <w:rPr>
          <w:rtl/>
        </w:rPr>
        <w:t>לא קנה בעל החמור את הפרה.</w:t>
      </w:r>
      <w:r w:rsidRPr="00F40D4B">
        <w:rPr>
          <w:rFonts w:hint="cs"/>
          <w:rtl/>
        </w:rPr>
        <w:t xml:space="preserve"> </w:t>
      </w:r>
    </w:p>
    <w:p w14:paraId="40B68846" w14:textId="5675E945" w:rsidR="00F707CE" w:rsidRPr="00F707CE" w:rsidRDefault="006F071F" w:rsidP="00900FA8">
      <w:pPr>
        <w:pStyle w:val="36"/>
        <w:framePr w:wrap="notBeside"/>
        <w:rPr>
          <w:rtl/>
        </w:rPr>
      </w:pPr>
      <w:r w:rsidRPr="00F707CE">
        <w:rPr>
          <w:rFonts w:hint="cs"/>
          <w:rtl/>
        </w:rPr>
        <w:t xml:space="preserve">- </w:t>
      </w:r>
      <w:r w:rsidRPr="00F707CE">
        <w:rPr>
          <w:rtl/>
        </w:rPr>
        <w:t>ש"מ</w:t>
      </w:r>
      <w:r w:rsidR="00F707CE" w:rsidRPr="00F707CE">
        <w:rPr>
          <w:rtl/>
        </w:rPr>
        <w:t>:</w:t>
      </w:r>
    </w:p>
    <w:p w14:paraId="4295A5B6" w14:textId="486AB535" w:rsidR="006F071F" w:rsidRPr="00F40D4B" w:rsidRDefault="006F071F" w:rsidP="00900FA8">
      <w:pPr>
        <w:rPr>
          <w:rtl/>
        </w:rPr>
      </w:pPr>
      <w:r w:rsidRPr="00F40D4B">
        <w:rPr>
          <w:rtl/>
        </w:rPr>
        <w:t>חליפין ומקפיד עליהן - לא קנה.</w:t>
      </w:r>
    </w:p>
    <w:p w14:paraId="70772B4B" w14:textId="2904A616" w:rsidR="00F707CE" w:rsidRPr="00F707CE" w:rsidRDefault="006F071F" w:rsidP="00A34C20">
      <w:pPr>
        <w:pStyle w:val="36"/>
        <w:framePr w:wrap="notBeside"/>
        <w:rPr>
          <w:rtl/>
        </w:rPr>
      </w:pPr>
      <w:r w:rsidRPr="00F707CE">
        <w:rPr>
          <w:rtl/>
        </w:rPr>
        <w:t>רבא</w:t>
      </w:r>
      <w:r w:rsidR="00F707CE" w:rsidRPr="00F707CE">
        <w:rPr>
          <w:rtl/>
        </w:rPr>
        <w:t>:</w:t>
      </w:r>
    </w:p>
    <w:p w14:paraId="4C12C8A4" w14:textId="3596ACFD" w:rsidR="006F071F" w:rsidRPr="00F40D4B" w:rsidRDefault="006F071F" w:rsidP="006B0E75">
      <w:pPr>
        <w:rPr>
          <w:rtl/>
        </w:rPr>
      </w:pPr>
      <w:r w:rsidRPr="00F40D4B">
        <w:rPr>
          <w:rtl/>
        </w:rPr>
        <w:t xml:space="preserve">אטו חליפין בשופטני עסקינן, דלא קפדי? </w:t>
      </w:r>
      <w:r w:rsidRPr="00F54698">
        <w:rPr>
          <w:b/>
          <w:bCs/>
          <w:rtl/>
        </w:rPr>
        <w:t>אלא: כל חליפין מיקפד קפדי, וקנה</w:t>
      </w:r>
      <w:r w:rsidRPr="00F40D4B">
        <w:rPr>
          <w:rtl/>
        </w:rPr>
        <w:t>.</w:t>
      </w:r>
      <w:r w:rsidR="006B0E75">
        <w:rPr>
          <w:rFonts w:hint="cs"/>
          <w:rtl/>
        </w:rPr>
        <w:t xml:space="preserve"> </w:t>
      </w:r>
      <w:r w:rsidRPr="006B0E75">
        <w:rPr>
          <w:rStyle w:val="affffc"/>
          <w:rtl/>
        </w:rPr>
        <w:t>והב"ע - דא"ל:</w:t>
      </w:r>
      <w:r w:rsidRPr="00F40D4B">
        <w:rPr>
          <w:rtl/>
        </w:rPr>
        <w:t xml:space="preserve"> חמור בפרה וטלה, ומשך את הפרה </w:t>
      </w:r>
      <w:r w:rsidRPr="00F40D4B">
        <w:rPr>
          <w:rFonts w:hint="cs"/>
          <w:rtl/>
        </w:rPr>
        <w:t xml:space="preserve">ועדיין לא </w:t>
      </w:r>
      <w:r w:rsidR="00F54698">
        <w:rPr>
          <w:rFonts w:hint="cs"/>
          <w:rtl/>
        </w:rPr>
        <w:t xml:space="preserve">אץ </w:t>
      </w:r>
      <w:r w:rsidRPr="00F40D4B">
        <w:rPr>
          <w:rtl/>
        </w:rPr>
        <w:t xml:space="preserve">הטלה, </w:t>
      </w:r>
      <w:r w:rsidR="00F54698">
        <w:rPr>
          <w:rFonts w:hint="cs"/>
          <w:rtl/>
        </w:rPr>
        <w:t xml:space="preserve">דאין זה </w:t>
      </w:r>
      <w:r w:rsidRPr="00F40D4B">
        <w:rPr>
          <w:rtl/>
        </w:rPr>
        <w:t>משיכה מעליא.</w:t>
      </w:r>
    </w:p>
    <w:p w14:paraId="07A808AF" w14:textId="0514B2B4" w:rsidR="006F071F" w:rsidRPr="00F40D4B" w:rsidRDefault="006F071F" w:rsidP="00A34C20">
      <w:pPr>
        <w:pStyle w:val="affff9"/>
        <w:rPr>
          <w:rtl/>
        </w:rPr>
      </w:pPr>
      <w:r w:rsidRPr="00F40D4B">
        <w:rPr>
          <w:rtl/>
        </w:rPr>
        <w:t>אמר מר: מכור לי באלו - קנה, ויש לו עליו אונאה.</w:t>
      </w:r>
    </w:p>
    <w:p w14:paraId="64AF6E8C" w14:textId="77777777" w:rsidR="00F707CE" w:rsidRPr="00F707CE" w:rsidRDefault="006F071F" w:rsidP="003931A7">
      <w:pPr>
        <w:pStyle w:val="36"/>
        <w:framePr w:wrap="notBeside"/>
        <w:rPr>
          <w:rtl/>
        </w:rPr>
      </w:pPr>
      <w:r w:rsidRPr="00F707CE">
        <w:rPr>
          <w:rFonts w:hint="cs"/>
          <w:rtl/>
        </w:rPr>
        <w:t>אין להוכיח</w:t>
      </w:r>
      <w:r w:rsidR="00F707CE" w:rsidRPr="00F707CE">
        <w:rPr>
          <w:rtl/>
        </w:rPr>
        <w:t>:</w:t>
      </w:r>
    </w:p>
    <w:p w14:paraId="4B2283C5" w14:textId="26C4BDBB" w:rsidR="006F071F" w:rsidRPr="00F40D4B" w:rsidRDefault="006F071F" w:rsidP="003931A7">
      <w:pPr>
        <w:rPr>
          <w:rtl/>
        </w:rPr>
      </w:pPr>
      <w:r w:rsidRPr="003931A7">
        <w:rPr>
          <w:rStyle w:val="affffc"/>
          <w:rFonts w:hint="cs"/>
          <w:rtl/>
        </w:rPr>
        <w:t>ד</w:t>
      </w:r>
      <w:r w:rsidR="003931A7" w:rsidRPr="003931A7">
        <w:rPr>
          <w:rStyle w:val="affffc"/>
          <w:rFonts w:hint="cs"/>
          <w:rtl/>
        </w:rPr>
        <w:t>ל</w:t>
      </w:r>
      <w:r w:rsidRPr="003931A7">
        <w:rPr>
          <w:rStyle w:val="affffc"/>
          <w:rFonts w:hint="cs"/>
          <w:rtl/>
        </w:rPr>
        <w:t>ר''ה</w:t>
      </w:r>
      <w:r w:rsidRPr="00F40D4B">
        <w:rPr>
          <w:rFonts w:hint="cs"/>
          <w:rtl/>
        </w:rPr>
        <w:t xml:space="preserve"> מטבע נעשה חליפין</w:t>
      </w:r>
      <w:r w:rsidR="006B0E75">
        <w:rPr>
          <w:rFonts w:hint="cs"/>
          <w:rtl/>
        </w:rPr>
        <w:t>,</w:t>
      </w:r>
      <w:r w:rsidRPr="00F40D4B">
        <w:rPr>
          <w:rFonts w:hint="cs"/>
          <w:rtl/>
        </w:rPr>
        <w:t xml:space="preserve"> </w:t>
      </w:r>
      <w:r w:rsidRPr="006B0E75">
        <w:rPr>
          <w:rStyle w:val="affffc"/>
          <w:rFonts w:hint="cs"/>
          <w:rtl/>
        </w:rPr>
        <w:t>דאפשר דס''ל כרי''ו</w:t>
      </w:r>
      <w:r w:rsidRPr="00F40D4B">
        <w:rPr>
          <w:rFonts w:hint="cs"/>
          <w:rtl/>
        </w:rPr>
        <w:t xml:space="preserve"> </w:t>
      </w:r>
      <w:r w:rsidRPr="00F40D4B">
        <w:rPr>
          <w:rtl/>
        </w:rPr>
        <w:t>דדבר תורה מעות קונות.</w:t>
      </w:r>
      <w:r w:rsidR="003931A7">
        <w:rPr>
          <w:rFonts w:hint="cs"/>
          <w:rtl/>
        </w:rPr>
        <w:t xml:space="preserve"> </w:t>
      </w:r>
      <w:r w:rsidRPr="00F40D4B">
        <w:rPr>
          <w:rtl/>
        </w:rPr>
        <w:t>ומפני מה אמרו משיכה קונה - גזירה שמא יאמר לו: נשרפו חטיך בעלייה.</w:t>
      </w:r>
      <w:r w:rsidR="003931A7">
        <w:rPr>
          <w:rFonts w:hint="cs"/>
          <w:rtl/>
        </w:rPr>
        <w:t xml:space="preserve"> וגזרו רק בדבר המצוי</w:t>
      </w:r>
      <w:r w:rsidR="000D5BAB">
        <w:rPr>
          <w:rFonts w:hint="cs"/>
          <w:rtl/>
        </w:rPr>
        <w:t>.</w:t>
      </w:r>
    </w:p>
    <w:p w14:paraId="2116589B" w14:textId="50300168" w:rsidR="00F707CE" w:rsidRPr="00F707CE" w:rsidRDefault="006F071F" w:rsidP="003931A7">
      <w:pPr>
        <w:pStyle w:val="36"/>
        <w:framePr w:wrap="notBeside"/>
        <w:rPr>
          <w:rtl/>
        </w:rPr>
      </w:pPr>
      <w:r w:rsidRPr="00F707CE">
        <w:rPr>
          <w:rtl/>
        </w:rPr>
        <w:t>מ</w:t>
      </w:r>
      <w:r w:rsidRPr="00F707CE">
        <w:rPr>
          <w:rFonts w:hint="cs"/>
          <w:rtl/>
        </w:rPr>
        <w:t>הבדר''נ לר''א</w:t>
      </w:r>
      <w:r w:rsidR="00F707CE" w:rsidRPr="00F707CE">
        <w:rPr>
          <w:rtl/>
        </w:rPr>
        <w:t>:</w:t>
      </w:r>
    </w:p>
    <w:p w14:paraId="79C10192" w14:textId="3930D2DE" w:rsidR="006F071F" w:rsidRPr="00F40D4B" w:rsidRDefault="006F071F" w:rsidP="009B508D">
      <w:pPr>
        <w:rPr>
          <w:rtl/>
        </w:rPr>
      </w:pPr>
      <w:r w:rsidRPr="00F40D4B">
        <w:rPr>
          <w:rtl/>
        </w:rPr>
        <w:t xml:space="preserve">אנן הכי מתנינן לה: </w:t>
      </w:r>
      <w:r w:rsidRPr="003931A7">
        <w:rPr>
          <w:rStyle w:val="affffc"/>
          <w:rtl/>
        </w:rPr>
        <w:t>וכן א</w:t>
      </w:r>
      <w:r w:rsidRPr="003931A7">
        <w:rPr>
          <w:rStyle w:val="affffc"/>
          <w:rFonts w:hint="cs"/>
          <w:rtl/>
        </w:rPr>
        <w:t>ר''ה</w:t>
      </w:r>
      <w:r w:rsidRPr="003931A7">
        <w:rPr>
          <w:rStyle w:val="affffc"/>
          <w:rtl/>
        </w:rPr>
        <w:t>:</w:t>
      </w:r>
      <w:r w:rsidRPr="00F40D4B">
        <w:rPr>
          <w:rtl/>
        </w:rPr>
        <w:t xml:space="preserve"> </w:t>
      </w:r>
      <w:r w:rsidRPr="003931A7">
        <w:rPr>
          <w:b/>
          <w:bCs/>
          <w:rtl/>
        </w:rPr>
        <w:t>אין מטבע נעשה חליפין.</w:t>
      </w:r>
    </w:p>
    <w:p w14:paraId="6FE7D5C0" w14:textId="77777777" w:rsidR="00A6533C" w:rsidRPr="00F40D4B" w:rsidRDefault="00A6533C" w:rsidP="00A6533C">
      <w:pPr>
        <w:pStyle w:val="aff9"/>
        <w:rPr>
          <w:rtl/>
        </w:rPr>
      </w:pPr>
      <w:r w:rsidRPr="00F40D4B">
        <w:rPr>
          <w:rtl/>
        </w:rPr>
        <w:t>***</w:t>
      </w:r>
    </w:p>
    <w:p w14:paraId="4950E9B8" w14:textId="77777777" w:rsidR="003931A7" w:rsidRDefault="006F071F" w:rsidP="003931A7">
      <w:pPr>
        <w:pStyle w:val="affff9"/>
        <w:rPr>
          <w:rtl/>
        </w:rPr>
      </w:pPr>
      <w:r w:rsidRPr="00F40D4B">
        <w:rPr>
          <w:rtl/>
        </w:rPr>
        <w:t xml:space="preserve">במה קונין? </w:t>
      </w:r>
    </w:p>
    <w:p w14:paraId="6F842F32" w14:textId="5485C8BB" w:rsidR="00F707CE" w:rsidRPr="00F707CE" w:rsidRDefault="006F071F" w:rsidP="00E0273C">
      <w:pPr>
        <w:pStyle w:val="36"/>
        <w:framePr w:wrap="notBeside"/>
        <w:rPr>
          <w:rtl/>
        </w:rPr>
      </w:pPr>
      <w:r w:rsidRPr="00F707CE">
        <w:rPr>
          <w:rFonts w:hint="cs"/>
          <w:rtl/>
        </w:rPr>
        <w:t>לרב</w:t>
      </w:r>
      <w:r w:rsidR="00F707CE" w:rsidRPr="00F707CE">
        <w:rPr>
          <w:rtl/>
        </w:rPr>
        <w:t>:</w:t>
      </w:r>
    </w:p>
    <w:p w14:paraId="006D3AAA" w14:textId="7151F07F" w:rsidR="00E0273C" w:rsidRDefault="006F071F" w:rsidP="003931A7">
      <w:pPr>
        <w:rPr>
          <w:rtl/>
        </w:rPr>
      </w:pPr>
      <w:r w:rsidRPr="00F40D4B">
        <w:rPr>
          <w:rtl/>
        </w:rPr>
        <w:t xml:space="preserve">בכלי קונה, </w:t>
      </w:r>
      <w:r w:rsidR="00E0273C">
        <w:rPr>
          <w:rFonts w:hint="cs"/>
          <w:rtl/>
        </w:rPr>
        <w:t xml:space="preserve">שנח </w:t>
      </w:r>
      <w:r w:rsidRPr="00F40D4B">
        <w:rPr>
          <w:rtl/>
        </w:rPr>
        <w:t xml:space="preserve">לקונה </w:t>
      </w:r>
      <w:r w:rsidR="00E0273C">
        <w:rPr>
          <w:rFonts w:hint="cs"/>
          <w:rtl/>
        </w:rPr>
        <w:t>ש</w:t>
      </w:r>
      <w:r w:rsidRPr="00F40D4B">
        <w:rPr>
          <w:rtl/>
        </w:rPr>
        <w:t xml:space="preserve">מקנה קונה, </w:t>
      </w:r>
      <w:r w:rsidR="00E0273C">
        <w:rPr>
          <w:rFonts w:hint="cs"/>
          <w:rtl/>
        </w:rPr>
        <w:t xml:space="preserve">כדי שיגמ''ד ויקנה לו </w:t>
      </w:r>
    </w:p>
    <w:p w14:paraId="309A6D78" w14:textId="6684496F" w:rsidR="00F707CE" w:rsidRPr="00F707CE" w:rsidRDefault="006F071F" w:rsidP="00E0273C">
      <w:pPr>
        <w:pStyle w:val="36"/>
        <w:framePr w:wrap="notBeside"/>
        <w:rPr>
          <w:rtl/>
        </w:rPr>
      </w:pPr>
      <w:r w:rsidRPr="00F707CE">
        <w:rPr>
          <w:rtl/>
        </w:rPr>
        <w:t>ולוי</w:t>
      </w:r>
      <w:r w:rsidR="00F707CE" w:rsidRPr="00F707CE">
        <w:rPr>
          <w:rtl/>
        </w:rPr>
        <w:t>:</w:t>
      </w:r>
    </w:p>
    <w:p w14:paraId="388ECBE5" w14:textId="3D138321" w:rsidR="00E0273C" w:rsidRDefault="006F071F" w:rsidP="00E0273C">
      <w:pPr>
        <w:rPr>
          <w:rtl/>
        </w:rPr>
      </w:pPr>
      <w:r w:rsidRPr="00F40D4B">
        <w:rPr>
          <w:rtl/>
        </w:rPr>
        <w:t>בכליו של מקנה, כדבעינן למימר לקמן.</w:t>
      </w:r>
    </w:p>
    <w:p w14:paraId="053D65CE" w14:textId="77777777" w:rsidR="00F707CE" w:rsidRPr="00F707CE" w:rsidRDefault="006F071F" w:rsidP="00E0273C">
      <w:pPr>
        <w:pStyle w:val="36"/>
        <w:framePr w:wrap="notBeside"/>
        <w:rPr>
          <w:rtl/>
        </w:rPr>
      </w:pPr>
      <w:r w:rsidRPr="00F707CE">
        <w:rPr>
          <w:rtl/>
        </w:rPr>
        <w:t>- א"ל ר</w:t>
      </w:r>
      <w:r w:rsidRPr="00F707CE">
        <w:rPr>
          <w:rFonts w:hint="cs"/>
          <w:rtl/>
        </w:rPr>
        <w:t>"ה</w:t>
      </w:r>
      <w:r w:rsidR="00F707CE" w:rsidRPr="00F707CE">
        <w:rPr>
          <w:rtl/>
        </w:rPr>
        <w:t>:</w:t>
      </w:r>
    </w:p>
    <w:p w14:paraId="73526E9E" w14:textId="2F665E53" w:rsidR="006F071F" w:rsidRPr="00F40D4B" w:rsidRDefault="006F071F" w:rsidP="009B508D">
      <w:pPr>
        <w:rPr>
          <w:rtl/>
        </w:rPr>
      </w:pPr>
      <w:r w:rsidRPr="00F40D4B">
        <w:rPr>
          <w:rtl/>
        </w:rPr>
        <w:t xml:space="preserve">וללוי, דאמר בכליו של מקנה, הא קא קני </w:t>
      </w:r>
      <w:r w:rsidR="000E3046">
        <w:rPr>
          <w:rFonts w:hint="cs"/>
          <w:rtl/>
        </w:rPr>
        <w:t>קרקע</w:t>
      </w:r>
      <w:r w:rsidRPr="00F40D4B">
        <w:rPr>
          <w:rtl/>
        </w:rPr>
        <w:t xml:space="preserve"> אגב גלימא.</w:t>
      </w:r>
    </w:p>
    <w:p w14:paraId="12BD901B" w14:textId="77777777" w:rsidR="00A6533C" w:rsidRPr="009624D5" w:rsidRDefault="006F071F" w:rsidP="009B508D">
      <w:pPr>
        <w:rPr>
          <w:i/>
          <w:spacing w:val="-4"/>
          <w:rtl/>
        </w:rPr>
      </w:pPr>
      <w:r w:rsidRPr="009624D5">
        <w:rPr>
          <w:rFonts w:hint="cs"/>
          <w:i/>
          <w:spacing w:val="-4"/>
          <w:rtl/>
        </w:rPr>
        <w:t>א"כ</w:t>
      </w:r>
      <w:r w:rsidRPr="009624D5">
        <w:rPr>
          <w:i/>
          <w:spacing w:val="-4"/>
          <w:rtl/>
        </w:rPr>
        <w:t xml:space="preserve"> הו</w:t>
      </w:r>
      <w:r w:rsidRPr="009624D5">
        <w:rPr>
          <w:rFonts w:hint="cs"/>
          <w:i/>
          <w:spacing w:val="-4"/>
          <w:rtl/>
        </w:rPr>
        <w:t>"ל</w:t>
      </w:r>
      <w:r w:rsidRPr="009624D5">
        <w:rPr>
          <w:i/>
          <w:spacing w:val="-4"/>
          <w:rtl/>
        </w:rPr>
        <w:t xml:space="preserve"> נכסים שיש להן אחריות ונקנין עם נכסים שאין להן אחריות,</w:t>
      </w:r>
    </w:p>
    <w:p w14:paraId="3DD9C02C" w14:textId="74861355" w:rsidR="00F707CE" w:rsidRPr="00F707CE" w:rsidRDefault="00A53404" w:rsidP="00A53404">
      <w:pPr>
        <w:pStyle w:val="36"/>
        <w:framePr w:wrap="notBeside"/>
        <w:rPr>
          <w:rtl/>
        </w:rPr>
      </w:pPr>
      <w:r w:rsidRPr="00F707CE">
        <w:rPr>
          <w:rFonts w:hint="cs"/>
          <w:rtl/>
        </w:rPr>
        <w:t>ו</w:t>
      </w:r>
      <w:r w:rsidR="006F071F" w:rsidRPr="00F707CE">
        <w:rPr>
          <w:rtl/>
        </w:rPr>
        <w:t>תנן</w:t>
      </w:r>
      <w:r w:rsidRPr="00F707CE">
        <w:rPr>
          <w:rFonts w:hint="cs"/>
          <w:rtl/>
        </w:rPr>
        <w:t xml:space="preserve"> להיפך</w:t>
      </w:r>
      <w:r w:rsidR="00F707CE" w:rsidRPr="00F707CE">
        <w:rPr>
          <w:rtl/>
        </w:rPr>
        <w:t>:</w:t>
      </w:r>
    </w:p>
    <w:p w14:paraId="70FB5DC6" w14:textId="1F774689" w:rsidR="00A6533C" w:rsidRPr="00F40D4B" w:rsidRDefault="006F071F" w:rsidP="009B508D">
      <w:pPr>
        <w:rPr>
          <w:rtl/>
        </w:rPr>
      </w:pPr>
      <w:r w:rsidRPr="00F40D4B">
        <w:rPr>
          <w:rtl/>
        </w:rPr>
        <w:t>נכסים שאין להן אחריות נקנין עם נכסים שיש להן אחריות!</w:t>
      </w:r>
    </w:p>
    <w:p w14:paraId="68D984E1" w14:textId="68F4EBB4" w:rsidR="00F707CE" w:rsidRPr="00F707CE" w:rsidRDefault="006F071F" w:rsidP="00E0273C">
      <w:pPr>
        <w:pStyle w:val="36"/>
        <w:framePr w:wrap="notBeside"/>
        <w:rPr>
          <w:rtl/>
        </w:rPr>
      </w:pPr>
      <w:r w:rsidRPr="00F707CE">
        <w:rPr>
          <w:rtl/>
        </w:rPr>
        <w:t>- א"ל</w:t>
      </w:r>
      <w:r w:rsidR="00F707CE" w:rsidRPr="00F707CE">
        <w:rPr>
          <w:rtl/>
        </w:rPr>
        <w:t>:</w:t>
      </w:r>
    </w:p>
    <w:p w14:paraId="6EEE148E" w14:textId="65AE3FFC" w:rsidR="00A6533C" w:rsidRPr="00F40D4B" w:rsidRDefault="006F071F" w:rsidP="009B508D">
      <w:pPr>
        <w:rPr>
          <w:rtl/>
        </w:rPr>
      </w:pPr>
      <w:r w:rsidRPr="00F40D4B">
        <w:rPr>
          <w:rtl/>
        </w:rPr>
        <w:t xml:space="preserve">אי </w:t>
      </w:r>
      <w:r w:rsidR="00D15376">
        <w:rPr>
          <w:rFonts w:hint="cs"/>
          <w:rtl/>
        </w:rPr>
        <w:t xml:space="preserve">לוי כאן היה מנדך </w:t>
      </w:r>
      <w:r w:rsidRPr="00F40D4B">
        <w:rPr>
          <w:rFonts w:hint="cs"/>
          <w:rtl/>
        </w:rPr>
        <w:t xml:space="preserve">שלא מקנה בגלימה אלא בהנאה </w:t>
      </w:r>
      <w:r w:rsidR="009624D5">
        <w:rPr>
          <w:rFonts w:hint="cs"/>
          <w:rtl/>
        </w:rPr>
        <w:t>ש</w:t>
      </w:r>
      <w:r w:rsidRPr="00F40D4B">
        <w:rPr>
          <w:rFonts w:hint="cs"/>
          <w:rtl/>
        </w:rPr>
        <w:t xml:space="preserve">מקבל </w:t>
      </w:r>
    </w:p>
    <w:p w14:paraId="4DC1430B" w14:textId="768FEF35" w:rsidR="00F707CE" w:rsidRPr="00F707CE" w:rsidRDefault="006F071F" w:rsidP="00751AB9">
      <w:pPr>
        <w:pStyle w:val="36"/>
        <w:framePr w:wrap="notBeside"/>
        <w:rPr>
          <w:rtl/>
        </w:rPr>
      </w:pPr>
      <w:r w:rsidRPr="00F707CE">
        <w:rPr>
          <w:rtl/>
        </w:rPr>
        <w:t>כתנאי</w:t>
      </w:r>
      <w:r w:rsidR="00F707CE" w:rsidRPr="00F707CE">
        <w:rPr>
          <w:rtl/>
        </w:rPr>
        <w:t>:</w:t>
      </w:r>
    </w:p>
    <w:p w14:paraId="4697865A" w14:textId="7BCB9FE0" w:rsidR="006F071F" w:rsidRPr="006768BC" w:rsidRDefault="006F071F" w:rsidP="006768BC">
      <w:pPr>
        <w:rPr>
          <w:rtl/>
        </w:rPr>
      </w:pPr>
      <w:r w:rsidRPr="006768BC">
        <w:rPr>
          <w:rStyle w:val="affff8"/>
          <w:rFonts w:hint="cs"/>
          <w:rtl/>
        </w:rPr>
        <w:t>'</w:t>
      </w:r>
      <w:r w:rsidRPr="006768BC">
        <w:rPr>
          <w:rStyle w:val="affff8"/>
          <w:rtl/>
        </w:rPr>
        <w:t>וזאת לפנים בישראל על הגאולה ועל התמורה לקים כל דבר שלף איש נעלו ונתן לרעהו</w:t>
      </w:r>
      <w:r w:rsidRPr="006768BC">
        <w:rPr>
          <w:rStyle w:val="affff8"/>
          <w:rFonts w:hint="cs"/>
          <w:rtl/>
        </w:rPr>
        <w:t>'</w:t>
      </w:r>
      <w:r w:rsidRPr="006768BC">
        <w:rPr>
          <w:rStyle w:val="affff8"/>
          <w:rtl/>
        </w:rPr>
        <w:t>.</w:t>
      </w:r>
      <w:r w:rsidR="006768BC" w:rsidRPr="006768BC">
        <w:rPr>
          <w:rFonts w:hint="cs"/>
          <w:rtl/>
        </w:rPr>
        <w:t xml:space="preserve"> </w:t>
      </w:r>
      <w:r w:rsidRPr="006768BC">
        <w:rPr>
          <w:rStyle w:val="affff8"/>
          <w:rtl/>
        </w:rPr>
        <w:t>גאולה -</w:t>
      </w:r>
      <w:r w:rsidRPr="006768BC">
        <w:rPr>
          <w:rtl/>
        </w:rPr>
        <w:t xml:space="preserve"> זו מכירה, </w:t>
      </w:r>
      <w:r w:rsidRPr="006768BC">
        <w:rPr>
          <w:rStyle w:val="affffc"/>
          <w:rtl/>
        </w:rPr>
        <w:t>וכן הוא אומר</w:t>
      </w:r>
      <w:r w:rsidRPr="006768BC">
        <w:rPr>
          <w:rtl/>
        </w:rPr>
        <w:t xml:space="preserve"> </w:t>
      </w:r>
      <w:r w:rsidRPr="006768BC">
        <w:rPr>
          <w:rStyle w:val="affff8"/>
          <w:rtl/>
        </w:rPr>
        <w:t>לא יגאל.</w:t>
      </w:r>
    </w:p>
    <w:p w14:paraId="0E6F0F2D" w14:textId="77777777" w:rsidR="006768BC" w:rsidRDefault="006F071F" w:rsidP="0005536A">
      <w:pPr>
        <w:rPr>
          <w:rtl/>
        </w:rPr>
      </w:pPr>
      <w:r w:rsidRPr="00751AB9">
        <w:rPr>
          <w:rStyle w:val="affff8"/>
          <w:rtl/>
        </w:rPr>
        <w:lastRenderedPageBreak/>
        <w:t>תמורה -</w:t>
      </w:r>
      <w:r w:rsidRPr="00F40D4B">
        <w:rPr>
          <w:rtl/>
        </w:rPr>
        <w:t xml:space="preserve"> זו חליפין, </w:t>
      </w:r>
      <w:r w:rsidRPr="006768BC">
        <w:rPr>
          <w:rStyle w:val="affffc"/>
          <w:rtl/>
        </w:rPr>
        <w:t>וכן אומר</w:t>
      </w:r>
      <w:r w:rsidRPr="00F40D4B">
        <w:rPr>
          <w:rtl/>
        </w:rPr>
        <w:t xml:space="preserve"> </w:t>
      </w:r>
      <w:r w:rsidRPr="00751AB9">
        <w:rPr>
          <w:rStyle w:val="affff8"/>
          <w:rFonts w:hint="cs"/>
          <w:rtl/>
        </w:rPr>
        <w:t>'</w:t>
      </w:r>
      <w:r w:rsidRPr="00751AB9">
        <w:rPr>
          <w:rStyle w:val="affff8"/>
          <w:rtl/>
        </w:rPr>
        <w:t>לא יחליפנו ולא ימיר אותו,</w:t>
      </w:r>
      <w:r w:rsidRPr="00F40D4B">
        <w:rPr>
          <w:rtl/>
        </w:rPr>
        <w:t xml:space="preserve"> </w:t>
      </w:r>
      <w:r w:rsidRPr="006768BC">
        <w:rPr>
          <w:rStyle w:val="affff8"/>
          <w:rtl/>
        </w:rPr>
        <w:t>לקים כל</w:t>
      </w:r>
      <w:r w:rsidRPr="00751AB9">
        <w:rPr>
          <w:rStyle w:val="affff8"/>
          <w:rtl/>
        </w:rPr>
        <w:t xml:space="preserve"> דבר שלף איש נעלו ונתן לרעהו</w:t>
      </w:r>
      <w:r w:rsidRPr="00751AB9">
        <w:rPr>
          <w:rStyle w:val="affff8"/>
          <w:rFonts w:hint="cs"/>
          <w:rtl/>
        </w:rPr>
        <w:t>'</w:t>
      </w:r>
      <w:r w:rsidRPr="00751AB9">
        <w:rPr>
          <w:rStyle w:val="affff8"/>
          <w:rtl/>
        </w:rPr>
        <w:t>.</w:t>
      </w:r>
      <w:r w:rsidRPr="00F40D4B">
        <w:rPr>
          <w:rtl/>
        </w:rPr>
        <w:t>- מי נתן למי? - בועז נתן לגואל.</w:t>
      </w:r>
      <w:r w:rsidR="00751AB9">
        <w:rPr>
          <w:rFonts w:hint="cs"/>
          <w:rtl/>
        </w:rPr>
        <w:t xml:space="preserve"> </w:t>
      </w:r>
      <w:r w:rsidRPr="00F40D4B">
        <w:rPr>
          <w:rFonts w:hint="cs"/>
          <w:rtl/>
        </w:rPr>
        <w:t xml:space="preserve">  </w:t>
      </w:r>
    </w:p>
    <w:p w14:paraId="58C312E1" w14:textId="2B198E26" w:rsidR="006F071F" w:rsidRPr="00F40D4B" w:rsidRDefault="006F071F" w:rsidP="006768BC">
      <w:pPr>
        <w:ind w:left="2147"/>
        <w:rPr>
          <w:rtl/>
        </w:rPr>
      </w:pPr>
      <w:r w:rsidRPr="00751AB9">
        <w:rPr>
          <w:rStyle w:val="affffc"/>
          <w:rFonts w:hint="cs"/>
          <w:rtl/>
        </w:rPr>
        <w:t>ולר''י</w:t>
      </w:r>
      <w:r w:rsidRPr="00751AB9">
        <w:rPr>
          <w:rStyle w:val="affffc"/>
          <w:rtl/>
        </w:rPr>
        <w:t>:</w:t>
      </w:r>
      <w:r w:rsidRPr="00F40D4B">
        <w:rPr>
          <w:rtl/>
        </w:rPr>
        <w:t xml:space="preserve"> גואל נתן לבועז.</w:t>
      </w:r>
    </w:p>
    <w:p w14:paraId="09A79BB0" w14:textId="2CF73AC1" w:rsidR="006F071F" w:rsidRPr="00F40D4B" w:rsidRDefault="006F071F" w:rsidP="006768BC">
      <w:pPr>
        <w:pStyle w:val="affff9"/>
        <w:rPr>
          <w:rtl/>
        </w:rPr>
      </w:pPr>
      <w:r w:rsidRPr="00F40D4B">
        <w:rPr>
          <w:rtl/>
        </w:rPr>
        <w:t>תנא: קונין בכלי, אע"פ שאין בו שוה פרוטה.</w:t>
      </w:r>
    </w:p>
    <w:p w14:paraId="50234E88" w14:textId="369CC95B" w:rsidR="00F707CE" w:rsidRPr="00F707CE" w:rsidRDefault="006F071F" w:rsidP="006768BC">
      <w:pPr>
        <w:pStyle w:val="36"/>
        <w:framePr w:wrap="notBeside"/>
        <w:rPr>
          <w:rtl/>
        </w:rPr>
      </w:pPr>
      <w:r w:rsidRPr="00F707CE">
        <w:rPr>
          <w:rFonts w:hint="cs"/>
          <w:rtl/>
        </w:rPr>
        <w:t>ר''נ</w:t>
      </w:r>
      <w:r w:rsidR="00F707CE" w:rsidRPr="00F707CE">
        <w:rPr>
          <w:rtl/>
        </w:rPr>
        <w:t>:</w:t>
      </w:r>
    </w:p>
    <w:p w14:paraId="7E0C7238" w14:textId="0A35E1C7" w:rsidR="006F071F" w:rsidRPr="00F40D4B" w:rsidRDefault="006F071F" w:rsidP="006768BC">
      <w:pPr>
        <w:rPr>
          <w:rtl/>
        </w:rPr>
      </w:pPr>
      <w:r w:rsidRPr="006E249D">
        <w:rPr>
          <w:rFonts w:hint="cs"/>
          <w:b/>
          <w:bCs/>
          <w:rtl/>
        </w:rPr>
        <w:t>דווקא ב</w:t>
      </w:r>
      <w:r w:rsidRPr="006E249D">
        <w:rPr>
          <w:b/>
          <w:bCs/>
          <w:rtl/>
        </w:rPr>
        <w:t>כלי,</w:t>
      </w:r>
      <w:r w:rsidRPr="00F40D4B">
        <w:rPr>
          <w:rtl/>
        </w:rPr>
        <w:t xml:space="preserve"> </w:t>
      </w:r>
      <w:r w:rsidR="006E249D">
        <w:rPr>
          <w:rFonts w:hint="cs"/>
          <w:rtl/>
        </w:rPr>
        <w:t xml:space="preserve">ולא בפירי </w:t>
      </w:r>
      <w:r w:rsidRPr="006768BC">
        <w:rPr>
          <w:rStyle w:val="affff8"/>
          <w:rFonts w:hint="cs"/>
          <w:rtl/>
        </w:rPr>
        <w:t>'</w:t>
      </w:r>
      <w:r w:rsidRPr="006768BC">
        <w:rPr>
          <w:rStyle w:val="affff8"/>
          <w:rtl/>
        </w:rPr>
        <w:t>נעלו נעל</w:t>
      </w:r>
      <w:r w:rsidRPr="006768BC">
        <w:rPr>
          <w:rStyle w:val="affff8"/>
          <w:rFonts w:hint="cs"/>
          <w:rtl/>
        </w:rPr>
        <w:t>'</w:t>
      </w:r>
      <w:r w:rsidRPr="00F40D4B">
        <w:rPr>
          <w:rtl/>
        </w:rPr>
        <w:t xml:space="preserve"> </w:t>
      </w:r>
      <w:r w:rsidR="006768BC">
        <w:rPr>
          <w:rFonts w:hint="cs"/>
          <w:rtl/>
        </w:rPr>
        <w:t>ולא דבר אחר.</w:t>
      </w:r>
    </w:p>
    <w:p w14:paraId="14F95B63" w14:textId="7992D349" w:rsidR="00F707CE" w:rsidRPr="00F707CE" w:rsidRDefault="006F071F" w:rsidP="006768BC">
      <w:pPr>
        <w:pStyle w:val="36"/>
        <w:framePr w:wrap="notBeside"/>
        <w:rPr>
          <w:rtl/>
        </w:rPr>
      </w:pPr>
      <w:r w:rsidRPr="00F707CE">
        <w:rPr>
          <w:rtl/>
        </w:rPr>
        <w:t>ר</w:t>
      </w:r>
      <w:r w:rsidRPr="00F707CE">
        <w:rPr>
          <w:rFonts w:hint="cs"/>
          <w:rtl/>
        </w:rPr>
        <w:t>"ש</w:t>
      </w:r>
      <w:r w:rsidR="00F707CE" w:rsidRPr="00F707CE">
        <w:rPr>
          <w:rtl/>
        </w:rPr>
        <w:t>:</w:t>
      </w:r>
    </w:p>
    <w:p w14:paraId="3E86D2E4" w14:textId="75889CEE" w:rsidR="006F071F" w:rsidRPr="00F40D4B" w:rsidRDefault="006F071F" w:rsidP="009B508D">
      <w:pPr>
        <w:rPr>
          <w:rtl/>
        </w:rPr>
      </w:pPr>
      <w:r w:rsidRPr="006E249D">
        <w:rPr>
          <w:b/>
          <w:bCs/>
          <w:rtl/>
        </w:rPr>
        <w:t>אפילו בפירות.</w:t>
      </w:r>
      <w:r w:rsidRPr="00F40D4B">
        <w:rPr>
          <w:rFonts w:hint="cs"/>
          <w:rtl/>
        </w:rPr>
        <w:t xml:space="preserve"> - </w:t>
      </w:r>
      <w:r w:rsidRPr="00F40D4B">
        <w:rPr>
          <w:rtl/>
        </w:rPr>
        <w:t xml:space="preserve"> </w:t>
      </w:r>
      <w:r w:rsidRPr="006E249D">
        <w:rPr>
          <w:rStyle w:val="affff8"/>
          <w:rFonts w:hint="cs"/>
          <w:rtl/>
        </w:rPr>
        <w:t>'</w:t>
      </w:r>
      <w:r w:rsidRPr="006E249D">
        <w:rPr>
          <w:rStyle w:val="affff8"/>
          <w:rtl/>
        </w:rPr>
        <w:t>לקים כל דבר</w:t>
      </w:r>
      <w:r w:rsidRPr="006E249D">
        <w:rPr>
          <w:rStyle w:val="affff8"/>
          <w:rFonts w:hint="cs"/>
          <w:rtl/>
        </w:rPr>
        <w:t>'</w:t>
      </w:r>
      <w:r w:rsidRPr="00F40D4B">
        <w:rPr>
          <w:rtl/>
        </w:rPr>
        <w:t>.</w:t>
      </w:r>
    </w:p>
    <w:p w14:paraId="00C4E935" w14:textId="77777777" w:rsidR="00F707CE" w:rsidRPr="00F707CE" w:rsidRDefault="006F071F" w:rsidP="006E249D">
      <w:pPr>
        <w:pStyle w:val="36"/>
        <w:framePr w:wrap="notBeside"/>
        <w:rPr>
          <w:rtl/>
        </w:rPr>
      </w:pPr>
      <w:r w:rsidRPr="00F707CE">
        <w:rPr>
          <w:rFonts w:hint="cs"/>
          <w:rtl/>
        </w:rPr>
        <w:t>ולר''נ</w:t>
      </w:r>
      <w:r w:rsidR="00F707CE" w:rsidRPr="00F707CE">
        <w:rPr>
          <w:rtl/>
        </w:rPr>
        <w:t>:</w:t>
      </w:r>
    </w:p>
    <w:p w14:paraId="55555B1B" w14:textId="3D33A16F" w:rsidR="006F071F" w:rsidRPr="00F40D4B" w:rsidRDefault="006F071F" w:rsidP="009B508D">
      <w:pPr>
        <w:rPr>
          <w:rtl/>
        </w:rPr>
      </w:pPr>
      <w:r w:rsidRPr="00F40D4B">
        <w:rPr>
          <w:rFonts w:hint="cs"/>
          <w:rtl/>
        </w:rPr>
        <w:t>ד</w:t>
      </w:r>
      <w:r w:rsidRPr="006E249D">
        <w:rPr>
          <w:rStyle w:val="affff8"/>
          <w:rFonts w:hint="cs"/>
          <w:rtl/>
        </w:rPr>
        <w:t>'</w:t>
      </w:r>
      <w:r w:rsidRPr="006E249D">
        <w:rPr>
          <w:rStyle w:val="affff8"/>
          <w:rtl/>
        </w:rPr>
        <w:t>לקים כל דבר</w:t>
      </w:r>
      <w:r w:rsidRPr="006E249D">
        <w:rPr>
          <w:rStyle w:val="affff8"/>
          <w:rFonts w:hint="cs"/>
          <w:rtl/>
        </w:rPr>
        <w:t>'</w:t>
      </w:r>
      <w:r w:rsidRPr="00F40D4B">
        <w:rPr>
          <w:rtl/>
        </w:rPr>
        <w:t xml:space="preserve"> - לקי</w:t>
      </w:r>
      <w:r w:rsidR="00DD19F3">
        <w:rPr>
          <w:rFonts w:hint="cs"/>
          <w:rtl/>
        </w:rPr>
        <w:t>י</w:t>
      </w:r>
      <w:r w:rsidRPr="00F40D4B">
        <w:rPr>
          <w:rtl/>
        </w:rPr>
        <w:t>ם כל דבר דניקנין במנעל.</w:t>
      </w:r>
    </w:p>
    <w:p w14:paraId="54301624" w14:textId="77777777" w:rsidR="00F707CE" w:rsidRPr="00F707CE" w:rsidRDefault="006F071F" w:rsidP="006E249D">
      <w:pPr>
        <w:pStyle w:val="36"/>
        <w:framePr w:wrap="notBeside"/>
        <w:rPr>
          <w:rtl/>
        </w:rPr>
      </w:pPr>
      <w:r w:rsidRPr="00F707CE">
        <w:rPr>
          <w:rtl/>
        </w:rPr>
        <w:t>ו</w:t>
      </w:r>
      <w:r w:rsidRPr="00F707CE">
        <w:rPr>
          <w:rFonts w:hint="cs"/>
          <w:rtl/>
        </w:rPr>
        <w:t>ל</w:t>
      </w:r>
      <w:r w:rsidRPr="00F707CE">
        <w:rPr>
          <w:rtl/>
        </w:rPr>
        <w:t>ר</w:t>
      </w:r>
      <w:r w:rsidRPr="00F707CE">
        <w:rPr>
          <w:rFonts w:hint="cs"/>
          <w:rtl/>
        </w:rPr>
        <w:t>"ש</w:t>
      </w:r>
      <w:r w:rsidRPr="00F707CE">
        <w:rPr>
          <w:rtl/>
        </w:rPr>
        <w:t>,</w:t>
      </w:r>
      <w:r w:rsidR="00F707CE" w:rsidRPr="00F707CE">
        <w:rPr>
          <w:rtl/>
        </w:rPr>
        <w:t>:</w:t>
      </w:r>
    </w:p>
    <w:p w14:paraId="4694F253" w14:textId="1D334D7A" w:rsidR="006F071F" w:rsidRPr="00470D49" w:rsidRDefault="006F071F" w:rsidP="00AB2BE7">
      <w:pPr>
        <w:spacing w:after="60"/>
        <w:rPr>
          <w:rFonts w:ascii="BA Vilna Bold" w:hAnsi="BA Vilna Bold" w:cs="BA Vilna Bold"/>
          <w:b/>
          <w:spacing w:val="4"/>
          <w:sz w:val="14"/>
          <w:szCs w:val="14"/>
          <w:rtl/>
        </w:rPr>
      </w:pPr>
      <w:r w:rsidRPr="006E249D">
        <w:rPr>
          <w:rStyle w:val="affff8"/>
          <w:rFonts w:hint="cs"/>
          <w:rtl/>
        </w:rPr>
        <w:t>'</w:t>
      </w:r>
      <w:r w:rsidRPr="006E249D">
        <w:rPr>
          <w:rStyle w:val="affff8"/>
          <w:rtl/>
        </w:rPr>
        <w:t>נעלו</w:t>
      </w:r>
      <w:r w:rsidRPr="006E249D">
        <w:rPr>
          <w:rStyle w:val="affff8"/>
          <w:rFonts w:hint="cs"/>
          <w:rtl/>
        </w:rPr>
        <w:t>'</w:t>
      </w:r>
      <w:r w:rsidRPr="006E249D">
        <w:rPr>
          <w:rStyle w:val="affff8"/>
          <w:rtl/>
        </w:rPr>
        <w:t xml:space="preserve"> -</w:t>
      </w:r>
      <w:r w:rsidRPr="00F40D4B">
        <w:rPr>
          <w:rtl/>
        </w:rPr>
        <w:t xml:space="preserve"> אף כל דבר המסויים, </w:t>
      </w:r>
      <w:r w:rsidRPr="00DD19F3">
        <w:rPr>
          <w:rStyle w:val="affffc"/>
          <w:rtl/>
        </w:rPr>
        <w:t>לאפוקי</w:t>
      </w:r>
      <w:r w:rsidRPr="00F40D4B">
        <w:rPr>
          <w:rtl/>
        </w:rPr>
        <w:t xml:space="preserve"> חצי רמון וחצי אגוז, דלא.</w:t>
      </w:r>
    </w:p>
    <w:p w14:paraId="5B2139FC" w14:textId="77777777" w:rsidR="006F071F" w:rsidRPr="00F40D4B" w:rsidRDefault="006F071F" w:rsidP="00A6533C">
      <w:pPr>
        <w:pStyle w:val="affe"/>
        <w:framePr w:wrap="around"/>
        <w:rPr>
          <w:rtl/>
        </w:rPr>
      </w:pPr>
      <w:r w:rsidRPr="00F40D4B">
        <w:rPr>
          <w:rtl/>
        </w:rPr>
        <w:t>מז:</w:t>
      </w:r>
    </w:p>
    <w:p w14:paraId="2989AA94" w14:textId="469AD09D" w:rsidR="00F707CE" w:rsidRPr="00F707CE" w:rsidRDefault="006F071F" w:rsidP="006E249D">
      <w:pPr>
        <w:pStyle w:val="36"/>
        <w:framePr w:wrap="notBeside"/>
        <w:rPr>
          <w:rtl/>
        </w:rPr>
      </w:pPr>
      <w:r w:rsidRPr="00F707CE">
        <w:rPr>
          <w:rFonts w:hint="cs"/>
          <w:rtl/>
        </w:rPr>
        <w:t>רשבדר''א</w:t>
      </w:r>
      <w:r w:rsidR="00F707CE" w:rsidRPr="00F707CE">
        <w:rPr>
          <w:rtl/>
        </w:rPr>
        <w:t>:</w:t>
      </w:r>
    </w:p>
    <w:p w14:paraId="24BA5E9A" w14:textId="53CE39BB" w:rsidR="006F071F" w:rsidRPr="00F40D4B" w:rsidRDefault="006F071F" w:rsidP="009B508D">
      <w:pPr>
        <w:rPr>
          <w:rtl/>
        </w:rPr>
      </w:pPr>
      <w:r w:rsidRPr="00F40D4B">
        <w:rPr>
          <w:rtl/>
        </w:rPr>
        <w:t xml:space="preserve">כמאן כתבינן האידנא </w:t>
      </w:r>
      <w:r w:rsidRPr="00F40D4B">
        <w:rPr>
          <w:rFonts w:hint="cs"/>
          <w:rtl/>
        </w:rPr>
        <w:t>'</w:t>
      </w:r>
      <w:r w:rsidRPr="00F40D4B">
        <w:rPr>
          <w:rtl/>
        </w:rPr>
        <w:t>במנא דכשר למקניא ביה</w:t>
      </w:r>
      <w:r w:rsidRPr="00F40D4B">
        <w:rPr>
          <w:rFonts w:hint="cs"/>
          <w:rtl/>
        </w:rPr>
        <w:t>'</w:t>
      </w:r>
      <w:r w:rsidRPr="00F40D4B">
        <w:rPr>
          <w:rtl/>
        </w:rPr>
        <w:t>.</w:t>
      </w:r>
    </w:p>
    <w:p w14:paraId="1CCBFC8F" w14:textId="77777777" w:rsidR="006F071F" w:rsidRPr="00F40D4B" w:rsidRDefault="006F071F" w:rsidP="009B508D">
      <w:pPr>
        <w:rPr>
          <w:rtl/>
        </w:rPr>
      </w:pPr>
      <w:r w:rsidRPr="00AB2BE7">
        <w:rPr>
          <w:b/>
          <w:bCs/>
          <w:rtl/>
        </w:rPr>
        <w:t>במנא</w:t>
      </w:r>
      <w:r w:rsidRPr="00F40D4B">
        <w:rPr>
          <w:rtl/>
        </w:rPr>
        <w:t xml:space="preserve"> </w:t>
      </w:r>
      <w:r w:rsidRPr="006E249D">
        <w:rPr>
          <w:rStyle w:val="affffc"/>
          <w:rtl/>
        </w:rPr>
        <w:t>- לאפוקי מדרב ששת,</w:t>
      </w:r>
      <w:r w:rsidRPr="00F40D4B">
        <w:rPr>
          <w:rtl/>
        </w:rPr>
        <w:t xml:space="preserve"> דאמר קונין בפירות.</w:t>
      </w:r>
    </w:p>
    <w:p w14:paraId="58A4BFC8" w14:textId="77777777" w:rsidR="006F071F" w:rsidRPr="00F40D4B" w:rsidRDefault="006F071F" w:rsidP="009B508D">
      <w:pPr>
        <w:rPr>
          <w:rtl/>
        </w:rPr>
      </w:pPr>
      <w:r w:rsidRPr="00AB2BE7">
        <w:rPr>
          <w:b/>
          <w:bCs/>
          <w:rtl/>
        </w:rPr>
        <w:t>דכשר</w:t>
      </w:r>
      <w:r w:rsidRPr="00F40D4B">
        <w:rPr>
          <w:rtl/>
        </w:rPr>
        <w:t xml:space="preserve"> </w:t>
      </w:r>
      <w:r w:rsidRPr="006E249D">
        <w:rPr>
          <w:rStyle w:val="affffc"/>
          <w:rtl/>
        </w:rPr>
        <w:t>- לאפוקי מדשמואל,</w:t>
      </w:r>
      <w:r w:rsidRPr="00F40D4B">
        <w:rPr>
          <w:rtl/>
        </w:rPr>
        <w:t xml:space="preserve"> דאמר: קונין במרוקא.</w:t>
      </w:r>
    </w:p>
    <w:p w14:paraId="435E4096" w14:textId="703B4797" w:rsidR="006F071F" w:rsidRPr="00F40D4B" w:rsidRDefault="006F071F" w:rsidP="009B508D">
      <w:pPr>
        <w:rPr>
          <w:rtl/>
        </w:rPr>
      </w:pPr>
      <w:r w:rsidRPr="00AB2BE7">
        <w:rPr>
          <w:b/>
          <w:bCs/>
          <w:rtl/>
        </w:rPr>
        <w:t>למקניא</w:t>
      </w:r>
      <w:r w:rsidRPr="00F40D4B">
        <w:rPr>
          <w:rtl/>
        </w:rPr>
        <w:t xml:space="preserve">  </w:t>
      </w:r>
      <w:r w:rsidRPr="006E249D">
        <w:rPr>
          <w:rStyle w:val="affffc"/>
          <w:rtl/>
        </w:rPr>
        <w:t>לאפוקי מלוי</w:t>
      </w:r>
      <w:r w:rsidRPr="00F40D4B">
        <w:rPr>
          <w:rtl/>
        </w:rPr>
        <w:t xml:space="preserve"> דאמר בכליו של מקנה, קמ"ל </w:t>
      </w:r>
      <w:r w:rsidR="00AC6819">
        <w:rPr>
          <w:rFonts w:hint="cs"/>
          <w:rtl/>
        </w:rPr>
        <w:t>רק להקנות</w:t>
      </w:r>
      <w:r w:rsidRPr="00F40D4B">
        <w:rPr>
          <w:rtl/>
        </w:rPr>
        <w:t>.</w:t>
      </w:r>
    </w:p>
    <w:p w14:paraId="11E087AC" w14:textId="114CAF46" w:rsidR="006F071F" w:rsidRPr="00F40D4B" w:rsidRDefault="006F071F" w:rsidP="009B508D">
      <w:pPr>
        <w:rPr>
          <w:rtl/>
        </w:rPr>
      </w:pPr>
      <w:r w:rsidRPr="00AB2BE7">
        <w:rPr>
          <w:rFonts w:hint="cs"/>
          <w:b/>
          <w:bCs/>
          <w:rtl/>
        </w:rPr>
        <w:t>ביה</w:t>
      </w:r>
      <w:r w:rsidRPr="006E249D">
        <w:rPr>
          <w:rStyle w:val="affffc"/>
          <w:rFonts w:hint="cs"/>
          <w:rtl/>
        </w:rPr>
        <w:t>- ר''פ</w:t>
      </w:r>
      <w:r w:rsidRPr="006E249D">
        <w:rPr>
          <w:rStyle w:val="affffc"/>
          <w:rtl/>
        </w:rPr>
        <w:t>:</w:t>
      </w:r>
      <w:r w:rsidRPr="00F40D4B">
        <w:rPr>
          <w:rtl/>
        </w:rPr>
        <w:t xml:space="preserve"> למעט מטבע, </w:t>
      </w:r>
      <w:r w:rsidR="00AC6819">
        <w:rPr>
          <w:rtl/>
        </w:rPr>
        <w:tab/>
      </w:r>
      <w:r w:rsidRPr="006E249D">
        <w:rPr>
          <w:rStyle w:val="affffc"/>
          <w:rtl/>
        </w:rPr>
        <w:t>ור</w:t>
      </w:r>
      <w:r w:rsidRPr="006E249D">
        <w:rPr>
          <w:rStyle w:val="affffc"/>
          <w:rFonts w:hint="cs"/>
          <w:rtl/>
        </w:rPr>
        <w:t>''ז[ר"א]</w:t>
      </w:r>
      <w:r w:rsidRPr="006E249D">
        <w:rPr>
          <w:rStyle w:val="affffc"/>
          <w:rtl/>
        </w:rPr>
        <w:t>:</w:t>
      </w:r>
      <w:r w:rsidRPr="00F40D4B">
        <w:rPr>
          <w:rtl/>
        </w:rPr>
        <w:t xml:space="preserve"> </w:t>
      </w:r>
      <w:r w:rsidR="00AC6819">
        <w:rPr>
          <w:rtl/>
        </w:rPr>
        <w:t>למעט</w:t>
      </w:r>
      <w:r w:rsidRPr="00F40D4B">
        <w:rPr>
          <w:rtl/>
        </w:rPr>
        <w:t xml:space="preserve"> איסורי הנאה.</w:t>
      </w:r>
    </w:p>
    <w:p w14:paraId="3D74E885" w14:textId="4835B962" w:rsidR="00F707CE" w:rsidRPr="00F707CE" w:rsidRDefault="006F071F" w:rsidP="00AC6819">
      <w:pPr>
        <w:pStyle w:val="36"/>
        <w:framePr w:wrap="notBeside"/>
        <w:rPr>
          <w:rtl/>
        </w:rPr>
      </w:pPr>
      <w:r w:rsidRPr="00F707CE">
        <w:rPr>
          <w:rtl/>
        </w:rPr>
        <w:t>א"ד</w:t>
      </w:r>
      <w:r w:rsidR="00F707CE" w:rsidRPr="00F707CE">
        <w:rPr>
          <w:rtl/>
        </w:rPr>
        <w:t>:</w:t>
      </w:r>
    </w:p>
    <w:p w14:paraId="6DC18868" w14:textId="2161BBF8" w:rsidR="006F071F" w:rsidRPr="00F40D4B" w:rsidRDefault="006F071F" w:rsidP="009B508D">
      <w:pPr>
        <w:rPr>
          <w:rtl/>
        </w:rPr>
      </w:pPr>
      <w:r w:rsidRPr="00AC6819">
        <w:rPr>
          <w:b/>
          <w:bCs/>
          <w:rtl/>
        </w:rPr>
        <w:t>ביה,</w:t>
      </w:r>
      <w:r w:rsidRPr="00F40D4B">
        <w:rPr>
          <w:rtl/>
        </w:rPr>
        <w:t xml:space="preserve"> </w:t>
      </w:r>
      <w:r w:rsidRPr="006E249D">
        <w:rPr>
          <w:rStyle w:val="affffc"/>
          <w:rFonts w:hint="cs"/>
          <w:rtl/>
        </w:rPr>
        <w:t>ר''פ</w:t>
      </w:r>
      <w:r w:rsidRPr="006E249D">
        <w:rPr>
          <w:rStyle w:val="affffc"/>
          <w:rtl/>
        </w:rPr>
        <w:t>:</w:t>
      </w:r>
      <w:r w:rsidRPr="00F40D4B">
        <w:rPr>
          <w:rtl/>
        </w:rPr>
        <w:t xml:space="preserve"> למעט מטבע.</w:t>
      </w:r>
    </w:p>
    <w:p w14:paraId="6EB02E5A" w14:textId="4709BEF2" w:rsidR="00A6533C" w:rsidRPr="00F40D4B" w:rsidRDefault="006F071F" w:rsidP="00DB4AE2">
      <w:pPr>
        <w:rPr>
          <w:rtl/>
        </w:rPr>
      </w:pPr>
      <w:r w:rsidRPr="00AC6819">
        <w:rPr>
          <w:b/>
          <w:bCs/>
          <w:rtl/>
        </w:rPr>
        <w:t>דכשר</w:t>
      </w:r>
      <w:r w:rsidRPr="00F40D4B">
        <w:rPr>
          <w:rtl/>
        </w:rPr>
        <w:t xml:space="preserve"> </w:t>
      </w:r>
      <w:r w:rsidRPr="006E249D">
        <w:rPr>
          <w:rStyle w:val="affffc"/>
          <w:rFonts w:hint="cs"/>
          <w:rtl/>
        </w:rPr>
        <w:t>ר''ז</w:t>
      </w:r>
      <w:r w:rsidRPr="006E249D">
        <w:rPr>
          <w:rStyle w:val="affffc"/>
          <w:rtl/>
        </w:rPr>
        <w:t>:</w:t>
      </w:r>
      <w:r w:rsidRPr="00F40D4B">
        <w:rPr>
          <w:rtl/>
        </w:rPr>
        <w:t xml:space="preserve"> </w:t>
      </w:r>
      <w:r w:rsidR="00AC6819">
        <w:rPr>
          <w:rtl/>
        </w:rPr>
        <w:t>למעט</w:t>
      </w:r>
      <w:r w:rsidRPr="00F40D4B">
        <w:rPr>
          <w:rtl/>
        </w:rPr>
        <w:t xml:space="preserve"> איסורי הנאה.</w:t>
      </w:r>
      <w:r w:rsidRPr="00F40D4B">
        <w:rPr>
          <w:rFonts w:hint="cs"/>
          <w:rtl/>
        </w:rPr>
        <w:t xml:space="preserve"> - </w:t>
      </w:r>
      <w:r w:rsidRPr="00F40D4B">
        <w:rPr>
          <w:rtl/>
        </w:rPr>
        <w:t>אבל מוריקא לא אצטריך.</w:t>
      </w:r>
    </w:p>
    <w:p w14:paraId="614D6DBB" w14:textId="16CA6C79" w:rsidR="006F071F" w:rsidRPr="00F40D4B" w:rsidRDefault="006F071F" w:rsidP="00DB4AE2">
      <w:pPr>
        <w:pStyle w:val="afffb"/>
        <w:rPr>
          <w:rtl/>
        </w:rPr>
      </w:pPr>
      <w:ins w:id="9887" w:author="מספור קטעי משנה" w:date="2026-10-06T06:45:11Z">
        <w:r>
          <w:rPr>
            <w:rStyle w:val="MisparKeta"/>
          </w:rPr>
          <w:t xml:space="preserve">א. </w:t>
        </w:r>
      </w:ins>
      <w:r w:rsidRPr="00F40D4B">
        <w:rPr>
          <w:rtl/>
        </w:rPr>
        <w:t>אסימון קונה את המטבע וכו'.</w:t>
      </w:r>
    </w:p>
    <w:p w14:paraId="52AD2AC6" w14:textId="2A45582C" w:rsidR="00AC6819" w:rsidRDefault="006F071F" w:rsidP="00AC6819">
      <w:pPr>
        <w:rPr>
          <w:rtl/>
        </w:rPr>
      </w:pPr>
      <w:r w:rsidRPr="00AC6819">
        <w:rPr>
          <w:b/>
          <w:bCs/>
          <w:rtl/>
        </w:rPr>
        <w:t>אסימון</w:t>
      </w:r>
      <w:r w:rsidRPr="00F40D4B">
        <w:rPr>
          <w:rtl/>
        </w:rPr>
        <w:t xml:space="preserve">? </w:t>
      </w:r>
      <w:r w:rsidRPr="00AC6819">
        <w:rPr>
          <w:rStyle w:val="affffc"/>
          <w:rtl/>
        </w:rPr>
        <w:t>רב:</w:t>
      </w:r>
      <w:r w:rsidRPr="00F40D4B">
        <w:rPr>
          <w:rtl/>
        </w:rPr>
        <w:t xml:space="preserve"> מעות הניתנות בסימן לבית המרחץ.</w:t>
      </w:r>
    </w:p>
    <w:p w14:paraId="79173EB9" w14:textId="6EAA9609" w:rsidR="00F707CE" w:rsidRPr="00F707CE" w:rsidRDefault="006F071F" w:rsidP="00AC6819">
      <w:pPr>
        <w:pStyle w:val="36"/>
        <w:framePr w:wrap="notBeside"/>
        <w:rPr>
          <w:rtl/>
        </w:rPr>
      </w:pPr>
      <w:r w:rsidRPr="00F707CE">
        <w:rPr>
          <w:rtl/>
        </w:rPr>
        <w:t>מיתיבי</w:t>
      </w:r>
      <w:r w:rsidR="00F707CE" w:rsidRPr="00F707CE">
        <w:rPr>
          <w:rtl/>
        </w:rPr>
        <w:t>:</w:t>
      </w:r>
    </w:p>
    <w:p w14:paraId="6EBCBA71" w14:textId="4908FE79" w:rsidR="006F071F" w:rsidRPr="00F40D4B" w:rsidRDefault="006F071F" w:rsidP="009B508D">
      <w:pPr>
        <w:rPr>
          <w:rtl/>
        </w:rPr>
      </w:pPr>
      <w:r w:rsidRPr="00F40D4B">
        <w:rPr>
          <w:rtl/>
        </w:rPr>
        <w:t>אין מחללין מעשר שני על אסימון, ולא על מעות הניתנות בסימן לבית המרחץ.</w:t>
      </w:r>
    </w:p>
    <w:p w14:paraId="20FDCFA0" w14:textId="07087870" w:rsidR="00A6533C" w:rsidRPr="00F40D4B" w:rsidRDefault="006F071F" w:rsidP="009B508D">
      <w:pPr>
        <w:rPr>
          <w:rtl/>
        </w:rPr>
      </w:pPr>
      <w:r w:rsidRPr="00F40D4B">
        <w:rPr>
          <w:rtl/>
        </w:rPr>
        <w:t xml:space="preserve">מכלל דאסימון </w:t>
      </w:r>
      <w:r w:rsidR="00AC6819">
        <w:rPr>
          <w:rFonts w:hint="cs"/>
          <w:rtl/>
        </w:rPr>
        <w:t xml:space="preserve">אינם </w:t>
      </w:r>
      <w:r w:rsidRPr="00F40D4B">
        <w:rPr>
          <w:rtl/>
        </w:rPr>
        <w:t>מעות הניתנות בסימן לבית המרחץ!</w:t>
      </w:r>
    </w:p>
    <w:p w14:paraId="7E97DC9A" w14:textId="77777777" w:rsidR="00F707CE" w:rsidRPr="00F707CE" w:rsidRDefault="006F071F" w:rsidP="00AC6819">
      <w:pPr>
        <w:pStyle w:val="36"/>
        <w:framePr w:wrap="notBeside"/>
        <w:rPr>
          <w:rtl/>
        </w:rPr>
      </w:pPr>
      <w:r w:rsidRPr="00F707CE">
        <w:rPr>
          <w:rFonts w:hint="cs"/>
          <w:rtl/>
        </w:rPr>
        <w:t>ואין לומר</w:t>
      </w:r>
      <w:r w:rsidR="00F707CE" w:rsidRPr="00F707CE">
        <w:rPr>
          <w:rtl/>
        </w:rPr>
        <w:t>:</w:t>
      </w:r>
    </w:p>
    <w:p w14:paraId="1E8B241B" w14:textId="0BCE2616" w:rsidR="00A6533C" w:rsidRPr="00F40D4B" w:rsidRDefault="00AC6819" w:rsidP="00FC23BB">
      <w:pPr>
        <w:rPr>
          <w:rtl/>
        </w:rPr>
      </w:pPr>
      <w:r>
        <w:rPr>
          <w:rFonts w:hint="cs"/>
          <w:rtl/>
        </w:rPr>
        <w:t>ש</w:t>
      </w:r>
      <w:r w:rsidR="006F071F" w:rsidRPr="00F40D4B">
        <w:rPr>
          <w:rFonts w:hint="cs"/>
          <w:rtl/>
        </w:rPr>
        <w:t xml:space="preserve">מפרש </w:t>
      </w:r>
      <w:r w:rsidR="006F071F" w:rsidRPr="00AC6819">
        <w:rPr>
          <w:rStyle w:val="affffc"/>
          <w:rFonts w:hint="cs"/>
          <w:rtl/>
        </w:rPr>
        <w:t>דלהדיא תני</w:t>
      </w:r>
      <w:r w:rsidR="006F071F" w:rsidRPr="00F40D4B">
        <w:rPr>
          <w:rFonts w:hint="cs"/>
          <w:rtl/>
        </w:rPr>
        <w:t xml:space="preserve"> </w:t>
      </w:r>
      <w:r w:rsidR="006F071F" w:rsidRPr="00AC6819">
        <w:rPr>
          <w:rStyle w:val="affffc"/>
          <w:rFonts w:hint="cs"/>
          <w:rtl/>
        </w:rPr>
        <w:t>דלר''ד</w:t>
      </w:r>
      <w:r w:rsidR="006F071F" w:rsidRPr="00F40D4B">
        <w:rPr>
          <w:rFonts w:hint="cs"/>
          <w:rtl/>
        </w:rPr>
        <w:t xml:space="preserve"> מחללין מעש''ש על אסימון </w:t>
      </w:r>
      <w:r w:rsidR="006F071F" w:rsidRPr="00AC6819">
        <w:rPr>
          <w:rStyle w:val="affffc"/>
          <w:rFonts w:hint="cs"/>
          <w:rtl/>
        </w:rPr>
        <w:t>וחכ''א</w:t>
      </w:r>
      <w:r w:rsidR="006F071F" w:rsidRPr="00F40D4B">
        <w:rPr>
          <w:rFonts w:hint="cs"/>
          <w:rtl/>
        </w:rPr>
        <w:t xml:space="preserve"> אין מחללין</w:t>
      </w:r>
    </w:p>
    <w:p w14:paraId="54E25A5E" w14:textId="77777777" w:rsidR="00A6533C" w:rsidRPr="00F40D4B" w:rsidRDefault="006F071F" w:rsidP="009B508D">
      <w:pPr>
        <w:rPr>
          <w:rtl/>
        </w:rPr>
      </w:pPr>
      <w:r w:rsidRPr="00F40D4B">
        <w:rPr>
          <w:rtl/>
        </w:rPr>
        <w:t>ושוין - שאין מחללין על מעות הניתנות בסימן לבית המרחץ!</w:t>
      </w:r>
    </w:p>
    <w:p w14:paraId="75CE0601" w14:textId="77777777" w:rsidR="00F707CE" w:rsidRPr="00F707CE" w:rsidRDefault="006F071F" w:rsidP="00DB4AE2">
      <w:pPr>
        <w:pStyle w:val="36"/>
        <w:framePr w:wrap="notBeside"/>
        <w:rPr>
          <w:rtl/>
        </w:rPr>
      </w:pPr>
      <w:r w:rsidRPr="00F707CE">
        <w:rPr>
          <w:rFonts w:hint="cs"/>
          <w:rtl/>
        </w:rPr>
        <w:t xml:space="preserve">ב. </w:t>
      </w:r>
      <w:r w:rsidR="001C0BD6" w:rsidRPr="00F707CE">
        <w:rPr>
          <w:rFonts w:hint="cs"/>
          <w:rtl/>
        </w:rPr>
        <w:t xml:space="preserve"> רי''ו</w:t>
      </w:r>
      <w:r w:rsidR="00F707CE" w:rsidRPr="00F707CE">
        <w:rPr>
          <w:rtl/>
        </w:rPr>
        <w:t>:</w:t>
      </w:r>
    </w:p>
    <w:p w14:paraId="5D48D46F" w14:textId="22F6EC25" w:rsidR="001C0BD6" w:rsidRDefault="006F071F" w:rsidP="009B508D">
      <w:pPr>
        <w:rPr>
          <w:rtl/>
        </w:rPr>
      </w:pPr>
      <w:r w:rsidRPr="00F40D4B">
        <w:rPr>
          <w:rtl/>
        </w:rPr>
        <w:t xml:space="preserve">אסימון </w:t>
      </w:r>
      <w:r w:rsidR="001C0BD6">
        <w:rPr>
          <w:rFonts w:hint="cs"/>
          <w:rtl/>
        </w:rPr>
        <w:t xml:space="preserve">-מטבע חלק </w:t>
      </w:r>
      <w:r w:rsidRPr="001C0BD6">
        <w:rPr>
          <w:rStyle w:val="affffc"/>
          <w:rFonts w:hint="cs"/>
          <w:rtl/>
        </w:rPr>
        <w:t>ולטעמיה דר''ד ורי''ש אמרו דבר אחד.</w:t>
      </w:r>
      <w:r w:rsidRPr="00F40D4B">
        <w:rPr>
          <w:rFonts w:hint="cs"/>
          <w:rtl/>
        </w:rPr>
        <w:t xml:space="preserve"> </w:t>
      </w:r>
    </w:p>
    <w:p w14:paraId="416578B4" w14:textId="53DCEBA4" w:rsidR="006F071F" w:rsidRPr="00F40D4B" w:rsidRDefault="006F071F" w:rsidP="009B508D">
      <w:pPr>
        <w:rPr>
          <w:rtl/>
        </w:rPr>
      </w:pPr>
      <w:r w:rsidRPr="001C0BD6">
        <w:rPr>
          <w:rStyle w:val="affffc"/>
          <w:rFonts w:hint="cs"/>
          <w:rtl/>
        </w:rPr>
        <w:lastRenderedPageBreak/>
        <w:t>ר''ד</w:t>
      </w:r>
      <w:r w:rsidRPr="00F40D4B">
        <w:rPr>
          <w:rFonts w:hint="cs"/>
          <w:rtl/>
        </w:rPr>
        <w:t xml:space="preserve"> הא דאמרן.</w:t>
      </w:r>
    </w:p>
    <w:p w14:paraId="26697475" w14:textId="5615FD6B" w:rsidR="00A6533C" w:rsidRPr="00F40D4B" w:rsidRDefault="006F071F" w:rsidP="009B508D">
      <w:pPr>
        <w:rPr>
          <w:rtl/>
        </w:rPr>
      </w:pPr>
      <w:r w:rsidRPr="001C0BD6">
        <w:rPr>
          <w:rStyle w:val="affff8"/>
          <w:rFonts w:hint="cs"/>
          <w:rtl/>
        </w:rPr>
        <w:t>'</w:t>
      </w:r>
      <w:r w:rsidRPr="001C0BD6">
        <w:rPr>
          <w:rStyle w:val="affff8"/>
          <w:rtl/>
        </w:rPr>
        <w:t>וצרת הכסף בידך</w:t>
      </w:r>
      <w:r w:rsidRPr="001C0BD6">
        <w:rPr>
          <w:rStyle w:val="affff8"/>
          <w:rFonts w:hint="cs"/>
          <w:rtl/>
        </w:rPr>
        <w:t>'</w:t>
      </w:r>
      <w:r w:rsidRPr="00F40D4B">
        <w:rPr>
          <w:rtl/>
        </w:rPr>
        <w:t xml:space="preserve"> </w:t>
      </w:r>
      <w:r w:rsidR="00AF40E2">
        <w:rPr>
          <w:rtl/>
        </w:rPr>
        <w:t>–</w:t>
      </w:r>
      <w:r w:rsidRPr="00F40D4B">
        <w:rPr>
          <w:rtl/>
        </w:rPr>
        <w:t xml:space="preserve"> </w:t>
      </w:r>
      <w:r w:rsidR="00AF40E2" w:rsidRPr="00AF40E2">
        <w:rPr>
          <w:rStyle w:val="affffc"/>
          <w:rFonts w:hint="cs"/>
          <w:rtl/>
        </w:rPr>
        <w:t>רי''ש</w:t>
      </w:r>
      <w:r w:rsidR="00AF40E2">
        <w:rPr>
          <w:rStyle w:val="affffc"/>
          <w:rFonts w:hint="cs"/>
          <w:rtl/>
        </w:rPr>
        <w:t>:</w:t>
      </w:r>
      <w:r w:rsidR="00AF40E2">
        <w:rPr>
          <w:rFonts w:hint="cs"/>
          <w:rtl/>
        </w:rPr>
        <w:t xml:space="preserve"> </w:t>
      </w:r>
      <w:r w:rsidRPr="00F40D4B">
        <w:rPr>
          <w:rtl/>
        </w:rPr>
        <w:t>לרבות כל דבר הנצרר ביד,</w:t>
      </w:r>
    </w:p>
    <w:p w14:paraId="2B0BB4A7" w14:textId="59BC4329" w:rsidR="006F071F" w:rsidRPr="00F40D4B" w:rsidRDefault="006F071F" w:rsidP="00AF40E2">
      <w:pPr>
        <w:ind w:left="1017" w:firstLine="113"/>
        <w:rPr>
          <w:rtl/>
        </w:rPr>
      </w:pPr>
      <w:r w:rsidRPr="001C0BD6">
        <w:rPr>
          <w:rStyle w:val="affffc"/>
          <w:rFonts w:hint="cs"/>
          <w:rtl/>
        </w:rPr>
        <w:t>ר''ע</w:t>
      </w:r>
      <w:r w:rsidRPr="001C0BD6">
        <w:rPr>
          <w:rStyle w:val="affffc"/>
          <w:rtl/>
        </w:rPr>
        <w:t>:</w:t>
      </w:r>
      <w:r w:rsidRPr="00F40D4B">
        <w:rPr>
          <w:rtl/>
        </w:rPr>
        <w:t xml:space="preserve"> לרבות כל דבר שיש עליו צורה.</w:t>
      </w:r>
    </w:p>
    <w:p w14:paraId="30EADE79" w14:textId="77777777" w:rsidR="00A6533C" w:rsidRPr="00F40D4B" w:rsidRDefault="00A6533C" w:rsidP="00A6533C">
      <w:pPr>
        <w:pStyle w:val="aff9"/>
        <w:rPr>
          <w:rtl/>
        </w:rPr>
      </w:pPr>
      <w:r w:rsidRPr="00F40D4B">
        <w:rPr>
          <w:rtl/>
        </w:rPr>
        <w:t>***</w:t>
      </w:r>
    </w:p>
    <w:p w14:paraId="4FD2E7F4" w14:textId="77B77A9E" w:rsidR="006F071F" w:rsidRPr="00E3467E" w:rsidRDefault="006F071F" w:rsidP="00AF40E2">
      <w:pPr>
        <w:pStyle w:val="afffb"/>
        <w:rPr>
          <w:spacing w:val="0"/>
          <w:rtl/>
        </w:rPr>
      </w:pPr>
      <w:ins w:id="9888" w:author="מספור קטעי משנה" w:date="2026-10-06T06:45:11Z">
        <w:r>
          <w:rPr>
            <w:rStyle w:val="MisparKeta"/>
          </w:rPr>
          <w:t xml:space="preserve">ב. </w:t>
        </w:r>
      </w:ins>
      <w:r w:rsidRPr="00E3467E">
        <w:rPr>
          <w:spacing w:val="0"/>
          <w:rtl/>
        </w:rPr>
        <w:t>כיצד? משך הימנו פירות ולא נתן לו מעות אינו יכול לחזור בו.</w:t>
      </w:r>
    </w:p>
    <w:p w14:paraId="73D8465A" w14:textId="4FF9A61D" w:rsidR="00F707CE" w:rsidRPr="00F707CE" w:rsidRDefault="006F071F" w:rsidP="00A30703">
      <w:pPr>
        <w:pStyle w:val="36"/>
        <w:framePr w:wrap="notBeside"/>
        <w:rPr>
          <w:rtl/>
        </w:rPr>
      </w:pPr>
      <w:r w:rsidRPr="00F707CE">
        <w:rPr>
          <w:rtl/>
        </w:rPr>
        <w:t>רי"ו</w:t>
      </w:r>
      <w:r w:rsidR="00F707CE" w:rsidRPr="00F707CE">
        <w:rPr>
          <w:rtl/>
        </w:rPr>
        <w:t>:</w:t>
      </w:r>
    </w:p>
    <w:p w14:paraId="6450223C" w14:textId="7BC947E6" w:rsidR="00A6533C" w:rsidRPr="00F40D4B" w:rsidRDefault="006F071F" w:rsidP="005829AC">
      <w:pPr>
        <w:rPr>
          <w:rtl/>
        </w:rPr>
      </w:pPr>
      <w:r w:rsidRPr="005829AC">
        <w:rPr>
          <w:b/>
          <w:bCs/>
          <w:rtl/>
        </w:rPr>
        <w:t>דבר תורה מעות קונות</w:t>
      </w:r>
      <w:r w:rsidRPr="00F40D4B">
        <w:rPr>
          <w:rtl/>
        </w:rPr>
        <w:t xml:space="preserve">, ומפני מה אמרו משיכה קונה - גזירה שמא </w:t>
      </w:r>
      <w:r w:rsidRPr="00F40D4B">
        <w:rPr>
          <w:rFonts w:hint="cs"/>
          <w:rtl/>
        </w:rPr>
        <w:t>תפול דליקה באונס</w:t>
      </w:r>
      <w:r w:rsidR="005829AC">
        <w:rPr>
          <w:rFonts w:hint="cs"/>
          <w:rtl/>
        </w:rPr>
        <w:t>,</w:t>
      </w:r>
      <w:r w:rsidRPr="00F40D4B">
        <w:rPr>
          <w:rFonts w:hint="cs"/>
          <w:rtl/>
        </w:rPr>
        <w:t xml:space="preserve">ואי </w:t>
      </w:r>
      <w:r w:rsidR="007379B7">
        <w:rPr>
          <w:rFonts w:hint="cs"/>
          <w:rtl/>
        </w:rPr>
        <w:t xml:space="preserve">נעמיד </w:t>
      </w:r>
      <w:r w:rsidR="00A30703">
        <w:rPr>
          <w:rFonts w:hint="cs"/>
          <w:rtl/>
        </w:rPr>
        <w:t>ברשות</w:t>
      </w:r>
      <w:r w:rsidR="007379B7">
        <w:rPr>
          <w:rFonts w:hint="cs"/>
          <w:rtl/>
        </w:rPr>
        <w:t xml:space="preserve"> המוכר יטרח </w:t>
      </w:r>
      <w:r w:rsidRPr="00F40D4B">
        <w:rPr>
          <w:rFonts w:hint="cs"/>
          <w:rtl/>
        </w:rPr>
        <w:t>ו</w:t>
      </w:r>
      <w:r w:rsidR="007379B7">
        <w:rPr>
          <w:rFonts w:hint="cs"/>
          <w:rtl/>
        </w:rPr>
        <w:t>י</w:t>
      </w:r>
      <w:r w:rsidRPr="00F40D4B">
        <w:rPr>
          <w:rFonts w:hint="cs"/>
          <w:rtl/>
        </w:rPr>
        <w:t xml:space="preserve">ציל </w:t>
      </w:r>
    </w:p>
    <w:p w14:paraId="39DEEBE4" w14:textId="733ACA54" w:rsidR="00F707CE" w:rsidRPr="00F707CE" w:rsidRDefault="006F071F" w:rsidP="005829AC">
      <w:pPr>
        <w:pStyle w:val="36"/>
        <w:framePr w:wrap="notBeside"/>
        <w:rPr>
          <w:rtl/>
        </w:rPr>
      </w:pPr>
      <w:r w:rsidRPr="00F707CE">
        <w:rPr>
          <w:rtl/>
        </w:rPr>
        <w:t>ר</w:t>
      </w:r>
      <w:r w:rsidRPr="00F707CE">
        <w:rPr>
          <w:rFonts w:hint="cs"/>
          <w:rtl/>
        </w:rPr>
        <w:t>"ל</w:t>
      </w:r>
      <w:r w:rsidR="00F707CE" w:rsidRPr="00F707CE">
        <w:rPr>
          <w:rtl/>
        </w:rPr>
        <w:t>:</w:t>
      </w:r>
    </w:p>
    <w:p w14:paraId="011C7966" w14:textId="4B0FD804" w:rsidR="006F071F" w:rsidRPr="00F40D4B" w:rsidRDefault="006F071F" w:rsidP="009B508D">
      <w:pPr>
        <w:rPr>
          <w:rtl/>
        </w:rPr>
      </w:pPr>
      <w:r w:rsidRPr="005829AC">
        <w:rPr>
          <w:b/>
          <w:bCs/>
          <w:rtl/>
        </w:rPr>
        <w:t>משיכה מפורשת מן התורה</w:t>
      </w:r>
      <w:r w:rsidRPr="00F40D4B">
        <w:rPr>
          <w:rFonts w:hint="cs"/>
          <w:rtl/>
        </w:rPr>
        <w:t xml:space="preserve"> </w:t>
      </w:r>
      <w:r w:rsidRPr="005829AC">
        <w:rPr>
          <w:rStyle w:val="affff8"/>
          <w:rFonts w:hint="cs"/>
          <w:rtl/>
        </w:rPr>
        <w:t>'ו</w:t>
      </w:r>
      <w:r w:rsidRPr="005829AC">
        <w:rPr>
          <w:rStyle w:val="affff8"/>
          <w:rtl/>
        </w:rPr>
        <w:t xml:space="preserve">או קנה </w:t>
      </w:r>
      <w:r w:rsidRPr="000B3D95">
        <w:rPr>
          <w:rStyle w:val="affff8"/>
          <w:u w:val="single"/>
          <w:rtl/>
        </w:rPr>
        <w:t>מיד</w:t>
      </w:r>
      <w:r w:rsidRPr="005829AC">
        <w:rPr>
          <w:rStyle w:val="affff8"/>
          <w:rtl/>
        </w:rPr>
        <w:t xml:space="preserve"> עמיתך</w:t>
      </w:r>
      <w:r w:rsidRPr="00F40D4B">
        <w:rPr>
          <w:rtl/>
        </w:rPr>
        <w:t xml:space="preserve"> דבר הנקנה מיד ליד.</w:t>
      </w:r>
    </w:p>
    <w:p w14:paraId="4FB9F8E3" w14:textId="53257D7E" w:rsidR="00F707CE" w:rsidRPr="00F707CE" w:rsidRDefault="006F071F" w:rsidP="00872761">
      <w:pPr>
        <w:pStyle w:val="36"/>
        <w:framePr w:wrap="notBeside"/>
        <w:rPr>
          <w:rtl/>
        </w:rPr>
      </w:pPr>
      <w:r w:rsidRPr="00F707CE">
        <w:rPr>
          <w:rtl/>
        </w:rPr>
        <w:t>ו</w:t>
      </w:r>
      <w:r w:rsidRPr="00F707CE">
        <w:rPr>
          <w:rFonts w:hint="cs"/>
          <w:rtl/>
        </w:rPr>
        <w:t>ל</w:t>
      </w:r>
      <w:r w:rsidRPr="00F707CE">
        <w:rPr>
          <w:rtl/>
        </w:rPr>
        <w:t>רי"ו</w:t>
      </w:r>
      <w:r w:rsidR="00F707CE" w:rsidRPr="00F707CE">
        <w:rPr>
          <w:rtl/>
        </w:rPr>
        <w:t>:</w:t>
      </w:r>
    </w:p>
    <w:p w14:paraId="3C69EB9D" w14:textId="380C6CE2" w:rsidR="006F071F" w:rsidRPr="00F40D4B" w:rsidRDefault="006F071F" w:rsidP="009B508D">
      <w:pPr>
        <w:rPr>
          <w:rtl/>
        </w:rPr>
      </w:pPr>
      <w:r w:rsidRPr="00872761">
        <w:rPr>
          <w:rStyle w:val="affff8"/>
          <w:rFonts w:hint="cs"/>
          <w:rtl/>
        </w:rPr>
        <w:t>'</w:t>
      </w:r>
      <w:r w:rsidRPr="00872761">
        <w:rPr>
          <w:rStyle w:val="affff8"/>
          <w:rtl/>
        </w:rPr>
        <w:t>מיד</w:t>
      </w:r>
      <w:r w:rsidRPr="00872761">
        <w:rPr>
          <w:rStyle w:val="affff8"/>
          <w:rFonts w:hint="cs"/>
          <w:rtl/>
        </w:rPr>
        <w:t>'</w:t>
      </w:r>
      <w:r w:rsidRPr="00F40D4B">
        <w:rPr>
          <w:rtl/>
        </w:rPr>
        <w:t xml:space="preserve"> - </w:t>
      </w:r>
      <w:r w:rsidR="00AC6819">
        <w:rPr>
          <w:rtl/>
        </w:rPr>
        <w:t>למעט</w:t>
      </w:r>
      <w:r w:rsidRPr="00F40D4B">
        <w:rPr>
          <w:rtl/>
        </w:rPr>
        <w:t xml:space="preserve"> קרקע </w:t>
      </w:r>
      <w:r w:rsidR="00872761">
        <w:rPr>
          <w:rFonts w:hint="cs"/>
          <w:rtl/>
        </w:rPr>
        <w:t xml:space="preserve">שאין </w:t>
      </w:r>
      <w:r w:rsidRPr="00F40D4B">
        <w:rPr>
          <w:rtl/>
        </w:rPr>
        <w:t>בה אונאה.</w:t>
      </w:r>
    </w:p>
    <w:p w14:paraId="5BE44EE1" w14:textId="6655F37D" w:rsidR="00F707CE" w:rsidRPr="00F707CE" w:rsidRDefault="006F071F" w:rsidP="00872761">
      <w:pPr>
        <w:pStyle w:val="36"/>
        <w:framePr w:wrap="notBeside"/>
        <w:rPr>
          <w:rtl/>
        </w:rPr>
      </w:pPr>
      <w:r w:rsidRPr="00F707CE">
        <w:rPr>
          <w:rFonts w:hint="cs"/>
          <w:rtl/>
        </w:rPr>
        <w:t>ולר''ל</w:t>
      </w:r>
      <w:r w:rsidR="00F707CE" w:rsidRPr="00F707CE">
        <w:rPr>
          <w:rtl/>
        </w:rPr>
        <w:t>:</w:t>
      </w:r>
    </w:p>
    <w:p w14:paraId="4680AA4C" w14:textId="2C8DEDB0" w:rsidR="006F071F" w:rsidRPr="00F40D4B" w:rsidRDefault="006F071F" w:rsidP="009B508D">
      <w:pPr>
        <w:rPr>
          <w:rtl/>
        </w:rPr>
      </w:pPr>
      <w:r w:rsidRPr="00872761">
        <w:rPr>
          <w:rStyle w:val="affffc"/>
          <w:rFonts w:hint="cs"/>
          <w:rtl/>
        </w:rPr>
        <w:t>א''כ</w:t>
      </w:r>
      <w:r w:rsidRPr="00872761">
        <w:rPr>
          <w:rStyle w:val="affffc"/>
          <w:rtl/>
        </w:rPr>
        <w:t xml:space="preserve"> לכתוב</w:t>
      </w:r>
      <w:r w:rsidRPr="00F40D4B">
        <w:rPr>
          <w:rtl/>
        </w:rPr>
        <w:t xml:space="preserve"> </w:t>
      </w:r>
      <w:r w:rsidRPr="000B3D95">
        <w:rPr>
          <w:rStyle w:val="affff8"/>
          <w:rFonts w:hint="cs"/>
          <w:rtl/>
        </w:rPr>
        <w:t>'</w:t>
      </w:r>
      <w:r w:rsidRPr="000B3D95">
        <w:rPr>
          <w:rStyle w:val="affff8"/>
          <w:rtl/>
        </w:rPr>
        <w:t>וכי תמכרו ממכר מיד עמיתך אל תונו</w:t>
      </w:r>
      <w:r w:rsidRPr="000B3D95">
        <w:rPr>
          <w:rStyle w:val="affff8"/>
          <w:rFonts w:hint="cs"/>
          <w:rtl/>
        </w:rPr>
        <w:t>'</w:t>
      </w:r>
      <w:r w:rsidRPr="000B3D95">
        <w:rPr>
          <w:rStyle w:val="affff8"/>
          <w:rtl/>
        </w:rPr>
        <w:t>,</w:t>
      </w:r>
      <w:r w:rsidRPr="00F40D4B">
        <w:rPr>
          <w:rtl/>
        </w:rPr>
        <w:t xml:space="preserve"> </w:t>
      </w:r>
      <w:r w:rsidRPr="000B3D95">
        <w:rPr>
          <w:rStyle w:val="affff8"/>
          <w:rtl/>
        </w:rPr>
        <w:t>או קנה</w:t>
      </w:r>
      <w:r w:rsidRPr="00F40D4B">
        <w:rPr>
          <w:rtl/>
        </w:rPr>
        <w:t xml:space="preserve"> </w:t>
      </w:r>
      <w:r w:rsidR="000B3D95">
        <w:rPr>
          <w:rFonts w:hint="cs"/>
          <w:rtl/>
        </w:rPr>
        <w:t>-</w:t>
      </w:r>
      <w:r w:rsidRPr="00F40D4B">
        <w:rPr>
          <w:rtl/>
        </w:rPr>
        <w:t>למשיכה.</w:t>
      </w:r>
    </w:p>
    <w:p w14:paraId="4C61F3CE" w14:textId="40CCB235" w:rsidR="00F707CE" w:rsidRPr="00F707CE" w:rsidRDefault="006F071F" w:rsidP="000B3D95">
      <w:pPr>
        <w:pStyle w:val="36"/>
        <w:framePr w:wrap="notBeside"/>
        <w:rPr>
          <w:rtl/>
        </w:rPr>
      </w:pPr>
      <w:r w:rsidRPr="00F707CE">
        <w:rPr>
          <w:rFonts w:hint="cs"/>
          <w:rtl/>
        </w:rPr>
        <w:t>ולרי''ו</w:t>
      </w:r>
      <w:r w:rsidR="00F707CE" w:rsidRPr="00F707CE">
        <w:rPr>
          <w:rtl/>
        </w:rPr>
        <w:t>:</w:t>
      </w:r>
    </w:p>
    <w:p w14:paraId="5111F6C2" w14:textId="60B2F4B0" w:rsidR="006F071F" w:rsidRPr="00F40D4B" w:rsidRDefault="006F071F" w:rsidP="009B508D">
      <w:pPr>
        <w:rPr>
          <w:rtl/>
        </w:rPr>
      </w:pPr>
      <w:r w:rsidRPr="000B3D95">
        <w:rPr>
          <w:rStyle w:val="affff8"/>
          <w:rFonts w:hint="cs"/>
          <w:rtl/>
        </w:rPr>
        <w:t>'</w:t>
      </w:r>
      <w:r w:rsidRPr="000B3D95">
        <w:rPr>
          <w:rStyle w:val="affff8"/>
          <w:rtl/>
        </w:rPr>
        <w:t>או קנה</w:t>
      </w:r>
      <w:r w:rsidRPr="000B3D95">
        <w:rPr>
          <w:rStyle w:val="affff8"/>
          <w:rFonts w:hint="cs"/>
          <w:rtl/>
        </w:rPr>
        <w:t>'</w:t>
      </w:r>
      <w:r w:rsidRPr="00F40D4B">
        <w:rPr>
          <w:rtl/>
        </w:rPr>
        <w:t xml:space="preserve"> - ל</w:t>
      </w:r>
      <w:r w:rsidRPr="00F40D4B">
        <w:rPr>
          <w:rFonts w:hint="cs"/>
          <w:rtl/>
        </w:rPr>
        <w:t xml:space="preserve">אף בנתאנה מוכר </w:t>
      </w:r>
      <w:r w:rsidRPr="000B3D95">
        <w:rPr>
          <w:rStyle w:val="afffff2"/>
          <w:rFonts w:hint="cs"/>
          <w:rtl/>
        </w:rPr>
        <w:t>[ולא רק לוקח]</w:t>
      </w:r>
      <w:r w:rsidRPr="000B3D95">
        <w:rPr>
          <w:rStyle w:val="afffff2"/>
          <w:rtl/>
        </w:rPr>
        <w:t>.</w:t>
      </w:r>
    </w:p>
    <w:p w14:paraId="0EBE34FA" w14:textId="54581D1B" w:rsidR="00F707CE" w:rsidRPr="00F707CE" w:rsidRDefault="006F071F" w:rsidP="000B3D95">
      <w:pPr>
        <w:pStyle w:val="36"/>
        <w:framePr w:wrap="notBeside"/>
        <w:rPr>
          <w:rtl/>
        </w:rPr>
      </w:pPr>
      <w:r w:rsidRPr="00F707CE">
        <w:rPr>
          <w:rFonts w:hint="cs"/>
          <w:rtl/>
        </w:rPr>
        <w:t>ולר''ל</w:t>
      </w:r>
      <w:r w:rsidR="00F707CE" w:rsidRPr="00F707CE">
        <w:rPr>
          <w:rtl/>
        </w:rPr>
        <w:t>:</w:t>
      </w:r>
    </w:p>
    <w:p w14:paraId="247309DA" w14:textId="64D306F1" w:rsidR="006F071F" w:rsidRPr="00F40D4B" w:rsidRDefault="006F071F" w:rsidP="00E26E5B">
      <w:pPr>
        <w:spacing w:after="60"/>
        <w:rPr>
          <w:rtl/>
        </w:rPr>
      </w:pPr>
      <w:r w:rsidRPr="00F40D4B">
        <w:rPr>
          <w:rtl/>
        </w:rPr>
        <w:t>תרתי גמר מיניה.</w:t>
      </w:r>
    </w:p>
    <w:p w14:paraId="3D8CC5A6" w14:textId="5FEC594A" w:rsidR="00F707CE" w:rsidRPr="00F707CE" w:rsidRDefault="005B1690" w:rsidP="000B3D95">
      <w:pPr>
        <w:pStyle w:val="36"/>
        <w:framePr w:wrap="notBeside"/>
        <w:rPr>
          <w:rtl/>
        </w:rPr>
      </w:pPr>
      <w:r w:rsidRPr="00F707CE">
        <w:rPr>
          <w:rFonts w:hint="cs"/>
          <w:rtl/>
        </w:rPr>
        <w:t xml:space="preserve">א. </w:t>
      </w:r>
      <w:r w:rsidR="006F071F" w:rsidRPr="00F707CE">
        <w:rPr>
          <w:rtl/>
        </w:rPr>
        <w:t>תנן</w:t>
      </w:r>
      <w:r w:rsidRPr="00F707CE">
        <w:rPr>
          <w:rFonts w:hint="cs"/>
          <w:rtl/>
        </w:rPr>
        <w:t>:</w:t>
      </w:r>
      <w:r w:rsidR="006F071F" w:rsidRPr="00F707CE">
        <w:rPr>
          <w:rtl/>
        </w:rPr>
        <w:t xml:space="preserve"> ר</w:t>
      </w:r>
      <w:r w:rsidR="006F071F" w:rsidRPr="00F707CE">
        <w:rPr>
          <w:rFonts w:hint="cs"/>
          <w:rtl/>
        </w:rPr>
        <w:t>"ש</w:t>
      </w:r>
      <w:r w:rsidR="00F707CE" w:rsidRPr="00F707CE">
        <w:rPr>
          <w:rFonts w:hint="cs"/>
          <w:rtl/>
        </w:rPr>
        <w:t>:</w:t>
      </w:r>
    </w:p>
    <w:p w14:paraId="7CCB89C7" w14:textId="3203241A" w:rsidR="006F071F" w:rsidRPr="00C473D9" w:rsidRDefault="006F071F" w:rsidP="00E26E5B">
      <w:pPr>
        <w:rPr>
          <w:b/>
          <w:bCs/>
          <w:rtl/>
        </w:rPr>
      </w:pPr>
      <w:r w:rsidRPr="00C473D9">
        <w:rPr>
          <w:b/>
          <w:bCs/>
          <w:rtl/>
        </w:rPr>
        <w:t>כל שהכסף בידו - ידו על העליונה.</w:t>
      </w:r>
      <w:r w:rsidR="00E26E5B" w:rsidRPr="00C473D9">
        <w:rPr>
          <w:rFonts w:hint="cs"/>
          <w:b/>
          <w:bCs/>
          <w:rtl/>
        </w:rPr>
        <w:t xml:space="preserve"> ו</w:t>
      </w:r>
      <w:r w:rsidRPr="00C473D9">
        <w:rPr>
          <w:b/>
          <w:bCs/>
          <w:rtl/>
        </w:rPr>
        <w:t xml:space="preserve">לוקח לא </w:t>
      </w:r>
      <w:r w:rsidR="00E26E5B" w:rsidRPr="00C473D9">
        <w:rPr>
          <w:rFonts w:hint="cs"/>
          <w:b/>
          <w:bCs/>
          <w:rtl/>
        </w:rPr>
        <w:t>יכול לחזור בו</w:t>
      </w:r>
      <w:r w:rsidRPr="00C473D9">
        <w:rPr>
          <w:b/>
          <w:bCs/>
          <w:rtl/>
        </w:rPr>
        <w:t>.</w:t>
      </w:r>
    </w:p>
    <w:p w14:paraId="27719566" w14:textId="795D176D" w:rsidR="006F071F" w:rsidRPr="00F40D4B" w:rsidRDefault="006F071F" w:rsidP="009B508D">
      <w:pPr>
        <w:rPr>
          <w:rtl/>
        </w:rPr>
      </w:pPr>
      <w:r w:rsidRPr="00F40D4B">
        <w:rPr>
          <w:rtl/>
        </w:rPr>
        <w:t xml:space="preserve">אי </w:t>
      </w:r>
      <w:r w:rsidRPr="00F40D4B">
        <w:rPr>
          <w:rFonts w:hint="cs"/>
          <w:rtl/>
        </w:rPr>
        <w:t>מע</w:t>
      </w:r>
      <w:r w:rsidRPr="00F40D4B">
        <w:rPr>
          <w:rtl/>
        </w:rPr>
        <w:t xml:space="preserve">ות קונות - משום </w:t>
      </w:r>
      <w:r w:rsidR="00E26E5B">
        <w:rPr>
          <w:rFonts w:hint="cs"/>
          <w:rtl/>
        </w:rPr>
        <w:t xml:space="preserve">כן </w:t>
      </w:r>
      <w:r w:rsidRPr="00F40D4B">
        <w:rPr>
          <w:rtl/>
        </w:rPr>
        <w:t xml:space="preserve">מוכר </w:t>
      </w:r>
      <w:r w:rsidR="00E26E5B">
        <w:rPr>
          <w:rFonts w:hint="cs"/>
          <w:rtl/>
        </w:rPr>
        <w:t>יכול לחזור בו</w:t>
      </w:r>
      <w:r w:rsidRPr="00F40D4B">
        <w:rPr>
          <w:rtl/>
        </w:rPr>
        <w:t xml:space="preserve">, </w:t>
      </w:r>
      <w:r w:rsidR="00E26E5B">
        <w:rPr>
          <w:rFonts w:hint="cs"/>
          <w:rtl/>
        </w:rPr>
        <w:t>ולא לוקח.</w:t>
      </w:r>
    </w:p>
    <w:p w14:paraId="3CEF223D" w14:textId="0D2949D2" w:rsidR="00A6533C" w:rsidRPr="00F40D4B" w:rsidRDefault="006F071F" w:rsidP="009B508D">
      <w:pPr>
        <w:rPr>
          <w:rtl/>
        </w:rPr>
      </w:pPr>
      <w:r w:rsidRPr="00F40D4B">
        <w:rPr>
          <w:rtl/>
        </w:rPr>
        <w:t xml:space="preserve">אלא אי מעות אינן קונות </w:t>
      </w:r>
      <w:r w:rsidR="00E26E5B">
        <w:rPr>
          <w:rtl/>
        </w:rPr>
        <w:t>–</w:t>
      </w:r>
      <w:r w:rsidRPr="00F40D4B">
        <w:rPr>
          <w:rtl/>
        </w:rPr>
        <w:t xml:space="preserve"> </w:t>
      </w:r>
      <w:r w:rsidR="00E26E5B">
        <w:rPr>
          <w:rFonts w:hint="cs"/>
          <w:rtl/>
        </w:rPr>
        <w:t xml:space="preserve">שגם </w:t>
      </w:r>
      <w:r w:rsidRPr="00F40D4B">
        <w:rPr>
          <w:rtl/>
        </w:rPr>
        <w:t xml:space="preserve">לוקח </w:t>
      </w:r>
      <w:r w:rsidR="00E26E5B">
        <w:rPr>
          <w:rFonts w:hint="cs"/>
          <w:rtl/>
        </w:rPr>
        <w:t>יחזור בו</w:t>
      </w:r>
      <w:r w:rsidR="00C473D9">
        <w:rPr>
          <w:rFonts w:hint="cs"/>
          <w:rtl/>
        </w:rPr>
        <w:t>?</w:t>
      </w:r>
    </w:p>
    <w:p w14:paraId="4BCB0E17" w14:textId="0165CA93" w:rsidR="00F707CE" w:rsidRPr="00F707CE" w:rsidRDefault="00C473D9" w:rsidP="00E26E5B">
      <w:pPr>
        <w:pStyle w:val="36"/>
        <w:framePr w:wrap="notBeside"/>
        <w:rPr>
          <w:rtl/>
        </w:rPr>
      </w:pPr>
      <w:r w:rsidRPr="00F707CE">
        <w:rPr>
          <w:rFonts w:hint="cs"/>
          <w:rtl/>
        </w:rPr>
        <w:t xml:space="preserve">- </w:t>
      </w:r>
      <w:r w:rsidR="006F071F" w:rsidRPr="00F707CE">
        <w:rPr>
          <w:rFonts w:hint="cs"/>
          <w:rtl/>
        </w:rPr>
        <w:t>ר''ל</w:t>
      </w:r>
      <w:r w:rsidR="00F707CE" w:rsidRPr="00F707CE">
        <w:rPr>
          <w:rFonts w:hint="cs"/>
          <w:rtl/>
        </w:rPr>
        <w:t>:</w:t>
      </w:r>
    </w:p>
    <w:p w14:paraId="3D5B0D4B" w14:textId="5C8740BA" w:rsidR="006F071F" w:rsidRPr="00F40D4B" w:rsidRDefault="006F071F" w:rsidP="00C473D9">
      <w:pPr>
        <w:rPr>
          <w:rtl/>
        </w:rPr>
      </w:pPr>
      <w:r w:rsidRPr="00F40D4B">
        <w:rPr>
          <w:rFonts w:hint="cs"/>
          <w:rtl/>
        </w:rPr>
        <w:t>אמינא אליבא דרבנן ולא דר''ש</w:t>
      </w:r>
      <w:r w:rsidR="00C473D9">
        <w:rPr>
          <w:rFonts w:hint="cs"/>
          <w:rtl/>
        </w:rPr>
        <w:t xml:space="preserve"> </w:t>
      </w:r>
      <w:r w:rsidR="00C473D9" w:rsidRPr="00C473D9">
        <w:rPr>
          <w:rStyle w:val="affffc"/>
          <w:rFonts w:hint="cs"/>
          <w:rtl/>
        </w:rPr>
        <w:t xml:space="preserve">וזה </w:t>
      </w:r>
      <w:r w:rsidR="00F64120" w:rsidRPr="00C473D9">
        <w:rPr>
          <w:rStyle w:val="affffc"/>
          <w:rFonts w:hint="cs"/>
          <w:rtl/>
        </w:rPr>
        <w:t xml:space="preserve"> הנפק''מ</w:t>
      </w:r>
      <w:r w:rsidR="00F64120">
        <w:rPr>
          <w:rFonts w:hint="cs"/>
          <w:rtl/>
        </w:rPr>
        <w:t xml:space="preserve"> </w:t>
      </w:r>
      <w:r w:rsidRPr="00F40D4B">
        <w:rPr>
          <w:rtl/>
        </w:rPr>
        <w:t xml:space="preserve">בין </w:t>
      </w:r>
      <w:r w:rsidR="00C473D9">
        <w:rPr>
          <w:rFonts w:hint="cs"/>
          <w:rtl/>
        </w:rPr>
        <w:t xml:space="preserve">ר''ש </w:t>
      </w:r>
      <w:r w:rsidRPr="00F40D4B">
        <w:rPr>
          <w:rtl/>
        </w:rPr>
        <w:t>לרבנן.</w:t>
      </w:r>
    </w:p>
    <w:p w14:paraId="38960F24" w14:textId="77777777" w:rsidR="00F707CE" w:rsidRPr="00F707CE" w:rsidRDefault="006F071F" w:rsidP="00F64120">
      <w:pPr>
        <w:pStyle w:val="36"/>
        <w:framePr w:wrap="notBeside"/>
        <w:rPr>
          <w:rtl/>
        </w:rPr>
      </w:pPr>
      <w:r w:rsidRPr="00F707CE">
        <w:rPr>
          <w:rtl/>
        </w:rPr>
        <w:t>לרי"ו</w:t>
      </w:r>
      <w:r w:rsidR="00026571" w:rsidRPr="00F707CE">
        <w:rPr>
          <w:rFonts w:hint="cs"/>
          <w:rtl/>
        </w:rPr>
        <w:t xml:space="preserve"> הנפק''מ</w:t>
      </w:r>
      <w:r w:rsidR="00F707CE" w:rsidRPr="00F707CE">
        <w:rPr>
          <w:rtl/>
        </w:rPr>
        <w:t>:</w:t>
      </w:r>
    </w:p>
    <w:p w14:paraId="6919D840" w14:textId="47E85F1F" w:rsidR="006F071F" w:rsidRPr="00F40D4B" w:rsidRDefault="00026571" w:rsidP="005B1690">
      <w:pPr>
        <w:spacing w:after="60"/>
        <w:rPr>
          <w:rtl/>
        </w:rPr>
      </w:pPr>
      <w:r>
        <w:rPr>
          <w:rStyle w:val="affffc"/>
          <w:rFonts w:hint="cs"/>
          <w:rtl/>
        </w:rPr>
        <w:t xml:space="preserve">דרבנן </w:t>
      </w:r>
      <w:r w:rsidR="00623D76">
        <w:rPr>
          <w:rStyle w:val="affffc"/>
          <w:rFonts w:hint="cs"/>
          <w:rtl/>
        </w:rPr>
        <w:t xml:space="preserve">ס'ל </w:t>
      </w:r>
      <w:r>
        <w:rPr>
          <w:rStyle w:val="affffc"/>
          <w:rFonts w:hint="cs"/>
          <w:rtl/>
        </w:rPr>
        <w:t>כ</w:t>
      </w:r>
      <w:r w:rsidR="00F64120" w:rsidRPr="00F64120">
        <w:rPr>
          <w:rStyle w:val="affffc"/>
          <w:rFonts w:hint="cs"/>
          <w:rtl/>
        </w:rPr>
        <w:t>ר'ח</w:t>
      </w:r>
      <w:r w:rsidR="006F071F" w:rsidRPr="00F64120">
        <w:rPr>
          <w:rStyle w:val="affffc"/>
          <w:rtl/>
        </w:rPr>
        <w:t>:</w:t>
      </w:r>
      <w:r w:rsidR="006F071F" w:rsidRPr="00F40D4B">
        <w:rPr>
          <w:rtl/>
        </w:rPr>
        <w:t xml:space="preserve"> כדרך שתקנו משיכה במוכרין כך תקנו בלקוחות.</w:t>
      </w:r>
    </w:p>
    <w:p w14:paraId="0A6B5E44" w14:textId="36F52E0B" w:rsidR="00F707CE" w:rsidRPr="00F707CE" w:rsidRDefault="005B1690" w:rsidP="0008160F">
      <w:pPr>
        <w:pStyle w:val="36"/>
        <w:framePr w:wrap="notBeside"/>
        <w:rPr>
          <w:rtl/>
        </w:rPr>
      </w:pPr>
      <w:r w:rsidRPr="00F707CE">
        <w:rPr>
          <w:rFonts w:hint="cs"/>
          <w:rtl/>
        </w:rPr>
        <w:t xml:space="preserve">ב. </w:t>
      </w:r>
      <w:r w:rsidR="006F071F" w:rsidRPr="00F707CE">
        <w:rPr>
          <w:rtl/>
        </w:rPr>
        <w:t>תנן</w:t>
      </w:r>
      <w:r w:rsidR="00F707CE" w:rsidRPr="00F707CE">
        <w:rPr>
          <w:rtl/>
        </w:rPr>
        <w:t>:</w:t>
      </w:r>
    </w:p>
    <w:p w14:paraId="7CB991C2" w14:textId="6FCF9A9D" w:rsidR="001345CA" w:rsidRDefault="006F071F" w:rsidP="001345CA">
      <w:pPr>
        <w:rPr>
          <w:rtl/>
        </w:rPr>
      </w:pPr>
      <w:r w:rsidRPr="005B1690">
        <w:rPr>
          <w:b/>
          <w:bCs/>
          <w:rtl/>
        </w:rPr>
        <w:t>אבל אמרו מי שפרע מדור המבול הוא עתיד ליפרע ממי שאינו עומד בדיבורו.</w:t>
      </w:r>
      <w:r w:rsidR="00187443">
        <w:rPr>
          <w:rFonts w:hint="cs"/>
          <w:rtl/>
        </w:rPr>
        <w:t xml:space="preserve">  </w:t>
      </w:r>
      <w:r w:rsidRPr="00F40D4B">
        <w:rPr>
          <w:rtl/>
        </w:rPr>
        <w:t xml:space="preserve">אי מעות </w:t>
      </w:r>
      <w:r w:rsidR="001345CA">
        <w:rPr>
          <w:rFonts w:hint="cs"/>
          <w:rtl/>
        </w:rPr>
        <w:t xml:space="preserve">אינן </w:t>
      </w:r>
      <w:r w:rsidRPr="00F40D4B">
        <w:rPr>
          <w:rtl/>
        </w:rPr>
        <w:t>קונות</w:t>
      </w:r>
      <w:r w:rsidR="001345CA">
        <w:rPr>
          <w:rFonts w:hint="cs"/>
          <w:rtl/>
        </w:rPr>
        <w:t xml:space="preserve"> מדוע </w:t>
      </w:r>
      <w:r w:rsidRPr="00F40D4B">
        <w:rPr>
          <w:rtl/>
        </w:rPr>
        <w:t xml:space="preserve">קאי באבל </w:t>
      </w:r>
    </w:p>
    <w:p w14:paraId="6F39BDFF" w14:textId="12C93D2D" w:rsidR="00F707CE" w:rsidRPr="00F707CE" w:rsidRDefault="006F071F" w:rsidP="001345CA">
      <w:pPr>
        <w:pStyle w:val="36"/>
        <w:framePr w:wrap="notBeside"/>
        <w:rPr>
          <w:rtl/>
        </w:rPr>
      </w:pPr>
      <w:r w:rsidRPr="00F707CE">
        <w:rPr>
          <w:rtl/>
        </w:rPr>
        <w:t>-</w:t>
      </w:r>
      <w:r w:rsidR="001345CA" w:rsidRPr="00F707CE">
        <w:rPr>
          <w:rFonts w:hint="cs"/>
          <w:rtl/>
        </w:rPr>
        <w:t xml:space="preserve"> ודחי'</w:t>
      </w:r>
      <w:r w:rsidR="00F707CE" w:rsidRPr="00F707CE">
        <w:rPr>
          <w:rFonts w:hint="cs"/>
          <w:rtl/>
        </w:rPr>
        <w:t>:</w:t>
      </w:r>
    </w:p>
    <w:p w14:paraId="77903E2C" w14:textId="540C1977" w:rsidR="006F071F" w:rsidRPr="00F40D4B" w:rsidRDefault="001345CA" w:rsidP="001345CA">
      <w:pPr>
        <w:rPr>
          <w:rtl/>
        </w:rPr>
      </w:pPr>
      <w:r>
        <w:rPr>
          <w:rFonts w:hint="cs"/>
          <w:rtl/>
        </w:rPr>
        <w:t xml:space="preserve">קאי ב'אבל' </w:t>
      </w:r>
      <w:r w:rsidR="006F071F" w:rsidRPr="00F40D4B">
        <w:rPr>
          <w:rtl/>
        </w:rPr>
        <w:t xml:space="preserve">משום </w:t>
      </w:r>
      <w:r w:rsidR="00AC063F">
        <w:rPr>
          <w:rFonts w:hint="cs"/>
          <w:rtl/>
        </w:rPr>
        <w:t>עצם ה'</w:t>
      </w:r>
      <w:r w:rsidR="006F071F" w:rsidRPr="00F40D4B">
        <w:rPr>
          <w:rtl/>
        </w:rPr>
        <w:t>דברים</w:t>
      </w:r>
      <w:r w:rsidR="00AC063F">
        <w:rPr>
          <w:rFonts w:hint="cs"/>
          <w:rtl/>
        </w:rPr>
        <w:t>'</w:t>
      </w:r>
      <w:r w:rsidR="006F071F" w:rsidRPr="00F40D4B">
        <w:rPr>
          <w:rtl/>
        </w:rPr>
        <w:t>.</w:t>
      </w:r>
    </w:p>
    <w:p w14:paraId="0F1747F1" w14:textId="0ED9A5EA" w:rsidR="00F707CE" w:rsidRPr="00F707CE" w:rsidRDefault="003C26B4" w:rsidP="00187443">
      <w:pPr>
        <w:pStyle w:val="36"/>
        <w:framePr w:wrap="notBeside"/>
        <w:rPr>
          <w:rtl/>
        </w:rPr>
      </w:pPr>
      <w:r w:rsidRPr="00F707CE">
        <w:rPr>
          <w:rFonts w:hint="cs"/>
          <w:rtl/>
        </w:rPr>
        <w:t xml:space="preserve">וקשה </w:t>
      </w:r>
      <w:r w:rsidR="006F071F" w:rsidRPr="00F707CE">
        <w:rPr>
          <w:rFonts w:hint="cs"/>
          <w:rtl/>
        </w:rPr>
        <w:t xml:space="preserve"> ד</w:t>
      </w:r>
      <w:r w:rsidR="006F071F" w:rsidRPr="00F707CE">
        <w:rPr>
          <w:rtl/>
        </w:rPr>
        <w:t>ר</w:t>
      </w:r>
      <w:r w:rsidR="006F071F" w:rsidRPr="00F707CE">
        <w:rPr>
          <w:rFonts w:hint="cs"/>
          <w:rtl/>
        </w:rPr>
        <w:t>"ש</w:t>
      </w:r>
      <w:r w:rsidR="00F707CE" w:rsidRPr="00F707CE">
        <w:rPr>
          <w:rtl/>
        </w:rPr>
        <w:t>:</w:t>
      </w:r>
    </w:p>
    <w:p w14:paraId="76F1A9FA" w14:textId="153AE2B0" w:rsidR="006F071F" w:rsidRPr="00F40D4B" w:rsidRDefault="0085296C" w:rsidP="0085296C">
      <w:pPr>
        <w:rPr>
          <w:rtl/>
        </w:rPr>
      </w:pPr>
      <w:r>
        <w:rPr>
          <w:rFonts w:hint="cs"/>
          <w:rtl/>
        </w:rPr>
        <w:t xml:space="preserve">אף </w:t>
      </w:r>
      <w:r w:rsidR="006F071F" w:rsidRPr="00F40D4B">
        <w:rPr>
          <w:rtl/>
        </w:rPr>
        <w:t xml:space="preserve">שאמרו טלית קונה דינר זהב, אין דינר זהב קונה טלית </w:t>
      </w:r>
      <w:r w:rsidR="003C26B4" w:rsidRPr="00D43122">
        <w:rPr>
          <w:rStyle w:val="afffff2"/>
          <w:rFonts w:hint="cs"/>
          <w:rtl/>
        </w:rPr>
        <w:t>שלגבי הטלית זה פירי</w:t>
      </w:r>
      <w:r w:rsidR="003C26B4">
        <w:rPr>
          <w:rFonts w:hint="cs"/>
          <w:rtl/>
        </w:rPr>
        <w:t xml:space="preserve"> </w:t>
      </w:r>
      <w:r w:rsidR="006F071F" w:rsidRPr="00F40D4B">
        <w:rPr>
          <w:rtl/>
        </w:rPr>
        <w:t xml:space="preserve"> </w:t>
      </w:r>
      <w:r w:rsidR="005311A5">
        <w:rPr>
          <w:rFonts w:hint="cs"/>
          <w:rtl/>
        </w:rPr>
        <w:t>ו</w:t>
      </w:r>
      <w:r w:rsidR="006F071F" w:rsidRPr="00F40D4B">
        <w:rPr>
          <w:rtl/>
        </w:rPr>
        <w:t>כך הלכה</w:t>
      </w:r>
      <w:r w:rsidR="00D43122">
        <w:rPr>
          <w:rFonts w:hint="cs"/>
          <w:rtl/>
        </w:rPr>
        <w:t xml:space="preserve"> </w:t>
      </w:r>
      <w:r w:rsidR="00D43122" w:rsidRPr="005311A5">
        <w:rPr>
          <w:rStyle w:val="afffff2"/>
          <w:rFonts w:hint="cs"/>
          <w:rtl/>
        </w:rPr>
        <w:t>שיכולים לחזור</w:t>
      </w:r>
      <w:r w:rsidR="006F071F" w:rsidRPr="005311A5">
        <w:rPr>
          <w:rStyle w:val="afffff2"/>
          <w:rtl/>
        </w:rPr>
        <w:t>,</w:t>
      </w:r>
      <w:r>
        <w:rPr>
          <w:rStyle w:val="affffc"/>
          <w:rFonts w:hint="cs"/>
          <w:rtl/>
        </w:rPr>
        <w:t xml:space="preserve"> </w:t>
      </w:r>
      <w:r w:rsidR="006F071F" w:rsidRPr="00187443">
        <w:rPr>
          <w:rStyle w:val="affffc"/>
          <w:rtl/>
        </w:rPr>
        <w:t>אבל אמרו:</w:t>
      </w:r>
      <w:r w:rsidR="006F071F" w:rsidRPr="00F40D4B">
        <w:rPr>
          <w:rtl/>
        </w:rPr>
        <w:t xml:space="preserve"> מי שפרע מאנשי </w:t>
      </w:r>
      <w:r w:rsidR="006F071F" w:rsidRPr="00F40D4B">
        <w:rPr>
          <w:rtl/>
        </w:rPr>
        <w:lastRenderedPageBreak/>
        <w:t>דור המבול ומאנשי דור הפלגה ומאנשי סדום ועמורה וממצרים בים, הוא עתיד ליפרע ממי שאינו עומד בדיבורו.</w:t>
      </w:r>
    </w:p>
    <w:p w14:paraId="3D02E465" w14:textId="71B4883F" w:rsidR="00F707CE" w:rsidRPr="00F707CE" w:rsidRDefault="0085296C" w:rsidP="0085296C">
      <w:pPr>
        <w:pStyle w:val="36"/>
        <w:framePr w:wrap="notBeside"/>
        <w:rPr>
          <w:rtl/>
        </w:rPr>
      </w:pPr>
      <w:r w:rsidRPr="00F707CE">
        <w:rPr>
          <w:rFonts w:hint="cs"/>
          <w:rtl/>
        </w:rPr>
        <w:t>ב</w:t>
      </w:r>
      <w:r w:rsidR="00F707CE" w:rsidRPr="00F707CE">
        <w:rPr>
          <w:rFonts w:hint="cs"/>
          <w:rtl/>
        </w:rPr>
        <w:t>.</w:t>
      </w:r>
    </w:p>
    <w:p w14:paraId="3012CA0B" w14:textId="0B2F9F67" w:rsidR="006F071F" w:rsidRPr="00F40D4B" w:rsidRDefault="006F071F" w:rsidP="009B508D">
      <w:pPr>
        <w:rPr>
          <w:rtl/>
        </w:rPr>
      </w:pPr>
      <w:r w:rsidRPr="00F40D4B">
        <w:rPr>
          <w:rtl/>
        </w:rPr>
        <w:t>והנושא ונותן בדברים לא קנה, והחוזר בו אין רוח חכמים נוחה הימנו.</w:t>
      </w:r>
    </w:p>
    <w:p w14:paraId="422FD8DD" w14:textId="04313423" w:rsidR="00F707CE" w:rsidRPr="00F707CE" w:rsidRDefault="006F071F" w:rsidP="00187443">
      <w:pPr>
        <w:pStyle w:val="36"/>
        <w:framePr w:wrap="notBeside"/>
        <w:rPr>
          <w:rtl/>
        </w:rPr>
      </w:pPr>
      <w:r w:rsidRPr="00F707CE">
        <w:rPr>
          <w:rtl/>
        </w:rPr>
        <w:t>ואמר רבא</w:t>
      </w:r>
      <w:r w:rsidR="00F707CE" w:rsidRPr="00F707CE">
        <w:rPr>
          <w:rtl/>
        </w:rPr>
        <w:t>:</w:t>
      </w:r>
    </w:p>
    <w:p w14:paraId="5BDDC2F7" w14:textId="3300D673" w:rsidR="006F071F" w:rsidRPr="00F40D4B" w:rsidRDefault="006F071F" w:rsidP="009B508D">
      <w:pPr>
        <w:rPr>
          <w:rtl/>
        </w:rPr>
      </w:pPr>
      <w:r w:rsidRPr="00F40D4B">
        <w:rPr>
          <w:rtl/>
        </w:rPr>
        <w:t>אנו אין לנו אלא אין רוח חכמים נוחה הימנו.</w:t>
      </w:r>
    </w:p>
    <w:p w14:paraId="07F1634F" w14:textId="28545226" w:rsidR="00AF55BF" w:rsidRDefault="006F071F" w:rsidP="009B508D">
      <w:pPr>
        <w:rPr>
          <w:rtl/>
        </w:rPr>
      </w:pPr>
      <w:r w:rsidRPr="00F40D4B">
        <w:rPr>
          <w:rtl/>
        </w:rPr>
        <w:t xml:space="preserve">דברים </w:t>
      </w:r>
      <w:r w:rsidR="00AF55BF">
        <w:rPr>
          <w:rFonts w:hint="cs"/>
          <w:rtl/>
        </w:rPr>
        <w:t xml:space="preserve">שיש עמהם </w:t>
      </w:r>
      <w:r w:rsidRPr="00F40D4B">
        <w:rPr>
          <w:rtl/>
        </w:rPr>
        <w:t xml:space="preserve">מעות - קאי באבל, </w:t>
      </w:r>
    </w:p>
    <w:p w14:paraId="658D55B2" w14:textId="573D791C" w:rsidR="006F071F" w:rsidRPr="00F40D4B" w:rsidRDefault="006F071F" w:rsidP="009B508D">
      <w:pPr>
        <w:rPr>
          <w:rtl/>
        </w:rPr>
      </w:pPr>
      <w:r w:rsidRPr="00F40D4B">
        <w:rPr>
          <w:rtl/>
        </w:rPr>
        <w:t xml:space="preserve">דברים </w:t>
      </w:r>
      <w:r w:rsidR="00AF55BF">
        <w:rPr>
          <w:rFonts w:hint="cs"/>
          <w:rtl/>
        </w:rPr>
        <w:t xml:space="preserve">שאין עמהם </w:t>
      </w:r>
      <w:r w:rsidRPr="00F40D4B">
        <w:rPr>
          <w:rtl/>
        </w:rPr>
        <w:t>מעות - לא קאי באבל.</w:t>
      </w:r>
    </w:p>
    <w:p w14:paraId="5682C13D" w14:textId="78FA307B" w:rsidR="006F071F" w:rsidRPr="00F40D4B" w:rsidRDefault="006F071F" w:rsidP="00A6533C">
      <w:pPr>
        <w:pStyle w:val="affe"/>
        <w:framePr w:wrap="around"/>
        <w:rPr>
          <w:rtl/>
        </w:rPr>
      </w:pPr>
      <w:r w:rsidRPr="00F40D4B">
        <w:rPr>
          <w:rtl/>
        </w:rPr>
        <w:t>מח.</w:t>
      </w:r>
    </w:p>
    <w:p w14:paraId="3CC04E47" w14:textId="0645938F" w:rsidR="00F707CE" w:rsidRPr="00F707CE" w:rsidRDefault="006F071F" w:rsidP="00AA1E68">
      <w:pPr>
        <w:pStyle w:val="36"/>
        <w:framePr w:wrap="notBeside"/>
        <w:rPr>
          <w:rtl/>
        </w:rPr>
      </w:pPr>
      <w:r w:rsidRPr="00F707CE">
        <w:rPr>
          <w:rtl/>
        </w:rPr>
        <w:t>רבא</w:t>
      </w:r>
      <w:r w:rsidR="00F707CE" w:rsidRPr="00F707CE">
        <w:rPr>
          <w:rtl/>
        </w:rPr>
        <w:t>:</w:t>
      </w:r>
    </w:p>
    <w:p w14:paraId="713C2C61" w14:textId="409F5D05" w:rsidR="006F071F" w:rsidRPr="00F40D4B" w:rsidRDefault="006F071F" w:rsidP="00AA1E68">
      <w:pPr>
        <w:pStyle w:val="affff9"/>
        <w:rPr>
          <w:rtl/>
        </w:rPr>
      </w:pPr>
      <w:r w:rsidRPr="00F40D4B">
        <w:rPr>
          <w:rtl/>
        </w:rPr>
        <w:t>קרא ומתניתא מסייע לר</w:t>
      </w:r>
      <w:r w:rsidRPr="00F40D4B">
        <w:rPr>
          <w:rFonts w:hint="cs"/>
          <w:rtl/>
        </w:rPr>
        <w:t>"ל</w:t>
      </w:r>
      <w:r w:rsidR="00213B53">
        <w:rPr>
          <w:rFonts w:hint="cs"/>
          <w:rtl/>
        </w:rPr>
        <w:t>: שמעות לא קונות מד''ת</w:t>
      </w:r>
      <w:r w:rsidRPr="00F40D4B">
        <w:rPr>
          <w:rtl/>
        </w:rPr>
        <w:t>.</w:t>
      </w:r>
    </w:p>
    <w:p w14:paraId="4A3F8885" w14:textId="2782940B" w:rsidR="00F707CE" w:rsidRPr="00F707CE" w:rsidRDefault="006F071F" w:rsidP="00AA1E68">
      <w:pPr>
        <w:pStyle w:val="36"/>
        <w:framePr w:wrap="notBeside"/>
        <w:rPr>
          <w:rtl/>
        </w:rPr>
      </w:pPr>
      <w:r w:rsidRPr="00F707CE">
        <w:rPr>
          <w:rtl/>
        </w:rPr>
        <w:t>קרא</w:t>
      </w:r>
      <w:r w:rsidR="00F707CE" w:rsidRPr="00F707CE">
        <w:rPr>
          <w:rtl/>
        </w:rPr>
        <w:t>:</w:t>
      </w:r>
    </w:p>
    <w:p w14:paraId="2C7F82AB" w14:textId="3887BBE1" w:rsidR="006F071F" w:rsidRPr="00F40D4B" w:rsidRDefault="006F071F" w:rsidP="00AA1E68">
      <w:pPr>
        <w:pStyle w:val="affff7"/>
        <w:rPr>
          <w:rtl/>
        </w:rPr>
      </w:pPr>
      <w:r w:rsidRPr="00F40D4B">
        <w:rPr>
          <w:rFonts w:hint="cs"/>
          <w:rtl/>
        </w:rPr>
        <w:t>'</w:t>
      </w:r>
      <w:r>
        <w:rPr>
          <w:rStyle w:val="affff8"/>
          <w:rtl/>
          <w:rPrChange w:id="9002" w:author="מנוע פסוקים" w:date="2026-10-05T16:38:06Z">
            <w:rPr>
              <w:rtl/>
            </w:rPr>
          </w:rPrChange>
        </w:rPr>
        <w:t xml:space="preserve">וכחש בעמיתו בפקדון או בתשומת יד או בגזל או עשק את עמיתו</w:t>
      </w:r>
      <w:r w:rsidRPr="00F40D4B">
        <w:rPr>
          <w:rFonts w:hint="cs"/>
          <w:rtl/>
        </w:rPr>
        <w:t>'</w:t>
      </w:r>
      <w:r w:rsidRPr="00F40D4B">
        <w:rPr>
          <w:rtl/>
        </w:rPr>
        <w:t>.</w:t>
      </w:r>
    </w:p>
    <w:p w14:paraId="58191FD1" w14:textId="77777777" w:rsidR="00AA1E68" w:rsidRDefault="006F071F" w:rsidP="009B508D">
      <w:pPr>
        <w:rPr>
          <w:rtl/>
        </w:rPr>
      </w:pPr>
      <w:r w:rsidRPr="00AA1E68">
        <w:rPr>
          <w:rStyle w:val="affff8"/>
          <w:rtl/>
        </w:rPr>
        <w:t xml:space="preserve">תשומת יד </w:t>
      </w:r>
      <w:r w:rsidR="00AA1E68">
        <w:rPr>
          <w:rStyle w:val="affffc"/>
          <w:rFonts w:hint="cs"/>
          <w:rtl/>
        </w:rPr>
        <w:t>ר</w:t>
      </w:r>
      <w:r w:rsidRPr="00AA1E68">
        <w:rPr>
          <w:rStyle w:val="affffc"/>
          <w:rFonts w:hint="cs"/>
          <w:rtl/>
        </w:rPr>
        <w:t>"ח</w:t>
      </w:r>
      <w:r w:rsidRPr="00AA1E68">
        <w:rPr>
          <w:rStyle w:val="affffc"/>
          <w:rtl/>
        </w:rPr>
        <w:t>:</w:t>
      </w:r>
      <w:r w:rsidRPr="00F40D4B">
        <w:rPr>
          <w:rtl/>
        </w:rPr>
        <w:t xml:space="preserve"> כגון שיחד לו כלי להלואתו, </w:t>
      </w:r>
    </w:p>
    <w:p w14:paraId="32C4B6A9" w14:textId="5AA459A5" w:rsidR="006F071F" w:rsidRPr="00F40D4B" w:rsidRDefault="006F071F" w:rsidP="009B508D">
      <w:pPr>
        <w:rPr>
          <w:rtl/>
        </w:rPr>
      </w:pPr>
      <w:r w:rsidRPr="00B7503C">
        <w:rPr>
          <w:rStyle w:val="affff8"/>
          <w:rtl/>
        </w:rPr>
        <w:t>עשק</w:t>
      </w:r>
      <w:r w:rsidRPr="00F40D4B">
        <w:rPr>
          <w:rtl/>
        </w:rPr>
        <w:t xml:space="preserve"> </w:t>
      </w:r>
      <w:r w:rsidR="00B7503C">
        <w:rPr>
          <w:rFonts w:hint="cs"/>
          <w:rtl/>
        </w:rPr>
        <w:t xml:space="preserve"> </w:t>
      </w:r>
      <w:r w:rsidR="00B7503C">
        <w:rPr>
          <w:rStyle w:val="affffc"/>
          <w:rtl/>
        </w:rPr>
        <w:tab/>
      </w:r>
      <w:r w:rsidR="00B7503C">
        <w:rPr>
          <w:rStyle w:val="affffc"/>
          <w:rtl/>
        </w:rPr>
        <w:tab/>
      </w:r>
      <w:r w:rsidR="00B7503C">
        <w:rPr>
          <w:rStyle w:val="affffc"/>
          <w:rtl/>
        </w:rPr>
        <w:tab/>
      </w:r>
      <w:r w:rsidRPr="00B7503C">
        <w:rPr>
          <w:rStyle w:val="affffc"/>
          <w:rFonts w:hint="cs"/>
          <w:rtl/>
        </w:rPr>
        <w:t>ר"ח</w:t>
      </w:r>
      <w:r w:rsidRPr="00B7503C">
        <w:rPr>
          <w:rStyle w:val="affffc"/>
          <w:rtl/>
        </w:rPr>
        <w:t>:</w:t>
      </w:r>
      <w:r w:rsidRPr="00F40D4B">
        <w:rPr>
          <w:rtl/>
        </w:rPr>
        <w:t xml:space="preserve"> כגון שיחד לו כלי לעשקו.</w:t>
      </w:r>
    </w:p>
    <w:p w14:paraId="43B4CBF0" w14:textId="57FD2497" w:rsidR="00B7503C" w:rsidRDefault="00B06FE9" w:rsidP="009B508D">
      <w:pPr>
        <w:rPr>
          <w:rtl/>
        </w:rPr>
      </w:pPr>
      <w:r>
        <w:rPr>
          <w:rFonts w:hint="cs"/>
          <w:rtl/>
        </w:rPr>
        <w:t xml:space="preserve">וכשהוא </w:t>
      </w:r>
      <w:r w:rsidR="002029C0">
        <w:rPr>
          <w:rFonts w:hint="cs"/>
          <w:rtl/>
        </w:rPr>
        <w:t>הודה</w:t>
      </w:r>
      <w:r w:rsidR="006F071F" w:rsidRPr="00F40D4B">
        <w:rPr>
          <w:rtl/>
        </w:rPr>
        <w:t xml:space="preserve"> </w:t>
      </w:r>
      <w:r w:rsidR="006F071F" w:rsidRPr="00F40D4B">
        <w:rPr>
          <w:rFonts w:hint="cs"/>
          <w:rtl/>
        </w:rPr>
        <w:t>'</w:t>
      </w:r>
      <w:r w:rsidR="006F071F" w:rsidRPr="00B7503C">
        <w:rPr>
          <w:rStyle w:val="affff8"/>
          <w:rtl/>
        </w:rPr>
        <w:t>והיה כי יחטא ואשם והשיב את הגזלה אשר גזל או את העשק אשר עשק או את הפקדון אשר הפקד אתו</w:t>
      </w:r>
      <w:r w:rsidR="006F071F" w:rsidRPr="00B7503C">
        <w:rPr>
          <w:rStyle w:val="affff8"/>
          <w:rFonts w:hint="cs"/>
          <w:rtl/>
        </w:rPr>
        <w:t>'</w:t>
      </w:r>
      <w:r w:rsidR="006F071F" w:rsidRPr="00F40D4B">
        <w:rPr>
          <w:rtl/>
        </w:rPr>
        <w:t xml:space="preserve"> </w:t>
      </w:r>
    </w:p>
    <w:p w14:paraId="0F1BD2CD" w14:textId="6BAAD15E" w:rsidR="00A6533C" w:rsidRPr="00F40D4B" w:rsidRDefault="006F071F" w:rsidP="009B508D">
      <w:pPr>
        <w:rPr>
          <w:rtl/>
        </w:rPr>
      </w:pPr>
      <w:r w:rsidRPr="00F40D4B">
        <w:rPr>
          <w:rtl/>
        </w:rPr>
        <w:t xml:space="preserve">ואילו </w:t>
      </w:r>
      <w:r w:rsidRPr="004B236F">
        <w:rPr>
          <w:rStyle w:val="affff8"/>
          <w:rtl/>
        </w:rPr>
        <w:t>תשומת יד</w:t>
      </w:r>
      <w:r w:rsidRPr="00F40D4B">
        <w:rPr>
          <w:rtl/>
        </w:rPr>
        <w:t xml:space="preserve"> לא </w:t>
      </w:r>
      <w:r w:rsidR="002029C0">
        <w:rPr>
          <w:rFonts w:hint="cs"/>
          <w:rtl/>
        </w:rPr>
        <w:t>הזכיר</w:t>
      </w:r>
      <w:r w:rsidR="00B06FE9">
        <w:rPr>
          <w:rFonts w:hint="cs"/>
          <w:rtl/>
        </w:rPr>
        <w:t>,</w:t>
      </w:r>
      <w:r w:rsidR="00B7503C">
        <w:rPr>
          <w:rFonts w:hint="cs"/>
          <w:rtl/>
        </w:rPr>
        <w:t xml:space="preserve"> והטעם </w:t>
      </w:r>
      <w:r w:rsidRPr="00F40D4B">
        <w:rPr>
          <w:rtl/>
        </w:rPr>
        <w:t>משום דמחסרא משיכה</w:t>
      </w:r>
      <w:r w:rsidRPr="00F40D4B">
        <w:rPr>
          <w:rFonts w:hint="cs"/>
          <w:rtl/>
        </w:rPr>
        <w:t>.</w:t>
      </w:r>
    </w:p>
    <w:p w14:paraId="7F319D7C" w14:textId="011FF1CA" w:rsidR="00F707CE" w:rsidRPr="00F707CE" w:rsidRDefault="006F071F" w:rsidP="004B236F">
      <w:pPr>
        <w:pStyle w:val="36"/>
        <w:framePr w:wrap="notBeside"/>
        <w:rPr>
          <w:rtl/>
        </w:rPr>
      </w:pPr>
      <w:r w:rsidRPr="00F707CE">
        <w:rPr>
          <w:rtl/>
        </w:rPr>
        <w:t>ר</w:t>
      </w:r>
      <w:r w:rsidR="00AD3C88" w:rsidRPr="00F707CE">
        <w:rPr>
          <w:rFonts w:hint="cs"/>
          <w:rtl/>
        </w:rPr>
        <w:t xml:space="preserve">"פ </w:t>
      </w:r>
      <w:r w:rsidRPr="00F707CE">
        <w:rPr>
          <w:rtl/>
        </w:rPr>
        <w:t>לרבא</w:t>
      </w:r>
      <w:r w:rsidR="00F707CE" w:rsidRPr="00F707CE">
        <w:rPr>
          <w:rtl/>
        </w:rPr>
        <w:t>:</w:t>
      </w:r>
    </w:p>
    <w:p w14:paraId="61A86089" w14:textId="026531BC" w:rsidR="00A6533C" w:rsidRPr="00F40D4B" w:rsidRDefault="004B236F" w:rsidP="004B236F">
      <w:pPr>
        <w:rPr>
          <w:rtl/>
        </w:rPr>
      </w:pPr>
      <w:r>
        <w:rPr>
          <w:rFonts w:hint="cs"/>
          <w:rtl/>
        </w:rPr>
        <w:t xml:space="preserve">אולי תשומת יד נלמד </w:t>
      </w:r>
      <w:r w:rsidRPr="00213B53">
        <w:rPr>
          <w:rStyle w:val="affff8"/>
          <w:rFonts w:hint="cs"/>
          <w:rtl/>
        </w:rPr>
        <w:t>מעושק</w:t>
      </w:r>
      <w:r w:rsidR="00213B53">
        <w:rPr>
          <w:rFonts w:hint="cs"/>
          <w:rtl/>
        </w:rPr>
        <w:t>.</w:t>
      </w:r>
      <w:r>
        <w:rPr>
          <w:rFonts w:hint="cs"/>
          <w:rtl/>
        </w:rPr>
        <w:t xml:space="preserve"> </w:t>
      </w:r>
    </w:p>
    <w:p w14:paraId="460117B8" w14:textId="77777777" w:rsidR="00F707CE" w:rsidRPr="00F707CE" w:rsidRDefault="006F071F" w:rsidP="004B236F">
      <w:pPr>
        <w:pStyle w:val="36"/>
        <w:framePr w:wrap="notBeside"/>
        <w:rPr>
          <w:rtl/>
        </w:rPr>
      </w:pPr>
      <w:r w:rsidRPr="00F707CE">
        <w:rPr>
          <w:rtl/>
        </w:rPr>
        <w:t>- הב"ע</w:t>
      </w:r>
      <w:r w:rsidR="00F707CE" w:rsidRPr="00F707CE">
        <w:rPr>
          <w:rtl/>
        </w:rPr>
        <w:t>:</w:t>
      </w:r>
    </w:p>
    <w:p w14:paraId="531A36B4" w14:textId="2D7393FD" w:rsidR="006F071F" w:rsidRPr="00F40D4B" w:rsidRDefault="006F071F" w:rsidP="009B508D">
      <w:pPr>
        <w:rPr>
          <w:rtl/>
        </w:rPr>
      </w:pPr>
      <w:r w:rsidRPr="00F40D4B">
        <w:rPr>
          <w:rtl/>
        </w:rPr>
        <w:t>כגון שנטלו ממנו וחזרו והפקידו אצלו.</w:t>
      </w:r>
      <w:r w:rsidRPr="00F40D4B">
        <w:rPr>
          <w:rFonts w:hint="cs"/>
          <w:rtl/>
        </w:rPr>
        <w:t xml:space="preserve"> ותרי גווני פקדון</w:t>
      </w:r>
    </w:p>
    <w:p w14:paraId="07B21F86" w14:textId="36C78C30" w:rsidR="0033155A" w:rsidRDefault="006F071F" w:rsidP="0033155A">
      <w:pPr>
        <w:rPr>
          <w:rtl/>
        </w:rPr>
      </w:pPr>
      <w:r w:rsidRPr="00F40D4B">
        <w:rPr>
          <w:rFonts w:hint="cs"/>
          <w:rtl/>
        </w:rPr>
        <w:t xml:space="preserve">ואי </w:t>
      </w:r>
      <w:r w:rsidR="00213B53">
        <w:rPr>
          <w:rFonts w:hint="cs"/>
          <w:rtl/>
        </w:rPr>
        <w:t xml:space="preserve">חזר הכתוב </w:t>
      </w:r>
      <w:r w:rsidRPr="00F40D4B">
        <w:rPr>
          <w:rFonts w:hint="cs"/>
          <w:rtl/>
        </w:rPr>
        <w:t xml:space="preserve">לתשומת יד </w:t>
      </w:r>
      <w:r w:rsidR="00213B53">
        <w:rPr>
          <w:rFonts w:hint="cs"/>
          <w:rtl/>
        </w:rPr>
        <w:t xml:space="preserve">- </w:t>
      </w:r>
      <w:r w:rsidR="0033155A">
        <w:rPr>
          <w:rFonts w:hint="cs"/>
          <w:rtl/>
        </w:rPr>
        <w:t xml:space="preserve">לא היה מקום להוכיח </w:t>
      </w:r>
    </w:p>
    <w:p w14:paraId="2FB17DD2" w14:textId="6AC22549" w:rsidR="006F071F" w:rsidRPr="00F40D4B" w:rsidRDefault="00AD3C88" w:rsidP="009B508D">
      <w:pPr>
        <w:rPr>
          <w:rtl/>
        </w:rPr>
      </w:pPr>
      <w:r>
        <w:rPr>
          <w:rFonts w:hint="cs"/>
          <w:rtl/>
        </w:rPr>
        <w:t>עכשיו ש</w:t>
      </w:r>
      <w:r w:rsidR="006F071F" w:rsidRPr="00F40D4B">
        <w:rPr>
          <w:rtl/>
        </w:rPr>
        <w:t xml:space="preserve">לא </w:t>
      </w:r>
      <w:r>
        <w:rPr>
          <w:rFonts w:hint="cs"/>
          <w:rtl/>
        </w:rPr>
        <w:t xml:space="preserve">חזר הכתוב </w:t>
      </w:r>
      <w:r w:rsidR="006F071F" w:rsidRPr="00F40D4B">
        <w:rPr>
          <w:rtl/>
        </w:rPr>
        <w:t>- מסייע ל</w:t>
      </w:r>
      <w:r>
        <w:rPr>
          <w:rFonts w:hint="cs"/>
          <w:rtl/>
        </w:rPr>
        <w:t>ר''ל</w:t>
      </w:r>
      <w:r w:rsidR="006F071F" w:rsidRPr="00F40D4B">
        <w:rPr>
          <w:rtl/>
        </w:rPr>
        <w:t>.</w:t>
      </w:r>
    </w:p>
    <w:p w14:paraId="48F980D4" w14:textId="2082741E" w:rsidR="006F071F" w:rsidRPr="00F40D4B" w:rsidRDefault="006F071F" w:rsidP="00C27EB6">
      <w:pPr>
        <w:spacing w:after="60"/>
        <w:rPr>
          <w:rtl/>
        </w:rPr>
      </w:pPr>
      <w:r w:rsidRPr="00213B53">
        <w:rPr>
          <w:rStyle w:val="affffc"/>
          <w:rFonts w:hint="cs"/>
          <w:rtl/>
        </w:rPr>
        <w:t>וא</w:t>
      </w:r>
      <w:r w:rsidR="009F2D81">
        <w:rPr>
          <w:rStyle w:val="affffc"/>
          <w:rFonts w:hint="cs"/>
          <w:rtl/>
        </w:rPr>
        <w:t>ף</w:t>
      </w:r>
      <w:r w:rsidRPr="00213B53">
        <w:rPr>
          <w:rStyle w:val="affffc"/>
          <w:rFonts w:hint="cs"/>
          <w:rtl/>
        </w:rPr>
        <w:t xml:space="preserve"> </w:t>
      </w:r>
      <w:r w:rsidR="00213B53">
        <w:rPr>
          <w:rStyle w:val="affffc"/>
          <w:rFonts w:hint="cs"/>
          <w:rtl/>
        </w:rPr>
        <w:t>שמרבה</w:t>
      </w:r>
      <w:r w:rsidRPr="00F40D4B">
        <w:rPr>
          <w:rFonts w:hint="cs"/>
          <w:rtl/>
        </w:rPr>
        <w:t xml:space="preserve"> תשומת יד להשבון </w:t>
      </w:r>
      <w:r w:rsidRPr="00213B53">
        <w:rPr>
          <w:rStyle w:val="affffc"/>
          <w:rFonts w:hint="cs"/>
          <w:rtl/>
        </w:rPr>
        <w:t>מר''ש</w:t>
      </w:r>
      <w:r w:rsidRPr="00F40D4B">
        <w:rPr>
          <w:rFonts w:hint="cs"/>
          <w:rtl/>
        </w:rPr>
        <w:t xml:space="preserve"> </w:t>
      </w:r>
      <w:r w:rsidRPr="00213B53">
        <w:rPr>
          <w:rStyle w:val="affff8"/>
          <w:rFonts w:hint="cs"/>
          <w:rtl/>
        </w:rPr>
        <w:t>או מכל אשר ישבע עליו לשקר</w:t>
      </w:r>
      <w:r w:rsidRPr="00F40D4B">
        <w:rPr>
          <w:rFonts w:hint="cs"/>
          <w:rtl/>
        </w:rPr>
        <w:t xml:space="preserve"> ליתן האמור למעלה למטה</w:t>
      </w:r>
      <w:r w:rsidR="00213B53">
        <w:rPr>
          <w:rFonts w:hint="cs"/>
          <w:rtl/>
        </w:rPr>
        <w:t xml:space="preserve">, </w:t>
      </w:r>
      <w:r w:rsidR="009F2D81">
        <w:rPr>
          <w:rFonts w:hint="cs"/>
          <w:rtl/>
        </w:rPr>
        <w:t xml:space="preserve">- מיהא </w:t>
      </w:r>
      <w:r w:rsidRPr="00F40D4B">
        <w:rPr>
          <w:rtl/>
        </w:rPr>
        <w:t xml:space="preserve">בהדיא לא </w:t>
      </w:r>
      <w:r w:rsidR="00213B53">
        <w:rPr>
          <w:rFonts w:hint="cs"/>
          <w:rtl/>
        </w:rPr>
        <w:t>חזר הכתוב</w:t>
      </w:r>
      <w:r w:rsidRPr="00F40D4B">
        <w:rPr>
          <w:rtl/>
        </w:rPr>
        <w:t>.</w:t>
      </w:r>
    </w:p>
    <w:p w14:paraId="64B1CD65" w14:textId="6D632DF1" w:rsidR="00F707CE" w:rsidRPr="00F707CE" w:rsidRDefault="009F2D81" w:rsidP="009F2D81">
      <w:pPr>
        <w:pStyle w:val="36"/>
        <w:framePr w:wrap="notBeside"/>
        <w:rPr>
          <w:rtl/>
        </w:rPr>
      </w:pPr>
      <w:r w:rsidRPr="00F707CE">
        <w:rPr>
          <w:rFonts w:hint="cs"/>
          <w:rtl/>
        </w:rPr>
        <w:t xml:space="preserve">ב. </w:t>
      </w:r>
      <w:r w:rsidR="006F071F" w:rsidRPr="00F707CE">
        <w:rPr>
          <w:rtl/>
        </w:rPr>
        <w:t>מתני</w:t>
      </w:r>
      <w:r w:rsidRPr="00F707CE">
        <w:rPr>
          <w:rFonts w:hint="cs"/>
          <w:rtl/>
        </w:rPr>
        <w:t xml:space="preserve"> דתניא</w:t>
      </w:r>
      <w:r w:rsidR="00F707CE" w:rsidRPr="00F707CE">
        <w:rPr>
          <w:rFonts w:hint="cs"/>
          <w:rtl/>
        </w:rPr>
        <w:t>:</w:t>
      </w:r>
    </w:p>
    <w:p w14:paraId="3C725CEC" w14:textId="32F7BA46" w:rsidR="009F2D81" w:rsidRDefault="006F071F" w:rsidP="009B508D">
      <w:pPr>
        <w:rPr>
          <w:rtl/>
        </w:rPr>
      </w:pPr>
      <w:r w:rsidRPr="009F2D81">
        <w:rPr>
          <w:b/>
          <w:bCs/>
          <w:rtl/>
        </w:rPr>
        <w:t>נתנה לבלן מעל,</w:t>
      </w:r>
      <w:r w:rsidRPr="00F40D4B">
        <w:rPr>
          <w:rtl/>
        </w:rPr>
        <w:t xml:space="preserve"> </w:t>
      </w:r>
      <w:r w:rsidR="008E154E" w:rsidRPr="008E154E">
        <w:rPr>
          <w:rStyle w:val="afffff2"/>
          <w:rFonts w:hint="cs"/>
          <w:rtl/>
        </w:rPr>
        <w:t xml:space="preserve">שהמעות קונות </w:t>
      </w:r>
      <w:r w:rsidR="00D6245C">
        <w:rPr>
          <w:rStyle w:val="afffff2"/>
          <w:rFonts w:hint="cs"/>
          <w:rtl/>
        </w:rPr>
        <w:t>רק כ</w:t>
      </w:r>
      <w:r w:rsidR="008E154E" w:rsidRPr="008E154E">
        <w:rPr>
          <w:rStyle w:val="afffff2"/>
          <w:rFonts w:hint="cs"/>
          <w:rtl/>
        </w:rPr>
        <w:t>שאין משיכה</w:t>
      </w:r>
    </w:p>
    <w:p w14:paraId="63E5C5B9" w14:textId="719DB0CB" w:rsidR="00F707CE" w:rsidRPr="00F707CE" w:rsidRDefault="006F071F" w:rsidP="00C27EB6">
      <w:pPr>
        <w:pStyle w:val="36"/>
        <w:framePr w:wrap="notBeside"/>
        <w:rPr>
          <w:rtl/>
        </w:rPr>
      </w:pPr>
      <w:r w:rsidRPr="00F707CE">
        <w:rPr>
          <w:rtl/>
        </w:rPr>
        <w:t>רב</w:t>
      </w:r>
      <w:r w:rsidR="00F707CE" w:rsidRPr="00F707CE">
        <w:rPr>
          <w:rtl/>
        </w:rPr>
        <w:t>:</w:t>
      </w:r>
    </w:p>
    <w:p w14:paraId="26D02BD2" w14:textId="14217DDA" w:rsidR="006F071F" w:rsidRPr="00F40D4B" w:rsidRDefault="006F071F" w:rsidP="009B508D">
      <w:pPr>
        <w:rPr>
          <w:rtl/>
        </w:rPr>
      </w:pPr>
      <w:r w:rsidRPr="00F40D4B">
        <w:rPr>
          <w:rtl/>
        </w:rPr>
        <w:t xml:space="preserve">דוקא בלן </w:t>
      </w:r>
      <w:r w:rsidRPr="00F40D4B">
        <w:rPr>
          <w:rFonts w:hint="cs"/>
          <w:rtl/>
        </w:rPr>
        <w:t xml:space="preserve">אבל </w:t>
      </w:r>
      <w:r w:rsidR="00DA19AF">
        <w:rPr>
          <w:rFonts w:hint="cs"/>
          <w:rtl/>
        </w:rPr>
        <w:t xml:space="preserve">דבר אחר </w:t>
      </w:r>
      <w:r w:rsidRPr="00DA19AF">
        <w:rPr>
          <w:rStyle w:val="afffff2"/>
          <w:rFonts w:hint="cs"/>
          <w:rtl/>
        </w:rPr>
        <w:t>דמחסר משיכה</w:t>
      </w:r>
      <w:r w:rsidRPr="00F40D4B">
        <w:rPr>
          <w:rFonts w:hint="cs"/>
          <w:rtl/>
        </w:rPr>
        <w:t xml:space="preserve"> לא מעל עד </w:t>
      </w:r>
      <w:r w:rsidR="00DA19AF">
        <w:rPr>
          <w:rFonts w:hint="cs"/>
          <w:rtl/>
        </w:rPr>
        <w:t>שימשוך</w:t>
      </w:r>
      <w:r w:rsidRPr="00F40D4B">
        <w:rPr>
          <w:rtl/>
        </w:rPr>
        <w:t>.</w:t>
      </w:r>
    </w:p>
    <w:p w14:paraId="0BD58DC4" w14:textId="5AE8F2FD" w:rsidR="00F707CE" w:rsidRPr="00F707CE" w:rsidRDefault="006F071F" w:rsidP="00C27EB6">
      <w:pPr>
        <w:pStyle w:val="36"/>
        <w:framePr w:wrap="notBeside"/>
        <w:rPr>
          <w:rtl/>
        </w:rPr>
      </w:pPr>
      <w:r w:rsidRPr="00F707CE">
        <w:rPr>
          <w:rtl/>
        </w:rPr>
        <w:t>והתניא</w:t>
      </w:r>
      <w:r w:rsidR="00F707CE" w:rsidRPr="00F707CE">
        <w:rPr>
          <w:rtl/>
        </w:rPr>
        <w:t>:</w:t>
      </w:r>
    </w:p>
    <w:p w14:paraId="7DA03E70" w14:textId="00DF2686" w:rsidR="00B5115A" w:rsidRDefault="006F071F" w:rsidP="009B508D">
      <w:pPr>
        <w:rPr>
          <w:rtl/>
        </w:rPr>
      </w:pPr>
      <w:r w:rsidRPr="00F40D4B">
        <w:rPr>
          <w:rtl/>
        </w:rPr>
        <w:t xml:space="preserve">נתנה לספר - מעל, וספר הא בעי לממשך תספורת! </w:t>
      </w:r>
    </w:p>
    <w:p w14:paraId="616CB207" w14:textId="77777777" w:rsidR="00F707CE" w:rsidRPr="00F707CE" w:rsidRDefault="006F071F" w:rsidP="00B5115A">
      <w:pPr>
        <w:pStyle w:val="36"/>
        <w:framePr w:wrap="notBeside"/>
        <w:rPr>
          <w:rtl/>
        </w:rPr>
      </w:pPr>
      <w:r w:rsidRPr="00F707CE">
        <w:rPr>
          <w:rtl/>
        </w:rPr>
        <w:t>הב"ע</w:t>
      </w:r>
      <w:r w:rsidR="00F707CE" w:rsidRPr="00F707CE">
        <w:rPr>
          <w:rtl/>
        </w:rPr>
        <w:t>:</w:t>
      </w:r>
    </w:p>
    <w:p w14:paraId="1B2DD2DC" w14:textId="1AAC5CB1" w:rsidR="006F071F" w:rsidRPr="00F40D4B" w:rsidRDefault="006F071F" w:rsidP="009B508D">
      <w:pPr>
        <w:rPr>
          <w:rtl/>
        </w:rPr>
      </w:pPr>
      <w:r w:rsidRPr="00F40D4B">
        <w:rPr>
          <w:rtl/>
        </w:rPr>
        <w:t xml:space="preserve">בספר נכרי, </w:t>
      </w:r>
      <w:r w:rsidR="00DA19AF">
        <w:rPr>
          <w:rFonts w:hint="cs"/>
          <w:rtl/>
        </w:rPr>
        <w:t xml:space="preserve">שאינו </w:t>
      </w:r>
      <w:r w:rsidRPr="00F40D4B">
        <w:rPr>
          <w:rtl/>
        </w:rPr>
        <w:t>בר משיכה.</w:t>
      </w:r>
    </w:p>
    <w:p w14:paraId="0AF84236" w14:textId="6E8F96C2" w:rsidR="00F707CE" w:rsidRPr="00F707CE" w:rsidRDefault="006F071F" w:rsidP="00B5115A">
      <w:pPr>
        <w:pStyle w:val="36"/>
        <w:framePr w:wrap="notBeside"/>
        <w:rPr>
          <w:rtl/>
        </w:rPr>
      </w:pPr>
      <w:r w:rsidRPr="00F707CE">
        <w:rPr>
          <w:rFonts w:hint="cs"/>
          <w:rtl/>
        </w:rPr>
        <w:t>ותנ''ה</w:t>
      </w:r>
      <w:r w:rsidR="00F707CE" w:rsidRPr="00F707CE">
        <w:rPr>
          <w:rtl/>
        </w:rPr>
        <w:t>:</w:t>
      </w:r>
    </w:p>
    <w:p w14:paraId="47FF04E8" w14:textId="21F68FD2" w:rsidR="006F071F" w:rsidRPr="00F40D4B" w:rsidRDefault="006F071F" w:rsidP="009B508D">
      <w:pPr>
        <w:rPr>
          <w:rtl/>
        </w:rPr>
      </w:pPr>
      <w:r w:rsidRPr="00F40D4B">
        <w:rPr>
          <w:rtl/>
        </w:rPr>
        <w:t>נתנה לספר או לספן או לכל בעלי אומנות - לא מעל עד דמשך.</w:t>
      </w:r>
    </w:p>
    <w:p w14:paraId="29B10F0D" w14:textId="77777777" w:rsidR="00F707CE" w:rsidRPr="00F707CE" w:rsidRDefault="006F071F" w:rsidP="00DA19AF">
      <w:pPr>
        <w:pStyle w:val="36"/>
        <w:framePr w:wrap="notBeside"/>
        <w:rPr>
          <w:rtl/>
        </w:rPr>
      </w:pPr>
      <w:r w:rsidRPr="00F707CE">
        <w:rPr>
          <w:rtl/>
        </w:rPr>
        <w:lastRenderedPageBreak/>
        <w:t>- קשיין אהדדי!</w:t>
      </w:r>
      <w:r w:rsidR="00F707CE" w:rsidRPr="00F707CE">
        <w:rPr>
          <w:rtl/>
        </w:rPr>
        <w:t>:</w:t>
      </w:r>
    </w:p>
    <w:p w14:paraId="58392753" w14:textId="7110B9B3" w:rsidR="006F071F" w:rsidRPr="00F40D4B" w:rsidRDefault="006F071F" w:rsidP="00DA19AF">
      <w:pPr>
        <w:spacing w:after="60"/>
        <w:rPr>
          <w:rtl/>
        </w:rPr>
      </w:pPr>
      <w:r w:rsidRPr="00DA19AF">
        <w:rPr>
          <w:rStyle w:val="affffc"/>
          <w:rtl/>
        </w:rPr>
        <w:t>- אלא לאו ש"מ:</w:t>
      </w:r>
      <w:r w:rsidRPr="00F40D4B">
        <w:rPr>
          <w:rtl/>
        </w:rPr>
        <w:t xml:space="preserve"> כאן - בספר נכרי, כאן בספר ישראל</w:t>
      </w:r>
    </w:p>
    <w:p w14:paraId="42F9F5FD" w14:textId="6E494669" w:rsidR="00F707CE" w:rsidRPr="00F707CE" w:rsidRDefault="006F071F" w:rsidP="00DA19AF">
      <w:pPr>
        <w:pStyle w:val="36"/>
        <w:framePr w:wrap="notBeside"/>
        <w:rPr>
          <w:rtl/>
        </w:rPr>
      </w:pPr>
      <w:r w:rsidRPr="00F707CE">
        <w:rPr>
          <w:rtl/>
        </w:rPr>
        <w:t>- וכן א</w:t>
      </w:r>
      <w:r w:rsidRPr="00F707CE">
        <w:rPr>
          <w:rFonts w:hint="cs"/>
          <w:rtl/>
        </w:rPr>
        <w:t>ר"נ</w:t>
      </w:r>
      <w:r w:rsidR="00F707CE" w:rsidRPr="00F707CE">
        <w:rPr>
          <w:rtl/>
        </w:rPr>
        <w:t>:</w:t>
      </w:r>
    </w:p>
    <w:p w14:paraId="4EF6FB61" w14:textId="089B257E" w:rsidR="00A6533C" w:rsidRPr="00F40D4B" w:rsidRDefault="006F071F" w:rsidP="00216005">
      <w:pPr>
        <w:rPr>
          <w:rtl/>
        </w:rPr>
      </w:pPr>
      <w:r w:rsidRPr="00C27EB6">
        <w:rPr>
          <w:b/>
          <w:bCs/>
          <w:rtl/>
        </w:rPr>
        <w:t>דבר תורה מעות קונות.</w:t>
      </w:r>
      <w:r w:rsidRPr="00F40D4B">
        <w:rPr>
          <w:rFonts w:hint="cs"/>
          <w:rtl/>
        </w:rPr>
        <w:t xml:space="preserve"> </w:t>
      </w:r>
      <w:r w:rsidRPr="003F4325">
        <w:rPr>
          <w:rStyle w:val="affffc"/>
          <w:rtl/>
        </w:rPr>
        <w:t>ו</w:t>
      </w:r>
      <w:r w:rsidR="00216005">
        <w:rPr>
          <w:rStyle w:val="affffc"/>
          <w:rFonts w:hint="cs"/>
          <w:rtl/>
        </w:rPr>
        <w:t xml:space="preserve">לוי הגיה </w:t>
      </w:r>
      <w:r w:rsidRPr="003F4325">
        <w:rPr>
          <w:rStyle w:val="affffc"/>
          <w:rtl/>
        </w:rPr>
        <w:t>במתניתיה:</w:t>
      </w:r>
      <w:r w:rsidRPr="00F40D4B">
        <w:rPr>
          <w:rtl/>
        </w:rPr>
        <w:t xml:space="preserve"> נתנה לסיטון - מעל,</w:t>
      </w:r>
      <w:r w:rsidR="003F4325">
        <w:rPr>
          <w:rFonts w:hint="cs"/>
          <w:rtl/>
        </w:rPr>
        <w:t xml:space="preserve"> </w:t>
      </w:r>
      <w:r w:rsidR="003F4325">
        <w:rPr>
          <w:rtl/>
        </w:rPr>
        <w:tab/>
      </w:r>
      <w:r w:rsidR="003F4325">
        <w:rPr>
          <w:rtl/>
        </w:rPr>
        <w:tab/>
      </w:r>
      <w:r w:rsidR="003F4325">
        <w:rPr>
          <w:rtl/>
        </w:rPr>
        <w:tab/>
      </w:r>
      <w:r w:rsidR="003F4325">
        <w:rPr>
          <w:rtl/>
        </w:rPr>
        <w:tab/>
      </w:r>
      <w:r w:rsidR="003F4325">
        <w:rPr>
          <w:rtl/>
        </w:rPr>
        <w:tab/>
      </w:r>
      <w:r w:rsidR="003F4325">
        <w:rPr>
          <w:rtl/>
        </w:rPr>
        <w:tab/>
      </w:r>
      <w:r w:rsidR="003F4325">
        <w:rPr>
          <w:rtl/>
        </w:rPr>
        <w:tab/>
      </w:r>
      <w:r w:rsidR="00216005">
        <w:rPr>
          <w:rtl/>
        </w:rPr>
        <w:tab/>
      </w:r>
      <w:r w:rsidR="00216005">
        <w:rPr>
          <w:rtl/>
        </w:rPr>
        <w:tab/>
      </w:r>
      <w:r w:rsidR="00216005">
        <w:rPr>
          <w:rtl/>
        </w:rPr>
        <w:tab/>
      </w:r>
      <w:r w:rsidR="00216005">
        <w:rPr>
          <w:rtl/>
        </w:rPr>
        <w:tab/>
      </w:r>
      <w:r w:rsidR="00216005">
        <w:rPr>
          <w:rtl/>
        </w:rPr>
        <w:tab/>
      </w:r>
      <w:r w:rsidR="00216005">
        <w:rPr>
          <w:rtl/>
        </w:rPr>
        <w:tab/>
      </w:r>
      <w:r w:rsidR="00216005">
        <w:rPr>
          <w:rtl/>
        </w:rPr>
        <w:tab/>
      </w:r>
      <w:r w:rsidR="00216005">
        <w:rPr>
          <w:rtl/>
        </w:rPr>
        <w:tab/>
      </w:r>
      <w:r w:rsidRPr="003F4325">
        <w:rPr>
          <w:rStyle w:val="affffc"/>
          <w:rFonts w:hint="cs"/>
          <w:rtl/>
        </w:rPr>
        <w:t>ולא קשה לר''ל</w:t>
      </w:r>
      <w:r w:rsidRPr="00F40D4B">
        <w:rPr>
          <w:rFonts w:hint="cs"/>
          <w:rtl/>
        </w:rPr>
        <w:t xml:space="preserve"> דהא מני ר''ש היא</w:t>
      </w:r>
      <w:r w:rsidR="003F4325">
        <w:rPr>
          <w:rFonts w:hint="cs"/>
          <w:rtl/>
        </w:rPr>
        <w:t>.</w:t>
      </w:r>
    </w:p>
    <w:p w14:paraId="0C7B9CAB" w14:textId="77777777" w:rsidR="00A6533C" w:rsidRPr="00F40D4B" w:rsidRDefault="00A6533C" w:rsidP="00A6533C">
      <w:pPr>
        <w:pStyle w:val="aff9"/>
        <w:rPr>
          <w:rtl/>
        </w:rPr>
      </w:pPr>
      <w:r w:rsidRPr="00F40D4B">
        <w:rPr>
          <w:rtl/>
        </w:rPr>
        <w:t>***</w:t>
      </w:r>
    </w:p>
    <w:p w14:paraId="73DD0EA7" w14:textId="77777777" w:rsidR="004878BE" w:rsidRDefault="006F071F" w:rsidP="004878BE">
      <w:pPr>
        <w:pStyle w:val="affe"/>
        <w:framePr w:wrap="around"/>
        <w:rPr>
          <w:rtl/>
        </w:rPr>
      </w:pPr>
      <w:r w:rsidRPr="00F40D4B">
        <w:rPr>
          <w:rtl/>
        </w:rPr>
        <w:t>מח:</w:t>
      </w:r>
    </w:p>
    <w:p w14:paraId="26E13F2E" w14:textId="0D4FB6A2" w:rsidR="006F071F" w:rsidRPr="00F40D4B" w:rsidRDefault="00D201E6" w:rsidP="00D201E6">
      <w:pPr>
        <w:pStyle w:val="afffb"/>
        <w:rPr>
          <w:rtl/>
        </w:rPr>
      </w:pPr>
      <w:ins w:id="9889" w:author="מספור קטעי משנה" w:date="2026-10-06T06:45:11Z">
        <w:r>
          <w:rPr>
            <w:rStyle w:val="MisparKeta"/>
          </w:rPr>
          <w:t xml:space="preserve">א. </w:t>
        </w:r>
      </w:ins>
      <w:r>
        <w:rPr>
          <w:rFonts w:hint="cs"/>
          <w:rtl/>
        </w:rPr>
        <w:t xml:space="preserve">נתן מעות ולא משך פירות יכול לחזור בו </w:t>
      </w:r>
      <w:r w:rsidR="006F071F" w:rsidRPr="00F40D4B">
        <w:rPr>
          <w:rtl/>
        </w:rPr>
        <w:t>אבל אמרו מי שפרע ו</w:t>
      </w:r>
      <w:r>
        <w:rPr>
          <w:rFonts w:hint="cs"/>
          <w:rtl/>
        </w:rPr>
        <w:t>כו</w:t>
      </w:r>
    </w:p>
    <w:p w14:paraId="72D0F2D9" w14:textId="2369017E" w:rsidR="00F707CE" w:rsidRPr="00F707CE" w:rsidRDefault="006F071F" w:rsidP="00D201E6">
      <w:pPr>
        <w:pStyle w:val="36"/>
        <w:framePr w:wrap="notBeside"/>
        <w:rPr>
          <w:rtl/>
        </w:rPr>
      </w:pPr>
      <w:r w:rsidRPr="00F707CE">
        <w:rPr>
          <w:rtl/>
        </w:rPr>
        <w:t>אביי</w:t>
      </w:r>
      <w:r w:rsidR="00F707CE" w:rsidRPr="00F707CE">
        <w:rPr>
          <w:rtl/>
        </w:rPr>
        <w:t>:</w:t>
      </w:r>
    </w:p>
    <w:p w14:paraId="2A419BDB" w14:textId="0A5ED2FD" w:rsidR="006F071F" w:rsidRPr="00F40D4B" w:rsidRDefault="00D201E6" w:rsidP="009B508D">
      <w:pPr>
        <w:rPr>
          <w:rtl/>
        </w:rPr>
      </w:pPr>
      <w:r>
        <w:rPr>
          <w:rFonts w:hint="cs"/>
          <w:rtl/>
        </w:rPr>
        <w:t>מודיעים לו</w:t>
      </w:r>
      <w:r w:rsidR="006F071F" w:rsidRPr="00F40D4B">
        <w:rPr>
          <w:rtl/>
        </w:rPr>
        <w:t>,</w:t>
      </w:r>
      <w:r w:rsidR="009F2D97">
        <w:rPr>
          <w:rFonts w:hint="cs"/>
          <w:rtl/>
        </w:rPr>
        <w:t xml:space="preserve"> ולא מקללים </w:t>
      </w:r>
      <w:r w:rsidR="006F071F" w:rsidRPr="00F40D4B">
        <w:rPr>
          <w:rtl/>
        </w:rPr>
        <w:t xml:space="preserve"> ד</w:t>
      </w:r>
      <w:r w:rsidR="006F071F" w:rsidRPr="009F2D97">
        <w:rPr>
          <w:rStyle w:val="affff8"/>
          <w:rFonts w:hint="cs"/>
          <w:rtl/>
        </w:rPr>
        <w:t>'</w:t>
      </w:r>
      <w:r w:rsidR="006F071F" w:rsidRPr="009F2D97">
        <w:rPr>
          <w:rStyle w:val="affff8"/>
          <w:rtl/>
        </w:rPr>
        <w:t>ונשיא בעמך לא תאר</w:t>
      </w:r>
      <w:r w:rsidR="006F071F" w:rsidRPr="009F2D97">
        <w:rPr>
          <w:rStyle w:val="affff8"/>
          <w:rFonts w:hint="cs"/>
          <w:rtl/>
        </w:rPr>
        <w:t>'</w:t>
      </w:r>
      <w:r w:rsidR="006F071F" w:rsidRPr="009F2D97">
        <w:rPr>
          <w:rStyle w:val="affff8"/>
          <w:rtl/>
        </w:rPr>
        <w:t>.</w:t>
      </w:r>
    </w:p>
    <w:p w14:paraId="30A099F4" w14:textId="177FAF74" w:rsidR="00F707CE" w:rsidRPr="00F707CE" w:rsidRDefault="006F071F" w:rsidP="009F2D97">
      <w:pPr>
        <w:pStyle w:val="36"/>
        <w:framePr w:wrap="notBeside"/>
        <w:rPr>
          <w:rtl/>
        </w:rPr>
      </w:pPr>
      <w:r w:rsidRPr="00F707CE">
        <w:rPr>
          <w:rtl/>
        </w:rPr>
        <w:t>רבא</w:t>
      </w:r>
      <w:r w:rsidR="00F707CE" w:rsidRPr="00F707CE">
        <w:rPr>
          <w:rtl/>
        </w:rPr>
        <w:t>:</w:t>
      </w:r>
    </w:p>
    <w:p w14:paraId="3204F9B9" w14:textId="55015ED9" w:rsidR="006F071F" w:rsidRPr="00F40D4B" w:rsidRDefault="009F2D97" w:rsidP="009B508D">
      <w:pPr>
        <w:rPr>
          <w:rtl/>
        </w:rPr>
      </w:pPr>
      <w:r>
        <w:rPr>
          <w:rFonts w:hint="cs"/>
          <w:rtl/>
        </w:rPr>
        <w:t xml:space="preserve">מקללים </w:t>
      </w:r>
      <w:r w:rsidR="006F071F" w:rsidRPr="009F2D97">
        <w:rPr>
          <w:rtl/>
        </w:rPr>
        <w:t>ד</w:t>
      </w:r>
      <w:r w:rsidR="006F071F" w:rsidRPr="009F2D97">
        <w:rPr>
          <w:rStyle w:val="affff8"/>
          <w:rFonts w:hint="cs"/>
          <w:rtl/>
        </w:rPr>
        <w:t>'</w:t>
      </w:r>
      <w:r w:rsidR="006F071F" w:rsidRPr="009F2D97">
        <w:rPr>
          <w:rStyle w:val="affff8"/>
          <w:rtl/>
        </w:rPr>
        <w:t>בעמך</w:t>
      </w:r>
      <w:r w:rsidR="006F071F" w:rsidRPr="009F2D97">
        <w:rPr>
          <w:rStyle w:val="affff8"/>
          <w:rFonts w:hint="cs"/>
          <w:rtl/>
        </w:rPr>
        <w:t>'</w:t>
      </w:r>
      <w:r w:rsidR="006F071F" w:rsidRPr="009F2D97">
        <w:rPr>
          <w:rStyle w:val="affff8"/>
          <w:rtl/>
        </w:rPr>
        <w:t xml:space="preserve"> -</w:t>
      </w:r>
      <w:r w:rsidR="006F071F" w:rsidRPr="00F40D4B">
        <w:rPr>
          <w:rtl/>
        </w:rPr>
        <w:t xml:space="preserve"> בעושה מעשה עמך.</w:t>
      </w:r>
    </w:p>
    <w:p w14:paraId="34412CDF" w14:textId="77777777" w:rsidR="00F707CE" w:rsidRPr="00F707CE" w:rsidRDefault="006F071F" w:rsidP="009F2D97">
      <w:pPr>
        <w:pStyle w:val="36"/>
        <w:framePr w:wrap="notBeside"/>
        <w:rPr>
          <w:rtl/>
        </w:rPr>
      </w:pPr>
      <w:r w:rsidRPr="00F707CE">
        <w:rPr>
          <w:rFonts w:hint="cs"/>
          <w:rtl/>
        </w:rPr>
        <w:t>רבא- מדרחב''י</w:t>
      </w:r>
      <w:r w:rsidR="00F707CE" w:rsidRPr="00F707CE">
        <w:rPr>
          <w:rtl/>
        </w:rPr>
        <w:t>:</w:t>
      </w:r>
    </w:p>
    <w:p w14:paraId="708A0BDE" w14:textId="1C3EE76E" w:rsidR="00A6533C" w:rsidRPr="00F40D4B" w:rsidRDefault="006F071F" w:rsidP="001B77B5">
      <w:pPr>
        <w:rPr>
          <w:rtl/>
        </w:rPr>
      </w:pPr>
      <w:r w:rsidRPr="00F40D4B">
        <w:rPr>
          <w:rFonts w:hint="cs"/>
          <w:rtl/>
        </w:rPr>
        <w:t xml:space="preserve">הביאו לו כסף </w:t>
      </w:r>
      <w:r w:rsidR="001B77B5">
        <w:rPr>
          <w:rFonts w:hint="cs"/>
          <w:rtl/>
        </w:rPr>
        <w:t>על המלח, ש</w:t>
      </w:r>
      <w:r w:rsidRPr="00F40D4B">
        <w:rPr>
          <w:rFonts w:hint="cs"/>
          <w:rtl/>
        </w:rPr>
        <w:t>בסוף התייקר</w:t>
      </w:r>
      <w:r w:rsidR="001B77B5">
        <w:rPr>
          <w:rFonts w:hint="cs"/>
          <w:rtl/>
        </w:rPr>
        <w:t xml:space="preserve">, </w:t>
      </w:r>
      <w:r w:rsidRPr="001B77B5">
        <w:rPr>
          <w:rStyle w:val="affffc"/>
          <w:rFonts w:hint="cs"/>
          <w:rtl/>
        </w:rPr>
        <w:t>וא''ל רי''ו</w:t>
      </w:r>
      <w:r w:rsidRPr="00F40D4B">
        <w:rPr>
          <w:rFonts w:hint="cs"/>
          <w:rtl/>
        </w:rPr>
        <w:t xml:space="preserve"> שיתן להם ואי לא יקבל עליו מי שפרע </w:t>
      </w:r>
      <w:r w:rsidRPr="00A735FF">
        <w:rPr>
          <w:rStyle w:val="affffc"/>
          <w:rFonts w:hint="cs"/>
          <w:rtl/>
        </w:rPr>
        <w:t xml:space="preserve">והא רחב'י </w:t>
      </w:r>
      <w:r w:rsidR="00A735FF">
        <w:rPr>
          <w:rFonts w:hint="cs"/>
          <w:rtl/>
        </w:rPr>
        <w:t xml:space="preserve">א''צ לדעת </w:t>
      </w:r>
      <w:r w:rsidRPr="00F40D4B">
        <w:rPr>
          <w:rFonts w:hint="cs"/>
          <w:rtl/>
        </w:rPr>
        <w:t xml:space="preserve">אלא </w:t>
      </w:r>
      <w:r w:rsidR="00A735FF">
        <w:rPr>
          <w:rFonts w:hint="cs"/>
          <w:rtl/>
        </w:rPr>
        <w:t>לקללה הוא</w:t>
      </w:r>
    </w:p>
    <w:p w14:paraId="4EB0BFEA" w14:textId="77777777" w:rsidR="00F707CE" w:rsidRPr="00F707CE" w:rsidRDefault="006F071F" w:rsidP="00A735FF">
      <w:pPr>
        <w:pStyle w:val="36"/>
        <w:framePr w:wrap="notBeside"/>
        <w:rPr>
          <w:rtl/>
        </w:rPr>
      </w:pPr>
      <w:r w:rsidRPr="00F707CE">
        <w:rPr>
          <w:rFonts w:hint="cs"/>
          <w:rtl/>
        </w:rPr>
        <w:t>ודחי'</w:t>
      </w:r>
      <w:r w:rsidR="00F707CE" w:rsidRPr="00F707CE">
        <w:rPr>
          <w:rtl/>
        </w:rPr>
        <w:t>:</w:t>
      </w:r>
    </w:p>
    <w:p w14:paraId="4B3C33A6" w14:textId="43632C8C" w:rsidR="006F071F" w:rsidRPr="00F40D4B" w:rsidRDefault="006F071F" w:rsidP="00A735FF">
      <w:pPr>
        <w:rPr>
          <w:rtl/>
        </w:rPr>
      </w:pPr>
      <w:r w:rsidRPr="00A735FF">
        <w:rPr>
          <w:rStyle w:val="affffc"/>
          <w:rFonts w:hint="cs"/>
          <w:rtl/>
        </w:rPr>
        <w:t>דוכי רחב''י</w:t>
      </w:r>
      <w:r w:rsidRPr="00F40D4B">
        <w:rPr>
          <w:rFonts w:hint="cs"/>
          <w:rtl/>
        </w:rPr>
        <w:t xml:space="preserve"> לקבל עליו קללת רבנן? </w:t>
      </w:r>
      <w:r w:rsidRPr="00A735FF">
        <w:rPr>
          <w:rStyle w:val="affffc"/>
          <w:rFonts w:hint="cs"/>
          <w:rtl/>
        </w:rPr>
        <w:t>אלא</w:t>
      </w:r>
      <w:r w:rsidRPr="00F40D4B">
        <w:rPr>
          <w:rFonts w:hint="cs"/>
          <w:rtl/>
        </w:rPr>
        <w:t xml:space="preserve"> שהביא לו ערבון </w:t>
      </w:r>
      <w:r w:rsidRPr="00A735FF">
        <w:rPr>
          <w:rStyle w:val="affffc"/>
          <w:rFonts w:hint="cs"/>
          <w:rtl/>
        </w:rPr>
        <w:t>וס''ל</w:t>
      </w:r>
      <w:r w:rsidRPr="00F40D4B">
        <w:rPr>
          <w:rFonts w:hint="cs"/>
          <w:rtl/>
        </w:rPr>
        <w:t xml:space="preserve"> </w:t>
      </w:r>
      <w:r w:rsidR="00A735FF">
        <w:rPr>
          <w:rFonts w:hint="cs"/>
          <w:rtl/>
        </w:rPr>
        <w:t xml:space="preserve">שרק </w:t>
      </w:r>
      <w:r w:rsidRPr="00F40D4B">
        <w:rPr>
          <w:rFonts w:hint="cs"/>
          <w:rtl/>
        </w:rPr>
        <w:t>כנגדו הוא קונה</w:t>
      </w:r>
      <w:r w:rsidR="00A735FF">
        <w:rPr>
          <w:rFonts w:hint="cs"/>
          <w:rtl/>
        </w:rPr>
        <w:t xml:space="preserve">, </w:t>
      </w:r>
      <w:r w:rsidRPr="00A735FF">
        <w:rPr>
          <w:rStyle w:val="affffc"/>
          <w:rFonts w:hint="cs"/>
          <w:rtl/>
        </w:rPr>
        <w:t>וא''ל רי''ו</w:t>
      </w:r>
      <w:r w:rsidRPr="00F40D4B">
        <w:rPr>
          <w:rFonts w:hint="cs"/>
          <w:rtl/>
        </w:rPr>
        <w:t xml:space="preserve"> דכנגד כולו הוא קונה</w:t>
      </w:r>
    </w:p>
    <w:p w14:paraId="2F8E1231" w14:textId="75246CAA" w:rsidR="00197131" w:rsidRDefault="00A735FF" w:rsidP="002B18AA">
      <w:pPr>
        <w:pStyle w:val="affff9"/>
        <w:rPr>
          <w:rtl/>
        </w:rPr>
      </w:pPr>
      <w:r>
        <w:rPr>
          <w:rFonts w:hint="cs"/>
          <w:rtl/>
        </w:rPr>
        <w:t>ערבון</w:t>
      </w:r>
      <w:r w:rsidR="00197131">
        <w:rPr>
          <w:rFonts w:hint="cs"/>
          <w:rtl/>
        </w:rPr>
        <w:t xml:space="preserve">: </w:t>
      </w:r>
      <w:r>
        <w:rPr>
          <w:rFonts w:hint="cs"/>
          <w:rtl/>
        </w:rPr>
        <w:t xml:space="preserve"> רב: כנגדו הוא קונה, רי''ו כנגד כולו </w:t>
      </w:r>
      <w:r w:rsidR="00197131">
        <w:rPr>
          <w:rFonts w:hint="cs"/>
          <w:rtl/>
        </w:rPr>
        <w:t>קונה</w:t>
      </w:r>
    </w:p>
    <w:p w14:paraId="5FACE8E8" w14:textId="38BF68B5" w:rsidR="00F707CE" w:rsidRPr="00F707CE" w:rsidRDefault="006F071F" w:rsidP="00197131">
      <w:pPr>
        <w:pStyle w:val="36"/>
        <w:framePr w:wrap="notBeside"/>
        <w:rPr>
          <w:rtl/>
        </w:rPr>
      </w:pPr>
      <w:r w:rsidRPr="00F707CE">
        <w:rPr>
          <w:rtl/>
        </w:rPr>
        <w:t>מיתיבי</w:t>
      </w:r>
      <w:r w:rsidR="00F707CE" w:rsidRPr="00F707CE">
        <w:rPr>
          <w:rtl/>
        </w:rPr>
        <w:t>:</w:t>
      </w:r>
    </w:p>
    <w:p w14:paraId="563C98CC" w14:textId="6DBF51AA" w:rsidR="00A6533C" w:rsidRPr="00F40D4B" w:rsidRDefault="006F071F" w:rsidP="009B508D">
      <w:pPr>
        <w:rPr>
          <w:rtl/>
        </w:rPr>
      </w:pPr>
      <w:r w:rsidRPr="00197131">
        <w:rPr>
          <w:b/>
          <w:bCs/>
          <w:rtl/>
        </w:rPr>
        <w:t>הנותן ערבון לחבירו,</w:t>
      </w:r>
      <w:r w:rsidRPr="00F40D4B">
        <w:rPr>
          <w:rtl/>
        </w:rPr>
        <w:t xml:space="preserve"> </w:t>
      </w:r>
      <w:r w:rsidRPr="00197131">
        <w:rPr>
          <w:rStyle w:val="affffc"/>
          <w:rtl/>
        </w:rPr>
        <w:t>ואמר לו:</w:t>
      </w:r>
      <w:r w:rsidRPr="00F40D4B">
        <w:rPr>
          <w:rtl/>
        </w:rPr>
        <w:t xml:space="preserve"> אם אני חוזר בי ערבוני מחול לך,</w:t>
      </w:r>
    </w:p>
    <w:p w14:paraId="0B4AE0C0" w14:textId="77777777" w:rsidR="00A6533C" w:rsidRPr="00F40D4B" w:rsidRDefault="006F071F" w:rsidP="002B18AA">
      <w:pPr>
        <w:ind w:left="565" w:firstLine="113"/>
        <w:rPr>
          <w:rtl/>
        </w:rPr>
      </w:pPr>
      <w:r w:rsidRPr="00197131">
        <w:rPr>
          <w:rStyle w:val="affffc"/>
          <w:rtl/>
        </w:rPr>
        <w:t>והלה אמר לו:</w:t>
      </w:r>
      <w:r w:rsidRPr="00F40D4B">
        <w:rPr>
          <w:rtl/>
        </w:rPr>
        <w:t xml:space="preserve"> אם אני אחזור בי - אכפול לך ערבונך,</w:t>
      </w:r>
    </w:p>
    <w:p w14:paraId="6DCD230C" w14:textId="77777777" w:rsidR="00F707CE" w:rsidRPr="00F707CE" w:rsidRDefault="006F071F" w:rsidP="0044593F">
      <w:pPr>
        <w:pStyle w:val="36"/>
        <w:framePr w:wrap="notBeside"/>
        <w:rPr>
          <w:rtl/>
        </w:rPr>
      </w:pPr>
      <w:r w:rsidRPr="00F707CE">
        <w:rPr>
          <w:rFonts w:hint="cs"/>
          <w:rtl/>
        </w:rPr>
        <w:t>לרבי יוסי</w:t>
      </w:r>
      <w:r w:rsidR="00F707CE" w:rsidRPr="00F707CE">
        <w:rPr>
          <w:rtl/>
        </w:rPr>
        <w:t>:</w:t>
      </w:r>
    </w:p>
    <w:p w14:paraId="5EFB7F2D" w14:textId="076FF9C1" w:rsidR="0044593F" w:rsidRDefault="006F071F" w:rsidP="00197131">
      <w:pPr>
        <w:rPr>
          <w:rtl/>
        </w:rPr>
      </w:pPr>
      <w:r w:rsidRPr="00F40D4B">
        <w:rPr>
          <w:rtl/>
        </w:rPr>
        <w:t xml:space="preserve">נתקיימו התנאים </w:t>
      </w:r>
      <w:r w:rsidRPr="00F40D4B">
        <w:rPr>
          <w:rFonts w:hint="cs"/>
          <w:rtl/>
        </w:rPr>
        <w:t>ד</w:t>
      </w:r>
      <w:r w:rsidRPr="00F40D4B">
        <w:rPr>
          <w:rtl/>
        </w:rPr>
        <w:t>אסמכתא קניא.</w:t>
      </w:r>
      <w:r w:rsidR="00197131">
        <w:rPr>
          <w:rFonts w:hint="cs"/>
          <w:rtl/>
        </w:rPr>
        <w:t xml:space="preserve"> </w:t>
      </w:r>
    </w:p>
    <w:p w14:paraId="66CC0767" w14:textId="5AD2B6DE" w:rsidR="00F707CE" w:rsidRPr="00F707CE" w:rsidRDefault="00197131" w:rsidP="0044593F">
      <w:pPr>
        <w:pStyle w:val="36"/>
        <w:framePr w:wrap="notBeside"/>
        <w:rPr>
          <w:rtl/>
        </w:rPr>
      </w:pPr>
      <w:r w:rsidRPr="00F707CE">
        <w:rPr>
          <w:rFonts w:hint="cs"/>
          <w:rtl/>
        </w:rPr>
        <w:t>ר</w:t>
      </w:r>
      <w:r w:rsidR="006F071F" w:rsidRPr="00F707CE">
        <w:rPr>
          <w:rFonts w:hint="cs"/>
          <w:rtl/>
        </w:rPr>
        <w:t>"י</w:t>
      </w:r>
      <w:r w:rsidR="00F707CE" w:rsidRPr="00F707CE">
        <w:rPr>
          <w:rtl/>
        </w:rPr>
        <w:t>:</w:t>
      </w:r>
    </w:p>
    <w:p w14:paraId="501EAF9E" w14:textId="71C67D91" w:rsidR="006F071F" w:rsidRPr="00F40D4B" w:rsidRDefault="006F071F" w:rsidP="00197131">
      <w:pPr>
        <w:rPr>
          <w:rtl/>
        </w:rPr>
      </w:pPr>
      <w:r w:rsidRPr="00F40D4B">
        <w:rPr>
          <w:rtl/>
        </w:rPr>
        <w:t>דיו שיקנה כנגד ערבונו.</w:t>
      </w:r>
    </w:p>
    <w:p w14:paraId="3BF686F4" w14:textId="7F53DFDC" w:rsidR="00F707CE" w:rsidRPr="00F707CE" w:rsidRDefault="006F071F" w:rsidP="00197131">
      <w:pPr>
        <w:pStyle w:val="36"/>
        <w:framePr w:wrap="notBeside"/>
        <w:rPr>
          <w:rtl/>
        </w:rPr>
      </w:pPr>
      <w:r w:rsidRPr="00F707CE">
        <w:rPr>
          <w:rFonts w:hint="cs"/>
          <w:rtl/>
        </w:rPr>
        <w:t>רשב''ג</w:t>
      </w:r>
      <w:r w:rsidRPr="00F707CE">
        <w:rPr>
          <w:rtl/>
        </w:rPr>
        <w:t>:</w:t>
      </w:r>
      <w:r w:rsidR="00BD72D6" w:rsidRPr="00F707CE">
        <w:rPr>
          <w:rFonts w:hint="cs"/>
          <w:rtl/>
        </w:rPr>
        <w:t xml:space="preserve"> בד''א</w:t>
      </w:r>
      <w:r w:rsidR="00F707CE" w:rsidRPr="00F707CE">
        <w:rPr>
          <w:rFonts w:hint="cs"/>
          <w:rtl/>
        </w:rPr>
        <w:t>:</w:t>
      </w:r>
    </w:p>
    <w:p w14:paraId="03AF67D6" w14:textId="3C44F1A1" w:rsidR="006F071F" w:rsidRPr="00F40D4B" w:rsidRDefault="006F071F" w:rsidP="009B508D">
      <w:pPr>
        <w:rPr>
          <w:rtl/>
        </w:rPr>
      </w:pPr>
      <w:r w:rsidRPr="00F40D4B">
        <w:rPr>
          <w:rtl/>
        </w:rPr>
        <w:t>בזמן שאמר לו ערבוני יקון.</w:t>
      </w:r>
    </w:p>
    <w:p w14:paraId="7B2F2FC4" w14:textId="77777777" w:rsidR="006F071F" w:rsidRPr="00F40D4B" w:rsidRDefault="006F071F" w:rsidP="009B508D">
      <w:pPr>
        <w:rPr>
          <w:rtl/>
        </w:rPr>
      </w:pPr>
      <w:r w:rsidRPr="00F40D4B">
        <w:rPr>
          <w:rtl/>
        </w:rPr>
        <w:t>אבל מכר לו בית או שדה באלף זוז, ופרע לו מהם חמש מאות זוז - קנה, ומחזיר לו את השאר אפילו לאחר כמה שנים.</w:t>
      </w:r>
    </w:p>
    <w:p w14:paraId="6099C05F" w14:textId="77777777" w:rsidR="00F707CE" w:rsidRPr="00F707CE" w:rsidRDefault="006F071F" w:rsidP="00197131">
      <w:pPr>
        <w:pStyle w:val="36"/>
        <w:framePr w:wrap="notBeside"/>
        <w:rPr>
          <w:rtl/>
        </w:rPr>
      </w:pPr>
      <w:r w:rsidRPr="00F707CE">
        <w:rPr>
          <w:rFonts w:hint="cs"/>
          <w:rtl/>
        </w:rPr>
        <w:t>אין להוכיח</w:t>
      </w:r>
      <w:r w:rsidR="00F707CE" w:rsidRPr="00F707CE">
        <w:rPr>
          <w:rtl/>
        </w:rPr>
        <w:t>:</w:t>
      </w:r>
    </w:p>
    <w:p w14:paraId="5C4866CA" w14:textId="7BA413D5" w:rsidR="006F071F" w:rsidRPr="00BD72D6" w:rsidRDefault="006F071F" w:rsidP="00DD29D1">
      <w:pPr>
        <w:rPr>
          <w:rtl/>
        </w:rPr>
      </w:pPr>
      <w:r w:rsidRPr="00F40D4B">
        <w:rPr>
          <w:rFonts w:hint="cs"/>
          <w:rtl/>
        </w:rPr>
        <w:t>דה''ה למטלטלין דב</w:t>
      </w:r>
      <w:r w:rsidRPr="00F40D4B">
        <w:rPr>
          <w:rtl/>
        </w:rPr>
        <w:t>סתמא קני לכולהו.</w:t>
      </w:r>
      <w:r w:rsidRPr="00F40D4B">
        <w:rPr>
          <w:rFonts w:hint="cs"/>
          <w:rtl/>
        </w:rPr>
        <w:t>- דמטלטלין ב</w:t>
      </w:r>
      <w:r w:rsidRPr="00F40D4B">
        <w:rPr>
          <w:rtl/>
        </w:rPr>
        <w:t>סתמא ל</w:t>
      </w:r>
      <w:r w:rsidRPr="00BD72D6">
        <w:rPr>
          <w:rtl/>
        </w:rPr>
        <w:t>א קני.</w:t>
      </w:r>
    </w:p>
    <w:p w14:paraId="609C457F" w14:textId="073E0774" w:rsidR="006F071F" w:rsidRPr="00F40D4B" w:rsidRDefault="006F071F" w:rsidP="00DD29D1">
      <w:pPr>
        <w:spacing w:after="60"/>
        <w:rPr>
          <w:rtl/>
        </w:rPr>
      </w:pPr>
      <w:r w:rsidRPr="00BD72D6">
        <w:rPr>
          <w:rFonts w:hint="cs"/>
          <w:rtl/>
        </w:rPr>
        <w:lastRenderedPageBreak/>
        <w:t xml:space="preserve">דדוקא </w:t>
      </w:r>
      <w:r w:rsidRPr="00BD72D6">
        <w:rPr>
          <w:rtl/>
        </w:rPr>
        <w:t xml:space="preserve">קרקע </w:t>
      </w:r>
      <w:r w:rsidR="0044593F" w:rsidRPr="00BD72D6">
        <w:rPr>
          <w:rFonts w:hint="cs"/>
          <w:rtl/>
        </w:rPr>
        <w:t xml:space="preserve">דבכסף </w:t>
      </w:r>
      <w:r w:rsidRPr="00BD72D6">
        <w:rPr>
          <w:rtl/>
        </w:rPr>
        <w:t>קני ממש לכולה, מטלטלי דלא קני אלא ל</w:t>
      </w:r>
      <w:r w:rsidRPr="00F40D4B">
        <w:rPr>
          <w:rtl/>
        </w:rPr>
        <w:t>קבולי מי שפרע - לא קני</w:t>
      </w:r>
      <w:r w:rsidRPr="00F40D4B">
        <w:rPr>
          <w:rFonts w:hint="cs"/>
          <w:rtl/>
        </w:rPr>
        <w:t xml:space="preserve"> ל</w:t>
      </w:r>
      <w:r w:rsidRPr="00F40D4B">
        <w:rPr>
          <w:rtl/>
        </w:rPr>
        <w:t>כוליה.</w:t>
      </w:r>
    </w:p>
    <w:p w14:paraId="1867616F" w14:textId="134E2996" w:rsidR="00F707CE" w:rsidRPr="00F707CE" w:rsidRDefault="006F071F" w:rsidP="00197131">
      <w:pPr>
        <w:pStyle w:val="36"/>
        <w:framePr w:wrap="notBeside"/>
        <w:rPr>
          <w:rtl/>
        </w:rPr>
      </w:pPr>
      <w:r w:rsidRPr="00F707CE">
        <w:rPr>
          <w:rtl/>
        </w:rPr>
        <w:t>לימא כתנאי</w:t>
      </w:r>
      <w:r w:rsidR="00F707CE" w:rsidRPr="00F707CE">
        <w:rPr>
          <w:rtl/>
        </w:rPr>
        <w:t>:</w:t>
      </w:r>
    </w:p>
    <w:p w14:paraId="4653F017" w14:textId="155F0FC9" w:rsidR="007B3C41" w:rsidRDefault="006F071F" w:rsidP="009B508D">
      <w:pPr>
        <w:rPr>
          <w:rtl/>
        </w:rPr>
      </w:pPr>
      <w:r w:rsidRPr="00F40D4B">
        <w:rPr>
          <w:rtl/>
        </w:rPr>
        <w:t xml:space="preserve">המלוה את חבירו על המשכון ונכנסה </w:t>
      </w:r>
      <w:r w:rsidR="0044176A">
        <w:rPr>
          <w:rFonts w:hint="cs"/>
          <w:rtl/>
        </w:rPr>
        <w:t>ש</w:t>
      </w:r>
      <w:r w:rsidRPr="00F40D4B">
        <w:rPr>
          <w:rtl/>
        </w:rPr>
        <w:t xml:space="preserve">מיטה, </w:t>
      </w:r>
      <w:r w:rsidR="00DD29D1">
        <w:rPr>
          <w:rFonts w:hint="cs"/>
          <w:rtl/>
        </w:rPr>
        <w:t xml:space="preserve">ושוה רק חצי </w:t>
      </w:r>
    </w:p>
    <w:p w14:paraId="697C2833" w14:textId="7D40E43F" w:rsidR="006F071F" w:rsidRPr="00F40D4B" w:rsidRDefault="006F071F" w:rsidP="007B3C41">
      <w:pPr>
        <w:rPr>
          <w:rtl/>
        </w:rPr>
      </w:pPr>
      <w:r w:rsidRPr="007B3C41">
        <w:rPr>
          <w:rStyle w:val="affffc"/>
          <w:rFonts w:hint="cs"/>
          <w:rtl/>
        </w:rPr>
        <w:t>לרשב''ג</w:t>
      </w:r>
      <w:r w:rsidRPr="00F40D4B">
        <w:rPr>
          <w:rFonts w:hint="cs"/>
          <w:rtl/>
        </w:rPr>
        <w:t xml:space="preserve"> א</w:t>
      </w:r>
      <w:r w:rsidRPr="00F40D4B">
        <w:rPr>
          <w:rtl/>
        </w:rPr>
        <w:t>ינו משמט.</w:t>
      </w:r>
      <w:r w:rsidR="007B3C41">
        <w:rPr>
          <w:rFonts w:hint="cs"/>
          <w:rtl/>
        </w:rPr>
        <w:t xml:space="preserve"> </w:t>
      </w:r>
      <w:r w:rsidR="007B3C41" w:rsidRPr="004E306E">
        <w:rPr>
          <w:rStyle w:val="affffc"/>
          <w:rFonts w:hint="cs"/>
          <w:rtl/>
        </w:rPr>
        <w:t xml:space="preserve">ר''י </w:t>
      </w:r>
      <w:r w:rsidR="004E306E" w:rsidRPr="004E306E">
        <w:rPr>
          <w:rStyle w:val="affffc"/>
          <w:rFonts w:hint="cs"/>
          <w:rtl/>
        </w:rPr>
        <w:t>הנשיא</w:t>
      </w:r>
      <w:r w:rsidR="004E306E">
        <w:rPr>
          <w:rFonts w:hint="cs"/>
          <w:rtl/>
        </w:rPr>
        <w:t xml:space="preserve"> </w:t>
      </w:r>
      <w:r w:rsidR="007B3C41">
        <w:rPr>
          <w:rFonts w:hint="cs"/>
          <w:rtl/>
        </w:rPr>
        <w:t xml:space="preserve">אם אינו בשווי </w:t>
      </w:r>
      <w:r w:rsidR="004E306E">
        <w:rPr>
          <w:rFonts w:hint="cs"/>
          <w:rtl/>
        </w:rPr>
        <w:t xml:space="preserve">ההלואה </w:t>
      </w:r>
      <w:r w:rsidRPr="00F40D4B">
        <w:rPr>
          <w:rtl/>
        </w:rPr>
        <w:t>- משמט.</w:t>
      </w:r>
    </w:p>
    <w:p w14:paraId="2C16BEAE" w14:textId="77777777" w:rsidR="00F707CE" w:rsidRPr="00F707CE" w:rsidRDefault="006F071F" w:rsidP="00197131">
      <w:pPr>
        <w:pStyle w:val="36"/>
        <w:framePr w:wrap="notBeside"/>
        <w:rPr>
          <w:rtl/>
        </w:rPr>
      </w:pPr>
      <w:r w:rsidRPr="00F707CE">
        <w:rPr>
          <w:rFonts w:hint="cs"/>
          <w:rtl/>
        </w:rPr>
        <w:t>ואין לומר</w:t>
      </w:r>
      <w:r w:rsidR="00F707CE" w:rsidRPr="00F707CE">
        <w:rPr>
          <w:rtl/>
        </w:rPr>
        <w:t>:</w:t>
      </w:r>
    </w:p>
    <w:p w14:paraId="56525C76" w14:textId="51119F3D" w:rsidR="006F071F" w:rsidRPr="00F40D4B" w:rsidRDefault="004E306E" w:rsidP="00014685">
      <w:pPr>
        <w:rPr>
          <w:rtl/>
        </w:rPr>
      </w:pPr>
      <w:r>
        <w:rPr>
          <w:rFonts w:hint="cs"/>
          <w:rtl/>
        </w:rPr>
        <w:t xml:space="preserve">שהמחלוקת אם משמט </w:t>
      </w:r>
      <w:r w:rsidR="00014685">
        <w:rPr>
          <w:rFonts w:hint="cs"/>
          <w:rtl/>
        </w:rPr>
        <w:t xml:space="preserve">החצי שאינו </w:t>
      </w:r>
      <w:r>
        <w:rPr>
          <w:rFonts w:hint="cs"/>
          <w:rtl/>
        </w:rPr>
        <w:t>כנגד הלווא</w:t>
      </w:r>
      <w:r w:rsidR="00014685">
        <w:rPr>
          <w:rFonts w:hint="cs"/>
          <w:rtl/>
        </w:rPr>
        <w:t>ה</w:t>
      </w:r>
      <w:r w:rsidR="0002020B">
        <w:rPr>
          <w:rFonts w:hint="cs"/>
          <w:rtl/>
        </w:rPr>
        <w:t>.</w:t>
      </w:r>
      <w:r w:rsidR="00014685">
        <w:rPr>
          <w:rFonts w:hint="cs"/>
          <w:rtl/>
        </w:rPr>
        <w:t xml:space="preserve"> </w:t>
      </w:r>
    </w:p>
    <w:p w14:paraId="64A84343" w14:textId="21C0B77C" w:rsidR="00F707CE" w:rsidRPr="00F707CE" w:rsidRDefault="006F071F" w:rsidP="00A5324E">
      <w:pPr>
        <w:pStyle w:val="36"/>
        <w:framePr w:wrap="notBeside"/>
        <w:rPr>
          <w:rtl/>
        </w:rPr>
      </w:pPr>
      <w:r w:rsidRPr="00F707CE">
        <w:rPr>
          <w:rFonts w:hint="cs"/>
          <w:rtl/>
        </w:rPr>
        <w:t>ודחי</w:t>
      </w:r>
      <w:r w:rsidR="00304068" w:rsidRPr="00F707CE">
        <w:rPr>
          <w:rFonts w:hint="cs"/>
          <w:rtl/>
        </w:rPr>
        <w:t xml:space="preserve">: </w:t>
      </w:r>
      <w:r w:rsidR="00014685" w:rsidRPr="00F707CE">
        <w:rPr>
          <w:rFonts w:hint="cs"/>
          <w:rtl/>
        </w:rPr>
        <w:t xml:space="preserve"> דלרשב''ג</w:t>
      </w:r>
      <w:r w:rsidR="00F707CE" w:rsidRPr="00F707CE">
        <w:rPr>
          <w:rFonts w:hint="cs"/>
          <w:rtl/>
        </w:rPr>
        <w:t>:</w:t>
      </w:r>
    </w:p>
    <w:p w14:paraId="30B1F4DB" w14:textId="7F9DD2AD" w:rsidR="006F071F" w:rsidRPr="00F40D4B" w:rsidRDefault="00014685" w:rsidP="0002020B">
      <w:pPr>
        <w:rPr>
          <w:rtl/>
        </w:rPr>
      </w:pPr>
      <w:r>
        <w:rPr>
          <w:rFonts w:hint="cs"/>
          <w:rtl/>
        </w:rPr>
        <w:t>אינו משמט היינו להחצי שעליו יש את המשכון</w:t>
      </w:r>
      <w:r w:rsidR="0002020B">
        <w:rPr>
          <w:rFonts w:hint="cs"/>
          <w:rtl/>
        </w:rPr>
        <w:t>.</w:t>
      </w:r>
    </w:p>
    <w:p w14:paraId="191A8B01" w14:textId="77777777" w:rsidR="00F707CE" w:rsidRPr="00F707CE" w:rsidRDefault="00304068" w:rsidP="000734DA">
      <w:pPr>
        <w:pStyle w:val="36"/>
        <w:framePr w:wrap="notBeside"/>
        <w:rPr>
          <w:rtl/>
        </w:rPr>
      </w:pPr>
      <w:r w:rsidRPr="00F707CE">
        <w:rPr>
          <w:rFonts w:hint="cs"/>
          <w:rtl/>
        </w:rPr>
        <w:t>ול</w:t>
      </w:r>
      <w:r w:rsidR="006F071F" w:rsidRPr="00F707CE">
        <w:rPr>
          <w:rFonts w:hint="cs"/>
          <w:rtl/>
        </w:rPr>
        <w:t>ר''י הנשיא</w:t>
      </w:r>
      <w:r w:rsidR="00F707CE" w:rsidRPr="00F707CE">
        <w:rPr>
          <w:rtl/>
        </w:rPr>
        <w:t>:</w:t>
      </w:r>
    </w:p>
    <w:p w14:paraId="360B552B" w14:textId="26294A77" w:rsidR="006F071F" w:rsidRPr="00F40D4B" w:rsidRDefault="006F071F" w:rsidP="00A5324E">
      <w:pPr>
        <w:rPr>
          <w:rtl/>
        </w:rPr>
      </w:pPr>
      <w:r w:rsidRPr="00F40D4B">
        <w:rPr>
          <w:rtl/>
        </w:rPr>
        <w:t>לה</w:t>
      </w:r>
      <w:r w:rsidRPr="00F40D4B">
        <w:rPr>
          <w:rFonts w:hint="cs"/>
          <w:rtl/>
        </w:rPr>
        <w:t xml:space="preserve">חצי שלקח עליו </w:t>
      </w:r>
      <w:r w:rsidRPr="00F40D4B">
        <w:rPr>
          <w:rtl/>
        </w:rPr>
        <w:t xml:space="preserve">משכון </w:t>
      </w:r>
      <w:r w:rsidR="00A5324E">
        <w:rPr>
          <w:rFonts w:hint="cs"/>
          <w:rtl/>
        </w:rPr>
        <w:t xml:space="preserve">גם </w:t>
      </w:r>
      <w:r w:rsidRPr="00F40D4B">
        <w:rPr>
          <w:rtl/>
        </w:rPr>
        <w:t xml:space="preserve">משמט, </w:t>
      </w:r>
      <w:r w:rsidRPr="00F40D4B">
        <w:rPr>
          <w:rFonts w:hint="cs"/>
          <w:rtl/>
        </w:rPr>
        <w:t>ו</w:t>
      </w:r>
      <w:r w:rsidR="00304068">
        <w:rPr>
          <w:rFonts w:hint="cs"/>
          <w:rtl/>
        </w:rPr>
        <w:t>ה</w:t>
      </w:r>
      <w:r w:rsidRPr="00F40D4B">
        <w:rPr>
          <w:rtl/>
        </w:rPr>
        <w:t>משכון לזכרון דברים בעלמא.</w:t>
      </w:r>
    </w:p>
    <w:p w14:paraId="1973D8F0" w14:textId="77777777" w:rsidR="00A6533C" w:rsidRPr="00F40D4B" w:rsidRDefault="00A6533C" w:rsidP="00A6533C">
      <w:pPr>
        <w:pStyle w:val="aff9"/>
        <w:rPr>
          <w:rtl/>
        </w:rPr>
      </w:pPr>
      <w:r w:rsidRPr="00F40D4B">
        <w:rPr>
          <w:rtl/>
        </w:rPr>
        <w:t>***</w:t>
      </w:r>
    </w:p>
    <w:p w14:paraId="526C8024" w14:textId="77777777" w:rsidR="00E20E8F" w:rsidRDefault="006F071F" w:rsidP="00E20E8F">
      <w:pPr>
        <w:pStyle w:val="affe"/>
        <w:framePr w:wrap="around"/>
        <w:rPr>
          <w:rtl/>
        </w:rPr>
      </w:pPr>
      <w:r w:rsidRPr="00F40D4B">
        <w:rPr>
          <w:rFonts w:hint="cs"/>
          <w:rtl/>
        </w:rPr>
        <w:t>מט.</w:t>
      </w:r>
    </w:p>
    <w:p w14:paraId="52F0F56C" w14:textId="1D62DBC4" w:rsidR="005509D1" w:rsidRPr="00F40D4B" w:rsidRDefault="005509D1" w:rsidP="005509D1">
      <w:pPr>
        <w:pStyle w:val="affff9"/>
        <w:rPr>
          <w:rtl/>
        </w:rPr>
      </w:pPr>
      <w:r>
        <w:rPr>
          <w:rFonts w:hint="cs"/>
          <w:rtl/>
        </w:rPr>
        <w:t>לר''כ נתנו כסף על פשתן</w:t>
      </w:r>
      <w:r w:rsidRPr="00F40D4B">
        <w:rPr>
          <w:rtl/>
        </w:rPr>
        <w:t xml:space="preserve">, לסוף </w:t>
      </w:r>
      <w:r>
        <w:rPr>
          <w:rFonts w:hint="cs"/>
          <w:rtl/>
        </w:rPr>
        <w:t>נתייקר הפשתן</w:t>
      </w:r>
    </w:p>
    <w:p w14:paraId="01041970" w14:textId="77777777" w:rsidR="005509D1" w:rsidRDefault="005509D1" w:rsidP="005509D1">
      <w:pPr>
        <w:pStyle w:val="36"/>
        <w:framePr w:wrap="notBeside"/>
        <w:rPr>
          <w:rtl/>
        </w:rPr>
      </w:pPr>
      <w:r w:rsidRPr="00F40D4B">
        <w:rPr>
          <w:rFonts w:hint="cs"/>
          <w:rtl/>
        </w:rPr>
        <w:t>ו</w:t>
      </w:r>
      <w:r w:rsidRPr="00F40D4B">
        <w:rPr>
          <w:rtl/>
        </w:rPr>
        <w:t>א"ל</w:t>
      </w:r>
      <w:r w:rsidRPr="00F40D4B">
        <w:rPr>
          <w:rFonts w:hint="cs"/>
          <w:rtl/>
        </w:rPr>
        <w:t xml:space="preserve"> רב</w:t>
      </w:r>
      <w:r w:rsidRPr="00F40D4B">
        <w:rPr>
          <w:rtl/>
        </w:rPr>
        <w:t>:</w:t>
      </w:r>
    </w:p>
    <w:p w14:paraId="15509211" w14:textId="77777777" w:rsidR="005509D1" w:rsidRPr="00F40D4B" w:rsidRDefault="005509D1" w:rsidP="005509D1">
      <w:pPr>
        <w:rPr>
          <w:rtl/>
        </w:rPr>
      </w:pPr>
      <w:r w:rsidRPr="00F40D4B">
        <w:rPr>
          <w:rtl/>
        </w:rPr>
        <w:t>ב</w:t>
      </w:r>
      <w:r>
        <w:rPr>
          <w:rFonts w:hint="cs"/>
          <w:rtl/>
        </w:rPr>
        <w:t xml:space="preserve">חלק הכסף </w:t>
      </w:r>
      <w:r w:rsidRPr="00F40D4B">
        <w:rPr>
          <w:rFonts w:hint="cs"/>
          <w:rtl/>
        </w:rPr>
        <w:t>שהחזקת</w:t>
      </w:r>
      <w:r>
        <w:rPr>
          <w:rFonts w:hint="cs"/>
          <w:rtl/>
        </w:rPr>
        <w:t>,</w:t>
      </w:r>
      <w:r w:rsidRPr="00F40D4B">
        <w:rPr>
          <w:rFonts w:hint="cs"/>
          <w:rtl/>
        </w:rPr>
        <w:t xml:space="preserve"> תן להם</w:t>
      </w:r>
      <w:r>
        <w:rPr>
          <w:rFonts w:hint="cs"/>
          <w:rtl/>
        </w:rPr>
        <w:t xml:space="preserve">, </w:t>
      </w:r>
      <w:r w:rsidRPr="00F40D4B">
        <w:rPr>
          <w:rFonts w:hint="cs"/>
          <w:rtl/>
        </w:rPr>
        <w:t xml:space="preserve">והשאר דברים </w:t>
      </w:r>
      <w:r>
        <w:rPr>
          <w:rFonts w:hint="cs"/>
          <w:rtl/>
        </w:rPr>
        <w:t xml:space="preserve">הן </w:t>
      </w:r>
      <w:r w:rsidRPr="00F40D4B">
        <w:rPr>
          <w:rFonts w:hint="cs"/>
          <w:rtl/>
        </w:rPr>
        <w:t>ואין בהם משום מחוסר אמנה</w:t>
      </w:r>
      <w:r>
        <w:rPr>
          <w:rFonts w:hint="cs"/>
          <w:rtl/>
        </w:rPr>
        <w:t xml:space="preserve">, </w:t>
      </w:r>
      <w:r>
        <w:rPr>
          <w:rStyle w:val="affffc"/>
          <w:rFonts w:hint="cs"/>
          <w:rtl/>
        </w:rPr>
        <w:t xml:space="preserve"> ול</w:t>
      </w:r>
      <w:r w:rsidRPr="005220A0">
        <w:rPr>
          <w:rStyle w:val="affffc"/>
          <w:rtl/>
        </w:rPr>
        <w:t>רי":</w:t>
      </w:r>
      <w:r w:rsidRPr="00F40D4B">
        <w:rPr>
          <w:rtl/>
        </w:rPr>
        <w:t xml:space="preserve"> יש בהם משום מחוסרי אמנה.</w:t>
      </w:r>
    </w:p>
    <w:p w14:paraId="4F004861" w14:textId="77777777" w:rsidR="005509D1" w:rsidRDefault="005509D1" w:rsidP="005509D1">
      <w:pPr>
        <w:pStyle w:val="36"/>
        <w:framePr w:wrap="notBeside"/>
        <w:rPr>
          <w:rtl/>
        </w:rPr>
      </w:pPr>
      <w:r w:rsidRPr="00F40D4B">
        <w:rPr>
          <w:rFonts w:hint="cs"/>
          <w:rtl/>
        </w:rPr>
        <w:t>והך דריב'י</w:t>
      </w:r>
      <w:r w:rsidRPr="00F40D4B">
        <w:rPr>
          <w:rtl/>
        </w:rPr>
        <w:t xml:space="preserve">: </w:t>
      </w:r>
    </w:p>
    <w:p w14:paraId="58E58B0A" w14:textId="77777777" w:rsidR="005509D1" w:rsidRPr="00F40D4B" w:rsidRDefault="005509D1" w:rsidP="005509D1">
      <w:pPr>
        <w:rPr>
          <w:rtl/>
        </w:rPr>
      </w:pPr>
      <w:r w:rsidRPr="00F40D4B">
        <w:rPr>
          <w:rtl/>
        </w:rPr>
        <w:t xml:space="preserve">והלא </w:t>
      </w:r>
      <w:r w:rsidRPr="005220A0">
        <w:rPr>
          <w:rStyle w:val="affff8"/>
          <w:rtl/>
        </w:rPr>
        <w:t>הין</w:t>
      </w:r>
      <w:r w:rsidRPr="00F40D4B">
        <w:rPr>
          <w:rtl/>
        </w:rPr>
        <w:t xml:space="preserve"> בכלל </w:t>
      </w:r>
      <w:r w:rsidRPr="005220A0">
        <w:rPr>
          <w:rStyle w:val="affff8"/>
          <w:rtl/>
        </w:rPr>
        <w:t>איפה</w:t>
      </w:r>
      <w:r w:rsidRPr="00F40D4B">
        <w:rPr>
          <w:rtl/>
        </w:rPr>
        <w:t xml:space="preserve">? </w:t>
      </w:r>
      <w:r w:rsidRPr="005220A0">
        <w:rPr>
          <w:rStyle w:val="affffc"/>
          <w:rtl/>
        </w:rPr>
        <w:t>אלא שיהא</w:t>
      </w:r>
      <w:r w:rsidRPr="00F40D4B">
        <w:rPr>
          <w:rtl/>
        </w:rPr>
        <w:t xml:space="preserve"> הן שלך צדק, ולאו שלך צדק!</w:t>
      </w:r>
    </w:p>
    <w:p w14:paraId="7913E009" w14:textId="77777777" w:rsidR="005509D1" w:rsidRDefault="005509D1" w:rsidP="005509D1">
      <w:pPr>
        <w:pStyle w:val="36"/>
        <w:framePr w:wrap="notBeside"/>
        <w:rPr>
          <w:rtl/>
        </w:rPr>
      </w:pPr>
      <w:r w:rsidRPr="00F40D4B">
        <w:rPr>
          <w:rFonts w:hint="cs"/>
          <w:rtl/>
        </w:rPr>
        <w:t xml:space="preserve">- </w:t>
      </w:r>
      <w:r>
        <w:rPr>
          <w:rFonts w:hint="cs"/>
          <w:rtl/>
        </w:rPr>
        <w:t>תירץ</w:t>
      </w:r>
      <w:r w:rsidRPr="00F40D4B">
        <w:rPr>
          <w:rtl/>
        </w:rPr>
        <w:t xml:space="preserve"> אביי:</w:t>
      </w:r>
    </w:p>
    <w:p w14:paraId="0A86BE92" w14:textId="77777777" w:rsidR="005509D1" w:rsidRDefault="005509D1" w:rsidP="005509D1">
      <w:pPr>
        <w:spacing w:after="60"/>
        <w:rPr>
          <w:rtl/>
        </w:rPr>
      </w:pPr>
      <w:r w:rsidRPr="00F40D4B">
        <w:rPr>
          <w:rtl/>
        </w:rPr>
        <w:t>ההוא שלא ידבר אחד בפה ואחד בלב.</w:t>
      </w:r>
    </w:p>
    <w:p w14:paraId="6E499FE8" w14:textId="77777777" w:rsidR="005509D1" w:rsidRDefault="005509D1" w:rsidP="005509D1">
      <w:pPr>
        <w:pStyle w:val="36"/>
        <w:framePr w:wrap="notBeside"/>
        <w:rPr>
          <w:rtl/>
        </w:rPr>
      </w:pPr>
      <w:r w:rsidRPr="00F40D4B">
        <w:rPr>
          <w:rtl/>
        </w:rPr>
        <w:t xml:space="preserve">מיתיבי </w:t>
      </w:r>
      <w:r w:rsidRPr="00F40D4B">
        <w:rPr>
          <w:rFonts w:hint="cs"/>
          <w:rtl/>
        </w:rPr>
        <w:t>מר"ש</w:t>
      </w:r>
      <w:r w:rsidRPr="00F40D4B">
        <w:rPr>
          <w:rtl/>
        </w:rPr>
        <w:t>:</w:t>
      </w:r>
    </w:p>
    <w:p w14:paraId="19888251" w14:textId="6413A5A0" w:rsidR="005509D1" w:rsidRPr="00F40D4B" w:rsidRDefault="005509D1" w:rsidP="005509D1">
      <w:pPr>
        <w:rPr>
          <w:rtl/>
        </w:rPr>
      </w:pPr>
      <w:r w:rsidRPr="00F40D4B">
        <w:rPr>
          <w:rtl/>
        </w:rPr>
        <w:t>אע"פ שאמרו טלית קונה דינר זהב ואין דינר זהב קונה טלית, מ</w:t>
      </w:r>
      <w:r w:rsidRPr="00F40D4B">
        <w:rPr>
          <w:rFonts w:hint="cs"/>
          <w:rtl/>
        </w:rPr>
        <w:t>"מ</w:t>
      </w:r>
      <w:r w:rsidRPr="00F40D4B">
        <w:rPr>
          <w:rtl/>
        </w:rPr>
        <w:t xml:space="preserve"> כך הלכה,</w:t>
      </w:r>
      <w:r>
        <w:rPr>
          <w:rFonts w:hint="cs"/>
          <w:rtl/>
        </w:rPr>
        <w:t xml:space="preserve"> </w:t>
      </w:r>
      <w:r w:rsidRPr="00730347">
        <w:rPr>
          <w:rStyle w:val="affffc"/>
          <w:rtl/>
        </w:rPr>
        <w:t xml:space="preserve">אבל אמרו: </w:t>
      </w:r>
      <w:r w:rsidRPr="00F40D4B">
        <w:rPr>
          <w:rtl/>
        </w:rPr>
        <w:t>מי שפרע מאנשי דור המבול ומאנשי דור הפלגה - הוא עתיד ליפרע ממי שאינו עומד בדיבורו</w:t>
      </w:r>
      <w:r w:rsidR="00E3467E">
        <w:rPr>
          <w:rFonts w:hint="cs"/>
          <w:rtl/>
        </w:rPr>
        <w:t>.</w:t>
      </w:r>
    </w:p>
    <w:p w14:paraId="24FC1ACB" w14:textId="77777777" w:rsidR="005509D1" w:rsidRDefault="005509D1" w:rsidP="005509D1">
      <w:pPr>
        <w:pStyle w:val="36"/>
        <w:framePr w:wrap="notBeside"/>
        <w:rPr>
          <w:rtl/>
        </w:rPr>
      </w:pPr>
      <w:r w:rsidRPr="00F40D4B">
        <w:rPr>
          <w:rtl/>
        </w:rPr>
        <w:t>- תנאי היא</w:t>
      </w:r>
    </w:p>
    <w:p w14:paraId="769CAE84" w14:textId="77777777" w:rsidR="005509D1" w:rsidRPr="00F40D4B" w:rsidRDefault="005509D1" w:rsidP="005509D1">
      <w:pPr>
        <w:rPr>
          <w:rtl/>
        </w:rPr>
      </w:pPr>
      <w:r w:rsidRPr="00730347">
        <w:rPr>
          <w:rStyle w:val="affffc"/>
          <w:rtl/>
        </w:rPr>
        <w:t>דתנן: מעשה ברי"ו בן מתיא שאמר לבנו:</w:t>
      </w:r>
      <w:r w:rsidRPr="00F40D4B">
        <w:rPr>
          <w:rtl/>
        </w:rPr>
        <w:t xml:space="preserve"> צא ושכור לנו פועלים.</w:t>
      </w:r>
      <w:r w:rsidRPr="00F40D4B">
        <w:rPr>
          <w:rFonts w:hint="cs"/>
          <w:rtl/>
        </w:rPr>
        <w:t xml:space="preserve"> </w:t>
      </w:r>
      <w:r w:rsidRPr="00F40D4B">
        <w:rPr>
          <w:rtl/>
        </w:rPr>
        <w:t>הלך ופסק להם מזונות.</w:t>
      </w:r>
      <w:r>
        <w:rPr>
          <w:rFonts w:hint="cs"/>
          <w:rtl/>
        </w:rPr>
        <w:t xml:space="preserve"> </w:t>
      </w:r>
      <w:r w:rsidRPr="00730347">
        <w:rPr>
          <w:rStyle w:val="affffc"/>
          <w:rtl/>
        </w:rPr>
        <w:t>וכשבא אצל אביו אמר לו:</w:t>
      </w:r>
      <w:r w:rsidRPr="00F40D4B">
        <w:rPr>
          <w:rtl/>
        </w:rPr>
        <w:t xml:space="preserve"> בני, אפילו אתה עושה להם כסעודת שלמה בשעתו לא יצאת ידי חובתך עמהם,שהן בני אברהם יצחק ויעקב.</w:t>
      </w:r>
      <w:r>
        <w:rPr>
          <w:rFonts w:hint="cs"/>
          <w:rtl/>
        </w:rPr>
        <w:t xml:space="preserve"> </w:t>
      </w:r>
      <w:r w:rsidRPr="00730347">
        <w:rPr>
          <w:rStyle w:val="affffc"/>
          <w:rtl/>
        </w:rPr>
        <w:t>אלא,</w:t>
      </w:r>
      <w:r w:rsidRPr="00F40D4B">
        <w:rPr>
          <w:rtl/>
        </w:rPr>
        <w:t xml:space="preserve"> עד שלא יתחילו במלאכה</w:t>
      </w:r>
      <w:r>
        <w:rPr>
          <w:rFonts w:hint="cs"/>
          <w:rtl/>
        </w:rPr>
        <w:t>,</w:t>
      </w:r>
      <w:r w:rsidRPr="00F40D4B">
        <w:rPr>
          <w:rtl/>
        </w:rPr>
        <w:t xml:space="preserve"> </w:t>
      </w:r>
      <w:r w:rsidRPr="00730347">
        <w:rPr>
          <w:rStyle w:val="affffc"/>
          <w:rtl/>
        </w:rPr>
        <w:t>צא ואמור להם:</w:t>
      </w:r>
      <w:r w:rsidRPr="00F40D4B">
        <w:rPr>
          <w:rtl/>
        </w:rPr>
        <w:t xml:space="preserve"> ע"מ שאין לכם עלי אלא פת וקטנית בלבד.</w:t>
      </w:r>
    </w:p>
    <w:p w14:paraId="73DFF6CF" w14:textId="77777777" w:rsidR="005509D1" w:rsidRPr="00F40D4B" w:rsidRDefault="005509D1" w:rsidP="005509D1">
      <w:pPr>
        <w:rPr>
          <w:rtl/>
        </w:rPr>
      </w:pPr>
      <w:r w:rsidRPr="00730347">
        <w:rPr>
          <w:rStyle w:val="affffc"/>
          <w:rtl/>
        </w:rPr>
        <w:t>ואי ס</w:t>
      </w:r>
      <w:r w:rsidRPr="00730347">
        <w:rPr>
          <w:rStyle w:val="affffc"/>
          <w:rFonts w:hint="cs"/>
          <w:rtl/>
        </w:rPr>
        <w:t>"ד</w:t>
      </w:r>
      <w:r w:rsidRPr="00F40D4B">
        <w:rPr>
          <w:rtl/>
        </w:rPr>
        <w:t xml:space="preserve"> דברים יש בהן משום מחוסרי אמנה </w:t>
      </w:r>
      <w:r>
        <w:rPr>
          <w:rFonts w:hint="cs"/>
          <w:rtl/>
        </w:rPr>
        <w:t xml:space="preserve">איך יכול לחזור בו </w:t>
      </w:r>
    </w:p>
    <w:p w14:paraId="720C62F3" w14:textId="77777777" w:rsidR="005509D1" w:rsidRDefault="005509D1" w:rsidP="005509D1">
      <w:pPr>
        <w:pStyle w:val="36"/>
        <w:framePr w:wrap="notBeside"/>
        <w:rPr>
          <w:rtl/>
        </w:rPr>
      </w:pPr>
      <w:r w:rsidRPr="00F40D4B">
        <w:rPr>
          <w:rtl/>
        </w:rPr>
        <w:t>- שאני שם,</w:t>
      </w:r>
    </w:p>
    <w:p w14:paraId="603CF8F0" w14:textId="77777777" w:rsidR="005509D1" w:rsidRPr="00F40D4B" w:rsidRDefault="005509D1" w:rsidP="005509D1">
      <w:pPr>
        <w:rPr>
          <w:rtl/>
        </w:rPr>
      </w:pPr>
      <w:r w:rsidRPr="00F40D4B">
        <w:rPr>
          <w:rtl/>
        </w:rPr>
        <w:t xml:space="preserve">דפועלים </w:t>
      </w:r>
      <w:r>
        <w:rPr>
          <w:rFonts w:hint="cs"/>
          <w:rtl/>
        </w:rPr>
        <w:t xml:space="preserve">עצמם </w:t>
      </w:r>
      <w:r w:rsidRPr="00F40D4B">
        <w:rPr>
          <w:rtl/>
        </w:rPr>
        <w:t xml:space="preserve">לא </w:t>
      </w:r>
      <w:r>
        <w:rPr>
          <w:rFonts w:hint="cs"/>
          <w:rtl/>
        </w:rPr>
        <w:t>סמכו דעתם</w:t>
      </w:r>
      <w:r w:rsidRPr="00F40D4B">
        <w:rPr>
          <w:rtl/>
        </w:rPr>
        <w:t xml:space="preserve">- </w:t>
      </w:r>
      <w:r>
        <w:rPr>
          <w:rFonts w:hint="cs"/>
          <w:rtl/>
        </w:rPr>
        <w:t>שיודעים ש</w:t>
      </w:r>
      <w:r w:rsidRPr="00F40D4B">
        <w:rPr>
          <w:rtl/>
        </w:rPr>
        <w:t>על אב</w:t>
      </w:r>
      <w:r>
        <w:rPr>
          <w:rFonts w:hint="cs"/>
          <w:rtl/>
        </w:rPr>
        <w:t>יו סמך</w:t>
      </w:r>
      <w:r w:rsidRPr="00F40D4B">
        <w:rPr>
          <w:rtl/>
        </w:rPr>
        <w:t>.</w:t>
      </w:r>
    </w:p>
    <w:p w14:paraId="1E270859" w14:textId="77777777" w:rsidR="005509D1" w:rsidRPr="00F40D4B" w:rsidRDefault="005509D1" w:rsidP="005509D1">
      <w:pPr>
        <w:rPr>
          <w:rtl/>
        </w:rPr>
      </w:pPr>
      <w:r w:rsidRPr="00F40D4B">
        <w:rPr>
          <w:rFonts w:hint="cs"/>
          <w:rtl/>
        </w:rPr>
        <w:lastRenderedPageBreak/>
        <w:t>אבל ב</w:t>
      </w:r>
      <w:r w:rsidRPr="00F40D4B">
        <w:rPr>
          <w:rtl/>
        </w:rPr>
        <w:t xml:space="preserve">התחילו במלאכה ודאי </w:t>
      </w:r>
      <w:r>
        <w:rPr>
          <w:rFonts w:hint="cs"/>
          <w:rtl/>
        </w:rPr>
        <w:t>סמכו דעתם שמניחים שא"ל לאביו והוא הסכים</w:t>
      </w:r>
    </w:p>
    <w:p w14:paraId="5A780D28" w14:textId="77777777" w:rsidR="005509D1" w:rsidRDefault="005509D1" w:rsidP="005509D1">
      <w:pPr>
        <w:pStyle w:val="36"/>
        <w:framePr w:wrap="notBeside"/>
        <w:rPr>
          <w:rtl/>
        </w:rPr>
      </w:pPr>
      <w:r w:rsidRPr="00F40D4B">
        <w:rPr>
          <w:rtl/>
        </w:rPr>
        <w:t xml:space="preserve">ומי ארי"ו </w:t>
      </w:r>
      <w:r>
        <w:rPr>
          <w:rFonts w:hint="cs"/>
          <w:rtl/>
        </w:rPr>
        <w:t xml:space="preserve"> כך?</w:t>
      </w:r>
    </w:p>
    <w:p w14:paraId="4A9D94AB" w14:textId="77777777" w:rsidR="005509D1" w:rsidRPr="00F40D4B" w:rsidRDefault="005509D1" w:rsidP="005509D1">
      <w:pPr>
        <w:rPr>
          <w:rtl/>
        </w:rPr>
      </w:pPr>
      <w:r w:rsidRPr="009F249E">
        <w:rPr>
          <w:rStyle w:val="affffc"/>
          <w:rFonts w:hint="cs"/>
          <w:rtl/>
        </w:rPr>
        <w:t>הא אמר</w:t>
      </w:r>
      <w:r>
        <w:rPr>
          <w:rFonts w:hint="cs"/>
          <w:rtl/>
        </w:rPr>
        <w:t xml:space="preserve"> </w:t>
      </w:r>
      <w:r w:rsidRPr="00F40D4B">
        <w:rPr>
          <w:rtl/>
        </w:rPr>
        <w:t xml:space="preserve">האומר לחבירו מתנה אני נותן לך </w:t>
      </w:r>
      <w:r w:rsidRPr="00F40D4B">
        <w:rPr>
          <w:rFonts w:hint="cs"/>
          <w:rtl/>
        </w:rPr>
        <w:t xml:space="preserve">מותר </w:t>
      </w:r>
      <w:r w:rsidRPr="00F40D4B">
        <w:rPr>
          <w:rtl/>
        </w:rPr>
        <w:t>לחזור בו.</w:t>
      </w:r>
    </w:p>
    <w:p w14:paraId="1A5D357F" w14:textId="77777777" w:rsidR="005509D1" w:rsidRDefault="005509D1" w:rsidP="005509D1">
      <w:pPr>
        <w:pStyle w:val="36"/>
        <w:framePr w:wrap="notBeside"/>
        <w:rPr>
          <w:rtl/>
        </w:rPr>
      </w:pPr>
      <w:r w:rsidRPr="00F40D4B">
        <w:rPr>
          <w:rFonts w:hint="cs"/>
          <w:rtl/>
        </w:rPr>
        <w:t>ואר''פ: ו</w:t>
      </w:r>
      <w:r w:rsidRPr="00F40D4B">
        <w:rPr>
          <w:rtl/>
        </w:rPr>
        <w:t>מודה רי"ו</w:t>
      </w:r>
    </w:p>
    <w:p w14:paraId="04DA06A8" w14:textId="77777777" w:rsidR="005509D1" w:rsidRPr="00F40D4B" w:rsidRDefault="005509D1" w:rsidP="005509D1">
      <w:pPr>
        <w:rPr>
          <w:rtl/>
        </w:rPr>
      </w:pPr>
      <w:r w:rsidRPr="00F40D4B">
        <w:rPr>
          <w:rtl/>
        </w:rPr>
        <w:t xml:space="preserve">במתנה מועטת, </w:t>
      </w:r>
      <w:r>
        <w:rPr>
          <w:rFonts w:hint="cs"/>
          <w:rtl/>
        </w:rPr>
        <w:t>שסומך דעתו</w:t>
      </w:r>
      <w:r w:rsidRPr="00F40D4B">
        <w:rPr>
          <w:rtl/>
        </w:rPr>
        <w:t>.</w:t>
      </w:r>
      <w:r w:rsidRPr="00F40D4B">
        <w:rPr>
          <w:rFonts w:hint="cs"/>
          <w:rtl/>
        </w:rPr>
        <w:t xml:space="preserve"> </w:t>
      </w:r>
      <w:r w:rsidRPr="009F249E">
        <w:rPr>
          <w:rStyle w:val="affffc"/>
          <w:rFonts w:hint="cs"/>
          <w:rtl/>
        </w:rPr>
        <w:t>ו</w:t>
      </w:r>
      <w:r>
        <w:rPr>
          <w:rStyle w:val="affffc"/>
          <w:rFonts w:hint="cs"/>
          <w:rtl/>
        </w:rPr>
        <w:t>כן</w:t>
      </w:r>
      <w:r w:rsidRPr="009F249E">
        <w:rPr>
          <w:rStyle w:val="affffc"/>
          <w:rFonts w:hint="cs"/>
          <w:rtl/>
        </w:rPr>
        <w:t xml:space="preserve"> מסתבר מדרי''ו</w:t>
      </w:r>
      <w:r w:rsidRPr="00F40D4B">
        <w:rPr>
          <w:rFonts w:hint="cs"/>
          <w:rtl/>
        </w:rPr>
        <w:t xml:space="preserve"> </w:t>
      </w:r>
      <w:r w:rsidRPr="00F40D4B">
        <w:rPr>
          <w:rtl/>
        </w:rPr>
        <w:t>ישראל שאמר לבן לוי: כור מעשר יש לך בידי בן לוי רשאי לעשותו תרומת מעשר על מקום אחר.</w:t>
      </w:r>
      <w:r>
        <w:rPr>
          <w:rFonts w:hint="cs"/>
          <w:rtl/>
        </w:rPr>
        <w:t xml:space="preserve"> </w:t>
      </w:r>
      <w:r w:rsidRPr="00F40D4B">
        <w:rPr>
          <w:rFonts w:hint="cs"/>
          <w:rtl/>
        </w:rPr>
        <w:t xml:space="preserve">דאי לא </w:t>
      </w:r>
      <w:r>
        <w:rPr>
          <w:rFonts w:hint="cs"/>
          <w:rtl/>
        </w:rPr>
        <w:t xml:space="preserve">יכול לחזור בו </w:t>
      </w:r>
      <w:r w:rsidRPr="00F40D4B">
        <w:rPr>
          <w:rFonts w:hint="cs"/>
          <w:rtl/>
        </w:rPr>
        <w:t xml:space="preserve">מש''ה </w:t>
      </w:r>
      <w:r w:rsidRPr="005509D1">
        <w:rPr>
          <w:rFonts w:hint="cs"/>
          <w:b/>
          <w:bCs/>
          <w:rtl/>
        </w:rPr>
        <w:t>רשאי,</w:t>
      </w:r>
      <w:r w:rsidRPr="00F40D4B">
        <w:rPr>
          <w:rFonts w:hint="cs"/>
          <w:rtl/>
        </w:rPr>
        <w:t xml:space="preserve"> אבל </w:t>
      </w:r>
      <w:r>
        <w:rPr>
          <w:rFonts w:hint="cs"/>
          <w:rtl/>
        </w:rPr>
        <w:t xml:space="preserve">אם יכול לחזור בו </w:t>
      </w:r>
      <w:r w:rsidRPr="00F40D4B">
        <w:rPr>
          <w:rFonts w:hint="cs"/>
          <w:rtl/>
        </w:rPr>
        <w:t>אמאי רשאי הא נמצא אוכל טבלים</w:t>
      </w:r>
      <w:r>
        <w:rPr>
          <w:rFonts w:hint="cs"/>
          <w:rtl/>
        </w:rPr>
        <w:t>.</w:t>
      </w:r>
    </w:p>
    <w:p w14:paraId="3B3E1361" w14:textId="77777777" w:rsidR="005509D1" w:rsidRDefault="005509D1" w:rsidP="005509D1">
      <w:pPr>
        <w:pStyle w:val="36"/>
        <w:framePr w:wrap="notBeside"/>
        <w:rPr>
          <w:rtl/>
        </w:rPr>
      </w:pPr>
      <w:r w:rsidRPr="00F40D4B">
        <w:rPr>
          <w:rFonts w:hint="cs"/>
          <w:rtl/>
        </w:rPr>
        <w:t xml:space="preserve">ואין לדחות </w:t>
      </w:r>
    </w:p>
    <w:p w14:paraId="577A3A7E" w14:textId="77777777" w:rsidR="005509D1" w:rsidRPr="00F40D4B" w:rsidRDefault="005509D1" w:rsidP="005509D1">
      <w:pPr>
        <w:rPr>
          <w:rtl/>
        </w:rPr>
      </w:pPr>
      <w:r>
        <w:rPr>
          <w:rFonts w:hint="cs"/>
          <w:rtl/>
        </w:rPr>
        <w:t xml:space="preserve">שמדובר </w:t>
      </w:r>
      <w:r w:rsidRPr="00F40D4B">
        <w:rPr>
          <w:rtl/>
        </w:rPr>
        <w:t>כגון שנטלו ממנו, וחזר והפקידו אצלו.</w:t>
      </w:r>
    </w:p>
    <w:p w14:paraId="0722CDD7" w14:textId="77777777" w:rsidR="005509D1" w:rsidRDefault="005509D1" w:rsidP="005509D1">
      <w:pPr>
        <w:pStyle w:val="36"/>
        <w:framePr w:wrap="notBeside"/>
        <w:rPr>
          <w:rtl/>
        </w:rPr>
      </w:pPr>
      <w:r w:rsidRPr="00F40D4B">
        <w:rPr>
          <w:rFonts w:hint="cs"/>
          <w:rtl/>
        </w:rPr>
        <w:t>דהא סיפא:</w:t>
      </w:r>
    </w:p>
    <w:p w14:paraId="5D3F7151" w14:textId="77777777" w:rsidR="005509D1" w:rsidRPr="005509D1" w:rsidRDefault="005509D1" w:rsidP="005509D1">
      <w:pPr>
        <w:spacing w:after="60"/>
        <w:rPr>
          <w:b/>
          <w:bCs/>
          <w:rtl/>
        </w:rPr>
      </w:pPr>
      <w:r w:rsidRPr="00F40D4B">
        <w:rPr>
          <w:rtl/>
        </w:rPr>
        <w:t>נתנו לבן לוי אחר - אין לו עליו אלא תרעומת.</w:t>
      </w:r>
      <w:r w:rsidRPr="00F40D4B">
        <w:rPr>
          <w:rFonts w:hint="cs"/>
          <w:rtl/>
        </w:rPr>
        <w:t xml:space="preserve"> ואי מיירי בנטלו וחזר והפקידו אצלו אמאי אין תרעומת כיון דמש</w:t>
      </w:r>
      <w:r>
        <w:rPr>
          <w:rFonts w:hint="cs"/>
          <w:rtl/>
        </w:rPr>
        <w:t xml:space="preserve">ך ממונו יש לו אצלו </w:t>
      </w:r>
      <w:r w:rsidRPr="005509D1">
        <w:rPr>
          <w:rFonts w:hint="cs"/>
          <w:b/>
          <w:bCs/>
          <w:rtl/>
        </w:rPr>
        <w:t>אלא ש''מ בדלא נטלו ש''מ</w:t>
      </w:r>
      <w:r w:rsidRPr="005509D1">
        <w:rPr>
          <w:b/>
          <w:bCs/>
          <w:rtl/>
        </w:rPr>
        <w:t>.</w:t>
      </w:r>
    </w:p>
    <w:p w14:paraId="65EB23D0" w14:textId="77777777" w:rsidR="005509D1" w:rsidRDefault="005509D1" w:rsidP="005509D1">
      <w:pPr>
        <w:pStyle w:val="36"/>
        <w:framePr w:wrap="notBeside"/>
        <w:rPr>
          <w:rtl/>
        </w:rPr>
      </w:pPr>
      <w:r>
        <w:rPr>
          <w:rFonts w:hint="cs"/>
          <w:rtl/>
        </w:rPr>
        <w:t>רבא פסק לזה</w:t>
      </w:r>
    </w:p>
    <w:p w14:paraId="08C9D847" w14:textId="77777777" w:rsidR="005509D1" w:rsidRPr="00F40D4B" w:rsidRDefault="005509D1" w:rsidP="005509D1">
      <w:pPr>
        <w:rPr>
          <w:rtl/>
        </w:rPr>
      </w:pPr>
      <w:r w:rsidRPr="00F40D4B">
        <w:rPr>
          <w:rFonts w:hint="cs"/>
          <w:rtl/>
        </w:rPr>
        <w:t>שהביא כסף על שומשמי והתייקר אח''כ וחזרו בהם ואמרו לו שיקח כספו ולא לקח ונגנב</w:t>
      </w:r>
      <w:r>
        <w:rPr>
          <w:rFonts w:hint="cs"/>
          <w:rtl/>
        </w:rPr>
        <w:t xml:space="preserve">. </w:t>
      </w:r>
      <w:r>
        <w:rPr>
          <w:rStyle w:val="affffc"/>
          <w:rFonts w:hint="cs"/>
          <w:color w:val="767171" w:themeColor="background2" w:themeShade="80"/>
          <w:rtl/>
        </w:rPr>
        <w:t>-</w:t>
      </w:r>
      <w:r w:rsidRPr="00F40D4B">
        <w:rPr>
          <w:rFonts w:hint="cs"/>
          <w:rtl/>
        </w:rPr>
        <w:t>כיון שאמרו לו שיקח ולא לקח</w:t>
      </w:r>
      <w:r>
        <w:rPr>
          <w:rFonts w:hint="cs"/>
          <w:rtl/>
        </w:rPr>
        <w:t>,</w:t>
      </w:r>
      <w:r w:rsidRPr="00F40D4B">
        <w:rPr>
          <w:rFonts w:hint="cs"/>
          <w:rtl/>
        </w:rPr>
        <w:t xml:space="preserve"> אפי' אינם ש'ח, ואכתי הם קיימים במי שפרע</w:t>
      </w:r>
      <w:r>
        <w:rPr>
          <w:rFonts w:hint="cs"/>
          <w:rtl/>
        </w:rPr>
        <w:t>,</w:t>
      </w:r>
    </w:p>
    <w:p w14:paraId="427ADCFB" w14:textId="77777777" w:rsidR="005509D1" w:rsidRDefault="005509D1" w:rsidP="005509D1">
      <w:pPr>
        <w:pStyle w:val="36"/>
        <w:framePr w:wrap="notBeside"/>
        <w:rPr>
          <w:rtl/>
        </w:rPr>
      </w:pPr>
      <w:r w:rsidRPr="00F40D4B">
        <w:rPr>
          <w:rtl/>
        </w:rPr>
        <w:t>רבינא:</w:t>
      </w:r>
    </w:p>
    <w:p w14:paraId="7E7C6411" w14:textId="794E93F9" w:rsidR="005509D1" w:rsidRPr="00C52EF7" w:rsidRDefault="00E3467E" w:rsidP="005509D1">
      <w:pPr>
        <w:rPr>
          <w:rStyle w:val="affffc"/>
          <w:b w:val="0"/>
          <w:rtl/>
        </w:rPr>
      </w:pPr>
      <w:r>
        <w:rPr>
          <w:rFonts w:hint="cs"/>
          <w:rtl/>
        </w:rPr>
        <w:t>מ</w:t>
      </w:r>
      <w:r w:rsidR="005509D1">
        <w:rPr>
          <w:rFonts w:hint="cs"/>
          <w:rtl/>
        </w:rPr>
        <w:t xml:space="preserve">ת''ח </w:t>
      </w:r>
      <w:r w:rsidR="005509D1" w:rsidRPr="00C52EF7">
        <w:rPr>
          <w:rStyle w:val="affffc"/>
          <w:rFonts w:hint="cs"/>
          <w:rtl/>
        </w:rPr>
        <w:t>רב טבות</w:t>
      </w:r>
      <w:r w:rsidR="005509D1">
        <w:rPr>
          <w:rStyle w:val="affffc"/>
          <w:rFonts w:hint="cs"/>
          <w:rtl/>
        </w:rPr>
        <w:t xml:space="preserve"> או רשב''ז</w:t>
      </w:r>
      <w:r w:rsidR="005509D1">
        <w:rPr>
          <w:rFonts w:hint="cs"/>
          <w:rtl/>
        </w:rPr>
        <w:t xml:space="preserve"> </w:t>
      </w:r>
      <w:r w:rsidR="005509D1" w:rsidRPr="00F40D4B">
        <w:rPr>
          <w:rtl/>
        </w:rPr>
        <w:t>דא</w:t>
      </w:r>
      <w:r w:rsidR="005509D1" w:rsidRPr="00F40D4B">
        <w:rPr>
          <w:rFonts w:hint="cs"/>
          <w:rtl/>
        </w:rPr>
        <w:t>פי' היו מביאי לו כל חללי דעלמא לא היה משנה בדיבורו</w:t>
      </w:r>
      <w:r w:rsidR="005509D1">
        <w:rPr>
          <w:rFonts w:hint="cs"/>
          <w:rtl/>
        </w:rPr>
        <w:t xml:space="preserve">, ועמי </w:t>
      </w:r>
      <w:r w:rsidR="005509D1" w:rsidRPr="00F40D4B">
        <w:rPr>
          <w:rtl/>
        </w:rPr>
        <w:t>ה</w:t>
      </w:r>
      <w:r>
        <w:rPr>
          <w:rFonts w:hint="cs"/>
          <w:rtl/>
        </w:rPr>
        <w:t xml:space="preserve">יה המעשה דשומשי </w:t>
      </w:r>
      <w:r>
        <w:rPr>
          <w:rStyle w:val="affffc"/>
          <w:rFonts w:hint="cs"/>
          <w:rtl/>
          <w:rPrChange w:id="9085" w:author="מנוע אמוראים" w:date="2026-10-05T16:41:14Z">
            <w:rPr>
              <w:rFonts w:hint="cs"/>
              <w:rtl/>
            </w:rPr>
          </w:rPrChange>
        </w:rPr>
        <w:t xml:space="preserve">דבער"ש</w:t>
      </w:r>
      <w:r>
        <w:rPr>
          <w:rFonts w:hint="cs"/>
          <w:rtl/>
        </w:rPr>
        <w:t xml:space="preserve"> הגיע אדם וביקש שומשמי לקנות, </w:t>
      </w:r>
      <w:r w:rsidR="005509D1" w:rsidRPr="00E3467E">
        <w:rPr>
          <w:rStyle w:val="affffc"/>
          <w:rFonts w:hint="cs"/>
          <w:rtl/>
        </w:rPr>
        <w:t>ואמרתי לו</w:t>
      </w:r>
      <w:r w:rsidR="005509D1" w:rsidRPr="00F40D4B">
        <w:rPr>
          <w:rFonts w:hint="cs"/>
          <w:rtl/>
        </w:rPr>
        <w:t xml:space="preserve"> שאין לי</w:t>
      </w:r>
      <w:r w:rsidR="005509D1">
        <w:rPr>
          <w:rFonts w:hint="cs"/>
          <w:rtl/>
        </w:rPr>
        <w:t xml:space="preserve">, </w:t>
      </w:r>
      <w:r w:rsidR="005509D1" w:rsidRPr="00F40D4B">
        <w:rPr>
          <w:rFonts w:hint="cs"/>
          <w:rtl/>
        </w:rPr>
        <w:t>וביקש ממני לשמור כספו כיון שחשיכה ואמרתי לו ביתי לפניך ושמם שם, ונגנבו.</w:t>
      </w:r>
    </w:p>
    <w:p w14:paraId="0517ED0B" w14:textId="1D2C3282" w:rsidR="005509D1" w:rsidRDefault="005509D1" w:rsidP="005509D1">
      <w:pPr>
        <w:pStyle w:val="36"/>
        <w:framePr w:wrap="notBeside"/>
        <w:rPr>
          <w:rtl/>
        </w:rPr>
      </w:pPr>
      <w:r w:rsidRPr="00C52EF7">
        <w:rPr>
          <w:rStyle w:val="affffc"/>
          <w:rFonts w:hint="cs"/>
          <w:rtl/>
        </w:rPr>
        <w:t>ופסק רבא</w:t>
      </w:r>
      <w:r w:rsidR="00E3467E">
        <w:rPr>
          <w:rStyle w:val="affffc"/>
          <w:rFonts w:hint="cs"/>
          <w:rtl/>
        </w:rPr>
        <w:t>:</w:t>
      </w:r>
    </w:p>
    <w:p w14:paraId="01ED850F" w14:textId="77777777" w:rsidR="005509D1" w:rsidRPr="00F40D4B" w:rsidRDefault="005509D1" w:rsidP="005509D1">
      <w:pPr>
        <w:rPr>
          <w:rtl/>
        </w:rPr>
      </w:pPr>
      <w:r w:rsidRPr="00F40D4B">
        <w:rPr>
          <w:rFonts w:hint="cs"/>
          <w:rtl/>
        </w:rPr>
        <w:t>דכל 'ביתי לפניך' אפי' ש''ח אינו,</w:t>
      </w:r>
    </w:p>
    <w:p w14:paraId="10163D8F" w14:textId="77777777" w:rsidR="005509D1" w:rsidRPr="00F40D4B" w:rsidRDefault="005509D1" w:rsidP="005509D1">
      <w:pPr>
        <w:rPr>
          <w:rtl/>
        </w:rPr>
      </w:pPr>
      <w:r w:rsidRPr="00C52EF7">
        <w:rPr>
          <w:rStyle w:val="affffc"/>
          <w:rFonts w:hint="cs"/>
          <w:rtl/>
        </w:rPr>
        <w:t>ושאלנוהו</w:t>
      </w:r>
      <w:r w:rsidRPr="00F40D4B">
        <w:rPr>
          <w:rFonts w:hint="cs"/>
          <w:rtl/>
        </w:rPr>
        <w:t xml:space="preserve"> </w:t>
      </w:r>
      <w:r w:rsidRPr="00C52EF7">
        <w:rPr>
          <w:rStyle w:val="affffc"/>
          <w:rFonts w:hint="cs"/>
          <w:rtl/>
        </w:rPr>
        <w:t>דהא אמר רבא</w:t>
      </w:r>
      <w:r w:rsidRPr="00F40D4B">
        <w:rPr>
          <w:rFonts w:hint="cs"/>
          <w:rtl/>
        </w:rPr>
        <w:t xml:space="preserve"> דצריך לקבל עליו מי שפרע, ואמר להד''ם.</w:t>
      </w:r>
    </w:p>
    <w:p w14:paraId="404457C4" w14:textId="77777777" w:rsidR="005509D1" w:rsidRPr="00F40D4B" w:rsidRDefault="005509D1" w:rsidP="005509D1">
      <w:pPr>
        <w:rPr>
          <w:rtl/>
        </w:rPr>
      </w:pPr>
      <w:r w:rsidRPr="00F40D4B">
        <w:rPr>
          <w:rFonts w:hint="cs"/>
          <w:rtl/>
        </w:rPr>
        <w:t xml:space="preserve">[ודלא כפי שסיפרו קודם </w:t>
      </w:r>
      <w:r w:rsidRPr="00C52EF7">
        <w:rPr>
          <w:rStyle w:val="affffc"/>
          <w:rFonts w:hint="cs"/>
          <w:rtl/>
        </w:rPr>
        <w:t>מדרבא</w:t>
      </w:r>
      <w:r w:rsidRPr="00F40D4B">
        <w:rPr>
          <w:rFonts w:hint="cs"/>
          <w:rtl/>
        </w:rPr>
        <w:t xml:space="preserve"> דליקום במי שפרע- דאילו הייתי אכן מוכר </w:t>
      </w:r>
      <w:r w:rsidRPr="00F40D4B">
        <w:rPr>
          <w:rtl/>
        </w:rPr>
        <w:t>–</w:t>
      </w:r>
      <w:r w:rsidRPr="00F40D4B">
        <w:rPr>
          <w:rFonts w:hint="cs"/>
          <w:rtl/>
        </w:rPr>
        <w:t xml:space="preserve"> לא הייתי מבטל דברי]</w:t>
      </w:r>
    </w:p>
    <w:p w14:paraId="18E7C941" w14:textId="77777777" w:rsidR="005509D1" w:rsidRPr="00F40D4B" w:rsidRDefault="005509D1" w:rsidP="005509D1">
      <w:pPr>
        <w:pStyle w:val="aff9"/>
        <w:rPr>
          <w:rtl/>
        </w:rPr>
      </w:pPr>
      <w:r w:rsidRPr="00F40D4B">
        <w:rPr>
          <w:rtl/>
        </w:rPr>
        <w:t>***</w:t>
      </w:r>
    </w:p>
    <w:p w14:paraId="0F208E4B" w14:textId="77777777" w:rsidR="005509D1" w:rsidRDefault="005509D1" w:rsidP="005509D1">
      <w:pPr>
        <w:pStyle w:val="affe"/>
        <w:framePr w:wrap="around"/>
        <w:rPr>
          <w:rtl/>
        </w:rPr>
      </w:pPr>
      <w:r w:rsidRPr="00F40D4B">
        <w:rPr>
          <w:rFonts w:hint="cs"/>
          <w:rtl/>
        </w:rPr>
        <w:lastRenderedPageBreak/>
        <w:t xml:space="preserve">מט: </w:t>
      </w:r>
    </w:p>
    <w:p w14:paraId="6EFF9841" w14:textId="77777777" w:rsidR="005509D1" w:rsidRPr="00F40D4B" w:rsidRDefault="005509D1" w:rsidP="005509D1">
      <w:pPr>
        <w:pStyle w:val="afffb"/>
        <w:rPr>
          <w:rtl/>
        </w:rPr>
      </w:pPr>
      <w:ins w:id="9890" w:author="מספור קטעי משנה" w:date="2026-10-06T06:45:11Z">
        <w:r>
          <w:rPr>
            <w:rStyle w:val="MisparKeta"/>
          </w:rPr>
          <w:t xml:space="preserve">א. </w:t>
        </w:r>
      </w:ins>
      <w:r w:rsidRPr="00F40D4B">
        <w:rPr>
          <w:rtl/>
        </w:rPr>
        <w:t>רבי שמעון אומר כל שהכסף בידו ידו על העליונה וכו'.</w:t>
      </w:r>
    </w:p>
    <w:p w14:paraId="5E80DA9D" w14:textId="77777777" w:rsidR="005509D1" w:rsidRDefault="005509D1" w:rsidP="005509D1">
      <w:pPr>
        <w:pStyle w:val="36"/>
        <w:framePr w:wrap="notBeside"/>
        <w:rPr>
          <w:rtl/>
        </w:rPr>
      </w:pPr>
      <w:r w:rsidRPr="00F40D4B">
        <w:rPr>
          <w:rtl/>
        </w:rPr>
        <w:t xml:space="preserve">תניא, </w:t>
      </w:r>
      <w:r w:rsidRPr="00F40D4B">
        <w:rPr>
          <w:rFonts w:hint="cs"/>
          <w:rtl/>
        </w:rPr>
        <w:t>אר"ש</w:t>
      </w:r>
      <w:r w:rsidRPr="00F40D4B">
        <w:rPr>
          <w:rtl/>
        </w:rPr>
        <w:t>:</w:t>
      </w:r>
    </w:p>
    <w:p w14:paraId="104FB38C" w14:textId="77777777" w:rsidR="005509D1" w:rsidRPr="00F40D4B" w:rsidRDefault="005509D1" w:rsidP="005509D1">
      <w:pPr>
        <w:rPr>
          <w:rtl/>
        </w:rPr>
      </w:pPr>
      <w:r w:rsidRPr="00F40D4B">
        <w:rPr>
          <w:rtl/>
        </w:rPr>
        <w:t>אימתי - בזמן שהכסף והפירות ביד מוכר,</w:t>
      </w:r>
      <w:r>
        <w:rPr>
          <w:rFonts w:hint="cs"/>
          <w:rtl/>
        </w:rPr>
        <w:t xml:space="preserve">  </w:t>
      </w:r>
      <w:r w:rsidRPr="00F40D4B">
        <w:rPr>
          <w:rtl/>
        </w:rPr>
        <w:t>אבל כסף ביד מוכר ופירות ביד לוקח - אינו יכול לחזור בו, מפני ש</w:t>
      </w:r>
      <w:r w:rsidRPr="00F40D4B">
        <w:rPr>
          <w:rFonts w:hint="cs"/>
          <w:rtl/>
        </w:rPr>
        <w:t xml:space="preserve">דמי </w:t>
      </w:r>
      <w:r w:rsidRPr="00F40D4B">
        <w:rPr>
          <w:rtl/>
        </w:rPr>
        <w:t>כספו בידו.</w:t>
      </w:r>
      <w:r>
        <w:rPr>
          <w:rFonts w:hint="cs"/>
          <w:rtl/>
        </w:rPr>
        <w:t xml:space="preserve"> פשיטא?</w:t>
      </w:r>
    </w:p>
    <w:p w14:paraId="5CA7B4A9" w14:textId="77777777" w:rsidR="005509D1" w:rsidRDefault="005509D1" w:rsidP="005509D1">
      <w:pPr>
        <w:pStyle w:val="36"/>
        <w:framePr w:wrap="notBeside"/>
        <w:rPr>
          <w:rtl/>
        </w:rPr>
      </w:pPr>
      <w:r w:rsidRPr="00F40D4B">
        <w:rPr>
          <w:rtl/>
        </w:rPr>
        <w:t xml:space="preserve">- </w:t>
      </w:r>
      <w:r>
        <w:rPr>
          <w:rFonts w:hint="cs"/>
          <w:rtl/>
        </w:rPr>
        <w:t>רבא</w:t>
      </w:r>
      <w:r w:rsidRPr="00F40D4B">
        <w:rPr>
          <w:rtl/>
        </w:rPr>
        <w:t xml:space="preserve"> </w:t>
      </w:r>
    </w:p>
    <w:p w14:paraId="1AB3103D" w14:textId="77777777" w:rsidR="00E3467E" w:rsidRDefault="005509D1" w:rsidP="005509D1">
      <w:pPr>
        <w:rPr>
          <w:rtl/>
        </w:rPr>
      </w:pPr>
      <w:r w:rsidRPr="00F40D4B">
        <w:rPr>
          <w:rtl/>
        </w:rPr>
        <w:t>כגון שהיתה עלייה של לוקח מושכרת ביד מוכר.</w:t>
      </w:r>
      <w:r>
        <w:rPr>
          <w:rFonts w:hint="cs"/>
          <w:rtl/>
        </w:rPr>
        <w:t xml:space="preserve"> </w:t>
      </w:r>
      <w:r w:rsidRPr="00F40D4B">
        <w:rPr>
          <w:rFonts w:hint="cs"/>
          <w:rtl/>
        </w:rPr>
        <w:t>דכל מה שתקנו רבנן משיכה ג</w:t>
      </w:r>
      <w:r w:rsidRPr="00F40D4B">
        <w:rPr>
          <w:rtl/>
        </w:rPr>
        <w:t xml:space="preserve">זירה שמא יאמר לו נשרפו חטיך בעלייה, </w:t>
      </w:r>
    </w:p>
    <w:p w14:paraId="28CA9714" w14:textId="62B6D26A" w:rsidR="005509D1" w:rsidRPr="00F40D4B" w:rsidRDefault="005509D1" w:rsidP="005509D1">
      <w:pPr>
        <w:rPr>
          <w:rtl/>
        </w:rPr>
      </w:pPr>
      <w:r w:rsidRPr="00E3467E">
        <w:rPr>
          <w:rStyle w:val="affffc"/>
          <w:rtl/>
        </w:rPr>
        <w:t>כאן</w:t>
      </w:r>
      <w:r w:rsidRPr="00F40D4B">
        <w:rPr>
          <w:rtl/>
        </w:rPr>
        <w:t xml:space="preserve"> ברשות דלוקח</w:t>
      </w:r>
      <w:r w:rsidRPr="00F40D4B">
        <w:rPr>
          <w:rFonts w:hint="cs"/>
          <w:rtl/>
        </w:rPr>
        <w:t xml:space="preserve"> הם ולכן אי תיפול דליקה באונס יטרח ויבוא.</w:t>
      </w:r>
    </w:p>
    <w:p w14:paraId="7F12B261" w14:textId="77777777" w:rsidR="005509D1" w:rsidRDefault="005509D1" w:rsidP="005509D1">
      <w:pPr>
        <w:pStyle w:val="36"/>
        <w:framePr w:wrap="notBeside"/>
        <w:rPr>
          <w:rtl/>
        </w:rPr>
      </w:pPr>
      <w:r>
        <w:rPr>
          <w:rFonts w:hint="cs"/>
          <w:rtl/>
        </w:rPr>
        <w:t xml:space="preserve">מעשה בא' </w:t>
      </w:r>
    </w:p>
    <w:p w14:paraId="0B522475" w14:textId="77777777" w:rsidR="005509D1" w:rsidRDefault="005509D1" w:rsidP="005509D1">
      <w:pPr>
        <w:rPr>
          <w:rtl/>
        </w:rPr>
      </w:pPr>
      <w:r w:rsidRPr="00F40D4B">
        <w:rPr>
          <w:rFonts w:hint="cs"/>
          <w:rtl/>
        </w:rPr>
        <w:t xml:space="preserve">שהביא כסף כדי לקנות חמור ובסוף שמע </w:t>
      </w:r>
      <w:r>
        <w:rPr>
          <w:rFonts w:hint="cs"/>
          <w:rtl/>
        </w:rPr>
        <w:t>ש</w:t>
      </w:r>
      <w:r w:rsidRPr="00F40D4B">
        <w:rPr>
          <w:rFonts w:hint="cs"/>
          <w:rtl/>
        </w:rPr>
        <w:t>עתיד לבוא המשנה למלך, וביקש מעותיו חזרה</w:t>
      </w:r>
    </w:p>
    <w:p w14:paraId="694D61A9" w14:textId="77777777" w:rsidR="005509D1" w:rsidRDefault="005509D1" w:rsidP="005509D1">
      <w:pPr>
        <w:pStyle w:val="36"/>
        <w:framePr w:wrap="notBeside"/>
        <w:rPr>
          <w:rtl/>
        </w:rPr>
      </w:pPr>
      <w:r w:rsidRPr="00F40D4B">
        <w:rPr>
          <w:rFonts w:hint="cs"/>
          <w:rtl/>
        </w:rPr>
        <w:t>ופסק ר''ח:</w:t>
      </w:r>
    </w:p>
    <w:p w14:paraId="58A88355" w14:textId="77777777" w:rsidR="005509D1" w:rsidRPr="00F40D4B" w:rsidRDefault="005509D1" w:rsidP="005509D1">
      <w:pPr>
        <w:rPr>
          <w:rtl/>
        </w:rPr>
      </w:pPr>
      <w:r w:rsidRPr="00F40D4B">
        <w:rPr>
          <w:rFonts w:hint="cs"/>
          <w:rtl/>
        </w:rPr>
        <w:t>ד</w:t>
      </w:r>
      <w:r w:rsidRPr="00F40D4B">
        <w:rPr>
          <w:rtl/>
        </w:rPr>
        <w:t>כדרך שתיקנו משיכה במוכרין, כך תיקנו משיכה בלקוחות.</w:t>
      </w:r>
    </w:p>
    <w:p w14:paraId="53C34625" w14:textId="77777777" w:rsidR="005509D1" w:rsidRPr="00F40D4B" w:rsidRDefault="005509D1" w:rsidP="005509D1">
      <w:pPr>
        <w:pStyle w:val="aff9"/>
        <w:rPr>
          <w:rtl/>
        </w:rPr>
      </w:pPr>
      <w:r w:rsidRPr="00F40D4B">
        <w:rPr>
          <w:rtl/>
        </w:rPr>
        <w:t>***</w:t>
      </w:r>
    </w:p>
    <w:p w14:paraId="0566D35C" w14:textId="77777777" w:rsidR="005509D1" w:rsidRPr="00F40D4B" w:rsidRDefault="005509D1" w:rsidP="005509D1">
      <w:pPr>
        <w:pStyle w:val="afffff"/>
        <w:framePr w:wrap="around"/>
      </w:pPr>
      <w:del w:id="20226" w:author="קלוד" w:date="2026-10-06T10:08:05Z">
        <w:r>
          <w:rPr>
            <w:rtl/>
          </w:rPr>
          <w:delText xml:space="preserve">משנה.</w:delText>
        </w:r>
      </w:del>
      <w:ins w:id="20227" w:author="קלוד" w:date="2026-10-06T10:08:05Z">
        <w:r>
          <w:rPr>
            <w:rtl/>
          </w:rPr>
          <w:t xml:space="preserve">משנה ג</w:t>
        </w:r>
      </w:ins>
    </w:p>
    <w:p w14:paraId="54C722B3" w14:textId="77777777" w:rsidR="005509D1" w:rsidRPr="003F0CD1" w:rsidRDefault="005509D1" w:rsidP="005509D1">
      <w:pPr>
        <w:pStyle w:val="afff3"/>
        <w:rPr>
          <w:spacing w:val="2"/>
          <w:rtl/>
        </w:rPr>
      </w:pPr>
      <w:ins w:id="9891" w:author="מספור קטעי משנה" w:date="2026-10-06T06:45:11Z">
        <w:r>
          <w:rPr>
            <w:rStyle w:val="MisparKeta"/>
          </w:rPr>
          <w:t xml:space="preserve">ב. </w:t>
        </w:r>
      </w:ins>
      <w:r w:rsidRPr="003F0CD1">
        <w:rPr>
          <w:spacing w:val="2"/>
          <w:rtl/>
        </w:rPr>
        <w:t>האונאה ארבעה כסף מעשרים וארבעה כסף לסלע, שתות למקח.</w:t>
      </w:r>
    </w:p>
    <w:p w14:paraId="768B024B" w14:textId="77777777" w:rsidR="005509D1" w:rsidRPr="00F40D4B" w:rsidRDefault="005509D1" w:rsidP="005509D1">
      <w:pPr>
        <w:pStyle w:val="afff3"/>
        <w:rPr>
          <w:rtl/>
        </w:rPr>
      </w:pPr>
      <w:r w:rsidRPr="00F40D4B">
        <w:rPr>
          <w:rtl/>
        </w:rPr>
        <w:t>עד מתי מותר להחזיר? עד כדי שיראה לתגר או לקרובו.</w:t>
      </w:r>
    </w:p>
    <w:p w14:paraId="4DE3EC35" w14:textId="77777777" w:rsidR="005509D1" w:rsidRPr="00F40D4B" w:rsidRDefault="005509D1" w:rsidP="005509D1">
      <w:pPr>
        <w:pStyle w:val="afff3"/>
        <w:rPr>
          <w:rtl/>
        </w:rPr>
      </w:pPr>
      <w:r w:rsidRPr="0000140B">
        <w:rPr>
          <w:rStyle w:val="TanaimMishna"/>
          <w:rtl/>
          <w:rPrChange w:id="20058" w:author="קלוד" w:date="2026-10-06T10:08:05Z">
            <w:rPr>
              <w:rStyle w:val="affffc"/>
              <w:rtl/>
            </w:rPr>
          </w:rPrChange>
        </w:rPr>
        <w:t>הורה רבי טרפון בלוד:</w:t>
      </w:r>
      <w:r w:rsidRPr="00F40D4B">
        <w:rPr>
          <w:rtl/>
        </w:rPr>
        <w:t xml:space="preserve"> האונאה שמונה כסף מעשרים וארבע כסף לסלע, שליש למקח, ושמחו תגרי לוד.</w:t>
      </w:r>
    </w:p>
    <w:p w14:paraId="3BE99BEC" w14:textId="77777777" w:rsidR="005509D1" w:rsidRDefault="005509D1" w:rsidP="005509D1">
      <w:pPr>
        <w:pStyle w:val="afff3"/>
        <w:rPr>
          <w:rStyle w:val="affffc"/>
          <w:rtl/>
        </w:rPr>
      </w:pPr>
      <w:r w:rsidRPr="004B6099">
        <w:rPr>
          <w:rStyle w:val="TanaimMishna"/>
          <w:rtl/>
          <w:rPrChange w:id="20059" w:author="קלוד" w:date="2026-10-06T10:08:05Z">
            <w:rPr>
              <w:rStyle w:val="affffc"/>
              <w:rtl/>
            </w:rPr>
          </w:rPrChange>
        </w:rPr>
        <w:t>אמר להם:</w:t>
      </w:r>
      <w:r w:rsidRPr="00F40D4B">
        <w:rPr>
          <w:rtl/>
        </w:rPr>
        <w:t xml:space="preserve"> כל היום מותר לחזור, </w:t>
      </w:r>
    </w:p>
    <w:p w14:paraId="0C0F9171" w14:textId="77777777" w:rsidR="005509D1" w:rsidRPr="00F40D4B" w:rsidRDefault="005509D1" w:rsidP="00E3467E">
      <w:pPr>
        <w:pStyle w:val="afff3"/>
        <w:spacing w:after="60" w:line="220" w:lineRule="exact"/>
        <w:rPr>
          <w:rtl/>
        </w:rPr>
      </w:pPr>
      <w:r w:rsidRPr="004B6099">
        <w:rPr>
          <w:rStyle w:val="TanaimMishna"/>
          <w:rtl/>
          <w:rPrChange w:id="20060" w:author="קלוד" w:date="2026-10-06T10:08:05Z">
            <w:rPr>
              <w:rStyle w:val="affffc"/>
              <w:rtl/>
            </w:rPr>
          </w:rPrChange>
        </w:rPr>
        <w:t>אמרו לו:</w:t>
      </w:r>
      <w:r>
        <w:rPr>
          <w:rtl/>
        </w:rPr>
        <w:t xml:space="preserve"> יניח לנו </w:t>
      </w:r>
      <w:r>
        <w:rPr>
          <w:rStyle w:val="TanaimMishna"/>
          <w:rtl/>
          <w:rPrChange w:id="20062" w:author="קלוד" w:date="2026-10-06T10:08:05Z">
            <w:rPr>
              <w:rtl/>
            </w:rPr>
          </w:rPrChange>
        </w:rPr>
        <w:t xml:space="preserve">רבי טרפון</w:t>
      </w:r>
      <w:r>
        <w:rPr>
          <w:rtl/>
        </w:rPr>
        <w:t xml:space="preserve"> במקומינו, וחזרו לדברי </w:t>
      </w:r>
      <w:r>
        <w:rPr>
          <w:rStyle w:val="TanaimMishna"/>
          <w:rtl/>
          <w:rPrChange w:id="20061" w:author="קלוד" w:date="2026-10-06T10:08:05Z">
            <w:rPr>
              <w:rtl/>
            </w:rPr>
          </w:rPrChange>
        </w:rPr>
        <w:t xml:space="preserve">חכמים</w:t>
      </w:r>
      <w:r>
        <w:rPr>
          <w:rtl/>
        </w:rPr>
        <w:t xml:space="preserve">.</w:t>
      </w:r>
    </w:p>
    <w:p w14:paraId="3907A247" w14:textId="77777777" w:rsidR="005509D1" w:rsidRDefault="005509D1" w:rsidP="005509D1">
      <w:pPr>
        <w:pStyle w:val="36"/>
        <w:framePr w:wrap="notBeside"/>
        <w:rPr>
          <w:rtl/>
        </w:rPr>
      </w:pPr>
      <w:r w:rsidRPr="00F40D4B">
        <w:rPr>
          <w:rtl/>
        </w:rPr>
        <w:t>אתמר,</w:t>
      </w:r>
    </w:p>
    <w:p w14:paraId="74E952AF" w14:textId="3DB334EE" w:rsidR="005509D1" w:rsidRPr="00F40D4B" w:rsidRDefault="005509D1" w:rsidP="005509D1">
      <w:pPr>
        <w:rPr>
          <w:rtl/>
        </w:rPr>
      </w:pPr>
      <w:r w:rsidRPr="0000140B">
        <w:rPr>
          <w:rStyle w:val="affffc"/>
          <w:rtl/>
        </w:rPr>
        <w:t>רב:</w:t>
      </w:r>
      <w:r w:rsidRPr="00F40D4B">
        <w:rPr>
          <w:rtl/>
        </w:rPr>
        <w:t xml:space="preserve"> שתות מקח שנינו, </w:t>
      </w:r>
      <w:r w:rsidR="00E3467E">
        <w:rPr>
          <w:rStyle w:val="affffc"/>
          <w:rtl/>
        </w:rPr>
        <w:tab/>
      </w:r>
      <w:r w:rsidR="00E3467E">
        <w:rPr>
          <w:rStyle w:val="affffc"/>
          <w:rtl/>
        </w:rPr>
        <w:tab/>
      </w:r>
      <w:r w:rsidR="00E3467E">
        <w:rPr>
          <w:rStyle w:val="affffc"/>
          <w:rtl/>
        </w:rPr>
        <w:tab/>
      </w:r>
      <w:r w:rsidRPr="0000140B">
        <w:rPr>
          <w:rStyle w:val="affffc"/>
          <w:rtl/>
        </w:rPr>
        <w:t>שמואל:</w:t>
      </w:r>
      <w:r w:rsidRPr="00F40D4B">
        <w:rPr>
          <w:rtl/>
        </w:rPr>
        <w:t xml:space="preserve"> </w:t>
      </w:r>
      <w:r>
        <w:rPr>
          <w:rFonts w:hint="cs"/>
          <w:rtl/>
        </w:rPr>
        <w:t xml:space="preserve">גם </w:t>
      </w:r>
      <w:r w:rsidRPr="00F40D4B">
        <w:rPr>
          <w:rtl/>
        </w:rPr>
        <w:t xml:space="preserve">שתות </w:t>
      </w:r>
      <w:r w:rsidRPr="00717390">
        <w:rPr>
          <w:b/>
          <w:bCs/>
          <w:rtl/>
        </w:rPr>
        <w:t>מעות</w:t>
      </w:r>
      <w:r w:rsidRPr="00F40D4B">
        <w:rPr>
          <w:rtl/>
        </w:rPr>
        <w:t xml:space="preserve"> שנינו.</w:t>
      </w:r>
    </w:p>
    <w:p w14:paraId="3615FC0F" w14:textId="77777777" w:rsidR="005509D1" w:rsidRDefault="005509D1" w:rsidP="005509D1">
      <w:pPr>
        <w:pStyle w:val="36"/>
        <w:framePr w:wrap="notBeside"/>
        <w:rPr>
          <w:rtl/>
        </w:rPr>
      </w:pPr>
      <w:r w:rsidRPr="00F40D4B">
        <w:rPr>
          <w:rFonts w:hint="cs"/>
          <w:rtl/>
        </w:rPr>
        <w:t>לכו''ע</w:t>
      </w:r>
    </w:p>
    <w:p w14:paraId="0473A84A" w14:textId="77777777" w:rsidR="005509D1" w:rsidRPr="00F40D4B" w:rsidRDefault="005509D1" w:rsidP="005509D1">
      <w:pPr>
        <w:rPr>
          <w:rtl/>
        </w:rPr>
      </w:pPr>
      <w:r w:rsidRPr="00F40D4B">
        <w:rPr>
          <w:rtl/>
        </w:rPr>
        <w:t xml:space="preserve">שוי </w:t>
      </w:r>
      <w:r w:rsidRPr="00F40D4B">
        <w:rPr>
          <w:rFonts w:hint="cs"/>
          <w:rtl/>
        </w:rPr>
        <w:t xml:space="preserve">6 ב5, ו6  ב7 </w:t>
      </w:r>
      <w:r>
        <w:rPr>
          <w:rFonts w:hint="cs"/>
          <w:rtl/>
        </w:rPr>
        <w:t>אח</w:t>
      </w:r>
      <w:r w:rsidRPr="00F40D4B">
        <w:rPr>
          <w:rFonts w:hint="cs"/>
          <w:rtl/>
        </w:rPr>
        <w:t>ר מקח אזלי' ואונאה היא</w:t>
      </w:r>
    </w:p>
    <w:p w14:paraId="640BD461" w14:textId="77777777" w:rsidR="005509D1" w:rsidRDefault="005509D1" w:rsidP="005509D1">
      <w:pPr>
        <w:rPr>
          <w:rtl/>
        </w:rPr>
      </w:pPr>
      <w:r w:rsidRPr="004B6099">
        <w:rPr>
          <w:rStyle w:val="affffc"/>
          <w:rFonts w:hint="cs"/>
          <w:rtl/>
        </w:rPr>
        <w:t>וחלקו</w:t>
      </w:r>
      <w:r w:rsidRPr="00F40D4B">
        <w:rPr>
          <w:rFonts w:hint="cs"/>
          <w:rtl/>
        </w:rPr>
        <w:t xml:space="preserve"> בשוה ה' בו', וז' בו'</w:t>
      </w:r>
      <w:r>
        <w:rPr>
          <w:rFonts w:hint="cs"/>
          <w:rtl/>
        </w:rPr>
        <w:t>.</w:t>
      </w:r>
      <w:r w:rsidRPr="00F40D4B">
        <w:rPr>
          <w:rFonts w:hint="cs"/>
          <w:rtl/>
        </w:rPr>
        <w:t xml:space="preserve"> </w:t>
      </w:r>
    </w:p>
    <w:p w14:paraId="34DF819A" w14:textId="77777777" w:rsidR="005509D1" w:rsidRDefault="005509D1" w:rsidP="005509D1">
      <w:pPr>
        <w:pStyle w:val="36"/>
        <w:framePr w:wrap="notBeside"/>
        <w:rPr>
          <w:rtl/>
        </w:rPr>
      </w:pPr>
      <w:r w:rsidRPr="004B6099">
        <w:rPr>
          <w:rStyle w:val="affffc"/>
          <w:rtl/>
        </w:rPr>
        <w:t>לשמואל</w:t>
      </w:r>
      <w:r>
        <w:rPr>
          <w:rStyle w:val="affffc"/>
          <w:rFonts w:hint="cs"/>
          <w:rtl/>
        </w:rPr>
        <w:t>:</w:t>
      </w:r>
    </w:p>
    <w:p w14:paraId="7D7BCE27" w14:textId="77777777" w:rsidR="005509D1" w:rsidRPr="00F40D4B" w:rsidRDefault="005509D1" w:rsidP="005509D1">
      <w:pPr>
        <w:rPr>
          <w:rtl/>
        </w:rPr>
      </w:pPr>
      <w:r>
        <w:rPr>
          <w:rFonts w:hint="cs"/>
          <w:rtl/>
        </w:rPr>
        <w:t xml:space="preserve">אחר </w:t>
      </w:r>
      <w:r w:rsidRPr="00F40D4B">
        <w:rPr>
          <w:rtl/>
        </w:rPr>
        <w:t>מעות אזלי</w:t>
      </w:r>
      <w:r>
        <w:rPr>
          <w:rFonts w:hint="cs"/>
          <w:rtl/>
        </w:rPr>
        <w:t xml:space="preserve">' </w:t>
      </w:r>
      <w:r w:rsidRPr="00F40D4B">
        <w:rPr>
          <w:rtl/>
        </w:rPr>
        <w:t>- אידי ואידי אונאה ה</w:t>
      </w:r>
      <w:r w:rsidRPr="00F40D4B">
        <w:rPr>
          <w:rFonts w:hint="cs"/>
          <w:rtl/>
        </w:rPr>
        <w:t>יא</w:t>
      </w:r>
      <w:r w:rsidRPr="00F40D4B">
        <w:rPr>
          <w:rtl/>
        </w:rPr>
        <w:t>,</w:t>
      </w:r>
    </w:p>
    <w:p w14:paraId="11A0ACE0" w14:textId="77777777" w:rsidR="005509D1" w:rsidRDefault="005509D1" w:rsidP="005509D1">
      <w:pPr>
        <w:pStyle w:val="36"/>
        <w:framePr w:wrap="notBeside"/>
        <w:rPr>
          <w:rtl/>
        </w:rPr>
      </w:pPr>
      <w:r w:rsidRPr="00EF0932">
        <w:rPr>
          <w:rStyle w:val="affffc"/>
          <w:rtl/>
        </w:rPr>
        <w:t>לרב</w:t>
      </w:r>
      <w:r w:rsidRPr="00EF0932">
        <w:rPr>
          <w:rStyle w:val="affffc"/>
          <w:rFonts w:hint="cs"/>
          <w:rtl/>
        </w:rPr>
        <w:t>:</w:t>
      </w:r>
    </w:p>
    <w:p w14:paraId="5C14C6D8" w14:textId="77777777" w:rsidR="005509D1" w:rsidRPr="00E3467E" w:rsidRDefault="005509D1" w:rsidP="005509D1">
      <w:pPr>
        <w:rPr>
          <w:spacing w:val="-6"/>
          <w:rtl/>
        </w:rPr>
      </w:pPr>
      <w:r w:rsidRPr="00E3467E">
        <w:rPr>
          <w:rFonts w:hint="cs"/>
          <w:spacing w:val="-6"/>
          <w:rtl/>
        </w:rPr>
        <w:t>ד</w:t>
      </w:r>
      <w:r w:rsidRPr="00E3467E">
        <w:rPr>
          <w:spacing w:val="-6"/>
          <w:rtl/>
        </w:rPr>
        <w:t>בתר מקח אזלי</w:t>
      </w:r>
      <w:r w:rsidRPr="00E3467E">
        <w:rPr>
          <w:rFonts w:hint="cs"/>
          <w:spacing w:val="-6"/>
          <w:rtl/>
        </w:rPr>
        <w:t>'</w:t>
      </w:r>
      <w:r w:rsidRPr="00E3467E">
        <w:rPr>
          <w:spacing w:val="-6"/>
          <w:rtl/>
        </w:rPr>
        <w:t xml:space="preserve"> שוי </w:t>
      </w:r>
      <w:r w:rsidRPr="00E3467E">
        <w:rPr>
          <w:rFonts w:hint="cs"/>
          <w:spacing w:val="-6"/>
          <w:rtl/>
        </w:rPr>
        <w:t xml:space="preserve">ה' בו' </w:t>
      </w:r>
      <w:r w:rsidRPr="00E3467E">
        <w:rPr>
          <w:spacing w:val="-6"/>
          <w:rtl/>
        </w:rPr>
        <w:t>ביטול מקח ה</w:t>
      </w:r>
      <w:r w:rsidRPr="00E3467E">
        <w:rPr>
          <w:rFonts w:hint="cs"/>
          <w:spacing w:val="-6"/>
          <w:rtl/>
        </w:rPr>
        <w:t>ו</w:t>
      </w:r>
      <w:r w:rsidRPr="00E3467E">
        <w:rPr>
          <w:spacing w:val="-6"/>
          <w:rtl/>
        </w:rPr>
        <w:t xml:space="preserve">א, שוי </w:t>
      </w:r>
      <w:r w:rsidRPr="00E3467E">
        <w:rPr>
          <w:rFonts w:hint="cs"/>
          <w:spacing w:val="-6"/>
          <w:rtl/>
        </w:rPr>
        <w:t>ז' בו' מחילה היא</w:t>
      </w:r>
      <w:r w:rsidRPr="00E3467E">
        <w:rPr>
          <w:spacing w:val="-6"/>
          <w:rtl/>
        </w:rPr>
        <w:t>.</w:t>
      </w:r>
    </w:p>
    <w:p w14:paraId="241D3286" w14:textId="77777777" w:rsidR="005509D1" w:rsidRDefault="005509D1" w:rsidP="005509D1">
      <w:pPr>
        <w:pStyle w:val="36"/>
        <w:framePr w:wrap="notBeside"/>
        <w:rPr>
          <w:rtl/>
        </w:rPr>
      </w:pPr>
      <w:r w:rsidRPr="00F40D4B">
        <w:rPr>
          <w:rtl/>
        </w:rPr>
        <w:t>ו</w:t>
      </w:r>
      <w:r w:rsidRPr="00F40D4B">
        <w:rPr>
          <w:rFonts w:hint="cs"/>
          <w:rtl/>
        </w:rPr>
        <w:t>ל</w:t>
      </w:r>
      <w:r w:rsidRPr="00F40D4B">
        <w:rPr>
          <w:rtl/>
        </w:rPr>
        <w:t>שמואל:</w:t>
      </w:r>
    </w:p>
    <w:p w14:paraId="0F28014B" w14:textId="77777777" w:rsidR="005509D1" w:rsidRDefault="005509D1" w:rsidP="005509D1">
      <w:pPr>
        <w:rPr>
          <w:rtl/>
        </w:rPr>
      </w:pPr>
      <w:r w:rsidRPr="00F40D4B">
        <w:rPr>
          <w:rtl/>
        </w:rPr>
        <w:t xml:space="preserve">מחילה וביטול מקח </w:t>
      </w:r>
      <w:r>
        <w:rPr>
          <w:rFonts w:hint="cs"/>
          <w:rtl/>
        </w:rPr>
        <w:t xml:space="preserve">כשאין </w:t>
      </w:r>
      <w:r w:rsidRPr="00F40D4B">
        <w:rPr>
          <w:rtl/>
        </w:rPr>
        <w:t>שתות משני צדדים,</w:t>
      </w:r>
    </w:p>
    <w:p w14:paraId="0CC66015" w14:textId="77777777" w:rsidR="005509D1" w:rsidRPr="00F40D4B" w:rsidRDefault="005509D1" w:rsidP="005509D1">
      <w:pPr>
        <w:spacing w:after="60"/>
        <w:rPr>
          <w:rtl/>
        </w:rPr>
      </w:pPr>
      <w:r w:rsidRPr="00F40D4B">
        <w:rPr>
          <w:rtl/>
        </w:rPr>
        <w:t xml:space="preserve">אבל </w:t>
      </w:r>
      <w:r>
        <w:rPr>
          <w:rFonts w:hint="cs"/>
          <w:rtl/>
        </w:rPr>
        <w:t xml:space="preserve">כשיש </w:t>
      </w:r>
      <w:r w:rsidRPr="00F40D4B">
        <w:rPr>
          <w:rtl/>
        </w:rPr>
        <w:t>שתות מצד אחד - אונאה ה</w:t>
      </w:r>
      <w:r w:rsidRPr="00F40D4B">
        <w:rPr>
          <w:rFonts w:hint="cs"/>
          <w:rtl/>
        </w:rPr>
        <w:t>יא</w:t>
      </w:r>
      <w:r w:rsidRPr="00F40D4B">
        <w:rPr>
          <w:rtl/>
        </w:rPr>
        <w:t>.</w:t>
      </w:r>
    </w:p>
    <w:p w14:paraId="3160C432" w14:textId="77777777" w:rsidR="005509D1" w:rsidRDefault="005509D1" w:rsidP="005509D1">
      <w:pPr>
        <w:pStyle w:val="36"/>
        <w:framePr w:wrap="notBeside"/>
        <w:rPr>
          <w:rtl/>
        </w:rPr>
      </w:pPr>
      <w:r w:rsidRPr="00F40D4B">
        <w:rPr>
          <w:rtl/>
        </w:rPr>
        <w:lastRenderedPageBreak/>
        <w:t>תנן:</w:t>
      </w:r>
    </w:p>
    <w:p w14:paraId="68537F57" w14:textId="77777777" w:rsidR="005509D1" w:rsidRPr="00F40D4B" w:rsidRDefault="005509D1" w:rsidP="005509D1">
      <w:pPr>
        <w:rPr>
          <w:rtl/>
        </w:rPr>
      </w:pPr>
      <w:r w:rsidRPr="00F40D4B">
        <w:rPr>
          <w:rtl/>
        </w:rPr>
        <w:t>האונאה ארבעה כסף מ</w:t>
      </w:r>
      <w:r w:rsidRPr="00F40D4B">
        <w:rPr>
          <w:rFonts w:hint="cs"/>
          <w:rtl/>
        </w:rPr>
        <w:t>כ''ד</w:t>
      </w:r>
      <w:r w:rsidRPr="00F40D4B">
        <w:rPr>
          <w:rtl/>
        </w:rPr>
        <w:t xml:space="preserve"> כסף לסלע, שתות למקח.</w:t>
      </w:r>
    </w:p>
    <w:p w14:paraId="664909E4" w14:textId="77777777" w:rsidR="005509D1" w:rsidRDefault="005509D1" w:rsidP="005509D1">
      <w:pPr>
        <w:pStyle w:val="36"/>
        <w:framePr w:wrap="notBeside"/>
        <w:rPr>
          <w:rtl/>
        </w:rPr>
      </w:pPr>
      <w:r w:rsidRPr="00F40D4B">
        <w:rPr>
          <w:rFonts w:hint="cs"/>
          <w:rtl/>
        </w:rPr>
        <w:t>אין להוכיח</w:t>
      </w:r>
    </w:p>
    <w:p w14:paraId="1B0D4F24" w14:textId="77777777" w:rsidR="005509D1" w:rsidRPr="00F40D4B" w:rsidRDefault="005509D1" w:rsidP="005509D1">
      <w:pPr>
        <w:rPr>
          <w:rtl/>
        </w:rPr>
      </w:pPr>
      <w:r w:rsidRPr="00F40D4B">
        <w:rPr>
          <w:rFonts w:hint="cs"/>
          <w:rtl/>
        </w:rPr>
        <w:t xml:space="preserve">דמיירי </w:t>
      </w:r>
      <w:r>
        <w:rPr>
          <w:rFonts w:hint="cs"/>
          <w:rtl/>
        </w:rPr>
        <w:t>שמכר</w:t>
      </w:r>
      <w:r w:rsidRPr="00F40D4B">
        <w:rPr>
          <w:rtl/>
        </w:rPr>
        <w:t xml:space="preserve"> שוי </w:t>
      </w:r>
      <w:r w:rsidRPr="00F40D4B">
        <w:rPr>
          <w:rFonts w:hint="cs"/>
          <w:rtl/>
        </w:rPr>
        <w:t>כ'</w:t>
      </w:r>
      <w:r w:rsidRPr="00F40D4B">
        <w:rPr>
          <w:rtl/>
        </w:rPr>
        <w:t xml:space="preserve"> ב</w:t>
      </w:r>
      <w:r w:rsidRPr="00F40D4B">
        <w:rPr>
          <w:rFonts w:hint="cs"/>
          <w:rtl/>
        </w:rPr>
        <w:t>כ"ד</w:t>
      </w:r>
      <w:r w:rsidRPr="00F40D4B">
        <w:rPr>
          <w:rtl/>
        </w:rPr>
        <w:t xml:space="preserve">, </w:t>
      </w:r>
      <w:r w:rsidRPr="004B6099">
        <w:rPr>
          <w:rStyle w:val="affffc"/>
          <w:rtl/>
        </w:rPr>
        <w:t>וש"מ</w:t>
      </w:r>
      <w:r>
        <w:rPr>
          <w:rStyle w:val="affffc"/>
          <w:rFonts w:hint="cs"/>
          <w:rtl/>
        </w:rPr>
        <w:t>:</w:t>
      </w:r>
      <w:r w:rsidRPr="00F40D4B">
        <w:rPr>
          <w:rtl/>
        </w:rPr>
        <w:t xml:space="preserve"> </w:t>
      </w:r>
      <w:r>
        <w:rPr>
          <w:rFonts w:hint="cs"/>
          <w:rtl/>
        </w:rPr>
        <w:t xml:space="preserve">גם </w:t>
      </w:r>
      <w:r w:rsidRPr="00F40D4B">
        <w:rPr>
          <w:rtl/>
        </w:rPr>
        <w:t>שתות מעות שנינו</w:t>
      </w:r>
      <w:r>
        <w:rPr>
          <w:rFonts w:hint="cs"/>
          <w:rtl/>
        </w:rPr>
        <w:t>.</w:t>
      </w:r>
    </w:p>
    <w:p w14:paraId="68A1CD5A" w14:textId="77777777" w:rsidR="005509D1" w:rsidRPr="00F40D4B" w:rsidRDefault="005509D1" w:rsidP="005509D1">
      <w:pPr>
        <w:rPr>
          <w:rtl/>
        </w:rPr>
      </w:pPr>
      <w:r w:rsidRPr="00F40D4B">
        <w:rPr>
          <w:rFonts w:hint="cs"/>
          <w:rtl/>
        </w:rPr>
        <w:t>וגם ל</w:t>
      </w:r>
      <w:r w:rsidRPr="00F40D4B">
        <w:rPr>
          <w:rtl/>
        </w:rPr>
        <w:t xml:space="preserve">א, </w:t>
      </w:r>
      <w:r>
        <w:rPr>
          <w:rFonts w:hint="cs"/>
          <w:rtl/>
        </w:rPr>
        <w:t xml:space="preserve">שמכר </w:t>
      </w:r>
      <w:r w:rsidRPr="00F40D4B">
        <w:rPr>
          <w:rtl/>
        </w:rPr>
        <w:t xml:space="preserve">שוי </w:t>
      </w:r>
      <w:r w:rsidRPr="00F40D4B">
        <w:rPr>
          <w:rFonts w:hint="cs"/>
          <w:rtl/>
        </w:rPr>
        <w:t>כ''ד בכ' ד</w:t>
      </w:r>
      <w:r w:rsidRPr="00F40D4B">
        <w:rPr>
          <w:rtl/>
        </w:rPr>
        <w:t>מי נתאנה</w:t>
      </w:r>
      <w:r>
        <w:rPr>
          <w:rFonts w:hint="cs"/>
          <w:rtl/>
        </w:rPr>
        <w:t>-</w:t>
      </w:r>
      <w:r w:rsidRPr="00F40D4B">
        <w:rPr>
          <w:rtl/>
        </w:rPr>
        <w:t xml:space="preserve"> מוכר</w:t>
      </w:r>
      <w:r w:rsidRPr="00F40D4B">
        <w:rPr>
          <w:rFonts w:hint="cs"/>
          <w:rtl/>
        </w:rPr>
        <w:t>?</w:t>
      </w:r>
    </w:p>
    <w:p w14:paraId="224FD528" w14:textId="77777777" w:rsidR="005509D1" w:rsidRDefault="005509D1" w:rsidP="005509D1">
      <w:pPr>
        <w:pStyle w:val="36"/>
        <w:framePr w:wrap="notBeside"/>
        <w:rPr>
          <w:rStyle w:val="affffc"/>
          <w:rtl/>
        </w:rPr>
      </w:pPr>
      <w:r w:rsidRPr="004B6099">
        <w:rPr>
          <w:rStyle w:val="affffc"/>
          <w:rFonts w:hint="cs"/>
          <w:rtl/>
        </w:rPr>
        <w:t>ו</w:t>
      </w:r>
      <w:r w:rsidRPr="004B6099">
        <w:rPr>
          <w:rStyle w:val="affffc"/>
          <w:rtl/>
        </w:rPr>
        <w:t>אימא סיפא:</w:t>
      </w:r>
    </w:p>
    <w:p w14:paraId="6BB122BD" w14:textId="77777777" w:rsidR="005509D1" w:rsidRPr="00F40D4B" w:rsidRDefault="005509D1" w:rsidP="005509D1">
      <w:pPr>
        <w:rPr>
          <w:rtl/>
        </w:rPr>
      </w:pPr>
      <w:r w:rsidRPr="00F40D4B">
        <w:rPr>
          <w:rtl/>
        </w:rPr>
        <w:t>עד מתי מותר להחזיר בכדי שיראה לתגר או לקרובו.</w:t>
      </w:r>
    </w:p>
    <w:p w14:paraId="058EAA3E" w14:textId="77777777" w:rsidR="005509D1" w:rsidRDefault="005509D1" w:rsidP="005509D1">
      <w:pPr>
        <w:pStyle w:val="36"/>
        <w:framePr w:wrap="notBeside"/>
        <w:rPr>
          <w:rtl/>
        </w:rPr>
      </w:pPr>
      <w:r w:rsidRPr="00F40D4B">
        <w:rPr>
          <w:rtl/>
        </w:rPr>
        <w:t>וא</w:t>
      </w:r>
      <w:r w:rsidRPr="00F40D4B">
        <w:rPr>
          <w:rFonts w:hint="cs"/>
          <w:rtl/>
        </w:rPr>
        <w:t>ר"נ</w:t>
      </w:r>
      <w:r w:rsidRPr="00F40D4B">
        <w:rPr>
          <w:rtl/>
        </w:rPr>
        <w:t>:</w:t>
      </w:r>
    </w:p>
    <w:p w14:paraId="4D25D07C" w14:textId="77777777" w:rsidR="005509D1" w:rsidRPr="00F40D4B" w:rsidRDefault="005509D1" w:rsidP="005509D1">
      <w:pPr>
        <w:rPr>
          <w:rtl/>
        </w:rPr>
      </w:pPr>
      <w:r w:rsidRPr="00F40D4B">
        <w:rPr>
          <w:rtl/>
        </w:rPr>
        <w:t>לא שנו אלא לוקח, אבל מוכר - לעולם חוזר.</w:t>
      </w:r>
    </w:p>
    <w:p w14:paraId="3EBBF538" w14:textId="77777777" w:rsidR="005509D1" w:rsidRPr="00F40D4B" w:rsidRDefault="005509D1" w:rsidP="005509D1">
      <w:pPr>
        <w:rPr>
          <w:rtl/>
        </w:rPr>
      </w:pPr>
      <w:r w:rsidRPr="00F40D4B">
        <w:rPr>
          <w:rtl/>
        </w:rPr>
        <w:t xml:space="preserve">אלא </w:t>
      </w:r>
      <w:r>
        <w:rPr>
          <w:rFonts w:hint="cs"/>
          <w:rtl/>
        </w:rPr>
        <w:t>שמכר</w:t>
      </w:r>
      <w:r w:rsidRPr="00F40D4B">
        <w:rPr>
          <w:rtl/>
        </w:rPr>
        <w:t xml:space="preserve"> שוי </w:t>
      </w:r>
      <w:r w:rsidRPr="00F40D4B">
        <w:rPr>
          <w:rFonts w:hint="cs"/>
          <w:rtl/>
        </w:rPr>
        <w:t>כ'ד בכ'ח</w:t>
      </w:r>
      <w:r w:rsidRPr="00F40D4B">
        <w:rPr>
          <w:rtl/>
        </w:rPr>
        <w:t>.</w:t>
      </w:r>
    </w:p>
    <w:p w14:paraId="4BBB4CD2" w14:textId="77777777" w:rsidR="005509D1" w:rsidRDefault="005509D1" w:rsidP="005509D1">
      <w:pPr>
        <w:pStyle w:val="36"/>
        <w:framePr w:wrap="notBeside"/>
        <w:rPr>
          <w:rStyle w:val="affffc"/>
          <w:rtl/>
        </w:rPr>
      </w:pPr>
      <w:r w:rsidRPr="00DE6DF5">
        <w:rPr>
          <w:rStyle w:val="affffc"/>
          <w:rtl/>
        </w:rPr>
        <w:t>תנן:</w:t>
      </w:r>
    </w:p>
    <w:p w14:paraId="6B7EE835" w14:textId="304BEF2E" w:rsidR="005509D1" w:rsidRPr="00F40D4B" w:rsidRDefault="005509D1" w:rsidP="005509D1">
      <w:pPr>
        <w:rPr>
          <w:rtl/>
        </w:rPr>
      </w:pPr>
      <w:r w:rsidRPr="00DE6DF5">
        <w:rPr>
          <w:rStyle w:val="affffc"/>
          <w:rtl/>
        </w:rPr>
        <w:t xml:space="preserve">הורה </w:t>
      </w:r>
      <w:r w:rsidR="00E3467E">
        <w:rPr>
          <w:rStyle w:val="affffc"/>
          <w:rFonts w:hint="cs"/>
          <w:rtl/>
        </w:rPr>
        <w:t xml:space="preserve">ר''ט </w:t>
      </w:r>
      <w:r w:rsidRPr="00DE6DF5">
        <w:rPr>
          <w:rStyle w:val="affffc"/>
          <w:rtl/>
        </w:rPr>
        <w:t>בלוד:</w:t>
      </w:r>
      <w:r w:rsidRPr="00F40D4B">
        <w:rPr>
          <w:rtl/>
        </w:rPr>
        <w:t xml:space="preserve"> האונאה שמונה כסף מ</w:t>
      </w:r>
      <w:r w:rsidRPr="00F40D4B">
        <w:rPr>
          <w:rFonts w:hint="cs"/>
          <w:rtl/>
        </w:rPr>
        <w:t>כ''ד</w:t>
      </w:r>
      <w:r w:rsidRPr="00F40D4B">
        <w:rPr>
          <w:rtl/>
        </w:rPr>
        <w:t xml:space="preserve"> כסף לסלע, שליש למקח.</w:t>
      </w:r>
    </w:p>
    <w:p w14:paraId="7E9F23E0" w14:textId="77777777" w:rsidR="005509D1" w:rsidRDefault="005509D1" w:rsidP="005509D1">
      <w:pPr>
        <w:pStyle w:val="36"/>
        <w:framePr w:wrap="notBeside"/>
        <w:rPr>
          <w:rtl/>
        </w:rPr>
      </w:pPr>
      <w:r w:rsidRPr="00F40D4B">
        <w:rPr>
          <w:rtl/>
        </w:rPr>
        <w:t xml:space="preserve">לא </w:t>
      </w:r>
    </w:p>
    <w:p w14:paraId="3A30347F" w14:textId="77777777" w:rsidR="005509D1" w:rsidRPr="00F40D4B" w:rsidRDefault="005509D1" w:rsidP="005509D1">
      <w:pPr>
        <w:rPr>
          <w:rtl/>
        </w:rPr>
      </w:pPr>
      <w:r>
        <w:rPr>
          <w:rFonts w:hint="cs"/>
          <w:rtl/>
        </w:rPr>
        <w:t xml:space="preserve">שמכר שווה </w:t>
      </w:r>
      <w:r w:rsidRPr="00F40D4B">
        <w:rPr>
          <w:rFonts w:hint="cs"/>
          <w:rtl/>
        </w:rPr>
        <w:t>ט'ז בכ'ד</w:t>
      </w:r>
      <w:r w:rsidRPr="00F40D4B">
        <w:rPr>
          <w:rtl/>
        </w:rPr>
        <w:t xml:space="preserve">, </w:t>
      </w:r>
      <w:r w:rsidRPr="00AF5FFB">
        <w:rPr>
          <w:rStyle w:val="affffc"/>
          <w:rtl/>
        </w:rPr>
        <w:t xml:space="preserve">וש"מ </w:t>
      </w:r>
      <w:r>
        <w:rPr>
          <w:rFonts w:hint="cs"/>
          <w:rtl/>
        </w:rPr>
        <w:t xml:space="preserve">גם </w:t>
      </w:r>
      <w:r w:rsidRPr="00F40D4B">
        <w:rPr>
          <w:rtl/>
        </w:rPr>
        <w:t>שליש מעות שנינו!</w:t>
      </w:r>
    </w:p>
    <w:p w14:paraId="665ACA2B" w14:textId="77777777" w:rsidR="005509D1" w:rsidRDefault="005509D1" w:rsidP="005509D1">
      <w:pPr>
        <w:pStyle w:val="36"/>
        <w:framePr w:wrap="notBeside"/>
        <w:rPr>
          <w:rtl/>
        </w:rPr>
      </w:pPr>
      <w:r w:rsidRPr="00F40D4B">
        <w:rPr>
          <w:rFonts w:hint="cs"/>
          <w:rtl/>
        </w:rPr>
        <w:t xml:space="preserve">ולא </w:t>
      </w:r>
    </w:p>
    <w:p w14:paraId="440AD240" w14:textId="77777777" w:rsidR="005509D1" w:rsidRPr="00F40D4B" w:rsidRDefault="005509D1" w:rsidP="005509D1">
      <w:pPr>
        <w:rPr>
          <w:rtl/>
        </w:rPr>
      </w:pPr>
      <w:r>
        <w:rPr>
          <w:rFonts w:hint="cs"/>
          <w:rtl/>
        </w:rPr>
        <w:t xml:space="preserve">שמכר שווה </w:t>
      </w:r>
      <w:r w:rsidRPr="00F40D4B">
        <w:rPr>
          <w:rFonts w:hint="cs"/>
          <w:rtl/>
        </w:rPr>
        <w:t>כ''ד בט''ז ד</w:t>
      </w:r>
      <w:r w:rsidRPr="00F40D4B">
        <w:rPr>
          <w:rtl/>
        </w:rPr>
        <w:t>מי נתאנה - מוכר.</w:t>
      </w:r>
    </w:p>
    <w:p w14:paraId="6E30BA0A" w14:textId="77777777" w:rsidR="005509D1" w:rsidRDefault="005509D1" w:rsidP="005509D1">
      <w:pPr>
        <w:pStyle w:val="36"/>
        <w:framePr w:wrap="notBeside"/>
        <w:rPr>
          <w:rtl/>
        </w:rPr>
      </w:pPr>
      <w:r w:rsidRPr="00F40D4B">
        <w:rPr>
          <w:rtl/>
        </w:rPr>
        <w:t>אימא סיפא:</w:t>
      </w:r>
    </w:p>
    <w:p w14:paraId="5E5DF4D6" w14:textId="77777777" w:rsidR="005509D1" w:rsidRDefault="005509D1" w:rsidP="005509D1">
      <w:pPr>
        <w:rPr>
          <w:rStyle w:val="affffc"/>
          <w:rtl/>
        </w:rPr>
      </w:pPr>
      <w:r w:rsidRPr="00F40D4B">
        <w:rPr>
          <w:rtl/>
        </w:rPr>
        <w:t xml:space="preserve">אמר להם כל היום מותר לחזור, </w:t>
      </w:r>
    </w:p>
    <w:p w14:paraId="5586A276" w14:textId="77777777" w:rsidR="005509D1" w:rsidRDefault="005509D1" w:rsidP="005509D1">
      <w:pPr>
        <w:pStyle w:val="36"/>
        <w:framePr w:wrap="notBeside"/>
        <w:rPr>
          <w:rtl/>
        </w:rPr>
      </w:pPr>
      <w:r w:rsidRPr="004B6099">
        <w:rPr>
          <w:rStyle w:val="affffc"/>
          <w:rtl/>
        </w:rPr>
        <w:t>וא</w:t>
      </w:r>
      <w:r w:rsidRPr="004B6099">
        <w:rPr>
          <w:rStyle w:val="affffc"/>
          <w:rFonts w:hint="cs"/>
          <w:rtl/>
        </w:rPr>
        <w:t>ר"נ</w:t>
      </w:r>
      <w:r w:rsidRPr="004B6099">
        <w:rPr>
          <w:rStyle w:val="affffc"/>
          <w:rtl/>
        </w:rPr>
        <w:t>:</w:t>
      </w:r>
    </w:p>
    <w:p w14:paraId="29137836" w14:textId="77777777" w:rsidR="005509D1" w:rsidRPr="00F40D4B" w:rsidRDefault="005509D1" w:rsidP="005509D1">
      <w:pPr>
        <w:rPr>
          <w:rtl/>
        </w:rPr>
      </w:pPr>
      <w:r>
        <w:rPr>
          <w:rFonts w:hint="cs"/>
          <w:rtl/>
        </w:rPr>
        <w:t>דוקא</w:t>
      </w:r>
      <w:r w:rsidRPr="00F40D4B">
        <w:rPr>
          <w:rtl/>
        </w:rPr>
        <w:t xml:space="preserve"> לוקח, אבל מוכר לעולם חוזר! אלא </w:t>
      </w:r>
      <w:r>
        <w:rPr>
          <w:rFonts w:hint="cs"/>
          <w:rtl/>
        </w:rPr>
        <w:t xml:space="preserve">שמכר </w:t>
      </w:r>
      <w:r w:rsidRPr="00F40D4B">
        <w:rPr>
          <w:rFonts w:hint="cs"/>
          <w:rtl/>
        </w:rPr>
        <w:t>כ''ד בל''ב</w:t>
      </w:r>
      <w:r w:rsidRPr="00F40D4B">
        <w:rPr>
          <w:rtl/>
        </w:rPr>
        <w:t>.</w:t>
      </w:r>
    </w:p>
    <w:p w14:paraId="6AF7864F" w14:textId="77777777" w:rsidR="005509D1" w:rsidRDefault="005509D1" w:rsidP="005509D1">
      <w:pPr>
        <w:pStyle w:val="36"/>
        <w:framePr w:wrap="notBeside"/>
        <w:rPr>
          <w:rtl/>
        </w:rPr>
      </w:pPr>
      <w:r w:rsidRPr="00F40D4B">
        <w:rPr>
          <w:rFonts w:hint="cs"/>
          <w:rtl/>
        </w:rPr>
        <w:t xml:space="preserve">ת''כ </w:t>
      </w:r>
      <w:r w:rsidRPr="00F40D4B">
        <w:rPr>
          <w:rtl/>
        </w:rPr>
        <w:t>דשמואל:</w:t>
      </w:r>
    </w:p>
    <w:p w14:paraId="34E8649C" w14:textId="77777777" w:rsidR="005509D1" w:rsidRDefault="005509D1" w:rsidP="005509D1">
      <w:pPr>
        <w:rPr>
          <w:rtl/>
        </w:rPr>
      </w:pPr>
      <w:r w:rsidRPr="00F40D4B">
        <w:rPr>
          <w:rtl/>
        </w:rPr>
        <w:t>מי שהוטל עליו ידו על העליונה.</w:t>
      </w:r>
      <w:r>
        <w:rPr>
          <w:rFonts w:hint="cs"/>
          <w:rtl/>
        </w:rPr>
        <w:t xml:space="preserve"> </w:t>
      </w:r>
      <w:r w:rsidRPr="00F40D4B">
        <w:rPr>
          <w:rtl/>
        </w:rPr>
        <w:t xml:space="preserve">כיצד? </w:t>
      </w:r>
    </w:p>
    <w:p w14:paraId="52687B54" w14:textId="77777777" w:rsidR="005509D1" w:rsidRPr="00E3467E" w:rsidRDefault="005509D1" w:rsidP="005509D1">
      <w:pPr>
        <w:rPr>
          <w:spacing w:val="-2"/>
          <w:rtl/>
        </w:rPr>
      </w:pPr>
      <w:r w:rsidRPr="00E3467E">
        <w:rPr>
          <w:spacing w:val="-2"/>
          <w:rtl/>
        </w:rPr>
        <w:t>מכר לו שוה חמש בשש, מי נתאנה לוקח, יד לוקח על העליונה,</w:t>
      </w:r>
    </w:p>
    <w:p w14:paraId="0D502A5F" w14:textId="77777777" w:rsidR="005509D1" w:rsidRPr="00F40D4B" w:rsidRDefault="005509D1" w:rsidP="005509D1">
      <w:pPr>
        <w:ind w:firstLine="720"/>
        <w:rPr>
          <w:rtl/>
        </w:rPr>
      </w:pPr>
      <w:r w:rsidRPr="00F40D4B">
        <w:rPr>
          <w:rtl/>
        </w:rPr>
        <w:t>רצה - אומר תן לי מעותי, או תן לי מה שאוניתני.</w:t>
      </w:r>
    </w:p>
    <w:p w14:paraId="577644B8" w14:textId="77777777" w:rsidR="005509D1" w:rsidRPr="00F40D4B" w:rsidRDefault="005509D1" w:rsidP="005509D1">
      <w:pPr>
        <w:rPr>
          <w:rtl/>
        </w:rPr>
      </w:pPr>
      <w:r w:rsidRPr="00F40D4B">
        <w:rPr>
          <w:rtl/>
        </w:rPr>
        <w:t>מכר לו שוה שש בחמש מי נתאנה מוכר, יד מוכר על העליונה.</w:t>
      </w:r>
    </w:p>
    <w:p w14:paraId="6F37283F" w14:textId="77777777" w:rsidR="005509D1" w:rsidRPr="00F40D4B" w:rsidRDefault="005509D1" w:rsidP="005509D1">
      <w:pPr>
        <w:ind w:left="452" w:firstLine="113"/>
        <w:rPr>
          <w:rtl/>
        </w:rPr>
      </w:pPr>
      <w:r w:rsidRPr="00F40D4B">
        <w:rPr>
          <w:rtl/>
        </w:rPr>
        <w:t>רצה - אומר לו תן לי מקחי, או תן לי מה שאוניתני.</w:t>
      </w:r>
    </w:p>
    <w:p w14:paraId="2A97304F" w14:textId="501C9A4A" w:rsidR="005509D1" w:rsidRPr="005509D1" w:rsidRDefault="005509D1" w:rsidP="005509D1">
      <w:pPr>
        <w:pStyle w:val="aff9"/>
        <w:rPr>
          <w:rtl/>
        </w:rPr>
      </w:pPr>
      <w:r w:rsidRPr="00F40D4B">
        <w:rPr>
          <w:rtl/>
        </w:rPr>
        <w:t>***</w:t>
      </w:r>
    </w:p>
    <w:p w14:paraId="05251B5F" w14:textId="77777777" w:rsidR="005509D1" w:rsidRPr="00F40D4B" w:rsidRDefault="005509D1" w:rsidP="005509D1">
      <w:pPr>
        <w:pStyle w:val="affff9"/>
        <w:rPr>
          <w:rtl/>
        </w:rPr>
      </w:pPr>
      <w:r w:rsidRPr="00F40D4B">
        <w:rPr>
          <w:rtl/>
        </w:rPr>
        <w:t xml:space="preserve">איבעיא להו: פחות משתות לרבנן, </w:t>
      </w:r>
      <w:r>
        <w:rPr>
          <w:rFonts w:hint="cs"/>
          <w:rtl/>
        </w:rPr>
        <w:t xml:space="preserve">האם </w:t>
      </w:r>
      <w:r w:rsidRPr="00F40D4B">
        <w:rPr>
          <w:rtl/>
        </w:rPr>
        <w:t xml:space="preserve">לאלתר </w:t>
      </w:r>
      <w:r>
        <w:rPr>
          <w:rFonts w:hint="cs"/>
          <w:rtl/>
        </w:rPr>
        <w:t xml:space="preserve">זו </w:t>
      </w:r>
      <w:r w:rsidRPr="00F40D4B">
        <w:rPr>
          <w:rtl/>
        </w:rPr>
        <w:t>מחילה או בכדי שיראה לתגר או לקרובו?</w:t>
      </w:r>
    </w:p>
    <w:p w14:paraId="7B97C8BA" w14:textId="77777777" w:rsidR="005509D1" w:rsidRDefault="005509D1" w:rsidP="005509D1">
      <w:pPr>
        <w:pStyle w:val="36"/>
        <w:framePr w:wrap="notBeside"/>
        <w:rPr>
          <w:rtl/>
        </w:rPr>
      </w:pPr>
      <w:r w:rsidRPr="00F40D4B">
        <w:rPr>
          <w:rtl/>
        </w:rPr>
        <w:t>ואת"ל</w:t>
      </w:r>
    </w:p>
    <w:p w14:paraId="08FC70C6" w14:textId="77777777" w:rsidR="005509D1" w:rsidRPr="00E3467E" w:rsidRDefault="005509D1" w:rsidP="005509D1">
      <w:pPr>
        <w:rPr>
          <w:spacing w:val="-2"/>
          <w:rtl/>
        </w:rPr>
      </w:pPr>
      <w:r w:rsidRPr="00E3467E">
        <w:rPr>
          <w:spacing w:val="-2"/>
          <w:rtl/>
        </w:rPr>
        <w:t>בכדי שיראה לתגר או לקרובו</w:t>
      </w:r>
      <w:r w:rsidRPr="00E3467E">
        <w:rPr>
          <w:rStyle w:val="affffc"/>
          <w:spacing w:val="-2"/>
          <w:rtl/>
        </w:rPr>
        <w:t>,</w:t>
      </w:r>
      <w:r w:rsidRPr="00E3467E">
        <w:rPr>
          <w:rStyle w:val="affffc"/>
          <w:rFonts w:hint="cs"/>
          <w:spacing w:val="-2"/>
          <w:rtl/>
        </w:rPr>
        <w:t xml:space="preserve"> והנפק''מ</w:t>
      </w:r>
      <w:r w:rsidRPr="00E3467E">
        <w:rPr>
          <w:rFonts w:hint="cs"/>
          <w:spacing w:val="-2"/>
          <w:rtl/>
        </w:rPr>
        <w:t xml:space="preserve"> בין שתות לפחות משתות </w:t>
      </w:r>
    </w:p>
    <w:p w14:paraId="577F104E" w14:textId="77777777" w:rsidR="005509D1" w:rsidRDefault="005509D1" w:rsidP="005509D1">
      <w:pPr>
        <w:rPr>
          <w:rtl/>
        </w:rPr>
      </w:pPr>
      <w:r>
        <w:rPr>
          <w:rFonts w:hint="cs"/>
          <w:rtl/>
        </w:rPr>
        <w:t>- ד</w:t>
      </w:r>
      <w:r w:rsidRPr="00F40D4B">
        <w:rPr>
          <w:rtl/>
        </w:rPr>
        <w:t>שתות ידו על העליונה, רצה</w:t>
      </w:r>
      <w:r w:rsidRPr="00F40D4B">
        <w:rPr>
          <w:rFonts w:hint="cs"/>
          <w:rtl/>
        </w:rPr>
        <w:t xml:space="preserve"> </w:t>
      </w:r>
      <w:r w:rsidRPr="00F40D4B">
        <w:rPr>
          <w:rtl/>
        </w:rPr>
        <w:t>חוזר, רצה קונה ומחזיר אונאה.</w:t>
      </w:r>
      <w:r>
        <w:rPr>
          <w:rFonts w:hint="cs"/>
          <w:rtl/>
        </w:rPr>
        <w:t xml:space="preserve"> </w:t>
      </w:r>
      <w:r w:rsidRPr="00F40D4B">
        <w:rPr>
          <w:rtl/>
        </w:rPr>
        <w:t>ואילו פחות משתות - קנה ומחזיר אונאה.</w:t>
      </w:r>
      <w:r>
        <w:rPr>
          <w:rFonts w:hint="cs"/>
          <w:rtl/>
        </w:rPr>
        <w:t xml:space="preserve"> </w:t>
      </w:r>
      <w:r w:rsidRPr="00F40D4B">
        <w:rPr>
          <w:rtl/>
        </w:rPr>
        <w:t xml:space="preserve">מאי? </w:t>
      </w:r>
    </w:p>
    <w:p w14:paraId="40A158E7" w14:textId="77777777" w:rsidR="005509D1" w:rsidRDefault="005509D1" w:rsidP="005509D1">
      <w:pPr>
        <w:pStyle w:val="36"/>
        <w:framePr w:wrap="notBeside"/>
        <w:rPr>
          <w:rtl/>
        </w:rPr>
      </w:pPr>
      <w:r w:rsidRPr="00F40D4B">
        <w:rPr>
          <w:rtl/>
        </w:rPr>
        <w:t xml:space="preserve">- ת"ש: </w:t>
      </w:r>
    </w:p>
    <w:p w14:paraId="08DC6439" w14:textId="77777777" w:rsidR="005509D1" w:rsidRPr="00B47C98" w:rsidRDefault="005509D1" w:rsidP="005509D1">
      <w:pPr>
        <w:rPr>
          <w:rtl/>
        </w:rPr>
      </w:pPr>
      <w:r w:rsidRPr="00B47C98">
        <w:rPr>
          <w:rFonts w:hint="cs"/>
          <w:rtl/>
        </w:rPr>
        <w:t>ח</w:t>
      </w:r>
      <w:r w:rsidRPr="00B47C98">
        <w:rPr>
          <w:rtl/>
        </w:rPr>
        <w:t>זרו לדברי חכמים.</w:t>
      </w:r>
      <w:r w:rsidRPr="00B47C98">
        <w:rPr>
          <w:rFonts w:hint="cs"/>
          <w:rtl/>
        </w:rPr>
        <w:t xml:space="preserve"> </w:t>
      </w:r>
      <w:r w:rsidRPr="00B47C98">
        <w:rPr>
          <w:rStyle w:val="affffc"/>
          <w:rtl/>
        </w:rPr>
        <w:t>סברוה:</w:t>
      </w:r>
      <w:r w:rsidRPr="00B47C98">
        <w:rPr>
          <w:rtl/>
        </w:rPr>
        <w:t xml:space="preserve"> פחות משליש </w:t>
      </w:r>
      <w:r w:rsidRPr="00B47C98">
        <w:rPr>
          <w:rStyle w:val="affffc"/>
          <w:rFonts w:hint="cs"/>
          <w:rtl/>
        </w:rPr>
        <w:t>לר''ט</w:t>
      </w:r>
      <w:r w:rsidRPr="00B47C98">
        <w:rPr>
          <w:rFonts w:hint="cs"/>
          <w:rtl/>
        </w:rPr>
        <w:t xml:space="preserve"> </w:t>
      </w:r>
      <w:r w:rsidRPr="00B47C98">
        <w:rPr>
          <w:rtl/>
        </w:rPr>
        <w:t xml:space="preserve">כפחות משתות </w:t>
      </w:r>
      <w:r w:rsidRPr="00B47C98">
        <w:rPr>
          <w:rStyle w:val="affffc"/>
          <w:rtl/>
        </w:rPr>
        <w:t>לרבנן.</w:t>
      </w:r>
    </w:p>
    <w:p w14:paraId="09FD8B11" w14:textId="77777777" w:rsidR="005509D1" w:rsidRDefault="005509D1" w:rsidP="005509D1">
      <w:pPr>
        <w:pStyle w:val="36"/>
        <w:framePr w:wrap="notBeside"/>
        <w:rPr>
          <w:rtl/>
        </w:rPr>
      </w:pPr>
      <w:r w:rsidRPr="00F40D4B">
        <w:rPr>
          <w:rtl/>
        </w:rPr>
        <w:lastRenderedPageBreak/>
        <w:t xml:space="preserve">אי </w:t>
      </w:r>
    </w:p>
    <w:p w14:paraId="5ECCD308" w14:textId="77777777" w:rsidR="005509D1" w:rsidRPr="00F40FAD" w:rsidRDefault="005509D1" w:rsidP="005509D1">
      <w:pPr>
        <w:rPr>
          <w:rtl/>
        </w:rPr>
      </w:pPr>
      <w:r w:rsidRPr="00F40FAD">
        <w:rPr>
          <w:rtl/>
        </w:rPr>
        <w:t xml:space="preserve">פחות משתות </w:t>
      </w:r>
      <w:r w:rsidRPr="00F40FAD">
        <w:rPr>
          <w:rStyle w:val="affffc"/>
          <w:rtl/>
        </w:rPr>
        <w:t>לרבנן</w:t>
      </w:r>
      <w:r w:rsidRPr="00F40FAD">
        <w:rPr>
          <w:rtl/>
        </w:rPr>
        <w:t xml:space="preserve"> בכדי שיראה לתגר </w:t>
      </w:r>
      <w:r w:rsidRPr="00F40FAD">
        <w:rPr>
          <w:rStyle w:val="affffc"/>
          <w:rtl/>
        </w:rPr>
        <w:t>ולר</w:t>
      </w:r>
      <w:r w:rsidRPr="00F40FAD">
        <w:rPr>
          <w:rStyle w:val="affffc"/>
          <w:rFonts w:hint="cs"/>
          <w:rtl/>
        </w:rPr>
        <w:t>"ט</w:t>
      </w:r>
      <w:r w:rsidRPr="00F40FAD">
        <w:rPr>
          <w:rtl/>
        </w:rPr>
        <w:t xml:space="preserve"> כל היום</w:t>
      </w:r>
      <w:r w:rsidRPr="00F40FAD">
        <w:rPr>
          <w:rFonts w:hint="cs"/>
          <w:rtl/>
        </w:rPr>
        <w:t>,</w:t>
      </w:r>
      <w:r w:rsidRPr="00F40FAD">
        <w:rPr>
          <w:rtl/>
        </w:rPr>
        <w:t xml:space="preserve"> </w:t>
      </w:r>
      <w:r w:rsidRPr="00F40FAD">
        <w:rPr>
          <w:rFonts w:hint="cs"/>
          <w:rtl/>
        </w:rPr>
        <w:t xml:space="preserve">לכן </w:t>
      </w:r>
      <w:r w:rsidRPr="00F40FAD">
        <w:rPr>
          <w:rtl/>
        </w:rPr>
        <w:t>חזרו.</w:t>
      </w:r>
    </w:p>
    <w:p w14:paraId="72C8BB29" w14:textId="77777777" w:rsidR="005509D1" w:rsidRDefault="005509D1" w:rsidP="005509D1">
      <w:pPr>
        <w:pStyle w:val="36"/>
        <w:framePr w:wrap="notBeside"/>
        <w:rPr>
          <w:rtl/>
        </w:rPr>
      </w:pPr>
      <w:r>
        <w:rPr>
          <w:rFonts w:hint="cs"/>
          <w:rtl/>
        </w:rPr>
        <w:t>אבל א</w:t>
      </w:r>
      <w:r w:rsidRPr="00F40D4B">
        <w:rPr>
          <w:rtl/>
        </w:rPr>
        <w:t xml:space="preserve">י </w:t>
      </w:r>
    </w:p>
    <w:p w14:paraId="19C10B42" w14:textId="77777777" w:rsidR="005509D1" w:rsidRDefault="005509D1" w:rsidP="005509D1">
      <w:pPr>
        <w:rPr>
          <w:rtl/>
        </w:rPr>
      </w:pPr>
      <w:r w:rsidRPr="00F40D4B">
        <w:rPr>
          <w:rtl/>
        </w:rPr>
        <w:t xml:space="preserve">פחות משתות לרבנן </w:t>
      </w:r>
      <w:r>
        <w:rPr>
          <w:rFonts w:hint="cs"/>
          <w:rtl/>
        </w:rPr>
        <w:t>מיד</w:t>
      </w:r>
      <w:r w:rsidRPr="00F40D4B">
        <w:rPr>
          <w:rtl/>
        </w:rPr>
        <w:t xml:space="preserve"> הויא מחילה,</w:t>
      </w:r>
      <w:r w:rsidRPr="00F40FAD">
        <w:rPr>
          <w:rStyle w:val="affffc"/>
          <w:rtl/>
        </w:rPr>
        <w:t xml:space="preserve"> ולר</w:t>
      </w:r>
      <w:r w:rsidRPr="00F40FAD">
        <w:rPr>
          <w:rStyle w:val="affffc"/>
          <w:rFonts w:hint="cs"/>
          <w:rtl/>
        </w:rPr>
        <w:t>"ט</w:t>
      </w:r>
      <w:r w:rsidRPr="00F40D4B">
        <w:rPr>
          <w:rtl/>
        </w:rPr>
        <w:t xml:space="preserve"> </w:t>
      </w:r>
      <w:r>
        <w:rPr>
          <w:rFonts w:hint="cs"/>
          <w:rtl/>
        </w:rPr>
        <w:t xml:space="preserve">גם, למה </w:t>
      </w:r>
      <w:r w:rsidRPr="00F40D4B">
        <w:rPr>
          <w:rtl/>
        </w:rPr>
        <w:t xml:space="preserve">חזרו? </w:t>
      </w:r>
    </w:p>
    <w:p w14:paraId="1DD9A417" w14:textId="77777777" w:rsidR="005509D1" w:rsidRDefault="005509D1" w:rsidP="005509D1">
      <w:pPr>
        <w:pStyle w:val="36"/>
        <w:framePr w:wrap="notBeside"/>
        <w:rPr>
          <w:rtl/>
        </w:rPr>
      </w:pPr>
      <w:r>
        <w:rPr>
          <w:rFonts w:hint="cs"/>
          <w:rtl/>
        </w:rPr>
        <w:t>-ודחי'</w:t>
      </w:r>
    </w:p>
    <w:p w14:paraId="4178DA47" w14:textId="77777777" w:rsidR="005509D1" w:rsidRPr="00F40D4B" w:rsidRDefault="005509D1" w:rsidP="005509D1">
      <w:pPr>
        <w:rPr>
          <w:rtl/>
        </w:rPr>
      </w:pPr>
      <w:r w:rsidRPr="00F40FAD">
        <w:rPr>
          <w:rStyle w:val="affffc"/>
          <w:rtl/>
        </w:rPr>
        <w:t>בדר</w:t>
      </w:r>
      <w:r w:rsidRPr="00F40FAD">
        <w:rPr>
          <w:rStyle w:val="affffc"/>
          <w:rFonts w:hint="cs"/>
          <w:rtl/>
        </w:rPr>
        <w:t>"ט</w:t>
      </w:r>
      <w:r w:rsidRPr="00F40D4B">
        <w:rPr>
          <w:rtl/>
        </w:rPr>
        <w:t xml:space="preserve"> ניח</w:t>
      </w:r>
      <w:r w:rsidRPr="00F40D4B">
        <w:rPr>
          <w:rFonts w:hint="cs"/>
          <w:rtl/>
        </w:rPr>
        <w:t>"ל</w:t>
      </w:r>
      <w:r w:rsidRPr="00F40D4B">
        <w:rPr>
          <w:rtl/>
        </w:rPr>
        <w:t xml:space="preserve"> טפי דמ</w:t>
      </w:r>
      <w:r>
        <w:rPr>
          <w:rFonts w:hint="cs"/>
          <w:rtl/>
        </w:rPr>
        <w:t>ה</w:t>
      </w:r>
      <w:r w:rsidRPr="00F40D4B">
        <w:rPr>
          <w:rtl/>
        </w:rPr>
        <w:t xml:space="preserve"> </w:t>
      </w:r>
      <w:r w:rsidRPr="00F40FAD">
        <w:rPr>
          <w:rStyle w:val="affffc"/>
          <w:rFonts w:hint="cs"/>
          <w:rtl/>
        </w:rPr>
        <w:t>ש</w:t>
      </w:r>
      <w:r w:rsidRPr="00F40FAD">
        <w:rPr>
          <w:rStyle w:val="affffc"/>
          <w:rtl/>
        </w:rPr>
        <w:t>רבנן</w:t>
      </w:r>
      <w:r w:rsidRPr="00F40D4B">
        <w:rPr>
          <w:rtl/>
        </w:rPr>
        <w:t xml:space="preserve"> </w:t>
      </w:r>
      <w:r>
        <w:rPr>
          <w:rFonts w:hint="cs"/>
          <w:rtl/>
        </w:rPr>
        <w:t>החשיבו</w:t>
      </w:r>
      <w:r w:rsidRPr="00F40D4B">
        <w:rPr>
          <w:rtl/>
        </w:rPr>
        <w:t xml:space="preserve"> </w:t>
      </w:r>
      <w:r>
        <w:rPr>
          <w:rFonts w:hint="cs"/>
          <w:rtl/>
        </w:rPr>
        <w:t>כ</w:t>
      </w:r>
      <w:r w:rsidRPr="00F40D4B">
        <w:rPr>
          <w:rtl/>
        </w:rPr>
        <w:t xml:space="preserve">אונאה, </w:t>
      </w:r>
      <w:r w:rsidRPr="00F40FAD">
        <w:rPr>
          <w:rStyle w:val="affffc"/>
          <w:rtl/>
        </w:rPr>
        <w:t>לר</w:t>
      </w:r>
      <w:r w:rsidRPr="00F40FAD">
        <w:rPr>
          <w:rStyle w:val="affffc"/>
          <w:rFonts w:hint="cs"/>
          <w:rtl/>
        </w:rPr>
        <w:t>"ט</w:t>
      </w:r>
      <w:r w:rsidRPr="00F40D4B">
        <w:rPr>
          <w:rtl/>
        </w:rPr>
        <w:t xml:space="preserve"> </w:t>
      </w:r>
      <w:r>
        <w:rPr>
          <w:rFonts w:hint="cs"/>
          <w:rtl/>
        </w:rPr>
        <w:t xml:space="preserve">זו </w:t>
      </w:r>
      <w:r w:rsidRPr="00F40D4B">
        <w:rPr>
          <w:rtl/>
        </w:rPr>
        <w:t>מחילה</w:t>
      </w:r>
      <w:r>
        <w:rPr>
          <w:rFonts w:hint="cs"/>
          <w:rtl/>
        </w:rPr>
        <w:t>.</w:t>
      </w:r>
    </w:p>
    <w:p w14:paraId="545A9A0D" w14:textId="77777777" w:rsidR="005509D1" w:rsidRDefault="005509D1" w:rsidP="005509D1">
      <w:pPr>
        <w:pStyle w:val="36"/>
        <w:framePr w:wrap="notBeside"/>
        <w:rPr>
          <w:rtl/>
        </w:rPr>
      </w:pPr>
      <w:r w:rsidRPr="00F40D4B">
        <w:rPr>
          <w:rtl/>
        </w:rPr>
        <w:t>-</w:t>
      </w:r>
      <w:r>
        <w:rPr>
          <w:rFonts w:hint="cs"/>
          <w:rtl/>
        </w:rPr>
        <w:t xml:space="preserve">ודחי' </w:t>
      </w:r>
    </w:p>
    <w:p w14:paraId="32D4D0C5" w14:textId="77777777" w:rsidR="005509D1" w:rsidRPr="00F40D4B" w:rsidRDefault="005509D1" w:rsidP="005509D1">
      <w:pPr>
        <w:rPr>
          <w:rtl/>
        </w:rPr>
      </w:pPr>
      <w:r w:rsidRPr="00F40D4B">
        <w:rPr>
          <w:rtl/>
        </w:rPr>
        <w:t xml:space="preserve">מי סברת פחות משליש </w:t>
      </w:r>
      <w:r w:rsidRPr="00F40FAD">
        <w:rPr>
          <w:rStyle w:val="affffc"/>
          <w:rtl/>
        </w:rPr>
        <w:t>לר</w:t>
      </w:r>
      <w:r w:rsidRPr="00F40FAD">
        <w:rPr>
          <w:rStyle w:val="affffc"/>
          <w:rFonts w:hint="cs"/>
          <w:rtl/>
        </w:rPr>
        <w:t>"ט</w:t>
      </w:r>
      <w:r>
        <w:rPr>
          <w:rStyle w:val="affffc"/>
          <w:rFonts w:hint="cs"/>
          <w:rtl/>
        </w:rPr>
        <w:t>,</w:t>
      </w:r>
      <w:r w:rsidRPr="00F40D4B">
        <w:rPr>
          <w:rtl/>
        </w:rPr>
        <w:t xml:space="preserve"> כפחות משתות </w:t>
      </w:r>
      <w:r w:rsidRPr="00F40FAD">
        <w:rPr>
          <w:rStyle w:val="affffc"/>
          <w:rtl/>
        </w:rPr>
        <w:t>לרבנן</w:t>
      </w:r>
      <w:r w:rsidRPr="00F40D4B">
        <w:rPr>
          <w:rtl/>
        </w:rPr>
        <w:t>?</w:t>
      </w:r>
    </w:p>
    <w:p w14:paraId="2959EC8F" w14:textId="77777777" w:rsidR="005509D1" w:rsidRDefault="005509D1" w:rsidP="005509D1">
      <w:pPr>
        <w:pStyle w:val="36"/>
        <w:framePr w:wrap="notBeside"/>
        <w:rPr>
          <w:rtl/>
        </w:rPr>
      </w:pPr>
      <w:r w:rsidRPr="00F40D4B">
        <w:rPr>
          <w:rtl/>
        </w:rPr>
        <w:t>- לא,</w:t>
      </w:r>
    </w:p>
    <w:p w14:paraId="79D4FF5D" w14:textId="77777777" w:rsidR="005509D1" w:rsidRDefault="005509D1" w:rsidP="005509D1">
      <w:pPr>
        <w:rPr>
          <w:rtl/>
        </w:rPr>
      </w:pPr>
      <w:r w:rsidRPr="00F40D4B">
        <w:rPr>
          <w:rtl/>
        </w:rPr>
        <w:t xml:space="preserve">משתות ועד שליש </w:t>
      </w:r>
      <w:r w:rsidRPr="00F40FAD">
        <w:rPr>
          <w:rStyle w:val="affffc"/>
          <w:rtl/>
        </w:rPr>
        <w:t>לרבי טרפון -</w:t>
      </w:r>
      <w:r w:rsidRPr="00F40D4B">
        <w:rPr>
          <w:rtl/>
        </w:rPr>
        <w:t xml:space="preserve"> כשתות עצמה </w:t>
      </w:r>
      <w:r w:rsidRPr="00F40FAD">
        <w:rPr>
          <w:rStyle w:val="affffc"/>
          <w:rtl/>
        </w:rPr>
        <w:t>לרבנן דמי</w:t>
      </w:r>
      <w:r w:rsidRPr="00F40D4B">
        <w:rPr>
          <w:rtl/>
        </w:rPr>
        <w:t>.</w:t>
      </w:r>
    </w:p>
    <w:p w14:paraId="7B5595AE" w14:textId="77777777" w:rsidR="005509D1" w:rsidRDefault="005509D1" w:rsidP="005509D1">
      <w:pPr>
        <w:pStyle w:val="36"/>
        <w:framePr w:wrap="notBeside"/>
        <w:rPr>
          <w:rtl/>
        </w:rPr>
      </w:pPr>
      <w:r w:rsidRPr="00F40D4B">
        <w:rPr>
          <w:rFonts w:hint="cs"/>
          <w:rtl/>
        </w:rPr>
        <w:t>והך</w:t>
      </w:r>
    </w:p>
    <w:p w14:paraId="1D5C4101" w14:textId="77777777" w:rsidR="005509D1" w:rsidRDefault="005509D1" w:rsidP="005509D1">
      <w:pPr>
        <w:rPr>
          <w:rtl/>
        </w:rPr>
      </w:pPr>
      <w:r w:rsidRPr="00F40D4B">
        <w:rPr>
          <w:rFonts w:hint="cs"/>
          <w:rtl/>
        </w:rPr>
        <w:t xml:space="preserve">דשמחו </w:t>
      </w:r>
      <w:r w:rsidRPr="00F40FAD">
        <w:rPr>
          <w:rStyle w:val="affffc"/>
          <w:rFonts w:hint="cs"/>
          <w:rtl/>
        </w:rPr>
        <w:t>כיון דא''ל ר''ט</w:t>
      </w:r>
      <w:r w:rsidRPr="00F40D4B">
        <w:rPr>
          <w:rFonts w:hint="cs"/>
          <w:rtl/>
        </w:rPr>
        <w:t xml:space="preserve"> הויא אונאה</w:t>
      </w:r>
      <w:r>
        <w:rPr>
          <w:rFonts w:hint="cs"/>
          <w:rtl/>
        </w:rPr>
        <w:t>,</w:t>
      </w:r>
      <w:r w:rsidRPr="00F40D4B">
        <w:rPr>
          <w:rFonts w:hint="cs"/>
          <w:rtl/>
        </w:rPr>
        <w:t xml:space="preserve"> </w:t>
      </w:r>
      <w:r w:rsidRPr="00F40FAD">
        <w:rPr>
          <w:rStyle w:val="affffc"/>
          <w:rFonts w:hint="cs"/>
          <w:rtl/>
        </w:rPr>
        <w:t>וכשאמר</w:t>
      </w:r>
      <w:r w:rsidRPr="00F40D4B">
        <w:rPr>
          <w:rFonts w:hint="cs"/>
          <w:rtl/>
        </w:rPr>
        <w:t xml:space="preserve"> </w:t>
      </w:r>
      <w:r w:rsidRPr="00717390">
        <w:rPr>
          <w:rFonts w:hint="cs"/>
          <w:b/>
          <w:bCs/>
          <w:rtl/>
        </w:rPr>
        <w:t>כל היום</w:t>
      </w:r>
      <w:r w:rsidRPr="00F40D4B">
        <w:rPr>
          <w:rFonts w:hint="cs"/>
          <w:rtl/>
        </w:rPr>
        <w:t xml:space="preserve"> חזרו דאי ס''ד דביטול מקח לרבנן בכדי שיראה לתגר או קרובו </w:t>
      </w:r>
    </w:p>
    <w:p w14:paraId="77368286" w14:textId="77777777" w:rsidR="005509D1" w:rsidRDefault="005509D1" w:rsidP="005509D1">
      <w:pPr>
        <w:pStyle w:val="36"/>
        <w:framePr w:wrap="notBeside"/>
        <w:rPr>
          <w:rtl/>
        </w:rPr>
      </w:pPr>
      <w:r>
        <w:rPr>
          <w:rFonts w:hint="cs"/>
          <w:rtl/>
        </w:rPr>
        <w:t>-</w:t>
      </w:r>
    </w:p>
    <w:p w14:paraId="013A539B" w14:textId="77777777" w:rsidR="005509D1" w:rsidRPr="00F40D4B" w:rsidRDefault="005509D1" w:rsidP="005509D1">
      <w:pPr>
        <w:rPr>
          <w:rtl/>
        </w:rPr>
      </w:pPr>
      <w:r w:rsidRPr="00F40D4B">
        <w:rPr>
          <w:rtl/>
        </w:rPr>
        <w:t xml:space="preserve">שמחו בשתות עצמה, </w:t>
      </w:r>
      <w:r w:rsidRPr="00F40FAD">
        <w:rPr>
          <w:rStyle w:val="affffc"/>
          <w:rtl/>
        </w:rPr>
        <w:t>דלר</w:t>
      </w:r>
      <w:r w:rsidRPr="00F40FAD">
        <w:rPr>
          <w:rStyle w:val="affffc"/>
          <w:rFonts w:hint="cs"/>
          <w:rtl/>
        </w:rPr>
        <w:t>"ט</w:t>
      </w:r>
      <w:r>
        <w:rPr>
          <w:rStyle w:val="affffc"/>
          <w:rFonts w:hint="cs"/>
          <w:rtl/>
        </w:rPr>
        <w:t>:</w:t>
      </w:r>
      <w:r w:rsidRPr="00F40D4B">
        <w:rPr>
          <w:rtl/>
        </w:rPr>
        <w:t xml:space="preserve"> מחילה </w:t>
      </w:r>
      <w:r w:rsidRPr="00F40FAD">
        <w:rPr>
          <w:rStyle w:val="affffc"/>
          <w:rtl/>
        </w:rPr>
        <w:t>ולרבנן</w:t>
      </w:r>
      <w:r>
        <w:rPr>
          <w:rStyle w:val="affffc"/>
          <w:rFonts w:hint="cs"/>
          <w:rtl/>
        </w:rPr>
        <w:t>:</w:t>
      </w:r>
      <w:r w:rsidRPr="00F40D4B">
        <w:rPr>
          <w:rtl/>
        </w:rPr>
        <w:t xml:space="preserve"> אונאה.</w:t>
      </w:r>
    </w:p>
    <w:p w14:paraId="35A61DC7" w14:textId="77777777" w:rsidR="005509D1" w:rsidRPr="00F40D4B" w:rsidRDefault="005509D1" w:rsidP="005509D1">
      <w:pPr>
        <w:pStyle w:val="affff9"/>
        <w:rPr>
          <w:rtl/>
        </w:rPr>
      </w:pPr>
      <w:r w:rsidRPr="00F40D4B">
        <w:rPr>
          <w:rtl/>
        </w:rPr>
        <w:t>איבעיא להו: בטול מקח לרבנן לעולם חוזר, או</w:t>
      </w:r>
      <w:r>
        <w:rPr>
          <w:rFonts w:hint="cs"/>
          <w:rtl/>
        </w:rPr>
        <w:t xml:space="preserve"> </w:t>
      </w:r>
      <w:r w:rsidRPr="00F40D4B">
        <w:rPr>
          <w:rtl/>
        </w:rPr>
        <w:t xml:space="preserve"> בכדי שיראה לתגר או לקרובו?</w:t>
      </w:r>
    </w:p>
    <w:p w14:paraId="40D1252C" w14:textId="77777777" w:rsidR="005509D1" w:rsidRDefault="005509D1" w:rsidP="005509D1">
      <w:pPr>
        <w:pStyle w:val="36"/>
        <w:framePr w:wrap="notBeside"/>
        <w:rPr>
          <w:rtl/>
        </w:rPr>
      </w:pPr>
      <w:r w:rsidRPr="00F40D4B">
        <w:rPr>
          <w:rtl/>
        </w:rPr>
        <w:t>ואת"ל</w:t>
      </w:r>
    </w:p>
    <w:p w14:paraId="328BF209" w14:textId="77777777" w:rsidR="005509D1" w:rsidRPr="00F40D4B" w:rsidRDefault="005509D1" w:rsidP="005509D1">
      <w:pPr>
        <w:rPr>
          <w:rtl/>
        </w:rPr>
      </w:pPr>
      <w:r w:rsidRPr="00F40D4B">
        <w:rPr>
          <w:rtl/>
        </w:rPr>
        <w:t xml:space="preserve">בכדי שיראה לתגר, </w:t>
      </w:r>
      <w:r w:rsidRPr="00F40FAD">
        <w:rPr>
          <w:rStyle w:val="affffc"/>
          <w:rFonts w:hint="cs"/>
          <w:rtl/>
        </w:rPr>
        <w:t>הנפק''מ</w:t>
      </w:r>
      <w:r>
        <w:rPr>
          <w:rFonts w:hint="cs"/>
          <w:rtl/>
        </w:rPr>
        <w:t xml:space="preserve"> ד</w:t>
      </w:r>
      <w:r w:rsidRPr="00F40D4B">
        <w:rPr>
          <w:rtl/>
        </w:rPr>
        <w:t>אילו שתות - מי שנתאנה חוזר, ואילו יתר על שתות - שניהם חוזרים.</w:t>
      </w:r>
      <w:r>
        <w:rPr>
          <w:rFonts w:hint="cs"/>
          <w:rtl/>
        </w:rPr>
        <w:t xml:space="preserve"> מאי?</w:t>
      </w:r>
    </w:p>
    <w:p w14:paraId="3DD11012" w14:textId="77777777" w:rsidR="005509D1" w:rsidRDefault="005509D1" w:rsidP="005509D1">
      <w:pPr>
        <w:pStyle w:val="36"/>
        <w:framePr w:wrap="notBeside"/>
        <w:rPr>
          <w:rtl/>
        </w:rPr>
      </w:pPr>
      <w:r w:rsidRPr="00F40D4B">
        <w:rPr>
          <w:rtl/>
        </w:rPr>
        <w:t>ת"ש:</w:t>
      </w:r>
    </w:p>
    <w:p w14:paraId="18626359" w14:textId="77777777" w:rsidR="005509D1" w:rsidRDefault="005509D1" w:rsidP="005509D1">
      <w:pPr>
        <w:rPr>
          <w:rtl/>
        </w:rPr>
      </w:pPr>
      <w:r w:rsidRPr="00F40D4B">
        <w:rPr>
          <w:rtl/>
        </w:rPr>
        <w:t>חזרו לדברי חכמים.</w:t>
      </w:r>
      <w:r>
        <w:rPr>
          <w:rFonts w:hint="cs"/>
          <w:rtl/>
        </w:rPr>
        <w:t xml:space="preserve"> </w:t>
      </w:r>
    </w:p>
    <w:p w14:paraId="118A1AE3" w14:textId="77777777" w:rsidR="005509D1" w:rsidRPr="00F40D4B" w:rsidRDefault="005509D1" w:rsidP="005509D1">
      <w:pPr>
        <w:rPr>
          <w:rtl/>
        </w:rPr>
      </w:pPr>
      <w:r w:rsidRPr="00F40D4B">
        <w:rPr>
          <w:rtl/>
        </w:rPr>
        <w:t xml:space="preserve">אי בטול מקח </w:t>
      </w:r>
      <w:r w:rsidRPr="00F40FAD">
        <w:rPr>
          <w:rStyle w:val="affffc"/>
          <w:rtl/>
        </w:rPr>
        <w:t>לרבנן</w:t>
      </w:r>
      <w:r w:rsidRPr="00F40D4B">
        <w:rPr>
          <w:rtl/>
        </w:rPr>
        <w:t xml:space="preserve"> בכדי שיראה לתגר, </w:t>
      </w:r>
      <w:r w:rsidRPr="00F40FAD">
        <w:rPr>
          <w:rStyle w:val="affffc"/>
          <w:rtl/>
        </w:rPr>
        <w:t>ולר</w:t>
      </w:r>
      <w:r w:rsidRPr="00F40FAD">
        <w:rPr>
          <w:rStyle w:val="affffc"/>
          <w:rFonts w:hint="cs"/>
          <w:rtl/>
        </w:rPr>
        <w:t>"ט</w:t>
      </w:r>
      <w:r w:rsidRPr="00F40D4B">
        <w:rPr>
          <w:rtl/>
        </w:rPr>
        <w:t xml:space="preserve"> כל היום </w:t>
      </w:r>
      <w:r>
        <w:rPr>
          <w:rFonts w:hint="cs"/>
          <w:rtl/>
        </w:rPr>
        <w:t xml:space="preserve">-לכן </w:t>
      </w:r>
      <w:r w:rsidRPr="00F40D4B">
        <w:rPr>
          <w:rtl/>
        </w:rPr>
        <w:t>חזרו.</w:t>
      </w:r>
    </w:p>
    <w:p w14:paraId="7A3629DD" w14:textId="77777777" w:rsidR="005509D1" w:rsidRDefault="005509D1" w:rsidP="005509D1">
      <w:pPr>
        <w:pStyle w:val="36"/>
        <w:framePr w:wrap="notBeside"/>
        <w:rPr>
          <w:rtl/>
        </w:rPr>
      </w:pPr>
      <w:r>
        <w:rPr>
          <w:rFonts w:hint="cs"/>
          <w:rtl/>
        </w:rPr>
        <w:t xml:space="preserve">אבל </w:t>
      </w:r>
      <w:r w:rsidRPr="00F40D4B">
        <w:rPr>
          <w:rtl/>
        </w:rPr>
        <w:t>אי</w:t>
      </w:r>
    </w:p>
    <w:p w14:paraId="0AF0F45B" w14:textId="77777777" w:rsidR="005509D1" w:rsidRDefault="005509D1" w:rsidP="005509D1">
      <w:pPr>
        <w:rPr>
          <w:rtl/>
        </w:rPr>
      </w:pPr>
      <w:r w:rsidRPr="00F40D4B">
        <w:rPr>
          <w:rtl/>
        </w:rPr>
        <w:t xml:space="preserve">בטול מקח </w:t>
      </w:r>
      <w:r w:rsidRPr="00F40FAD">
        <w:rPr>
          <w:rStyle w:val="affffc"/>
          <w:rtl/>
        </w:rPr>
        <w:t>לרבנן</w:t>
      </w:r>
      <w:r w:rsidRPr="00F40D4B">
        <w:rPr>
          <w:rtl/>
        </w:rPr>
        <w:t xml:space="preserve"> לעולם חוזר, </w:t>
      </w:r>
      <w:r>
        <w:rPr>
          <w:rFonts w:hint="cs"/>
          <w:rtl/>
        </w:rPr>
        <w:t xml:space="preserve">למה </w:t>
      </w:r>
      <w:r w:rsidRPr="00F40D4B">
        <w:rPr>
          <w:rtl/>
        </w:rPr>
        <w:t>חזרו?</w:t>
      </w:r>
      <w:r>
        <w:rPr>
          <w:rFonts w:hint="cs"/>
          <w:rtl/>
        </w:rPr>
        <w:t xml:space="preserve"> </w:t>
      </w:r>
      <w:r w:rsidRPr="00F40D4B">
        <w:rPr>
          <w:rFonts w:hint="cs"/>
          <w:rtl/>
        </w:rPr>
        <w:t xml:space="preserve">הרי </w:t>
      </w:r>
      <w:r>
        <w:rPr>
          <w:rStyle w:val="affffc"/>
          <w:rtl/>
          <w:rPrChange w:id="9086" w:author="מנוע אמוראים" w:date="2026-10-05T16:41:14Z">
            <w:rPr>
              <w:rtl/>
            </w:rPr>
          </w:rPrChange>
        </w:rPr>
        <w:t xml:space="preserve">בדר</w:t>
      </w:r>
      <w:r>
        <w:rPr>
          <w:rStyle w:val="affffc"/>
          <w:rFonts w:hint="cs"/>
          <w:rtl/>
          <w:rPrChange w:id="9087" w:author="מנוע אמוראים" w:date="2026-10-05T16:41:14Z">
            <w:rPr>
              <w:rFonts w:hint="cs"/>
              <w:rtl/>
            </w:rPr>
          </w:rPrChange>
        </w:rPr>
        <w:t xml:space="preserve">"ט</w:t>
      </w:r>
      <w:r w:rsidRPr="00F40D4B">
        <w:rPr>
          <w:rtl/>
        </w:rPr>
        <w:t xml:space="preserve"> ניח</w:t>
      </w:r>
      <w:r w:rsidRPr="00F40D4B">
        <w:rPr>
          <w:rFonts w:hint="cs"/>
          <w:rtl/>
        </w:rPr>
        <w:t>"ל</w:t>
      </w:r>
      <w:r w:rsidRPr="00F40D4B">
        <w:rPr>
          <w:rtl/>
        </w:rPr>
        <w:t xml:space="preserve"> טפי, דמשוי להו אונאה כל היום ותו לא!</w:t>
      </w:r>
      <w:r>
        <w:rPr>
          <w:rFonts w:hint="cs"/>
          <w:rtl/>
        </w:rPr>
        <w:t xml:space="preserve"> </w:t>
      </w:r>
    </w:p>
    <w:p w14:paraId="58DAFE48" w14:textId="77777777" w:rsidR="005509D1" w:rsidRDefault="005509D1" w:rsidP="005509D1">
      <w:pPr>
        <w:pStyle w:val="36"/>
        <w:framePr w:wrap="notBeside"/>
        <w:rPr>
          <w:rtl/>
        </w:rPr>
      </w:pPr>
      <w:r>
        <w:rPr>
          <w:rFonts w:hint="cs"/>
          <w:rtl/>
        </w:rPr>
        <w:t>ודחי'</w:t>
      </w:r>
    </w:p>
    <w:p w14:paraId="6459E4F9" w14:textId="77777777" w:rsidR="005509D1" w:rsidRPr="00F40D4B" w:rsidRDefault="005509D1" w:rsidP="005509D1">
      <w:pPr>
        <w:rPr>
          <w:rtl/>
        </w:rPr>
      </w:pPr>
      <w:r w:rsidRPr="00F40D4B">
        <w:rPr>
          <w:rtl/>
        </w:rPr>
        <w:t>בטול מקח לא שכיח.</w:t>
      </w:r>
    </w:p>
    <w:p w14:paraId="67B215F9" w14:textId="77777777" w:rsidR="005509D1" w:rsidRDefault="005509D1" w:rsidP="005509D1">
      <w:pPr>
        <w:pStyle w:val="36"/>
        <w:framePr w:wrap="notBeside"/>
        <w:rPr>
          <w:rtl/>
        </w:rPr>
      </w:pPr>
      <w:r w:rsidRPr="00F40D4B">
        <w:rPr>
          <w:rtl/>
        </w:rPr>
        <w:t>רבא,</w:t>
      </w:r>
    </w:p>
    <w:p w14:paraId="3601D26A" w14:textId="77777777" w:rsidR="005509D1" w:rsidRPr="00F40D4B" w:rsidRDefault="005509D1" w:rsidP="005509D1">
      <w:pPr>
        <w:rPr>
          <w:rtl/>
        </w:rPr>
      </w:pPr>
      <w:r w:rsidRPr="00717390">
        <w:rPr>
          <w:b/>
          <w:bCs/>
          <w:rtl/>
        </w:rPr>
        <w:t>הלכתא:</w:t>
      </w:r>
      <w:r w:rsidRPr="00F40D4B">
        <w:rPr>
          <w:rtl/>
        </w:rPr>
        <w:t xml:space="preserve"> </w:t>
      </w:r>
      <w:r w:rsidRPr="00717390">
        <w:rPr>
          <w:b/>
          <w:bCs/>
          <w:rtl/>
        </w:rPr>
        <w:t>פחות משתות נקנה מקח, יותר על שתות ביטול מקח.</w:t>
      </w:r>
    </w:p>
    <w:p w14:paraId="7EF207FE" w14:textId="77777777" w:rsidR="005509D1" w:rsidRPr="00F40D4B" w:rsidRDefault="005509D1" w:rsidP="005509D1">
      <w:pPr>
        <w:rPr>
          <w:rtl/>
        </w:rPr>
      </w:pPr>
      <w:r w:rsidRPr="00717390">
        <w:rPr>
          <w:b/>
          <w:bCs/>
          <w:rtl/>
        </w:rPr>
        <w:t xml:space="preserve">שתות </w:t>
      </w:r>
      <w:r w:rsidRPr="00B47C98">
        <w:rPr>
          <w:spacing w:val="2"/>
          <w:rtl/>
        </w:rPr>
        <w:t>קנה ומחזיר אונאה, וזה וזה בכדי שיראה לתגר או לקרובו.</w:t>
      </w:r>
    </w:p>
    <w:p w14:paraId="26299329" w14:textId="77777777" w:rsidR="005509D1" w:rsidRDefault="005509D1" w:rsidP="005509D1">
      <w:pPr>
        <w:pStyle w:val="36"/>
        <w:framePr w:wrap="notBeside"/>
        <w:rPr>
          <w:rtl/>
        </w:rPr>
      </w:pPr>
      <w:r w:rsidRPr="00F40D4B">
        <w:rPr>
          <w:rFonts w:hint="cs"/>
          <w:rtl/>
        </w:rPr>
        <w:t>ת''כ דרבא</w:t>
      </w:r>
      <w:r w:rsidRPr="00F40D4B">
        <w:rPr>
          <w:rtl/>
        </w:rPr>
        <w:t>:</w:t>
      </w:r>
    </w:p>
    <w:p w14:paraId="23FF5759" w14:textId="77777777" w:rsidR="005509D1" w:rsidRPr="00F40D4B" w:rsidRDefault="005509D1" w:rsidP="005509D1">
      <w:pPr>
        <w:rPr>
          <w:rtl/>
        </w:rPr>
      </w:pPr>
      <w:r w:rsidRPr="00F40D4B">
        <w:rPr>
          <w:rFonts w:hint="cs"/>
          <w:rtl/>
        </w:rPr>
        <w:t>וב</w:t>
      </w:r>
      <w:r w:rsidRPr="00F40D4B">
        <w:rPr>
          <w:rtl/>
        </w:rPr>
        <w:t>אונאה פחות משתות - נקנה מקח, יתר על שתות - בטל מקח.</w:t>
      </w:r>
    </w:p>
    <w:p w14:paraId="15C6C7CD" w14:textId="77777777" w:rsidR="005509D1" w:rsidRPr="00F40D4B" w:rsidRDefault="005509D1" w:rsidP="005509D1">
      <w:pPr>
        <w:rPr>
          <w:rtl/>
        </w:rPr>
      </w:pPr>
      <w:r w:rsidRPr="00717390">
        <w:rPr>
          <w:b/>
          <w:bCs/>
          <w:rtl/>
        </w:rPr>
        <w:t>שתות</w:t>
      </w:r>
      <w:r w:rsidRPr="00F40D4B">
        <w:rPr>
          <w:rtl/>
        </w:rPr>
        <w:t xml:space="preserve"> </w:t>
      </w:r>
      <w:r w:rsidRPr="00F40FAD">
        <w:rPr>
          <w:rStyle w:val="affffc"/>
          <w:rFonts w:hint="cs"/>
          <w:rtl/>
        </w:rPr>
        <w:t>לר''נ</w:t>
      </w:r>
      <w:r>
        <w:rPr>
          <w:rFonts w:hint="cs"/>
          <w:rtl/>
        </w:rPr>
        <w:t xml:space="preserve">: </w:t>
      </w:r>
      <w:r w:rsidRPr="00F40D4B">
        <w:rPr>
          <w:rtl/>
        </w:rPr>
        <w:t xml:space="preserve">קנה ומחזיר אונאה, </w:t>
      </w:r>
    </w:p>
    <w:p w14:paraId="05EBCE7B" w14:textId="77777777" w:rsidR="005509D1" w:rsidRPr="00F40D4B" w:rsidRDefault="005509D1" w:rsidP="005509D1">
      <w:pPr>
        <w:ind w:firstLine="113"/>
        <w:rPr>
          <w:rtl/>
        </w:rPr>
      </w:pPr>
      <w:r w:rsidRPr="00F40FAD">
        <w:rPr>
          <w:rStyle w:val="affffc"/>
          <w:rFonts w:hint="cs"/>
          <w:rtl/>
        </w:rPr>
        <w:lastRenderedPageBreak/>
        <w:t>ר"י</w:t>
      </w:r>
      <w:r w:rsidRPr="00F40FAD">
        <w:rPr>
          <w:rStyle w:val="affffc"/>
          <w:rtl/>
        </w:rPr>
        <w:t xml:space="preserve"> הנשיא:</w:t>
      </w:r>
      <w:r w:rsidRPr="00F40D4B">
        <w:rPr>
          <w:rtl/>
        </w:rPr>
        <w:t xml:space="preserve"> יד מוכר על העליונה, </w:t>
      </w:r>
      <w:r>
        <w:rPr>
          <w:rFonts w:hint="cs"/>
          <w:rtl/>
        </w:rPr>
        <w:t xml:space="preserve">או  לקבל המקח או האונאה </w:t>
      </w:r>
    </w:p>
    <w:p w14:paraId="425CF157" w14:textId="77777777" w:rsidR="005509D1" w:rsidRPr="00F40D4B" w:rsidRDefault="005509D1" w:rsidP="005509D1">
      <w:pPr>
        <w:ind w:left="636" w:firstLine="607"/>
        <w:rPr>
          <w:rtl/>
        </w:rPr>
      </w:pPr>
      <w:r>
        <w:rPr>
          <w:rFonts w:hint="cs"/>
          <w:rtl/>
        </w:rPr>
        <w:t xml:space="preserve"> </w:t>
      </w:r>
      <w:r w:rsidRPr="00F40D4B">
        <w:rPr>
          <w:rtl/>
        </w:rPr>
        <w:t>וזה וזה בכדי שיראה לתגר או לקרובו.</w:t>
      </w:r>
    </w:p>
    <w:p w14:paraId="02A37A57" w14:textId="77777777" w:rsidR="005509D1" w:rsidRDefault="005509D1" w:rsidP="005509D1">
      <w:pPr>
        <w:pStyle w:val="affe"/>
        <w:framePr w:wrap="around"/>
        <w:rPr>
          <w:rtl/>
        </w:rPr>
      </w:pPr>
      <w:r w:rsidRPr="00F40D4B">
        <w:rPr>
          <w:rtl/>
        </w:rPr>
        <w:t>נא.</w:t>
      </w:r>
      <w:r w:rsidRPr="00F40D4B">
        <w:rPr>
          <w:rFonts w:hint="cs"/>
          <w:rtl/>
        </w:rPr>
        <w:t xml:space="preserve"> </w:t>
      </w:r>
    </w:p>
    <w:p w14:paraId="54990604" w14:textId="77777777" w:rsidR="005509D1" w:rsidRPr="00F40D4B" w:rsidRDefault="005509D1" w:rsidP="005509D1">
      <w:pPr>
        <w:pStyle w:val="afffb"/>
        <w:rPr>
          <w:rtl/>
        </w:rPr>
      </w:pPr>
      <w:ins w:id="9892" w:author="מספור קטעי משנה" w:date="2026-10-06T06:45:11Z">
        <w:r>
          <w:rPr>
            <w:rStyle w:val="MisparKeta"/>
          </w:rPr>
          <w:t xml:space="preserve">ב. </w:t>
        </w:r>
      </w:ins>
      <w:r w:rsidRPr="00F40D4B">
        <w:rPr>
          <w:rtl/>
        </w:rPr>
        <w:t>עד מתי מותר להחזיר כו'.</w:t>
      </w:r>
    </w:p>
    <w:p w14:paraId="0D8899F4" w14:textId="77777777" w:rsidR="005509D1" w:rsidRDefault="005509D1" w:rsidP="005509D1">
      <w:pPr>
        <w:pStyle w:val="36"/>
        <w:framePr w:wrap="notBeside"/>
        <w:rPr>
          <w:rtl/>
        </w:rPr>
      </w:pPr>
      <w:r w:rsidRPr="00F40D4B">
        <w:rPr>
          <w:rFonts w:hint="cs"/>
          <w:rtl/>
        </w:rPr>
        <w:t>ר"נ</w:t>
      </w:r>
      <w:r w:rsidRPr="00F40D4B">
        <w:rPr>
          <w:rtl/>
        </w:rPr>
        <w:t>:</w:t>
      </w:r>
    </w:p>
    <w:p w14:paraId="4C86EF98" w14:textId="77777777" w:rsidR="005509D1" w:rsidRPr="005807EF" w:rsidRDefault="005509D1" w:rsidP="005509D1">
      <w:pPr>
        <w:rPr>
          <w:rtl/>
        </w:rPr>
      </w:pPr>
      <w:r w:rsidRPr="005807EF">
        <w:rPr>
          <w:rFonts w:hint="cs"/>
          <w:rtl/>
        </w:rPr>
        <w:t xml:space="preserve">דווקא </w:t>
      </w:r>
      <w:r w:rsidRPr="005807EF">
        <w:rPr>
          <w:rtl/>
        </w:rPr>
        <w:t>לוקח, אבל מוכר לעולם חוזר.</w:t>
      </w:r>
      <w:r w:rsidRPr="005807EF">
        <w:rPr>
          <w:rFonts w:hint="cs"/>
          <w:rtl/>
        </w:rPr>
        <w:t xml:space="preserve"> </w:t>
      </w:r>
      <w:r w:rsidRPr="005807EF">
        <w:rPr>
          <w:rStyle w:val="affffc"/>
          <w:rFonts w:hint="cs"/>
          <w:rtl/>
        </w:rPr>
        <w:t>לכאו מוכח</w:t>
      </w:r>
      <w:r w:rsidRPr="005807EF">
        <w:rPr>
          <w:rFonts w:hint="cs"/>
          <w:rtl/>
        </w:rPr>
        <w:t xml:space="preserve"> דחזרו לדברי חכמים</w:t>
      </w:r>
    </w:p>
    <w:p w14:paraId="6FA27EC5" w14:textId="77777777" w:rsidR="005509D1" w:rsidRDefault="005509D1" w:rsidP="005509D1">
      <w:pPr>
        <w:pStyle w:val="36"/>
        <w:framePr w:wrap="notBeside"/>
        <w:rPr>
          <w:rtl/>
        </w:rPr>
      </w:pPr>
      <w:r w:rsidRPr="00F40D4B">
        <w:rPr>
          <w:rtl/>
        </w:rPr>
        <w:t xml:space="preserve">אי </w:t>
      </w:r>
    </w:p>
    <w:p w14:paraId="47E642A1" w14:textId="77777777" w:rsidR="005509D1" w:rsidRPr="005807EF" w:rsidRDefault="005509D1" w:rsidP="005509D1">
      <w:pPr>
        <w:rPr>
          <w:spacing w:val="-2"/>
          <w:rtl/>
        </w:rPr>
      </w:pPr>
      <w:r w:rsidRPr="005807EF">
        <w:rPr>
          <w:spacing w:val="-2"/>
          <w:rtl/>
        </w:rPr>
        <w:t xml:space="preserve">לעולם חוזר </w:t>
      </w:r>
      <w:r w:rsidRPr="005807EF">
        <w:rPr>
          <w:rFonts w:hint="cs"/>
          <w:spacing w:val="-2"/>
          <w:rtl/>
        </w:rPr>
        <w:t xml:space="preserve">לכן חזרו, </w:t>
      </w:r>
      <w:r w:rsidRPr="005807EF">
        <w:rPr>
          <w:rStyle w:val="affffc"/>
          <w:rFonts w:hint="cs"/>
          <w:spacing w:val="-2"/>
          <w:rtl/>
        </w:rPr>
        <w:t>אבל אי</w:t>
      </w:r>
      <w:r w:rsidRPr="005807EF">
        <w:rPr>
          <w:rFonts w:hint="cs"/>
          <w:spacing w:val="-2"/>
          <w:rtl/>
        </w:rPr>
        <w:t xml:space="preserve"> מוכר כלוקח נעשה תקנה ללוקח כלמוכר </w:t>
      </w:r>
    </w:p>
    <w:p w14:paraId="6796E617" w14:textId="77777777" w:rsidR="005509D1" w:rsidRDefault="005509D1" w:rsidP="005509D1">
      <w:pPr>
        <w:pStyle w:val="36"/>
        <w:framePr w:wrap="notBeside"/>
        <w:rPr>
          <w:rtl/>
        </w:rPr>
      </w:pPr>
      <w:r>
        <w:rPr>
          <w:rFonts w:hint="cs"/>
          <w:rtl/>
        </w:rPr>
        <w:t xml:space="preserve">-דחי' </w:t>
      </w:r>
    </w:p>
    <w:p w14:paraId="2305E4C3" w14:textId="77777777" w:rsidR="005509D1" w:rsidRPr="00F40D4B" w:rsidRDefault="005509D1" w:rsidP="005509D1">
      <w:pPr>
        <w:spacing w:after="60"/>
        <w:rPr>
          <w:rtl/>
        </w:rPr>
      </w:pPr>
      <w:r w:rsidRPr="00F40D4B">
        <w:rPr>
          <w:rtl/>
        </w:rPr>
        <w:t>תגרי לוד לא שכיח דטעו.</w:t>
      </w:r>
    </w:p>
    <w:p w14:paraId="3425CF9A" w14:textId="77777777" w:rsidR="005509D1" w:rsidRDefault="005509D1" w:rsidP="005509D1">
      <w:pPr>
        <w:pStyle w:val="36"/>
        <w:framePr w:wrap="notBeside"/>
        <w:rPr>
          <w:rtl/>
        </w:rPr>
      </w:pPr>
      <w:r>
        <w:rPr>
          <w:rFonts w:hint="cs"/>
          <w:rtl/>
        </w:rPr>
        <w:t>א. בעה''ב ד</w:t>
      </w:r>
      <w:r w:rsidRPr="00F40D4B">
        <w:rPr>
          <w:rtl/>
        </w:rPr>
        <w:t>ר</w:t>
      </w:r>
      <w:r w:rsidRPr="00F40D4B">
        <w:rPr>
          <w:rFonts w:hint="cs"/>
          <w:rtl/>
        </w:rPr>
        <w:t>ב''ח</w:t>
      </w:r>
    </w:p>
    <w:p w14:paraId="299A1AB8" w14:textId="77777777" w:rsidR="005509D1" w:rsidRPr="00FB6D42" w:rsidRDefault="005509D1" w:rsidP="005509D1">
      <w:pPr>
        <w:rPr>
          <w:spacing w:val="-2"/>
          <w:rtl/>
        </w:rPr>
      </w:pPr>
      <w:r w:rsidRPr="00FB6D42">
        <w:rPr>
          <w:rFonts w:hint="cs"/>
          <w:spacing w:val="-2"/>
          <w:rtl/>
        </w:rPr>
        <w:t xml:space="preserve">מכר </w:t>
      </w:r>
      <w:r w:rsidRPr="00FB6D42">
        <w:rPr>
          <w:spacing w:val="-2"/>
          <w:rtl/>
        </w:rPr>
        <w:t>חמ</w:t>
      </w:r>
      <w:r w:rsidRPr="00FB6D42">
        <w:rPr>
          <w:rFonts w:hint="cs"/>
          <w:spacing w:val="-2"/>
          <w:rtl/>
        </w:rPr>
        <w:t>ור</w:t>
      </w:r>
      <w:r w:rsidRPr="00FB6D42">
        <w:rPr>
          <w:spacing w:val="-2"/>
          <w:rtl/>
        </w:rPr>
        <w:t xml:space="preserve"> וטעה.</w:t>
      </w:r>
      <w:r w:rsidRPr="00FB6D42">
        <w:rPr>
          <w:rFonts w:hint="cs"/>
          <w:spacing w:val="-2"/>
          <w:rtl/>
        </w:rPr>
        <w:t xml:space="preserve"> </w:t>
      </w:r>
      <w:r w:rsidRPr="00FB6D42">
        <w:rPr>
          <w:rStyle w:val="affffc"/>
          <w:rFonts w:hint="cs"/>
          <w:spacing w:val="-2"/>
          <w:rtl/>
        </w:rPr>
        <w:t>ומצאו</w:t>
      </w:r>
      <w:r w:rsidRPr="00FB6D42">
        <w:rPr>
          <w:rFonts w:hint="cs"/>
          <w:spacing w:val="-2"/>
          <w:rtl/>
        </w:rPr>
        <w:t xml:space="preserve"> שעצוב ושאלו ומדוע </w:t>
      </w:r>
      <w:r w:rsidRPr="00FB6D42">
        <w:rPr>
          <w:rStyle w:val="affffc"/>
          <w:rFonts w:hint="cs"/>
          <w:spacing w:val="-2"/>
          <w:rtl/>
        </w:rPr>
        <w:t>וא''ל</w:t>
      </w:r>
      <w:r w:rsidRPr="00FB6D42">
        <w:rPr>
          <w:rFonts w:hint="cs"/>
          <w:spacing w:val="-2"/>
          <w:rtl/>
        </w:rPr>
        <w:t>. שמכר חמור וטעה</w:t>
      </w:r>
    </w:p>
    <w:p w14:paraId="17FFBB2B" w14:textId="77777777" w:rsidR="005509D1" w:rsidRDefault="005509D1" w:rsidP="005509D1">
      <w:pPr>
        <w:pStyle w:val="36"/>
        <w:framePr w:wrap="notBeside"/>
        <w:rPr>
          <w:rtl/>
        </w:rPr>
      </w:pPr>
      <w:r w:rsidRPr="00F40D4B">
        <w:rPr>
          <w:rtl/>
        </w:rPr>
        <w:t>- א"ל:</w:t>
      </w:r>
    </w:p>
    <w:p w14:paraId="48BC2E8C" w14:textId="77777777" w:rsidR="005509D1" w:rsidRPr="00F40D4B" w:rsidRDefault="005509D1" w:rsidP="005509D1">
      <w:pPr>
        <w:rPr>
          <w:rtl/>
        </w:rPr>
      </w:pPr>
      <w:r w:rsidRPr="00F40D4B">
        <w:rPr>
          <w:rFonts w:hint="cs"/>
          <w:rtl/>
        </w:rPr>
        <w:t>חזור בך</w:t>
      </w:r>
      <w:r w:rsidRPr="00F40D4B">
        <w:rPr>
          <w:rtl/>
        </w:rPr>
        <w:t>.</w:t>
      </w:r>
      <w:r w:rsidRPr="00257FF5">
        <w:rPr>
          <w:rStyle w:val="affffc"/>
          <w:rtl/>
        </w:rPr>
        <w:t xml:space="preserve"> א"ל</w:t>
      </w:r>
      <w:r w:rsidRPr="00F40D4B">
        <w:rPr>
          <w:rtl/>
        </w:rPr>
        <w:t xml:space="preserve">: הא </w:t>
      </w:r>
      <w:r>
        <w:rPr>
          <w:rFonts w:hint="cs"/>
          <w:rtl/>
        </w:rPr>
        <w:t>השתהתי</w:t>
      </w:r>
      <w:r w:rsidRPr="00F40D4B">
        <w:rPr>
          <w:rtl/>
        </w:rPr>
        <w:t xml:space="preserve"> יותר מכדי שאראה לתגר או לקרובי.</w:t>
      </w:r>
    </w:p>
    <w:p w14:paraId="76528719" w14:textId="77777777" w:rsidR="005509D1" w:rsidRDefault="005509D1" w:rsidP="005509D1">
      <w:pPr>
        <w:pStyle w:val="36"/>
        <w:framePr w:wrap="notBeside"/>
        <w:rPr>
          <w:rtl/>
        </w:rPr>
      </w:pPr>
      <w:r>
        <w:rPr>
          <w:rFonts w:hint="cs"/>
          <w:rtl/>
        </w:rPr>
        <w:t>א</w:t>
      </w:r>
      <w:r w:rsidRPr="00F40D4B">
        <w:rPr>
          <w:rFonts w:hint="cs"/>
          <w:rtl/>
        </w:rPr>
        <w:t xml:space="preserve">ר''נ </w:t>
      </w:r>
    </w:p>
    <w:p w14:paraId="5715CCE8" w14:textId="77777777" w:rsidR="005509D1" w:rsidRPr="00F40D4B" w:rsidRDefault="005509D1" w:rsidP="005509D1">
      <w:pPr>
        <w:rPr>
          <w:rtl/>
        </w:rPr>
      </w:pPr>
      <w:r w:rsidRPr="00F40D4B">
        <w:rPr>
          <w:rtl/>
        </w:rPr>
        <w:t>לא שנו אלא לוקח, אבל מוכר - לעולם חוזר</w:t>
      </w:r>
      <w:r>
        <w:rPr>
          <w:rFonts w:hint="cs"/>
          <w:rtl/>
        </w:rPr>
        <w:t xml:space="preserve">, משום שהלוקח </w:t>
      </w:r>
      <w:r w:rsidRPr="00F40D4B">
        <w:rPr>
          <w:rtl/>
        </w:rPr>
        <w:t xml:space="preserve">מקחו בידו, </w:t>
      </w:r>
      <w:r>
        <w:rPr>
          <w:rFonts w:hint="cs"/>
          <w:rtl/>
        </w:rPr>
        <w:t xml:space="preserve">ומראה לכל מקום שהולך ואומרים לו אם </w:t>
      </w:r>
      <w:r w:rsidRPr="00F40D4B">
        <w:rPr>
          <w:rtl/>
        </w:rPr>
        <w:t>טעה.</w:t>
      </w:r>
    </w:p>
    <w:p w14:paraId="7A62BFD0" w14:textId="77777777" w:rsidR="005509D1" w:rsidRPr="00F40D4B" w:rsidRDefault="005509D1" w:rsidP="005509D1">
      <w:pPr>
        <w:rPr>
          <w:rtl/>
        </w:rPr>
      </w:pPr>
      <w:r w:rsidRPr="00F40D4B">
        <w:rPr>
          <w:rFonts w:hint="cs"/>
          <w:rtl/>
        </w:rPr>
        <w:t xml:space="preserve">משא''כ </w:t>
      </w:r>
      <w:r w:rsidRPr="00F40D4B">
        <w:rPr>
          <w:rtl/>
        </w:rPr>
        <w:t xml:space="preserve">מוכר </w:t>
      </w:r>
      <w:r w:rsidRPr="00F40D4B">
        <w:rPr>
          <w:rFonts w:hint="cs"/>
          <w:rtl/>
        </w:rPr>
        <w:t>עד שלא רואה מקח כמקחו לא יכול ל</w:t>
      </w:r>
      <w:r>
        <w:rPr>
          <w:rFonts w:hint="cs"/>
          <w:rtl/>
        </w:rPr>
        <w:t>דעת</w:t>
      </w:r>
    </w:p>
    <w:p w14:paraId="39657F1B" w14:textId="77777777" w:rsidR="005509D1" w:rsidRPr="00F40D4B" w:rsidRDefault="005509D1" w:rsidP="005509D1">
      <w:pPr>
        <w:pStyle w:val="aff9"/>
        <w:rPr>
          <w:rtl/>
        </w:rPr>
      </w:pPr>
      <w:r w:rsidRPr="00F40D4B">
        <w:rPr>
          <w:rtl/>
        </w:rPr>
        <w:t>***</w:t>
      </w:r>
    </w:p>
    <w:p w14:paraId="05CA020F" w14:textId="77777777" w:rsidR="005509D1" w:rsidRDefault="005509D1" w:rsidP="005509D1">
      <w:pPr>
        <w:pStyle w:val="36"/>
        <w:framePr w:wrap="notBeside"/>
        <w:rPr>
          <w:rtl/>
        </w:rPr>
      </w:pPr>
      <w:r>
        <w:rPr>
          <w:rFonts w:hint="cs"/>
          <w:rtl/>
        </w:rPr>
        <w:t>ב.</w:t>
      </w:r>
      <w:r w:rsidRPr="00F40D4B">
        <w:rPr>
          <w:rFonts w:hint="cs"/>
          <w:rtl/>
        </w:rPr>
        <w:t xml:space="preserve"> אותו</w:t>
      </w:r>
    </w:p>
    <w:p w14:paraId="31BDA55C" w14:textId="77777777" w:rsidR="005509D1" w:rsidRPr="00F40D4B" w:rsidRDefault="005509D1" w:rsidP="005509D1">
      <w:pPr>
        <w:rPr>
          <w:rtl/>
        </w:rPr>
      </w:pPr>
      <w:r w:rsidRPr="00F40D4B">
        <w:rPr>
          <w:rFonts w:hint="cs"/>
          <w:rtl/>
        </w:rPr>
        <w:t>שהיה לוקח רצועות משי למכרן והיה קורא שש והיה שווה ה' ואי נתנו חמש וחצי היה לוקח הגיע אדם ואמר</w:t>
      </w:r>
      <w:r w:rsidRPr="00F40D4B">
        <w:rPr>
          <w:rtl/>
        </w:rPr>
        <w:t xml:space="preserve">: אי </w:t>
      </w:r>
      <w:r w:rsidRPr="00F40D4B">
        <w:rPr>
          <w:rFonts w:hint="cs"/>
          <w:rtl/>
        </w:rPr>
        <w:t>אתן לך חמש וחצי הויא מחילה אתן לך שש ואתבעך לדין</w:t>
      </w:r>
    </w:p>
    <w:p w14:paraId="537D7ED5" w14:textId="77777777" w:rsidR="005509D1" w:rsidRDefault="005509D1" w:rsidP="005509D1">
      <w:pPr>
        <w:pStyle w:val="36"/>
        <w:framePr w:wrap="notBeside"/>
        <w:rPr>
          <w:rStyle w:val="affffc"/>
          <w:rtl/>
        </w:rPr>
      </w:pPr>
      <w:r>
        <w:rPr>
          <w:rStyle w:val="affffc"/>
          <w:rFonts w:hint="cs"/>
          <w:rtl/>
        </w:rPr>
        <w:t xml:space="preserve">א''ל </w:t>
      </w:r>
      <w:r w:rsidRPr="00257FF5">
        <w:rPr>
          <w:rStyle w:val="affffc"/>
          <w:rFonts w:hint="cs"/>
          <w:rtl/>
        </w:rPr>
        <w:t>רבא</w:t>
      </w:r>
    </w:p>
    <w:p w14:paraId="10778501" w14:textId="77777777" w:rsidR="005509D1" w:rsidRPr="00AE0E45" w:rsidRDefault="005509D1" w:rsidP="005509D1">
      <w:pPr>
        <w:spacing w:after="60"/>
        <w:rPr>
          <w:spacing w:val="2"/>
          <w:rtl/>
        </w:rPr>
      </w:pPr>
      <w:r w:rsidRPr="00AE0E45">
        <w:rPr>
          <w:rFonts w:hint="cs"/>
          <w:spacing w:val="2"/>
          <w:rtl/>
        </w:rPr>
        <w:t>ל''ש</w:t>
      </w:r>
      <w:r w:rsidRPr="00AE0E45">
        <w:rPr>
          <w:spacing w:val="2"/>
          <w:rtl/>
        </w:rPr>
        <w:t xml:space="preserve"> אלא בלוקח מן התגר, אבל בלוקח מבע</w:t>
      </w:r>
      <w:r w:rsidRPr="00AE0E45">
        <w:rPr>
          <w:rFonts w:hint="cs"/>
          <w:spacing w:val="2"/>
          <w:rtl/>
        </w:rPr>
        <w:t>ה"ב</w:t>
      </w:r>
      <w:r w:rsidRPr="00AE0E45">
        <w:rPr>
          <w:spacing w:val="2"/>
          <w:rtl/>
        </w:rPr>
        <w:t xml:space="preserve"> - אין עליו אונאה.</w:t>
      </w:r>
    </w:p>
    <w:p w14:paraId="54361FC0" w14:textId="77777777" w:rsidR="005509D1" w:rsidRDefault="005509D1" w:rsidP="005509D1">
      <w:pPr>
        <w:pStyle w:val="36"/>
        <w:framePr w:wrap="notBeside"/>
        <w:rPr>
          <w:rtl/>
        </w:rPr>
      </w:pPr>
      <w:r>
        <w:rPr>
          <w:rFonts w:hint="cs"/>
          <w:rtl/>
        </w:rPr>
        <w:t xml:space="preserve">ג. </w:t>
      </w:r>
      <w:r w:rsidRPr="00F40D4B">
        <w:rPr>
          <w:rFonts w:hint="cs"/>
          <w:rtl/>
        </w:rPr>
        <w:t>אותו</w:t>
      </w:r>
    </w:p>
    <w:p w14:paraId="3B6CDEEB" w14:textId="77777777" w:rsidR="005509D1" w:rsidRPr="00F40D4B" w:rsidRDefault="005509D1" w:rsidP="005509D1">
      <w:pPr>
        <w:rPr>
          <w:rtl/>
        </w:rPr>
      </w:pPr>
      <w:r w:rsidRPr="00F40D4B">
        <w:rPr>
          <w:rFonts w:hint="cs"/>
          <w:rtl/>
        </w:rPr>
        <w:t>שלקח נזמים למכור וקרא שישים ושוו חמישים ואי נותנים לו נ''ה היה לוקח</w:t>
      </w:r>
      <w:r w:rsidRPr="00F40D4B">
        <w:rPr>
          <w:rtl/>
        </w:rPr>
        <w:t>.</w:t>
      </w:r>
      <w:r>
        <w:rPr>
          <w:rFonts w:hint="cs"/>
          <w:rtl/>
        </w:rPr>
        <w:t xml:space="preserve"> </w:t>
      </w:r>
      <w:r w:rsidRPr="00257FF5">
        <w:rPr>
          <w:rStyle w:val="affffc"/>
          <w:rFonts w:hint="cs"/>
          <w:rtl/>
        </w:rPr>
        <w:t>הגיע אדם ואמר</w:t>
      </w:r>
      <w:r w:rsidRPr="00F40D4B">
        <w:rPr>
          <w:rFonts w:hint="cs"/>
          <w:rtl/>
        </w:rPr>
        <w:t xml:space="preserve"> דאי יתן נ'ה הו''ל מחילה ולכן אתן ס' ואתבעו לדין</w:t>
      </w:r>
    </w:p>
    <w:p w14:paraId="5AB0B2DD" w14:textId="77777777" w:rsidR="005509D1" w:rsidRDefault="005509D1" w:rsidP="005509D1">
      <w:pPr>
        <w:pStyle w:val="36"/>
        <w:framePr w:wrap="notBeside"/>
        <w:rPr>
          <w:rtl/>
        </w:rPr>
      </w:pPr>
      <w:r w:rsidRPr="00F40D4B">
        <w:rPr>
          <w:rFonts w:hint="cs"/>
          <w:rtl/>
        </w:rPr>
        <w:lastRenderedPageBreak/>
        <w:t xml:space="preserve">ואמר ר''ח </w:t>
      </w:r>
    </w:p>
    <w:p w14:paraId="47CAABCA" w14:textId="77777777" w:rsidR="005509D1" w:rsidRPr="00F40D4B" w:rsidRDefault="005509D1" w:rsidP="005509D1">
      <w:pPr>
        <w:rPr>
          <w:rtl/>
        </w:rPr>
      </w:pPr>
      <w:r w:rsidRPr="00F40D4B">
        <w:rPr>
          <w:rFonts w:hint="cs"/>
          <w:rtl/>
        </w:rPr>
        <w:t>ל''ש אלא ב</w:t>
      </w:r>
      <w:r w:rsidRPr="00F40D4B">
        <w:rPr>
          <w:rtl/>
        </w:rPr>
        <w:t>לוקח מן התגר, אבל בלוקח מ</w:t>
      </w:r>
      <w:r>
        <w:rPr>
          <w:rFonts w:hint="cs"/>
          <w:rtl/>
        </w:rPr>
        <w:t xml:space="preserve">בעה''ב </w:t>
      </w:r>
      <w:r w:rsidRPr="00F40D4B">
        <w:rPr>
          <w:rtl/>
        </w:rPr>
        <w:t>אין עליו אונאה.</w:t>
      </w:r>
    </w:p>
    <w:p w14:paraId="452D469D" w14:textId="77777777" w:rsidR="005509D1" w:rsidRDefault="005509D1" w:rsidP="005509D1">
      <w:pPr>
        <w:pStyle w:val="36"/>
        <w:framePr w:wrap="notBeside"/>
        <w:rPr>
          <w:rtl/>
        </w:rPr>
      </w:pPr>
      <w:r w:rsidRPr="00F40D4B">
        <w:rPr>
          <w:rtl/>
        </w:rPr>
        <w:t>- א"ל ר</w:t>
      </w:r>
      <w:r w:rsidRPr="00F40D4B">
        <w:rPr>
          <w:rFonts w:hint="cs"/>
          <w:rtl/>
        </w:rPr>
        <w:t>"ד</w:t>
      </w:r>
      <w:r w:rsidRPr="00F40D4B">
        <w:rPr>
          <w:rtl/>
        </w:rPr>
        <w:t>:</w:t>
      </w:r>
    </w:p>
    <w:p w14:paraId="74FAD3E4" w14:textId="77777777" w:rsidR="005509D1" w:rsidRPr="00F40D4B" w:rsidRDefault="005509D1" w:rsidP="005509D1">
      <w:pPr>
        <w:rPr>
          <w:rtl/>
        </w:rPr>
      </w:pPr>
      <w:r w:rsidRPr="00F40D4B">
        <w:rPr>
          <w:rtl/>
        </w:rPr>
        <w:t xml:space="preserve">ישר, </w:t>
      </w:r>
      <w:r w:rsidRPr="00257FF5">
        <w:rPr>
          <w:rStyle w:val="affffc"/>
          <w:rtl/>
        </w:rPr>
        <w:t>וכן א</w:t>
      </w:r>
      <w:r w:rsidRPr="00257FF5">
        <w:rPr>
          <w:rStyle w:val="affffc"/>
          <w:rFonts w:hint="cs"/>
          <w:rtl/>
        </w:rPr>
        <w:t>ר"א</w:t>
      </w:r>
      <w:r>
        <w:rPr>
          <w:rStyle w:val="affffc"/>
          <w:rFonts w:hint="cs"/>
          <w:rtl/>
        </w:rPr>
        <w:t>:</w:t>
      </w:r>
      <w:r w:rsidRPr="00F40D4B">
        <w:rPr>
          <w:rtl/>
        </w:rPr>
        <w:t xml:space="preserve"> ישר.</w:t>
      </w:r>
      <w:r>
        <w:rPr>
          <w:rStyle w:val="affffc"/>
          <w:rFonts w:hint="cs"/>
          <w:rtl/>
        </w:rPr>
        <w:t xml:space="preserve"> </w:t>
      </w:r>
      <w:r w:rsidRPr="00257FF5">
        <w:rPr>
          <w:rStyle w:val="affffc"/>
          <w:rFonts w:hint="cs"/>
          <w:rtl/>
        </w:rPr>
        <w:t>ואפי' ד</w:t>
      </w:r>
      <w:r w:rsidRPr="00257FF5">
        <w:rPr>
          <w:rStyle w:val="affffc"/>
          <w:rtl/>
        </w:rPr>
        <w:t>תנן:</w:t>
      </w:r>
      <w:r w:rsidRPr="00F40D4B">
        <w:rPr>
          <w:rtl/>
        </w:rPr>
        <w:t xml:space="preserve"> כשם שאונאה להדיוט כך אונאה לתגר, </w:t>
      </w:r>
      <w:r w:rsidRPr="00F40D4B">
        <w:rPr>
          <w:rFonts w:hint="cs"/>
          <w:rtl/>
        </w:rPr>
        <w:t>והדיוט היינו בעה''ב</w:t>
      </w:r>
    </w:p>
    <w:p w14:paraId="559FD062" w14:textId="77777777" w:rsidR="005509D1" w:rsidRDefault="005509D1" w:rsidP="005509D1">
      <w:pPr>
        <w:pStyle w:val="36"/>
        <w:framePr w:wrap="notBeside"/>
        <w:rPr>
          <w:rtl/>
        </w:rPr>
      </w:pPr>
      <w:r w:rsidRPr="00F40D4B">
        <w:rPr>
          <w:rFonts w:hint="cs"/>
          <w:rtl/>
        </w:rPr>
        <w:t>ר"ח</w:t>
      </w:r>
      <w:r w:rsidRPr="00F40D4B">
        <w:rPr>
          <w:rtl/>
        </w:rPr>
        <w:t>:</w:t>
      </w:r>
    </w:p>
    <w:p w14:paraId="704E236E" w14:textId="75D78B44" w:rsidR="005509D1" w:rsidRDefault="005509D1" w:rsidP="005509D1">
      <w:pPr>
        <w:rPr>
          <w:rtl/>
        </w:rPr>
      </w:pPr>
      <w:r w:rsidRPr="00F40D4B">
        <w:rPr>
          <w:rtl/>
        </w:rPr>
        <w:t>ב</w:t>
      </w:r>
      <w:r w:rsidRPr="00F40D4B">
        <w:rPr>
          <w:rFonts w:hint="cs"/>
          <w:rtl/>
        </w:rPr>
        <w:t>בגדי קנבוס העומדים לימכר, משא''כ בגדים שלובש שיקרים לא מוכרם אי לא בדמים יקרים.</w:t>
      </w:r>
    </w:p>
    <w:p w14:paraId="505E0FDA" w14:textId="2DC6BE5F" w:rsidR="005509D1" w:rsidRDefault="005509D1" w:rsidP="005509D1">
      <w:pPr>
        <w:pStyle w:val="aff9"/>
        <w:rPr>
          <w:rtl/>
        </w:rPr>
      </w:pPr>
      <w:r>
        <w:rPr>
          <w:rFonts w:hint="cs"/>
          <w:rtl/>
        </w:rPr>
        <w:t>***</w:t>
      </w:r>
    </w:p>
    <w:p w14:paraId="00B21B31" w14:textId="77777777" w:rsidR="005509D1" w:rsidRPr="00F40D4B" w:rsidRDefault="005509D1" w:rsidP="005509D1">
      <w:pPr>
        <w:pStyle w:val="afffff"/>
        <w:framePr w:wrap="around"/>
        <w:rPr>
          <w:rtl/>
        </w:rPr>
      </w:pPr>
      <w:del w:id="20228" w:author="קלוד" w:date="2026-10-06T10:08:05Z">
        <w:r>
          <w:rPr>
            <w:rtl/>
          </w:rPr>
          <w:delText xml:space="preserve">משנה.</w:delText>
        </w:r>
      </w:del>
      <w:ins w:id="20229" w:author="קלוד" w:date="2026-10-06T10:08:05Z">
        <w:r>
          <w:rPr>
            <w:rtl/>
          </w:rPr>
          <w:t xml:space="preserve">משנה ד</w:t>
        </w:r>
      </w:ins>
    </w:p>
    <w:p w14:paraId="4BC9CD63" w14:textId="77777777" w:rsidR="005509D1" w:rsidRPr="00F40D4B" w:rsidRDefault="005509D1" w:rsidP="005509D1">
      <w:pPr>
        <w:pStyle w:val="afff3"/>
        <w:jc w:val="center"/>
        <w:rPr>
          <w:rtl/>
        </w:rPr>
      </w:pPr>
      <w:ins w:id="9893" w:author="מספור קטעי משנה" w:date="2026-10-06T06:45:11Z">
        <w:r>
          <w:rPr>
            <w:rStyle w:val="MisparKeta"/>
          </w:rPr>
          <w:t xml:space="preserve">ב. </w:t>
        </w:r>
      </w:ins>
      <w:r>
        <w:rPr>
          <w:rFonts w:hint="cs"/>
          <w:rtl/>
        </w:rPr>
        <w:t>*</w:t>
      </w:r>
      <w:r w:rsidRPr="00F40D4B">
        <w:rPr>
          <w:rtl/>
        </w:rPr>
        <w:t>אחד הלוקח ואחד המוכר יש להן אונאה.</w:t>
      </w:r>
    </w:p>
    <w:p w14:paraId="17D93DB6" w14:textId="77777777" w:rsidR="005509D1" w:rsidRPr="00F40D4B" w:rsidRDefault="005509D1" w:rsidP="005509D1">
      <w:pPr>
        <w:pStyle w:val="afff3"/>
        <w:jc w:val="center"/>
        <w:rPr>
          <w:rtl/>
        </w:rPr>
      </w:pPr>
      <w:r>
        <w:rPr>
          <w:rFonts w:hint="cs"/>
          <w:rtl/>
        </w:rPr>
        <w:t>*</w:t>
      </w:r>
      <w:r w:rsidRPr="00F40D4B">
        <w:rPr>
          <w:rtl/>
        </w:rPr>
        <w:t>כשם שאונאה להדיוט כך אונאה לתגר.</w:t>
      </w:r>
    </w:p>
    <w:p w14:paraId="04213FE5" w14:textId="77777777" w:rsidR="005509D1" w:rsidRPr="00F40D4B" w:rsidRDefault="005509D1" w:rsidP="005509D1">
      <w:pPr>
        <w:pStyle w:val="afff3"/>
        <w:rPr>
          <w:rtl/>
        </w:rPr>
      </w:pPr>
      <w:r>
        <w:rPr>
          <w:rStyle w:val="TanaimMishna"/>
          <w:rFonts w:hint="cs"/>
          <w:rtl/>
          <w:rPrChange w:id="20063" w:author="קלוד" w:date="2026-10-06T10:08:05Z">
            <w:rPr>
              <w:rStyle w:val="affffc"/>
              <w:rFonts w:hint="cs"/>
              <w:rtl/>
            </w:rPr>
          </w:rPrChange>
        </w:rPr>
        <w:t xml:space="preserve"> </w:t>
      </w:r>
      <w:r>
        <w:rPr>
          <w:rStyle w:val="TanaimMishna"/>
          <w:rtl/>
          <w:rPrChange w:id="20064" w:author="קלוד" w:date="2026-10-06T10:08:05Z">
            <w:rPr>
              <w:rStyle w:val="affffc"/>
              <w:rtl/>
            </w:rPr>
          </w:rPrChange>
        </w:rPr>
        <w:tab/>
      </w:r>
      <w:r>
        <w:rPr>
          <w:rStyle w:val="TanaimMishna"/>
          <w:rtl/>
          <w:rPrChange w:id="20065" w:author="קלוד" w:date="2026-10-06T10:08:05Z">
            <w:rPr>
              <w:rStyle w:val="affffc"/>
              <w:rtl/>
            </w:rPr>
          </w:rPrChange>
        </w:rPr>
        <w:tab/>
      </w:r>
      <w:r>
        <w:rPr>
          <w:rStyle w:val="TanaimMishna"/>
          <w:rtl/>
          <w:rPrChange w:id="20066" w:author="קלוד" w:date="2026-10-06T10:08:05Z">
            <w:rPr>
              <w:rStyle w:val="affffc"/>
              <w:rtl/>
            </w:rPr>
          </w:rPrChange>
        </w:rPr>
        <w:tab/>
      </w:r>
      <w:r>
        <w:rPr>
          <w:rStyle w:val="TanaimMishna"/>
          <w:rtl/>
          <w:rPrChange w:id="20067" w:author="קלוד" w:date="2026-10-06T10:08:05Z">
            <w:rPr>
              <w:rStyle w:val="affffc"/>
              <w:rtl/>
            </w:rPr>
          </w:rPrChange>
        </w:rPr>
        <w:tab/>
      </w:r>
      <w:r>
        <w:rPr>
          <w:rStyle w:val="TanaimMishna"/>
          <w:rFonts w:hint="cs"/>
          <w:rtl/>
          <w:rPrChange w:id="20068" w:author="קלוד" w:date="2026-10-06T10:08:05Z">
            <w:rPr>
              <w:rStyle w:val="affffc"/>
              <w:rFonts w:hint="cs"/>
              <w:rtl/>
            </w:rPr>
          </w:rPrChange>
        </w:rPr>
        <w:t>ור''י</w:t>
      </w:r>
      <w:r w:rsidRPr="00633BE1">
        <w:rPr>
          <w:rStyle w:val="TanaimMishna"/>
          <w:rtl/>
          <w:rPrChange w:id="20069" w:author="קלוד" w:date="2026-10-06T10:08:05Z">
            <w:rPr>
              <w:rStyle w:val="affffc"/>
              <w:rtl/>
            </w:rPr>
          </w:rPrChange>
        </w:rPr>
        <w:t>:</w:t>
      </w:r>
      <w:r w:rsidRPr="00F40D4B">
        <w:rPr>
          <w:rtl/>
        </w:rPr>
        <w:t xml:space="preserve"> אין אונאה לתגר.</w:t>
      </w:r>
    </w:p>
    <w:p w14:paraId="0A9CE054" w14:textId="77777777" w:rsidR="005509D1" w:rsidRPr="00F40D4B" w:rsidRDefault="005509D1" w:rsidP="005509D1">
      <w:pPr>
        <w:pStyle w:val="afff3"/>
        <w:spacing w:after="60" w:line="220" w:lineRule="exact"/>
        <w:rPr>
          <w:rtl/>
        </w:rPr>
      </w:pPr>
      <w:r w:rsidRPr="00F40D4B">
        <w:rPr>
          <w:rtl/>
        </w:rPr>
        <w:t>מי שהוטל עליו ידו על העליונה, רצה - אומר לו: תן לי מעותי, או תן לי מה שאניתני.</w:t>
      </w:r>
    </w:p>
    <w:p w14:paraId="3F56A978" w14:textId="77777777" w:rsidR="005509D1" w:rsidRDefault="005509D1" w:rsidP="005509D1">
      <w:pPr>
        <w:pStyle w:val="36"/>
        <w:framePr w:wrap="notBeside"/>
        <w:rPr>
          <w:rtl/>
        </w:rPr>
      </w:pPr>
      <w:r>
        <w:rPr>
          <w:rFonts w:hint="cs"/>
          <w:rtl/>
        </w:rPr>
        <w:t>ת''ר</w:t>
      </w:r>
    </w:p>
    <w:p w14:paraId="52F5A611" w14:textId="77777777" w:rsidR="005509D1" w:rsidRPr="00F40D4B" w:rsidRDefault="005509D1" w:rsidP="005509D1">
      <w:pPr>
        <w:rPr>
          <w:rtl/>
        </w:rPr>
      </w:pPr>
      <w:r w:rsidRPr="00717390">
        <w:rPr>
          <w:rFonts w:hint="cs"/>
          <w:b/>
          <w:bCs/>
          <w:rtl/>
        </w:rPr>
        <w:t>נתאנה לוקח-</w:t>
      </w:r>
      <w:r w:rsidRPr="00F40D4B">
        <w:rPr>
          <w:rtl/>
        </w:rPr>
        <w:t xml:space="preserve"> </w:t>
      </w:r>
      <w:r w:rsidRPr="00633BE1">
        <w:rPr>
          <w:rStyle w:val="affff8"/>
          <w:rFonts w:hint="cs"/>
          <w:rtl/>
        </w:rPr>
        <w:t>'</w:t>
      </w:r>
      <w:r w:rsidRPr="00633BE1">
        <w:rPr>
          <w:rStyle w:val="affff8"/>
          <w:rtl/>
        </w:rPr>
        <w:t>וכי תמכרו ממכר לעמיתך אל תונו</w:t>
      </w:r>
      <w:r w:rsidRPr="00633BE1">
        <w:rPr>
          <w:rStyle w:val="affff8"/>
          <w:rFonts w:hint="cs"/>
          <w:rtl/>
        </w:rPr>
        <w:t>'</w:t>
      </w:r>
      <w:r w:rsidRPr="00633BE1">
        <w:rPr>
          <w:rStyle w:val="affff8"/>
          <w:rtl/>
        </w:rPr>
        <w:t>.</w:t>
      </w:r>
    </w:p>
    <w:p w14:paraId="34F0CC4B" w14:textId="77777777" w:rsidR="005509D1" w:rsidRPr="00F40D4B" w:rsidRDefault="005509D1" w:rsidP="005509D1">
      <w:pPr>
        <w:rPr>
          <w:rtl/>
        </w:rPr>
      </w:pPr>
      <w:r w:rsidRPr="00717390">
        <w:rPr>
          <w:b/>
          <w:bCs/>
          <w:rtl/>
        </w:rPr>
        <w:t xml:space="preserve">נתאנה מוכר </w:t>
      </w:r>
      <w:r w:rsidRPr="00717390">
        <w:rPr>
          <w:rFonts w:hint="cs"/>
          <w:b/>
          <w:bCs/>
          <w:rtl/>
        </w:rPr>
        <w:t>-</w:t>
      </w:r>
      <w:r w:rsidRPr="00F40D4B">
        <w:rPr>
          <w:rFonts w:hint="cs"/>
          <w:rtl/>
        </w:rPr>
        <w:t xml:space="preserve"> </w:t>
      </w:r>
      <w:r w:rsidRPr="00633BE1">
        <w:rPr>
          <w:rStyle w:val="affff8"/>
          <w:rFonts w:hint="cs"/>
          <w:rtl/>
        </w:rPr>
        <w:t>'</w:t>
      </w:r>
      <w:r w:rsidRPr="00633BE1">
        <w:rPr>
          <w:rStyle w:val="affff8"/>
          <w:rtl/>
        </w:rPr>
        <w:t>או קנה</w:t>
      </w:r>
      <w:r w:rsidRPr="00633BE1">
        <w:rPr>
          <w:rStyle w:val="affff8"/>
          <w:rFonts w:hint="cs"/>
          <w:rtl/>
        </w:rPr>
        <w:t>'</w:t>
      </w:r>
      <w:r w:rsidRPr="00F40D4B">
        <w:rPr>
          <w:rtl/>
        </w:rPr>
        <w:t xml:space="preserve"> אל תונו.</w:t>
      </w:r>
    </w:p>
    <w:p w14:paraId="14DA253A" w14:textId="77777777" w:rsidR="005509D1" w:rsidRDefault="005509D1" w:rsidP="005509D1">
      <w:pPr>
        <w:pStyle w:val="36"/>
        <w:framePr w:wrap="notBeside"/>
        <w:rPr>
          <w:rtl/>
        </w:rPr>
      </w:pPr>
      <w:r w:rsidRPr="00F40D4B">
        <w:rPr>
          <w:rtl/>
        </w:rPr>
        <w:t xml:space="preserve">ואיצטריך </w:t>
      </w:r>
      <w:r w:rsidRPr="00F40D4B">
        <w:rPr>
          <w:rFonts w:hint="cs"/>
          <w:rtl/>
        </w:rPr>
        <w:t>-</w:t>
      </w:r>
    </w:p>
    <w:p w14:paraId="0FD2DC98" w14:textId="77777777" w:rsidR="005509D1" w:rsidRPr="00894463" w:rsidRDefault="005509D1" w:rsidP="005509D1">
      <w:pPr>
        <w:rPr>
          <w:rtl/>
        </w:rPr>
      </w:pPr>
      <w:r w:rsidRPr="00717390">
        <w:rPr>
          <w:rFonts w:hint="cs"/>
          <w:b/>
          <w:bCs/>
          <w:rtl/>
        </w:rPr>
        <w:t>לוקח</w:t>
      </w:r>
      <w:r w:rsidRPr="00894463">
        <w:rPr>
          <w:rFonts w:hint="cs"/>
          <w:rtl/>
        </w:rPr>
        <w:t xml:space="preserve"> אף שאינו יודע המחיר, </w:t>
      </w:r>
      <w:r w:rsidRPr="00717390">
        <w:rPr>
          <w:rFonts w:hint="cs"/>
          <w:b/>
          <w:bCs/>
          <w:rtl/>
        </w:rPr>
        <w:t>ומוכר</w:t>
      </w:r>
      <w:r w:rsidRPr="00894463">
        <w:rPr>
          <w:rFonts w:hint="cs"/>
          <w:rtl/>
        </w:rPr>
        <w:t xml:space="preserve"> אף שכל מוכר מפסיד במכירה</w:t>
      </w:r>
    </w:p>
    <w:p w14:paraId="27656160" w14:textId="77777777" w:rsidR="005509D1" w:rsidRPr="00F40D4B" w:rsidRDefault="005509D1" w:rsidP="005509D1">
      <w:pPr>
        <w:pStyle w:val="afffb"/>
        <w:rPr>
          <w:rtl/>
        </w:rPr>
      </w:pPr>
      <w:ins w:id="9894" w:author="מספור קטעי משנה" w:date="2026-10-06T06:45:11Z">
        <w:r>
          <w:rPr>
            <w:rStyle w:val="MisparKeta"/>
          </w:rPr>
          <w:t xml:space="preserve">ד. </w:t>
        </w:r>
      </w:ins>
      <w:r w:rsidRPr="00F40D4B">
        <w:rPr>
          <w:rtl/>
        </w:rPr>
        <w:t>רבי יהודה אומר אין אונאה לתגר.</w:t>
      </w:r>
    </w:p>
    <w:p w14:paraId="77557584" w14:textId="77777777" w:rsidR="005509D1" w:rsidRDefault="005509D1" w:rsidP="005509D1">
      <w:pPr>
        <w:pStyle w:val="36"/>
        <w:framePr w:wrap="notBeside"/>
        <w:rPr>
          <w:rtl/>
        </w:rPr>
      </w:pPr>
      <w:r w:rsidRPr="00F40D4B">
        <w:rPr>
          <w:rtl/>
        </w:rPr>
        <w:t>רב:</w:t>
      </w:r>
    </w:p>
    <w:p w14:paraId="248A3A66" w14:textId="77777777" w:rsidR="005509D1" w:rsidRPr="00F40D4B" w:rsidRDefault="005509D1" w:rsidP="005509D1">
      <w:pPr>
        <w:rPr>
          <w:rtl/>
        </w:rPr>
      </w:pPr>
      <w:r w:rsidRPr="00F40D4B">
        <w:rPr>
          <w:rtl/>
        </w:rPr>
        <w:t>בתגר ספסר שנו.</w:t>
      </w:r>
      <w:r w:rsidRPr="00F40D4B">
        <w:rPr>
          <w:rFonts w:hint="cs"/>
          <w:rtl/>
        </w:rPr>
        <w:t xml:space="preserve"> </w:t>
      </w:r>
      <w:r>
        <w:rPr>
          <w:rFonts w:hint="cs"/>
          <w:rtl/>
        </w:rPr>
        <w:t>ש</w:t>
      </w:r>
      <w:r w:rsidRPr="00F40D4B">
        <w:rPr>
          <w:rFonts w:hint="cs"/>
          <w:rtl/>
        </w:rPr>
        <w:t>יודע ערך הסחורה ומוחל וטעם שמוכר משום שנזדמנה לו סחורה שוה יותר</w:t>
      </w:r>
      <w:r>
        <w:rPr>
          <w:rFonts w:hint="cs"/>
          <w:rtl/>
        </w:rPr>
        <w:t xml:space="preserve">, וכעת חוזר בו </w:t>
      </w:r>
    </w:p>
    <w:p w14:paraId="65EF0ED4" w14:textId="77777777" w:rsidR="005509D1" w:rsidRDefault="005509D1" w:rsidP="005509D1">
      <w:pPr>
        <w:pStyle w:val="36"/>
        <w:framePr w:wrap="notBeside"/>
        <w:rPr>
          <w:rtl/>
        </w:rPr>
      </w:pPr>
      <w:r w:rsidRPr="00F40D4B">
        <w:rPr>
          <w:rtl/>
        </w:rPr>
        <w:t>רב אשי:</w:t>
      </w:r>
    </w:p>
    <w:p w14:paraId="1F18C890" w14:textId="77777777" w:rsidR="005509D1" w:rsidRPr="00894463" w:rsidRDefault="005509D1" w:rsidP="005509D1">
      <w:pPr>
        <w:rPr>
          <w:rtl/>
        </w:rPr>
      </w:pPr>
      <w:r w:rsidRPr="00894463">
        <w:rPr>
          <w:rtl/>
        </w:rPr>
        <w:t xml:space="preserve">אין לתגר אונאה </w:t>
      </w:r>
      <w:r w:rsidRPr="00717390">
        <w:rPr>
          <w:b/>
          <w:bCs/>
          <w:rtl/>
        </w:rPr>
        <w:t>- אינו בתורת אונאה,</w:t>
      </w:r>
      <w:r w:rsidRPr="00894463">
        <w:rPr>
          <w:rtl/>
        </w:rPr>
        <w:t xml:space="preserve"> </w:t>
      </w:r>
      <w:r w:rsidRPr="00894463">
        <w:rPr>
          <w:rStyle w:val="afffff2"/>
          <w:rtl/>
        </w:rPr>
        <w:t>שא</w:t>
      </w:r>
      <w:r w:rsidRPr="00894463">
        <w:rPr>
          <w:rStyle w:val="afffff2"/>
          <w:rFonts w:hint="cs"/>
          <w:rtl/>
        </w:rPr>
        <w:t>ף</w:t>
      </w:r>
      <w:r w:rsidRPr="00894463">
        <w:rPr>
          <w:rStyle w:val="afffff2"/>
          <w:rtl/>
        </w:rPr>
        <w:t xml:space="preserve"> פחות מכדי אונאה חוזר.</w:t>
      </w:r>
    </w:p>
    <w:p w14:paraId="14D30538" w14:textId="77777777" w:rsidR="005509D1" w:rsidRDefault="005509D1" w:rsidP="005509D1">
      <w:pPr>
        <w:pStyle w:val="36"/>
        <w:framePr w:wrap="notBeside"/>
        <w:rPr>
          <w:rtl/>
        </w:rPr>
      </w:pPr>
      <w:r w:rsidRPr="00F40D4B">
        <w:rPr>
          <w:rtl/>
        </w:rPr>
        <w:t>ת</w:t>
      </w:r>
      <w:r w:rsidRPr="00F40D4B">
        <w:rPr>
          <w:rFonts w:hint="cs"/>
          <w:rtl/>
        </w:rPr>
        <w:t>"כ</w:t>
      </w:r>
      <w:r w:rsidRPr="00F40D4B">
        <w:rPr>
          <w:rtl/>
        </w:rPr>
        <w:t xml:space="preserve"> דר</w:t>
      </w:r>
      <w:r w:rsidRPr="00F40D4B">
        <w:rPr>
          <w:rFonts w:hint="cs"/>
          <w:rtl/>
        </w:rPr>
        <w:t>"נ:</w:t>
      </w:r>
    </w:p>
    <w:p w14:paraId="7E7C0510" w14:textId="77777777" w:rsidR="005509D1" w:rsidRPr="00F40D4B" w:rsidRDefault="005509D1" w:rsidP="005509D1">
      <w:pPr>
        <w:rPr>
          <w:rtl/>
        </w:rPr>
      </w:pPr>
      <w:r>
        <w:rPr>
          <w:rFonts w:hint="cs"/>
          <w:rtl/>
        </w:rPr>
        <w:t>ש</w:t>
      </w:r>
      <w:r w:rsidRPr="00F40D4B">
        <w:rPr>
          <w:rtl/>
        </w:rPr>
        <w:t>תגר אין לו אונאה, מפני שהוא בקי.</w:t>
      </w:r>
    </w:p>
    <w:p w14:paraId="76DB4134" w14:textId="77777777" w:rsidR="005509D1" w:rsidRPr="00F40D4B" w:rsidRDefault="005509D1" w:rsidP="005509D1">
      <w:pPr>
        <w:pStyle w:val="afffb"/>
        <w:rPr>
          <w:rtl/>
        </w:rPr>
      </w:pPr>
      <w:ins w:id="9895" w:author="מספור קטעי משנה" w:date="2026-10-06T06:45:11Z">
        <w:r>
          <w:rPr>
            <w:rStyle w:val="MisparKeta"/>
          </w:rPr>
          <w:t xml:space="preserve">ה. </w:t>
        </w:r>
      </w:ins>
      <w:r w:rsidRPr="00F40D4B">
        <w:rPr>
          <w:rtl/>
        </w:rPr>
        <w:t>מי שהוטל עליו ידו על העליונה וכו'.</w:t>
      </w:r>
    </w:p>
    <w:p w14:paraId="5461549C" w14:textId="77777777" w:rsidR="005509D1" w:rsidRPr="00F40D4B" w:rsidRDefault="005509D1" w:rsidP="005509D1">
      <w:pPr>
        <w:rPr>
          <w:rtl/>
        </w:rPr>
      </w:pPr>
      <w:r w:rsidRPr="00F40D4B">
        <w:rPr>
          <w:rFonts w:hint="cs"/>
          <w:rtl/>
        </w:rPr>
        <w:t xml:space="preserve">מתני' לא </w:t>
      </w:r>
      <w:r w:rsidRPr="00F40D4B">
        <w:rPr>
          <w:rtl/>
        </w:rPr>
        <w:t xml:space="preserve">רבי נתן </w:t>
      </w:r>
      <w:r>
        <w:rPr>
          <w:rFonts w:hint="cs"/>
          <w:rtl/>
        </w:rPr>
        <w:t>-</w:t>
      </w:r>
      <w:r w:rsidRPr="00E3467E">
        <w:rPr>
          <w:rStyle w:val="affffc"/>
          <w:rFonts w:hint="cs"/>
          <w:rtl/>
        </w:rPr>
        <w:t xml:space="preserve"> </w:t>
      </w:r>
      <w:r w:rsidRPr="00E3467E">
        <w:rPr>
          <w:rStyle w:val="affffc"/>
          <w:rtl/>
        </w:rPr>
        <w:t>מתניתין תני</w:t>
      </w:r>
      <w:r w:rsidRPr="00F40D4B">
        <w:rPr>
          <w:rtl/>
        </w:rPr>
        <w:t xml:space="preserve"> רצה</w:t>
      </w:r>
      <w:r>
        <w:rPr>
          <w:rFonts w:hint="cs"/>
          <w:rtl/>
        </w:rPr>
        <w:t>,</w:t>
      </w:r>
      <w:r w:rsidRPr="00F40D4B">
        <w:rPr>
          <w:rtl/>
        </w:rPr>
        <w:t xml:space="preserve"> </w:t>
      </w:r>
      <w:r w:rsidRPr="00E3467E">
        <w:rPr>
          <w:rStyle w:val="affffc"/>
          <w:rtl/>
        </w:rPr>
        <w:t>וברייתא</w:t>
      </w:r>
      <w:r w:rsidRPr="00F40D4B">
        <w:rPr>
          <w:rtl/>
        </w:rPr>
        <w:t xml:space="preserve"> לא תני רצה.</w:t>
      </w:r>
    </w:p>
    <w:p w14:paraId="34F7D417" w14:textId="77777777" w:rsidR="005509D1" w:rsidRPr="00F40D4B" w:rsidRDefault="005509D1" w:rsidP="005509D1">
      <w:pPr>
        <w:rPr>
          <w:rtl/>
        </w:rPr>
      </w:pPr>
      <w:r w:rsidRPr="00F40D4B">
        <w:rPr>
          <w:rFonts w:hint="cs"/>
          <w:rtl/>
        </w:rPr>
        <w:t xml:space="preserve">ולא </w:t>
      </w:r>
      <w:r w:rsidRPr="00F40D4B">
        <w:rPr>
          <w:rtl/>
        </w:rPr>
        <w:t xml:space="preserve">רבי יהודה הנשיא - </w:t>
      </w:r>
      <w:r w:rsidRPr="00853842">
        <w:rPr>
          <w:rStyle w:val="affffc"/>
          <w:rtl/>
        </w:rPr>
        <w:t>מתניתין תני</w:t>
      </w:r>
      <w:r w:rsidRPr="00F40D4B">
        <w:rPr>
          <w:rtl/>
        </w:rPr>
        <w:t xml:space="preserve"> לוקח, </w:t>
      </w:r>
      <w:r w:rsidRPr="00853842">
        <w:rPr>
          <w:rStyle w:val="affffc"/>
          <w:rtl/>
        </w:rPr>
        <w:t>ברייתא תני</w:t>
      </w:r>
      <w:r w:rsidRPr="00F40D4B">
        <w:rPr>
          <w:rtl/>
        </w:rPr>
        <w:t xml:space="preserve"> מוכר!</w:t>
      </w:r>
    </w:p>
    <w:p w14:paraId="22905405" w14:textId="77777777" w:rsidR="005509D1" w:rsidRDefault="005509D1" w:rsidP="005509D1">
      <w:pPr>
        <w:pStyle w:val="36"/>
        <w:framePr w:wrap="notBeside"/>
        <w:rPr>
          <w:rtl/>
        </w:rPr>
      </w:pPr>
      <w:r w:rsidRPr="00F40D4B">
        <w:rPr>
          <w:rFonts w:hint="cs"/>
          <w:rtl/>
        </w:rPr>
        <w:lastRenderedPageBreak/>
        <w:t>ר''א</w:t>
      </w:r>
    </w:p>
    <w:p w14:paraId="15F3F93E" w14:textId="77777777" w:rsidR="005509D1" w:rsidRPr="00F40D4B" w:rsidRDefault="005509D1" w:rsidP="005509D1">
      <w:pPr>
        <w:rPr>
          <w:rtl/>
        </w:rPr>
      </w:pPr>
      <w:r>
        <w:rPr>
          <w:rFonts w:hint="cs"/>
          <w:rtl/>
        </w:rPr>
        <w:t>א</w:t>
      </w:r>
      <w:r w:rsidRPr="00F40D4B">
        <w:rPr>
          <w:rtl/>
        </w:rPr>
        <w:t>ונאה זו, איני יודע מי שנאה.</w:t>
      </w:r>
    </w:p>
    <w:p w14:paraId="4BAD868E" w14:textId="77777777" w:rsidR="005509D1" w:rsidRDefault="005509D1" w:rsidP="005509D1">
      <w:pPr>
        <w:pStyle w:val="36"/>
        <w:framePr w:wrap="notBeside"/>
        <w:rPr>
          <w:rtl/>
        </w:rPr>
      </w:pPr>
      <w:r w:rsidRPr="00F40D4B">
        <w:rPr>
          <w:rtl/>
        </w:rPr>
        <w:t>רבה</w:t>
      </w:r>
      <w:r w:rsidRPr="00F40D4B">
        <w:rPr>
          <w:rFonts w:hint="cs"/>
          <w:rtl/>
        </w:rPr>
        <w:t>:</w:t>
      </w:r>
    </w:p>
    <w:p w14:paraId="5B0FD6EB" w14:textId="77777777" w:rsidR="005509D1" w:rsidRPr="00F40D4B" w:rsidRDefault="005509D1" w:rsidP="005509D1">
      <w:pPr>
        <w:rPr>
          <w:rtl/>
        </w:rPr>
      </w:pPr>
      <w:r w:rsidRPr="00F40D4B">
        <w:rPr>
          <w:rtl/>
        </w:rPr>
        <w:t>לעולם רבי נתן היא, ותני נמי בברייתא רצה.</w:t>
      </w:r>
    </w:p>
    <w:p w14:paraId="09B4CD57" w14:textId="77777777" w:rsidR="005509D1" w:rsidRDefault="005509D1" w:rsidP="005509D1">
      <w:pPr>
        <w:pStyle w:val="36"/>
        <w:framePr w:wrap="notBeside"/>
        <w:rPr>
          <w:rtl/>
        </w:rPr>
      </w:pPr>
      <w:r w:rsidRPr="00F40D4B">
        <w:rPr>
          <w:rtl/>
        </w:rPr>
        <w:t>רבא:</w:t>
      </w:r>
    </w:p>
    <w:p w14:paraId="78363F85" w14:textId="77777777" w:rsidR="005509D1" w:rsidRPr="00F40D4B" w:rsidRDefault="005509D1" w:rsidP="005509D1">
      <w:pPr>
        <w:rPr>
          <w:rtl/>
        </w:rPr>
      </w:pPr>
      <w:r w:rsidRPr="00F40D4B">
        <w:rPr>
          <w:rtl/>
        </w:rPr>
        <w:t xml:space="preserve">לעולם </w:t>
      </w:r>
      <w:r>
        <w:rPr>
          <w:rFonts w:hint="cs"/>
          <w:rtl/>
        </w:rPr>
        <w:t xml:space="preserve">ר''י </w:t>
      </w:r>
      <w:r w:rsidRPr="00F40D4B">
        <w:rPr>
          <w:rtl/>
        </w:rPr>
        <w:t>הנשיא היא, ומאי דשייר במתני מפרש בברייתא.</w:t>
      </w:r>
    </w:p>
    <w:p w14:paraId="542FC501" w14:textId="77777777" w:rsidR="005509D1" w:rsidRDefault="005509D1" w:rsidP="005509D1">
      <w:pPr>
        <w:pStyle w:val="36"/>
        <w:framePr w:wrap="notBeside"/>
        <w:rPr>
          <w:rtl/>
        </w:rPr>
      </w:pPr>
      <w:r w:rsidRPr="00F40D4B">
        <w:rPr>
          <w:rtl/>
        </w:rPr>
        <w:t>ר</w:t>
      </w:r>
      <w:r>
        <w:rPr>
          <w:rFonts w:hint="cs"/>
          <w:rtl/>
        </w:rPr>
        <w:t>"א דייק</w:t>
      </w:r>
      <w:r w:rsidRPr="00F40D4B">
        <w:rPr>
          <w:rtl/>
        </w:rPr>
        <w:t>:</w:t>
      </w:r>
    </w:p>
    <w:p w14:paraId="47A5A296" w14:textId="77777777" w:rsidR="005509D1" w:rsidRPr="00F40D4B" w:rsidRDefault="005509D1" w:rsidP="005509D1">
      <w:pPr>
        <w:rPr>
          <w:rtl/>
        </w:rPr>
      </w:pPr>
      <w:r w:rsidRPr="00C749BF">
        <w:rPr>
          <w:rStyle w:val="affffc"/>
          <w:rtl/>
        </w:rPr>
        <w:t xml:space="preserve">דתני </w:t>
      </w:r>
      <w:r w:rsidRPr="00F40D4B">
        <w:rPr>
          <w:rtl/>
        </w:rPr>
        <w:t>א</w:t>
      </w:r>
      <w:r>
        <w:rPr>
          <w:rFonts w:hint="cs"/>
          <w:rtl/>
        </w:rPr>
        <w:t>'</w:t>
      </w:r>
      <w:r w:rsidRPr="00F40D4B">
        <w:rPr>
          <w:rtl/>
        </w:rPr>
        <w:t xml:space="preserve"> הלוקח וא</w:t>
      </w:r>
      <w:r>
        <w:rPr>
          <w:rFonts w:hint="cs"/>
          <w:rtl/>
        </w:rPr>
        <w:t>'</w:t>
      </w:r>
      <w:r w:rsidRPr="00F40D4B">
        <w:rPr>
          <w:rtl/>
        </w:rPr>
        <w:t xml:space="preserve"> המוכר ומפרש ללוקח, ש"מ שייריה למוכר</w:t>
      </w:r>
      <w:r>
        <w:rPr>
          <w:rFonts w:hint="cs"/>
          <w:rtl/>
        </w:rPr>
        <w:t>.</w:t>
      </w:r>
    </w:p>
    <w:p w14:paraId="385B2B8F" w14:textId="77777777" w:rsidR="005509D1" w:rsidRDefault="005509D1" w:rsidP="005509D1">
      <w:pPr>
        <w:pStyle w:val="affff9"/>
        <w:rPr>
          <w:rtl/>
        </w:rPr>
      </w:pPr>
      <w:r w:rsidRPr="00F40D4B">
        <w:rPr>
          <w:rtl/>
        </w:rPr>
        <w:t xml:space="preserve">האומר לחבירו: ע"מ שאין לך עלי אונאה, </w:t>
      </w:r>
      <w:r w:rsidRPr="00F40D4B">
        <w:rPr>
          <w:rFonts w:hint="cs"/>
          <w:rtl/>
        </w:rPr>
        <w:t xml:space="preserve"> </w:t>
      </w:r>
    </w:p>
    <w:p w14:paraId="1CA2E957" w14:textId="77777777" w:rsidR="005509D1" w:rsidRPr="00F40D4B" w:rsidRDefault="005509D1" w:rsidP="005509D1">
      <w:pPr>
        <w:rPr>
          <w:rtl/>
        </w:rPr>
      </w:pPr>
      <w:r>
        <w:rPr>
          <w:rStyle w:val="affffc"/>
          <w:rFonts w:hint="cs"/>
          <w:rtl/>
        </w:rPr>
        <w:t>*</w:t>
      </w:r>
      <w:r w:rsidRPr="00C749BF">
        <w:rPr>
          <w:rStyle w:val="affffc"/>
          <w:rFonts w:hint="cs"/>
          <w:rtl/>
        </w:rPr>
        <w:t>ל</w:t>
      </w:r>
      <w:r w:rsidRPr="00C749BF">
        <w:rPr>
          <w:rStyle w:val="affffc"/>
          <w:rtl/>
        </w:rPr>
        <w:t>רב:</w:t>
      </w:r>
      <w:r w:rsidRPr="00F40D4B">
        <w:rPr>
          <w:rtl/>
        </w:rPr>
        <w:t xml:space="preserve"> יש לו עליו אונאה, </w:t>
      </w:r>
      <w:r>
        <w:rPr>
          <w:rStyle w:val="affffc"/>
          <w:rtl/>
        </w:rPr>
        <w:tab/>
      </w:r>
      <w:r>
        <w:rPr>
          <w:rStyle w:val="affffc"/>
          <w:rtl/>
        </w:rPr>
        <w:tab/>
      </w:r>
      <w:r>
        <w:rPr>
          <w:rStyle w:val="affffc"/>
          <w:rtl/>
        </w:rPr>
        <w:tab/>
      </w:r>
      <w:r w:rsidRPr="00C749BF">
        <w:rPr>
          <w:rStyle w:val="affffc"/>
          <w:rtl/>
        </w:rPr>
        <w:t>ו</w:t>
      </w:r>
      <w:r w:rsidRPr="00C749BF">
        <w:rPr>
          <w:rStyle w:val="affffc"/>
          <w:rFonts w:hint="cs"/>
          <w:rtl/>
        </w:rPr>
        <w:t>ל</w:t>
      </w:r>
      <w:r w:rsidRPr="00C749BF">
        <w:rPr>
          <w:rStyle w:val="affffc"/>
          <w:rtl/>
        </w:rPr>
        <w:t>שמואל:</w:t>
      </w:r>
      <w:r w:rsidRPr="00F40D4B">
        <w:rPr>
          <w:rtl/>
        </w:rPr>
        <w:t xml:space="preserve"> אין לו עליו אונאה.</w:t>
      </w:r>
    </w:p>
    <w:p w14:paraId="30DE60A9" w14:textId="77777777" w:rsidR="005509D1" w:rsidRDefault="005509D1" w:rsidP="005509D1">
      <w:pPr>
        <w:pStyle w:val="36"/>
        <w:framePr w:wrap="notBeside"/>
        <w:rPr>
          <w:rtl/>
        </w:rPr>
      </w:pPr>
      <w:r>
        <w:rPr>
          <w:rFonts w:hint="cs"/>
          <w:rtl/>
        </w:rPr>
        <w:t>קשה: ד</w:t>
      </w:r>
      <w:r w:rsidRPr="00F40D4B">
        <w:rPr>
          <w:rtl/>
        </w:rPr>
        <w:t>לימא</w:t>
      </w:r>
    </w:p>
    <w:p w14:paraId="5E2EF3C2" w14:textId="77777777" w:rsidR="005509D1" w:rsidRPr="00F40D4B" w:rsidRDefault="005509D1" w:rsidP="005509D1">
      <w:pPr>
        <w:rPr>
          <w:rtl/>
        </w:rPr>
      </w:pPr>
      <w:r>
        <w:rPr>
          <w:rtl/>
        </w:rPr>
        <w:t xml:space="preserve">רב דאמר </w:t>
      </w:r>
      <w:r>
        <w:rPr>
          <w:rStyle w:val="affffc"/>
          <w:rtl/>
          <w:rPrChange w:id="9088" w:author="מנוע אמוראים" w:date="2026-10-05T16:41:14Z">
            <w:rPr>
              <w:rtl/>
            </w:rPr>
          </w:rPrChange>
        </w:rPr>
        <w:t xml:space="preserve">כר</w:t>
      </w:r>
      <w:r>
        <w:rPr>
          <w:rStyle w:val="affffc"/>
          <w:rFonts w:hint="cs"/>
          <w:rtl/>
          <w:rPrChange w:id="9089" w:author="מנוע אמוראים" w:date="2026-10-05T16:41:14Z">
            <w:rPr>
              <w:rFonts w:hint="cs"/>
              <w:rtl/>
            </w:rPr>
          </w:rPrChange>
        </w:rPr>
        <w:t xml:space="preserve">"מ</w:t>
      </w:r>
      <w:r>
        <w:rPr>
          <w:rtl/>
        </w:rPr>
        <w:t xml:space="preserve">, ושמואל דאמר </w:t>
      </w:r>
      <w:r>
        <w:rPr>
          <w:rStyle w:val="affffc"/>
          <w:rtl/>
          <w:rPrChange w:id="9090" w:author="מנוע אמוראים" w:date="2026-10-05T16:41:14Z">
            <w:rPr>
              <w:rtl/>
            </w:rPr>
          </w:rPrChange>
        </w:rPr>
        <w:t xml:space="preserve">כר</w:t>
      </w:r>
      <w:r>
        <w:rPr>
          <w:rStyle w:val="affffc"/>
          <w:rFonts w:hint="cs"/>
          <w:rtl/>
          <w:rPrChange w:id="9091" w:author="מנוע אמוראים" w:date="2026-10-05T16:41:14Z">
            <w:rPr>
              <w:rFonts w:hint="cs"/>
              <w:rtl/>
            </w:rPr>
          </w:rPrChange>
        </w:rPr>
        <w:t xml:space="preserve">"י</w:t>
      </w:r>
      <w:r w:rsidRPr="00F40D4B">
        <w:rPr>
          <w:rtl/>
        </w:rPr>
        <w:t>.</w:t>
      </w:r>
    </w:p>
    <w:p w14:paraId="4A4A3470" w14:textId="77777777" w:rsidR="005509D1" w:rsidRDefault="005509D1" w:rsidP="005509D1">
      <w:pPr>
        <w:rPr>
          <w:rStyle w:val="affffc"/>
          <w:rtl/>
        </w:rPr>
      </w:pPr>
      <w:r w:rsidRPr="00894463">
        <w:rPr>
          <w:spacing w:val="-2"/>
          <w:sz w:val="20"/>
          <w:szCs w:val="16"/>
          <w:rtl/>
        </w:rPr>
        <w:t xml:space="preserve">דהאומר לאשה </w:t>
      </w:r>
      <w:r w:rsidRPr="00894463">
        <w:rPr>
          <w:spacing w:val="-2"/>
          <w:rtl/>
        </w:rPr>
        <w:t>הרי את מקודשת לי ע"מ שאין לך עלי שאר כסות ועונה</w:t>
      </w:r>
      <w:r w:rsidRPr="00894463">
        <w:rPr>
          <w:rFonts w:hint="cs"/>
          <w:rtl/>
        </w:rPr>
        <w:t xml:space="preserve"> </w:t>
      </w:r>
    </w:p>
    <w:p w14:paraId="1BCA9A29" w14:textId="77777777" w:rsidR="005509D1" w:rsidRPr="00894463" w:rsidRDefault="005509D1" w:rsidP="005509D1">
      <w:pPr>
        <w:spacing w:after="60"/>
        <w:rPr>
          <w:rtl/>
        </w:rPr>
      </w:pPr>
      <w:r w:rsidRPr="00894463">
        <w:rPr>
          <w:rStyle w:val="affffc"/>
          <w:rFonts w:hint="cs"/>
          <w:rtl/>
        </w:rPr>
        <w:t>לר''מ</w:t>
      </w:r>
      <w:r w:rsidRPr="00894463">
        <w:rPr>
          <w:rFonts w:hint="cs"/>
          <w:rtl/>
        </w:rPr>
        <w:t xml:space="preserve"> מקודשת</w:t>
      </w:r>
      <w:r w:rsidRPr="00894463">
        <w:rPr>
          <w:rtl/>
        </w:rPr>
        <w:t>, ותנאו בטל.</w:t>
      </w:r>
      <w:r w:rsidRPr="00894463">
        <w:rPr>
          <w:rStyle w:val="affffc"/>
          <w:rFonts w:hint="cs"/>
          <w:rtl/>
        </w:rPr>
        <w:t xml:space="preserve"> </w:t>
      </w:r>
      <w:r>
        <w:rPr>
          <w:rStyle w:val="affffc"/>
          <w:rtl/>
        </w:rPr>
        <w:tab/>
      </w:r>
      <w:r>
        <w:rPr>
          <w:rStyle w:val="affffc"/>
          <w:rtl/>
        </w:rPr>
        <w:tab/>
      </w:r>
      <w:r w:rsidRPr="00894463">
        <w:rPr>
          <w:rStyle w:val="affffc"/>
          <w:rFonts w:hint="cs"/>
          <w:rtl/>
        </w:rPr>
        <w:t>ר''י</w:t>
      </w:r>
      <w:r w:rsidRPr="00894463">
        <w:rPr>
          <w:rStyle w:val="affffc"/>
          <w:rtl/>
        </w:rPr>
        <w:t>:</w:t>
      </w:r>
      <w:r w:rsidRPr="00894463">
        <w:rPr>
          <w:rtl/>
        </w:rPr>
        <w:t xml:space="preserve"> בדבר שבממון תנאו קיים.</w:t>
      </w:r>
    </w:p>
    <w:p w14:paraId="4688D8D5" w14:textId="77777777" w:rsidR="005509D1" w:rsidRDefault="005509D1" w:rsidP="005509D1">
      <w:pPr>
        <w:pStyle w:val="36"/>
        <w:framePr w:wrap="notBeside"/>
        <w:rPr>
          <w:rtl/>
        </w:rPr>
      </w:pPr>
      <w:r w:rsidRPr="00F40D4B">
        <w:rPr>
          <w:rtl/>
        </w:rPr>
        <w:t>רב:</w:t>
      </w:r>
    </w:p>
    <w:p w14:paraId="0AF3373A" w14:textId="77777777" w:rsidR="005509D1" w:rsidRPr="00F40D4B" w:rsidRDefault="005509D1" w:rsidP="005509D1">
      <w:pPr>
        <w:rPr>
          <w:rtl/>
        </w:rPr>
      </w:pPr>
      <w:r w:rsidRPr="00C749BF">
        <w:rPr>
          <w:rStyle w:val="affffc"/>
          <w:rtl/>
        </w:rPr>
        <w:t xml:space="preserve">אפילו </w:t>
      </w:r>
      <w:r w:rsidRPr="00C749BF">
        <w:rPr>
          <w:rStyle w:val="affffc"/>
          <w:rFonts w:hint="cs"/>
          <w:rtl/>
        </w:rPr>
        <w:t>לר''י</w:t>
      </w:r>
      <w:r>
        <w:rPr>
          <w:rStyle w:val="affffc"/>
          <w:rFonts w:hint="cs"/>
          <w:rtl/>
        </w:rPr>
        <w:t>:</w:t>
      </w:r>
      <w:r>
        <w:rPr>
          <w:rFonts w:hint="cs"/>
          <w:rtl/>
        </w:rPr>
        <w:t xml:space="preserve"> </w:t>
      </w:r>
      <w:r w:rsidRPr="00F40D4B">
        <w:rPr>
          <w:rFonts w:hint="cs"/>
          <w:rtl/>
        </w:rPr>
        <w:t>דווקא שם דידעה ומחלה</w:t>
      </w:r>
      <w:r>
        <w:rPr>
          <w:rFonts w:hint="cs"/>
          <w:rtl/>
        </w:rPr>
        <w:t>,</w:t>
      </w:r>
      <w:r w:rsidRPr="00F40D4B">
        <w:rPr>
          <w:rFonts w:hint="cs"/>
          <w:rtl/>
        </w:rPr>
        <w:t xml:space="preserve"> משא''כ כאן לא ידע</w:t>
      </w:r>
      <w:r>
        <w:rPr>
          <w:rFonts w:hint="cs"/>
          <w:rtl/>
        </w:rPr>
        <w:t>.</w:t>
      </w:r>
    </w:p>
    <w:p w14:paraId="2F9A695D" w14:textId="77777777" w:rsidR="005509D1" w:rsidRDefault="005509D1" w:rsidP="005509D1">
      <w:pPr>
        <w:pStyle w:val="36"/>
        <w:framePr w:wrap="notBeside"/>
        <w:rPr>
          <w:rtl/>
        </w:rPr>
      </w:pPr>
      <w:r w:rsidRPr="00F40D4B">
        <w:rPr>
          <w:rFonts w:hint="cs"/>
          <w:rtl/>
        </w:rPr>
        <w:t>ולשמואל:</w:t>
      </w:r>
    </w:p>
    <w:p w14:paraId="51C8DE97" w14:textId="77777777" w:rsidR="005509D1" w:rsidRPr="00F40D4B" w:rsidRDefault="005509D1" w:rsidP="005509D1">
      <w:pPr>
        <w:spacing w:after="60"/>
        <w:rPr>
          <w:rtl/>
        </w:rPr>
      </w:pPr>
      <w:r w:rsidRPr="00C749BF">
        <w:rPr>
          <w:rStyle w:val="affffc"/>
          <w:rFonts w:hint="cs"/>
          <w:rtl/>
        </w:rPr>
        <w:t>אפי' לר''מ</w:t>
      </w:r>
      <w:r>
        <w:rPr>
          <w:rStyle w:val="affffc"/>
          <w:rFonts w:hint="cs"/>
          <w:rtl/>
        </w:rPr>
        <w:t>:</w:t>
      </w:r>
      <w:r w:rsidRPr="00F40D4B">
        <w:rPr>
          <w:rFonts w:hint="cs"/>
          <w:rtl/>
        </w:rPr>
        <w:t xml:space="preserve"> דוקא שם דודאי עקר אבל כאן לא ודאי עקר.</w:t>
      </w:r>
    </w:p>
    <w:p w14:paraId="22101D7A" w14:textId="77777777" w:rsidR="005509D1" w:rsidRPr="00F40D4B" w:rsidRDefault="005509D1" w:rsidP="005509D1">
      <w:pPr>
        <w:pStyle w:val="affe"/>
        <w:framePr w:wrap="around"/>
        <w:rPr>
          <w:rtl/>
        </w:rPr>
      </w:pPr>
      <w:r w:rsidRPr="00F40D4B">
        <w:rPr>
          <w:rtl/>
        </w:rPr>
        <w:t>נא:</w:t>
      </w:r>
    </w:p>
    <w:p w14:paraId="5F4783E5" w14:textId="77777777" w:rsidR="005509D1" w:rsidRDefault="005509D1" w:rsidP="005509D1">
      <w:pPr>
        <w:pStyle w:val="36"/>
        <w:framePr w:wrap="notBeside"/>
        <w:rPr>
          <w:rtl/>
        </w:rPr>
      </w:pPr>
      <w:r>
        <w:rPr>
          <w:rFonts w:hint="cs"/>
          <w:rtl/>
        </w:rPr>
        <w:t>ר''ע משמואל</w:t>
      </w:r>
    </w:p>
    <w:p w14:paraId="559BD955" w14:textId="77777777" w:rsidR="005509D1" w:rsidRDefault="005509D1" w:rsidP="005509D1">
      <w:pPr>
        <w:rPr>
          <w:rtl/>
        </w:rPr>
      </w:pPr>
      <w:r w:rsidRPr="00F40D4B">
        <w:rPr>
          <w:rtl/>
        </w:rPr>
        <w:t xml:space="preserve">ע"מ שאין </w:t>
      </w:r>
      <w:r w:rsidRPr="00717390">
        <w:rPr>
          <w:b/>
          <w:bCs/>
          <w:rtl/>
        </w:rPr>
        <w:t>לך עלי</w:t>
      </w:r>
      <w:r w:rsidRPr="00F40D4B">
        <w:rPr>
          <w:rtl/>
        </w:rPr>
        <w:t xml:space="preserve"> אונאה</w:t>
      </w:r>
      <w:r w:rsidRPr="00F40D4B">
        <w:rPr>
          <w:rFonts w:hint="cs"/>
          <w:rtl/>
        </w:rPr>
        <w:t>,</w:t>
      </w:r>
      <w:r w:rsidRPr="00F40D4B">
        <w:rPr>
          <w:rtl/>
        </w:rPr>
        <w:t xml:space="preserve"> אין עליו אונאה,</w:t>
      </w:r>
      <w:r>
        <w:rPr>
          <w:rFonts w:hint="cs"/>
          <w:rtl/>
        </w:rPr>
        <w:t xml:space="preserve"> </w:t>
      </w:r>
      <w:r w:rsidRPr="00F40D4B">
        <w:rPr>
          <w:rFonts w:hint="cs"/>
          <w:rtl/>
        </w:rPr>
        <w:t xml:space="preserve">     </w:t>
      </w:r>
    </w:p>
    <w:p w14:paraId="56ED765B" w14:textId="77777777" w:rsidR="005509D1" w:rsidRPr="00F40D4B" w:rsidRDefault="005509D1" w:rsidP="005509D1">
      <w:pPr>
        <w:spacing w:after="60"/>
        <w:rPr>
          <w:rtl/>
        </w:rPr>
      </w:pPr>
      <w:r>
        <w:rPr>
          <w:rFonts w:hint="cs"/>
          <w:rtl/>
        </w:rPr>
        <w:t>*</w:t>
      </w:r>
      <w:r w:rsidRPr="00F40D4B">
        <w:rPr>
          <w:rtl/>
        </w:rPr>
        <w:t xml:space="preserve">ע"מ </w:t>
      </w:r>
      <w:r w:rsidRPr="00717390">
        <w:rPr>
          <w:b/>
          <w:bCs/>
          <w:rtl/>
        </w:rPr>
        <w:t>שאין בו</w:t>
      </w:r>
      <w:r w:rsidRPr="00F40D4B">
        <w:rPr>
          <w:rtl/>
        </w:rPr>
        <w:t xml:space="preserve"> אונאה - הרי יש בו אונאה.</w:t>
      </w:r>
    </w:p>
    <w:p w14:paraId="6EE27126" w14:textId="77777777" w:rsidR="005509D1" w:rsidRDefault="005509D1" w:rsidP="005509D1">
      <w:pPr>
        <w:pStyle w:val="36"/>
        <w:framePr w:wrap="notBeside"/>
        <w:rPr>
          <w:rtl/>
        </w:rPr>
      </w:pPr>
      <w:r w:rsidRPr="00F40D4B">
        <w:rPr>
          <w:rtl/>
        </w:rPr>
        <w:t>- מיתיבי:</w:t>
      </w:r>
    </w:p>
    <w:p w14:paraId="001BB4D2" w14:textId="77777777" w:rsidR="005509D1" w:rsidRDefault="005509D1" w:rsidP="005509D1">
      <w:pPr>
        <w:rPr>
          <w:rtl/>
        </w:rPr>
      </w:pPr>
      <w:r w:rsidRPr="00717390">
        <w:rPr>
          <w:b/>
          <w:bCs/>
          <w:rtl/>
        </w:rPr>
        <w:t>הנושא והנותן באמנה,</w:t>
      </w:r>
      <w:r w:rsidRPr="00F40D4B">
        <w:rPr>
          <w:rtl/>
        </w:rPr>
        <w:t xml:space="preserve"> והאומר ע"מ שאין לך עלי אונאה </w:t>
      </w:r>
    </w:p>
    <w:p w14:paraId="41F49310" w14:textId="77777777" w:rsidR="005509D1" w:rsidRPr="00F40D4B" w:rsidRDefault="005509D1" w:rsidP="005509D1">
      <w:pPr>
        <w:rPr>
          <w:rtl/>
        </w:rPr>
      </w:pPr>
      <w:r w:rsidRPr="00F40D4B">
        <w:rPr>
          <w:rtl/>
        </w:rPr>
        <w:t>- אין לו עליו אונאה.</w:t>
      </w:r>
      <w:r>
        <w:rPr>
          <w:rFonts w:hint="cs"/>
          <w:rtl/>
        </w:rPr>
        <w:t xml:space="preserve"> </w:t>
      </w:r>
      <w:r>
        <w:rPr>
          <w:rtl/>
        </w:rPr>
        <w:tab/>
      </w:r>
      <w:r>
        <w:rPr>
          <w:rtl/>
        </w:rPr>
        <w:tab/>
      </w:r>
      <w:r>
        <w:rPr>
          <w:rtl/>
        </w:rPr>
        <w:tab/>
      </w:r>
      <w:r w:rsidRPr="00F40D4B">
        <w:rPr>
          <w:rtl/>
        </w:rPr>
        <w:t xml:space="preserve">- </w:t>
      </w:r>
      <w:r>
        <w:rPr>
          <w:rStyle w:val="affffc"/>
          <w:rFonts w:hint="cs"/>
          <w:rtl/>
        </w:rPr>
        <w:t xml:space="preserve">והרי </w:t>
      </w:r>
      <w:r w:rsidRPr="00F55E7A">
        <w:rPr>
          <w:rStyle w:val="affffc"/>
          <w:rFonts w:hint="cs"/>
          <w:rtl/>
        </w:rPr>
        <w:t>רב ס''ל</w:t>
      </w:r>
      <w:r w:rsidRPr="00F40D4B">
        <w:rPr>
          <w:rFonts w:hint="cs"/>
          <w:rtl/>
        </w:rPr>
        <w:t xml:space="preserve"> אפי' כר''י</w:t>
      </w:r>
      <w:r>
        <w:rPr>
          <w:rFonts w:hint="cs"/>
          <w:rtl/>
        </w:rPr>
        <w:t>?</w:t>
      </w:r>
    </w:p>
    <w:p w14:paraId="5EBA9E2F" w14:textId="77777777" w:rsidR="005509D1" w:rsidRDefault="005509D1" w:rsidP="005509D1">
      <w:pPr>
        <w:pStyle w:val="36"/>
        <w:framePr w:wrap="notBeside"/>
        <w:rPr>
          <w:rtl/>
        </w:rPr>
      </w:pPr>
      <w:r w:rsidRPr="00F40D4B">
        <w:rPr>
          <w:rtl/>
        </w:rPr>
        <w:t>אביי:</w:t>
      </w:r>
    </w:p>
    <w:p w14:paraId="38536357" w14:textId="77777777" w:rsidR="005509D1" w:rsidRDefault="005509D1" w:rsidP="005509D1">
      <w:pPr>
        <w:rPr>
          <w:rtl/>
        </w:rPr>
      </w:pPr>
      <w:r w:rsidRPr="00F40D4B">
        <w:rPr>
          <w:rFonts w:hint="cs"/>
          <w:rtl/>
        </w:rPr>
        <w:t>בהכרח ד</w:t>
      </w:r>
      <w:r w:rsidRPr="00F40D4B">
        <w:rPr>
          <w:rtl/>
        </w:rPr>
        <w:t xml:space="preserve">רב אמר </w:t>
      </w:r>
      <w:r>
        <w:rPr>
          <w:rFonts w:hint="cs"/>
          <w:rtl/>
        </w:rPr>
        <w:t>כר''מ</w:t>
      </w:r>
      <w:r w:rsidRPr="00F40D4B">
        <w:rPr>
          <w:rtl/>
        </w:rPr>
        <w:t xml:space="preserve">, ושמואל </w:t>
      </w:r>
      <w:r>
        <w:rPr>
          <w:rFonts w:hint="cs"/>
          <w:rtl/>
        </w:rPr>
        <w:t>כר''י</w:t>
      </w:r>
      <w:r w:rsidRPr="00F40D4B">
        <w:rPr>
          <w:rtl/>
        </w:rPr>
        <w:t>.</w:t>
      </w:r>
    </w:p>
    <w:p w14:paraId="7216DA84" w14:textId="77777777" w:rsidR="005509D1" w:rsidRDefault="005509D1" w:rsidP="005509D1">
      <w:pPr>
        <w:pStyle w:val="36"/>
        <w:framePr w:wrap="notBeside"/>
        <w:rPr>
          <w:rtl/>
        </w:rPr>
      </w:pPr>
      <w:r>
        <w:rPr>
          <w:rFonts w:hint="cs"/>
          <w:rtl/>
        </w:rPr>
        <w:t xml:space="preserve">דחה </w:t>
      </w:r>
      <w:r w:rsidRPr="00F40D4B">
        <w:rPr>
          <w:rtl/>
        </w:rPr>
        <w:t>רבא</w:t>
      </w:r>
      <w:r w:rsidRPr="00F40D4B">
        <w:rPr>
          <w:rFonts w:hint="cs"/>
          <w:rtl/>
        </w:rPr>
        <w:t>:</w:t>
      </w:r>
    </w:p>
    <w:p w14:paraId="71C9F8F4" w14:textId="77777777" w:rsidR="005509D1" w:rsidRPr="00F40D4B" w:rsidRDefault="005509D1" w:rsidP="005509D1">
      <w:pPr>
        <w:rPr>
          <w:rtl/>
        </w:rPr>
      </w:pPr>
      <w:r w:rsidRPr="00F40D4B">
        <w:rPr>
          <w:rFonts w:hint="cs"/>
          <w:rtl/>
        </w:rPr>
        <w:t>ד</w:t>
      </w:r>
      <w:r w:rsidRPr="00F40D4B">
        <w:rPr>
          <w:rtl/>
        </w:rPr>
        <w:t>כאן - בסתם, כאן - במפרש.</w:t>
      </w:r>
    </w:p>
    <w:p w14:paraId="6C60A458" w14:textId="77777777" w:rsidR="005509D1" w:rsidRDefault="005509D1" w:rsidP="005509D1">
      <w:pPr>
        <w:pStyle w:val="36"/>
        <w:framePr w:wrap="notBeside"/>
        <w:rPr>
          <w:rtl/>
        </w:rPr>
      </w:pPr>
      <w:r w:rsidRPr="00F40D4B">
        <w:rPr>
          <w:rtl/>
        </w:rPr>
        <w:t>דתניא:</w:t>
      </w:r>
    </w:p>
    <w:p w14:paraId="528DBFF9" w14:textId="77777777" w:rsidR="005509D1" w:rsidRPr="00F40D4B" w:rsidRDefault="005509D1" w:rsidP="005509D1">
      <w:pPr>
        <w:rPr>
          <w:rtl/>
        </w:rPr>
      </w:pPr>
      <w:r w:rsidRPr="00F40D4B">
        <w:rPr>
          <w:rtl/>
        </w:rPr>
        <w:t>בד"א בסתם, אבל במפרש, מוכר שאמר ללוקח: חפץ זה שאני מוכר לך במאתים, יודע</w:t>
      </w:r>
      <w:r>
        <w:rPr>
          <w:rFonts w:hint="cs"/>
          <w:rtl/>
        </w:rPr>
        <w:t xml:space="preserve">ני ששווה רק מנה </w:t>
      </w:r>
      <w:r w:rsidRPr="00F40D4B">
        <w:rPr>
          <w:rtl/>
        </w:rPr>
        <w:t>ע"מ שאין לך עלי אונאה אין לו עליו אונאה.</w:t>
      </w:r>
    </w:p>
    <w:p w14:paraId="230AA4FA" w14:textId="77777777" w:rsidR="005509D1" w:rsidRPr="00F40D4B" w:rsidRDefault="005509D1" w:rsidP="005509D1">
      <w:pPr>
        <w:spacing w:after="60"/>
        <w:rPr>
          <w:rtl/>
        </w:rPr>
      </w:pPr>
      <w:r w:rsidRPr="00717390">
        <w:rPr>
          <w:b/>
          <w:bCs/>
          <w:rtl/>
        </w:rPr>
        <w:t>וכן לוקח שאמר למוכר:</w:t>
      </w:r>
      <w:r w:rsidRPr="00F40D4B">
        <w:rPr>
          <w:rtl/>
        </w:rPr>
        <w:t xml:space="preserve"> חפץ זה שאני לוקח ממך במנה, יודע</w:t>
      </w:r>
      <w:r>
        <w:rPr>
          <w:rFonts w:hint="cs"/>
          <w:rtl/>
        </w:rPr>
        <w:t>ני</w:t>
      </w:r>
      <w:r w:rsidRPr="00F40D4B">
        <w:rPr>
          <w:rtl/>
        </w:rPr>
        <w:t xml:space="preserve"> </w:t>
      </w:r>
      <w:r w:rsidRPr="00F55E7A">
        <w:rPr>
          <w:spacing w:val="-2"/>
          <w:rtl/>
        </w:rPr>
        <w:t xml:space="preserve"> ששוה מאתים, ע"מ שאין לך עלי אונאה אין עליו אונאה.</w:t>
      </w:r>
    </w:p>
    <w:p w14:paraId="6A67C569" w14:textId="77777777" w:rsidR="005509D1" w:rsidRDefault="005509D1" w:rsidP="005509D1">
      <w:pPr>
        <w:pStyle w:val="36"/>
        <w:framePr w:wrap="notBeside"/>
        <w:rPr>
          <w:rtl/>
        </w:rPr>
      </w:pPr>
      <w:r w:rsidRPr="00F40D4B">
        <w:rPr>
          <w:rtl/>
        </w:rPr>
        <w:t>ת"ר:</w:t>
      </w:r>
    </w:p>
    <w:p w14:paraId="2A0D4EFF" w14:textId="77777777" w:rsidR="005509D1" w:rsidRPr="00894463" w:rsidRDefault="005509D1" w:rsidP="005509D1">
      <w:pPr>
        <w:rPr>
          <w:rtl/>
        </w:rPr>
      </w:pPr>
      <w:r w:rsidRPr="00894463">
        <w:rPr>
          <w:rtl/>
        </w:rPr>
        <w:lastRenderedPageBreak/>
        <w:t xml:space="preserve">הנושא והנותן </w:t>
      </w:r>
      <w:r w:rsidRPr="00894463">
        <w:rPr>
          <w:rFonts w:hint="cs"/>
          <w:rtl/>
        </w:rPr>
        <w:t>*</w:t>
      </w:r>
      <w:r w:rsidRPr="00894463">
        <w:rPr>
          <w:rtl/>
        </w:rPr>
        <w:t>באמנה לא יחשב את הרע באמנה ואת היפה בשוה</w:t>
      </w:r>
    </w:p>
    <w:p w14:paraId="5B9C5E28" w14:textId="77777777" w:rsidR="005509D1" w:rsidRDefault="005509D1" w:rsidP="005509D1">
      <w:pPr>
        <w:pStyle w:val="36"/>
        <w:framePr w:wrap="notBeside"/>
        <w:rPr>
          <w:rtl/>
        </w:rPr>
      </w:pPr>
      <w:r w:rsidRPr="00F40D4B">
        <w:rPr>
          <w:rtl/>
        </w:rPr>
        <w:t>אלא:</w:t>
      </w:r>
    </w:p>
    <w:p w14:paraId="18D5165A" w14:textId="77777777" w:rsidR="005509D1" w:rsidRDefault="005509D1" w:rsidP="005509D1">
      <w:pPr>
        <w:rPr>
          <w:rtl/>
        </w:rPr>
      </w:pPr>
      <w:r w:rsidRPr="00F40D4B">
        <w:rPr>
          <w:rtl/>
        </w:rPr>
        <w:t>או זה וזה באמנה, או זה וזה בשוה.</w:t>
      </w:r>
      <w:r w:rsidRPr="00F40D4B">
        <w:rPr>
          <w:rFonts w:hint="cs"/>
          <w:rtl/>
        </w:rPr>
        <w:t xml:space="preserve"> </w:t>
      </w:r>
      <w:r w:rsidRPr="00F40D4B">
        <w:rPr>
          <w:rtl/>
        </w:rPr>
        <w:t>ונותן לו שכר כתף, שכר גמל, שכר פונדק.</w:t>
      </w:r>
      <w:r>
        <w:rPr>
          <w:rFonts w:hint="cs"/>
          <w:rtl/>
        </w:rPr>
        <w:t xml:space="preserve"> ולא שכר עצמו </w:t>
      </w:r>
      <w:r w:rsidRPr="00F40D4B">
        <w:rPr>
          <w:rtl/>
        </w:rPr>
        <w:t>שכבר נתן לו שכרו משלם.</w:t>
      </w:r>
      <w:r w:rsidRPr="00F40D4B">
        <w:rPr>
          <w:rFonts w:hint="cs"/>
          <w:rtl/>
        </w:rPr>
        <w:t xml:space="preserve"> </w:t>
      </w:r>
    </w:p>
    <w:p w14:paraId="41C72ACD" w14:textId="77777777" w:rsidR="005509D1" w:rsidRDefault="005509D1" w:rsidP="005509D1">
      <w:pPr>
        <w:pStyle w:val="36"/>
        <w:framePr w:wrap="notBeside"/>
        <w:rPr>
          <w:rtl/>
        </w:rPr>
      </w:pPr>
      <w:r w:rsidRPr="00F40D4B">
        <w:rPr>
          <w:rFonts w:hint="cs"/>
          <w:rtl/>
        </w:rPr>
        <w:t>- ר''פ</w:t>
      </w:r>
      <w:r w:rsidRPr="00F40D4B">
        <w:rPr>
          <w:rtl/>
        </w:rPr>
        <w:t>:</w:t>
      </w:r>
    </w:p>
    <w:p w14:paraId="74C1AC57" w14:textId="5C5DD927" w:rsidR="005509D1" w:rsidRDefault="005509D1" w:rsidP="005509D1">
      <w:pPr>
        <w:rPr>
          <w:rtl/>
        </w:rPr>
      </w:pPr>
      <w:r w:rsidRPr="00F40D4B">
        <w:rPr>
          <w:rtl/>
        </w:rPr>
        <w:t>ב</w:t>
      </w:r>
      <w:r w:rsidRPr="00F40D4B">
        <w:rPr>
          <w:rFonts w:hint="cs"/>
          <w:rtl/>
        </w:rPr>
        <w:t>מוכרי בגדי קנבוס</w:t>
      </w:r>
      <w:r>
        <w:rPr>
          <w:rFonts w:hint="cs"/>
          <w:rtl/>
        </w:rPr>
        <w:t xml:space="preserve"> </w:t>
      </w:r>
      <w:r w:rsidRPr="00853842">
        <w:rPr>
          <w:rStyle w:val="afffff2"/>
          <w:rFonts w:hint="cs"/>
          <w:rtl/>
        </w:rPr>
        <w:t>ששכרם קבוע</w:t>
      </w:r>
      <w:r w:rsidRPr="00F40D4B">
        <w:rPr>
          <w:rtl/>
        </w:rPr>
        <w:t xml:space="preserve">, </w:t>
      </w:r>
      <w:r>
        <w:rPr>
          <w:rFonts w:hint="cs"/>
          <w:rtl/>
        </w:rPr>
        <w:t xml:space="preserve">שנותנים </w:t>
      </w:r>
      <w:r w:rsidRPr="00F40D4B">
        <w:rPr>
          <w:rtl/>
        </w:rPr>
        <w:t>ארבע למאה.</w:t>
      </w:r>
    </w:p>
    <w:p w14:paraId="6EE9A49D" w14:textId="3D5E7EC0" w:rsidR="005509D1" w:rsidRDefault="005509D1" w:rsidP="005509D1">
      <w:pPr>
        <w:pStyle w:val="aff9"/>
        <w:rPr>
          <w:rtl/>
        </w:rPr>
      </w:pPr>
      <w:r>
        <w:rPr>
          <w:rFonts w:hint="cs"/>
          <w:rtl/>
        </w:rPr>
        <w:t>***</w:t>
      </w:r>
    </w:p>
    <w:p w14:paraId="44FD6956" w14:textId="77777777" w:rsidR="005509D1" w:rsidRPr="00F40D4B" w:rsidRDefault="005509D1" w:rsidP="005509D1">
      <w:pPr>
        <w:pStyle w:val="afffff"/>
        <w:framePr w:wrap="around"/>
        <w:rPr>
          <w:rtl/>
        </w:rPr>
      </w:pPr>
      <w:del w:id="20230" w:author="קלוד" w:date="2026-10-06T10:08:05Z">
        <w:r>
          <w:rPr>
            <w:rtl/>
          </w:rPr>
          <w:delText xml:space="preserve">משנה.</w:delText>
        </w:r>
      </w:del>
      <w:ins w:id="20231" w:author="קלוד" w:date="2026-10-06T10:08:05Z">
        <w:r>
          <w:rPr>
            <w:rtl/>
          </w:rPr>
          <w:t xml:space="preserve">משנה ה</w:t>
        </w:r>
      </w:ins>
    </w:p>
    <w:p w14:paraId="48BED917" w14:textId="77777777" w:rsidR="005509D1" w:rsidRPr="00167DDF" w:rsidRDefault="005509D1" w:rsidP="005509D1">
      <w:pPr>
        <w:pStyle w:val="afff3"/>
        <w:jc w:val="center"/>
        <w:rPr>
          <w:rFonts w:cs="BA TM • Vilna Extra-Bold"/>
          <w:rtl/>
        </w:rPr>
      </w:pPr>
      <w:ins w:id="9896" w:author="מספור קטעי משנה" w:date="2026-10-06T06:45:11Z">
        <w:r>
          <w:rPr>
            <w:rStyle w:val="MisparKeta"/>
          </w:rPr>
          <w:t xml:space="preserve">א. </w:t>
        </w:r>
      </w:ins>
      <w:r w:rsidRPr="00167DDF">
        <w:rPr>
          <w:rFonts w:cs="BA TM • Vilna Extra-Bold"/>
          <w:rtl/>
        </w:rPr>
        <w:t>כמה תהא הסלע חסירה ולא יהא בה אונאה?</w:t>
      </w:r>
    </w:p>
    <w:p w14:paraId="5C9B20D2" w14:textId="77777777" w:rsidR="005509D1" w:rsidRPr="00F40D4B" w:rsidRDefault="005509D1" w:rsidP="005509D1">
      <w:pPr>
        <w:pStyle w:val="afff3"/>
        <w:rPr>
          <w:rtl/>
        </w:rPr>
      </w:pPr>
      <w:r>
        <w:rPr>
          <w:rStyle w:val="TanaimMishna"/>
          <w:rFonts w:hint="cs"/>
          <w:rtl/>
          <w:rPrChange w:id="20070" w:author="קלוד" w:date="2026-10-06T10:08:05Z">
            <w:rPr>
              <w:rFonts w:hint="cs"/>
              <w:rtl/>
            </w:rPr>
          </w:rPrChange>
        </w:rPr>
        <w:t xml:space="preserve">ר'מ</w:t>
      </w:r>
      <w:r w:rsidRPr="00F40D4B">
        <w:rPr>
          <w:rtl/>
        </w:rPr>
        <w:t>: ארבע איסרות, איסר לדינר.</w:t>
      </w:r>
      <w:r>
        <w:rPr>
          <w:rFonts w:hint="cs"/>
          <w:rtl/>
        </w:rPr>
        <w:t>[1\24]</w:t>
      </w:r>
    </w:p>
    <w:p w14:paraId="4646ED7C" w14:textId="77777777" w:rsidR="005509D1" w:rsidRPr="00F40D4B" w:rsidRDefault="005509D1" w:rsidP="005509D1">
      <w:pPr>
        <w:pStyle w:val="afff3"/>
        <w:rPr>
          <w:rtl/>
        </w:rPr>
      </w:pPr>
      <w:r>
        <w:rPr>
          <w:rFonts w:hint="cs"/>
          <w:rtl/>
        </w:rPr>
        <w:t>ור''י</w:t>
      </w:r>
      <w:r w:rsidRPr="00F40D4B">
        <w:rPr>
          <w:rtl/>
        </w:rPr>
        <w:t>: ארבע פונדיונות, פונדיון לדינר.</w:t>
      </w:r>
      <w:r>
        <w:rPr>
          <w:rFonts w:hint="cs"/>
          <w:rtl/>
        </w:rPr>
        <w:t>[1\12]</w:t>
      </w:r>
    </w:p>
    <w:p w14:paraId="56F60FE9" w14:textId="77777777" w:rsidR="005509D1" w:rsidRPr="00F40D4B" w:rsidRDefault="005509D1" w:rsidP="005509D1">
      <w:pPr>
        <w:pStyle w:val="afff3"/>
        <w:rPr>
          <w:rtl/>
        </w:rPr>
      </w:pPr>
      <w:r>
        <w:rPr>
          <w:rFonts w:hint="cs"/>
          <w:rtl/>
        </w:rPr>
        <w:t>ור''ש</w:t>
      </w:r>
      <w:r w:rsidRPr="00F40D4B">
        <w:rPr>
          <w:rtl/>
        </w:rPr>
        <w:t>: שמונה פונדיונות, שני פונדיונות לדינר.</w:t>
      </w:r>
      <w:r>
        <w:rPr>
          <w:rFonts w:hint="cs"/>
          <w:rtl/>
        </w:rPr>
        <w:t xml:space="preserve"> [1\6]</w:t>
      </w:r>
    </w:p>
    <w:p w14:paraId="7ADC608F" w14:textId="77777777" w:rsidR="005509D1" w:rsidRPr="00167DDF" w:rsidRDefault="005509D1" w:rsidP="005509D1">
      <w:pPr>
        <w:pStyle w:val="afff3"/>
        <w:jc w:val="center"/>
        <w:rPr>
          <w:rFonts w:cs="BA TM • Vilna Extra-Bold"/>
          <w:rtl/>
        </w:rPr>
      </w:pPr>
      <w:r w:rsidRPr="00167DDF">
        <w:rPr>
          <w:rFonts w:cs="BA TM • Vilna Extra-Bold"/>
          <w:rtl/>
        </w:rPr>
        <w:t>עד מתי מותר להחזיר?</w:t>
      </w:r>
    </w:p>
    <w:p w14:paraId="737151AC" w14:textId="77777777" w:rsidR="005509D1" w:rsidRPr="00F40D4B" w:rsidRDefault="005509D1" w:rsidP="005509D1">
      <w:pPr>
        <w:pStyle w:val="afff3"/>
        <w:rPr>
          <w:rtl/>
        </w:rPr>
      </w:pPr>
      <w:r w:rsidRPr="00167DDF">
        <w:rPr>
          <w:rFonts w:cs="BA TM • Vilna Extra-Bold"/>
          <w:rtl/>
        </w:rPr>
        <w:t>בכרכים</w:t>
      </w:r>
      <w:r w:rsidRPr="00F40D4B">
        <w:rPr>
          <w:rtl/>
        </w:rPr>
        <w:t xml:space="preserve"> - עד כדי שיראה לשולחני, </w:t>
      </w:r>
      <w:r w:rsidRPr="00167DDF">
        <w:rPr>
          <w:rFonts w:cs="BA TM • Vilna Extra-Bold"/>
          <w:rtl/>
        </w:rPr>
        <w:t>בכפרים</w:t>
      </w:r>
      <w:r w:rsidRPr="00F40D4B">
        <w:rPr>
          <w:rtl/>
        </w:rPr>
        <w:t xml:space="preserve"> עד ערבי שבתות.</w:t>
      </w:r>
    </w:p>
    <w:p w14:paraId="5D5719E9" w14:textId="77777777" w:rsidR="005509D1" w:rsidRPr="00F40D4B" w:rsidRDefault="005509D1" w:rsidP="005509D1">
      <w:pPr>
        <w:pStyle w:val="afff3"/>
        <w:rPr>
          <w:rtl/>
        </w:rPr>
      </w:pPr>
      <w:r w:rsidRPr="00F40D4B">
        <w:rPr>
          <w:rtl/>
        </w:rPr>
        <w:t>אם היה מכירה - אפילו לאחר שנים עשר חדש מקבלה הימנו, ואין לו עליו אלא תרעומת.</w:t>
      </w:r>
    </w:p>
    <w:p w14:paraId="7189E52B" w14:textId="77777777" w:rsidR="005509D1" w:rsidRPr="00F40D4B" w:rsidRDefault="005509D1" w:rsidP="005509D1">
      <w:pPr>
        <w:pStyle w:val="afff3"/>
        <w:spacing w:after="60"/>
        <w:rPr>
          <w:rtl/>
        </w:rPr>
      </w:pPr>
      <w:r w:rsidRPr="00F40D4B">
        <w:rPr>
          <w:rtl/>
        </w:rPr>
        <w:t>ונותנה למעשר שני ואינו חושש, שאינו אלא נפש רעה.</w:t>
      </w:r>
    </w:p>
    <w:p w14:paraId="5229A78B" w14:textId="77777777" w:rsidR="005509D1" w:rsidRPr="00F40D4B" w:rsidRDefault="005509D1" w:rsidP="005509D1">
      <w:pPr>
        <w:pStyle w:val="affe"/>
        <w:framePr w:wrap="around"/>
        <w:rPr>
          <w:rtl/>
        </w:rPr>
      </w:pPr>
      <w:r w:rsidRPr="00F40D4B">
        <w:rPr>
          <w:rtl/>
        </w:rPr>
        <w:t>נב.</w:t>
      </w:r>
    </w:p>
    <w:p w14:paraId="230D6254" w14:textId="77777777" w:rsidR="005509D1" w:rsidRDefault="005509D1" w:rsidP="005509D1">
      <w:pPr>
        <w:pStyle w:val="36"/>
        <w:framePr w:wrap="notBeside"/>
        <w:rPr>
          <w:rtl/>
        </w:rPr>
      </w:pPr>
      <w:r w:rsidRPr="00F40D4B">
        <w:rPr>
          <w:rtl/>
        </w:rPr>
        <w:t>ורמינהי:</w:t>
      </w:r>
    </w:p>
    <w:p w14:paraId="5381FA65" w14:textId="77777777" w:rsidR="005509D1" w:rsidRPr="00F40D4B" w:rsidRDefault="005509D1" w:rsidP="005509D1">
      <w:pPr>
        <w:rPr>
          <w:rtl/>
        </w:rPr>
      </w:pPr>
      <w:r w:rsidRPr="00F40D4B">
        <w:rPr>
          <w:rtl/>
        </w:rPr>
        <w:t>עד כמה תהא הסלע חסירה ויהיה בה אונאה?</w:t>
      </w:r>
    </w:p>
    <w:p w14:paraId="3C6FD247" w14:textId="77777777" w:rsidR="005509D1" w:rsidRDefault="005509D1" w:rsidP="005509D1">
      <w:pPr>
        <w:pStyle w:val="36"/>
        <w:framePr w:wrap="notBeside"/>
        <w:rPr>
          <w:rtl/>
        </w:rPr>
      </w:pPr>
      <w:r w:rsidRPr="00F40D4B">
        <w:rPr>
          <w:rFonts w:hint="cs"/>
          <w:rtl/>
        </w:rPr>
        <w:t xml:space="preserve">ר''פ ל''ק </w:t>
      </w:r>
    </w:p>
    <w:p w14:paraId="28E2C29D" w14:textId="77777777" w:rsidR="005509D1" w:rsidRPr="00F40D4B" w:rsidRDefault="005509D1" w:rsidP="005509D1">
      <w:pPr>
        <w:rPr>
          <w:rtl/>
        </w:rPr>
      </w:pPr>
      <w:r w:rsidRPr="00FB5A68">
        <w:rPr>
          <w:rStyle w:val="affffc"/>
          <w:rFonts w:hint="cs"/>
          <w:rtl/>
        </w:rPr>
        <w:t>ת</w:t>
      </w:r>
      <w:r w:rsidRPr="00FB5A68">
        <w:rPr>
          <w:rStyle w:val="affffc"/>
          <w:rtl/>
        </w:rPr>
        <w:t>נא דידן</w:t>
      </w:r>
      <w:r w:rsidRPr="00F40D4B">
        <w:rPr>
          <w:rtl/>
        </w:rPr>
        <w:t xml:space="preserve"> </w:t>
      </w:r>
      <w:r w:rsidRPr="00F40D4B">
        <w:rPr>
          <w:rFonts w:hint="cs"/>
          <w:rtl/>
        </w:rPr>
        <w:t>ח</w:t>
      </w:r>
      <w:r w:rsidRPr="00F40D4B">
        <w:rPr>
          <w:rtl/>
        </w:rPr>
        <w:t xml:space="preserve">שיב ממטה למעלה, </w:t>
      </w:r>
      <w:r w:rsidRPr="00FB5A68">
        <w:rPr>
          <w:rStyle w:val="affffc"/>
          <w:rtl/>
        </w:rPr>
        <w:t>תנא ברא</w:t>
      </w:r>
      <w:r w:rsidRPr="00F40D4B">
        <w:rPr>
          <w:rtl/>
        </w:rPr>
        <w:t xml:space="preserve"> חשיב מלמעלה למטה.</w:t>
      </w:r>
    </w:p>
    <w:p w14:paraId="1E50CC31" w14:textId="77777777" w:rsidR="005509D1" w:rsidRDefault="005509D1" w:rsidP="005509D1">
      <w:pPr>
        <w:pStyle w:val="36"/>
        <w:framePr w:wrap="notBeside"/>
        <w:rPr>
          <w:rtl/>
        </w:rPr>
      </w:pPr>
      <w:r w:rsidRPr="00F40D4B">
        <w:rPr>
          <w:rtl/>
        </w:rPr>
        <w:t>-</w:t>
      </w:r>
    </w:p>
    <w:p w14:paraId="1CB62E66" w14:textId="77777777" w:rsidR="005509D1" w:rsidRPr="00F40D4B" w:rsidRDefault="005509D1" w:rsidP="005509D1">
      <w:pPr>
        <w:rPr>
          <w:rtl/>
        </w:rPr>
      </w:pPr>
      <w:r w:rsidRPr="00717390">
        <w:rPr>
          <w:rFonts w:hint="cs"/>
          <w:b/>
          <w:bCs/>
          <w:rtl/>
        </w:rPr>
        <w:t>ב</w:t>
      </w:r>
      <w:r w:rsidRPr="00717390">
        <w:rPr>
          <w:b/>
          <w:bCs/>
          <w:rtl/>
        </w:rPr>
        <w:t>סלע</w:t>
      </w:r>
      <w:r w:rsidRPr="00F40D4B">
        <w:rPr>
          <w:rtl/>
        </w:rPr>
        <w:t xml:space="preserve"> חלקו, ו</w:t>
      </w:r>
      <w:r w:rsidRPr="00F40D4B">
        <w:rPr>
          <w:rFonts w:hint="cs"/>
          <w:rtl/>
        </w:rPr>
        <w:t xml:space="preserve">בטלית לא חלקו- </w:t>
      </w:r>
      <w:r w:rsidRPr="00FB5A68">
        <w:rPr>
          <w:rStyle w:val="affffc"/>
          <w:rFonts w:hint="cs"/>
          <w:rtl/>
        </w:rPr>
        <w:t>דר''ש היא דתני</w:t>
      </w:r>
      <w:r w:rsidRPr="00F40D4B">
        <w:rPr>
          <w:rFonts w:hint="cs"/>
          <w:rtl/>
        </w:rPr>
        <w:t xml:space="preserve"> טלית</w:t>
      </w:r>
    </w:p>
    <w:p w14:paraId="141EB42F" w14:textId="77777777" w:rsidR="005509D1" w:rsidRDefault="005509D1" w:rsidP="005509D1">
      <w:pPr>
        <w:pStyle w:val="36"/>
        <w:framePr w:wrap="notBeside"/>
        <w:rPr>
          <w:rtl/>
        </w:rPr>
      </w:pPr>
      <w:r w:rsidRPr="00F40D4B">
        <w:rPr>
          <w:rFonts w:hint="cs"/>
          <w:rtl/>
        </w:rPr>
        <w:t xml:space="preserve">ב. </w:t>
      </w:r>
      <w:r w:rsidRPr="00F40D4B">
        <w:rPr>
          <w:rtl/>
        </w:rPr>
        <w:t>אביי:</w:t>
      </w:r>
    </w:p>
    <w:p w14:paraId="78F31A3B" w14:textId="77777777" w:rsidR="005509D1" w:rsidRPr="00F40D4B" w:rsidRDefault="005509D1" w:rsidP="005509D1">
      <w:pPr>
        <w:rPr>
          <w:rtl/>
        </w:rPr>
      </w:pPr>
      <w:r w:rsidRPr="00717390">
        <w:rPr>
          <w:b/>
          <w:bCs/>
          <w:rtl/>
        </w:rPr>
        <w:t>טלית</w:t>
      </w:r>
      <w:r w:rsidRPr="00717390">
        <w:rPr>
          <w:rFonts w:hint="cs"/>
          <w:b/>
          <w:bCs/>
          <w:rtl/>
        </w:rPr>
        <w:t xml:space="preserve"> -</w:t>
      </w:r>
      <w:r w:rsidRPr="00F40D4B">
        <w:rPr>
          <w:rtl/>
        </w:rPr>
        <w:t xml:space="preserve"> עד שתות </w:t>
      </w:r>
      <w:r>
        <w:rPr>
          <w:rFonts w:hint="cs"/>
          <w:rtl/>
        </w:rPr>
        <w:t>אדם מוחל</w:t>
      </w:r>
      <w:r w:rsidRPr="00F40D4B">
        <w:rPr>
          <w:rtl/>
        </w:rPr>
        <w:t xml:space="preserve">, </w:t>
      </w:r>
      <w:r>
        <w:rPr>
          <w:rFonts w:hint="cs"/>
          <w:rtl/>
        </w:rPr>
        <w:t>ד</w:t>
      </w:r>
      <w:r w:rsidRPr="00F40D4B">
        <w:rPr>
          <w:rFonts w:hint="cs"/>
          <w:rtl/>
        </w:rPr>
        <w:t>שלם ביוקר על בגד ולא על מזון</w:t>
      </w:r>
    </w:p>
    <w:p w14:paraId="21423B40" w14:textId="77777777" w:rsidR="005509D1" w:rsidRPr="00F40D4B" w:rsidRDefault="005509D1" w:rsidP="005509D1">
      <w:pPr>
        <w:rPr>
          <w:rtl/>
        </w:rPr>
      </w:pPr>
      <w:r w:rsidRPr="00717390">
        <w:rPr>
          <w:b/>
          <w:bCs/>
          <w:rtl/>
        </w:rPr>
        <w:t>סלע</w:t>
      </w:r>
      <w:r w:rsidRPr="00717390">
        <w:rPr>
          <w:rFonts w:hint="cs"/>
          <w:b/>
          <w:bCs/>
          <w:rtl/>
        </w:rPr>
        <w:t xml:space="preserve"> -</w:t>
      </w:r>
      <w:r w:rsidRPr="00F40D4B">
        <w:rPr>
          <w:rtl/>
        </w:rPr>
        <w:t xml:space="preserve"> דלא סגי ליה - לא מחיל.</w:t>
      </w:r>
    </w:p>
    <w:p w14:paraId="04E7DCCC" w14:textId="77777777" w:rsidR="005509D1" w:rsidRDefault="005509D1" w:rsidP="005509D1">
      <w:pPr>
        <w:pStyle w:val="36"/>
        <w:framePr w:wrap="notBeside"/>
        <w:rPr>
          <w:rtl/>
        </w:rPr>
      </w:pPr>
      <w:r w:rsidRPr="00F40D4B">
        <w:rPr>
          <w:rtl/>
        </w:rPr>
        <w:t>גופא:</w:t>
      </w:r>
    </w:p>
    <w:p w14:paraId="4E0E29B8" w14:textId="77777777" w:rsidR="005509D1" w:rsidRDefault="005509D1" w:rsidP="005509D1">
      <w:pPr>
        <w:pStyle w:val="affff9"/>
        <w:rPr>
          <w:rtl/>
        </w:rPr>
      </w:pPr>
      <w:r w:rsidRPr="00F40D4B">
        <w:rPr>
          <w:rtl/>
        </w:rPr>
        <w:t xml:space="preserve">עד כמה תהא הסלע חסירה ויהא בה אונאה? </w:t>
      </w:r>
    </w:p>
    <w:p w14:paraId="106346BF" w14:textId="77777777" w:rsidR="005509D1" w:rsidRDefault="005509D1" w:rsidP="005509D1">
      <w:pPr>
        <w:pStyle w:val="36"/>
        <w:framePr w:wrap="notBeside"/>
        <w:rPr>
          <w:rtl/>
        </w:rPr>
      </w:pPr>
      <w:r w:rsidRPr="00F40D4B">
        <w:rPr>
          <w:rtl/>
        </w:rPr>
        <w:t>ר</w:t>
      </w:r>
      <w:r w:rsidRPr="00F40D4B">
        <w:rPr>
          <w:rFonts w:hint="cs"/>
          <w:rtl/>
        </w:rPr>
        <w:t>"מ</w:t>
      </w:r>
      <w:r w:rsidRPr="00F40D4B">
        <w:rPr>
          <w:rtl/>
        </w:rPr>
        <w:t>:</w:t>
      </w:r>
    </w:p>
    <w:p w14:paraId="4B9DCB21" w14:textId="77777777" w:rsidR="005509D1" w:rsidRPr="00F40D4B" w:rsidRDefault="005509D1" w:rsidP="005509D1">
      <w:pPr>
        <w:rPr>
          <w:rtl/>
        </w:rPr>
      </w:pPr>
      <w:r w:rsidRPr="00F40D4B">
        <w:rPr>
          <w:rtl/>
        </w:rPr>
        <w:t>ארבעה איסרות, איסר לדינר.</w:t>
      </w:r>
    </w:p>
    <w:p w14:paraId="7F867E3C" w14:textId="77777777" w:rsidR="005509D1" w:rsidRDefault="005509D1" w:rsidP="005509D1">
      <w:pPr>
        <w:pStyle w:val="36"/>
        <w:framePr w:wrap="notBeside"/>
        <w:rPr>
          <w:rtl/>
        </w:rPr>
      </w:pPr>
      <w:r w:rsidRPr="00F40D4B">
        <w:rPr>
          <w:rtl/>
        </w:rPr>
        <w:t>ר</w:t>
      </w:r>
      <w:r w:rsidRPr="00F40D4B">
        <w:rPr>
          <w:rFonts w:hint="cs"/>
          <w:rtl/>
        </w:rPr>
        <w:t>"י</w:t>
      </w:r>
      <w:r w:rsidRPr="00F40D4B">
        <w:rPr>
          <w:rtl/>
        </w:rPr>
        <w:t>:</w:t>
      </w:r>
    </w:p>
    <w:p w14:paraId="65A5CE6A" w14:textId="77777777" w:rsidR="005509D1" w:rsidRPr="00F40D4B" w:rsidRDefault="005509D1" w:rsidP="005509D1">
      <w:pPr>
        <w:rPr>
          <w:rtl/>
        </w:rPr>
      </w:pPr>
      <w:r w:rsidRPr="00F40D4B">
        <w:rPr>
          <w:rtl/>
        </w:rPr>
        <w:t>ארבעה פונדיונות, פונדיון לדינר.</w:t>
      </w:r>
    </w:p>
    <w:p w14:paraId="24EC93D9" w14:textId="77777777" w:rsidR="005509D1" w:rsidRDefault="005509D1" w:rsidP="005509D1">
      <w:pPr>
        <w:pStyle w:val="36"/>
        <w:framePr w:wrap="notBeside"/>
        <w:rPr>
          <w:rtl/>
        </w:rPr>
      </w:pPr>
      <w:r w:rsidRPr="00F40D4B">
        <w:rPr>
          <w:rtl/>
        </w:rPr>
        <w:lastRenderedPageBreak/>
        <w:t>ר</w:t>
      </w:r>
      <w:r w:rsidRPr="00F40D4B">
        <w:rPr>
          <w:rFonts w:hint="cs"/>
          <w:rtl/>
        </w:rPr>
        <w:t>"ש</w:t>
      </w:r>
      <w:r w:rsidRPr="00F40D4B">
        <w:rPr>
          <w:rtl/>
        </w:rPr>
        <w:t>:</w:t>
      </w:r>
    </w:p>
    <w:p w14:paraId="22F0AF6B" w14:textId="77777777" w:rsidR="005509D1" w:rsidRPr="00F40D4B" w:rsidRDefault="005509D1" w:rsidP="005509D1">
      <w:pPr>
        <w:rPr>
          <w:rtl/>
        </w:rPr>
      </w:pPr>
      <w:r w:rsidRPr="00F40D4B">
        <w:rPr>
          <w:rtl/>
        </w:rPr>
        <w:t>שמונה פונדיונות, שני פונדיון לדינר.</w:t>
      </w:r>
      <w:r w:rsidRPr="00F40D4B">
        <w:rPr>
          <w:rFonts w:hint="cs"/>
          <w:rtl/>
        </w:rPr>
        <w:t xml:space="preserve"> </w:t>
      </w:r>
      <w:r w:rsidRPr="00F40D4B">
        <w:rPr>
          <w:rtl/>
        </w:rPr>
        <w:t xml:space="preserve">יתר על כן </w:t>
      </w:r>
      <w:r>
        <w:rPr>
          <w:rFonts w:hint="cs"/>
          <w:rtl/>
        </w:rPr>
        <w:t>מ</w:t>
      </w:r>
      <w:r w:rsidRPr="00F40D4B">
        <w:rPr>
          <w:rtl/>
        </w:rPr>
        <w:t>וכרה בשויה.</w:t>
      </w:r>
    </w:p>
    <w:p w14:paraId="06866F92" w14:textId="77777777" w:rsidR="005509D1" w:rsidRDefault="005509D1" w:rsidP="005509D1">
      <w:pPr>
        <w:pStyle w:val="affff9"/>
        <w:rPr>
          <w:rtl/>
        </w:rPr>
      </w:pPr>
      <w:r w:rsidRPr="004B6D6E">
        <w:rPr>
          <w:rtl/>
        </w:rPr>
        <w:t>עד כמה תיפחת ויהא רשאי לקיימה?</w:t>
      </w:r>
    </w:p>
    <w:p w14:paraId="6E72E364" w14:textId="77777777" w:rsidR="005509D1" w:rsidRDefault="005509D1" w:rsidP="005509D1">
      <w:pPr>
        <w:rPr>
          <w:rtl/>
        </w:rPr>
      </w:pPr>
      <w:r w:rsidRPr="00F40D4B">
        <w:rPr>
          <w:rtl/>
        </w:rPr>
        <w:t>בסלע עד שקל, בדינר עד רובע.</w:t>
      </w:r>
      <w:r w:rsidRPr="00F40D4B">
        <w:rPr>
          <w:rFonts w:hint="cs"/>
          <w:rtl/>
        </w:rPr>
        <w:t xml:space="preserve"> </w:t>
      </w:r>
      <w:r w:rsidRPr="00F40D4B">
        <w:rPr>
          <w:rtl/>
        </w:rPr>
        <w:t>פחות מכן איסר - אסור.</w:t>
      </w:r>
      <w:r>
        <w:rPr>
          <w:rFonts w:hint="cs"/>
          <w:rtl/>
        </w:rPr>
        <w:t xml:space="preserve"> </w:t>
      </w:r>
    </w:p>
    <w:p w14:paraId="488A6BBD" w14:textId="77777777" w:rsidR="005509D1" w:rsidRPr="00F40D4B" w:rsidRDefault="005509D1" w:rsidP="005509D1">
      <w:pPr>
        <w:rPr>
          <w:rtl/>
        </w:rPr>
      </w:pPr>
      <w:r w:rsidRPr="00F40D4B">
        <w:rPr>
          <w:rtl/>
        </w:rPr>
        <w:t>לא ימכרנה לא לתגר ולא לחרם ולא להרג, מפני שמרמין בה את אחרים, אלא יקבנה ויתלנה בצואר בנו או בצואר בתו.</w:t>
      </w:r>
    </w:p>
    <w:p w14:paraId="0154079B" w14:textId="77777777" w:rsidR="005509D1" w:rsidRPr="00F40D4B" w:rsidRDefault="005509D1" w:rsidP="005509D1">
      <w:pPr>
        <w:rPr>
          <w:rtl/>
        </w:rPr>
      </w:pPr>
    </w:p>
    <w:p w14:paraId="0FB485E6" w14:textId="77777777" w:rsidR="005509D1" w:rsidRDefault="005509D1" w:rsidP="005509D1">
      <w:pPr>
        <w:pStyle w:val="36"/>
        <w:framePr w:wrap="notBeside"/>
        <w:rPr>
          <w:rtl/>
        </w:rPr>
      </w:pPr>
      <w:r w:rsidRPr="00F40D4B">
        <w:rPr>
          <w:rtl/>
        </w:rPr>
        <w:t>אמר מר:</w:t>
      </w:r>
    </w:p>
    <w:p w14:paraId="1B819210" w14:textId="77777777" w:rsidR="005509D1" w:rsidRPr="00F40D4B" w:rsidRDefault="005509D1" w:rsidP="005509D1">
      <w:pPr>
        <w:rPr>
          <w:rtl/>
        </w:rPr>
      </w:pPr>
      <w:r w:rsidRPr="00F40D4B">
        <w:rPr>
          <w:rtl/>
        </w:rPr>
        <w:t>בסלע עד שקל, בדינר עד רובע.</w:t>
      </w:r>
    </w:p>
    <w:p w14:paraId="54CD360F" w14:textId="77777777" w:rsidR="005509D1" w:rsidRDefault="005509D1" w:rsidP="005509D1">
      <w:pPr>
        <w:pStyle w:val="36"/>
        <w:framePr w:wrap="notBeside"/>
        <w:rPr>
          <w:rtl/>
        </w:rPr>
      </w:pPr>
      <w:r w:rsidRPr="00F40D4B">
        <w:rPr>
          <w:rtl/>
        </w:rPr>
        <w:t xml:space="preserve">אביי: </w:t>
      </w:r>
    </w:p>
    <w:p w14:paraId="5F9FAF28" w14:textId="77777777" w:rsidR="005509D1" w:rsidRPr="00F40D4B" w:rsidRDefault="005509D1" w:rsidP="005509D1">
      <w:pPr>
        <w:rPr>
          <w:rtl/>
        </w:rPr>
      </w:pPr>
      <w:r w:rsidRPr="00F40D4B">
        <w:rPr>
          <w:rtl/>
        </w:rPr>
        <w:t>אי רובע דקתני - נמי רובע שקל.</w:t>
      </w:r>
      <w:r>
        <w:rPr>
          <w:rFonts w:hint="cs"/>
          <w:rtl/>
        </w:rPr>
        <w:t xml:space="preserve"> </w:t>
      </w:r>
      <w:r w:rsidRPr="004B6D6E">
        <w:rPr>
          <w:rStyle w:val="affffc"/>
          <w:rFonts w:hint="cs"/>
          <w:rtl/>
        </w:rPr>
        <w:t>וכן מדוייק</w:t>
      </w:r>
      <w:r>
        <w:rPr>
          <w:rStyle w:val="affffc"/>
          <w:rFonts w:hint="cs"/>
          <w:rtl/>
        </w:rPr>
        <w:t xml:space="preserve"> דתני</w:t>
      </w:r>
      <w:r>
        <w:rPr>
          <w:rFonts w:hint="cs"/>
          <w:rtl/>
        </w:rPr>
        <w:t xml:space="preserve"> </w:t>
      </w:r>
      <w:r w:rsidRPr="00717390">
        <w:rPr>
          <w:b/>
          <w:bCs/>
          <w:rtl/>
        </w:rPr>
        <w:t>רובע</w:t>
      </w:r>
      <w:r w:rsidRPr="00F40D4B">
        <w:rPr>
          <w:rtl/>
        </w:rPr>
        <w:t xml:space="preserve"> </w:t>
      </w:r>
      <w:r w:rsidRPr="00FB5A68">
        <w:rPr>
          <w:rStyle w:val="afffff2"/>
          <w:rtl/>
        </w:rPr>
        <w:t>ולא רביע,</w:t>
      </w:r>
      <w:r w:rsidRPr="00F40D4B">
        <w:rPr>
          <w:rtl/>
        </w:rPr>
        <w:t xml:space="preserve"> </w:t>
      </w:r>
    </w:p>
    <w:p w14:paraId="0C0F81A1" w14:textId="77777777" w:rsidR="005509D1" w:rsidRPr="00FB5A68" w:rsidRDefault="005509D1" w:rsidP="005509D1">
      <w:pPr>
        <w:pStyle w:val="36"/>
        <w:framePr w:wrap="notBeside"/>
        <w:rPr>
          <w:rtl/>
        </w:rPr>
      </w:pPr>
      <w:r w:rsidRPr="00FB5A68">
        <w:rPr>
          <w:rFonts w:hint="cs"/>
          <w:rtl/>
        </w:rPr>
        <w:t>קמ''ל</w:t>
      </w:r>
    </w:p>
    <w:p w14:paraId="49ECA6C6" w14:textId="77777777" w:rsidR="005509D1" w:rsidRPr="00F40D4B" w:rsidRDefault="005509D1" w:rsidP="005509D1">
      <w:pPr>
        <w:rPr>
          <w:rtl/>
        </w:rPr>
      </w:pPr>
      <w:r>
        <w:rPr>
          <w:rFonts w:hint="cs"/>
          <w:rtl/>
        </w:rPr>
        <w:t>שתלה לדינר בחסרון השקל - שיש דינר שנוצר משקל שנחסר</w:t>
      </w:r>
    </w:p>
    <w:p w14:paraId="16C6D6FE" w14:textId="77777777" w:rsidR="005509D1" w:rsidRDefault="005509D1" w:rsidP="005509D1">
      <w:pPr>
        <w:pStyle w:val="36"/>
        <w:framePr w:wrap="notBeside"/>
        <w:rPr>
          <w:rtl/>
        </w:rPr>
      </w:pPr>
      <w:r w:rsidRPr="00FB5A68">
        <w:rPr>
          <w:rStyle w:val="affffc"/>
          <w:rFonts w:hint="cs"/>
          <w:rtl/>
        </w:rPr>
        <w:t>וכר"א</w:t>
      </w:r>
      <w:r w:rsidRPr="00FB5A68">
        <w:rPr>
          <w:rStyle w:val="affffc"/>
          <w:rtl/>
        </w:rPr>
        <w:t>:</w:t>
      </w:r>
    </w:p>
    <w:p w14:paraId="653298AD" w14:textId="77777777" w:rsidR="005509D1" w:rsidRPr="00F40D4B" w:rsidRDefault="005509D1" w:rsidP="005509D1">
      <w:pPr>
        <w:rPr>
          <w:rtl/>
        </w:rPr>
      </w:pPr>
      <w:r w:rsidRPr="00717390">
        <w:rPr>
          <w:b/>
          <w:bCs/>
          <w:rtl/>
        </w:rPr>
        <w:t>דינר הבא משקל</w:t>
      </w:r>
      <w:r w:rsidRPr="00F40D4B">
        <w:rPr>
          <w:rtl/>
        </w:rPr>
        <w:t xml:space="preserve"> מותר לקיימו, </w:t>
      </w:r>
      <w:r w:rsidRPr="00717390">
        <w:rPr>
          <w:b/>
          <w:bCs/>
          <w:rtl/>
        </w:rPr>
        <w:t>דינר הבא מסלע</w:t>
      </w:r>
      <w:r w:rsidRPr="00F40D4B">
        <w:rPr>
          <w:rtl/>
        </w:rPr>
        <w:t xml:space="preserve"> אסור לקיימו.</w:t>
      </w:r>
    </w:p>
    <w:p w14:paraId="61180CD9" w14:textId="77777777" w:rsidR="005509D1" w:rsidRPr="00F40D4B" w:rsidRDefault="005509D1" w:rsidP="005509D1">
      <w:pPr>
        <w:pStyle w:val="aff9"/>
        <w:rPr>
          <w:rtl/>
        </w:rPr>
      </w:pPr>
      <w:r w:rsidRPr="00F40D4B">
        <w:rPr>
          <w:rtl/>
        </w:rPr>
        <w:t>***</w:t>
      </w:r>
    </w:p>
    <w:p w14:paraId="72B1BF2A" w14:textId="77777777" w:rsidR="005509D1" w:rsidRPr="00F40D4B" w:rsidRDefault="005509D1" w:rsidP="005509D1">
      <w:pPr>
        <w:pStyle w:val="affff9"/>
        <w:rPr>
          <w:rtl/>
        </w:rPr>
      </w:pPr>
      <w:r w:rsidRPr="00F40D4B">
        <w:rPr>
          <w:rtl/>
        </w:rPr>
        <w:t>פחות מכן איסר אסור.</w:t>
      </w:r>
    </w:p>
    <w:p w14:paraId="27FFA266" w14:textId="77777777" w:rsidR="005509D1" w:rsidRDefault="005509D1" w:rsidP="005509D1">
      <w:pPr>
        <w:pStyle w:val="36"/>
        <w:framePr w:wrap="notBeside"/>
        <w:rPr>
          <w:rtl/>
        </w:rPr>
      </w:pPr>
      <w:r w:rsidRPr="00F40D4B">
        <w:rPr>
          <w:rtl/>
        </w:rPr>
        <w:t>אביי ה</w:t>
      </w:r>
      <w:r w:rsidRPr="00F40D4B">
        <w:rPr>
          <w:rFonts w:hint="cs"/>
          <w:rtl/>
        </w:rPr>
        <w:t>"ק</w:t>
      </w:r>
      <w:r w:rsidRPr="00F40D4B">
        <w:rPr>
          <w:rtl/>
        </w:rPr>
        <w:t>:</w:t>
      </w:r>
    </w:p>
    <w:p w14:paraId="1505EB83" w14:textId="77777777" w:rsidR="005509D1" w:rsidRPr="00F40D4B" w:rsidRDefault="005509D1" w:rsidP="005509D1">
      <w:pPr>
        <w:rPr>
          <w:rtl/>
        </w:rPr>
      </w:pPr>
      <w:r w:rsidRPr="00F40D4B">
        <w:rPr>
          <w:rtl/>
        </w:rPr>
        <w:t>פחתה סלע יותר מכדי אונאה איסר - אסור.</w:t>
      </w:r>
    </w:p>
    <w:p w14:paraId="1F28CCDF" w14:textId="77777777" w:rsidR="005509D1" w:rsidRDefault="005509D1" w:rsidP="005509D1">
      <w:pPr>
        <w:pStyle w:val="36"/>
        <w:framePr w:wrap="notBeside"/>
        <w:rPr>
          <w:rtl/>
        </w:rPr>
      </w:pPr>
      <w:r w:rsidRPr="00F40D4B">
        <w:rPr>
          <w:rtl/>
        </w:rPr>
        <w:t>א"ל רבא:</w:t>
      </w:r>
    </w:p>
    <w:p w14:paraId="7B48370A" w14:textId="77777777" w:rsidR="005509D1" w:rsidRPr="00F40D4B" w:rsidRDefault="005509D1" w:rsidP="005509D1">
      <w:pPr>
        <w:rPr>
          <w:rtl/>
        </w:rPr>
      </w:pPr>
      <w:r w:rsidRPr="00F40D4B">
        <w:rPr>
          <w:rtl/>
        </w:rPr>
        <w:t xml:space="preserve">אי הכי - אפילו משהו </w:t>
      </w:r>
      <w:r w:rsidRPr="00FB5A68">
        <w:rPr>
          <w:rStyle w:val="affffc"/>
          <w:rtl/>
        </w:rPr>
        <w:t xml:space="preserve">אלא </w:t>
      </w:r>
      <w:r w:rsidRPr="00FB5A68">
        <w:rPr>
          <w:rStyle w:val="affffc"/>
          <w:rFonts w:hint="cs"/>
          <w:rtl/>
        </w:rPr>
        <w:t xml:space="preserve">אמר </w:t>
      </w:r>
      <w:r w:rsidRPr="00FB5A68">
        <w:rPr>
          <w:rStyle w:val="affffc"/>
          <w:rtl/>
        </w:rPr>
        <w:t>רבא:</w:t>
      </w:r>
      <w:r>
        <w:rPr>
          <w:rtl/>
        </w:rPr>
        <w:t xml:space="preserve"> פחתה סלע איסר לדינר - אסור, וסתמא </w:t>
      </w:r>
      <w:r>
        <w:rPr>
          <w:rStyle w:val="affffc"/>
          <w:rtl/>
          <w:rPrChange w:id="9092" w:author="מנוע אמוראים" w:date="2026-10-05T16:41:14Z">
            <w:rPr>
              <w:rtl/>
            </w:rPr>
          </w:rPrChange>
        </w:rPr>
        <w:t xml:space="preserve">כר</w:t>
      </w:r>
      <w:r>
        <w:rPr>
          <w:rStyle w:val="affffc"/>
          <w:rFonts w:hint="cs"/>
          <w:rtl/>
          <w:rPrChange w:id="9093" w:author="מנוע אמוראים" w:date="2026-10-05T16:41:14Z">
            <w:rPr>
              <w:rFonts w:hint="cs"/>
              <w:rtl/>
            </w:rPr>
          </w:rPrChange>
        </w:rPr>
        <w:t xml:space="preserve">"מ</w:t>
      </w:r>
      <w:r w:rsidRPr="00F40D4B">
        <w:rPr>
          <w:rtl/>
        </w:rPr>
        <w:t>.</w:t>
      </w:r>
    </w:p>
    <w:p w14:paraId="1C746509" w14:textId="77777777" w:rsidR="005509D1" w:rsidRDefault="005509D1" w:rsidP="005509D1">
      <w:pPr>
        <w:pStyle w:val="36"/>
        <w:framePr w:wrap="notBeside"/>
        <w:rPr>
          <w:rtl/>
        </w:rPr>
      </w:pPr>
      <w:r w:rsidRPr="00F40D4B">
        <w:rPr>
          <w:rtl/>
        </w:rPr>
        <w:t>•</w:t>
      </w:r>
      <w:r w:rsidRPr="00F40D4B">
        <w:rPr>
          <w:rFonts w:hint="cs"/>
          <w:rtl/>
        </w:rPr>
        <w:t xml:space="preserve"> </w:t>
      </w:r>
      <w:r w:rsidRPr="00F40D4B">
        <w:rPr>
          <w:rtl/>
        </w:rPr>
        <w:t>תנן שם:</w:t>
      </w:r>
    </w:p>
    <w:p w14:paraId="3854BB0C" w14:textId="77777777" w:rsidR="005509D1" w:rsidRPr="00F40D4B" w:rsidRDefault="005509D1" w:rsidP="005509D1">
      <w:pPr>
        <w:rPr>
          <w:rtl/>
        </w:rPr>
      </w:pPr>
      <w:r w:rsidRPr="00F40D4B">
        <w:rPr>
          <w:rtl/>
        </w:rPr>
        <w:t xml:space="preserve">סלע שנפסלה, והתקינה </w:t>
      </w:r>
      <w:r>
        <w:rPr>
          <w:rFonts w:hint="cs"/>
          <w:rtl/>
        </w:rPr>
        <w:t xml:space="preserve">לשקול </w:t>
      </w:r>
      <w:r w:rsidRPr="00F40D4B">
        <w:rPr>
          <w:rtl/>
        </w:rPr>
        <w:t>בה משקלות - טמאה.</w:t>
      </w:r>
    </w:p>
    <w:p w14:paraId="25989EB7" w14:textId="77777777" w:rsidR="005509D1" w:rsidRDefault="005509D1" w:rsidP="005509D1">
      <w:pPr>
        <w:rPr>
          <w:rtl/>
        </w:rPr>
      </w:pPr>
      <w:r w:rsidRPr="00717390">
        <w:rPr>
          <w:b/>
          <w:bCs/>
          <w:rtl/>
        </w:rPr>
        <w:t>עד כמה תיפחת ויהא רשאי לקיימה?</w:t>
      </w:r>
      <w:r w:rsidRPr="00F40D4B">
        <w:rPr>
          <w:rtl/>
        </w:rPr>
        <w:t xml:space="preserve"> לסלע שני דינרים, </w:t>
      </w:r>
    </w:p>
    <w:p w14:paraId="6B0DA6C6" w14:textId="77777777" w:rsidR="005509D1" w:rsidRPr="00F40D4B" w:rsidRDefault="005509D1" w:rsidP="005509D1">
      <w:pPr>
        <w:rPr>
          <w:rtl/>
        </w:rPr>
      </w:pPr>
      <w:r w:rsidRPr="00717390">
        <w:rPr>
          <w:b/>
          <w:bCs/>
          <w:rtl/>
        </w:rPr>
        <w:t>פחות מכן</w:t>
      </w:r>
      <w:r w:rsidRPr="00F40D4B">
        <w:rPr>
          <w:rtl/>
        </w:rPr>
        <w:t xml:space="preserve"> - יקוץ.</w:t>
      </w:r>
    </w:p>
    <w:p w14:paraId="05C3E109" w14:textId="77777777" w:rsidR="005509D1" w:rsidRPr="00F40D4B" w:rsidRDefault="005509D1" w:rsidP="005509D1">
      <w:pPr>
        <w:rPr>
          <w:rtl/>
        </w:rPr>
      </w:pPr>
      <w:r w:rsidRPr="00F40D4B">
        <w:rPr>
          <w:rtl/>
        </w:rPr>
        <w:t>יתר על כן</w:t>
      </w:r>
      <w:r w:rsidRPr="00FB5A68">
        <w:rPr>
          <w:rStyle w:val="affffc"/>
          <w:rFonts w:hint="cs"/>
          <w:rtl/>
        </w:rPr>
        <w:t xml:space="preserve">- </w:t>
      </w:r>
      <w:r w:rsidRPr="00FB5A68">
        <w:rPr>
          <w:rStyle w:val="affffc"/>
          <w:rtl/>
        </w:rPr>
        <w:t>רב הונא:</w:t>
      </w:r>
      <w:r w:rsidRPr="00F40D4B">
        <w:rPr>
          <w:rtl/>
        </w:rPr>
        <w:t xml:space="preserve"> פחות מכן - יקוץ, יתר על כן - יקוץ.</w:t>
      </w:r>
    </w:p>
    <w:p w14:paraId="469CC759" w14:textId="77777777" w:rsidR="005509D1" w:rsidRPr="00F40D4B" w:rsidRDefault="005509D1" w:rsidP="005509D1">
      <w:pPr>
        <w:ind w:left="565" w:firstLine="113"/>
        <w:rPr>
          <w:rtl/>
        </w:rPr>
      </w:pPr>
      <w:r w:rsidRPr="00FB5A68">
        <w:rPr>
          <w:rStyle w:val="affffc"/>
          <w:rtl/>
        </w:rPr>
        <w:t>רבי אמי:</w:t>
      </w:r>
      <w:r w:rsidRPr="00F40D4B">
        <w:rPr>
          <w:rtl/>
        </w:rPr>
        <w:t xml:space="preserve"> פחות מכן - יקוץ, יתר על כן - יקיים.</w:t>
      </w:r>
    </w:p>
    <w:p w14:paraId="07987A33" w14:textId="77777777" w:rsidR="005509D1" w:rsidRPr="00F40D4B" w:rsidRDefault="005509D1" w:rsidP="005509D1">
      <w:pPr>
        <w:pStyle w:val="affe"/>
        <w:framePr w:wrap="around"/>
        <w:rPr>
          <w:rtl/>
        </w:rPr>
      </w:pPr>
      <w:r w:rsidRPr="00F40D4B">
        <w:rPr>
          <w:rtl/>
        </w:rPr>
        <w:t>נב:</w:t>
      </w:r>
    </w:p>
    <w:p w14:paraId="7F94BA55" w14:textId="77777777" w:rsidR="005509D1" w:rsidRDefault="005509D1" w:rsidP="005509D1">
      <w:pPr>
        <w:pStyle w:val="36"/>
        <w:framePr w:wrap="notBeside"/>
        <w:rPr>
          <w:rtl/>
        </w:rPr>
      </w:pPr>
      <w:r w:rsidRPr="00F40D4B">
        <w:rPr>
          <w:rFonts w:hint="cs"/>
          <w:rtl/>
        </w:rPr>
        <w:t xml:space="preserve">והך </w:t>
      </w:r>
    </w:p>
    <w:p w14:paraId="07BD5DD9" w14:textId="77777777" w:rsidR="005509D1" w:rsidRDefault="005509D1" w:rsidP="005509D1">
      <w:pPr>
        <w:rPr>
          <w:rtl/>
        </w:rPr>
      </w:pPr>
      <w:r w:rsidRPr="00F40D4B">
        <w:rPr>
          <w:rtl/>
        </w:rPr>
        <w:t>יתר על כן מוכרה בשויה.</w:t>
      </w:r>
      <w:r w:rsidRPr="00F40D4B">
        <w:rPr>
          <w:rFonts w:hint="cs"/>
          <w:rtl/>
        </w:rPr>
        <w:t xml:space="preserve"> </w:t>
      </w:r>
    </w:p>
    <w:p w14:paraId="06C5F0D4" w14:textId="77777777" w:rsidR="005509D1" w:rsidRDefault="005509D1" w:rsidP="005509D1">
      <w:pPr>
        <w:pStyle w:val="36"/>
        <w:framePr w:wrap="notBeside"/>
        <w:rPr>
          <w:rtl/>
        </w:rPr>
      </w:pPr>
      <w:r>
        <w:rPr>
          <w:rFonts w:hint="cs"/>
          <w:rtl/>
        </w:rPr>
        <w:t>-</w:t>
      </w:r>
    </w:p>
    <w:p w14:paraId="72B4A1D2" w14:textId="77777777" w:rsidR="005509D1" w:rsidRPr="004B6D6E" w:rsidRDefault="005509D1" w:rsidP="005509D1">
      <w:pPr>
        <w:rPr>
          <w:b/>
          <w:spacing w:val="-2"/>
          <w:rtl/>
        </w:rPr>
      </w:pPr>
      <w:r w:rsidRPr="004B6D6E">
        <w:rPr>
          <w:b/>
          <w:spacing w:val="-2"/>
          <w:rtl/>
        </w:rPr>
        <w:t>לא שפחתה יותר מכדי אונאתה</w:t>
      </w:r>
      <w:r w:rsidRPr="004B6D6E">
        <w:rPr>
          <w:rFonts w:hint="cs"/>
          <w:b/>
          <w:spacing w:val="-2"/>
          <w:rtl/>
        </w:rPr>
        <w:t xml:space="preserve"> אלא בכדי אונאתה ש</w:t>
      </w:r>
      <w:r w:rsidRPr="004B6D6E">
        <w:rPr>
          <w:b/>
          <w:spacing w:val="-2"/>
          <w:rtl/>
        </w:rPr>
        <w:t>מוכרה בשויה.</w:t>
      </w:r>
    </w:p>
    <w:p w14:paraId="16B0E6F5" w14:textId="7BB76B36" w:rsidR="005509D1" w:rsidRDefault="005509D1" w:rsidP="005509D1">
      <w:pPr>
        <w:pStyle w:val="36"/>
        <w:framePr w:wrap="notBeside"/>
        <w:rPr>
          <w:rtl/>
        </w:rPr>
      </w:pPr>
      <w:r w:rsidRPr="00F40D4B">
        <w:rPr>
          <w:rFonts w:hint="cs"/>
          <w:rtl/>
        </w:rPr>
        <w:t>והך</w:t>
      </w:r>
    </w:p>
    <w:p w14:paraId="1B990D9D" w14:textId="77777777" w:rsidR="005509D1" w:rsidRDefault="005509D1" w:rsidP="005509D1">
      <w:pPr>
        <w:rPr>
          <w:rtl/>
        </w:rPr>
      </w:pPr>
      <w:r w:rsidRPr="00F40D4B">
        <w:rPr>
          <w:rFonts w:hint="cs"/>
          <w:rtl/>
        </w:rPr>
        <w:t>ד</w:t>
      </w:r>
      <w:r w:rsidRPr="00F40D4B">
        <w:rPr>
          <w:rtl/>
        </w:rPr>
        <w:t>עד כמה תיפחת ויהא רשאי לקיימה? בסלע עד שקל</w:t>
      </w:r>
      <w:r w:rsidRPr="00F40D4B">
        <w:rPr>
          <w:rFonts w:hint="cs"/>
          <w:rtl/>
        </w:rPr>
        <w:t>'</w:t>
      </w:r>
      <w:r w:rsidRPr="00F40D4B">
        <w:rPr>
          <w:rtl/>
        </w:rPr>
        <w:t>.</w:t>
      </w:r>
      <w:r w:rsidRPr="00F40D4B">
        <w:rPr>
          <w:rFonts w:hint="cs"/>
          <w:rtl/>
        </w:rPr>
        <w:t xml:space="preserve"> </w:t>
      </w:r>
    </w:p>
    <w:p w14:paraId="59ABF3E2" w14:textId="77777777" w:rsidR="005509D1" w:rsidRDefault="005509D1" w:rsidP="005509D1">
      <w:pPr>
        <w:pStyle w:val="36"/>
        <w:framePr w:wrap="notBeside"/>
        <w:rPr>
          <w:rtl/>
        </w:rPr>
      </w:pPr>
      <w:r>
        <w:rPr>
          <w:rFonts w:hint="cs"/>
          <w:rtl/>
        </w:rPr>
        <w:lastRenderedPageBreak/>
        <w:t>-</w:t>
      </w:r>
    </w:p>
    <w:p w14:paraId="34B8199E" w14:textId="77777777" w:rsidR="005509D1" w:rsidRPr="00F40D4B" w:rsidRDefault="005509D1" w:rsidP="005509D1">
      <w:pPr>
        <w:rPr>
          <w:rtl/>
        </w:rPr>
      </w:pPr>
      <w:r w:rsidRPr="00F40D4B">
        <w:rPr>
          <w:rFonts w:hint="cs"/>
          <w:rtl/>
        </w:rPr>
        <w:t xml:space="preserve">לא </w:t>
      </w:r>
      <w:r>
        <w:rPr>
          <w:rFonts w:hint="cs"/>
          <w:rtl/>
        </w:rPr>
        <w:t>שפחת קצת קצת אלא שנפל לאש והופחת בפעם אחת.</w:t>
      </w:r>
    </w:p>
    <w:p w14:paraId="15BB872F" w14:textId="77777777" w:rsidR="005509D1" w:rsidRPr="00F40D4B" w:rsidRDefault="005509D1" w:rsidP="005509D1">
      <w:pPr>
        <w:pStyle w:val="affff9"/>
        <w:rPr>
          <w:rtl/>
        </w:rPr>
      </w:pPr>
      <w:r w:rsidRPr="00F40D4B">
        <w:rPr>
          <w:rtl/>
        </w:rPr>
        <w:t>יקבנה ויתלנה בצואר בנו או בצואר בתו.</w:t>
      </w:r>
    </w:p>
    <w:p w14:paraId="563DE62C" w14:textId="77777777" w:rsidR="005509D1" w:rsidRDefault="005509D1" w:rsidP="005509D1">
      <w:pPr>
        <w:pStyle w:val="36"/>
        <w:framePr w:wrap="notBeside"/>
        <w:rPr>
          <w:rtl/>
        </w:rPr>
      </w:pPr>
      <w:r w:rsidRPr="00F40D4B">
        <w:rPr>
          <w:rtl/>
        </w:rPr>
        <w:t>ורמינהו:</w:t>
      </w:r>
    </w:p>
    <w:p w14:paraId="1FB4067F" w14:textId="77777777" w:rsidR="005509D1" w:rsidRPr="00F40D4B" w:rsidRDefault="005509D1" w:rsidP="005509D1">
      <w:pPr>
        <w:rPr>
          <w:rtl/>
        </w:rPr>
      </w:pPr>
      <w:r w:rsidRPr="00F40D4B">
        <w:rPr>
          <w:rtl/>
        </w:rPr>
        <w:t>לא יעשנה משקל בין משקלותיו, ולא יזרקנה בין גרוטותיו, ולא יקבנה ויתלנה בצואר בנו ובצואר בתו.</w:t>
      </w:r>
      <w:r w:rsidRPr="00F40D4B">
        <w:rPr>
          <w:rFonts w:hint="cs"/>
          <w:rtl/>
        </w:rPr>
        <w:t xml:space="preserve"> </w:t>
      </w:r>
      <w:r w:rsidRPr="00F40D4B">
        <w:rPr>
          <w:rtl/>
        </w:rPr>
        <w:t>אלא, או ישחוק או יתוך או יקוץ או יוליך לים המלח.</w:t>
      </w:r>
    </w:p>
    <w:p w14:paraId="5869E7D0" w14:textId="77777777" w:rsidR="005509D1" w:rsidRDefault="005509D1" w:rsidP="005509D1">
      <w:pPr>
        <w:pStyle w:val="36"/>
        <w:framePr w:wrap="notBeside"/>
        <w:rPr>
          <w:rtl/>
        </w:rPr>
      </w:pPr>
      <w:r w:rsidRPr="00F40D4B">
        <w:rPr>
          <w:rFonts w:hint="cs"/>
          <w:rtl/>
        </w:rPr>
        <w:t>ר"א</w:t>
      </w:r>
      <w:r w:rsidRPr="00F40D4B">
        <w:rPr>
          <w:rtl/>
        </w:rPr>
        <w:t>:</w:t>
      </w:r>
    </w:p>
    <w:p w14:paraId="71EF00CF" w14:textId="77777777" w:rsidR="005509D1" w:rsidRPr="00F40D4B" w:rsidRDefault="005509D1" w:rsidP="005509D1">
      <w:pPr>
        <w:rPr>
          <w:rtl/>
        </w:rPr>
      </w:pPr>
      <w:r w:rsidRPr="00F40D4B">
        <w:rPr>
          <w:rFonts w:hint="cs"/>
          <w:rtl/>
        </w:rPr>
        <w:t>ל''ק</w:t>
      </w:r>
      <w:r w:rsidRPr="00F40D4B">
        <w:rPr>
          <w:rtl/>
        </w:rPr>
        <w:t>: כאן - באמצע, כאן - מן הצד.</w:t>
      </w:r>
    </w:p>
    <w:p w14:paraId="78FEF4C4" w14:textId="77777777" w:rsidR="005509D1" w:rsidRPr="00F40D4B" w:rsidRDefault="005509D1" w:rsidP="005509D1">
      <w:pPr>
        <w:pStyle w:val="afffb"/>
        <w:rPr>
          <w:rtl/>
        </w:rPr>
      </w:pPr>
      <w:ins w:id="9897" w:author="מספור קטעי משנה" w:date="2026-10-06T06:45:11Z">
        <w:r>
          <w:rPr>
            <w:rStyle w:val="MisparKeta"/>
          </w:rPr>
          <w:t xml:space="preserve">א. </w:t>
        </w:r>
      </w:ins>
      <w:r w:rsidRPr="00F40D4B">
        <w:rPr>
          <w:rtl/>
        </w:rPr>
        <w:t>עד מתי מותר להחזיר, בכרכים עד שיראה לשולחני, בכפרים עד ערבי שבתות.</w:t>
      </w:r>
    </w:p>
    <w:p w14:paraId="6800EEDF" w14:textId="77777777" w:rsidR="005509D1" w:rsidRDefault="005509D1" w:rsidP="005509D1">
      <w:pPr>
        <w:rPr>
          <w:rtl/>
        </w:rPr>
      </w:pPr>
      <w:r w:rsidRPr="00F40D4B">
        <w:rPr>
          <w:rFonts w:hint="cs"/>
          <w:rtl/>
        </w:rPr>
        <w:t>מ"ש</w:t>
      </w:r>
      <w:r w:rsidRPr="00F40D4B">
        <w:rPr>
          <w:rtl/>
        </w:rPr>
        <w:t xml:space="preserve"> בסלע דמפליג, ומ</w:t>
      </w:r>
      <w:r w:rsidRPr="00F40D4B">
        <w:rPr>
          <w:rFonts w:hint="cs"/>
          <w:rtl/>
        </w:rPr>
        <w:t>"ש</w:t>
      </w:r>
      <w:r w:rsidRPr="00F40D4B">
        <w:rPr>
          <w:rtl/>
        </w:rPr>
        <w:t xml:space="preserve"> בטלית דלא מפליג? </w:t>
      </w:r>
    </w:p>
    <w:p w14:paraId="06D8E1F8" w14:textId="77777777" w:rsidR="005509D1" w:rsidRDefault="005509D1" w:rsidP="005509D1">
      <w:pPr>
        <w:pStyle w:val="36"/>
        <w:framePr w:wrap="notBeside"/>
        <w:rPr>
          <w:rtl/>
        </w:rPr>
      </w:pPr>
      <w:r>
        <w:rPr>
          <w:rFonts w:hint="cs"/>
          <w:rtl/>
        </w:rPr>
        <w:t xml:space="preserve">א. </w:t>
      </w:r>
      <w:r w:rsidRPr="00F40D4B">
        <w:rPr>
          <w:rtl/>
        </w:rPr>
        <w:t>אביי:</w:t>
      </w:r>
    </w:p>
    <w:p w14:paraId="49618B5C" w14:textId="77777777" w:rsidR="005509D1" w:rsidRPr="00F40D4B" w:rsidRDefault="005509D1" w:rsidP="005509D1">
      <w:pPr>
        <w:rPr>
          <w:rtl/>
        </w:rPr>
      </w:pPr>
      <w:r w:rsidRPr="004B6D6E">
        <w:rPr>
          <w:rStyle w:val="affffc"/>
          <w:rFonts w:hint="cs"/>
          <w:rtl/>
        </w:rPr>
        <w:t xml:space="preserve">מתני' </w:t>
      </w:r>
      <w:r w:rsidRPr="00F40D4B">
        <w:rPr>
          <w:rtl/>
        </w:rPr>
        <w:t>בטלית בכרכין תנן.</w:t>
      </w:r>
    </w:p>
    <w:p w14:paraId="3E2C1EF7" w14:textId="77777777" w:rsidR="005509D1" w:rsidRDefault="005509D1" w:rsidP="005509D1">
      <w:pPr>
        <w:pStyle w:val="36"/>
        <w:framePr w:wrap="notBeside"/>
        <w:rPr>
          <w:rtl/>
        </w:rPr>
      </w:pPr>
      <w:r>
        <w:rPr>
          <w:rFonts w:hint="cs"/>
          <w:rtl/>
        </w:rPr>
        <w:t>ב. ר</w:t>
      </w:r>
      <w:r w:rsidRPr="00F40D4B">
        <w:rPr>
          <w:rtl/>
        </w:rPr>
        <w:t>בא:</w:t>
      </w:r>
    </w:p>
    <w:p w14:paraId="3DACBBB4" w14:textId="77777777" w:rsidR="005509D1" w:rsidRPr="00F40D4B" w:rsidRDefault="005509D1" w:rsidP="005509D1">
      <w:pPr>
        <w:rPr>
          <w:rtl/>
        </w:rPr>
      </w:pPr>
      <w:r w:rsidRPr="00F40D4B">
        <w:rPr>
          <w:rtl/>
        </w:rPr>
        <w:t xml:space="preserve">טלית - כל </w:t>
      </w:r>
      <w:r>
        <w:rPr>
          <w:rFonts w:hint="cs"/>
          <w:rtl/>
        </w:rPr>
        <w:t>אדם מכירה</w:t>
      </w:r>
      <w:r w:rsidRPr="00F40D4B">
        <w:rPr>
          <w:rtl/>
        </w:rPr>
        <w:t>.</w:t>
      </w:r>
    </w:p>
    <w:p w14:paraId="26A9B74B" w14:textId="77777777" w:rsidR="005509D1" w:rsidRPr="00F40D4B" w:rsidRDefault="005509D1" w:rsidP="005509D1">
      <w:pPr>
        <w:rPr>
          <w:rtl/>
        </w:rPr>
      </w:pPr>
      <w:r w:rsidRPr="00717390">
        <w:rPr>
          <w:b/>
          <w:bCs/>
          <w:rtl/>
        </w:rPr>
        <w:t>סלע</w:t>
      </w:r>
      <w:r w:rsidRPr="00F40D4B">
        <w:rPr>
          <w:rtl/>
        </w:rPr>
        <w:t xml:space="preserve">, </w:t>
      </w:r>
      <w:r>
        <w:rPr>
          <w:rFonts w:hint="cs"/>
          <w:rtl/>
        </w:rPr>
        <w:t xml:space="preserve">שלא כל אדם מכירה </w:t>
      </w:r>
      <w:r w:rsidRPr="00F40D4B">
        <w:rPr>
          <w:rtl/>
        </w:rPr>
        <w:t>אלא שולחני</w:t>
      </w:r>
      <w:r>
        <w:rPr>
          <w:rFonts w:hint="cs"/>
          <w:rtl/>
        </w:rPr>
        <w:t>.</w:t>
      </w:r>
    </w:p>
    <w:p w14:paraId="57E975FC" w14:textId="77777777" w:rsidR="005509D1" w:rsidRDefault="005509D1" w:rsidP="005509D1">
      <w:pPr>
        <w:rPr>
          <w:rtl/>
        </w:rPr>
      </w:pPr>
      <w:r w:rsidRPr="00717390">
        <w:rPr>
          <w:b/>
          <w:bCs/>
          <w:rtl/>
        </w:rPr>
        <w:t>בכרכים</w:t>
      </w:r>
      <w:r w:rsidRPr="00F40D4B">
        <w:rPr>
          <w:rtl/>
        </w:rPr>
        <w:t xml:space="preserve"> </w:t>
      </w:r>
      <w:r>
        <w:rPr>
          <w:rFonts w:hint="cs"/>
          <w:rtl/>
        </w:rPr>
        <w:t xml:space="preserve">שיש </w:t>
      </w:r>
      <w:r w:rsidRPr="00F40D4B">
        <w:rPr>
          <w:rtl/>
        </w:rPr>
        <w:t>שולחני - עד שיראה לשולחני,</w:t>
      </w:r>
    </w:p>
    <w:p w14:paraId="3260382A" w14:textId="77777777" w:rsidR="005509D1" w:rsidRPr="00F40D4B" w:rsidRDefault="005509D1" w:rsidP="005509D1">
      <w:pPr>
        <w:rPr>
          <w:rtl/>
        </w:rPr>
      </w:pPr>
      <w:r w:rsidRPr="00717390">
        <w:rPr>
          <w:b/>
          <w:bCs/>
          <w:rtl/>
        </w:rPr>
        <w:t>בכפרים</w:t>
      </w:r>
      <w:r w:rsidRPr="00F40D4B">
        <w:rPr>
          <w:rtl/>
        </w:rPr>
        <w:t xml:space="preserve"> </w:t>
      </w:r>
      <w:r>
        <w:rPr>
          <w:rFonts w:hint="cs"/>
          <w:rtl/>
        </w:rPr>
        <w:t xml:space="preserve">שאין </w:t>
      </w:r>
      <w:r w:rsidRPr="00F40D4B">
        <w:rPr>
          <w:rtl/>
        </w:rPr>
        <w:t>שולחני - עד ערבי שבתות דסלקין לשוקא.</w:t>
      </w:r>
    </w:p>
    <w:p w14:paraId="30576126" w14:textId="77777777" w:rsidR="005509D1" w:rsidRPr="00F40D4B" w:rsidRDefault="005509D1" w:rsidP="005509D1">
      <w:pPr>
        <w:rPr>
          <w:rtl/>
        </w:rPr>
      </w:pPr>
      <w:r w:rsidRPr="00F40D4B">
        <w:rPr>
          <w:rtl/>
        </w:rPr>
        <w:t>ואם היה מכירה אפילו לאחר שנים עשר חדש כו'</w:t>
      </w:r>
    </w:p>
    <w:p w14:paraId="2336C9FF" w14:textId="77777777" w:rsidR="005509D1" w:rsidRDefault="005509D1" w:rsidP="005509D1">
      <w:pPr>
        <w:pStyle w:val="36"/>
        <w:framePr w:wrap="notBeside"/>
        <w:rPr>
          <w:rtl/>
        </w:rPr>
      </w:pPr>
      <w:r w:rsidRPr="00F40D4B">
        <w:rPr>
          <w:rFonts w:hint="cs"/>
          <w:rtl/>
        </w:rPr>
        <w:t>אר"ח</w:t>
      </w:r>
      <w:r w:rsidRPr="00F40D4B">
        <w:rPr>
          <w:rtl/>
        </w:rPr>
        <w:t>:</w:t>
      </w:r>
    </w:p>
    <w:p w14:paraId="07EFF14A" w14:textId="77777777" w:rsidR="005509D1" w:rsidRPr="00F40D4B" w:rsidRDefault="005509D1" w:rsidP="005509D1">
      <w:pPr>
        <w:rPr>
          <w:rtl/>
        </w:rPr>
      </w:pPr>
      <w:r w:rsidRPr="00F40D4B">
        <w:rPr>
          <w:rtl/>
        </w:rPr>
        <w:t>מידת חסידות שנו כאן.</w:t>
      </w:r>
    </w:p>
    <w:p w14:paraId="1B085976" w14:textId="77777777" w:rsidR="005509D1" w:rsidRDefault="005509D1" w:rsidP="005509D1">
      <w:pPr>
        <w:pStyle w:val="36"/>
        <w:framePr w:wrap="notBeside"/>
        <w:rPr>
          <w:rtl/>
        </w:rPr>
      </w:pPr>
      <w:r w:rsidRPr="00F40D4B">
        <w:rPr>
          <w:rFonts w:hint="cs"/>
          <w:rtl/>
        </w:rPr>
        <w:t>והך</w:t>
      </w:r>
    </w:p>
    <w:p w14:paraId="2A5CB279" w14:textId="77777777" w:rsidR="005509D1" w:rsidRPr="00F40D4B" w:rsidRDefault="005509D1" w:rsidP="005509D1">
      <w:pPr>
        <w:rPr>
          <w:rtl/>
        </w:rPr>
      </w:pPr>
      <w:r w:rsidRPr="00F40D4B">
        <w:rPr>
          <w:rFonts w:hint="cs"/>
          <w:rtl/>
        </w:rPr>
        <w:t>דסיפא ד</w:t>
      </w:r>
      <w:r w:rsidRPr="00F40D4B">
        <w:rPr>
          <w:rtl/>
        </w:rPr>
        <w:t>אין לו עליו אלא תרעומת.</w:t>
      </w:r>
    </w:p>
    <w:p w14:paraId="4137A50C" w14:textId="77777777" w:rsidR="005509D1" w:rsidRDefault="005509D1" w:rsidP="005509D1">
      <w:pPr>
        <w:pStyle w:val="36"/>
        <w:framePr w:wrap="notBeside"/>
        <w:rPr>
          <w:rtl/>
        </w:rPr>
      </w:pPr>
      <w:r w:rsidRPr="00F40D4B">
        <w:rPr>
          <w:rFonts w:hint="cs"/>
          <w:rtl/>
        </w:rPr>
        <w:t>- ה''ק:</w:t>
      </w:r>
    </w:p>
    <w:p w14:paraId="0EC39614" w14:textId="77777777" w:rsidR="005509D1" w:rsidRPr="00F40D4B" w:rsidRDefault="005509D1" w:rsidP="005509D1">
      <w:pPr>
        <w:rPr>
          <w:rtl/>
        </w:rPr>
      </w:pPr>
      <w:r w:rsidRPr="00F40D4B">
        <w:rPr>
          <w:rtl/>
        </w:rPr>
        <w:t>הא אחר, אע"פ שאין מקבלה הימנו אין לו עליו אלא תרעומת.</w:t>
      </w:r>
    </w:p>
    <w:p w14:paraId="00613325" w14:textId="77777777" w:rsidR="005509D1" w:rsidRPr="00F40D4B" w:rsidRDefault="005509D1" w:rsidP="005509D1">
      <w:pPr>
        <w:pStyle w:val="afffb"/>
        <w:rPr>
          <w:rtl/>
        </w:rPr>
      </w:pPr>
      <w:ins w:id="9898" w:author="מספור קטעי משנה" w:date="2026-10-06T06:45:11Z">
        <w:r>
          <w:rPr>
            <w:rStyle w:val="MisparKeta"/>
          </w:rPr>
          <w:t xml:space="preserve">ב. </w:t>
        </w:r>
      </w:ins>
      <w:r w:rsidRPr="00F40D4B">
        <w:rPr>
          <w:rtl/>
        </w:rPr>
        <w:t>ונותנה למעשר שני ואינו חושש שאינו אלא נפש רעה.</w:t>
      </w:r>
    </w:p>
    <w:p w14:paraId="2BF3B68F" w14:textId="77777777" w:rsidR="005509D1" w:rsidRDefault="005509D1" w:rsidP="005509D1">
      <w:pPr>
        <w:pStyle w:val="36"/>
        <w:framePr w:wrap="notBeside"/>
        <w:rPr>
          <w:rtl/>
        </w:rPr>
      </w:pPr>
      <w:r w:rsidRPr="00F40D4B">
        <w:rPr>
          <w:rtl/>
        </w:rPr>
        <w:t>רב פפא</w:t>
      </w:r>
      <w:r>
        <w:rPr>
          <w:rFonts w:hint="cs"/>
          <w:rtl/>
        </w:rPr>
        <w:t xml:space="preserve"> ש''מ</w:t>
      </w:r>
      <w:r w:rsidRPr="00F40D4B">
        <w:rPr>
          <w:rtl/>
        </w:rPr>
        <w:t>:</w:t>
      </w:r>
    </w:p>
    <w:p w14:paraId="3FAF548E" w14:textId="77777777" w:rsidR="005509D1" w:rsidRPr="00F40D4B" w:rsidRDefault="005509D1" w:rsidP="005509D1">
      <w:pPr>
        <w:rPr>
          <w:rtl/>
        </w:rPr>
      </w:pPr>
      <w:r>
        <w:rPr>
          <w:rFonts w:hint="cs"/>
          <w:rtl/>
        </w:rPr>
        <w:t xml:space="preserve">העומד על </w:t>
      </w:r>
      <w:r w:rsidRPr="00F40D4B">
        <w:rPr>
          <w:rtl/>
        </w:rPr>
        <w:t>זוזי - מיקרי נפש רעה, וה"מ הוא דסגי להו.</w:t>
      </w:r>
    </w:p>
    <w:p w14:paraId="444BB430" w14:textId="77777777" w:rsidR="005509D1" w:rsidRDefault="005509D1" w:rsidP="005509D1">
      <w:pPr>
        <w:pStyle w:val="36"/>
        <w:framePr w:wrap="notBeside"/>
        <w:rPr>
          <w:rtl/>
        </w:rPr>
      </w:pPr>
      <w:r w:rsidRPr="00F40D4B">
        <w:rPr>
          <w:rtl/>
        </w:rPr>
        <w:t>מסייע לחזקיה,</w:t>
      </w:r>
    </w:p>
    <w:p w14:paraId="274C5ECB" w14:textId="77777777" w:rsidR="005509D1" w:rsidRPr="00F40D4B" w:rsidRDefault="005509D1" w:rsidP="005509D1">
      <w:pPr>
        <w:rPr>
          <w:rtl/>
        </w:rPr>
      </w:pPr>
      <w:r w:rsidRPr="00F40D4B">
        <w:rPr>
          <w:rtl/>
        </w:rPr>
        <w:t>ד</w:t>
      </w:r>
      <w:r w:rsidRPr="00F40D4B">
        <w:rPr>
          <w:rFonts w:hint="cs"/>
          <w:rtl/>
        </w:rPr>
        <w:t>'</w:t>
      </w:r>
      <w:r w:rsidRPr="00F40D4B">
        <w:rPr>
          <w:rtl/>
        </w:rPr>
        <w:t>בא לפורטה - פורטה בשויה, בא לחללה - מחללה ביפה.</w:t>
      </w:r>
    </w:p>
    <w:p w14:paraId="37DD64EB" w14:textId="77777777" w:rsidR="005509D1" w:rsidRDefault="005509D1" w:rsidP="005509D1">
      <w:pPr>
        <w:pStyle w:val="36"/>
        <w:framePr w:wrap="notBeside"/>
        <w:rPr>
          <w:rtl/>
        </w:rPr>
      </w:pPr>
      <w:r w:rsidRPr="00F40D4B">
        <w:rPr>
          <w:rFonts w:hint="cs"/>
          <w:rtl/>
        </w:rPr>
        <w:t>וה''ק</w:t>
      </w:r>
      <w:r w:rsidRPr="00F40D4B">
        <w:rPr>
          <w:rtl/>
        </w:rPr>
        <w:t>:</w:t>
      </w:r>
    </w:p>
    <w:p w14:paraId="437556AD" w14:textId="77777777" w:rsidR="005509D1" w:rsidRPr="00F40D4B" w:rsidRDefault="005509D1" w:rsidP="005509D1">
      <w:pPr>
        <w:rPr>
          <w:rtl/>
        </w:rPr>
      </w:pPr>
      <w:r>
        <w:rPr>
          <w:rFonts w:hint="cs"/>
          <w:rtl/>
        </w:rPr>
        <w:t xml:space="preserve">אף </w:t>
      </w:r>
      <w:r w:rsidRPr="00F40D4B">
        <w:rPr>
          <w:rtl/>
        </w:rPr>
        <w:t>כשבא לפורטה - פורטה בשויה, כשהוא מחללה - מחללה ביפה</w:t>
      </w:r>
      <w:r w:rsidRPr="00F40D4B">
        <w:rPr>
          <w:rFonts w:hint="cs"/>
          <w:rtl/>
        </w:rPr>
        <w:t>'</w:t>
      </w:r>
      <w:r w:rsidRPr="00F40D4B">
        <w:rPr>
          <w:rtl/>
        </w:rPr>
        <w:t>.</w:t>
      </w:r>
      <w:r w:rsidRPr="00F40D4B">
        <w:rPr>
          <w:rFonts w:hint="cs"/>
          <w:rtl/>
        </w:rPr>
        <w:t xml:space="preserve"> והיינו 'בתורת יפה'</w:t>
      </w:r>
    </w:p>
    <w:p w14:paraId="078AF362" w14:textId="77777777" w:rsidR="005509D1" w:rsidRDefault="005509D1" w:rsidP="005509D1">
      <w:pPr>
        <w:pStyle w:val="36"/>
        <w:framePr w:wrap="notBeside"/>
        <w:rPr>
          <w:rtl/>
        </w:rPr>
      </w:pPr>
      <w:r w:rsidRPr="00F40D4B">
        <w:rPr>
          <w:rFonts w:hint="cs"/>
          <w:rtl/>
        </w:rPr>
        <w:t>דחזקיה</w:t>
      </w:r>
    </w:p>
    <w:p w14:paraId="78A7A37B" w14:textId="77777777" w:rsidR="005509D1" w:rsidRDefault="005509D1" w:rsidP="005509D1">
      <w:pPr>
        <w:rPr>
          <w:rtl/>
        </w:rPr>
      </w:pPr>
      <w:r w:rsidRPr="00F40D4B">
        <w:rPr>
          <w:rFonts w:hint="cs"/>
          <w:rtl/>
        </w:rPr>
        <w:lastRenderedPageBreak/>
        <w:t xml:space="preserve">הוא </w:t>
      </w:r>
      <w:r>
        <w:rPr>
          <w:rFonts w:hint="cs"/>
          <w:rtl/>
        </w:rPr>
        <w:t>ש</w:t>
      </w:r>
      <w:r w:rsidRPr="00F40D4B">
        <w:rPr>
          <w:rFonts w:hint="cs"/>
          <w:rtl/>
        </w:rPr>
        <w:t xml:space="preserve">אמר שמעש''ש שאין בו שו''פ </w:t>
      </w:r>
      <w:r w:rsidRPr="00FB5A68">
        <w:rPr>
          <w:rStyle w:val="affffc"/>
          <w:rFonts w:hint="cs"/>
          <w:rtl/>
        </w:rPr>
        <w:t>אומר</w:t>
      </w:r>
      <w:r w:rsidRPr="00F40D4B">
        <w:rPr>
          <w:rFonts w:hint="cs"/>
          <w:rtl/>
        </w:rPr>
        <w:t xml:space="preserve"> הוא וחומשו מחולל על מעות הראשונות שא''א לאדם לצמצם מעותיו </w:t>
      </w:r>
    </w:p>
    <w:p w14:paraId="52379E51" w14:textId="77777777" w:rsidR="005509D1" w:rsidRDefault="005509D1" w:rsidP="005509D1">
      <w:pPr>
        <w:pStyle w:val="36"/>
        <w:framePr w:wrap="notBeside"/>
        <w:rPr>
          <w:rtl/>
        </w:rPr>
      </w:pPr>
      <w:r w:rsidRPr="00F40D4B">
        <w:rPr>
          <w:rtl/>
        </w:rPr>
        <w:t>–</w:t>
      </w:r>
    </w:p>
    <w:p w14:paraId="3AC17459" w14:textId="77777777" w:rsidR="005509D1" w:rsidRPr="00F40D4B" w:rsidRDefault="005509D1" w:rsidP="005509D1">
      <w:pPr>
        <w:rPr>
          <w:rtl/>
        </w:rPr>
      </w:pPr>
      <w:r>
        <w:rPr>
          <w:rFonts w:hint="cs"/>
          <w:rtl/>
        </w:rPr>
        <w:t>תרי ז</w:t>
      </w:r>
      <w:r w:rsidRPr="00F40D4B">
        <w:rPr>
          <w:rFonts w:hint="cs"/>
          <w:rtl/>
        </w:rPr>
        <w:t xml:space="preserve">ילי לא מזלזלינן </w:t>
      </w:r>
      <w:r>
        <w:rPr>
          <w:rFonts w:hint="cs"/>
          <w:rtl/>
        </w:rPr>
        <w:t>במעש''ש</w:t>
      </w:r>
    </w:p>
    <w:p w14:paraId="7F0BE940" w14:textId="77777777" w:rsidR="00A6533C" w:rsidRPr="00F40D4B" w:rsidRDefault="00A6533C" w:rsidP="00A6533C">
      <w:pPr>
        <w:pStyle w:val="aff9"/>
        <w:rPr>
          <w:rtl/>
        </w:rPr>
      </w:pPr>
      <w:r w:rsidRPr="00F40D4B">
        <w:rPr>
          <w:rtl/>
        </w:rPr>
        <w:t>***</w:t>
      </w:r>
    </w:p>
    <w:p w14:paraId="1F982163" w14:textId="1B21E99D" w:rsidR="006F071F" w:rsidRPr="00F40D4B" w:rsidRDefault="006F071F" w:rsidP="00A6533C">
      <w:pPr>
        <w:pStyle w:val="affe"/>
        <w:framePr w:wrap="around"/>
        <w:rPr>
          <w:rtl/>
        </w:rPr>
      </w:pPr>
      <w:r w:rsidRPr="00F40D4B">
        <w:rPr>
          <w:rtl/>
        </w:rPr>
        <w:t>נג.</w:t>
      </w:r>
    </w:p>
    <w:p w14:paraId="2C62FE77" w14:textId="43506C37" w:rsidR="00E3467E" w:rsidRDefault="006F071F" w:rsidP="00E3467E">
      <w:pPr>
        <w:pStyle w:val="36"/>
        <w:framePr w:wrap="notBeside"/>
        <w:rPr>
          <w:rtl/>
        </w:rPr>
      </w:pPr>
      <w:r w:rsidRPr="00F40D4B">
        <w:rPr>
          <w:rtl/>
        </w:rPr>
        <w:t>חזקיה:</w:t>
      </w:r>
    </w:p>
    <w:p w14:paraId="47ED329A" w14:textId="5B9CF4B1" w:rsidR="006F071F" w:rsidRPr="00F40D4B" w:rsidRDefault="006F071F" w:rsidP="00E3467E">
      <w:pPr>
        <w:rPr>
          <w:rtl/>
        </w:rPr>
      </w:pPr>
      <w:r w:rsidRPr="00E3467E">
        <w:rPr>
          <w:rStyle w:val="affffa"/>
          <w:rtl/>
        </w:rPr>
        <w:t>מעש</w:t>
      </w:r>
      <w:r w:rsidRPr="00E3467E">
        <w:rPr>
          <w:rStyle w:val="affffa"/>
          <w:rFonts w:hint="cs"/>
          <w:rtl/>
        </w:rPr>
        <w:t>''ש</w:t>
      </w:r>
      <w:r w:rsidRPr="00E3467E">
        <w:rPr>
          <w:rStyle w:val="affffa"/>
          <w:rtl/>
        </w:rPr>
        <w:t xml:space="preserve"> שאין בו שו</w:t>
      </w:r>
      <w:r w:rsidRPr="00E3467E">
        <w:rPr>
          <w:rStyle w:val="affffa"/>
          <w:rFonts w:hint="cs"/>
          <w:rtl/>
        </w:rPr>
        <w:t>"פ</w:t>
      </w:r>
      <w:r w:rsidRPr="00E3467E">
        <w:rPr>
          <w:rStyle w:val="affffa"/>
          <w:rtl/>
        </w:rPr>
        <w:t xml:space="preserve"> </w:t>
      </w:r>
      <w:r w:rsidRPr="00E3467E">
        <w:rPr>
          <w:rStyle w:val="affffc"/>
          <w:rtl/>
        </w:rPr>
        <w:t>אומר:</w:t>
      </w:r>
      <w:r w:rsidRPr="00F40D4B">
        <w:rPr>
          <w:rtl/>
        </w:rPr>
        <w:t xml:space="preserve"> הוא וחומשו מחולל על מעות הראשונות,</w:t>
      </w:r>
      <w:r w:rsidR="00E3467E">
        <w:rPr>
          <w:rFonts w:hint="cs"/>
          <w:rtl/>
        </w:rPr>
        <w:t xml:space="preserve"> </w:t>
      </w:r>
      <w:r w:rsidRPr="00F40D4B">
        <w:rPr>
          <w:rtl/>
        </w:rPr>
        <w:t>לפי שאי אפשר לו לאדם לצמצם מעותיו.</w:t>
      </w:r>
    </w:p>
    <w:p w14:paraId="28583B23" w14:textId="77777777" w:rsidR="00E3467E" w:rsidRDefault="006F071F" w:rsidP="00E3467E">
      <w:pPr>
        <w:pStyle w:val="36"/>
        <w:framePr w:wrap="notBeside"/>
        <w:rPr>
          <w:rtl/>
        </w:rPr>
      </w:pPr>
      <w:r w:rsidRPr="00F40D4B">
        <w:rPr>
          <w:rtl/>
        </w:rPr>
        <w:t>- מיתיבי:</w:t>
      </w:r>
    </w:p>
    <w:p w14:paraId="32C2BDBA" w14:textId="659B8151" w:rsidR="006F071F" w:rsidRPr="00F40D4B" w:rsidRDefault="006F071F" w:rsidP="00E3467E">
      <w:pPr>
        <w:rPr>
          <w:rtl/>
        </w:rPr>
      </w:pPr>
      <w:r w:rsidRPr="00E3467E">
        <w:rPr>
          <w:b/>
          <w:bCs/>
          <w:rtl/>
        </w:rPr>
        <w:t>התרומה והביכורים</w:t>
      </w:r>
      <w:r w:rsidRPr="00F40D4B">
        <w:rPr>
          <w:rtl/>
        </w:rPr>
        <w:t xml:space="preserve"> חייבין עליהן מיתה, וחומש, ואסורים לזרים, והן נכסי כהן,</w:t>
      </w:r>
      <w:r w:rsidR="00E3467E">
        <w:rPr>
          <w:rFonts w:hint="cs"/>
          <w:rtl/>
        </w:rPr>
        <w:t xml:space="preserve"> </w:t>
      </w:r>
      <w:r w:rsidRPr="00F40D4B">
        <w:rPr>
          <w:rtl/>
        </w:rPr>
        <w:t>ו</w:t>
      </w:r>
      <w:r w:rsidRPr="00E3467E">
        <w:rPr>
          <w:b/>
          <w:bCs/>
          <w:rtl/>
        </w:rPr>
        <w:t>עולים באחד ומאה,</w:t>
      </w:r>
      <w:r w:rsidRPr="00F40D4B">
        <w:rPr>
          <w:rtl/>
        </w:rPr>
        <w:t xml:space="preserve"> וטעונין רחיצת ידים, והערב שמש.</w:t>
      </w:r>
      <w:r w:rsidRPr="00F40D4B">
        <w:rPr>
          <w:rFonts w:hint="cs"/>
          <w:rtl/>
        </w:rPr>
        <w:t xml:space="preserve"> </w:t>
      </w:r>
      <w:r w:rsidRPr="00F40D4B">
        <w:rPr>
          <w:rtl/>
        </w:rPr>
        <w:t xml:space="preserve">הרי אלו בתרומה ובכורים, </w:t>
      </w:r>
      <w:r w:rsidRPr="00E3467E">
        <w:rPr>
          <w:b/>
          <w:bCs/>
          <w:rtl/>
        </w:rPr>
        <w:t>מ</w:t>
      </w:r>
      <w:r w:rsidRPr="00E3467E">
        <w:rPr>
          <w:rFonts w:hint="cs"/>
          <w:b/>
          <w:bCs/>
          <w:rtl/>
        </w:rPr>
        <w:t>שא"כ</w:t>
      </w:r>
      <w:r w:rsidRPr="00E3467E">
        <w:rPr>
          <w:b/>
          <w:bCs/>
          <w:rtl/>
        </w:rPr>
        <w:t xml:space="preserve"> במעשר.</w:t>
      </w:r>
    </w:p>
    <w:p w14:paraId="4089C34D" w14:textId="598E256A" w:rsidR="00E3467E" w:rsidRDefault="006F071F" w:rsidP="00E3467E">
      <w:pPr>
        <w:pStyle w:val="36"/>
        <w:framePr w:wrap="notBeside"/>
        <w:rPr>
          <w:rtl/>
        </w:rPr>
      </w:pPr>
      <w:r w:rsidRPr="00F40D4B">
        <w:rPr>
          <w:rFonts w:hint="cs"/>
          <w:rtl/>
        </w:rPr>
        <w:t xml:space="preserve">- </w:t>
      </w:r>
      <w:r w:rsidR="00E3467E">
        <w:rPr>
          <w:rFonts w:hint="cs"/>
          <w:rtl/>
        </w:rPr>
        <w:t xml:space="preserve">משמע </w:t>
      </w:r>
    </w:p>
    <w:p w14:paraId="244C502B" w14:textId="28172C7A" w:rsidR="006F071F" w:rsidRPr="00F40D4B" w:rsidRDefault="006F071F" w:rsidP="00E3467E">
      <w:pPr>
        <w:rPr>
          <w:rtl/>
        </w:rPr>
      </w:pPr>
      <w:r w:rsidRPr="00F40D4B">
        <w:rPr>
          <w:rtl/>
        </w:rPr>
        <w:t>דמעשר בטל ברוב</w:t>
      </w:r>
      <w:r w:rsidR="00E3467E">
        <w:rPr>
          <w:rFonts w:hint="cs"/>
          <w:rtl/>
        </w:rPr>
        <w:t xml:space="preserve">, והא </w:t>
      </w:r>
      <w:r w:rsidR="00E3467E" w:rsidRPr="00E3467E">
        <w:rPr>
          <w:rStyle w:val="affffc"/>
          <w:rFonts w:hint="cs"/>
          <w:rtl/>
        </w:rPr>
        <w:t>לחזקיה</w:t>
      </w:r>
      <w:r w:rsidR="00E3467E">
        <w:rPr>
          <w:rFonts w:hint="cs"/>
          <w:rtl/>
        </w:rPr>
        <w:t xml:space="preserve"> </w:t>
      </w:r>
      <w:r w:rsidRPr="00F40D4B">
        <w:rPr>
          <w:rtl/>
        </w:rPr>
        <w:t>הו</w:t>
      </w:r>
      <w:r w:rsidRPr="00F40D4B">
        <w:rPr>
          <w:rFonts w:hint="cs"/>
          <w:rtl/>
        </w:rPr>
        <w:t>"ל</w:t>
      </w:r>
      <w:r w:rsidRPr="00F40D4B">
        <w:rPr>
          <w:rtl/>
        </w:rPr>
        <w:t xml:space="preserve"> דבר שיש לו מתירין </w:t>
      </w:r>
      <w:r w:rsidR="00E3467E" w:rsidRPr="00E3467E">
        <w:rPr>
          <w:rStyle w:val="afffff2"/>
          <w:rFonts w:hint="cs"/>
          <w:rtl/>
        </w:rPr>
        <w:t>[ע''י פדיון]</w:t>
      </w:r>
      <w:r w:rsidR="00E3467E">
        <w:rPr>
          <w:rFonts w:hint="cs"/>
          <w:rtl/>
        </w:rPr>
        <w:t xml:space="preserve"> שאף </w:t>
      </w:r>
      <w:r w:rsidRPr="00F40D4B">
        <w:rPr>
          <w:rtl/>
        </w:rPr>
        <w:t>באלף לא בטיל!</w:t>
      </w:r>
    </w:p>
    <w:p w14:paraId="5ACEF60F" w14:textId="77777777" w:rsidR="00E3467E" w:rsidRDefault="006F071F" w:rsidP="00E3467E">
      <w:pPr>
        <w:pStyle w:val="36"/>
        <w:framePr w:wrap="notBeside"/>
        <w:rPr>
          <w:rtl/>
        </w:rPr>
      </w:pPr>
      <w:r w:rsidRPr="00F40D4B">
        <w:rPr>
          <w:rFonts w:hint="cs"/>
          <w:rtl/>
        </w:rPr>
        <w:t>ואין לומר</w:t>
      </w:r>
    </w:p>
    <w:p w14:paraId="4FF4DCE6" w14:textId="77777777" w:rsidR="00E3467E" w:rsidRDefault="006F071F" w:rsidP="009B508D">
      <w:pPr>
        <w:rPr>
          <w:rtl/>
        </w:rPr>
      </w:pPr>
      <w:r w:rsidRPr="00F40D4B">
        <w:rPr>
          <w:rFonts w:hint="cs"/>
          <w:rtl/>
        </w:rPr>
        <w:t xml:space="preserve"> ד'משא''כ במעשר' היינו דלא מבטל כלל </w:t>
      </w:r>
    </w:p>
    <w:p w14:paraId="1EAC4895" w14:textId="32D4D0C5" w:rsidR="006F071F" w:rsidRPr="00F40D4B" w:rsidRDefault="006F071F" w:rsidP="009B508D">
      <w:pPr>
        <w:rPr>
          <w:rtl/>
        </w:rPr>
      </w:pPr>
      <w:r w:rsidRPr="00F40D4B">
        <w:rPr>
          <w:rFonts w:hint="cs"/>
          <w:rtl/>
        </w:rPr>
        <w:t>-</w:t>
      </w:r>
      <w:r w:rsidR="00E3467E">
        <w:rPr>
          <w:rFonts w:hint="cs"/>
          <w:rtl/>
        </w:rPr>
        <w:t xml:space="preserve"> </w:t>
      </w:r>
      <w:r w:rsidRPr="00F40D4B">
        <w:rPr>
          <w:rtl/>
        </w:rPr>
        <w:t xml:space="preserve">דלגבי תרומה </w:t>
      </w:r>
      <w:r w:rsidRPr="00F40D4B">
        <w:rPr>
          <w:rFonts w:hint="cs"/>
          <w:rtl/>
        </w:rPr>
        <w:t xml:space="preserve">רק </w:t>
      </w:r>
      <w:r w:rsidRPr="00F40D4B">
        <w:rPr>
          <w:rtl/>
        </w:rPr>
        <w:t xml:space="preserve">חומרי דתרומה קתני, </w:t>
      </w:r>
      <w:r w:rsidRPr="00F40D4B">
        <w:rPr>
          <w:rFonts w:hint="cs"/>
          <w:rtl/>
        </w:rPr>
        <w:t xml:space="preserve">ולא </w:t>
      </w:r>
      <w:r w:rsidRPr="00F40D4B">
        <w:rPr>
          <w:rtl/>
        </w:rPr>
        <w:t>קולי</w:t>
      </w:r>
      <w:r w:rsidRPr="00F40D4B">
        <w:rPr>
          <w:rFonts w:hint="cs"/>
          <w:rtl/>
        </w:rPr>
        <w:t>.</w:t>
      </w:r>
    </w:p>
    <w:p w14:paraId="6521355A" w14:textId="77777777" w:rsidR="00E3467E" w:rsidRDefault="006F071F" w:rsidP="00E3467E">
      <w:pPr>
        <w:pStyle w:val="36"/>
        <w:framePr w:wrap="notBeside"/>
        <w:rPr>
          <w:rtl/>
        </w:rPr>
      </w:pPr>
      <w:r w:rsidRPr="00F40D4B">
        <w:rPr>
          <w:rFonts w:hint="cs"/>
          <w:rtl/>
        </w:rPr>
        <w:t>ואין לדחות</w:t>
      </w:r>
    </w:p>
    <w:p w14:paraId="6063B12F" w14:textId="3F07523C" w:rsidR="00E3467E" w:rsidRDefault="006F071F" w:rsidP="009B508D">
      <w:pPr>
        <w:rPr>
          <w:rtl/>
        </w:rPr>
      </w:pPr>
      <w:r w:rsidRPr="00F40D4B">
        <w:rPr>
          <w:rFonts w:hint="cs"/>
          <w:rtl/>
        </w:rPr>
        <w:t>דת</w:t>
      </w:r>
      <w:r w:rsidRPr="00F40D4B">
        <w:rPr>
          <w:rtl/>
        </w:rPr>
        <w:t xml:space="preserve">ני והן נכסי כהן! </w:t>
      </w:r>
      <w:r w:rsidRPr="00E3467E">
        <w:rPr>
          <w:rStyle w:val="affffc"/>
          <w:rtl/>
        </w:rPr>
        <w:t>- דתניא בהדיא:</w:t>
      </w:r>
      <w:r w:rsidRPr="00F40D4B">
        <w:rPr>
          <w:rtl/>
        </w:rPr>
        <w:t xml:space="preserve"> מעשר שני בטל ברוב.</w:t>
      </w:r>
      <w:r w:rsidRPr="00F40D4B">
        <w:rPr>
          <w:rFonts w:hint="cs"/>
          <w:rtl/>
        </w:rPr>
        <w:t xml:space="preserve"> </w:t>
      </w:r>
    </w:p>
    <w:p w14:paraId="7087DE84" w14:textId="77777777" w:rsidR="00E3467E" w:rsidRDefault="006F071F" w:rsidP="00E3467E">
      <w:pPr>
        <w:pStyle w:val="36"/>
        <w:framePr w:wrap="notBeside"/>
        <w:rPr>
          <w:rtl/>
        </w:rPr>
      </w:pPr>
      <w:r w:rsidRPr="00F40D4B">
        <w:rPr>
          <w:rFonts w:hint="cs"/>
          <w:rtl/>
        </w:rPr>
        <w:t>ומיירי</w:t>
      </w:r>
    </w:p>
    <w:p w14:paraId="28683E14" w14:textId="55649D68" w:rsidR="006F071F" w:rsidRPr="00F40D4B" w:rsidRDefault="006F071F" w:rsidP="00E3467E">
      <w:pPr>
        <w:rPr>
          <w:rtl/>
        </w:rPr>
      </w:pPr>
      <w:r w:rsidRPr="00F40D4B">
        <w:rPr>
          <w:rFonts w:hint="cs"/>
          <w:rtl/>
        </w:rPr>
        <w:t>במעשר שאין בו שו''פ</w:t>
      </w:r>
      <w:r w:rsidR="00E3467E">
        <w:rPr>
          <w:rFonts w:hint="cs"/>
          <w:rtl/>
        </w:rPr>
        <w:t>,</w:t>
      </w:r>
      <w:r w:rsidRPr="00F40D4B">
        <w:rPr>
          <w:rFonts w:hint="cs"/>
          <w:rtl/>
        </w:rPr>
        <w:t xml:space="preserve"> ושנכנס לירושלים ויצא</w:t>
      </w:r>
      <w:r w:rsidR="00E3467E">
        <w:rPr>
          <w:rFonts w:hint="cs"/>
          <w:rtl/>
        </w:rPr>
        <w:t>,</w:t>
      </w:r>
    </w:p>
    <w:p w14:paraId="4D626C4A" w14:textId="77777777" w:rsidR="00E3467E" w:rsidRDefault="006F071F" w:rsidP="00E3467E">
      <w:pPr>
        <w:pStyle w:val="36"/>
        <w:framePr w:wrap="notBeside"/>
        <w:rPr>
          <w:rtl/>
        </w:rPr>
      </w:pPr>
      <w:r w:rsidRPr="00F40D4B">
        <w:rPr>
          <w:rtl/>
        </w:rPr>
        <w:t>ואם איתא</w:t>
      </w:r>
    </w:p>
    <w:p w14:paraId="422241CF" w14:textId="389A75D6" w:rsidR="006F071F" w:rsidRPr="00F40D4B" w:rsidRDefault="006F071F" w:rsidP="009B508D">
      <w:pPr>
        <w:rPr>
          <w:rtl/>
        </w:rPr>
      </w:pPr>
      <w:r w:rsidRPr="00E3467E">
        <w:rPr>
          <w:rStyle w:val="affffc"/>
          <w:rtl/>
        </w:rPr>
        <w:t>לדחזקיה</w:t>
      </w:r>
      <w:r w:rsidRPr="00F40D4B">
        <w:rPr>
          <w:rtl/>
        </w:rPr>
        <w:t xml:space="preserve"> </w:t>
      </w:r>
      <w:r w:rsidR="00E3467E">
        <w:rPr>
          <w:rFonts w:hint="cs"/>
          <w:rtl/>
        </w:rPr>
        <w:t xml:space="preserve">שיחלל על </w:t>
      </w:r>
      <w:r w:rsidRPr="00F40D4B">
        <w:rPr>
          <w:rtl/>
        </w:rPr>
        <w:t xml:space="preserve">מעות הראשונות! </w:t>
      </w:r>
      <w:r w:rsidR="00E3467E">
        <w:rPr>
          <w:rtl/>
        </w:rPr>
        <w:t>–</w:t>
      </w:r>
      <w:r w:rsidRPr="00F40D4B">
        <w:rPr>
          <w:rtl/>
        </w:rPr>
        <w:t xml:space="preserve"> </w:t>
      </w:r>
      <w:r w:rsidR="00E3467E">
        <w:rPr>
          <w:rFonts w:hint="cs"/>
          <w:rtl/>
        </w:rPr>
        <w:t>שלא פדה נוספים</w:t>
      </w:r>
      <w:r w:rsidRPr="00F40D4B">
        <w:rPr>
          <w:rtl/>
        </w:rPr>
        <w:t>.</w:t>
      </w:r>
    </w:p>
    <w:p w14:paraId="310F02FA" w14:textId="2B3DA115" w:rsidR="00E3467E" w:rsidRDefault="00E3467E" w:rsidP="00E3467E">
      <w:pPr>
        <w:pStyle w:val="36"/>
        <w:framePr w:wrap="notBeside"/>
        <w:rPr>
          <w:rtl/>
        </w:rPr>
      </w:pPr>
      <w:r>
        <w:rPr>
          <w:rFonts w:hint="cs"/>
          <w:rtl/>
        </w:rPr>
        <w:t>- וא''א:</w:t>
      </w:r>
    </w:p>
    <w:p w14:paraId="3743730C" w14:textId="54D374FA" w:rsidR="006F071F" w:rsidRPr="00F40D4B" w:rsidRDefault="00E3467E" w:rsidP="009B508D">
      <w:pPr>
        <w:rPr>
          <w:rtl/>
        </w:rPr>
      </w:pPr>
      <w:r>
        <w:rPr>
          <w:rFonts w:hint="cs"/>
          <w:rtl/>
        </w:rPr>
        <w:t xml:space="preserve">לצרף עם מעשר אחר, דדאורייתא ורבנן לא מצטרפי. </w:t>
      </w:r>
    </w:p>
    <w:p w14:paraId="56A72C4F" w14:textId="77777777" w:rsidR="00E3467E" w:rsidRDefault="00E3467E" w:rsidP="00E3467E">
      <w:pPr>
        <w:pStyle w:val="36"/>
        <w:framePr w:wrap="notBeside"/>
        <w:rPr>
          <w:rtl/>
        </w:rPr>
      </w:pPr>
      <w:r>
        <w:rPr>
          <w:rFonts w:hint="cs"/>
          <w:rtl/>
        </w:rPr>
        <w:t>וא''א</w:t>
      </w:r>
    </w:p>
    <w:p w14:paraId="31A16CD3" w14:textId="7326D47A" w:rsidR="006F071F" w:rsidRPr="00F40D4B" w:rsidRDefault="00E3467E" w:rsidP="009B508D">
      <w:pPr>
        <w:rPr>
          <w:rtl/>
        </w:rPr>
      </w:pPr>
      <w:r>
        <w:rPr>
          <w:rFonts w:hint="cs"/>
          <w:rtl/>
        </w:rPr>
        <w:t xml:space="preserve">להביא </w:t>
      </w:r>
      <w:r w:rsidR="006F071F" w:rsidRPr="00F40D4B">
        <w:rPr>
          <w:rtl/>
        </w:rPr>
        <w:t xml:space="preserve">דמאי! - </w:t>
      </w:r>
      <w:r>
        <w:rPr>
          <w:rFonts w:hint="cs"/>
          <w:rtl/>
        </w:rPr>
        <w:t>ש</w:t>
      </w:r>
      <w:r w:rsidR="006F071F" w:rsidRPr="00F40D4B">
        <w:rPr>
          <w:rtl/>
        </w:rPr>
        <w:t xml:space="preserve">מא </w:t>
      </w:r>
      <w:r>
        <w:rPr>
          <w:rFonts w:hint="cs"/>
          <w:rtl/>
        </w:rPr>
        <w:t>יבוא להביא</w:t>
      </w:r>
      <w:r w:rsidR="006F071F" w:rsidRPr="00F40D4B">
        <w:rPr>
          <w:rtl/>
        </w:rPr>
        <w:t xml:space="preserve"> ודאי.</w:t>
      </w:r>
    </w:p>
    <w:p w14:paraId="31479549" w14:textId="77777777" w:rsidR="00E3467E" w:rsidRDefault="00E3467E" w:rsidP="00E3467E">
      <w:pPr>
        <w:pStyle w:val="36"/>
        <w:framePr w:wrap="notBeside"/>
        <w:rPr>
          <w:rtl/>
        </w:rPr>
      </w:pPr>
      <w:r>
        <w:rPr>
          <w:rFonts w:hint="cs"/>
          <w:rtl/>
        </w:rPr>
        <w:t>וא''א</w:t>
      </w:r>
    </w:p>
    <w:p w14:paraId="129BC30E" w14:textId="1962830D" w:rsidR="00A6533C" w:rsidRPr="00F40D4B" w:rsidRDefault="00E3467E" w:rsidP="009B508D">
      <w:pPr>
        <w:rPr>
          <w:rtl/>
        </w:rPr>
      </w:pPr>
      <w:r>
        <w:rPr>
          <w:rFonts w:hint="cs"/>
          <w:rtl/>
        </w:rPr>
        <w:t xml:space="preserve">להביא </w:t>
      </w:r>
      <w:r w:rsidR="006F071F" w:rsidRPr="00F40D4B">
        <w:rPr>
          <w:rtl/>
        </w:rPr>
        <w:t xml:space="preserve">שתי פרוטות </w:t>
      </w:r>
      <w:r>
        <w:rPr>
          <w:rFonts w:hint="cs"/>
          <w:rtl/>
        </w:rPr>
        <w:t xml:space="preserve">ולחלל עליהם </w:t>
      </w:r>
      <w:r w:rsidR="006F071F" w:rsidRPr="00F40D4B">
        <w:rPr>
          <w:rtl/>
        </w:rPr>
        <w:t>מעשר בפרוטה ומחצה, ונחלל האי על היאך יתירא!</w:t>
      </w:r>
    </w:p>
    <w:p w14:paraId="251FA84B" w14:textId="77777777" w:rsidR="00E3467E" w:rsidRDefault="006F071F" w:rsidP="00E3467E">
      <w:pPr>
        <w:pStyle w:val="36"/>
        <w:framePr w:wrap="notBeside"/>
        <w:rPr>
          <w:rtl/>
        </w:rPr>
      </w:pPr>
      <w:r w:rsidRPr="00F40D4B">
        <w:rPr>
          <w:rFonts w:hint="cs"/>
          <w:rtl/>
        </w:rPr>
        <w:t>וא''א</w:t>
      </w:r>
    </w:p>
    <w:p w14:paraId="6E26B3A4" w14:textId="696925CB" w:rsidR="00A6533C" w:rsidRPr="00F40D4B" w:rsidRDefault="006F071F" w:rsidP="00E3467E">
      <w:pPr>
        <w:rPr>
          <w:rtl/>
        </w:rPr>
      </w:pPr>
      <w:r w:rsidRPr="00F40D4B">
        <w:rPr>
          <w:rFonts w:hint="cs"/>
          <w:rtl/>
        </w:rPr>
        <w:t xml:space="preserve">דפרוטה ומחצה תתפוס שני פרוטות, </w:t>
      </w:r>
      <w:r w:rsidR="00E3467E">
        <w:rPr>
          <w:rFonts w:hint="cs"/>
          <w:rtl/>
        </w:rPr>
        <w:t xml:space="preserve">- </w:t>
      </w:r>
      <w:r w:rsidRPr="00F40D4B">
        <w:rPr>
          <w:rFonts w:hint="cs"/>
          <w:rtl/>
        </w:rPr>
        <w:t>דחצי פרוטה לא תפסה</w:t>
      </w:r>
    </w:p>
    <w:p w14:paraId="307EFF6D" w14:textId="2B8BBCAD" w:rsidR="00E3467E" w:rsidRDefault="006F071F" w:rsidP="00E3467E">
      <w:pPr>
        <w:rPr>
          <w:rtl/>
        </w:rPr>
      </w:pPr>
      <w:r w:rsidRPr="00F40D4B">
        <w:rPr>
          <w:rFonts w:hint="cs"/>
          <w:rtl/>
        </w:rPr>
        <w:t>ה</w:t>
      </w:r>
      <w:r w:rsidRPr="00F40D4B">
        <w:rPr>
          <w:rtl/>
        </w:rPr>
        <w:t>דר הו</w:t>
      </w:r>
      <w:r w:rsidRPr="00F40D4B">
        <w:rPr>
          <w:rFonts w:hint="cs"/>
          <w:rtl/>
        </w:rPr>
        <w:t xml:space="preserve">"ל </w:t>
      </w:r>
      <w:r w:rsidRPr="00F40D4B">
        <w:rPr>
          <w:rtl/>
        </w:rPr>
        <w:t>דאורייתא ודרבנן, ודאורייתא ודרבנן לא מצטרפי.</w:t>
      </w:r>
    </w:p>
    <w:p w14:paraId="2A995BE4" w14:textId="77777777" w:rsidR="00E3467E" w:rsidRDefault="006F071F" w:rsidP="00E3467E">
      <w:pPr>
        <w:pStyle w:val="36"/>
        <w:framePr w:wrap="notBeside"/>
        <w:rPr>
          <w:rtl/>
        </w:rPr>
      </w:pPr>
      <w:r w:rsidRPr="00F40D4B">
        <w:rPr>
          <w:rFonts w:hint="cs"/>
          <w:rtl/>
        </w:rPr>
        <w:t>וא''א</w:t>
      </w:r>
    </w:p>
    <w:p w14:paraId="7EC9C57C" w14:textId="4C5C34E2" w:rsidR="006F071F" w:rsidRPr="00F40D4B" w:rsidRDefault="006F071F" w:rsidP="009B508D">
      <w:pPr>
        <w:rPr>
          <w:rtl/>
        </w:rPr>
      </w:pPr>
      <w:r w:rsidRPr="00F40D4B">
        <w:rPr>
          <w:rFonts w:hint="cs"/>
          <w:rtl/>
        </w:rPr>
        <w:t xml:space="preserve">להביא איסר </w:t>
      </w:r>
      <w:r w:rsidR="00E3467E">
        <w:rPr>
          <w:rFonts w:hint="cs"/>
          <w:rtl/>
        </w:rPr>
        <w:t xml:space="preserve">- </w:t>
      </w:r>
      <w:r w:rsidRPr="00F40D4B">
        <w:rPr>
          <w:rFonts w:hint="cs"/>
          <w:rtl/>
        </w:rPr>
        <w:t>שמא יבוא להביא פרוטות</w:t>
      </w:r>
    </w:p>
    <w:p w14:paraId="1DAA32B1" w14:textId="77777777" w:rsidR="006F071F" w:rsidRPr="00F40D4B" w:rsidRDefault="006F071F" w:rsidP="00A6533C">
      <w:pPr>
        <w:pStyle w:val="affe"/>
        <w:framePr w:wrap="around"/>
        <w:rPr>
          <w:rtl/>
        </w:rPr>
      </w:pPr>
      <w:r w:rsidRPr="00F40D4B">
        <w:rPr>
          <w:rtl/>
        </w:rPr>
        <w:lastRenderedPageBreak/>
        <w:t>נג:</w:t>
      </w:r>
    </w:p>
    <w:p w14:paraId="2DDCDD90" w14:textId="77777777" w:rsidR="00A6533C" w:rsidRPr="00F40D4B" w:rsidRDefault="006F071F" w:rsidP="009B508D">
      <w:pPr>
        <w:rPr>
          <w:rtl/>
        </w:rPr>
      </w:pPr>
      <w:r w:rsidRPr="00F40D4B">
        <w:rPr>
          <w:rtl/>
        </w:rPr>
        <w:t>ושנכנס לירושלים ויצא, ואמאי? וליהדר ונעייליה!</w:t>
      </w:r>
    </w:p>
    <w:p w14:paraId="64B0505C" w14:textId="77777777" w:rsidR="00E3467E" w:rsidRDefault="006F071F" w:rsidP="00E3467E">
      <w:pPr>
        <w:pStyle w:val="36"/>
        <w:framePr w:wrap="notBeside"/>
        <w:rPr>
          <w:rtl/>
        </w:rPr>
      </w:pPr>
      <w:r w:rsidRPr="00F40D4B">
        <w:rPr>
          <w:rFonts w:hint="cs"/>
          <w:rtl/>
        </w:rPr>
        <w:t>אין לומר</w:t>
      </w:r>
    </w:p>
    <w:p w14:paraId="0A155ED9" w14:textId="34684EBD" w:rsidR="006F071F" w:rsidRPr="00F40D4B" w:rsidRDefault="006F071F" w:rsidP="009B508D">
      <w:pPr>
        <w:rPr>
          <w:rtl/>
        </w:rPr>
      </w:pPr>
      <w:r w:rsidRPr="00F40D4B">
        <w:rPr>
          <w:rFonts w:hint="cs"/>
          <w:rtl/>
        </w:rPr>
        <w:t xml:space="preserve">דמיירי בנטמא </w:t>
      </w:r>
      <w:r w:rsidR="00E3467E">
        <w:rPr>
          <w:rFonts w:hint="cs"/>
          <w:rtl/>
        </w:rPr>
        <w:t xml:space="preserve">נפדהו </w:t>
      </w:r>
      <w:r w:rsidRPr="00F40D4B">
        <w:rPr>
          <w:rFonts w:hint="cs"/>
          <w:rtl/>
        </w:rPr>
        <w:t xml:space="preserve">כר''א דפודין אותו אפי' בירושלים מקרא </w:t>
      </w:r>
      <w:r w:rsidRPr="00E3467E">
        <w:rPr>
          <w:rStyle w:val="affff8"/>
          <w:rFonts w:hint="cs"/>
          <w:rtl/>
        </w:rPr>
        <w:t>ד'שאת'</w:t>
      </w:r>
    </w:p>
    <w:p w14:paraId="1B1DAA22" w14:textId="77777777" w:rsidR="00E3467E" w:rsidRDefault="006F071F" w:rsidP="00E3467E">
      <w:pPr>
        <w:pStyle w:val="36"/>
        <w:framePr w:wrap="notBeside"/>
        <w:rPr>
          <w:rtl/>
        </w:rPr>
      </w:pPr>
      <w:r w:rsidRPr="00F40D4B">
        <w:rPr>
          <w:rFonts w:hint="cs"/>
          <w:rtl/>
        </w:rPr>
        <w:t>ואין לומר</w:t>
      </w:r>
    </w:p>
    <w:p w14:paraId="3E8A4688" w14:textId="18C0AC96" w:rsidR="00A6533C" w:rsidRPr="00F40D4B" w:rsidRDefault="006F071F" w:rsidP="009B508D">
      <w:pPr>
        <w:rPr>
          <w:rtl/>
        </w:rPr>
      </w:pPr>
      <w:r w:rsidRPr="00F40D4B">
        <w:rPr>
          <w:rFonts w:hint="cs"/>
          <w:rtl/>
        </w:rPr>
        <w:t xml:space="preserve">בלקוח בכסף מעשר שני דלא נפדה </w:t>
      </w:r>
      <w:r w:rsidR="00E3467E">
        <w:rPr>
          <w:rtl/>
        </w:rPr>
        <w:t>–</w:t>
      </w:r>
      <w:r w:rsidR="00E3467E">
        <w:rPr>
          <w:rFonts w:hint="cs"/>
          <w:rtl/>
        </w:rPr>
        <w:t xml:space="preserve"> </w:t>
      </w:r>
      <w:r w:rsidR="00E3467E" w:rsidRPr="00E3467E">
        <w:rPr>
          <w:rStyle w:val="affffc"/>
          <w:rFonts w:hint="cs"/>
          <w:rtl/>
        </w:rPr>
        <w:t xml:space="preserve">האי תנא </w:t>
      </w:r>
      <w:r w:rsidRPr="00E3467E">
        <w:rPr>
          <w:rStyle w:val="affffc"/>
          <w:rFonts w:hint="cs"/>
          <w:rtl/>
        </w:rPr>
        <w:t>כר''י</w:t>
      </w:r>
      <w:r w:rsidRPr="00F40D4B">
        <w:rPr>
          <w:rFonts w:hint="cs"/>
          <w:rtl/>
        </w:rPr>
        <w:t xml:space="preserve"> דיקבר,</w:t>
      </w:r>
    </w:p>
    <w:p w14:paraId="00348E0E" w14:textId="6963CC8E" w:rsidR="00E3467E" w:rsidRDefault="006F071F" w:rsidP="00E3467E">
      <w:pPr>
        <w:pStyle w:val="36"/>
        <w:framePr w:wrap="notBeside"/>
        <w:rPr>
          <w:rtl/>
        </w:rPr>
      </w:pPr>
      <w:r w:rsidRPr="00F40D4B">
        <w:rPr>
          <w:rFonts w:hint="cs"/>
          <w:rtl/>
        </w:rPr>
        <w:t>דא''</w:t>
      </w:r>
      <w:r w:rsidR="00E3467E">
        <w:rPr>
          <w:rFonts w:hint="cs"/>
          <w:rtl/>
        </w:rPr>
        <w:t>כ</w:t>
      </w:r>
      <w:r w:rsidRPr="00F40D4B">
        <w:rPr>
          <w:rFonts w:hint="cs"/>
          <w:rtl/>
        </w:rPr>
        <w:t xml:space="preserve"> </w:t>
      </w:r>
    </w:p>
    <w:p w14:paraId="378B2BFD" w14:textId="2CEA39DA" w:rsidR="00A6533C" w:rsidRPr="00F40D4B" w:rsidRDefault="00E3467E" w:rsidP="009B508D">
      <w:pPr>
        <w:rPr>
          <w:rtl/>
        </w:rPr>
      </w:pPr>
      <w:r>
        <w:rPr>
          <w:rFonts w:hint="cs"/>
          <w:rtl/>
        </w:rPr>
        <w:t>מ</w:t>
      </w:r>
      <w:r w:rsidR="006F071F" w:rsidRPr="00F40D4B">
        <w:rPr>
          <w:rFonts w:hint="cs"/>
          <w:rtl/>
        </w:rPr>
        <w:t xml:space="preserve">אי איריא יצא אלא לעולם בטהור </w:t>
      </w:r>
      <w:r w:rsidR="006F071F" w:rsidRPr="00E3467E">
        <w:rPr>
          <w:rStyle w:val="affffc"/>
          <w:rFonts w:hint="cs"/>
          <w:rtl/>
        </w:rPr>
        <w:t>והך</w:t>
      </w:r>
      <w:r w:rsidR="006F071F" w:rsidRPr="00F40D4B">
        <w:rPr>
          <w:rFonts w:hint="cs"/>
          <w:rtl/>
        </w:rPr>
        <w:t xml:space="preserve"> יצא ה</w:t>
      </w:r>
      <w:r>
        <w:rPr>
          <w:rFonts w:hint="cs"/>
          <w:rtl/>
        </w:rPr>
        <w:t>י</w:t>
      </w:r>
      <w:r w:rsidR="006F071F" w:rsidRPr="00F40D4B">
        <w:rPr>
          <w:rFonts w:hint="cs"/>
          <w:rtl/>
        </w:rPr>
        <w:t>ינו דנפול מחיצות</w:t>
      </w:r>
    </w:p>
    <w:p w14:paraId="470AD50A" w14:textId="29485EF4" w:rsidR="00E3467E" w:rsidRDefault="006F071F" w:rsidP="00E3467E">
      <w:pPr>
        <w:pStyle w:val="36"/>
        <w:framePr w:wrap="notBeside"/>
        <w:rPr>
          <w:rtl/>
        </w:rPr>
      </w:pPr>
      <w:r w:rsidRPr="00F40D4B">
        <w:rPr>
          <w:rFonts w:hint="cs"/>
          <w:rtl/>
        </w:rPr>
        <w:t>ואפי'</w:t>
      </w:r>
      <w:r w:rsidR="00E3467E">
        <w:rPr>
          <w:rFonts w:hint="cs"/>
          <w:rtl/>
        </w:rPr>
        <w:t xml:space="preserve"> דלרבא:</w:t>
      </w:r>
    </w:p>
    <w:p w14:paraId="3461839A" w14:textId="6F2F526D" w:rsidR="00A6533C" w:rsidRPr="00F40D4B" w:rsidRDefault="006F071F" w:rsidP="009B508D">
      <w:pPr>
        <w:rPr>
          <w:rtl/>
        </w:rPr>
      </w:pPr>
      <w:r w:rsidRPr="00F40D4B">
        <w:rPr>
          <w:rFonts w:hint="cs"/>
          <w:rtl/>
        </w:rPr>
        <w:t>מחיצה לאכול דאורייתא, ולקלוט דרבנן ובליתנהו למחיצות לא גזרו רבנן</w:t>
      </w:r>
    </w:p>
    <w:p w14:paraId="47A560C8" w14:textId="778F4057" w:rsidR="006F071F" w:rsidRPr="00F40D4B" w:rsidRDefault="006F071F" w:rsidP="00E3467E">
      <w:pPr>
        <w:rPr>
          <w:rtl/>
        </w:rPr>
      </w:pPr>
      <w:r w:rsidRPr="00F40D4B">
        <w:rPr>
          <w:rFonts w:hint="cs"/>
          <w:rtl/>
        </w:rPr>
        <w:t xml:space="preserve">מ''מ לא פלוג רבנן </w:t>
      </w:r>
      <w:r w:rsidR="00E3467E">
        <w:rPr>
          <w:rFonts w:hint="cs"/>
          <w:rtl/>
        </w:rPr>
        <w:t xml:space="preserve">אם ישנם </w:t>
      </w:r>
      <w:r w:rsidRPr="00F40D4B">
        <w:rPr>
          <w:rFonts w:hint="cs"/>
          <w:rtl/>
        </w:rPr>
        <w:t>למחיצות</w:t>
      </w:r>
      <w:r w:rsidR="00E3467E">
        <w:rPr>
          <w:rFonts w:hint="cs"/>
          <w:rtl/>
        </w:rPr>
        <w:t xml:space="preserve"> או לא</w:t>
      </w:r>
      <w:r w:rsidRPr="00F40D4B">
        <w:rPr>
          <w:rtl/>
        </w:rPr>
        <w:t>.</w:t>
      </w:r>
    </w:p>
    <w:p w14:paraId="175F48BB" w14:textId="233AA984" w:rsidR="00E3467E" w:rsidRDefault="006F071F" w:rsidP="00E3467E">
      <w:pPr>
        <w:pStyle w:val="36"/>
        <w:framePr w:wrap="notBeside"/>
        <w:rPr>
          <w:rtl/>
        </w:rPr>
      </w:pPr>
      <w:r w:rsidRPr="00F40D4B">
        <w:rPr>
          <w:rFonts w:hint="cs"/>
          <w:rtl/>
        </w:rPr>
        <w:t xml:space="preserve"> רהב''י מר''ש</w:t>
      </w:r>
      <w:r w:rsidRPr="00F40D4B">
        <w:rPr>
          <w:rtl/>
        </w:rPr>
        <w:t>:</w:t>
      </w:r>
    </w:p>
    <w:p w14:paraId="2E7EC5D4" w14:textId="39286B15" w:rsidR="006F071F" w:rsidRPr="00F40D4B" w:rsidRDefault="006F071F" w:rsidP="009B508D">
      <w:pPr>
        <w:rPr>
          <w:rtl/>
        </w:rPr>
      </w:pPr>
      <w:r w:rsidRPr="00E3467E">
        <w:rPr>
          <w:rStyle w:val="affffc"/>
          <w:rtl/>
        </w:rPr>
        <w:t xml:space="preserve">חדא תני: </w:t>
      </w:r>
      <w:r w:rsidRPr="00F40D4B">
        <w:rPr>
          <w:rtl/>
        </w:rPr>
        <w:t>מעשר שני שאין בו שוה פרוטה שנכנס לירושלים ויצא.</w:t>
      </w:r>
    </w:p>
    <w:p w14:paraId="507830D4" w14:textId="77777777" w:rsidR="006F071F" w:rsidRPr="00F40D4B" w:rsidRDefault="006F071F" w:rsidP="009B508D">
      <w:pPr>
        <w:rPr>
          <w:rtl/>
        </w:rPr>
      </w:pPr>
      <w:r w:rsidRPr="00F40D4B">
        <w:rPr>
          <w:rFonts w:hint="cs"/>
          <w:rtl/>
        </w:rPr>
        <w:t xml:space="preserve">ולא מעלהו ואוכלו </w:t>
      </w:r>
      <w:r w:rsidRPr="00F40D4B">
        <w:rPr>
          <w:rtl/>
        </w:rPr>
        <w:t>- דנפול מחיצות.</w:t>
      </w:r>
    </w:p>
    <w:p w14:paraId="2DF6148D" w14:textId="53BC229E" w:rsidR="006F071F" w:rsidRPr="00F40D4B" w:rsidRDefault="006F071F" w:rsidP="009B508D">
      <w:pPr>
        <w:rPr>
          <w:rtl/>
        </w:rPr>
      </w:pPr>
      <w:r w:rsidRPr="00E3467E">
        <w:rPr>
          <w:rFonts w:hint="cs"/>
          <w:b/>
          <w:bCs/>
          <w:rtl/>
        </w:rPr>
        <w:t>ולא פודהו</w:t>
      </w:r>
      <w:r w:rsidRPr="00F40D4B">
        <w:rPr>
          <w:rFonts w:hint="cs"/>
          <w:rtl/>
        </w:rPr>
        <w:t xml:space="preserve"> </w:t>
      </w:r>
      <w:r w:rsidRPr="00E3467E">
        <w:rPr>
          <w:rStyle w:val="affffc"/>
          <w:rFonts w:hint="cs"/>
          <w:rtl/>
        </w:rPr>
        <w:t>כ</w:t>
      </w:r>
      <w:r w:rsidRPr="00E3467E">
        <w:rPr>
          <w:rStyle w:val="affffc"/>
          <w:rtl/>
        </w:rPr>
        <w:t>רבא:</w:t>
      </w:r>
      <w:r w:rsidRPr="00F40D4B">
        <w:rPr>
          <w:rtl/>
        </w:rPr>
        <w:t xml:space="preserve"> מחיצה לאכול דאורייתא, מחיצה לקלוט - דרבנן.</w:t>
      </w:r>
    </w:p>
    <w:p w14:paraId="1CCA5AA9" w14:textId="2DCED31A" w:rsidR="00A6533C" w:rsidRPr="00F40D4B" w:rsidRDefault="006F071F" w:rsidP="00E3467E">
      <w:pPr>
        <w:rPr>
          <w:rtl/>
        </w:rPr>
      </w:pPr>
      <w:r w:rsidRPr="00F40D4B">
        <w:rPr>
          <w:rFonts w:hint="cs"/>
          <w:rtl/>
        </w:rPr>
        <w:t xml:space="preserve">דלא פלוג רבנן בין </w:t>
      </w:r>
      <w:r w:rsidR="00E3467E">
        <w:rPr>
          <w:rFonts w:hint="cs"/>
          <w:rtl/>
        </w:rPr>
        <w:t xml:space="preserve">יש מחיצות לאינם. </w:t>
      </w:r>
    </w:p>
    <w:p w14:paraId="0CD7C683" w14:textId="77777777" w:rsidR="00E3467E" w:rsidRDefault="006F071F" w:rsidP="00E3467E">
      <w:pPr>
        <w:pStyle w:val="36"/>
        <w:framePr w:wrap="notBeside"/>
        <w:rPr>
          <w:rtl/>
        </w:rPr>
      </w:pPr>
      <w:r w:rsidRPr="00F40D4B">
        <w:rPr>
          <w:rFonts w:hint="cs"/>
          <w:rtl/>
        </w:rPr>
        <w:t xml:space="preserve">וה''ק </w:t>
      </w:r>
    </w:p>
    <w:p w14:paraId="2E4A5584" w14:textId="1516FBA2" w:rsidR="006F071F" w:rsidRPr="00F40D4B" w:rsidRDefault="00E3467E" w:rsidP="009B508D">
      <w:pPr>
        <w:rPr>
          <w:rtl/>
        </w:rPr>
      </w:pPr>
      <w:r>
        <w:rPr>
          <w:rFonts w:hint="cs"/>
          <w:rtl/>
        </w:rPr>
        <w:t>ל</w:t>
      </w:r>
      <w:r w:rsidR="006F071F" w:rsidRPr="00F40D4B">
        <w:rPr>
          <w:rFonts w:hint="cs"/>
          <w:rtl/>
        </w:rPr>
        <w:t>א מי</w:t>
      </w:r>
      <w:r w:rsidR="006F071F" w:rsidRPr="00F40D4B">
        <w:rPr>
          <w:rtl/>
        </w:rPr>
        <w:t>בעיא יש בו, דקלטן מחיצות</w:t>
      </w:r>
      <w:r w:rsidR="006F071F" w:rsidRPr="00F40D4B">
        <w:rPr>
          <w:rFonts w:hint="cs"/>
          <w:rtl/>
        </w:rPr>
        <w:t xml:space="preserve">, </w:t>
      </w:r>
      <w:r w:rsidR="006F071F" w:rsidRPr="00F40D4B">
        <w:rPr>
          <w:rtl/>
        </w:rPr>
        <w:t>אבל אין בו, אימא לא קלטו ליה מחיצות - קמ"ל.</w:t>
      </w:r>
    </w:p>
    <w:p w14:paraId="58DD4E6D" w14:textId="77777777" w:rsidR="00A6533C" w:rsidRPr="00F40D4B" w:rsidRDefault="00A6533C" w:rsidP="00A6533C">
      <w:pPr>
        <w:pStyle w:val="aff9"/>
        <w:rPr>
          <w:rtl/>
        </w:rPr>
      </w:pPr>
      <w:r w:rsidRPr="00F40D4B">
        <w:rPr>
          <w:rtl/>
        </w:rPr>
        <w:t>***</w:t>
      </w:r>
    </w:p>
    <w:p w14:paraId="1B89C6DF" w14:textId="77777777" w:rsidR="00E3467E" w:rsidRDefault="006F071F" w:rsidP="00E3467E">
      <w:pPr>
        <w:pStyle w:val="36"/>
        <w:framePr w:wrap="notBeside"/>
        <w:rPr>
          <w:rtl/>
        </w:rPr>
      </w:pPr>
      <w:r w:rsidRPr="00F40D4B">
        <w:rPr>
          <w:rtl/>
        </w:rPr>
        <w:t>ת"ר:</w:t>
      </w:r>
    </w:p>
    <w:p w14:paraId="2A533283" w14:textId="77777777" w:rsidR="00E3467E" w:rsidRDefault="006F071F" w:rsidP="009B508D">
      <w:pPr>
        <w:rPr>
          <w:rtl/>
        </w:rPr>
      </w:pPr>
      <w:r w:rsidRPr="00E3467E">
        <w:rPr>
          <w:rStyle w:val="affff8"/>
          <w:rFonts w:hint="cs"/>
          <w:rtl/>
        </w:rPr>
        <w:t>'</w:t>
      </w:r>
      <w:r w:rsidRPr="00E3467E">
        <w:rPr>
          <w:rStyle w:val="affff8"/>
          <w:rtl/>
        </w:rPr>
        <w:t>אם גאל יגאל איש ממעשרו</w:t>
      </w:r>
      <w:r w:rsidRPr="00E3467E">
        <w:rPr>
          <w:rStyle w:val="affff8"/>
          <w:rFonts w:hint="cs"/>
          <w:rtl/>
        </w:rPr>
        <w:t>'</w:t>
      </w:r>
      <w:r w:rsidRPr="00E3467E">
        <w:rPr>
          <w:rStyle w:val="affff8"/>
          <w:rtl/>
        </w:rPr>
        <w:t xml:space="preserve"> -</w:t>
      </w:r>
      <w:r w:rsidRPr="00F40D4B">
        <w:rPr>
          <w:rtl/>
        </w:rPr>
        <w:t xml:space="preserve"> ולא כל מעשרו, </w:t>
      </w:r>
    </w:p>
    <w:p w14:paraId="6ED07C88" w14:textId="08B80084" w:rsidR="006F071F" w:rsidRPr="00F40D4B" w:rsidRDefault="006F071F" w:rsidP="009B508D">
      <w:pPr>
        <w:rPr>
          <w:rtl/>
        </w:rPr>
      </w:pPr>
      <w:r w:rsidRPr="00F40D4B">
        <w:rPr>
          <w:rtl/>
        </w:rPr>
        <w:t xml:space="preserve">פרט למעשר שני שאין בו </w:t>
      </w:r>
      <w:r w:rsidR="00E3467E">
        <w:rPr>
          <w:rFonts w:hint="cs"/>
          <w:rtl/>
        </w:rPr>
        <w:t>שו''פ</w:t>
      </w:r>
      <w:r w:rsidRPr="00F40D4B">
        <w:rPr>
          <w:rtl/>
        </w:rPr>
        <w:t>.</w:t>
      </w:r>
    </w:p>
    <w:p w14:paraId="3FD4EB8E" w14:textId="386A5735" w:rsidR="00E3467E" w:rsidRDefault="006F071F" w:rsidP="00E3467E">
      <w:pPr>
        <w:pStyle w:val="36"/>
        <w:framePr w:wrap="notBeside"/>
        <w:rPr>
          <w:rtl/>
        </w:rPr>
      </w:pPr>
      <w:r w:rsidRPr="00F40D4B">
        <w:rPr>
          <w:rtl/>
        </w:rPr>
        <w:t>איתמר</w:t>
      </w:r>
      <w:r w:rsidR="00E3467E">
        <w:rPr>
          <w:rFonts w:hint="cs"/>
          <w:rtl/>
        </w:rPr>
        <w:t>:</w:t>
      </w:r>
      <w:r w:rsidRPr="00F40D4B">
        <w:rPr>
          <w:rtl/>
        </w:rPr>
        <w:t xml:space="preserve"> </w:t>
      </w:r>
    </w:p>
    <w:p w14:paraId="4F4666B7" w14:textId="315F91A9" w:rsidR="006F071F" w:rsidRPr="00F40D4B" w:rsidRDefault="006F071F" w:rsidP="00E3467E">
      <w:pPr>
        <w:spacing w:after="60"/>
        <w:rPr>
          <w:rtl/>
        </w:rPr>
      </w:pPr>
      <w:r w:rsidRPr="00E3467E">
        <w:rPr>
          <w:rStyle w:val="affffc"/>
          <w:rFonts w:hint="cs"/>
          <w:rtl/>
        </w:rPr>
        <w:t>רי''ו</w:t>
      </w:r>
      <w:r w:rsidRPr="00E3467E">
        <w:rPr>
          <w:rStyle w:val="affffc"/>
          <w:rtl/>
        </w:rPr>
        <w:t>:</w:t>
      </w:r>
      <w:r w:rsidRPr="00F40D4B">
        <w:rPr>
          <w:rtl/>
        </w:rPr>
        <w:t xml:space="preserve"> אין בו, </w:t>
      </w:r>
      <w:r w:rsidR="00E3467E">
        <w:rPr>
          <w:rtl/>
        </w:rPr>
        <w:tab/>
      </w:r>
      <w:r w:rsidR="00E3467E">
        <w:rPr>
          <w:rtl/>
        </w:rPr>
        <w:tab/>
      </w:r>
      <w:r w:rsidR="00E3467E">
        <w:rPr>
          <w:rtl/>
        </w:rPr>
        <w:tab/>
      </w:r>
      <w:r w:rsidRPr="00E3467E">
        <w:rPr>
          <w:rStyle w:val="affffc"/>
          <w:rtl/>
        </w:rPr>
        <w:t>ר</w:t>
      </w:r>
      <w:r w:rsidRPr="00E3467E">
        <w:rPr>
          <w:rStyle w:val="affffc"/>
          <w:rFonts w:hint="cs"/>
          <w:rtl/>
        </w:rPr>
        <w:t xml:space="preserve">ב אסי </w:t>
      </w:r>
      <w:r w:rsidR="00E3467E">
        <w:rPr>
          <w:rStyle w:val="affffc"/>
          <w:rFonts w:hint="cs"/>
          <w:rtl/>
        </w:rPr>
        <w:t>ו</w:t>
      </w:r>
      <w:r w:rsidRPr="00E3467E">
        <w:rPr>
          <w:rStyle w:val="affffc"/>
          <w:rFonts w:hint="cs"/>
          <w:rtl/>
        </w:rPr>
        <w:t>רשב''ל</w:t>
      </w:r>
      <w:r w:rsidRPr="00E3467E">
        <w:rPr>
          <w:rStyle w:val="affffc"/>
          <w:rtl/>
        </w:rPr>
        <w:t>:</w:t>
      </w:r>
      <w:r w:rsidRPr="00F40D4B">
        <w:rPr>
          <w:rtl/>
        </w:rPr>
        <w:t xml:space="preserve"> אין בחומשו.</w:t>
      </w:r>
    </w:p>
    <w:p w14:paraId="5515DCE2" w14:textId="77777777" w:rsidR="00E3467E" w:rsidRDefault="006F071F" w:rsidP="00E3467E">
      <w:pPr>
        <w:pStyle w:val="36"/>
        <w:framePr w:wrap="notBeside"/>
        <w:rPr>
          <w:rtl/>
        </w:rPr>
      </w:pPr>
      <w:r w:rsidRPr="00F40D4B">
        <w:rPr>
          <w:rtl/>
        </w:rPr>
        <w:t>מיתיבי:</w:t>
      </w:r>
    </w:p>
    <w:p w14:paraId="51FFCAF2" w14:textId="596AA1FD" w:rsidR="00E3467E" w:rsidRDefault="006F071F" w:rsidP="00E3467E">
      <w:pPr>
        <w:rPr>
          <w:rtl/>
        </w:rPr>
      </w:pPr>
      <w:r w:rsidRPr="00F40D4B">
        <w:rPr>
          <w:rtl/>
        </w:rPr>
        <w:t>מעשר שני שאין בו שוה פרוטה, דיו שיאמר הוא וחומשו מחולל על מעות ראשונות.</w:t>
      </w:r>
    </w:p>
    <w:p w14:paraId="26039256" w14:textId="77777777" w:rsidR="00E3467E" w:rsidRDefault="006F071F" w:rsidP="00E3467E">
      <w:pPr>
        <w:pStyle w:val="36"/>
        <w:framePr w:wrap="notBeside"/>
        <w:rPr>
          <w:rtl/>
        </w:rPr>
      </w:pPr>
      <w:r w:rsidRPr="00F40D4B">
        <w:rPr>
          <w:rtl/>
        </w:rPr>
        <w:t>למ"ד</w:t>
      </w:r>
    </w:p>
    <w:p w14:paraId="45259A4A" w14:textId="2DCED31A" w:rsidR="006F071F" w:rsidRPr="00F40D4B" w:rsidRDefault="006F071F" w:rsidP="00E3467E">
      <w:pPr>
        <w:rPr>
          <w:rtl/>
        </w:rPr>
      </w:pPr>
      <w:r w:rsidRPr="00E3467E">
        <w:rPr>
          <w:b/>
          <w:bCs/>
          <w:rtl/>
        </w:rPr>
        <w:t>אין בחומשו</w:t>
      </w:r>
      <w:r w:rsidRPr="00F40D4B">
        <w:rPr>
          <w:rtl/>
        </w:rPr>
        <w:t xml:space="preserve"> - היינו דתני דיו, </w:t>
      </w:r>
      <w:r w:rsidR="00E3467E">
        <w:rPr>
          <w:rFonts w:hint="cs"/>
          <w:rtl/>
        </w:rPr>
        <w:t xml:space="preserve">אף שבו יש בחומשו אין - שפיר. </w:t>
      </w:r>
    </w:p>
    <w:p w14:paraId="0804AB90" w14:textId="77777777" w:rsidR="00E3467E" w:rsidRDefault="006F071F" w:rsidP="00E3467E">
      <w:pPr>
        <w:pStyle w:val="36"/>
        <w:framePr w:wrap="notBeside"/>
        <w:rPr>
          <w:rtl/>
        </w:rPr>
      </w:pPr>
      <w:r w:rsidRPr="00F40D4B">
        <w:rPr>
          <w:rtl/>
        </w:rPr>
        <w:t>אלא למ"ד</w:t>
      </w:r>
    </w:p>
    <w:p w14:paraId="4E9CD6E2" w14:textId="4118871F" w:rsidR="006F071F" w:rsidRPr="00F40D4B" w:rsidRDefault="006F071F" w:rsidP="009B508D">
      <w:pPr>
        <w:rPr>
          <w:rtl/>
        </w:rPr>
      </w:pPr>
      <w:r w:rsidRPr="00E3467E">
        <w:rPr>
          <w:b/>
          <w:bCs/>
          <w:rtl/>
        </w:rPr>
        <w:t>אין בו,</w:t>
      </w:r>
      <w:r w:rsidRPr="00F40D4B">
        <w:rPr>
          <w:rtl/>
        </w:rPr>
        <w:t xml:space="preserve"> מאי דיו? </w:t>
      </w:r>
      <w:r w:rsidRPr="00E3467E">
        <w:rPr>
          <w:b/>
          <w:bCs/>
          <w:rtl/>
        </w:rPr>
        <w:t>- קשיא.</w:t>
      </w:r>
    </w:p>
    <w:p w14:paraId="78FD367B" w14:textId="77777777" w:rsidR="00E3467E" w:rsidRDefault="00A6533C" w:rsidP="00E3467E">
      <w:pPr>
        <w:pStyle w:val="aff9"/>
        <w:rPr>
          <w:rtl/>
        </w:rPr>
      </w:pPr>
      <w:r w:rsidRPr="00F40D4B">
        <w:rPr>
          <w:rtl/>
        </w:rPr>
        <w:lastRenderedPageBreak/>
        <w:t>***</w:t>
      </w:r>
      <w:r w:rsidR="005509D1" w:rsidRPr="005509D1">
        <w:rPr>
          <w:rtl/>
        </w:rPr>
        <w:t xml:space="preserve"> </w:t>
      </w:r>
    </w:p>
    <w:p w14:paraId="5338E603" w14:textId="624E82CF" w:rsidR="005509D1" w:rsidRPr="00F40D4B" w:rsidRDefault="005509D1" w:rsidP="005509D1">
      <w:pPr>
        <w:pStyle w:val="affff9"/>
        <w:rPr>
          <w:rtl/>
        </w:rPr>
      </w:pPr>
      <w:r w:rsidRPr="00F40D4B">
        <w:rPr>
          <w:rtl/>
        </w:rPr>
        <w:t>איבעיא: חומש מלגיו או מלבר</w:t>
      </w:r>
      <w:r>
        <w:rPr>
          <w:rFonts w:hint="cs"/>
          <w:rtl/>
        </w:rPr>
        <w:t xml:space="preserve"> [</w:t>
      </w:r>
      <w:r w:rsidRPr="008B4B32">
        <w:rPr>
          <w:rStyle w:val="afffff2"/>
          <w:rFonts w:hint="cs"/>
          <w:rtl/>
        </w:rPr>
        <w:t>אחר הסך הכולל</w:t>
      </w:r>
      <w:r>
        <w:rPr>
          <w:rFonts w:hint="cs"/>
          <w:rtl/>
        </w:rPr>
        <w:t>]</w:t>
      </w:r>
    </w:p>
    <w:p w14:paraId="48DCE6FE" w14:textId="77777777" w:rsidR="005509D1" w:rsidRDefault="005509D1" w:rsidP="005509D1">
      <w:pPr>
        <w:pStyle w:val="36"/>
        <w:framePr w:wrap="notBeside"/>
        <w:rPr>
          <w:rtl/>
        </w:rPr>
      </w:pPr>
      <w:r w:rsidRPr="00F40D4B">
        <w:rPr>
          <w:rFonts w:hint="cs"/>
          <w:rtl/>
        </w:rPr>
        <w:t>ר</w:t>
      </w:r>
      <w:r w:rsidRPr="00F40D4B">
        <w:rPr>
          <w:rtl/>
        </w:rPr>
        <w:t>בינא</w:t>
      </w:r>
      <w:r>
        <w:rPr>
          <w:rFonts w:hint="cs"/>
          <w:rtl/>
        </w:rPr>
        <w:t>: ת''ש:</w:t>
      </w:r>
    </w:p>
    <w:p w14:paraId="5D96794F" w14:textId="77777777" w:rsidR="005509D1" w:rsidRDefault="005509D1" w:rsidP="005509D1">
      <w:pPr>
        <w:rPr>
          <w:rtl/>
        </w:rPr>
      </w:pPr>
      <w:r w:rsidRPr="00717390">
        <w:rPr>
          <w:b/>
          <w:bCs/>
          <w:rtl/>
        </w:rPr>
        <w:t>הבעלים אומרים בעשרים</w:t>
      </w:r>
      <w:r w:rsidRPr="00F40D4B">
        <w:rPr>
          <w:rtl/>
        </w:rPr>
        <w:t xml:space="preserve">, וכל אדם בעשרים </w:t>
      </w:r>
      <w:r w:rsidRPr="008B4B32">
        <w:rPr>
          <w:rStyle w:val="afffff2"/>
          <w:rFonts w:hint="cs"/>
          <w:rtl/>
        </w:rPr>
        <w:t>כשבא לפדות</w:t>
      </w:r>
      <w:r>
        <w:rPr>
          <w:rStyle w:val="afffff2"/>
          <w:rFonts w:hint="cs"/>
          <w:rtl/>
        </w:rPr>
        <w:t xml:space="preserve"> מהקדש</w:t>
      </w:r>
    </w:p>
    <w:p w14:paraId="70B8C023" w14:textId="77777777" w:rsidR="005509D1" w:rsidRPr="00F40D4B" w:rsidRDefault="005509D1" w:rsidP="005509D1">
      <w:pPr>
        <w:rPr>
          <w:rtl/>
        </w:rPr>
      </w:pPr>
      <w:r w:rsidRPr="00F40D4B">
        <w:rPr>
          <w:rtl/>
        </w:rPr>
        <w:t>- הבעלים קודמין, מפני שמוסיפין חומש.</w:t>
      </w:r>
    </w:p>
    <w:p w14:paraId="7AAFE2E4" w14:textId="77777777" w:rsidR="005509D1" w:rsidRDefault="005509D1" w:rsidP="005509D1">
      <w:pPr>
        <w:pStyle w:val="36"/>
        <w:framePr w:wrap="notBeside"/>
        <w:rPr>
          <w:rtl/>
        </w:rPr>
      </w:pPr>
      <w:r w:rsidRPr="008B4B32">
        <w:rPr>
          <w:rStyle w:val="affffc"/>
          <w:rtl/>
        </w:rPr>
        <w:t>אמר</w:t>
      </w:r>
      <w:r>
        <w:rPr>
          <w:rStyle w:val="affffc"/>
          <w:rFonts w:hint="cs"/>
          <w:rtl/>
        </w:rPr>
        <w:t>:</w:t>
      </w:r>
      <w:r w:rsidRPr="008B4B32">
        <w:rPr>
          <w:rStyle w:val="affffc"/>
          <w:rtl/>
        </w:rPr>
        <w:t xml:space="preserve"> </w:t>
      </w:r>
      <w:r w:rsidRPr="00F40D4B">
        <w:rPr>
          <w:rtl/>
        </w:rPr>
        <w:t xml:space="preserve">הרי עלי </w:t>
      </w:r>
    </w:p>
    <w:p w14:paraId="48A03F7C" w14:textId="77777777" w:rsidR="005509D1" w:rsidRDefault="005509D1" w:rsidP="005509D1">
      <w:pPr>
        <w:rPr>
          <w:rtl/>
        </w:rPr>
      </w:pPr>
      <w:r>
        <w:rPr>
          <w:rFonts w:hint="cs"/>
          <w:rtl/>
        </w:rPr>
        <w:t>כ''א</w:t>
      </w:r>
      <w:r w:rsidRPr="00F40D4B">
        <w:rPr>
          <w:rtl/>
        </w:rPr>
        <w:t xml:space="preserve">, הבעלים נותנין </w:t>
      </w:r>
      <w:r>
        <w:rPr>
          <w:rFonts w:hint="cs"/>
          <w:rtl/>
        </w:rPr>
        <w:t>כו'</w:t>
      </w:r>
      <w:r w:rsidRPr="00F40D4B">
        <w:rPr>
          <w:rtl/>
        </w:rPr>
        <w:t>.</w:t>
      </w:r>
      <w:r>
        <w:rPr>
          <w:rFonts w:hint="cs"/>
          <w:rtl/>
        </w:rPr>
        <w:t xml:space="preserve"> </w:t>
      </w:r>
      <w:r>
        <w:rPr>
          <w:rtl/>
        </w:rPr>
        <w:tab/>
      </w:r>
      <w:r>
        <w:rPr>
          <w:rtl/>
        </w:rPr>
        <w:tab/>
      </w:r>
      <w:r>
        <w:rPr>
          <w:rFonts w:hint="cs"/>
          <w:rtl/>
        </w:rPr>
        <w:t>כב'</w:t>
      </w:r>
      <w:r w:rsidRPr="00F40D4B">
        <w:rPr>
          <w:rtl/>
        </w:rPr>
        <w:t xml:space="preserve">- הבעלים נותנין </w:t>
      </w:r>
      <w:r>
        <w:rPr>
          <w:rFonts w:hint="cs"/>
          <w:rtl/>
        </w:rPr>
        <w:t>כז'</w:t>
      </w:r>
      <w:r w:rsidRPr="00F40D4B">
        <w:rPr>
          <w:rtl/>
        </w:rPr>
        <w:t>.</w:t>
      </w:r>
      <w:r>
        <w:rPr>
          <w:rFonts w:hint="cs"/>
          <w:rtl/>
        </w:rPr>
        <w:t xml:space="preserve"> </w:t>
      </w:r>
    </w:p>
    <w:p w14:paraId="46B05F39" w14:textId="77777777" w:rsidR="005509D1" w:rsidRDefault="005509D1" w:rsidP="005509D1">
      <w:pPr>
        <w:rPr>
          <w:rtl/>
        </w:rPr>
      </w:pPr>
      <w:r>
        <w:rPr>
          <w:rFonts w:hint="cs"/>
          <w:rtl/>
        </w:rPr>
        <w:t>כג'</w:t>
      </w:r>
      <w:r w:rsidRPr="00F40D4B">
        <w:rPr>
          <w:rtl/>
        </w:rPr>
        <w:t xml:space="preserve"> - הבעלים נותנין </w:t>
      </w:r>
      <w:r>
        <w:rPr>
          <w:rFonts w:hint="cs"/>
          <w:rtl/>
        </w:rPr>
        <w:t>כח'</w:t>
      </w:r>
      <w:r w:rsidRPr="00F40D4B">
        <w:rPr>
          <w:rtl/>
        </w:rPr>
        <w:t>.</w:t>
      </w:r>
      <w:r>
        <w:rPr>
          <w:rFonts w:hint="cs"/>
          <w:rtl/>
        </w:rPr>
        <w:t xml:space="preserve"> </w:t>
      </w:r>
      <w:r>
        <w:rPr>
          <w:rtl/>
        </w:rPr>
        <w:tab/>
      </w:r>
      <w:r>
        <w:rPr>
          <w:rFonts w:hint="cs"/>
          <w:rtl/>
        </w:rPr>
        <w:t>כד'</w:t>
      </w:r>
      <w:r w:rsidRPr="00F40D4B">
        <w:rPr>
          <w:rtl/>
        </w:rPr>
        <w:t xml:space="preserve">- הבעלים נותנין </w:t>
      </w:r>
      <w:r>
        <w:rPr>
          <w:rFonts w:hint="cs"/>
          <w:rtl/>
        </w:rPr>
        <w:t>כט'</w:t>
      </w:r>
      <w:r w:rsidRPr="00F40D4B">
        <w:rPr>
          <w:rtl/>
        </w:rPr>
        <w:t>.</w:t>
      </w:r>
      <w:r>
        <w:rPr>
          <w:rtl/>
        </w:rPr>
        <w:tab/>
      </w:r>
      <w:r>
        <w:rPr>
          <w:rtl/>
        </w:rPr>
        <w:tab/>
      </w:r>
      <w:r>
        <w:rPr>
          <w:rtl/>
        </w:rPr>
        <w:tab/>
      </w:r>
    </w:p>
    <w:p w14:paraId="7741EC1D" w14:textId="77777777" w:rsidR="005509D1" w:rsidRPr="00F40D4B" w:rsidRDefault="005509D1" w:rsidP="005509D1">
      <w:pPr>
        <w:rPr>
          <w:rtl/>
        </w:rPr>
      </w:pPr>
      <w:r>
        <w:rPr>
          <w:rFonts w:hint="cs"/>
          <w:rtl/>
        </w:rPr>
        <w:t>כה'</w:t>
      </w:r>
      <w:r w:rsidRPr="00F40D4B">
        <w:rPr>
          <w:rtl/>
        </w:rPr>
        <w:t xml:space="preserve">- הבעלים נותנין </w:t>
      </w:r>
      <w:r>
        <w:rPr>
          <w:rFonts w:hint="cs"/>
          <w:rtl/>
        </w:rPr>
        <w:t>ל'</w:t>
      </w:r>
      <w:r w:rsidRPr="00F40D4B">
        <w:rPr>
          <w:rtl/>
        </w:rPr>
        <w:t xml:space="preserve">, </w:t>
      </w:r>
      <w:r>
        <w:rPr>
          <w:sz w:val="20"/>
          <w:szCs w:val="16"/>
          <w:rtl/>
        </w:rPr>
        <w:tab/>
      </w:r>
      <w:r w:rsidRPr="005559F8">
        <w:rPr>
          <w:sz w:val="20"/>
          <w:szCs w:val="16"/>
          <w:rtl/>
        </w:rPr>
        <w:t>לפי שאין מוסיפין חומש על עילוי של זה.</w:t>
      </w:r>
    </w:p>
    <w:p w14:paraId="370C0FA5" w14:textId="77777777" w:rsidR="005509D1" w:rsidRDefault="005509D1" w:rsidP="005509D1">
      <w:pPr>
        <w:pStyle w:val="36"/>
        <w:framePr w:wrap="notBeside"/>
        <w:rPr>
          <w:rtl/>
        </w:rPr>
      </w:pPr>
      <w:r>
        <w:rPr>
          <w:rFonts w:hint="cs"/>
          <w:rtl/>
        </w:rPr>
        <w:t xml:space="preserve">- </w:t>
      </w:r>
      <w:r w:rsidRPr="00F40D4B">
        <w:rPr>
          <w:rtl/>
        </w:rPr>
        <w:t xml:space="preserve">ש"מ: </w:t>
      </w:r>
    </w:p>
    <w:p w14:paraId="64C0F133" w14:textId="77777777" w:rsidR="005509D1" w:rsidRPr="00717390" w:rsidRDefault="005509D1" w:rsidP="005509D1">
      <w:pPr>
        <w:rPr>
          <w:b/>
          <w:bCs/>
          <w:rtl/>
        </w:rPr>
      </w:pPr>
      <w:r w:rsidRPr="00717390">
        <w:rPr>
          <w:rFonts w:hint="cs"/>
          <w:b/>
          <w:bCs/>
          <w:rtl/>
        </w:rPr>
        <w:t>ח</w:t>
      </w:r>
      <w:r w:rsidRPr="00717390">
        <w:rPr>
          <w:b/>
          <w:bCs/>
          <w:rtl/>
        </w:rPr>
        <w:t>ומש</w:t>
      </w:r>
      <w:r w:rsidRPr="00717390">
        <w:rPr>
          <w:rFonts w:hint="cs"/>
          <w:b/>
          <w:bCs/>
          <w:rtl/>
        </w:rPr>
        <w:t xml:space="preserve"> </w:t>
      </w:r>
      <w:r w:rsidRPr="00717390">
        <w:rPr>
          <w:b/>
          <w:bCs/>
          <w:rtl/>
        </w:rPr>
        <w:t>מלבר, ש"מ.</w:t>
      </w:r>
    </w:p>
    <w:p w14:paraId="58F21D93" w14:textId="77777777" w:rsidR="005509D1" w:rsidRDefault="005509D1" w:rsidP="005509D1">
      <w:pPr>
        <w:pStyle w:val="36"/>
        <w:framePr w:wrap="notBeside"/>
        <w:rPr>
          <w:rtl/>
        </w:rPr>
      </w:pPr>
      <w:r w:rsidRPr="00F40D4B">
        <w:rPr>
          <w:rtl/>
        </w:rPr>
        <w:t>- כתנאי,</w:t>
      </w:r>
    </w:p>
    <w:p w14:paraId="5B656765" w14:textId="77777777" w:rsidR="005509D1" w:rsidRPr="00F40D4B" w:rsidRDefault="005509D1" w:rsidP="005509D1">
      <w:pPr>
        <w:rPr>
          <w:rtl/>
        </w:rPr>
      </w:pPr>
      <w:r w:rsidRPr="008B4B32">
        <w:rPr>
          <w:rStyle w:val="affff8"/>
          <w:rtl/>
        </w:rPr>
        <w:t>ויסף חמשתו עליו</w:t>
      </w:r>
      <w:r w:rsidRPr="00F40D4B">
        <w:rPr>
          <w:rtl/>
        </w:rPr>
        <w:t xml:space="preserve"> </w:t>
      </w:r>
      <w:r w:rsidRPr="008B4B32">
        <w:rPr>
          <w:rStyle w:val="affffc"/>
          <w:rtl/>
        </w:rPr>
        <w:t>–</w:t>
      </w:r>
      <w:r w:rsidRPr="008B4B32">
        <w:rPr>
          <w:rStyle w:val="affffc"/>
          <w:rFonts w:hint="cs"/>
          <w:rtl/>
        </w:rPr>
        <w:t>רבי יאשיה:</w:t>
      </w:r>
      <w:r w:rsidRPr="00F40D4B">
        <w:rPr>
          <w:rFonts w:hint="cs"/>
          <w:rtl/>
        </w:rPr>
        <w:t xml:space="preserve"> </w:t>
      </w:r>
      <w:r w:rsidRPr="00F40D4B">
        <w:rPr>
          <w:rtl/>
        </w:rPr>
        <w:t xml:space="preserve"> שיהא הוא וחומשו חמשה,</w:t>
      </w:r>
    </w:p>
    <w:p w14:paraId="5C3C631C" w14:textId="77777777" w:rsidR="005509D1" w:rsidRPr="00F40D4B" w:rsidRDefault="005509D1" w:rsidP="005509D1">
      <w:pPr>
        <w:ind w:firstLine="720"/>
        <w:rPr>
          <w:rtl/>
        </w:rPr>
      </w:pPr>
      <w:r w:rsidRPr="00F40D4B">
        <w:rPr>
          <w:rFonts w:hint="cs"/>
          <w:rtl/>
        </w:rPr>
        <w:t xml:space="preserve">        </w:t>
      </w:r>
      <w:r w:rsidRPr="008B4B32">
        <w:rPr>
          <w:rStyle w:val="affffc"/>
          <w:rtl/>
        </w:rPr>
        <w:t>רבי יונתן:</w:t>
      </w:r>
      <w:r w:rsidRPr="00F40D4B">
        <w:rPr>
          <w:rtl/>
        </w:rPr>
        <w:t xml:space="preserve"> </w:t>
      </w:r>
      <w:r w:rsidRPr="008B4B32">
        <w:rPr>
          <w:rStyle w:val="affff8"/>
          <w:rtl/>
        </w:rPr>
        <w:t>חמישיתו</w:t>
      </w:r>
      <w:r w:rsidRPr="00F40D4B">
        <w:rPr>
          <w:rtl/>
        </w:rPr>
        <w:t xml:space="preserve"> - חומשו של קרן.</w:t>
      </w:r>
    </w:p>
    <w:p w14:paraId="13B305B6" w14:textId="77777777" w:rsidR="005509D1" w:rsidRPr="00F40D4B" w:rsidRDefault="005509D1" w:rsidP="005509D1">
      <w:pPr>
        <w:pStyle w:val="affff9"/>
        <w:rPr>
          <w:rtl/>
        </w:rPr>
      </w:pPr>
      <w:r w:rsidRPr="00F40D4B">
        <w:rPr>
          <w:rtl/>
        </w:rPr>
        <w:t>איבעיא</w:t>
      </w:r>
      <w:r>
        <w:rPr>
          <w:rFonts w:hint="cs"/>
          <w:rtl/>
        </w:rPr>
        <w:t>:</w:t>
      </w:r>
      <w:r w:rsidRPr="00F40D4B">
        <w:rPr>
          <w:rtl/>
        </w:rPr>
        <w:t xml:space="preserve"> חומש מעכב או </w:t>
      </w:r>
      <w:r>
        <w:rPr>
          <w:rFonts w:hint="cs"/>
          <w:rtl/>
        </w:rPr>
        <w:t xml:space="preserve">לא </w:t>
      </w:r>
      <w:r w:rsidRPr="008B4B32">
        <w:rPr>
          <w:rStyle w:val="afffff2"/>
          <w:rFonts w:hint="cs"/>
          <w:b w:val="0"/>
          <w:bCs w:val="0"/>
          <w:sz w:val="12"/>
          <w:szCs w:val="10"/>
          <w:rtl/>
        </w:rPr>
        <w:t>מלאכול המעשר חוץ לחומת ירושלים</w:t>
      </w:r>
      <w:r w:rsidRPr="008B4B32">
        <w:rPr>
          <w:rStyle w:val="afffff2"/>
          <w:b w:val="0"/>
          <w:bCs w:val="0"/>
          <w:sz w:val="12"/>
          <w:szCs w:val="10"/>
          <w:rtl/>
        </w:rPr>
        <w:t>?</w:t>
      </w:r>
    </w:p>
    <w:p w14:paraId="55EED71B" w14:textId="77777777" w:rsidR="005509D1" w:rsidRPr="008B4B32" w:rsidRDefault="005509D1" w:rsidP="005509D1">
      <w:pPr>
        <w:rPr>
          <w:rStyle w:val="afffff2"/>
          <w:rtl/>
        </w:rPr>
      </w:pPr>
      <w:r>
        <w:rPr>
          <w:rStyle w:val="afffff2"/>
          <w:rFonts w:hint="cs"/>
          <w:rtl/>
        </w:rPr>
        <w:t>אם ההגדרה ש</w:t>
      </w:r>
      <w:r w:rsidRPr="008B4B32">
        <w:rPr>
          <w:rStyle w:val="afffff2"/>
          <w:rFonts w:hint="cs"/>
          <w:rtl/>
        </w:rPr>
        <w:t>ד' נפדים בד' והחומ</w:t>
      </w:r>
      <w:r>
        <w:rPr>
          <w:rStyle w:val="afffff2"/>
          <w:rFonts w:hint="cs"/>
          <w:rtl/>
        </w:rPr>
        <w:t>ש</w:t>
      </w:r>
      <w:r w:rsidRPr="008B4B32">
        <w:rPr>
          <w:rStyle w:val="afffff2"/>
          <w:rFonts w:hint="cs"/>
          <w:rtl/>
        </w:rPr>
        <w:t xml:space="preserve"> על הגברא</w:t>
      </w:r>
      <w:r>
        <w:rPr>
          <w:rStyle w:val="afffff2"/>
          <w:rFonts w:hint="cs"/>
          <w:rtl/>
        </w:rPr>
        <w:t>,</w:t>
      </w:r>
      <w:r w:rsidRPr="008B4B32">
        <w:rPr>
          <w:rStyle w:val="afffff2"/>
          <w:rFonts w:hint="cs"/>
          <w:rtl/>
        </w:rPr>
        <w:t xml:space="preserve"> או ד' נפדים בה' וחומש מעכב </w:t>
      </w:r>
    </w:p>
    <w:p w14:paraId="46BF054B" w14:textId="77777777" w:rsidR="005509D1" w:rsidRDefault="005509D1" w:rsidP="005509D1">
      <w:pPr>
        <w:pStyle w:val="36"/>
        <w:framePr w:wrap="notBeside"/>
        <w:rPr>
          <w:rtl/>
        </w:rPr>
      </w:pPr>
      <w:r w:rsidRPr="00F40D4B">
        <w:rPr>
          <w:rtl/>
        </w:rPr>
        <w:t>רבינא ת"ש:</w:t>
      </w:r>
    </w:p>
    <w:p w14:paraId="293AE9F6" w14:textId="77777777" w:rsidR="005509D1" w:rsidRPr="00F40D4B" w:rsidRDefault="005509D1" w:rsidP="005509D1">
      <w:pPr>
        <w:rPr>
          <w:rtl/>
        </w:rPr>
      </w:pPr>
      <w:r w:rsidRPr="00F40D4B">
        <w:rPr>
          <w:rtl/>
        </w:rPr>
        <w:t>הדמאי אין לו חומש, ואין לו ביעור.</w:t>
      </w:r>
      <w:r w:rsidRPr="00F40D4B">
        <w:rPr>
          <w:rFonts w:hint="cs"/>
          <w:rtl/>
        </w:rPr>
        <w:t xml:space="preserve"> </w:t>
      </w:r>
      <w:r w:rsidRPr="00F40D4B">
        <w:rPr>
          <w:rtl/>
        </w:rPr>
        <w:t>הא קרן - יש לו.</w:t>
      </w:r>
    </w:p>
    <w:p w14:paraId="542E426E" w14:textId="77777777" w:rsidR="005509D1" w:rsidRPr="005559F8" w:rsidRDefault="005509D1" w:rsidP="005509D1">
      <w:pPr>
        <w:spacing w:after="60"/>
        <w:rPr>
          <w:spacing w:val="2"/>
          <w:sz w:val="16"/>
          <w:szCs w:val="14"/>
          <w:rtl/>
        </w:rPr>
      </w:pPr>
      <w:r w:rsidRPr="005559F8">
        <w:rPr>
          <w:rStyle w:val="afffff2"/>
          <w:rFonts w:hint="cs"/>
          <w:spacing w:val="2"/>
          <w:rtl/>
        </w:rPr>
        <w:t xml:space="preserve">שהקרן שמעכב בדאורייתא ישנו בדרבנן, אבל חומש שלא מעכב, אף אינו בדרבנן </w:t>
      </w:r>
    </w:p>
    <w:p w14:paraId="0DB75B6B" w14:textId="77777777" w:rsidR="005509D1" w:rsidRDefault="005509D1" w:rsidP="005509D1">
      <w:pPr>
        <w:pStyle w:val="36"/>
        <w:framePr w:wrap="notBeside"/>
        <w:rPr>
          <w:rtl/>
        </w:rPr>
      </w:pPr>
      <w:r w:rsidRPr="00F40D4B">
        <w:rPr>
          <w:rtl/>
        </w:rPr>
        <w:t>לימא כתנאי:</w:t>
      </w:r>
    </w:p>
    <w:p w14:paraId="4E3AC919" w14:textId="77777777" w:rsidR="005509D1" w:rsidRPr="00F40D4B" w:rsidRDefault="005509D1" w:rsidP="005509D1">
      <w:pPr>
        <w:rPr>
          <w:rtl/>
        </w:rPr>
      </w:pPr>
      <w:r w:rsidRPr="00717390">
        <w:rPr>
          <w:b/>
          <w:bCs/>
          <w:rtl/>
        </w:rPr>
        <w:t>נתן את הקרן ולא נתן את החומש,</w:t>
      </w:r>
      <w:r w:rsidRPr="00F40D4B">
        <w:rPr>
          <w:rtl/>
        </w:rPr>
        <w:t xml:space="preserve"> </w:t>
      </w:r>
      <w:r w:rsidRPr="00752D77">
        <w:rPr>
          <w:rStyle w:val="affffc"/>
          <w:rtl/>
        </w:rPr>
        <w:t>ר</w:t>
      </w:r>
      <w:r w:rsidRPr="00752D77">
        <w:rPr>
          <w:rStyle w:val="affffc"/>
          <w:rFonts w:hint="cs"/>
          <w:rtl/>
        </w:rPr>
        <w:t>"א</w:t>
      </w:r>
      <w:r w:rsidRPr="00752D77">
        <w:rPr>
          <w:rStyle w:val="affffc"/>
          <w:rtl/>
        </w:rPr>
        <w:t>:</w:t>
      </w:r>
      <w:r w:rsidRPr="00F40D4B">
        <w:rPr>
          <w:rtl/>
        </w:rPr>
        <w:t xml:space="preserve"> יאכל, </w:t>
      </w:r>
      <w:r w:rsidRPr="00752D77">
        <w:rPr>
          <w:rStyle w:val="affffc"/>
          <w:rtl/>
        </w:rPr>
        <w:t>ר</w:t>
      </w:r>
      <w:r w:rsidRPr="00752D77">
        <w:rPr>
          <w:rStyle w:val="affffc"/>
          <w:rFonts w:hint="cs"/>
          <w:rtl/>
        </w:rPr>
        <w:t>"יה</w:t>
      </w:r>
      <w:r w:rsidRPr="00752D77">
        <w:rPr>
          <w:rStyle w:val="affffc"/>
          <w:rtl/>
        </w:rPr>
        <w:t>:</w:t>
      </w:r>
      <w:r w:rsidRPr="00F40D4B">
        <w:rPr>
          <w:rtl/>
        </w:rPr>
        <w:t xml:space="preserve"> לא יאכל.</w:t>
      </w:r>
    </w:p>
    <w:p w14:paraId="4041AAE2" w14:textId="77777777" w:rsidR="005509D1" w:rsidRDefault="005509D1" w:rsidP="005509D1">
      <w:pPr>
        <w:pStyle w:val="36"/>
        <w:framePr w:wrap="notBeside"/>
        <w:rPr>
          <w:rtl/>
        </w:rPr>
      </w:pPr>
      <w:r w:rsidRPr="00F40D4B">
        <w:rPr>
          <w:rtl/>
        </w:rPr>
        <w:t>רבי:</w:t>
      </w:r>
    </w:p>
    <w:p w14:paraId="32458209" w14:textId="77777777" w:rsidR="005509D1" w:rsidRPr="00752D77" w:rsidRDefault="005509D1" w:rsidP="005509D1">
      <w:pPr>
        <w:rPr>
          <w:spacing w:val="-2"/>
          <w:rtl/>
        </w:rPr>
      </w:pPr>
      <w:r w:rsidRPr="00752D77">
        <w:rPr>
          <w:spacing w:val="-2"/>
          <w:rtl/>
        </w:rPr>
        <w:t xml:space="preserve">נראין </w:t>
      </w:r>
      <w:r w:rsidRPr="00752D77">
        <w:rPr>
          <w:rStyle w:val="affffc"/>
          <w:spacing w:val="-2"/>
          <w:rtl/>
        </w:rPr>
        <w:t>דברי ר</w:t>
      </w:r>
      <w:r w:rsidRPr="00752D77">
        <w:rPr>
          <w:rStyle w:val="affffc"/>
          <w:rFonts w:hint="cs"/>
          <w:spacing w:val="-2"/>
          <w:rtl/>
        </w:rPr>
        <w:t>"א</w:t>
      </w:r>
      <w:r w:rsidRPr="00752D77">
        <w:rPr>
          <w:spacing w:val="-2"/>
          <w:rtl/>
        </w:rPr>
        <w:t xml:space="preserve"> בשבת</w:t>
      </w:r>
      <w:r w:rsidRPr="00752D77">
        <w:rPr>
          <w:rFonts w:hint="cs"/>
          <w:spacing w:val="-2"/>
          <w:rtl/>
        </w:rPr>
        <w:t xml:space="preserve"> </w:t>
      </w:r>
      <w:r w:rsidRPr="00752D77">
        <w:rPr>
          <w:rStyle w:val="afffff2"/>
          <w:rFonts w:hint="cs"/>
          <w:spacing w:val="-2"/>
          <w:rtl/>
        </w:rPr>
        <w:t>מפני כבוד השבת</w:t>
      </w:r>
      <w:r w:rsidRPr="00752D77">
        <w:rPr>
          <w:spacing w:val="-2"/>
          <w:rtl/>
        </w:rPr>
        <w:t xml:space="preserve">, </w:t>
      </w:r>
      <w:r w:rsidRPr="00752D77">
        <w:rPr>
          <w:rStyle w:val="affffc"/>
          <w:spacing w:val="-2"/>
          <w:rtl/>
        </w:rPr>
        <w:t>ודברי ר</w:t>
      </w:r>
      <w:r w:rsidRPr="00752D77">
        <w:rPr>
          <w:rStyle w:val="affffc"/>
          <w:rFonts w:hint="cs"/>
          <w:spacing w:val="-2"/>
          <w:rtl/>
        </w:rPr>
        <w:t>"יה</w:t>
      </w:r>
      <w:r w:rsidRPr="00752D77">
        <w:rPr>
          <w:spacing w:val="-2"/>
          <w:rtl/>
        </w:rPr>
        <w:t xml:space="preserve"> בחול</w:t>
      </w:r>
      <w:r w:rsidRPr="00752D77">
        <w:rPr>
          <w:rFonts w:hint="cs"/>
          <w:spacing w:val="-2"/>
          <w:rtl/>
        </w:rPr>
        <w:t xml:space="preserve"> </w:t>
      </w:r>
      <w:r w:rsidRPr="00752D77">
        <w:rPr>
          <w:rStyle w:val="afffff2"/>
          <w:rFonts w:hint="cs"/>
          <w:spacing w:val="-2"/>
          <w:rtl/>
        </w:rPr>
        <w:t>גזירה שלא יפשע</w:t>
      </w:r>
      <w:r w:rsidRPr="00752D77">
        <w:rPr>
          <w:rStyle w:val="afffff2"/>
          <w:spacing w:val="-2"/>
          <w:rtl/>
        </w:rPr>
        <w:t>.</w:t>
      </w:r>
    </w:p>
    <w:p w14:paraId="2F9A5642" w14:textId="77777777" w:rsidR="005509D1" w:rsidRPr="00752D77" w:rsidRDefault="005509D1" w:rsidP="005509D1">
      <w:pPr>
        <w:rPr>
          <w:rtl/>
        </w:rPr>
      </w:pPr>
      <w:r>
        <w:rPr>
          <w:rFonts w:hint="cs"/>
          <w:rtl/>
        </w:rPr>
        <w:t xml:space="preserve">מכלל שחלקו </w:t>
      </w:r>
      <w:r w:rsidRPr="00752D77">
        <w:rPr>
          <w:rFonts w:hint="cs"/>
          <w:rtl/>
        </w:rPr>
        <w:t xml:space="preserve">בחול ובשבת </w:t>
      </w:r>
      <w:r w:rsidRPr="00752D77">
        <w:rPr>
          <w:rStyle w:val="affffc"/>
          <w:rFonts w:hint="cs"/>
          <w:rtl/>
        </w:rPr>
        <w:t>דלר''א</w:t>
      </w:r>
      <w:r w:rsidRPr="00752D77">
        <w:rPr>
          <w:rFonts w:hint="cs"/>
          <w:rtl/>
        </w:rPr>
        <w:t xml:space="preserve"> חומש לא מעכב, </w:t>
      </w:r>
      <w:r w:rsidRPr="00752D77">
        <w:rPr>
          <w:rStyle w:val="affffc"/>
          <w:rFonts w:hint="cs"/>
          <w:rtl/>
        </w:rPr>
        <w:t>ולרי''ה</w:t>
      </w:r>
      <w:r w:rsidRPr="00752D77">
        <w:rPr>
          <w:rFonts w:hint="cs"/>
          <w:rtl/>
        </w:rPr>
        <w:t xml:space="preserve"> מעכב</w:t>
      </w:r>
    </w:p>
    <w:p w14:paraId="4EEBE44A" w14:textId="77777777" w:rsidR="005509D1" w:rsidRDefault="005509D1" w:rsidP="005509D1">
      <w:pPr>
        <w:pStyle w:val="36"/>
        <w:framePr w:wrap="notBeside"/>
        <w:rPr>
          <w:rtl/>
        </w:rPr>
      </w:pPr>
      <w:r>
        <w:rPr>
          <w:rFonts w:hint="cs"/>
          <w:rtl/>
        </w:rPr>
        <w:t xml:space="preserve">- דחה </w:t>
      </w:r>
      <w:r w:rsidRPr="00F40D4B">
        <w:rPr>
          <w:rFonts w:hint="cs"/>
          <w:rtl/>
        </w:rPr>
        <w:t>ר''פ</w:t>
      </w:r>
      <w:r w:rsidRPr="00F40D4B">
        <w:rPr>
          <w:rtl/>
        </w:rPr>
        <w:t>:</w:t>
      </w:r>
    </w:p>
    <w:p w14:paraId="4AA1BB35" w14:textId="77777777" w:rsidR="005509D1" w:rsidRPr="00F40D4B" w:rsidRDefault="005509D1" w:rsidP="005509D1">
      <w:pPr>
        <w:spacing w:after="60"/>
        <w:rPr>
          <w:rtl/>
        </w:rPr>
      </w:pPr>
      <w:r w:rsidRPr="00752D77">
        <w:rPr>
          <w:rStyle w:val="affffc"/>
          <w:rtl/>
        </w:rPr>
        <w:t>כו</w:t>
      </w:r>
      <w:r w:rsidRPr="00752D77">
        <w:rPr>
          <w:rStyle w:val="affffc"/>
          <w:rFonts w:hint="cs"/>
          <w:rtl/>
        </w:rPr>
        <w:t>"ע</w:t>
      </w:r>
      <w:r w:rsidRPr="00F40D4B">
        <w:rPr>
          <w:rtl/>
        </w:rPr>
        <w:t xml:space="preserve"> חומש לא מעכב, </w:t>
      </w:r>
      <w:r>
        <w:rPr>
          <w:rFonts w:hint="cs"/>
          <w:rtl/>
        </w:rPr>
        <w:t xml:space="preserve">ולקו אי חישי' לפשיעה. </w:t>
      </w:r>
    </w:p>
    <w:p w14:paraId="3997AF4E" w14:textId="77777777" w:rsidR="005509D1" w:rsidRDefault="005509D1" w:rsidP="005509D1">
      <w:pPr>
        <w:pStyle w:val="36"/>
        <w:framePr w:wrap="notBeside"/>
        <w:rPr>
          <w:rtl/>
        </w:rPr>
      </w:pPr>
      <w:r w:rsidRPr="00F40D4B">
        <w:rPr>
          <w:rtl/>
        </w:rPr>
        <w:t>רי"ו:</w:t>
      </w:r>
    </w:p>
    <w:p w14:paraId="0B2D0F04" w14:textId="77777777" w:rsidR="005509D1" w:rsidRPr="00F40D4B" w:rsidRDefault="005509D1" w:rsidP="005509D1">
      <w:pPr>
        <w:rPr>
          <w:rtl/>
        </w:rPr>
      </w:pPr>
      <w:r w:rsidRPr="00F40D4B">
        <w:rPr>
          <w:rtl/>
        </w:rPr>
        <w:t>הכל מודים בשבת בהקדש שחילל,</w:t>
      </w:r>
      <w:r w:rsidRPr="00F40D4B">
        <w:rPr>
          <w:rFonts w:hint="cs"/>
          <w:rtl/>
        </w:rPr>
        <w:t xml:space="preserve"> </w:t>
      </w:r>
      <w:r w:rsidRPr="00752D77">
        <w:rPr>
          <w:rStyle w:val="affffc"/>
          <w:rFonts w:hint="cs"/>
          <w:rtl/>
        </w:rPr>
        <w:t>א.</w:t>
      </w:r>
      <w:r w:rsidRPr="00F40D4B">
        <w:rPr>
          <w:rtl/>
        </w:rPr>
        <w:t xml:space="preserve"> ד</w:t>
      </w:r>
      <w:r w:rsidRPr="00752D77">
        <w:rPr>
          <w:rStyle w:val="affff8"/>
          <w:rtl/>
        </w:rPr>
        <w:t>וקראת לשבת ענג</w:t>
      </w:r>
      <w:r w:rsidRPr="00F40D4B">
        <w:rPr>
          <w:rtl/>
        </w:rPr>
        <w:t>.</w:t>
      </w:r>
    </w:p>
    <w:p w14:paraId="5AA5D176" w14:textId="77777777" w:rsidR="005509D1" w:rsidRPr="00F40D4B" w:rsidRDefault="005509D1" w:rsidP="005509D1">
      <w:pPr>
        <w:ind w:left="636" w:firstLine="607"/>
        <w:rPr>
          <w:rtl/>
        </w:rPr>
      </w:pPr>
      <w:r w:rsidRPr="00F40D4B">
        <w:rPr>
          <w:rFonts w:hint="cs"/>
          <w:rtl/>
        </w:rPr>
        <w:t xml:space="preserve">  </w:t>
      </w:r>
      <w:r w:rsidRPr="00752D77">
        <w:rPr>
          <w:rStyle w:val="affffc"/>
          <w:rFonts w:hint="cs"/>
          <w:rtl/>
        </w:rPr>
        <w:t xml:space="preserve"> ב.</w:t>
      </w:r>
      <w:r w:rsidRPr="00F40D4B">
        <w:rPr>
          <w:rFonts w:hint="cs"/>
          <w:rtl/>
        </w:rPr>
        <w:t xml:space="preserve"> </w:t>
      </w:r>
      <w:r w:rsidRPr="00F40D4B">
        <w:rPr>
          <w:rtl/>
        </w:rPr>
        <w:t>הואיל וגזברין תובעין אותו בשוק.</w:t>
      </w:r>
    </w:p>
    <w:p w14:paraId="266180DF" w14:textId="77777777" w:rsidR="005509D1" w:rsidRPr="00F40D4B" w:rsidRDefault="005509D1" w:rsidP="005509D1">
      <w:pPr>
        <w:pStyle w:val="aff9"/>
        <w:rPr>
          <w:rtl/>
        </w:rPr>
      </w:pPr>
      <w:r w:rsidRPr="00F40D4B">
        <w:rPr>
          <w:rtl/>
        </w:rPr>
        <w:t>***</w:t>
      </w:r>
    </w:p>
    <w:p w14:paraId="0599BF29" w14:textId="77777777" w:rsidR="005509D1" w:rsidRDefault="005509D1" w:rsidP="005509D1">
      <w:pPr>
        <w:pStyle w:val="36"/>
        <w:framePr w:wrap="notBeside"/>
        <w:rPr>
          <w:rtl/>
        </w:rPr>
      </w:pPr>
      <w:r w:rsidRPr="00F40D4B">
        <w:rPr>
          <w:rFonts w:hint="cs"/>
          <w:rtl/>
        </w:rPr>
        <w:t>רב''ח</w:t>
      </w:r>
      <w:r w:rsidRPr="00F40D4B">
        <w:rPr>
          <w:rtl/>
        </w:rPr>
        <w:t>:</w:t>
      </w:r>
      <w:r>
        <w:rPr>
          <w:rFonts w:hint="cs"/>
          <w:rtl/>
        </w:rPr>
        <w:t xml:space="preserve"> א. </w:t>
      </w:r>
      <w:r w:rsidRPr="00F40D4B">
        <w:rPr>
          <w:rtl/>
        </w:rPr>
        <w:t xml:space="preserve"> </w:t>
      </w:r>
    </w:p>
    <w:p w14:paraId="76473AB1" w14:textId="77777777" w:rsidR="005509D1" w:rsidRPr="00F40D4B" w:rsidRDefault="005509D1" w:rsidP="005509D1">
      <w:pPr>
        <w:rPr>
          <w:rtl/>
        </w:rPr>
      </w:pPr>
      <w:r>
        <w:rPr>
          <w:rFonts w:hint="cs"/>
          <w:rtl/>
        </w:rPr>
        <w:t>ה</w:t>
      </w:r>
      <w:r w:rsidRPr="00F40D4B">
        <w:rPr>
          <w:rtl/>
        </w:rPr>
        <w:t xml:space="preserve">רי אמרו </w:t>
      </w:r>
      <w:r w:rsidRPr="00717390">
        <w:rPr>
          <w:b/>
          <w:bCs/>
          <w:rtl/>
        </w:rPr>
        <w:t>הקדש</w:t>
      </w:r>
      <w:r w:rsidRPr="00F40D4B">
        <w:rPr>
          <w:rtl/>
        </w:rPr>
        <w:t xml:space="preserve"> אינו מתחלל על הקרקע, </w:t>
      </w:r>
      <w:r w:rsidRPr="00752D77">
        <w:rPr>
          <w:rStyle w:val="affff8"/>
          <w:rFonts w:hint="cs"/>
          <w:rtl/>
        </w:rPr>
        <w:t>ד'</w:t>
      </w:r>
      <w:r w:rsidRPr="00752D77">
        <w:rPr>
          <w:rStyle w:val="affff8"/>
          <w:rtl/>
        </w:rPr>
        <w:t>ונתן הכסף וקם לו</w:t>
      </w:r>
      <w:r w:rsidRPr="00752D77">
        <w:rPr>
          <w:rStyle w:val="affff8"/>
          <w:rFonts w:hint="cs"/>
          <w:rtl/>
        </w:rPr>
        <w:t>'</w:t>
      </w:r>
      <w:r w:rsidRPr="00752D77">
        <w:rPr>
          <w:rStyle w:val="affff8"/>
          <w:rtl/>
        </w:rPr>
        <w:t>,</w:t>
      </w:r>
    </w:p>
    <w:p w14:paraId="25A39E59" w14:textId="77777777" w:rsidR="005509D1" w:rsidRPr="00F40D4B" w:rsidRDefault="005509D1" w:rsidP="005509D1">
      <w:pPr>
        <w:pStyle w:val="affff9"/>
        <w:spacing w:before="0"/>
        <w:rPr>
          <w:rtl/>
        </w:rPr>
      </w:pPr>
      <w:r w:rsidRPr="00F40D4B">
        <w:rPr>
          <w:rtl/>
        </w:rPr>
        <w:lastRenderedPageBreak/>
        <w:t>חומשו מהו שיתחלל על הקרקע?</w:t>
      </w:r>
    </w:p>
    <w:p w14:paraId="10FE9487" w14:textId="77777777" w:rsidR="005509D1" w:rsidRDefault="005509D1" w:rsidP="005509D1">
      <w:pPr>
        <w:pStyle w:val="36"/>
        <w:framePr w:wrap="notBeside"/>
        <w:rPr>
          <w:rtl/>
        </w:rPr>
      </w:pPr>
      <w:r>
        <w:rPr>
          <w:rFonts w:hint="cs"/>
          <w:rtl/>
        </w:rPr>
        <w:t>ב.</w:t>
      </w:r>
    </w:p>
    <w:p w14:paraId="1194AA81" w14:textId="77777777" w:rsidR="005509D1" w:rsidRPr="00752D77" w:rsidRDefault="005509D1" w:rsidP="005509D1">
      <w:pPr>
        <w:rPr>
          <w:spacing w:val="-4"/>
          <w:rtl/>
        </w:rPr>
      </w:pPr>
      <w:r w:rsidRPr="00614E22">
        <w:rPr>
          <w:rFonts w:cs="BA Vilna Bold"/>
          <w:spacing w:val="-4"/>
          <w:rtl/>
        </w:rPr>
        <w:t>תרומה</w:t>
      </w:r>
      <w:r w:rsidRPr="00752D77">
        <w:rPr>
          <w:spacing w:val="-4"/>
          <w:rtl/>
        </w:rPr>
        <w:t xml:space="preserve"> משתלמת </w:t>
      </w:r>
      <w:r w:rsidRPr="00752D77">
        <w:rPr>
          <w:rFonts w:hint="cs"/>
          <w:spacing w:val="-4"/>
          <w:rtl/>
        </w:rPr>
        <w:t xml:space="preserve">רק </w:t>
      </w:r>
      <w:r w:rsidRPr="00752D77">
        <w:rPr>
          <w:spacing w:val="-4"/>
          <w:rtl/>
        </w:rPr>
        <w:t xml:space="preserve">מחולין, </w:t>
      </w:r>
      <w:r w:rsidRPr="00752D77">
        <w:rPr>
          <w:rStyle w:val="affff8"/>
          <w:spacing w:val="-4"/>
          <w:rtl/>
        </w:rPr>
        <w:t>ונתן לכהן את הקדש</w:t>
      </w:r>
      <w:r w:rsidRPr="00752D77">
        <w:rPr>
          <w:rStyle w:val="affff8"/>
          <w:rFonts w:hint="cs"/>
          <w:spacing w:val="-4"/>
          <w:rtl/>
        </w:rPr>
        <w:t xml:space="preserve"> </w:t>
      </w:r>
      <w:r w:rsidRPr="00752D77">
        <w:rPr>
          <w:spacing w:val="-4"/>
          <w:rtl/>
        </w:rPr>
        <w:t>הראוי להיות קדש,</w:t>
      </w:r>
      <w:r w:rsidRPr="00752D77">
        <w:rPr>
          <w:rFonts w:hint="cs"/>
          <w:spacing w:val="-4"/>
          <w:rtl/>
        </w:rPr>
        <w:t xml:space="preserve"> </w:t>
      </w:r>
    </w:p>
    <w:p w14:paraId="0F5DD7D4" w14:textId="77777777" w:rsidR="005509D1" w:rsidRPr="00F40D4B" w:rsidRDefault="005509D1" w:rsidP="005509D1">
      <w:pPr>
        <w:pStyle w:val="affff9"/>
        <w:spacing w:before="0"/>
        <w:rPr>
          <w:rtl/>
        </w:rPr>
      </w:pPr>
      <w:r w:rsidRPr="00F40D4B">
        <w:rPr>
          <w:rtl/>
        </w:rPr>
        <w:t>חומשה מהו שישתלם שלא מן החולין?</w:t>
      </w:r>
    </w:p>
    <w:p w14:paraId="1E2DA600" w14:textId="77777777" w:rsidR="005509D1" w:rsidRDefault="005509D1" w:rsidP="005509D1">
      <w:pPr>
        <w:pStyle w:val="36"/>
        <w:framePr w:wrap="notBeside"/>
        <w:rPr>
          <w:rtl/>
        </w:rPr>
      </w:pPr>
      <w:r>
        <w:rPr>
          <w:rFonts w:hint="cs"/>
          <w:rtl/>
        </w:rPr>
        <w:t>ג.</w:t>
      </w:r>
    </w:p>
    <w:p w14:paraId="58461A80" w14:textId="77777777" w:rsidR="005509D1" w:rsidRPr="005559F8" w:rsidRDefault="005509D1" w:rsidP="005509D1">
      <w:pPr>
        <w:rPr>
          <w:spacing w:val="-2"/>
          <w:rtl/>
        </w:rPr>
      </w:pPr>
      <w:r w:rsidRPr="00614E22">
        <w:rPr>
          <w:rFonts w:cs="BA Vilna Bold"/>
          <w:spacing w:val="-2"/>
          <w:rtl/>
        </w:rPr>
        <w:t>מעשר</w:t>
      </w:r>
      <w:r w:rsidRPr="005559F8">
        <w:rPr>
          <w:spacing w:val="-2"/>
          <w:rtl/>
        </w:rPr>
        <w:t xml:space="preserve"> </w:t>
      </w:r>
      <w:r w:rsidRPr="005559F8">
        <w:rPr>
          <w:rFonts w:hint="cs"/>
          <w:spacing w:val="-2"/>
          <w:rtl/>
        </w:rPr>
        <w:t>לא</w:t>
      </w:r>
      <w:r w:rsidRPr="005559F8">
        <w:rPr>
          <w:spacing w:val="-2"/>
          <w:rtl/>
        </w:rPr>
        <w:t xml:space="preserve"> מתחלל על אסימון </w:t>
      </w:r>
      <w:r w:rsidRPr="005559F8">
        <w:rPr>
          <w:rStyle w:val="affff8"/>
          <w:rFonts w:hint="cs"/>
          <w:b/>
          <w:spacing w:val="-2"/>
          <w:u w:val="single"/>
          <w:rtl/>
        </w:rPr>
        <w:t>ו</w:t>
      </w:r>
      <w:r w:rsidRPr="005559F8">
        <w:rPr>
          <w:rStyle w:val="affff8"/>
          <w:b/>
          <w:spacing w:val="-2"/>
          <w:u w:val="single"/>
          <w:rtl/>
        </w:rPr>
        <w:t>צרת</w:t>
      </w:r>
      <w:r w:rsidRPr="005559F8">
        <w:rPr>
          <w:rStyle w:val="affff8"/>
          <w:spacing w:val="-2"/>
          <w:rtl/>
        </w:rPr>
        <w:t xml:space="preserve"> הכסף בידך</w:t>
      </w:r>
      <w:r w:rsidRPr="005559F8">
        <w:rPr>
          <w:rFonts w:hint="cs"/>
          <w:spacing w:val="-2"/>
          <w:rtl/>
        </w:rPr>
        <w:t xml:space="preserve"> דבר </w:t>
      </w:r>
      <w:r w:rsidRPr="005559F8">
        <w:rPr>
          <w:spacing w:val="-2"/>
          <w:rtl/>
        </w:rPr>
        <w:t>שיש עליו צורה.</w:t>
      </w:r>
      <w:r w:rsidRPr="005559F8">
        <w:rPr>
          <w:rFonts w:hint="cs"/>
          <w:spacing w:val="-2"/>
          <w:rtl/>
        </w:rPr>
        <w:t xml:space="preserve"> </w:t>
      </w:r>
    </w:p>
    <w:p w14:paraId="14738BCD" w14:textId="77777777" w:rsidR="005509D1" w:rsidRPr="00F40D4B" w:rsidRDefault="005509D1" w:rsidP="005509D1">
      <w:pPr>
        <w:pStyle w:val="affff9"/>
        <w:spacing w:before="0"/>
        <w:rPr>
          <w:rtl/>
        </w:rPr>
      </w:pPr>
      <w:r w:rsidRPr="00F40D4B">
        <w:rPr>
          <w:rtl/>
        </w:rPr>
        <w:t>חומשו מהו שיתחלל על האסימון?</w:t>
      </w:r>
    </w:p>
    <w:p w14:paraId="2FC6EF25" w14:textId="77777777" w:rsidR="005509D1" w:rsidRDefault="005509D1" w:rsidP="005509D1">
      <w:pPr>
        <w:pStyle w:val="36"/>
        <w:framePr w:wrap="notBeside"/>
        <w:rPr>
          <w:rtl/>
        </w:rPr>
      </w:pPr>
      <w:r w:rsidRPr="00F40D4B">
        <w:rPr>
          <w:rFonts w:hint="cs"/>
          <w:rtl/>
        </w:rPr>
        <w:t xml:space="preserve">רבא </w:t>
      </w:r>
    </w:p>
    <w:p w14:paraId="7DD136B4" w14:textId="77777777" w:rsidR="005509D1" w:rsidRPr="00F40D4B" w:rsidRDefault="005509D1" w:rsidP="005509D1">
      <w:pPr>
        <w:rPr>
          <w:rtl/>
        </w:rPr>
      </w:pPr>
      <w:r w:rsidRPr="00752D77">
        <w:rPr>
          <w:rStyle w:val="affff8"/>
          <w:rFonts w:hint="cs"/>
          <w:rtl/>
        </w:rPr>
        <w:t>'עליו'</w:t>
      </w:r>
      <w:r w:rsidRPr="00F40D4B">
        <w:rPr>
          <w:rFonts w:hint="cs"/>
          <w:rtl/>
        </w:rPr>
        <w:t xml:space="preserve"> </w:t>
      </w:r>
      <w:r w:rsidRPr="00F40D4B">
        <w:rPr>
          <w:rtl/>
        </w:rPr>
        <w:t>- לרבות חומשו כמותו.</w:t>
      </w:r>
    </w:p>
    <w:p w14:paraId="5E2C968B" w14:textId="77777777" w:rsidR="005509D1" w:rsidRDefault="005509D1" w:rsidP="005509D1">
      <w:pPr>
        <w:pStyle w:val="36"/>
        <w:framePr w:wrap="notBeside"/>
        <w:rPr>
          <w:rtl/>
        </w:rPr>
      </w:pPr>
      <w:r w:rsidRPr="00F40D4B">
        <w:rPr>
          <w:rtl/>
        </w:rPr>
        <w:t>רבינא:</w:t>
      </w:r>
    </w:p>
    <w:p w14:paraId="6F9835C6" w14:textId="77777777" w:rsidR="005509D1" w:rsidRPr="00F40D4B" w:rsidRDefault="005509D1" w:rsidP="005509D1">
      <w:pPr>
        <w:rPr>
          <w:rtl/>
        </w:rPr>
      </w:pPr>
      <w:r w:rsidRPr="00752D77">
        <w:rPr>
          <w:rStyle w:val="affffc"/>
          <w:rtl/>
        </w:rPr>
        <w:t>תנינא,</w:t>
      </w:r>
      <w:r w:rsidRPr="00F40D4B">
        <w:rPr>
          <w:rtl/>
        </w:rPr>
        <w:t xml:space="preserve"> הגונב תרומה ולא אכלה - משלם כפל דמי תרומה.</w:t>
      </w:r>
    </w:p>
    <w:p w14:paraId="3D53E09F" w14:textId="77777777" w:rsidR="005509D1" w:rsidRPr="005559F8" w:rsidRDefault="005509D1" w:rsidP="005509D1">
      <w:pPr>
        <w:rPr>
          <w:rStyle w:val="afffff2"/>
          <w:spacing w:val="2"/>
          <w:rtl/>
        </w:rPr>
      </w:pPr>
      <w:r w:rsidRPr="00614E22">
        <w:rPr>
          <w:rFonts w:cs="BA Vilna Bold"/>
          <w:spacing w:val="2"/>
          <w:rtl/>
        </w:rPr>
        <w:t>אכלה</w:t>
      </w:r>
      <w:r w:rsidRPr="005559F8">
        <w:rPr>
          <w:spacing w:val="2"/>
          <w:rtl/>
        </w:rPr>
        <w:t xml:space="preserve"> משלם קרן וחומש </w:t>
      </w:r>
      <w:r w:rsidRPr="005559F8">
        <w:rPr>
          <w:rFonts w:hint="cs"/>
          <w:spacing w:val="2"/>
          <w:rtl/>
        </w:rPr>
        <w:t>מ</w:t>
      </w:r>
      <w:r w:rsidRPr="005559F8">
        <w:rPr>
          <w:spacing w:val="2"/>
          <w:rtl/>
        </w:rPr>
        <w:t>חולין, ו</w:t>
      </w:r>
      <w:r w:rsidRPr="005559F8">
        <w:rPr>
          <w:rFonts w:hint="cs"/>
          <w:spacing w:val="2"/>
          <w:rtl/>
        </w:rPr>
        <w:t xml:space="preserve">עוד </w:t>
      </w:r>
      <w:r w:rsidRPr="005559F8">
        <w:rPr>
          <w:spacing w:val="2"/>
          <w:rtl/>
        </w:rPr>
        <w:t>קרן דמי תרומה.</w:t>
      </w:r>
      <w:r w:rsidRPr="005559F8">
        <w:rPr>
          <w:rFonts w:hint="cs"/>
          <w:spacing w:val="2"/>
          <w:rtl/>
        </w:rPr>
        <w:t xml:space="preserve"> </w:t>
      </w:r>
      <w:r w:rsidRPr="005559F8">
        <w:rPr>
          <w:rStyle w:val="afffff2"/>
          <w:rFonts w:hint="cs"/>
          <w:spacing w:val="2"/>
          <w:rtl/>
        </w:rPr>
        <w:t>ש''מ כמותו</w:t>
      </w:r>
    </w:p>
    <w:p w14:paraId="55DCF89F" w14:textId="77777777" w:rsidR="005509D1" w:rsidRPr="00F40D4B" w:rsidRDefault="005509D1" w:rsidP="005509D1">
      <w:pPr>
        <w:pStyle w:val="aff9"/>
        <w:rPr>
          <w:rtl/>
        </w:rPr>
      </w:pPr>
      <w:r w:rsidRPr="00F40D4B">
        <w:rPr>
          <w:rtl/>
        </w:rPr>
        <w:t>***</w:t>
      </w:r>
    </w:p>
    <w:p w14:paraId="193AC2D5" w14:textId="77777777" w:rsidR="005509D1" w:rsidRPr="00F40D4B" w:rsidRDefault="005509D1" w:rsidP="005509D1">
      <w:pPr>
        <w:pStyle w:val="affe"/>
        <w:framePr w:wrap="around"/>
        <w:rPr>
          <w:rtl/>
        </w:rPr>
      </w:pPr>
      <w:r w:rsidRPr="00F40D4B">
        <w:rPr>
          <w:rtl/>
        </w:rPr>
        <w:t>נד:</w:t>
      </w:r>
    </w:p>
    <w:p w14:paraId="7E511B66" w14:textId="77777777" w:rsidR="005509D1" w:rsidRDefault="005509D1" w:rsidP="005509D1">
      <w:pPr>
        <w:pStyle w:val="36"/>
        <w:framePr w:wrap="notBeside"/>
        <w:rPr>
          <w:rtl/>
        </w:rPr>
      </w:pPr>
      <w:r w:rsidRPr="00F40D4B">
        <w:rPr>
          <w:rtl/>
        </w:rPr>
        <w:t>רבא:</w:t>
      </w:r>
    </w:p>
    <w:p w14:paraId="089516D6" w14:textId="77777777" w:rsidR="005509D1" w:rsidRPr="00F40D4B" w:rsidRDefault="005509D1" w:rsidP="005509D1">
      <w:pPr>
        <w:rPr>
          <w:rtl/>
        </w:rPr>
      </w:pPr>
      <w:r w:rsidRPr="00717390">
        <w:rPr>
          <w:rFonts w:hint="cs"/>
          <w:b/>
          <w:bCs/>
          <w:rtl/>
        </w:rPr>
        <w:t>ב</w:t>
      </w:r>
      <w:r w:rsidRPr="00717390">
        <w:rPr>
          <w:b/>
          <w:bCs/>
          <w:rtl/>
        </w:rPr>
        <w:t>גזל</w:t>
      </w:r>
      <w:r w:rsidRPr="00F40D4B">
        <w:rPr>
          <w:rtl/>
        </w:rPr>
        <w:t xml:space="preserve"> </w:t>
      </w:r>
      <w:r w:rsidRPr="00752D77">
        <w:rPr>
          <w:rStyle w:val="affff8"/>
          <w:rFonts w:hint="cs"/>
          <w:rtl/>
        </w:rPr>
        <w:t>'</w:t>
      </w:r>
      <w:r w:rsidRPr="00752D77">
        <w:rPr>
          <w:rStyle w:val="affff8"/>
          <w:rtl/>
        </w:rPr>
        <w:t>וחמשתיו יסף עליו</w:t>
      </w:r>
      <w:r w:rsidRPr="00752D77">
        <w:rPr>
          <w:rStyle w:val="affff8"/>
          <w:rFonts w:hint="cs"/>
          <w:rtl/>
        </w:rPr>
        <w:t>'</w:t>
      </w:r>
      <w:r w:rsidRPr="00752D77">
        <w:rPr>
          <w:rStyle w:val="affff8"/>
          <w:rtl/>
        </w:rPr>
        <w:t>,</w:t>
      </w:r>
      <w:r w:rsidRPr="00F40D4B">
        <w:rPr>
          <w:rtl/>
        </w:rPr>
        <w:t xml:space="preserve"> </w:t>
      </w:r>
      <w:r w:rsidRPr="00752D77">
        <w:rPr>
          <w:rStyle w:val="affffc"/>
          <w:rtl/>
        </w:rPr>
        <w:t>ותנן:</w:t>
      </w:r>
      <w:r w:rsidRPr="00F40D4B">
        <w:rPr>
          <w:rtl/>
        </w:rPr>
        <w:t xml:space="preserve"> נתן את הקרן ונשבע על החומש</w:t>
      </w:r>
    </w:p>
    <w:p w14:paraId="5A99D01B" w14:textId="77777777" w:rsidR="005509D1" w:rsidRPr="00F40D4B" w:rsidRDefault="005509D1" w:rsidP="005509D1">
      <w:pPr>
        <w:rPr>
          <w:rtl/>
        </w:rPr>
      </w:pPr>
      <w:r w:rsidRPr="00F40D4B">
        <w:rPr>
          <w:rtl/>
        </w:rPr>
        <w:t>מוסיף חומש על חומש עד שיתמעט הקרן פחות משוה פרוטה.</w:t>
      </w:r>
    </w:p>
    <w:p w14:paraId="59D176C5" w14:textId="77777777" w:rsidR="005509D1" w:rsidRPr="00F40D4B" w:rsidRDefault="005509D1" w:rsidP="005509D1">
      <w:pPr>
        <w:rPr>
          <w:rtl/>
        </w:rPr>
      </w:pPr>
      <w:r w:rsidRPr="00717390">
        <w:rPr>
          <w:rFonts w:hint="cs"/>
          <w:b/>
          <w:bCs/>
          <w:rtl/>
        </w:rPr>
        <w:t>ב</w:t>
      </w:r>
      <w:r w:rsidRPr="00717390">
        <w:rPr>
          <w:b/>
          <w:bCs/>
          <w:rtl/>
        </w:rPr>
        <w:t>תרומה</w:t>
      </w:r>
      <w:r w:rsidRPr="00F40D4B">
        <w:rPr>
          <w:rtl/>
        </w:rPr>
        <w:t xml:space="preserve"> </w:t>
      </w:r>
      <w:r w:rsidRPr="00752D77">
        <w:rPr>
          <w:rStyle w:val="affffc"/>
          <w:rtl/>
        </w:rPr>
        <w:t>כתיב</w:t>
      </w:r>
      <w:r w:rsidRPr="00F40D4B">
        <w:rPr>
          <w:rtl/>
        </w:rPr>
        <w:t xml:space="preserve"> </w:t>
      </w:r>
      <w:r w:rsidRPr="00752D77">
        <w:rPr>
          <w:rStyle w:val="affff8"/>
          <w:rFonts w:hint="cs"/>
          <w:rtl/>
        </w:rPr>
        <w:t>'</w:t>
      </w:r>
      <w:r w:rsidRPr="00752D77">
        <w:rPr>
          <w:rStyle w:val="affff8"/>
          <w:rtl/>
        </w:rPr>
        <w:t>איש כי יאכל קדש בשגגה ויסף חמשיתו עליו</w:t>
      </w:r>
      <w:r w:rsidRPr="00752D77">
        <w:rPr>
          <w:rStyle w:val="affff8"/>
          <w:rFonts w:hint="cs"/>
          <w:rtl/>
        </w:rPr>
        <w:t>'</w:t>
      </w:r>
      <w:r w:rsidRPr="00752D77">
        <w:rPr>
          <w:rStyle w:val="affff8"/>
          <w:rtl/>
        </w:rPr>
        <w:t>,</w:t>
      </w:r>
    </w:p>
    <w:p w14:paraId="53C65109" w14:textId="77777777" w:rsidR="005509D1" w:rsidRPr="005559F8" w:rsidRDefault="005509D1" w:rsidP="005509D1">
      <w:pPr>
        <w:spacing w:after="60"/>
        <w:rPr>
          <w:spacing w:val="-2"/>
          <w:rtl/>
        </w:rPr>
      </w:pPr>
      <w:r w:rsidRPr="00752D77">
        <w:rPr>
          <w:rStyle w:val="affffc"/>
          <w:rtl/>
        </w:rPr>
        <w:t xml:space="preserve">ותנן: </w:t>
      </w:r>
      <w:r w:rsidRPr="00F40D4B">
        <w:rPr>
          <w:rtl/>
        </w:rPr>
        <w:t>האוכל תרומה בשוגג משלם קרן וחומש.</w:t>
      </w:r>
      <w:r>
        <w:rPr>
          <w:rFonts w:hint="cs"/>
          <w:rtl/>
        </w:rPr>
        <w:t xml:space="preserve"> </w:t>
      </w:r>
      <w:r w:rsidRPr="00F40D4B">
        <w:rPr>
          <w:rtl/>
        </w:rPr>
        <w:t>אחד האוכל</w:t>
      </w:r>
      <w:r w:rsidRPr="00F40D4B">
        <w:rPr>
          <w:rFonts w:hint="cs"/>
          <w:rtl/>
        </w:rPr>
        <w:t xml:space="preserve">, </w:t>
      </w:r>
      <w:r w:rsidRPr="005559F8">
        <w:rPr>
          <w:spacing w:val="-2"/>
          <w:rtl/>
        </w:rPr>
        <w:t>שותה</w:t>
      </w:r>
      <w:r w:rsidRPr="005559F8">
        <w:rPr>
          <w:rFonts w:hint="cs"/>
          <w:spacing w:val="-2"/>
          <w:rtl/>
        </w:rPr>
        <w:t xml:space="preserve"> או </w:t>
      </w:r>
      <w:r w:rsidRPr="005559F8">
        <w:rPr>
          <w:spacing w:val="-2"/>
          <w:rtl/>
        </w:rPr>
        <w:t xml:space="preserve">סך, תרומה טהורה </w:t>
      </w:r>
      <w:r w:rsidRPr="005559F8">
        <w:rPr>
          <w:rFonts w:hint="cs"/>
          <w:spacing w:val="-2"/>
          <w:rtl/>
        </w:rPr>
        <w:t xml:space="preserve">או </w:t>
      </w:r>
      <w:r w:rsidRPr="005559F8">
        <w:rPr>
          <w:spacing w:val="-2"/>
          <w:rtl/>
        </w:rPr>
        <w:t>טמאה - משלם חומש וחומש דחומש.</w:t>
      </w:r>
    </w:p>
    <w:p w14:paraId="7A1FAE91" w14:textId="77777777" w:rsidR="005509D1" w:rsidRPr="005559F8" w:rsidRDefault="005509D1" w:rsidP="005509D1">
      <w:pPr>
        <w:spacing w:after="60"/>
        <w:rPr>
          <w:rtl/>
        </w:rPr>
      </w:pPr>
      <w:r w:rsidRPr="00717390">
        <w:rPr>
          <w:b/>
          <w:bCs/>
          <w:rtl/>
        </w:rPr>
        <w:t xml:space="preserve">ואילו </w:t>
      </w:r>
      <w:r w:rsidRPr="00717390">
        <w:rPr>
          <w:rFonts w:hint="cs"/>
          <w:b/>
          <w:bCs/>
          <w:rtl/>
        </w:rPr>
        <w:t>ב</w:t>
      </w:r>
      <w:r w:rsidRPr="00717390">
        <w:rPr>
          <w:b/>
          <w:bCs/>
          <w:rtl/>
        </w:rPr>
        <w:t>מעשר</w:t>
      </w:r>
      <w:r w:rsidRPr="005559F8">
        <w:rPr>
          <w:rtl/>
        </w:rPr>
        <w:t xml:space="preserve"> לא מכתב ולא מיתנא, ולא </w:t>
      </w:r>
      <w:r w:rsidRPr="005559F8">
        <w:rPr>
          <w:rFonts w:hint="cs"/>
          <w:rtl/>
        </w:rPr>
        <w:t>הוקשה לנו</w:t>
      </w:r>
      <w:r w:rsidRPr="005559F8">
        <w:rPr>
          <w:rStyle w:val="afffff2"/>
          <w:rtl/>
        </w:rPr>
        <w:t>.</w:t>
      </w:r>
      <w:r w:rsidRPr="005559F8">
        <w:rPr>
          <w:rStyle w:val="afffff2"/>
          <w:rFonts w:hint="cs"/>
          <w:rtl/>
        </w:rPr>
        <w:t xml:space="preserve"> ופשוט שלא מוסיף</w:t>
      </w:r>
    </w:p>
    <w:p w14:paraId="2C78EAE3" w14:textId="77777777" w:rsidR="005509D1" w:rsidRPr="005559F8" w:rsidRDefault="005509D1" w:rsidP="005509D1">
      <w:pPr>
        <w:rPr>
          <w:spacing w:val="-2"/>
          <w:rtl/>
        </w:rPr>
      </w:pPr>
      <w:r w:rsidRPr="00614E22">
        <w:rPr>
          <w:rFonts w:cs="BA Vilna Bold"/>
          <w:spacing w:val="-2"/>
          <w:rtl/>
        </w:rPr>
        <w:t>גבי הקדש</w:t>
      </w:r>
      <w:r w:rsidRPr="005559F8">
        <w:rPr>
          <w:spacing w:val="-2"/>
          <w:rtl/>
        </w:rPr>
        <w:t xml:space="preserve"> </w:t>
      </w:r>
      <w:r w:rsidRPr="005559F8">
        <w:rPr>
          <w:rStyle w:val="affffc"/>
          <w:spacing w:val="-2"/>
          <w:rtl/>
        </w:rPr>
        <w:t>כתיב</w:t>
      </w:r>
      <w:r w:rsidRPr="005559F8">
        <w:rPr>
          <w:spacing w:val="-2"/>
          <w:rtl/>
        </w:rPr>
        <w:t xml:space="preserve"> </w:t>
      </w:r>
      <w:r w:rsidRPr="005559F8">
        <w:rPr>
          <w:rStyle w:val="affff8"/>
          <w:spacing w:val="-2"/>
          <w:rtl/>
        </w:rPr>
        <w:t>ואם המקדיש יגאל את ביתו ויסף חמישית כסף ערכך</w:t>
      </w:r>
      <w:r>
        <w:rPr>
          <w:rStyle w:val="affff8"/>
          <w:rFonts w:hint="cs"/>
          <w:spacing w:val="-2"/>
          <w:rtl/>
        </w:rPr>
        <w:t>'</w:t>
      </w:r>
    </w:p>
    <w:p w14:paraId="35D7C3D5" w14:textId="77777777" w:rsidR="005509D1" w:rsidRPr="005559F8" w:rsidRDefault="005509D1" w:rsidP="005509D1">
      <w:pPr>
        <w:rPr>
          <w:spacing w:val="2"/>
          <w:rtl/>
        </w:rPr>
      </w:pPr>
      <w:r w:rsidRPr="005559F8">
        <w:rPr>
          <w:rStyle w:val="affffc"/>
          <w:spacing w:val="2"/>
          <w:rtl/>
        </w:rPr>
        <w:t>ותנן:</w:t>
      </w:r>
      <w:r w:rsidRPr="005559F8">
        <w:rPr>
          <w:spacing w:val="2"/>
          <w:rtl/>
        </w:rPr>
        <w:t xml:space="preserve"> הפודה הקדשו מוסיף חומש.</w:t>
      </w:r>
      <w:r w:rsidRPr="005559F8">
        <w:rPr>
          <w:rFonts w:hint="cs"/>
          <w:spacing w:val="2"/>
          <w:rtl/>
        </w:rPr>
        <w:t xml:space="preserve"> </w:t>
      </w:r>
      <w:r w:rsidRPr="005559F8">
        <w:rPr>
          <w:spacing w:val="2"/>
          <w:rtl/>
        </w:rPr>
        <w:t xml:space="preserve">חומש </w:t>
      </w:r>
      <w:r w:rsidRPr="005559F8">
        <w:rPr>
          <w:rStyle w:val="affffc"/>
          <w:spacing w:val="2"/>
          <w:rtl/>
        </w:rPr>
        <w:t>תנן,</w:t>
      </w:r>
      <w:r w:rsidRPr="005559F8">
        <w:rPr>
          <w:spacing w:val="2"/>
          <w:rtl/>
        </w:rPr>
        <w:t xml:space="preserve"> חומש דחומש </w:t>
      </w:r>
      <w:r w:rsidRPr="005559F8">
        <w:rPr>
          <w:rStyle w:val="affffc"/>
          <w:spacing w:val="2"/>
          <w:rtl/>
        </w:rPr>
        <w:t>לא תנן.</w:t>
      </w:r>
    </w:p>
    <w:p w14:paraId="31809327" w14:textId="77777777" w:rsidR="005509D1" w:rsidRDefault="005509D1" w:rsidP="005509D1">
      <w:pPr>
        <w:pStyle w:val="36"/>
        <w:framePr w:wrap="notBeside"/>
        <w:rPr>
          <w:rtl/>
        </w:rPr>
      </w:pPr>
      <w:r w:rsidRPr="00F40D4B">
        <w:rPr>
          <w:rFonts w:hint="cs"/>
          <w:rtl/>
        </w:rPr>
        <w:t xml:space="preserve"> </w:t>
      </w:r>
      <w:r w:rsidRPr="00F40D4B">
        <w:rPr>
          <w:rtl/>
        </w:rPr>
        <w:t>מאי?</w:t>
      </w:r>
    </w:p>
    <w:p w14:paraId="2C9A11AA" w14:textId="77777777" w:rsidR="005509D1" w:rsidRDefault="005509D1" w:rsidP="005509D1">
      <w:pPr>
        <w:rPr>
          <w:rtl/>
        </w:rPr>
      </w:pPr>
      <w:r w:rsidRPr="00717390">
        <w:rPr>
          <w:rFonts w:hint="cs"/>
          <w:b/>
          <w:bCs/>
          <w:rtl/>
        </w:rPr>
        <w:t>ב</w:t>
      </w:r>
      <w:r w:rsidRPr="00717390">
        <w:rPr>
          <w:b/>
          <w:bCs/>
          <w:rtl/>
        </w:rPr>
        <w:t>תרומה</w:t>
      </w:r>
      <w:r w:rsidRPr="00F40D4B">
        <w:rPr>
          <w:rtl/>
        </w:rPr>
        <w:t xml:space="preserve"> </w:t>
      </w:r>
      <w:r w:rsidRPr="00752D77">
        <w:rPr>
          <w:rStyle w:val="affffc"/>
          <w:rtl/>
        </w:rPr>
        <w:t>כתיב</w:t>
      </w:r>
      <w:r w:rsidRPr="00F40D4B">
        <w:rPr>
          <w:rtl/>
        </w:rPr>
        <w:t xml:space="preserve"> </w:t>
      </w:r>
      <w:r w:rsidRPr="00752D77">
        <w:rPr>
          <w:rStyle w:val="affff8"/>
          <w:rtl/>
        </w:rPr>
        <w:t>ויסף,</w:t>
      </w:r>
      <w:r w:rsidRPr="00F40D4B">
        <w:rPr>
          <w:rtl/>
        </w:rPr>
        <w:t xml:space="preserve"> </w:t>
      </w:r>
      <w:r w:rsidRPr="00717390">
        <w:rPr>
          <w:b/>
          <w:bCs/>
          <w:rtl/>
        </w:rPr>
        <w:t>גבי קדש</w:t>
      </w:r>
      <w:r w:rsidRPr="00F40D4B">
        <w:rPr>
          <w:rtl/>
        </w:rPr>
        <w:t xml:space="preserve"> </w:t>
      </w:r>
      <w:r w:rsidRPr="00752D77">
        <w:rPr>
          <w:rStyle w:val="affffc"/>
          <w:rFonts w:hint="cs"/>
          <w:rtl/>
        </w:rPr>
        <w:t>גם כתוב</w:t>
      </w:r>
      <w:r>
        <w:rPr>
          <w:rFonts w:hint="cs"/>
          <w:rtl/>
        </w:rPr>
        <w:t xml:space="preserve"> </w:t>
      </w:r>
      <w:r w:rsidRPr="00752D77">
        <w:rPr>
          <w:rStyle w:val="affff8"/>
          <w:rtl/>
        </w:rPr>
        <w:t>ויסף,</w:t>
      </w:r>
      <w:r>
        <w:rPr>
          <w:rFonts w:hint="cs"/>
          <w:rtl/>
        </w:rPr>
        <w:t xml:space="preserve">  </w:t>
      </w:r>
    </w:p>
    <w:p w14:paraId="2DA48013" w14:textId="77777777" w:rsidR="005509D1" w:rsidRPr="005559F8" w:rsidRDefault="005509D1" w:rsidP="005509D1">
      <w:pPr>
        <w:rPr>
          <w:rtl/>
        </w:rPr>
      </w:pPr>
      <w:r w:rsidRPr="005559F8">
        <w:rPr>
          <w:rStyle w:val="affffc"/>
          <w:rtl/>
        </w:rPr>
        <w:t>או</w:t>
      </w:r>
      <w:r w:rsidRPr="005559F8">
        <w:rPr>
          <w:rStyle w:val="affffc"/>
          <w:rFonts w:hint="cs"/>
          <w:rtl/>
        </w:rPr>
        <w:t xml:space="preserve">: </w:t>
      </w:r>
      <w:r w:rsidRPr="005559F8">
        <w:rPr>
          <w:rFonts w:hint="cs"/>
          <w:rtl/>
        </w:rPr>
        <w:t>בתרומה אם תיקח הו' ד</w:t>
      </w:r>
      <w:r w:rsidRPr="005559F8">
        <w:rPr>
          <w:rStyle w:val="affff8"/>
          <w:rFonts w:hint="cs"/>
          <w:rtl/>
        </w:rPr>
        <w:t>ויסף</w:t>
      </w:r>
      <w:r w:rsidRPr="005559F8">
        <w:rPr>
          <w:rFonts w:hint="cs"/>
          <w:rtl/>
        </w:rPr>
        <w:t xml:space="preserve"> ושדית על חמישתו הו"ל</w:t>
      </w:r>
      <w:r w:rsidRPr="005559F8">
        <w:rPr>
          <w:rtl/>
        </w:rPr>
        <w:t xml:space="preserve"> חמישיתיו.</w:t>
      </w:r>
    </w:p>
    <w:p w14:paraId="1AD22029" w14:textId="77777777" w:rsidR="005509D1" w:rsidRPr="00F40D4B" w:rsidRDefault="005509D1" w:rsidP="005509D1">
      <w:pPr>
        <w:rPr>
          <w:rtl/>
        </w:rPr>
      </w:pPr>
      <w:r w:rsidRPr="00717390">
        <w:rPr>
          <w:rFonts w:hint="cs"/>
          <w:b/>
          <w:bCs/>
          <w:rtl/>
        </w:rPr>
        <w:lastRenderedPageBreak/>
        <w:t>ב</w:t>
      </w:r>
      <w:r w:rsidRPr="00717390">
        <w:rPr>
          <w:b/>
          <w:bCs/>
          <w:rtl/>
        </w:rPr>
        <w:t>הקדש</w:t>
      </w:r>
      <w:r w:rsidRPr="00F40D4B">
        <w:rPr>
          <w:rtl/>
        </w:rPr>
        <w:t xml:space="preserve"> </w:t>
      </w:r>
      <w:r w:rsidRPr="00752D77">
        <w:rPr>
          <w:rStyle w:val="affffc"/>
          <w:rtl/>
        </w:rPr>
        <w:t>כתיב</w:t>
      </w:r>
      <w:r w:rsidRPr="00F40D4B">
        <w:rPr>
          <w:rtl/>
        </w:rPr>
        <w:t xml:space="preserve"> </w:t>
      </w:r>
      <w:r w:rsidRPr="00752D77">
        <w:rPr>
          <w:rStyle w:val="affff8"/>
          <w:rFonts w:hint="cs"/>
          <w:rtl/>
        </w:rPr>
        <w:t>'</w:t>
      </w:r>
      <w:r w:rsidRPr="00752D77">
        <w:rPr>
          <w:rStyle w:val="affff8"/>
          <w:rtl/>
        </w:rPr>
        <w:t>ויסף חמישית</w:t>
      </w:r>
      <w:r w:rsidRPr="00752D77">
        <w:rPr>
          <w:rStyle w:val="affff8"/>
          <w:rFonts w:hint="cs"/>
          <w:rtl/>
        </w:rPr>
        <w:t>'</w:t>
      </w:r>
      <w:r w:rsidRPr="00752D77">
        <w:rPr>
          <w:rStyle w:val="affff8"/>
          <w:rtl/>
        </w:rPr>
        <w:t>,</w:t>
      </w:r>
      <w:r w:rsidRPr="00F40D4B">
        <w:rPr>
          <w:rtl/>
        </w:rPr>
        <w:t xml:space="preserve"> </w:t>
      </w:r>
      <w:r>
        <w:rPr>
          <w:rFonts w:hint="cs"/>
          <w:rtl/>
        </w:rPr>
        <w:t xml:space="preserve">אף אי תיקח </w:t>
      </w:r>
      <w:r w:rsidRPr="00F40D4B">
        <w:rPr>
          <w:rtl/>
        </w:rPr>
        <w:t>ו</w:t>
      </w:r>
      <w:r w:rsidRPr="00F40D4B">
        <w:rPr>
          <w:rFonts w:hint="cs"/>
          <w:rtl/>
        </w:rPr>
        <w:t>'</w:t>
      </w:r>
      <w:r w:rsidRPr="00F40D4B">
        <w:rPr>
          <w:rtl/>
        </w:rPr>
        <w:t xml:space="preserve"> דויסף ושדית </w:t>
      </w:r>
      <w:r w:rsidRPr="00F40D4B">
        <w:rPr>
          <w:rFonts w:hint="cs"/>
          <w:rtl/>
        </w:rPr>
        <w:t>ע</w:t>
      </w:r>
      <w:r w:rsidRPr="00F40D4B">
        <w:rPr>
          <w:rtl/>
        </w:rPr>
        <w:t xml:space="preserve">ל </w:t>
      </w:r>
      <w:r w:rsidRPr="00752D77">
        <w:rPr>
          <w:rStyle w:val="affff8"/>
          <w:rtl/>
        </w:rPr>
        <w:t xml:space="preserve">חמישית </w:t>
      </w:r>
      <w:r w:rsidRPr="00F40D4B">
        <w:rPr>
          <w:rtl/>
        </w:rPr>
        <w:t>סוף סוף הו</w:t>
      </w:r>
      <w:r w:rsidRPr="00F40D4B">
        <w:rPr>
          <w:rFonts w:hint="cs"/>
          <w:rtl/>
        </w:rPr>
        <w:t>"ל</w:t>
      </w:r>
      <w:r w:rsidRPr="00F40D4B">
        <w:rPr>
          <w:rtl/>
        </w:rPr>
        <w:t xml:space="preserve"> חמשיתו.</w:t>
      </w:r>
    </w:p>
    <w:p w14:paraId="0A2894C6" w14:textId="77777777" w:rsidR="005509D1" w:rsidRDefault="005509D1" w:rsidP="005509D1">
      <w:pPr>
        <w:rPr>
          <w:rStyle w:val="affffc"/>
          <w:rtl/>
        </w:rPr>
      </w:pPr>
      <w:r w:rsidRPr="00752D77">
        <w:rPr>
          <w:rStyle w:val="affffc"/>
          <w:rtl/>
        </w:rPr>
        <w:t>ו</w:t>
      </w:r>
      <w:r w:rsidRPr="00752D77">
        <w:rPr>
          <w:rStyle w:val="affffc"/>
          <w:rFonts w:hint="cs"/>
          <w:rtl/>
        </w:rPr>
        <w:t xml:space="preserve">לא אמרי' </w:t>
      </w:r>
      <w:r w:rsidRPr="00752D77">
        <w:rPr>
          <w:rStyle w:val="affffc"/>
          <w:rtl/>
        </w:rPr>
        <w:t>דהו</w:t>
      </w:r>
      <w:r w:rsidRPr="00752D77">
        <w:rPr>
          <w:rStyle w:val="affffc"/>
          <w:rFonts w:hint="cs"/>
          <w:rtl/>
        </w:rPr>
        <w:t>"ל</w:t>
      </w:r>
      <w:r w:rsidRPr="00F40D4B">
        <w:rPr>
          <w:rtl/>
        </w:rPr>
        <w:t xml:space="preserve"> </w:t>
      </w:r>
      <w:r w:rsidRPr="00F40D4B">
        <w:rPr>
          <w:rFonts w:hint="cs"/>
          <w:rtl/>
        </w:rPr>
        <w:t>כ</w:t>
      </w:r>
      <w:r w:rsidRPr="00F40D4B">
        <w:rPr>
          <w:rtl/>
        </w:rPr>
        <w:t>הקדש שני,</w:t>
      </w:r>
      <w:r w:rsidRPr="00F40D4B">
        <w:rPr>
          <w:rFonts w:hint="cs"/>
          <w:rtl/>
        </w:rPr>
        <w:t xml:space="preserve"> </w:t>
      </w:r>
      <w:r>
        <w:rPr>
          <w:rFonts w:hint="cs"/>
          <w:rtl/>
        </w:rPr>
        <w:t xml:space="preserve">שאין </w:t>
      </w:r>
      <w:r w:rsidRPr="00F40D4B">
        <w:rPr>
          <w:rFonts w:hint="cs"/>
          <w:rtl/>
        </w:rPr>
        <w:t xml:space="preserve">מוסיף חומש </w:t>
      </w:r>
    </w:p>
    <w:p w14:paraId="51E0152B" w14:textId="77777777" w:rsidR="005509D1" w:rsidRPr="00F40D4B" w:rsidRDefault="005509D1" w:rsidP="005509D1">
      <w:pPr>
        <w:rPr>
          <w:rtl/>
        </w:rPr>
      </w:pPr>
      <w:r w:rsidRPr="00752D77">
        <w:rPr>
          <w:rStyle w:val="affffc"/>
          <w:rFonts w:hint="cs"/>
          <w:rtl/>
        </w:rPr>
        <w:t>שכך אמר רבא</w:t>
      </w:r>
      <w:r w:rsidRPr="00752D77">
        <w:rPr>
          <w:rStyle w:val="affffc"/>
          <w:rtl/>
        </w:rPr>
        <w:t>:</w:t>
      </w:r>
      <w:r w:rsidRPr="00F40D4B">
        <w:rPr>
          <w:rtl/>
        </w:rPr>
        <w:t xml:space="preserve"> חומש כתחילת הקדש דמי.</w:t>
      </w:r>
    </w:p>
    <w:p w14:paraId="1C98F707" w14:textId="77777777" w:rsidR="005509D1" w:rsidRDefault="005509D1" w:rsidP="005509D1">
      <w:pPr>
        <w:pStyle w:val="36"/>
        <w:framePr w:wrap="notBeside"/>
        <w:rPr>
          <w:rtl/>
        </w:rPr>
      </w:pPr>
      <w:r w:rsidRPr="00F40D4B">
        <w:rPr>
          <w:rFonts w:hint="cs"/>
          <w:rtl/>
        </w:rPr>
        <w:t>למעשה</w:t>
      </w:r>
      <w:r>
        <w:rPr>
          <w:rFonts w:hint="cs"/>
          <w:rtl/>
        </w:rPr>
        <w:t xml:space="preserve"> </w:t>
      </w:r>
      <w:r w:rsidRPr="00F40D4B">
        <w:rPr>
          <w:rtl/>
        </w:rPr>
        <w:t>אביי:</w:t>
      </w:r>
    </w:p>
    <w:p w14:paraId="33498A4E" w14:textId="77777777" w:rsidR="005509D1" w:rsidRPr="00F40D4B" w:rsidRDefault="005509D1" w:rsidP="005509D1">
      <w:pPr>
        <w:rPr>
          <w:rtl/>
        </w:rPr>
      </w:pPr>
      <w:r w:rsidRPr="00752D77">
        <w:rPr>
          <w:rStyle w:val="affffc"/>
          <w:rFonts w:hint="cs"/>
          <w:rtl/>
        </w:rPr>
        <w:t>'</w:t>
      </w:r>
      <w:r>
        <w:rPr>
          <w:rStyle w:val="affff8"/>
          <w:rtl/>
          <w:rPrChange w:id="9003" w:author="מנוע פסוקים" w:date="2026-10-05T16:38:06Z">
            <w:rPr>
              <w:rStyle w:val="affffc"/>
              <w:rtl/>
            </w:rPr>
          </w:rPrChange>
        </w:rPr>
        <w:t xml:space="preserve">ויסף חמישית כסף ערכך</w:t>
      </w:r>
      <w:r w:rsidRPr="00752D77">
        <w:rPr>
          <w:rStyle w:val="affffc"/>
          <w:rFonts w:hint="cs"/>
          <w:rtl/>
        </w:rPr>
        <w:t>'</w:t>
      </w:r>
      <w:r w:rsidRPr="00752D77">
        <w:rPr>
          <w:rStyle w:val="affffc"/>
          <w:rtl/>
        </w:rPr>
        <w:t xml:space="preserve"> </w:t>
      </w:r>
      <w:r w:rsidRPr="00717390">
        <w:rPr>
          <w:b/>
          <w:bCs/>
          <w:rtl/>
        </w:rPr>
        <w:t xml:space="preserve">מקיש חומשו לכסף ערכו, </w:t>
      </w:r>
      <w:r w:rsidRPr="00717390">
        <w:rPr>
          <w:rFonts w:hint="cs"/>
          <w:b/>
          <w:bCs/>
          <w:rtl/>
        </w:rPr>
        <w:t>ד</w:t>
      </w:r>
      <w:r w:rsidRPr="00717390">
        <w:rPr>
          <w:b/>
          <w:bCs/>
          <w:rtl/>
        </w:rPr>
        <w:t>מוסיף חומש.</w:t>
      </w:r>
    </w:p>
    <w:p w14:paraId="1C30367F" w14:textId="002EA2B8" w:rsidR="005509D1" w:rsidRDefault="005509D1" w:rsidP="00717390">
      <w:pPr>
        <w:pStyle w:val="aff9"/>
      </w:pPr>
      <w:r w:rsidRPr="00F40D4B">
        <w:rPr>
          <w:rtl/>
        </w:rPr>
        <w:t>***</w:t>
      </w:r>
    </w:p>
    <w:p w14:paraId="00A77411" w14:textId="77777777" w:rsidR="005509D1" w:rsidRDefault="005509D1" w:rsidP="005509D1">
      <w:pPr>
        <w:pStyle w:val="36"/>
        <w:framePr w:wrap="notBeside"/>
        <w:rPr>
          <w:rtl/>
        </w:rPr>
      </w:pPr>
      <w:r w:rsidRPr="00F40D4B">
        <w:rPr>
          <w:rFonts w:hint="cs"/>
          <w:rtl/>
        </w:rPr>
        <w:t>ריב"ל</w:t>
      </w:r>
      <w:r w:rsidRPr="00F40D4B">
        <w:rPr>
          <w:rtl/>
        </w:rPr>
        <w:t>:</w:t>
      </w:r>
    </w:p>
    <w:p w14:paraId="331C600E" w14:textId="77777777" w:rsidR="005509D1" w:rsidRPr="00F40D4B" w:rsidRDefault="005509D1" w:rsidP="005509D1">
      <w:pPr>
        <w:pStyle w:val="affff9"/>
        <w:rPr>
          <w:rtl/>
        </w:rPr>
      </w:pPr>
      <w:r w:rsidRPr="00F40D4B">
        <w:rPr>
          <w:rtl/>
        </w:rPr>
        <w:t>על הקדש ראשון מוסיף חומש, ו</w:t>
      </w:r>
      <w:r>
        <w:rPr>
          <w:rFonts w:hint="cs"/>
          <w:rtl/>
        </w:rPr>
        <w:t xml:space="preserve">לא </w:t>
      </w:r>
      <w:r w:rsidRPr="00F40D4B">
        <w:rPr>
          <w:rtl/>
        </w:rPr>
        <w:t xml:space="preserve">על הקדש שני </w:t>
      </w:r>
    </w:p>
    <w:p w14:paraId="629DD58C" w14:textId="77777777" w:rsidR="005509D1" w:rsidRDefault="005509D1" w:rsidP="005509D1">
      <w:pPr>
        <w:pStyle w:val="36"/>
        <w:framePr w:wrap="notBeside"/>
        <w:rPr>
          <w:rtl/>
        </w:rPr>
      </w:pPr>
      <w:r>
        <w:rPr>
          <w:rFonts w:hint="cs"/>
          <w:rtl/>
        </w:rPr>
        <w:t xml:space="preserve">וטעמו: </w:t>
      </w:r>
      <w:r w:rsidRPr="00F40D4B">
        <w:rPr>
          <w:rtl/>
        </w:rPr>
        <w:t>רבא:</w:t>
      </w:r>
    </w:p>
    <w:p w14:paraId="5C1646BE" w14:textId="77777777" w:rsidR="005509D1" w:rsidRPr="00F40D4B" w:rsidRDefault="005509D1" w:rsidP="005509D1">
      <w:pPr>
        <w:spacing w:after="60"/>
        <w:rPr>
          <w:rtl/>
        </w:rPr>
      </w:pPr>
      <w:r w:rsidRPr="005C5FA0">
        <w:rPr>
          <w:rStyle w:val="affff8"/>
          <w:rFonts w:hint="cs"/>
          <w:rtl/>
        </w:rPr>
        <w:t>'</w:t>
      </w:r>
      <w:r w:rsidRPr="005C5FA0">
        <w:rPr>
          <w:rStyle w:val="affff8"/>
          <w:rtl/>
        </w:rPr>
        <w:t>ואם המקדיש יגאל את ביתו</w:t>
      </w:r>
      <w:r w:rsidRPr="005C5FA0">
        <w:rPr>
          <w:rStyle w:val="affff8"/>
          <w:rFonts w:hint="cs"/>
          <w:rtl/>
        </w:rPr>
        <w:t>'</w:t>
      </w:r>
      <w:r w:rsidRPr="00F40D4B">
        <w:rPr>
          <w:rtl/>
        </w:rPr>
        <w:t xml:space="preserve"> - המקדיש ולא המתפיס.</w:t>
      </w:r>
    </w:p>
    <w:p w14:paraId="5DA4D850" w14:textId="77777777" w:rsidR="005509D1" w:rsidRDefault="005509D1" w:rsidP="005509D1">
      <w:pPr>
        <w:pStyle w:val="36"/>
        <w:framePr w:wrap="notBeside"/>
        <w:rPr>
          <w:rtl/>
        </w:rPr>
      </w:pPr>
      <w:r>
        <w:rPr>
          <w:rFonts w:hint="cs"/>
          <w:rtl/>
        </w:rPr>
        <w:t>תנא לפני ר</w:t>
      </w:r>
      <w:r w:rsidRPr="00F40D4B">
        <w:rPr>
          <w:rFonts w:hint="cs"/>
          <w:rtl/>
        </w:rPr>
        <w:t>''א</w:t>
      </w:r>
      <w:r w:rsidRPr="00F40D4B">
        <w:rPr>
          <w:rtl/>
        </w:rPr>
        <w:t>:</w:t>
      </w:r>
    </w:p>
    <w:p w14:paraId="180B677B" w14:textId="77777777" w:rsidR="005509D1" w:rsidRPr="007229E3" w:rsidRDefault="005509D1" w:rsidP="005509D1">
      <w:pPr>
        <w:rPr>
          <w:rtl/>
        </w:rPr>
      </w:pPr>
      <w:r w:rsidRPr="007229E3">
        <w:rPr>
          <w:rStyle w:val="affff8"/>
          <w:rFonts w:hint="cs"/>
          <w:rtl/>
        </w:rPr>
        <w:t>'</w:t>
      </w:r>
      <w:r w:rsidRPr="007229E3">
        <w:rPr>
          <w:rStyle w:val="affff8"/>
          <w:rtl/>
        </w:rPr>
        <w:t>ואם בבהמה הטמאה ופדה בערכך</w:t>
      </w:r>
      <w:r w:rsidRPr="007229E3">
        <w:rPr>
          <w:rStyle w:val="affff8"/>
          <w:rFonts w:hint="cs"/>
          <w:rtl/>
        </w:rPr>
        <w:t>'</w:t>
      </w:r>
      <w:r w:rsidRPr="007229E3">
        <w:rPr>
          <w:rFonts w:hint="cs"/>
          <w:rtl/>
        </w:rPr>
        <w:t xml:space="preserve"> </w:t>
      </w:r>
      <w:r w:rsidRPr="007229E3">
        <w:rPr>
          <w:rtl/>
        </w:rPr>
        <w:t xml:space="preserve">מה בהמה טמאה מיוחדת שתחילתה הקדש וכולה לשמים, ומועלין בה, אף כל </w:t>
      </w:r>
      <w:r w:rsidRPr="007229E3">
        <w:rPr>
          <w:rFonts w:hint="cs"/>
          <w:rtl/>
        </w:rPr>
        <w:t>כה"ג</w:t>
      </w:r>
    </w:p>
    <w:p w14:paraId="088D9B2D" w14:textId="77777777" w:rsidR="005509D1" w:rsidRDefault="005509D1" w:rsidP="005509D1">
      <w:pPr>
        <w:pStyle w:val="36"/>
        <w:framePr w:wrap="notBeside"/>
        <w:rPr>
          <w:rStyle w:val="affffc"/>
          <w:rtl/>
        </w:rPr>
      </w:pPr>
      <w:r w:rsidRPr="007229E3">
        <w:rPr>
          <w:rStyle w:val="affffc"/>
          <w:rtl/>
        </w:rPr>
        <w:t>ר</w:t>
      </w:r>
      <w:r w:rsidRPr="007229E3">
        <w:rPr>
          <w:rStyle w:val="affffc"/>
          <w:rFonts w:hint="cs"/>
          <w:rtl/>
        </w:rPr>
        <w:t>"א</w:t>
      </w:r>
      <w:r w:rsidRPr="007229E3">
        <w:rPr>
          <w:rStyle w:val="affffc"/>
          <w:rtl/>
        </w:rPr>
        <w:t xml:space="preserve"> לתנא:</w:t>
      </w:r>
    </w:p>
    <w:p w14:paraId="3B86B762" w14:textId="77777777" w:rsidR="005509D1" w:rsidRPr="00617214" w:rsidRDefault="005509D1" w:rsidP="005509D1">
      <w:pPr>
        <w:rPr>
          <w:rtl/>
        </w:rPr>
      </w:pPr>
      <w:r w:rsidRPr="00717390">
        <w:rPr>
          <w:b/>
          <w:bCs/>
          <w:rtl/>
        </w:rPr>
        <w:t>כולה לשמים</w:t>
      </w:r>
      <w:r w:rsidRPr="00617214">
        <w:rPr>
          <w:rtl/>
        </w:rPr>
        <w:t xml:space="preserve"> </w:t>
      </w:r>
      <w:r w:rsidRPr="00617214">
        <w:rPr>
          <w:rFonts w:hint="cs"/>
          <w:rtl/>
        </w:rPr>
        <w:t>למעט</w:t>
      </w:r>
      <w:r w:rsidRPr="00617214">
        <w:rPr>
          <w:rtl/>
        </w:rPr>
        <w:t xml:space="preserve"> ק</w:t>
      </w:r>
      <w:r w:rsidRPr="00617214">
        <w:rPr>
          <w:rFonts w:hint="cs"/>
          <w:rtl/>
        </w:rPr>
        <w:t>דשים קלים שיש להם בעלים אין בהם מעילה</w:t>
      </w:r>
    </w:p>
    <w:p w14:paraId="3A36009F" w14:textId="77777777" w:rsidR="005509D1" w:rsidRPr="00F40D4B" w:rsidRDefault="005509D1" w:rsidP="005509D1">
      <w:pPr>
        <w:rPr>
          <w:rtl/>
        </w:rPr>
      </w:pPr>
      <w:r w:rsidRPr="00717390">
        <w:rPr>
          <w:b/>
          <w:bCs/>
          <w:rtl/>
        </w:rPr>
        <w:t>תחילת הקד</w:t>
      </w:r>
      <w:r w:rsidRPr="00717390">
        <w:rPr>
          <w:rFonts w:hint="cs"/>
          <w:b/>
          <w:bCs/>
          <w:rtl/>
        </w:rPr>
        <w:t xml:space="preserve">ש </w:t>
      </w:r>
      <w:r>
        <w:rPr>
          <w:rFonts w:hint="cs"/>
          <w:rtl/>
        </w:rPr>
        <w:t xml:space="preserve">וכי </w:t>
      </w:r>
      <w:r>
        <w:rPr>
          <w:rtl/>
        </w:rPr>
        <w:t>למעט</w:t>
      </w:r>
      <w:r w:rsidRPr="00F40D4B">
        <w:rPr>
          <w:rtl/>
        </w:rPr>
        <w:t xml:space="preserve"> סוף הקדש </w:t>
      </w:r>
      <w:r>
        <w:rPr>
          <w:rFonts w:hint="cs"/>
          <w:rtl/>
        </w:rPr>
        <w:t xml:space="preserve">שאין בזה </w:t>
      </w:r>
      <w:r w:rsidRPr="00F40D4B">
        <w:rPr>
          <w:rtl/>
        </w:rPr>
        <w:t>מעילה?</w:t>
      </w:r>
    </w:p>
    <w:p w14:paraId="44C29B51" w14:textId="77777777" w:rsidR="005509D1" w:rsidRDefault="005509D1" w:rsidP="005509D1">
      <w:pPr>
        <w:rPr>
          <w:rtl/>
        </w:rPr>
      </w:pPr>
      <w:r>
        <w:rPr>
          <w:rFonts w:hint="cs"/>
          <w:rtl/>
        </w:rPr>
        <w:t>ש</w:t>
      </w:r>
      <w:r w:rsidRPr="00F40D4B">
        <w:rPr>
          <w:rtl/>
        </w:rPr>
        <w:t xml:space="preserve">מא לענין חומש </w:t>
      </w:r>
      <w:r w:rsidRPr="00DB7B82">
        <w:rPr>
          <w:rStyle w:val="afffff2"/>
          <w:rFonts w:hint="cs"/>
          <w:rtl/>
        </w:rPr>
        <w:t>בהקדש שני</w:t>
      </w:r>
      <w:r>
        <w:rPr>
          <w:rFonts w:hint="cs"/>
          <w:rtl/>
        </w:rPr>
        <w:t xml:space="preserve"> </w:t>
      </w:r>
      <w:r w:rsidRPr="00F40D4B">
        <w:rPr>
          <w:rtl/>
        </w:rPr>
        <w:t xml:space="preserve">אמרת </w:t>
      </w:r>
      <w:r w:rsidRPr="007229E3">
        <w:rPr>
          <w:rStyle w:val="affffc"/>
          <w:rtl/>
        </w:rPr>
        <w:t>וכר</w:t>
      </w:r>
      <w:r w:rsidRPr="007229E3">
        <w:rPr>
          <w:rStyle w:val="affffc"/>
          <w:rFonts w:hint="cs"/>
          <w:rtl/>
        </w:rPr>
        <w:t>יב"ל</w:t>
      </w:r>
      <w:r>
        <w:rPr>
          <w:rStyle w:val="affffc"/>
          <w:rFonts w:hint="cs"/>
          <w:rtl/>
        </w:rPr>
        <w:t>?</w:t>
      </w:r>
      <w:r w:rsidRPr="00F40D4B">
        <w:rPr>
          <w:rFonts w:hint="cs"/>
          <w:rtl/>
        </w:rPr>
        <w:t xml:space="preserve"> </w:t>
      </w:r>
      <w:r w:rsidRPr="007229E3">
        <w:rPr>
          <w:rStyle w:val="affffc"/>
          <w:rtl/>
        </w:rPr>
        <w:t>א"ל:</w:t>
      </w:r>
      <w:r w:rsidRPr="00F40D4B">
        <w:rPr>
          <w:rtl/>
        </w:rPr>
        <w:t xml:space="preserve"> </w:t>
      </w:r>
      <w:r>
        <w:rPr>
          <w:rFonts w:hint="cs"/>
          <w:rtl/>
        </w:rPr>
        <w:t>כ</w:t>
      </w:r>
      <w:r w:rsidRPr="00F40D4B">
        <w:rPr>
          <w:rtl/>
        </w:rPr>
        <w:t xml:space="preserve">ן, </w:t>
      </w:r>
      <w:r>
        <w:rPr>
          <w:rFonts w:hint="cs"/>
          <w:rtl/>
        </w:rPr>
        <w:t>לזו כוונתי</w:t>
      </w:r>
      <w:r w:rsidRPr="00F40D4B">
        <w:rPr>
          <w:rtl/>
        </w:rPr>
        <w:t>.</w:t>
      </w:r>
    </w:p>
    <w:p w14:paraId="78CD5E2B" w14:textId="77777777" w:rsidR="005509D1" w:rsidRPr="00F40D4B" w:rsidRDefault="005509D1" w:rsidP="005509D1">
      <w:pPr>
        <w:rPr>
          <w:rtl/>
        </w:rPr>
      </w:pPr>
      <w:r w:rsidRPr="00717390">
        <w:rPr>
          <w:rFonts w:hint="cs"/>
          <w:b/>
          <w:bCs/>
          <w:rtl/>
        </w:rPr>
        <w:t>ו</w:t>
      </w:r>
      <w:r w:rsidRPr="00717390">
        <w:rPr>
          <w:b/>
          <w:bCs/>
          <w:rtl/>
        </w:rPr>
        <w:t>בהמה טמאה</w:t>
      </w:r>
      <w:r w:rsidRPr="00F40D4B">
        <w:rPr>
          <w:rtl/>
        </w:rPr>
        <w:t xml:space="preserve"> </w:t>
      </w:r>
      <w:r>
        <w:rPr>
          <w:rFonts w:hint="cs"/>
          <w:rtl/>
        </w:rPr>
        <w:t xml:space="preserve">ישנה </w:t>
      </w:r>
      <w:r w:rsidRPr="00F40D4B">
        <w:rPr>
          <w:rtl/>
        </w:rPr>
        <w:t xml:space="preserve">בתחילת הקדש, </w:t>
      </w:r>
      <w:r>
        <w:rPr>
          <w:rFonts w:hint="cs"/>
          <w:rtl/>
        </w:rPr>
        <w:t xml:space="preserve">ולא </w:t>
      </w:r>
      <w:r w:rsidRPr="00F40D4B">
        <w:rPr>
          <w:rtl/>
        </w:rPr>
        <w:t>באמצע הקדש לפי שאינה בסוף הקדש.</w:t>
      </w:r>
    </w:p>
    <w:p w14:paraId="79A29F77" w14:textId="77777777" w:rsidR="005509D1" w:rsidRPr="00F40D4B" w:rsidRDefault="005509D1" w:rsidP="005509D1">
      <w:pPr>
        <w:pStyle w:val="affe"/>
        <w:framePr w:wrap="around"/>
        <w:rPr>
          <w:rtl/>
        </w:rPr>
      </w:pPr>
      <w:r w:rsidRPr="00F40D4B">
        <w:rPr>
          <w:rtl/>
        </w:rPr>
        <w:t>נה.</w:t>
      </w:r>
    </w:p>
    <w:p w14:paraId="6ECC7E35" w14:textId="77777777" w:rsidR="005509D1" w:rsidRDefault="005509D1" w:rsidP="005509D1">
      <w:pPr>
        <w:pStyle w:val="36"/>
        <w:framePr w:wrap="notBeside"/>
        <w:rPr>
          <w:rtl/>
        </w:rPr>
      </w:pPr>
      <w:r>
        <w:rPr>
          <w:rFonts w:hint="cs"/>
          <w:rtl/>
        </w:rPr>
        <w:t>רבינא</w:t>
      </w:r>
    </w:p>
    <w:p w14:paraId="36129956" w14:textId="77777777" w:rsidR="005509D1" w:rsidRPr="00F40D4B" w:rsidRDefault="005509D1" w:rsidP="005509D1">
      <w:pPr>
        <w:rPr>
          <w:rtl/>
        </w:rPr>
      </w:pPr>
      <w:r w:rsidRPr="00717390">
        <w:rPr>
          <w:rFonts w:hint="cs"/>
          <w:b/>
          <w:bCs/>
          <w:rtl/>
        </w:rPr>
        <w:t xml:space="preserve">ואמצע הקדש </w:t>
      </w:r>
      <w:r w:rsidRPr="00717390">
        <w:rPr>
          <w:b/>
          <w:bCs/>
          <w:rtl/>
        </w:rPr>
        <w:t>הרי הוא כסוף הקדש,</w:t>
      </w:r>
      <w:r w:rsidRPr="00F40D4B">
        <w:rPr>
          <w:rtl/>
        </w:rPr>
        <w:t xml:space="preserve"> </w:t>
      </w:r>
      <w:r>
        <w:rPr>
          <w:rFonts w:hint="cs"/>
          <w:rtl/>
        </w:rPr>
        <w:t>ש</w:t>
      </w:r>
      <w:r w:rsidRPr="00F40D4B">
        <w:rPr>
          <w:rtl/>
        </w:rPr>
        <w:t>אינו מוסיף חומש</w:t>
      </w:r>
      <w:r>
        <w:rPr>
          <w:rFonts w:hint="cs"/>
          <w:rtl/>
        </w:rPr>
        <w:t>,</w:t>
      </w:r>
    </w:p>
    <w:p w14:paraId="0291493E" w14:textId="77777777" w:rsidR="005509D1" w:rsidRPr="00F40D4B" w:rsidRDefault="005509D1" w:rsidP="005509D1">
      <w:pPr>
        <w:rPr>
          <w:rtl/>
        </w:rPr>
      </w:pPr>
      <w:r>
        <w:rPr>
          <w:rFonts w:hint="cs"/>
          <w:rtl/>
        </w:rPr>
        <w:t xml:space="preserve">שאנו  מדמים לסוף הקדש </w:t>
      </w:r>
      <w:r w:rsidRPr="00F40D4B">
        <w:rPr>
          <w:rtl/>
        </w:rPr>
        <w:t>- שכן נתפס מנתפס.</w:t>
      </w:r>
    </w:p>
    <w:p w14:paraId="1AB39090" w14:textId="77777777" w:rsidR="005509D1" w:rsidRDefault="005509D1" w:rsidP="005509D1">
      <w:pPr>
        <w:pStyle w:val="36"/>
        <w:framePr w:wrap="notBeside"/>
        <w:rPr>
          <w:rtl/>
        </w:rPr>
      </w:pPr>
      <w:r w:rsidRPr="00F40D4B">
        <w:rPr>
          <w:rFonts w:hint="cs"/>
          <w:rtl/>
        </w:rPr>
        <w:t xml:space="preserve">והקשה </w:t>
      </w:r>
    </w:p>
    <w:p w14:paraId="75BDB143" w14:textId="77777777" w:rsidR="005509D1" w:rsidRPr="00F40D4B" w:rsidRDefault="005509D1" w:rsidP="005509D1">
      <w:pPr>
        <w:rPr>
          <w:rtl/>
        </w:rPr>
      </w:pPr>
      <w:r>
        <w:rPr>
          <w:rFonts w:hint="cs"/>
          <w:rtl/>
        </w:rPr>
        <w:t xml:space="preserve">שנדמה </w:t>
      </w:r>
      <w:r w:rsidRPr="00F40D4B">
        <w:rPr>
          <w:rtl/>
        </w:rPr>
        <w:t xml:space="preserve">לתחילת הקדש </w:t>
      </w:r>
      <w:r>
        <w:rPr>
          <w:rFonts w:hint="cs"/>
          <w:rtl/>
        </w:rPr>
        <w:t>כ</w:t>
      </w:r>
      <w:r w:rsidRPr="00F40D4B">
        <w:rPr>
          <w:rtl/>
        </w:rPr>
        <w:t xml:space="preserve">דבר שיש אחריו קדושה </w:t>
      </w:r>
    </w:p>
    <w:p w14:paraId="09465D17" w14:textId="77777777" w:rsidR="005509D1" w:rsidRDefault="005509D1" w:rsidP="005509D1">
      <w:pPr>
        <w:pStyle w:val="36"/>
        <w:framePr w:wrap="notBeside"/>
        <w:rPr>
          <w:rtl/>
        </w:rPr>
      </w:pPr>
      <w:r w:rsidRPr="00F40D4B">
        <w:rPr>
          <w:rtl/>
        </w:rPr>
        <w:t>- כדרבא:</w:t>
      </w:r>
    </w:p>
    <w:p w14:paraId="6B6DF7AC" w14:textId="77777777" w:rsidR="005509D1" w:rsidRPr="00F40D4B" w:rsidRDefault="005509D1" w:rsidP="005509D1">
      <w:pPr>
        <w:spacing w:after="60"/>
        <w:rPr>
          <w:rtl/>
        </w:rPr>
      </w:pPr>
      <w:r w:rsidRPr="007229E3">
        <w:rPr>
          <w:rStyle w:val="affff8"/>
          <w:rtl/>
        </w:rPr>
        <w:t>העלה</w:t>
      </w:r>
      <w:r w:rsidRPr="00F40D4B">
        <w:rPr>
          <w:rtl/>
        </w:rPr>
        <w:t xml:space="preserve"> - עולה ראשונה, </w:t>
      </w:r>
      <w:r w:rsidRPr="007229E3">
        <w:rPr>
          <w:rStyle w:val="affffc"/>
          <w:rtl/>
        </w:rPr>
        <w:t>הכי נמי:</w:t>
      </w:r>
      <w:r w:rsidRPr="00F40D4B">
        <w:rPr>
          <w:rtl/>
        </w:rPr>
        <w:t xml:space="preserve"> </w:t>
      </w:r>
      <w:r w:rsidRPr="007229E3">
        <w:rPr>
          <w:rStyle w:val="affff8"/>
          <w:rtl/>
        </w:rPr>
        <w:t>הטמאה</w:t>
      </w:r>
      <w:r w:rsidRPr="00F40D4B">
        <w:rPr>
          <w:rtl/>
        </w:rPr>
        <w:t xml:space="preserve"> - טמאה ראשונה.</w:t>
      </w:r>
    </w:p>
    <w:p w14:paraId="74C363CA" w14:textId="77777777" w:rsidR="005509D1" w:rsidRDefault="005509D1" w:rsidP="005509D1">
      <w:pPr>
        <w:pStyle w:val="36"/>
        <w:framePr w:wrap="notBeside"/>
        <w:rPr>
          <w:rtl/>
        </w:rPr>
      </w:pPr>
      <w:r w:rsidRPr="00F40D4B">
        <w:rPr>
          <w:rFonts w:hint="cs"/>
          <w:rtl/>
        </w:rPr>
        <w:t>ת</w:t>
      </w:r>
      <w:r>
        <w:rPr>
          <w:rFonts w:hint="cs"/>
          <w:rtl/>
        </w:rPr>
        <w:t>ניא כ</w:t>
      </w:r>
      <w:r w:rsidRPr="00F40D4B">
        <w:rPr>
          <w:rFonts w:hint="cs"/>
          <w:rtl/>
        </w:rPr>
        <w:t>ריב''ל</w:t>
      </w:r>
      <w:r w:rsidRPr="00F40D4B">
        <w:rPr>
          <w:rtl/>
        </w:rPr>
        <w:t>:</w:t>
      </w:r>
    </w:p>
    <w:p w14:paraId="06D82237" w14:textId="77777777" w:rsidR="005509D1" w:rsidRPr="00F40D4B" w:rsidRDefault="005509D1" w:rsidP="005509D1">
      <w:pPr>
        <w:rPr>
          <w:rtl/>
        </w:rPr>
      </w:pPr>
      <w:r w:rsidRPr="00F40D4B">
        <w:rPr>
          <w:rtl/>
        </w:rPr>
        <w:t>פרה זו תחת פרה של הקדש, טלית זו תחת טלית של הקדש</w:t>
      </w:r>
    </w:p>
    <w:p w14:paraId="2CA545C3" w14:textId="77777777" w:rsidR="005509D1" w:rsidRPr="00F40D4B" w:rsidRDefault="005509D1" w:rsidP="005509D1">
      <w:pPr>
        <w:rPr>
          <w:rtl/>
        </w:rPr>
      </w:pPr>
      <w:r w:rsidRPr="00F40D4B">
        <w:rPr>
          <w:rtl/>
        </w:rPr>
        <w:t>- הקדשו פדוי, ויד הקדש על העליונה.</w:t>
      </w:r>
    </w:p>
    <w:p w14:paraId="5B722301" w14:textId="77777777" w:rsidR="005509D1" w:rsidRPr="00F40D4B" w:rsidRDefault="005509D1" w:rsidP="005509D1">
      <w:pPr>
        <w:rPr>
          <w:rtl/>
        </w:rPr>
      </w:pPr>
      <w:r w:rsidRPr="00F40D4B">
        <w:rPr>
          <w:rtl/>
        </w:rPr>
        <w:t xml:space="preserve">פרה זו בחמש סלעים תחת פרה של הקדש, טלית זו בחמש סלעים תחת טלית של הקדש </w:t>
      </w:r>
      <w:r>
        <w:rPr>
          <w:rFonts w:hint="cs"/>
          <w:rtl/>
        </w:rPr>
        <w:t xml:space="preserve">- </w:t>
      </w:r>
      <w:r w:rsidRPr="00F40D4B">
        <w:rPr>
          <w:rtl/>
        </w:rPr>
        <w:t>הקדשו פדוי.</w:t>
      </w:r>
    </w:p>
    <w:p w14:paraId="44B5BD0C" w14:textId="77777777" w:rsidR="005509D1" w:rsidRPr="00F40D4B" w:rsidRDefault="005509D1" w:rsidP="005509D1">
      <w:pPr>
        <w:rPr>
          <w:rtl/>
        </w:rPr>
      </w:pPr>
      <w:r w:rsidRPr="00F40D4B">
        <w:rPr>
          <w:rtl/>
        </w:rPr>
        <w:t xml:space="preserve">על הקדש ראשון מוסיף חומש, </w:t>
      </w:r>
      <w:r>
        <w:rPr>
          <w:rFonts w:hint="cs"/>
          <w:rtl/>
        </w:rPr>
        <w:t xml:space="preserve">ולא על </w:t>
      </w:r>
      <w:r w:rsidRPr="00F40D4B">
        <w:rPr>
          <w:rtl/>
        </w:rPr>
        <w:t>הקדש שני</w:t>
      </w:r>
      <w:r>
        <w:rPr>
          <w:rFonts w:hint="cs"/>
          <w:rtl/>
        </w:rPr>
        <w:t>.</w:t>
      </w:r>
    </w:p>
    <w:p w14:paraId="0B224D7B" w14:textId="77777777" w:rsidR="005509D1" w:rsidRPr="00F40D4B" w:rsidRDefault="005509D1" w:rsidP="005509D1">
      <w:pPr>
        <w:pStyle w:val="aff9"/>
        <w:rPr>
          <w:rtl/>
        </w:rPr>
      </w:pPr>
      <w:r w:rsidRPr="00F40D4B">
        <w:rPr>
          <w:rtl/>
        </w:rPr>
        <w:lastRenderedPageBreak/>
        <w:t>***</w:t>
      </w:r>
    </w:p>
    <w:p w14:paraId="3E030C2D" w14:textId="77777777" w:rsidR="005509D1" w:rsidRPr="00F40D4B" w:rsidRDefault="005509D1" w:rsidP="005509D1">
      <w:pPr>
        <w:pStyle w:val="afffff"/>
        <w:framePr w:wrap="around"/>
        <w:rPr>
          <w:rtl/>
        </w:rPr>
      </w:pPr>
      <w:del w:id="20232" w:author="קלוד" w:date="2026-10-06T10:08:05Z">
        <w:r>
          <w:rPr>
            <w:rtl/>
          </w:rPr>
          <w:delText xml:space="preserve">משנה.</w:delText>
        </w:r>
      </w:del>
      <w:ins w:id="20233" w:author="קלוד" w:date="2026-10-06T10:08:05Z">
        <w:r>
          <w:rPr>
            <w:rtl/>
          </w:rPr>
          <w:t xml:space="preserve">משנה ז</w:t>
        </w:r>
      </w:ins>
    </w:p>
    <w:p w14:paraId="15F6DF6F" w14:textId="77777777" w:rsidR="005509D1" w:rsidRPr="00617214" w:rsidRDefault="005509D1" w:rsidP="005509D1">
      <w:pPr>
        <w:pStyle w:val="afff3"/>
        <w:rPr>
          <w:spacing w:val="0"/>
          <w:rtl/>
        </w:rPr>
      </w:pPr>
      <w:ins w:id="9813" w:author="מספור קטעי משנה" w:date="2026-10-06T10:03:19Z">
        <w:r>
          <w:rPr>
            <w:rStyle w:val="MisparKeta"/>
          </w:rPr>
          <w:t xml:space="preserve">א. </w:t>
        </w:r>
      </w:ins>
      <w:r w:rsidRPr="00167DDF">
        <w:rPr>
          <w:rFonts w:cs="BA TM • Vilna Extra-Bold"/>
          <w:spacing w:val="0"/>
          <w:rtl/>
        </w:rPr>
        <w:t>האונאה</w:t>
      </w:r>
      <w:r w:rsidRPr="00617214">
        <w:rPr>
          <w:spacing w:val="0"/>
          <w:rtl/>
        </w:rPr>
        <w:t xml:space="preserve"> ארבעה כסף, </w:t>
      </w:r>
      <w:r w:rsidRPr="00167DDF">
        <w:rPr>
          <w:rFonts w:cs="BA TM • Vilna Extra-Bold"/>
          <w:spacing w:val="0"/>
          <w:rtl/>
        </w:rPr>
        <w:t>והטענה</w:t>
      </w:r>
      <w:r w:rsidRPr="00617214">
        <w:rPr>
          <w:spacing w:val="0"/>
          <w:rtl/>
        </w:rPr>
        <w:t xml:space="preserve">  שתי כסף, </w:t>
      </w:r>
      <w:r w:rsidRPr="00167DDF">
        <w:rPr>
          <w:rFonts w:cs="BA TM • Vilna Extra-Bold"/>
          <w:spacing w:val="0"/>
          <w:rtl/>
        </w:rPr>
        <w:t>וההודאה</w:t>
      </w:r>
      <w:r w:rsidRPr="00617214">
        <w:rPr>
          <w:spacing w:val="0"/>
          <w:rtl/>
        </w:rPr>
        <w:t xml:space="preserve"> - שוה פרוטה.</w:t>
      </w:r>
    </w:p>
    <w:p w14:paraId="3AE66AEF" w14:textId="77777777" w:rsidR="005509D1" w:rsidRPr="00617214" w:rsidRDefault="005509D1" w:rsidP="005509D1">
      <w:pPr>
        <w:pStyle w:val="afff3"/>
        <w:rPr>
          <w:spacing w:val="2"/>
          <w:rtl/>
        </w:rPr>
      </w:pPr>
      <w:r w:rsidRPr="00167DDF">
        <w:rPr>
          <w:rFonts w:cs="BA TM • Vilna Extra-Bold"/>
          <w:spacing w:val="2"/>
          <w:rtl/>
        </w:rPr>
        <w:t>חמש פרוטות הן:</w:t>
      </w:r>
      <w:r w:rsidRPr="00617214">
        <w:rPr>
          <w:spacing w:val="2"/>
          <w:rtl/>
        </w:rPr>
        <w:t xml:space="preserve"> </w:t>
      </w:r>
      <w:r w:rsidRPr="00167DDF">
        <w:rPr>
          <w:rFonts w:cs="BA TM • Vilna Extra-Bold"/>
          <w:spacing w:val="2"/>
          <w:rtl/>
        </w:rPr>
        <w:t>ההודאה</w:t>
      </w:r>
      <w:r w:rsidRPr="00617214">
        <w:rPr>
          <w:spacing w:val="2"/>
          <w:rtl/>
        </w:rPr>
        <w:t xml:space="preserve"> שוה פרוטה, </w:t>
      </w:r>
      <w:r w:rsidRPr="00167DDF">
        <w:rPr>
          <w:rFonts w:cs="BA TM • Vilna Extra-Bold"/>
          <w:spacing w:val="2"/>
          <w:rtl/>
        </w:rPr>
        <w:t>והאשה מתקדשת</w:t>
      </w:r>
      <w:r w:rsidRPr="00617214">
        <w:rPr>
          <w:spacing w:val="2"/>
          <w:rtl/>
        </w:rPr>
        <w:t xml:space="preserve"> בשו</w:t>
      </w:r>
      <w:r w:rsidRPr="00617214">
        <w:rPr>
          <w:rFonts w:hint="cs"/>
          <w:spacing w:val="2"/>
          <w:rtl/>
        </w:rPr>
        <w:t>"פ</w:t>
      </w:r>
    </w:p>
    <w:p w14:paraId="34A122D9" w14:textId="77777777" w:rsidR="005509D1" w:rsidRPr="00F40D4B" w:rsidRDefault="005509D1" w:rsidP="005509D1">
      <w:pPr>
        <w:pStyle w:val="afff3"/>
        <w:rPr>
          <w:rtl/>
        </w:rPr>
      </w:pPr>
      <w:r w:rsidRPr="00F40D4B">
        <w:rPr>
          <w:rtl/>
        </w:rPr>
        <w:t xml:space="preserve">והנהנה </w:t>
      </w:r>
      <w:r>
        <w:rPr>
          <w:rFonts w:hint="cs"/>
          <w:rtl/>
        </w:rPr>
        <w:t xml:space="preserve">בשו''פ </w:t>
      </w:r>
      <w:r w:rsidRPr="00F40D4B">
        <w:rPr>
          <w:rtl/>
        </w:rPr>
        <w:t xml:space="preserve">מן </w:t>
      </w:r>
      <w:r w:rsidRPr="00167DDF">
        <w:rPr>
          <w:rFonts w:cs="BA TM • Vilna Extra-Bold"/>
          <w:rtl/>
        </w:rPr>
        <w:t>ההקדש</w:t>
      </w:r>
      <w:r w:rsidRPr="00F40D4B">
        <w:rPr>
          <w:rtl/>
        </w:rPr>
        <w:t xml:space="preserve"> מעל, </w:t>
      </w:r>
      <w:r w:rsidRPr="00167DDF">
        <w:rPr>
          <w:rFonts w:cs="BA TM • Vilna Extra-Bold"/>
          <w:rtl/>
        </w:rPr>
        <w:t xml:space="preserve">והמוצא </w:t>
      </w:r>
      <w:r>
        <w:rPr>
          <w:rFonts w:hint="cs"/>
          <w:rtl/>
        </w:rPr>
        <w:t xml:space="preserve">שו''פ </w:t>
      </w:r>
      <w:r w:rsidRPr="00F40D4B">
        <w:rPr>
          <w:rtl/>
        </w:rPr>
        <w:t>חייב להכריז,</w:t>
      </w:r>
    </w:p>
    <w:p w14:paraId="24C2B860" w14:textId="77777777" w:rsidR="005509D1" w:rsidRPr="00F40D4B" w:rsidRDefault="005509D1" w:rsidP="005509D1">
      <w:pPr>
        <w:pStyle w:val="afff3"/>
        <w:rPr>
          <w:rtl/>
        </w:rPr>
      </w:pPr>
      <w:r w:rsidRPr="00167DDF">
        <w:rPr>
          <w:rFonts w:cs="BA TM • Vilna Extra-Bold"/>
          <w:rtl/>
        </w:rPr>
        <w:t>והגוזל את חבירו</w:t>
      </w:r>
      <w:r w:rsidRPr="00F40D4B">
        <w:rPr>
          <w:rtl/>
        </w:rPr>
        <w:t xml:space="preserve"> </w:t>
      </w:r>
      <w:r>
        <w:rPr>
          <w:rFonts w:hint="cs"/>
          <w:rtl/>
        </w:rPr>
        <w:t xml:space="preserve">שו''פ </w:t>
      </w:r>
      <w:r w:rsidRPr="00F40D4B">
        <w:rPr>
          <w:rtl/>
        </w:rPr>
        <w:t>ונשבע לו - יוליכנו אחריו אפילו למדי.</w:t>
      </w:r>
    </w:p>
    <w:p w14:paraId="5D27F0AC" w14:textId="77777777" w:rsidR="005509D1" w:rsidRPr="00F40D4B" w:rsidRDefault="005509D1" w:rsidP="005509D1">
      <w:pPr>
        <w:pStyle w:val="afffb"/>
        <w:rPr>
          <w:rtl/>
        </w:rPr>
      </w:pPr>
      <w:ins w:id="9899" w:author="מספור קטעי משנה" w:date="2026-10-06T06:45:11Z">
        <w:r>
          <w:rPr>
            <w:rStyle w:val="MisparKeta"/>
          </w:rPr>
          <w:t xml:space="preserve">ג. </w:t>
        </w:r>
      </w:ins>
      <w:r>
        <w:rPr>
          <w:rFonts w:hint="cs"/>
          <w:rtl/>
        </w:rPr>
        <w:t>אונאה ארבע כסף</w:t>
      </w:r>
    </w:p>
    <w:p w14:paraId="6048E05B" w14:textId="77777777" w:rsidR="005509D1" w:rsidRDefault="005509D1" w:rsidP="005509D1">
      <w:pPr>
        <w:pStyle w:val="36"/>
        <w:framePr w:wrap="notBeside"/>
        <w:rPr>
          <w:rtl/>
        </w:rPr>
      </w:pPr>
      <w:r w:rsidRPr="00F40D4B">
        <w:rPr>
          <w:rFonts w:hint="cs"/>
          <w:rtl/>
        </w:rPr>
        <w:t>אפי'</w:t>
      </w:r>
    </w:p>
    <w:p w14:paraId="66D3F625" w14:textId="77777777" w:rsidR="005509D1" w:rsidRPr="00F40D4B" w:rsidRDefault="005509D1" w:rsidP="005509D1">
      <w:pPr>
        <w:spacing w:line="220" w:lineRule="atLeast"/>
        <w:rPr>
          <w:rtl/>
        </w:rPr>
      </w:pPr>
      <w:r>
        <w:rPr>
          <w:rFonts w:hint="cs"/>
          <w:rtl/>
        </w:rPr>
        <w:t>שכבר שנינו</w:t>
      </w:r>
      <w:r w:rsidRPr="00F40D4B">
        <w:rPr>
          <w:rFonts w:hint="cs"/>
          <w:rtl/>
        </w:rPr>
        <w:t xml:space="preserve">- </w:t>
      </w:r>
      <w:r>
        <w:rPr>
          <w:rFonts w:hint="cs"/>
          <w:rtl/>
        </w:rPr>
        <w:t>איצטריך ל</w:t>
      </w:r>
      <w:r w:rsidRPr="00F40D4B">
        <w:rPr>
          <w:rtl/>
        </w:rPr>
        <w:t xml:space="preserve">סיפא </w:t>
      </w:r>
      <w:r w:rsidRPr="00DB7B82">
        <w:rPr>
          <w:rStyle w:val="affffc"/>
          <w:rtl/>
        </w:rPr>
        <w:t>דתני:</w:t>
      </w:r>
      <w:r w:rsidRPr="00F40D4B">
        <w:rPr>
          <w:rtl/>
        </w:rPr>
        <w:t xml:space="preserve"> חמש פרוטות הן.</w:t>
      </w:r>
    </w:p>
    <w:p w14:paraId="6C96E9A4" w14:textId="77777777" w:rsidR="005509D1" w:rsidRPr="00F40D4B" w:rsidRDefault="005509D1" w:rsidP="005509D1">
      <w:pPr>
        <w:pStyle w:val="afffb"/>
        <w:spacing w:line="220" w:lineRule="atLeast"/>
        <w:rPr>
          <w:rtl/>
        </w:rPr>
      </w:pPr>
      <w:ins w:id="9900" w:author="מספור קטעי משנה" w:date="2026-10-06T06:45:11Z">
        <w:r>
          <w:rPr>
            <w:rStyle w:val="MisparKeta"/>
          </w:rPr>
          <w:t xml:space="preserve">ג. </w:t>
        </w:r>
      </w:ins>
      <w:r w:rsidRPr="00F40D4B">
        <w:rPr>
          <w:rtl/>
        </w:rPr>
        <w:t>חמש פרוטות הן כו',</w:t>
      </w:r>
    </w:p>
    <w:p w14:paraId="748E309C" w14:textId="77777777" w:rsidR="005509D1" w:rsidRDefault="005509D1" w:rsidP="005509D1">
      <w:pPr>
        <w:spacing w:line="220" w:lineRule="atLeast"/>
        <w:rPr>
          <w:rStyle w:val="affffc"/>
          <w:rtl/>
        </w:rPr>
      </w:pPr>
      <w:r w:rsidRPr="00F40D4B">
        <w:rPr>
          <w:rtl/>
        </w:rPr>
        <w:t xml:space="preserve">וליתני </w:t>
      </w:r>
      <w:r>
        <w:rPr>
          <w:rFonts w:hint="cs"/>
          <w:rtl/>
        </w:rPr>
        <w:t xml:space="preserve">גם </w:t>
      </w:r>
      <w:r w:rsidRPr="00F40D4B">
        <w:rPr>
          <w:rtl/>
        </w:rPr>
        <w:t xml:space="preserve">האונאה פרוטה! </w:t>
      </w:r>
      <w:r w:rsidRPr="00F40D4B">
        <w:rPr>
          <w:rFonts w:hint="cs"/>
          <w:rtl/>
        </w:rPr>
        <w:t xml:space="preserve"> </w:t>
      </w:r>
    </w:p>
    <w:p w14:paraId="0DEBD094" w14:textId="77777777" w:rsidR="005509D1" w:rsidRDefault="005509D1" w:rsidP="005509D1">
      <w:pPr>
        <w:pStyle w:val="36"/>
        <w:framePr w:wrap="notBeside"/>
        <w:spacing w:line="220" w:lineRule="atLeast"/>
        <w:rPr>
          <w:rtl/>
        </w:rPr>
      </w:pPr>
      <w:r>
        <w:rPr>
          <w:rStyle w:val="affffc"/>
          <w:rFonts w:hint="cs"/>
          <w:rtl/>
        </w:rPr>
        <w:t>רב כהנא</w:t>
      </w:r>
      <w:r w:rsidRPr="00DB7B82">
        <w:rPr>
          <w:rStyle w:val="affffc"/>
          <w:rtl/>
        </w:rPr>
        <w:t>:</w:t>
      </w:r>
    </w:p>
    <w:p w14:paraId="2AAD73A4" w14:textId="77777777" w:rsidR="005509D1" w:rsidRPr="00F40D4B" w:rsidRDefault="005509D1" w:rsidP="005509D1">
      <w:pPr>
        <w:spacing w:line="220" w:lineRule="atLeast"/>
        <w:rPr>
          <w:rtl/>
        </w:rPr>
      </w:pPr>
      <w:r w:rsidRPr="00F40D4B">
        <w:rPr>
          <w:rtl/>
        </w:rPr>
        <w:t xml:space="preserve">זאת אומרת </w:t>
      </w:r>
      <w:r w:rsidRPr="00717390">
        <w:rPr>
          <w:b/>
          <w:bCs/>
          <w:rtl/>
        </w:rPr>
        <w:t>אין אונאה</w:t>
      </w:r>
      <w:r w:rsidRPr="00F40D4B">
        <w:rPr>
          <w:rtl/>
        </w:rPr>
        <w:t xml:space="preserve"> </w:t>
      </w:r>
      <w:r w:rsidRPr="00717390">
        <w:rPr>
          <w:b/>
          <w:bCs/>
          <w:rtl/>
        </w:rPr>
        <w:t>לפרוטות</w:t>
      </w:r>
      <w:r>
        <w:rPr>
          <w:rFonts w:hint="cs"/>
          <w:rtl/>
        </w:rPr>
        <w:t>!</w:t>
      </w:r>
    </w:p>
    <w:p w14:paraId="5B3A250E" w14:textId="77777777" w:rsidR="005509D1" w:rsidRDefault="005509D1" w:rsidP="005509D1">
      <w:pPr>
        <w:pStyle w:val="36"/>
        <w:framePr w:wrap="notBeside"/>
        <w:spacing w:line="220" w:lineRule="atLeast"/>
        <w:rPr>
          <w:rtl/>
        </w:rPr>
      </w:pPr>
      <w:r w:rsidRPr="00F40D4B">
        <w:rPr>
          <w:rtl/>
        </w:rPr>
        <w:t>ו</w:t>
      </w:r>
      <w:r w:rsidRPr="00F40D4B">
        <w:rPr>
          <w:rFonts w:hint="cs"/>
          <w:rtl/>
        </w:rPr>
        <w:t>ל</w:t>
      </w:r>
      <w:r w:rsidRPr="00F40D4B">
        <w:rPr>
          <w:rtl/>
        </w:rPr>
        <w:t>לוי:</w:t>
      </w:r>
    </w:p>
    <w:p w14:paraId="60AC790E" w14:textId="77777777" w:rsidR="005509D1" w:rsidRPr="00F40D4B" w:rsidRDefault="005509D1" w:rsidP="005509D1">
      <w:pPr>
        <w:spacing w:line="220" w:lineRule="atLeast"/>
        <w:rPr>
          <w:rtl/>
        </w:rPr>
      </w:pPr>
      <w:r w:rsidRPr="00717390">
        <w:rPr>
          <w:b/>
          <w:bCs/>
          <w:rtl/>
        </w:rPr>
        <w:t>יש אונאה לפרוטות</w:t>
      </w:r>
      <w:r w:rsidRPr="00F40D4B">
        <w:rPr>
          <w:rtl/>
        </w:rPr>
        <w:t>.</w:t>
      </w:r>
      <w:r w:rsidRPr="00F40D4B">
        <w:rPr>
          <w:rFonts w:hint="cs"/>
          <w:rtl/>
        </w:rPr>
        <w:t xml:space="preserve"> </w:t>
      </w:r>
      <w:r w:rsidRPr="00DB7B82">
        <w:rPr>
          <w:rStyle w:val="affffc"/>
          <w:rFonts w:hint="cs"/>
          <w:rtl/>
        </w:rPr>
        <w:t>וכן שנה לוי</w:t>
      </w:r>
      <w:r>
        <w:rPr>
          <w:rFonts w:hint="cs"/>
          <w:rtl/>
        </w:rPr>
        <w:t xml:space="preserve"> במשנתו. </w:t>
      </w:r>
      <w:r w:rsidRPr="00F40D4B">
        <w:rPr>
          <w:rFonts w:hint="cs"/>
          <w:rtl/>
        </w:rPr>
        <w:t>-  ד</w:t>
      </w:r>
      <w:r w:rsidRPr="00F40D4B">
        <w:rPr>
          <w:rtl/>
        </w:rPr>
        <w:t>חמש פרוטות הן: האונאה, וההודאה, וקדושי אשה, וגזל, וישיבת הדיינין</w:t>
      </w:r>
      <w:r>
        <w:rPr>
          <w:rFonts w:hint="cs"/>
          <w:rtl/>
        </w:rPr>
        <w:t>.</w:t>
      </w:r>
    </w:p>
    <w:p w14:paraId="53ACE84C" w14:textId="77777777" w:rsidR="005509D1" w:rsidRDefault="005509D1" w:rsidP="005509D1">
      <w:pPr>
        <w:pStyle w:val="36"/>
        <w:framePr w:wrap="notBeside"/>
        <w:spacing w:line="220" w:lineRule="atLeast"/>
        <w:rPr>
          <w:rtl/>
        </w:rPr>
      </w:pPr>
      <w:r w:rsidRPr="00F40D4B">
        <w:rPr>
          <w:rtl/>
        </w:rPr>
        <w:t>ו</w:t>
      </w:r>
      <w:r>
        <w:rPr>
          <w:rFonts w:hint="cs"/>
          <w:rtl/>
        </w:rPr>
        <w:t>ה</w:t>
      </w:r>
      <w:r w:rsidRPr="00F40D4B">
        <w:rPr>
          <w:rtl/>
        </w:rPr>
        <w:t xml:space="preserve">תנא </w:t>
      </w:r>
      <w:r>
        <w:rPr>
          <w:rFonts w:hint="cs"/>
          <w:rtl/>
        </w:rPr>
        <w:t>שלנו</w:t>
      </w:r>
    </w:p>
    <w:p w14:paraId="2B58A020" w14:textId="77777777" w:rsidR="005509D1" w:rsidRPr="00F40D4B" w:rsidRDefault="005509D1" w:rsidP="005509D1">
      <w:pPr>
        <w:spacing w:line="220" w:lineRule="atLeast"/>
        <w:rPr>
          <w:rtl/>
        </w:rPr>
      </w:pPr>
      <w:r>
        <w:rPr>
          <w:rFonts w:hint="cs"/>
          <w:rtl/>
        </w:rPr>
        <w:t>ל</w:t>
      </w:r>
      <w:r w:rsidRPr="00F40D4B">
        <w:rPr>
          <w:rtl/>
        </w:rPr>
        <w:t xml:space="preserve">א </w:t>
      </w:r>
      <w:r>
        <w:rPr>
          <w:rFonts w:hint="cs"/>
          <w:rtl/>
        </w:rPr>
        <w:t>שנה</w:t>
      </w:r>
      <w:r w:rsidRPr="00F40D4B">
        <w:rPr>
          <w:rtl/>
        </w:rPr>
        <w:t xml:space="preserve"> ישיבת הדיינין</w:t>
      </w:r>
      <w:r w:rsidRPr="00F40D4B">
        <w:rPr>
          <w:rFonts w:hint="cs"/>
          <w:rtl/>
        </w:rPr>
        <w:t>- דכלול בגזל</w:t>
      </w:r>
      <w:r w:rsidRPr="00F40D4B">
        <w:rPr>
          <w:rtl/>
        </w:rPr>
        <w:t>.</w:t>
      </w:r>
    </w:p>
    <w:p w14:paraId="0203B06A" w14:textId="77777777" w:rsidR="005509D1" w:rsidRDefault="005509D1" w:rsidP="005509D1">
      <w:pPr>
        <w:pStyle w:val="36"/>
        <w:framePr w:wrap="notBeside"/>
        <w:spacing w:line="220" w:lineRule="atLeast"/>
        <w:rPr>
          <w:rtl/>
        </w:rPr>
      </w:pPr>
      <w:r w:rsidRPr="00F40D4B">
        <w:rPr>
          <w:rFonts w:hint="cs"/>
          <w:rtl/>
        </w:rPr>
        <w:t>והך</w:t>
      </w:r>
    </w:p>
    <w:p w14:paraId="62937C3E" w14:textId="77777777" w:rsidR="005509D1" w:rsidRDefault="005509D1" w:rsidP="005509D1">
      <w:pPr>
        <w:spacing w:line="220" w:lineRule="atLeast"/>
        <w:rPr>
          <w:rStyle w:val="affffc"/>
          <w:rtl/>
        </w:rPr>
      </w:pPr>
      <w:r w:rsidRPr="00F40D4B">
        <w:rPr>
          <w:rFonts w:hint="cs"/>
          <w:rtl/>
        </w:rPr>
        <w:t xml:space="preserve">דתני גם גזל וגם אבידה, </w:t>
      </w:r>
    </w:p>
    <w:p w14:paraId="4F123708" w14:textId="77777777" w:rsidR="005509D1" w:rsidRPr="00DB7B82" w:rsidRDefault="005509D1" w:rsidP="005509D1">
      <w:pPr>
        <w:pStyle w:val="36"/>
        <w:framePr w:wrap="notBeside"/>
        <w:spacing w:line="220" w:lineRule="atLeast"/>
        <w:rPr>
          <w:rtl/>
        </w:rPr>
      </w:pPr>
      <w:r w:rsidRPr="00DB7B82">
        <w:rPr>
          <w:rFonts w:hint="cs"/>
          <w:rtl/>
        </w:rPr>
        <w:t>איצטריך</w:t>
      </w:r>
    </w:p>
    <w:p w14:paraId="08D61CF4" w14:textId="77777777" w:rsidR="005509D1" w:rsidRPr="00F40D4B" w:rsidRDefault="005509D1" w:rsidP="005509D1">
      <w:pPr>
        <w:spacing w:after="60" w:line="220" w:lineRule="atLeast"/>
        <w:rPr>
          <w:rtl/>
        </w:rPr>
      </w:pPr>
      <w:r w:rsidRPr="00717390">
        <w:rPr>
          <w:rFonts w:hint="cs"/>
          <w:b/>
          <w:bCs/>
          <w:rtl/>
        </w:rPr>
        <w:t>דגזל</w:t>
      </w:r>
      <w:r w:rsidRPr="00F40D4B">
        <w:rPr>
          <w:rFonts w:hint="cs"/>
          <w:rtl/>
        </w:rPr>
        <w:t xml:space="preserve"> יוליכנו אחריו ואפי' למדי</w:t>
      </w:r>
      <w:r>
        <w:rPr>
          <w:rFonts w:hint="cs"/>
          <w:rtl/>
        </w:rPr>
        <w:t xml:space="preserve">, </w:t>
      </w:r>
      <w:r w:rsidRPr="00717390">
        <w:rPr>
          <w:rFonts w:hint="cs"/>
          <w:b/>
          <w:bCs/>
          <w:rtl/>
        </w:rPr>
        <w:t>ואבידה</w:t>
      </w:r>
      <w:r w:rsidRPr="00F40D4B">
        <w:rPr>
          <w:rFonts w:hint="cs"/>
          <w:rtl/>
        </w:rPr>
        <w:t xml:space="preserve"> חייב להכריז </w:t>
      </w:r>
      <w:r>
        <w:rPr>
          <w:rFonts w:hint="cs"/>
          <w:rtl/>
        </w:rPr>
        <w:t>אפי'</w:t>
      </w:r>
      <w:r w:rsidRPr="00F40D4B">
        <w:rPr>
          <w:rFonts w:hint="cs"/>
          <w:rtl/>
        </w:rPr>
        <w:t xml:space="preserve"> דזל</w:t>
      </w:r>
    </w:p>
    <w:p w14:paraId="19217776" w14:textId="77777777" w:rsidR="005509D1" w:rsidRDefault="005509D1" w:rsidP="005509D1">
      <w:pPr>
        <w:pStyle w:val="36"/>
        <w:framePr w:wrap="notBeside"/>
        <w:spacing w:line="220" w:lineRule="atLeast"/>
        <w:rPr>
          <w:rtl/>
        </w:rPr>
      </w:pPr>
      <w:r w:rsidRPr="00F40D4B">
        <w:rPr>
          <w:rtl/>
        </w:rPr>
        <w:t>ול</w:t>
      </w:r>
      <w:r w:rsidRPr="00F40D4B">
        <w:rPr>
          <w:rFonts w:hint="cs"/>
          <w:rtl/>
        </w:rPr>
        <w:t xml:space="preserve">לוי </w:t>
      </w:r>
    </w:p>
    <w:p w14:paraId="33F0B3E6" w14:textId="77777777" w:rsidR="005509D1" w:rsidRPr="00F40D4B" w:rsidRDefault="005509D1" w:rsidP="005509D1">
      <w:pPr>
        <w:spacing w:line="220" w:lineRule="atLeast"/>
        <w:rPr>
          <w:rtl/>
        </w:rPr>
      </w:pPr>
      <w:r>
        <w:rPr>
          <w:rFonts w:hint="cs"/>
          <w:rtl/>
        </w:rPr>
        <w:t>א</w:t>
      </w:r>
      <w:r w:rsidRPr="00F40D4B">
        <w:rPr>
          <w:rFonts w:hint="cs"/>
          <w:rtl/>
        </w:rPr>
        <w:t>בידה כלולה בגזל דפרוטה</w:t>
      </w:r>
    </w:p>
    <w:p w14:paraId="343243B7" w14:textId="77777777" w:rsidR="005509D1" w:rsidRDefault="005509D1" w:rsidP="005509D1">
      <w:pPr>
        <w:pStyle w:val="36"/>
        <w:framePr w:wrap="notBeside"/>
        <w:spacing w:line="220" w:lineRule="atLeast"/>
        <w:rPr>
          <w:rtl/>
        </w:rPr>
      </w:pPr>
      <w:r w:rsidRPr="00F40D4B">
        <w:rPr>
          <w:rFonts w:hint="cs"/>
          <w:rtl/>
        </w:rPr>
        <w:t>והך</w:t>
      </w:r>
      <w:r>
        <w:rPr>
          <w:rFonts w:hint="cs"/>
          <w:rtl/>
        </w:rPr>
        <w:t xml:space="preserve"> דתני:</w:t>
      </w:r>
    </w:p>
    <w:p w14:paraId="075C9010" w14:textId="77777777" w:rsidR="005509D1" w:rsidRPr="00F40D4B" w:rsidRDefault="005509D1" w:rsidP="005509D1">
      <w:pPr>
        <w:spacing w:line="220" w:lineRule="atLeast"/>
        <w:rPr>
          <w:rtl/>
        </w:rPr>
      </w:pPr>
      <w:r w:rsidRPr="00F40D4B">
        <w:rPr>
          <w:rFonts w:hint="cs"/>
          <w:rtl/>
        </w:rPr>
        <w:t xml:space="preserve">ישיבת הדיינים </w:t>
      </w:r>
      <w:r w:rsidRPr="00DB7B82">
        <w:rPr>
          <w:rStyle w:val="affffc"/>
          <w:rFonts w:hint="cs"/>
          <w:rtl/>
        </w:rPr>
        <w:t>לאפוקי מר''ק</w:t>
      </w:r>
      <w:r w:rsidRPr="00F40D4B">
        <w:rPr>
          <w:rFonts w:hint="cs"/>
          <w:rtl/>
        </w:rPr>
        <w:t xml:space="preserve"> דב''ד נזקקין אפי' לפחות משו''פ</w:t>
      </w:r>
    </w:p>
    <w:p w14:paraId="3930659C" w14:textId="77777777" w:rsidR="005509D1" w:rsidRDefault="005509D1" w:rsidP="005509D1">
      <w:pPr>
        <w:pStyle w:val="36"/>
        <w:framePr w:wrap="notBeside"/>
        <w:spacing w:line="220" w:lineRule="atLeast"/>
        <w:rPr>
          <w:rtl/>
        </w:rPr>
      </w:pPr>
      <w:r w:rsidRPr="00F40D4B">
        <w:rPr>
          <w:rtl/>
        </w:rPr>
        <w:t>ו</w:t>
      </w:r>
      <w:r w:rsidRPr="00F40D4B">
        <w:rPr>
          <w:rFonts w:hint="cs"/>
          <w:rtl/>
        </w:rPr>
        <w:t>ל</w:t>
      </w:r>
      <w:r w:rsidRPr="00F40D4B">
        <w:rPr>
          <w:rtl/>
        </w:rPr>
        <w:t>לוי</w:t>
      </w:r>
    </w:p>
    <w:p w14:paraId="10B6EA51" w14:textId="77777777" w:rsidR="005509D1" w:rsidRPr="00F40D4B" w:rsidRDefault="005509D1" w:rsidP="005509D1">
      <w:pPr>
        <w:spacing w:line="220" w:lineRule="atLeast"/>
        <w:rPr>
          <w:rtl/>
        </w:rPr>
      </w:pPr>
      <w:r w:rsidRPr="00F40D4B">
        <w:rPr>
          <w:rFonts w:hint="cs"/>
          <w:rtl/>
        </w:rPr>
        <w:t xml:space="preserve">לא תני הקדש </w:t>
      </w:r>
      <w:r>
        <w:rPr>
          <w:rtl/>
        </w:rPr>
        <w:t>–</w:t>
      </w:r>
      <w:r>
        <w:rPr>
          <w:rFonts w:hint="cs"/>
          <w:rtl/>
        </w:rPr>
        <w:t xml:space="preserve"> דלא מיירי </w:t>
      </w:r>
      <w:r w:rsidRPr="00F40D4B">
        <w:rPr>
          <w:rFonts w:hint="cs"/>
          <w:rtl/>
        </w:rPr>
        <w:t>בקדשים</w:t>
      </w:r>
    </w:p>
    <w:p w14:paraId="5447D454" w14:textId="77777777" w:rsidR="005509D1" w:rsidRDefault="005509D1" w:rsidP="005509D1">
      <w:pPr>
        <w:pStyle w:val="36"/>
        <w:framePr w:wrap="notBeside"/>
        <w:spacing w:line="220" w:lineRule="atLeast"/>
        <w:rPr>
          <w:rtl/>
        </w:rPr>
      </w:pPr>
      <w:r w:rsidRPr="00F40D4B">
        <w:rPr>
          <w:rtl/>
        </w:rPr>
        <w:t>•</w:t>
      </w:r>
      <w:r w:rsidRPr="00F40D4B">
        <w:rPr>
          <w:rFonts w:hint="cs"/>
          <w:rtl/>
        </w:rPr>
        <w:t xml:space="preserve"> ו</w:t>
      </w:r>
      <w:r w:rsidRPr="00F40D4B">
        <w:rPr>
          <w:rtl/>
        </w:rPr>
        <w:t>תנא דידן</w:t>
      </w:r>
    </w:p>
    <w:p w14:paraId="62A98F7A" w14:textId="77777777" w:rsidR="005509D1" w:rsidRPr="00167DDF" w:rsidRDefault="005509D1" w:rsidP="005509D1">
      <w:pPr>
        <w:spacing w:line="220" w:lineRule="atLeast"/>
        <w:rPr>
          <w:spacing w:val="2"/>
          <w:rtl/>
        </w:rPr>
      </w:pPr>
      <w:r w:rsidRPr="00167DDF">
        <w:rPr>
          <w:spacing w:val="2"/>
          <w:rtl/>
        </w:rPr>
        <w:t xml:space="preserve">דמיירי בקדשים, </w:t>
      </w:r>
      <w:r w:rsidRPr="00167DDF">
        <w:rPr>
          <w:rStyle w:val="affffc"/>
          <w:rFonts w:hint="cs"/>
          <w:spacing w:val="2"/>
          <w:rtl/>
        </w:rPr>
        <w:t xml:space="preserve">לא </w:t>
      </w:r>
      <w:r w:rsidRPr="00167DDF">
        <w:rPr>
          <w:rStyle w:val="affffc"/>
          <w:spacing w:val="2"/>
          <w:rtl/>
        </w:rPr>
        <w:t>תני</w:t>
      </w:r>
      <w:r w:rsidRPr="00167DDF">
        <w:rPr>
          <w:spacing w:val="2"/>
          <w:rtl/>
        </w:rPr>
        <w:t xml:space="preserve"> מעשר בפרוטה </w:t>
      </w:r>
      <w:r w:rsidRPr="00167DDF">
        <w:rPr>
          <w:rStyle w:val="affffc"/>
          <w:spacing w:val="2"/>
          <w:rtl/>
        </w:rPr>
        <w:t>כמ"ד:</w:t>
      </w:r>
      <w:r w:rsidRPr="00167DDF">
        <w:rPr>
          <w:spacing w:val="2"/>
          <w:rtl/>
        </w:rPr>
        <w:t xml:space="preserve"> אין בחומשו פרוטה.</w:t>
      </w:r>
    </w:p>
    <w:p w14:paraId="1DF229EB" w14:textId="77777777" w:rsidR="005509D1" w:rsidRPr="00F40D4B" w:rsidRDefault="005509D1" w:rsidP="005509D1">
      <w:pPr>
        <w:spacing w:line="220" w:lineRule="atLeast"/>
        <w:ind w:left="226"/>
        <w:rPr>
          <w:rtl/>
        </w:rPr>
      </w:pPr>
      <w:r>
        <w:rPr>
          <w:rStyle w:val="affffc"/>
          <w:rFonts w:hint="cs"/>
          <w:rtl/>
        </w:rPr>
        <w:t xml:space="preserve">- </w:t>
      </w:r>
      <w:r w:rsidRPr="00DB7B82">
        <w:rPr>
          <w:rStyle w:val="affffc"/>
          <w:rtl/>
        </w:rPr>
        <w:t>ו</w:t>
      </w:r>
      <w:r w:rsidRPr="00DB7B82">
        <w:rPr>
          <w:rStyle w:val="affffc"/>
          <w:rFonts w:hint="cs"/>
          <w:rtl/>
        </w:rPr>
        <w:t>לא תני</w:t>
      </w:r>
      <w:r w:rsidRPr="00F40D4B">
        <w:rPr>
          <w:rFonts w:hint="cs"/>
          <w:rtl/>
        </w:rPr>
        <w:t xml:space="preserve"> </w:t>
      </w:r>
      <w:r w:rsidRPr="00F40D4B">
        <w:rPr>
          <w:rtl/>
        </w:rPr>
        <w:t xml:space="preserve">חומש מעשר בפרוטה </w:t>
      </w:r>
      <w:r>
        <w:rPr>
          <w:rFonts w:hint="cs"/>
          <w:rtl/>
        </w:rPr>
        <w:t xml:space="preserve">- דמיירי בקרן ולא בחומש </w:t>
      </w:r>
    </w:p>
    <w:p w14:paraId="6E3ED3BE" w14:textId="77777777" w:rsidR="005509D1" w:rsidRPr="00F40D4B" w:rsidRDefault="005509D1" w:rsidP="005509D1">
      <w:pPr>
        <w:pStyle w:val="aff9"/>
        <w:spacing w:line="220" w:lineRule="atLeast"/>
        <w:rPr>
          <w:rtl/>
        </w:rPr>
      </w:pPr>
      <w:r w:rsidRPr="00F40D4B">
        <w:rPr>
          <w:rtl/>
        </w:rPr>
        <w:t>***</w:t>
      </w:r>
    </w:p>
    <w:p w14:paraId="7B4E02C7" w14:textId="77777777" w:rsidR="005509D1" w:rsidRPr="00F40D4B" w:rsidRDefault="005509D1" w:rsidP="005509D1">
      <w:pPr>
        <w:pStyle w:val="affe"/>
        <w:framePr w:wrap="around"/>
        <w:spacing w:line="220" w:lineRule="atLeast"/>
        <w:rPr>
          <w:rtl/>
        </w:rPr>
      </w:pPr>
      <w:r w:rsidRPr="00F40D4B">
        <w:rPr>
          <w:rtl/>
        </w:rPr>
        <w:lastRenderedPageBreak/>
        <w:t>נה:</w:t>
      </w:r>
    </w:p>
    <w:p w14:paraId="7ACD75B7" w14:textId="77777777" w:rsidR="005509D1" w:rsidRDefault="005509D1" w:rsidP="005509D1">
      <w:pPr>
        <w:pStyle w:val="36"/>
        <w:framePr w:wrap="notBeside"/>
        <w:spacing w:line="220" w:lineRule="atLeast"/>
        <w:rPr>
          <w:rtl/>
        </w:rPr>
      </w:pPr>
      <w:r w:rsidRPr="00F40D4B">
        <w:rPr>
          <w:rtl/>
        </w:rPr>
        <w:t>רב קטינא:</w:t>
      </w:r>
    </w:p>
    <w:p w14:paraId="3729DD33" w14:textId="77777777" w:rsidR="005509D1" w:rsidRPr="00F40D4B" w:rsidRDefault="005509D1" w:rsidP="005509D1">
      <w:pPr>
        <w:rPr>
          <w:rtl/>
        </w:rPr>
      </w:pPr>
      <w:r w:rsidRPr="00717390">
        <w:rPr>
          <w:b/>
          <w:bCs/>
          <w:rtl/>
        </w:rPr>
        <w:t>בית דין נזקקין אפילו לפחות משוה פרוטה</w:t>
      </w:r>
      <w:r w:rsidRPr="00717390">
        <w:rPr>
          <w:rFonts w:hint="cs"/>
          <w:b/>
          <w:bCs/>
          <w:rtl/>
        </w:rPr>
        <w:t>-</w:t>
      </w:r>
      <w:r w:rsidRPr="00F40D4B">
        <w:rPr>
          <w:rFonts w:hint="cs"/>
          <w:rtl/>
        </w:rPr>
        <w:t xml:space="preserve">  ה</w:t>
      </w:r>
      <w:r>
        <w:rPr>
          <w:rFonts w:hint="cs"/>
          <w:rtl/>
        </w:rPr>
        <w:t>י</w:t>
      </w:r>
      <w:r w:rsidRPr="00F40D4B">
        <w:rPr>
          <w:rFonts w:hint="cs"/>
          <w:rtl/>
        </w:rPr>
        <w:t>ינו לגמר דין</w:t>
      </w:r>
      <w:r w:rsidRPr="00F40D4B">
        <w:rPr>
          <w:rtl/>
        </w:rPr>
        <w:t>.</w:t>
      </w:r>
    </w:p>
    <w:p w14:paraId="5C17C0C5" w14:textId="77777777" w:rsidR="005509D1" w:rsidRDefault="005509D1" w:rsidP="005509D1">
      <w:pPr>
        <w:pStyle w:val="36"/>
        <w:framePr w:wrap="notBeside"/>
        <w:spacing w:line="220" w:lineRule="atLeast"/>
        <w:rPr>
          <w:rtl/>
        </w:rPr>
      </w:pPr>
      <w:r w:rsidRPr="00F40D4B">
        <w:rPr>
          <w:rFonts w:hint="cs"/>
          <w:rtl/>
        </w:rPr>
        <w:t>והך</w:t>
      </w:r>
    </w:p>
    <w:p w14:paraId="5F9E154C" w14:textId="77777777" w:rsidR="005509D1" w:rsidRPr="00F40D4B" w:rsidRDefault="005509D1" w:rsidP="005509D1">
      <w:pPr>
        <w:rPr>
          <w:rtl/>
        </w:rPr>
      </w:pPr>
      <w:r w:rsidRPr="00DB7B82">
        <w:rPr>
          <w:rStyle w:val="affff8"/>
          <w:rFonts w:hint="cs"/>
          <w:rtl/>
        </w:rPr>
        <w:t>'</w:t>
      </w:r>
      <w:r w:rsidRPr="00DB7B82">
        <w:rPr>
          <w:rStyle w:val="affff8"/>
          <w:rtl/>
        </w:rPr>
        <w:t>ואת אשר חטא מן הקדש ישלם</w:t>
      </w:r>
      <w:r w:rsidRPr="00DB7B82">
        <w:rPr>
          <w:rStyle w:val="affff8"/>
          <w:rFonts w:hint="cs"/>
          <w:rtl/>
        </w:rPr>
        <w:t>'</w:t>
      </w:r>
      <w:r w:rsidRPr="00DB7B82">
        <w:rPr>
          <w:rStyle w:val="affff8"/>
          <w:rtl/>
        </w:rPr>
        <w:t xml:space="preserve"> </w:t>
      </w:r>
      <w:r w:rsidRPr="00F40D4B">
        <w:rPr>
          <w:rtl/>
        </w:rPr>
        <w:t>לרבות פחות משו</w:t>
      </w:r>
      <w:r w:rsidRPr="00F40D4B">
        <w:rPr>
          <w:rFonts w:hint="cs"/>
          <w:rtl/>
        </w:rPr>
        <w:t>"פ</w:t>
      </w:r>
      <w:r w:rsidRPr="00F40D4B">
        <w:rPr>
          <w:rtl/>
        </w:rPr>
        <w:t xml:space="preserve"> להישבון</w:t>
      </w:r>
      <w:r w:rsidRPr="00F40D4B">
        <w:rPr>
          <w:rFonts w:hint="cs"/>
          <w:rtl/>
        </w:rPr>
        <w:t xml:space="preserve"> היינו לקודש </w:t>
      </w:r>
      <w:r w:rsidRPr="00DB7B82">
        <w:rPr>
          <w:rStyle w:val="afffff2"/>
          <w:rFonts w:hint="cs"/>
          <w:rtl/>
        </w:rPr>
        <w:t>[דאפי' לתחילת דין]</w:t>
      </w:r>
    </w:p>
    <w:p w14:paraId="4EA3FE98" w14:textId="77777777" w:rsidR="005509D1" w:rsidRPr="00F40D4B" w:rsidRDefault="005509D1" w:rsidP="005509D1">
      <w:pPr>
        <w:pStyle w:val="aff9"/>
        <w:rPr>
          <w:rtl/>
        </w:rPr>
      </w:pPr>
      <w:r>
        <w:rPr>
          <w:rFonts w:hint="cs"/>
          <w:rtl/>
        </w:rPr>
        <w:t>***</w:t>
      </w:r>
    </w:p>
    <w:p w14:paraId="046ADBF9" w14:textId="77777777" w:rsidR="005509D1" w:rsidRPr="00F40D4B" w:rsidRDefault="005509D1" w:rsidP="005509D1">
      <w:pPr>
        <w:pStyle w:val="afffff"/>
        <w:framePr w:wrap="around"/>
        <w:rPr>
          <w:rtl/>
        </w:rPr>
      </w:pPr>
      <w:del w:id="20234" w:author="קלוד" w:date="2026-10-06T10:08:05Z">
        <w:r>
          <w:rPr>
            <w:rtl/>
          </w:rPr>
          <w:delText xml:space="preserve">משנה.</w:delText>
        </w:r>
      </w:del>
      <w:ins w:id="20235" w:author="קלוד" w:date="2026-10-06T10:08:05Z">
        <w:r>
          <w:rPr>
            <w:rtl/>
          </w:rPr>
          <w:t xml:space="preserve">משנה ח</w:t>
        </w:r>
      </w:ins>
    </w:p>
    <w:p w14:paraId="12858F44" w14:textId="77777777" w:rsidR="005509D1" w:rsidRPr="00F40D4B" w:rsidRDefault="005509D1" w:rsidP="005509D1">
      <w:pPr>
        <w:pStyle w:val="afff3"/>
        <w:rPr>
          <w:rtl/>
        </w:rPr>
      </w:pPr>
      <w:ins w:id="9901" w:author="מספור קטעי משנה" w:date="2026-10-06T06:45:11Z">
        <w:r>
          <w:rPr>
            <w:rStyle w:val="MisparKeta"/>
          </w:rPr>
          <w:t xml:space="preserve">א. </w:t>
        </w:r>
      </w:ins>
      <w:r w:rsidRPr="00167DDF">
        <w:rPr>
          <w:rFonts w:cs="BA TM • Vilna Extra-Bold"/>
          <w:rtl/>
        </w:rPr>
        <w:t>חמשה חומשין הן,</w:t>
      </w:r>
      <w:r w:rsidRPr="00F40D4B">
        <w:rPr>
          <w:rtl/>
        </w:rPr>
        <w:t xml:space="preserve"> אלו הן: </w:t>
      </w:r>
      <w:r w:rsidRPr="00E73B73">
        <w:rPr>
          <w:rStyle w:val="TanaimMishna"/>
          <w:rFonts w:hint="cs"/>
          <w:rtl/>
          <w:rPrChange w:id="20071" w:author="קלוד" w:date="2026-10-06T10:08:05Z">
            <w:rPr>
              <w:rStyle w:val="affffc"/>
              <w:rFonts w:hint="cs"/>
              <w:rtl/>
            </w:rPr>
          </w:rPrChange>
        </w:rPr>
        <w:t>א</w:t>
      </w:r>
      <w:r>
        <w:rPr>
          <w:rStyle w:val="TanaimMishna"/>
          <w:rFonts w:hint="cs"/>
          <w:rtl/>
          <w:rPrChange w:id="20072" w:author="קלוד" w:date="2026-10-06T10:08:05Z">
            <w:rPr>
              <w:rStyle w:val="affffc"/>
              <w:rFonts w:hint="cs"/>
              <w:rtl/>
            </w:rPr>
          </w:rPrChange>
        </w:rPr>
        <w:t>.</w:t>
      </w:r>
      <w:r w:rsidRPr="00E73B73">
        <w:rPr>
          <w:rStyle w:val="TanaimMishna"/>
          <w:rFonts w:hint="cs"/>
          <w:rtl/>
          <w:rPrChange w:id="20073" w:author="קלוד" w:date="2026-10-06T10:08:05Z">
            <w:rPr>
              <w:rStyle w:val="affffc"/>
              <w:rFonts w:hint="cs"/>
              <w:rtl/>
            </w:rPr>
          </w:rPrChange>
        </w:rPr>
        <w:t xml:space="preserve"> </w:t>
      </w:r>
      <w:r w:rsidRPr="00F40D4B">
        <w:rPr>
          <w:rtl/>
        </w:rPr>
        <w:t>האוכל תרומה, ותרומת מעשר, ותרומת מעשר של דמאי, והחלה והבכורים - מוסיף חומש.</w:t>
      </w:r>
    </w:p>
    <w:p w14:paraId="28D5D2D6" w14:textId="77777777" w:rsidR="005509D1" w:rsidRPr="00F40D4B" w:rsidRDefault="005509D1" w:rsidP="005509D1">
      <w:pPr>
        <w:pStyle w:val="afff3"/>
        <w:rPr>
          <w:rtl/>
        </w:rPr>
      </w:pPr>
      <w:r w:rsidRPr="00E73B73">
        <w:rPr>
          <w:rStyle w:val="TanaimMishna"/>
          <w:rFonts w:hint="cs"/>
          <w:rtl/>
          <w:rPrChange w:id="20074" w:author="קלוד" w:date="2026-10-06T10:08:05Z">
            <w:rPr>
              <w:rStyle w:val="affffc"/>
              <w:rFonts w:hint="cs"/>
              <w:rtl/>
            </w:rPr>
          </w:rPrChange>
        </w:rPr>
        <w:t>ב.</w:t>
      </w:r>
      <w:r>
        <w:rPr>
          <w:rFonts w:hint="cs"/>
          <w:rtl/>
        </w:rPr>
        <w:t xml:space="preserve"> </w:t>
      </w:r>
      <w:r w:rsidRPr="00F40D4B">
        <w:rPr>
          <w:rtl/>
        </w:rPr>
        <w:t>והפודה נטע רבעי ומעשר שני שלו - מוסיף חומש.</w:t>
      </w:r>
    </w:p>
    <w:p w14:paraId="2E0618E3" w14:textId="77777777" w:rsidR="005509D1" w:rsidRPr="00F40D4B" w:rsidRDefault="005509D1" w:rsidP="005509D1">
      <w:pPr>
        <w:pStyle w:val="afff3"/>
        <w:rPr>
          <w:rtl/>
        </w:rPr>
      </w:pPr>
      <w:r w:rsidRPr="00E73B73">
        <w:rPr>
          <w:rStyle w:val="TanaimMishna"/>
          <w:rFonts w:hint="cs"/>
          <w:rtl/>
          <w:rPrChange w:id="20075" w:author="קלוד" w:date="2026-10-06T10:08:05Z">
            <w:rPr>
              <w:rStyle w:val="affffc"/>
              <w:rFonts w:hint="cs"/>
              <w:rtl/>
            </w:rPr>
          </w:rPrChange>
        </w:rPr>
        <w:t>ג.</w:t>
      </w:r>
      <w:r>
        <w:rPr>
          <w:rFonts w:hint="cs"/>
          <w:rtl/>
        </w:rPr>
        <w:t xml:space="preserve"> </w:t>
      </w:r>
      <w:r w:rsidRPr="00F40D4B">
        <w:rPr>
          <w:rtl/>
        </w:rPr>
        <w:t>הפודה את הקדשו - מוסיף חומש,</w:t>
      </w:r>
    </w:p>
    <w:p w14:paraId="3AF57855" w14:textId="77777777" w:rsidR="005509D1" w:rsidRPr="00F40D4B" w:rsidRDefault="005509D1" w:rsidP="005509D1">
      <w:pPr>
        <w:pStyle w:val="afff3"/>
        <w:rPr>
          <w:rtl/>
        </w:rPr>
      </w:pPr>
      <w:r w:rsidRPr="00E73B73">
        <w:rPr>
          <w:rStyle w:val="TanaimMishna"/>
          <w:rFonts w:hint="cs"/>
          <w:rtl/>
          <w:rPrChange w:id="20076" w:author="קלוד" w:date="2026-10-06T10:08:05Z">
            <w:rPr>
              <w:rStyle w:val="affffc"/>
              <w:rFonts w:hint="cs"/>
              <w:rtl/>
            </w:rPr>
          </w:rPrChange>
        </w:rPr>
        <w:t>ד.</w:t>
      </w:r>
      <w:r>
        <w:rPr>
          <w:rFonts w:hint="cs"/>
          <w:rtl/>
        </w:rPr>
        <w:t xml:space="preserve"> </w:t>
      </w:r>
      <w:r w:rsidRPr="00F40D4B">
        <w:rPr>
          <w:rtl/>
        </w:rPr>
        <w:t>הנהנה שוה פרוטה מן ההקדש - מוסיף חומש,</w:t>
      </w:r>
    </w:p>
    <w:p w14:paraId="761633BC" w14:textId="77777777" w:rsidR="005509D1" w:rsidRPr="00F40D4B" w:rsidRDefault="005509D1" w:rsidP="005509D1">
      <w:pPr>
        <w:pStyle w:val="afff3"/>
        <w:rPr>
          <w:rtl/>
        </w:rPr>
      </w:pPr>
      <w:r w:rsidRPr="00E73B73">
        <w:rPr>
          <w:rStyle w:val="TanaimMishna"/>
          <w:rFonts w:hint="cs"/>
          <w:rtl/>
          <w:rPrChange w:id="20077" w:author="קלוד" w:date="2026-10-06T10:08:05Z">
            <w:rPr>
              <w:rStyle w:val="affffc"/>
              <w:rFonts w:hint="cs"/>
              <w:rtl/>
            </w:rPr>
          </w:rPrChange>
        </w:rPr>
        <w:t>ה.</w:t>
      </w:r>
      <w:r>
        <w:rPr>
          <w:rFonts w:hint="cs"/>
          <w:rtl/>
        </w:rPr>
        <w:t xml:space="preserve"> </w:t>
      </w:r>
      <w:r w:rsidRPr="00F40D4B">
        <w:rPr>
          <w:rtl/>
        </w:rPr>
        <w:t>והגוזל את חבירו שוה פרוטה ונשבע לו - מוסיף חומש.</w:t>
      </w:r>
    </w:p>
    <w:p w14:paraId="4CCBB1DA" w14:textId="77777777" w:rsidR="005509D1" w:rsidRDefault="005509D1" w:rsidP="005509D1">
      <w:pPr>
        <w:pStyle w:val="afffb"/>
        <w:rPr>
          <w:rStyle w:val="afffc"/>
          <w:rtl/>
        </w:rPr>
      </w:pPr>
      <w:ins w:id="9902" w:author="מספור קטעי משנה" w:date="2026-10-06T06:45:11Z">
        <w:r>
          <w:rPr>
            <w:rStyle w:val="MisparKeta"/>
          </w:rPr>
          <w:t xml:space="preserve">ב. </w:t>
        </w:r>
      </w:ins>
      <w:r w:rsidRPr="00E73B73">
        <w:rPr>
          <w:rStyle w:val="afffc"/>
          <w:rFonts w:hint="cs"/>
          <w:rtl/>
        </w:rPr>
        <w:t>ת</w:t>
      </w:r>
      <w:r w:rsidRPr="00E73B73">
        <w:rPr>
          <w:rStyle w:val="afffc"/>
          <w:rtl/>
        </w:rPr>
        <w:t>רומת מעשר של דמאי</w:t>
      </w:r>
    </w:p>
    <w:p w14:paraId="3D72CA18" w14:textId="77777777" w:rsidR="005509D1" w:rsidRDefault="005509D1" w:rsidP="005509D1">
      <w:pPr>
        <w:pStyle w:val="36"/>
        <w:framePr w:wrap="notBeside"/>
        <w:rPr>
          <w:rStyle w:val="affffc"/>
          <w:rtl/>
        </w:rPr>
      </w:pPr>
      <w:r w:rsidRPr="00E73B73">
        <w:rPr>
          <w:rStyle w:val="affffc"/>
          <w:rFonts w:hint="cs"/>
          <w:rtl/>
        </w:rPr>
        <w:t>- כר"מ:</w:t>
      </w:r>
    </w:p>
    <w:p w14:paraId="77BFC2A6" w14:textId="77777777" w:rsidR="005509D1" w:rsidRPr="00F40D4B" w:rsidRDefault="005509D1" w:rsidP="005509D1">
      <w:pPr>
        <w:rPr>
          <w:rtl/>
        </w:rPr>
      </w:pPr>
      <w:r>
        <w:rPr>
          <w:rFonts w:hint="cs"/>
          <w:rtl/>
        </w:rPr>
        <w:t>ד</w:t>
      </w:r>
      <w:r w:rsidRPr="00F40D4B">
        <w:rPr>
          <w:rtl/>
        </w:rPr>
        <w:t>עשו חכמים חיזוק לדבריהם כשל תורה.</w:t>
      </w:r>
    </w:p>
    <w:p w14:paraId="129B4288" w14:textId="77777777" w:rsidR="005509D1" w:rsidRDefault="005509D1" w:rsidP="005509D1">
      <w:pPr>
        <w:pStyle w:val="36"/>
        <w:framePr w:wrap="notBeside"/>
        <w:rPr>
          <w:rtl/>
        </w:rPr>
      </w:pPr>
      <w:r w:rsidRPr="00F40D4B">
        <w:rPr>
          <w:rtl/>
        </w:rPr>
        <w:t>דתניא:</w:t>
      </w:r>
    </w:p>
    <w:p w14:paraId="6954285B" w14:textId="77777777" w:rsidR="005509D1" w:rsidRDefault="005509D1" w:rsidP="005509D1">
      <w:pPr>
        <w:rPr>
          <w:rtl/>
        </w:rPr>
      </w:pPr>
      <w:r w:rsidRPr="00E73B73">
        <w:rPr>
          <w:spacing w:val="-2"/>
          <w:rtl/>
        </w:rPr>
        <w:t>המביא גט ממד</w:t>
      </w:r>
      <w:r w:rsidRPr="00E73B73">
        <w:rPr>
          <w:rFonts w:hint="cs"/>
          <w:spacing w:val="-2"/>
          <w:rtl/>
        </w:rPr>
        <w:t>ה"י</w:t>
      </w:r>
      <w:r w:rsidRPr="00E73B73">
        <w:rPr>
          <w:spacing w:val="-2"/>
          <w:rtl/>
        </w:rPr>
        <w:t>, נתנו לה ולא אמר לה בפני נכתב ובפני נחתם</w:t>
      </w:r>
      <w:r w:rsidRPr="00F40D4B">
        <w:rPr>
          <w:rtl/>
        </w:rPr>
        <w:t xml:space="preserve">  </w:t>
      </w:r>
    </w:p>
    <w:p w14:paraId="5C9D19CD" w14:textId="77777777" w:rsidR="005509D1" w:rsidRDefault="005509D1" w:rsidP="005509D1">
      <w:pPr>
        <w:pStyle w:val="36"/>
        <w:framePr w:wrap="notBeside"/>
        <w:rPr>
          <w:rtl/>
        </w:rPr>
      </w:pPr>
      <w:r w:rsidRPr="00E73B73">
        <w:rPr>
          <w:rStyle w:val="affffc"/>
          <w:rFonts w:hint="cs"/>
          <w:rtl/>
        </w:rPr>
        <w:t>לר"מ</w:t>
      </w:r>
    </w:p>
    <w:p w14:paraId="11F3B926" w14:textId="77777777" w:rsidR="005509D1" w:rsidRPr="00F40D4B" w:rsidRDefault="005509D1" w:rsidP="005509D1">
      <w:pPr>
        <w:rPr>
          <w:rtl/>
        </w:rPr>
      </w:pPr>
      <w:r w:rsidRPr="00F40D4B">
        <w:rPr>
          <w:rtl/>
        </w:rPr>
        <w:t>יוציא והולד ממזר,</w:t>
      </w:r>
      <w:r>
        <w:rPr>
          <w:rFonts w:hint="cs"/>
          <w:rtl/>
        </w:rPr>
        <w:t xml:space="preserve"> ככל המשנה ממטבע שטבעו חכמים בגיטין</w:t>
      </w:r>
    </w:p>
    <w:p w14:paraId="4E129AF4" w14:textId="77777777" w:rsidR="005509D1" w:rsidRDefault="005509D1" w:rsidP="005509D1">
      <w:pPr>
        <w:pStyle w:val="36"/>
        <w:framePr w:wrap="notBeside"/>
        <w:rPr>
          <w:rtl/>
        </w:rPr>
      </w:pPr>
      <w:r w:rsidRPr="00F40D4B">
        <w:rPr>
          <w:rtl/>
        </w:rPr>
        <w:t>וחכ</w:t>
      </w:r>
      <w:r w:rsidRPr="00F40D4B">
        <w:rPr>
          <w:rFonts w:hint="cs"/>
          <w:rtl/>
        </w:rPr>
        <w:t>"א</w:t>
      </w:r>
      <w:r w:rsidRPr="00F40D4B">
        <w:rPr>
          <w:rtl/>
        </w:rPr>
        <w:t>:</w:t>
      </w:r>
    </w:p>
    <w:p w14:paraId="3ACF6CAA" w14:textId="77777777" w:rsidR="005509D1" w:rsidRDefault="005509D1" w:rsidP="005509D1">
      <w:pPr>
        <w:rPr>
          <w:rtl/>
        </w:rPr>
      </w:pPr>
      <w:r w:rsidRPr="00F40D4B">
        <w:rPr>
          <w:rtl/>
        </w:rPr>
        <w:t>אין הולד ממזר.</w:t>
      </w:r>
      <w:r w:rsidRPr="00F40D4B">
        <w:rPr>
          <w:rFonts w:hint="cs"/>
          <w:rtl/>
        </w:rPr>
        <w:t xml:space="preserve"> אלא </w:t>
      </w:r>
      <w:r w:rsidRPr="00F40D4B">
        <w:rPr>
          <w:rtl/>
        </w:rPr>
        <w:t>יטלנו ממנה, ויחזור ויתננו לה בפני שנים, ויאמר לה בפני נכתב ובפני נחתם.</w:t>
      </w:r>
    </w:p>
    <w:p w14:paraId="767C9C0B" w14:textId="77777777" w:rsidR="00653FAD" w:rsidRDefault="006F071F" w:rsidP="00653FAD">
      <w:pPr>
        <w:pStyle w:val="36"/>
        <w:framePr w:wrap="notBeside"/>
        <w:rPr>
          <w:rtl/>
        </w:rPr>
      </w:pPr>
      <w:r w:rsidRPr="005509D1">
        <w:rPr>
          <w:rtl/>
        </w:rPr>
        <w:t>ולר</w:t>
      </w:r>
      <w:r w:rsidRPr="005509D1">
        <w:rPr>
          <w:rFonts w:hint="cs"/>
          <w:rtl/>
        </w:rPr>
        <w:t>"מ</w:t>
      </w:r>
    </w:p>
    <w:p w14:paraId="668DA35A" w14:textId="6EF2E1B4" w:rsidR="006F071F" w:rsidRPr="005509D1" w:rsidRDefault="006F071F" w:rsidP="00653FAD">
      <w:pPr>
        <w:spacing w:after="60"/>
        <w:rPr>
          <w:rtl/>
        </w:rPr>
      </w:pPr>
      <w:r w:rsidRPr="005509D1">
        <w:rPr>
          <w:rFonts w:hint="cs"/>
          <w:rtl/>
        </w:rPr>
        <w:t xml:space="preserve">הולד ממזר דכל המשנה </w:t>
      </w:r>
      <w:r w:rsidRPr="005509D1">
        <w:rPr>
          <w:rtl/>
        </w:rPr>
        <w:t>ממטבע שטבעו חכמים בגיטין - יוציא והולד ממזר.</w:t>
      </w:r>
    </w:p>
    <w:p w14:paraId="62C08E6F" w14:textId="77777777" w:rsidR="006F071F" w:rsidRPr="00F40D4B" w:rsidRDefault="006F071F" w:rsidP="00A6533C">
      <w:pPr>
        <w:pStyle w:val="affe"/>
        <w:framePr w:wrap="around"/>
        <w:rPr>
          <w:rtl/>
        </w:rPr>
      </w:pPr>
      <w:r w:rsidRPr="00F40D4B">
        <w:rPr>
          <w:rtl/>
        </w:rPr>
        <w:t>נו.</w:t>
      </w:r>
    </w:p>
    <w:p w14:paraId="336B7BFB" w14:textId="77777777" w:rsidR="00653FAD" w:rsidRDefault="006F071F" w:rsidP="00653FAD">
      <w:pPr>
        <w:pStyle w:val="36"/>
        <w:framePr w:wrap="notBeside"/>
        <w:rPr>
          <w:rtl/>
        </w:rPr>
      </w:pPr>
      <w:r w:rsidRPr="00F40D4B">
        <w:rPr>
          <w:rtl/>
        </w:rPr>
        <w:t>- מתיב ר</w:t>
      </w:r>
      <w:r w:rsidRPr="00F40D4B">
        <w:rPr>
          <w:rFonts w:hint="cs"/>
          <w:rtl/>
        </w:rPr>
        <w:t>"ש</w:t>
      </w:r>
      <w:r w:rsidRPr="00F40D4B">
        <w:rPr>
          <w:rtl/>
        </w:rPr>
        <w:t>:</w:t>
      </w:r>
    </w:p>
    <w:p w14:paraId="1665B438" w14:textId="3688E3B4" w:rsidR="00A6533C" w:rsidRPr="00F40D4B" w:rsidRDefault="006F071F" w:rsidP="009B508D">
      <w:pPr>
        <w:rPr>
          <w:rtl/>
        </w:rPr>
      </w:pPr>
      <w:r w:rsidRPr="00F40D4B">
        <w:rPr>
          <w:rtl/>
        </w:rPr>
        <w:t>מחללין אותו כסף על כסף, נחושת על נחושת, כסף על נחושת, ונחושת על הפירות,</w:t>
      </w:r>
    </w:p>
    <w:p w14:paraId="5CEE7D81" w14:textId="74E37579" w:rsidR="00653FAD" w:rsidRDefault="006F071F" w:rsidP="00653FAD">
      <w:pPr>
        <w:rPr>
          <w:rtl/>
        </w:rPr>
      </w:pPr>
      <w:r w:rsidRPr="00653FAD">
        <w:rPr>
          <w:rStyle w:val="affffc"/>
          <w:rFonts w:hint="cs"/>
          <w:rtl/>
        </w:rPr>
        <w:t xml:space="preserve">ולר''מ </w:t>
      </w:r>
      <w:r w:rsidRPr="00F40D4B">
        <w:rPr>
          <w:rFonts w:hint="cs"/>
          <w:rtl/>
        </w:rPr>
        <w:t xml:space="preserve">- </w:t>
      </w:r>
      <w:r w:rsidRPr="00F40D4B">
        <w:rPr>
          <w:rtl/>
        </w:rPr>
        <w:t xml:space="preserve">יחזור ויפדה את הפירות, </w:t>
      </w:r>
      <w:r w:rsidRPr="00F40D4B">
        <w:rPr>
          <w:rFonts w:hint="cs"/>
          <w:rtl/>
        </w:rPr>
        <w:t xml:space="preserve"> </w:t>
      </w:r>
      <w:r w:rsidRPr="00653FAD">
        <w:rPr>
          <w:rStyle w:val="affffc"/>
          <w:rFonts w:hint="cs"/>
          <w:rtl/>
        </w:rPr>
        <w:t>ו</w:t>
      </w:r>
      <w:r w:rsidRPr="00653FAD">
        <w:rPr>
          <w:rStyle w:val="affffc"/>
          <w:rtl/>
        </w:rPr>
        <w:t>חכ</w:t>
      </w:r>
      <w:r w:rsidRPr="00653FAD">
        <w:rPr>
          <w:rStyle w:val="affffc"/>
          <w:rFonts w:hint="cs"/>
          <w:rtl/>
        </w:rPr>
        <w:t>"א</w:t>
      </w:r>
      <w:r w:rsidRPr="00653FAD">
        <w:rPr>
          <w:rStyle w:val="affffc"/>
          <w:rtl/>
        </w:rPr>
        <w:t>:</w:t>
      </w:r>
      <w:r w:rsidRPr="00F40D4B">
        <w:rPr>
          <w:rtl/>
        </w:rPr>
        <w:t xml:space="preserve"> יעלו פירות ויאכלו בירושלים.</w:t>
      </w:r>
    </w:p>
    <w:p w14:paraId="3F83C50F" w14:textId="77777777" w:rsidR="00653FAD" w:rsidRDefault="006F071F" w:rsidP="00653FAD">
      <w:pPr>
        <w:pStyle w:val="36"/>
        <w:framePr w:wrap="notBeside"/>
        <w:rPr>
          <w:rtl/>
        </w:rPr>
      </w:pPr>
      <w:r w:rsidRPr="00F40D4B">
        <w:rPr>
          <w:rFonts w:hint="cs"/>
          <w:rtl/>
        </w:rPr>
        <w:t>ויקשה</w:t>
      </w:r>
    </w:p>
    <w:p w14:paraId="6E01C9B5" w14:textId="33B48B44" w:rsidR="006F071F" w:rsidRPr="00F40D4B" w:rsidRDefault="006F071F" w:rsidP="009B508D">
      <w:pPr>
        <w:rPr>
          <w:rtl/>
        </w:rPr>
      </w:pPr>
      <w:r w:rsidRPr="00F40D4B">
        <w:rPr>
          <w:rFonts w:hint="cs"/>
          <w:rtl/>
        </w:rPr>
        <w:lastRenderedPageBreak/>
        <w:t>ד</w:t>
      </w:r>
      <w:r w:rsidRPr="00F40D4B">
        <w:rPr>
          <w:rtl/>
        </w:rPr>
        <w:t xml:space="preserve">מי מחללינן כסף על נחושת? </w:t>
      </w:r>
      <w:r w:rsidRPr="00653FAD">
        <w:rPr>
          <w:rStyle w:val="affffc"/>
          <w:rtl/>
        </w:rPr>
        <w:t>והא תנן:</w:t>
      </w:r>
      <w:r w:rsidRPr="00F40D4B">
        <w:rPr>
          <w:rtl/>
        </w:rPr>
        <w:t xml:space="preserve"> סלע של מעשר שני ושל חולין שנתערבו - מביא בסלע מעות, ואומר כל מקום שישנה סלע של מעשר שני מחוללת על מעות הללו.</w:t>
      </w:r>
      <w:r w:rsidRPr="00F40D4B">
        <w:rPr>
          <w:rFonts w:hint="cs"/>
          <w:rtl/>
        </w:rPr>
        <w:t xml:space="preserve"> </w:t>
      </w:r>
      <w:r w:rsidRPr="00F40D4B">
        <w:rPr>
          <w:rtl/>
        </w:rPr>
        <w:t>ובורר את היפה שבהן, ומחללו עליה</w:t>
      </w:r>
      <w:r w:rsidRPr="00653FAD">
        <w:rPr>
          <w:rStyle w:val="affffc"/>
          <w:rtl/>
        </w:rPr>
        <w:t>, מפני שאמרו:</w:t>
      </w:r>
      <w:r w:rsidRPr="00F40D4B">
        <w:rPr>
          <w:rtl/>
        </w:rPr>
        <w:t xml:space="preserve"> מחללין אותו כסף על נחשת מדוחק, לא שיקיים כן אלא שחוזר ומחללן על הכסף.</w:t>
      </w:r>
      <w:r w:rsidRPr="00F40D4B">
        <w:rPr>
          <w:rFonts w:hint="cs"/>
          <w:rtl/>
        </w:rPr>
        <w:t xml:space="preserve">                               </w:t>
      </w:r>
      <w:r w:rsidRPr="00653FAD">
        <w:rPr>
          <w:rStyle w:val="affffc"/>
          <w:rtl/>
        </w:rPr>
        <w:t>קתני מיהת:</w:t>
      </w:r>
      <w:r w:rsidRPr="00F40D4B">
        <w:rPr>
          <w:rtl/>
        </w:rPr>
        <w:t xml:space="preserve"> מחללין מדוחק.</w:t>
      </w:r>
      <w:r w:rsidRPr="00F40D4B">
        <w:rPr>
          <w:rFonts w:hint="cs"/>
          <w:rtl/>
        </w:rPr>
        <w:t xml:space="preserve"> אבל שלא מדוחק לא.</w:t>
      </w:r>
    </w:p>
    <w:p w14:paraId="305D3182" w14:textId="58D32BFB" w:rsidR="00653FAD" w:rsidRDefault="00653FAD" w:rsidP="00653FAD">
      <w:pPr>
        <w:pStyle w:val="36"/>
        <w:framePr w:wrap="notBeside"/>
        <w:rPr>
          <w:rtl/>
        </w:rPr>
      </w:pPr>
      <w:r>
        <w:rPr>
          <w:rStyle w:val="affffc"/>
          <w:rFonts w:hint="cs"/>
          <w:rtl/>
        </w:rPr>
        <w:t xml:space="preserve">- </w:t>
      </w:r>
      <w:r w:rsidR="006F071F" w:rsidRPr="00653FAD">
        <w:rPr>
          <w:rStyle w:val="affffc"/>
          <w:rtl/>
        </w:rPr>
        <w:t>רב יוסף:</w:t>
      </w:r>
      <w:r w:rsidR="006F071F" w:rsidRPr="00F40D4B">
        <w:rPr>
          <w:rtl/>
        </w:rPr>
        <w:t xml:space="preserve"> </w:t>
      </w:r>
    </w:p>
    <w:p w14:paraId="55A412F9" w14:textId="717E5DEB" w:rsidR="006F071F" w:rsidRPr="00F40D4B" w:rsidRDefault="00653FAD" w:rsidP="009B508D">
      <w:pPr>
        <w:rPr>
          <w:rtl/>
        </w:rPr>
      </w:pPr>
      <w:r>
        <w:rPr>
          <w:rFonts w:hint="cs"/>
          <w:rtl/>
        </w:rPr>
        <w:t xml:space="preserve">אף </w:t>
      </w:r>
      <w:r w:rsidR="006F071F" w:rsidRPr="00F40D4B">
        <w:rPr>
          <w:rtl/>
        </w:rPr>
        <w:t>שמיקל רבי מאיר בפדיונו, מחמיר הוא באכילתו.</w:t>
      </w:r>
    </w:p>
    <w:p w14:paraId="281B212C" w14:textId="77777777" w:rsidR="00653FAD" w:rsidRDefault="006F071F" w:rsidP="00653FAD">
      <w:pPr>
        <w:pStyle w:val="36"/>
        <w:framePr w:wrap="notBeside"/>
        <w:rPr>
          <w:rtl/>
        </w:rPr>
      </w:pPr>
      <w:r w:rsidRPr="00F40D4B">
        <w:rPr>
          <w:rtl/>
        </w:rPr>
        <w:t xml:space="preserve">דתניא: </w:t>
      </w:r>
      <w:r w:rsidRPr="00F40D4B">
        <w:rPr>
          <w:rFonts w:hint="cs"/>
          <w:rtl/>
        </w:rPr>
        <w:t>לר"מ:</w:t>
      </w:r>
    </w:p>
    <w:p w14:paraId="1278BBCB" w14:textId="68C2296F" w:rsidR="006F071F" w:rsidRPr="00F40D4B" w:rsidRDefault="006F071F" w:rsidP="009B508D">
      <w:pPr>
        <w:rPr>
          <w:rtl/>
        </w:rPr>
      </w:pPr>
      <w:r w:rsidRPr="00F40D4B">
        <w:rPr>
          <w:rtl/>
        </w:rPr>
        <w:t>לא התירו למכור דמאי אלא לסיטון בלבד, ובע</w:t>
      </w:r>
      <w:r w:rsidRPr="00F40D4B">
        <w:rPr>
          <w:rFonts w:hint="cs"/>
          <w:rtl/>
        </w:rPr>
        <w:t>ה"ב</w:t>
      </w:r>
      <w:r w:rsidRPr="00F40D4B">
        <w:rPr>
          <w:rtl/>
        </w:rPr>
        <w:t xml:space="preserve"> בין כך ובין כך צריך לעשר,</w:t>
      </w:r>
    </w:p>
    <w:p w14:paraId="4519A5DF" w14:textId="77777777" w:rsidR="00653FAD" w:rsidRDefault="006F071F" w:rsidP="00653FAD">
      <w:pPr>
        <w:pStyle w:val="36"/>
        <w:framePr w:wrap="notBeside"/>
        <w:rPr>
          <w:rtl/>
        </w:rPr>
      </w:pPr>
      <w:r w:rsidRPr="00F40D4B">
        <w:rPr>
          <w:rtl/>
        </w:rPr>
        <w:t>וחכ</w:t>
      </w:r>
      <w:r w:rsidRPr="00F40D4B">
        <w:rPr>
          <w:rFonts w:hint="cs"/>
          <w:rtl/>
        </w:rPr>
        <w:t>''א</w:t>
      </w:r>
      <w:r w:rsidRPr="00F40D4B">
        <w:rPr>
          <w:rtl/>
        </w:rPr>
        <w:t>:</w:t>
      </w:r>
    </w:p>
    <w:p w14:paraId="07EB959E" w14:textId="6441FD6D" w:rsidR="006F071F" w:rsidRPr="00F40D4B" w:rsidRDefault="006F071F" w:rsidP="00653FAD">
      <w:pPr>
        <w:rPr>
          <w:rtl/>
        </w:rPr>
      </w:pPr>
      <w:r w:rsidRPr="00F40D4B">
        <w:rPr>
          <w:rtl/>
        </w:rPr>
        <w:t>אחד הסיטון ואחד בע</w:t>
      </w:r>
      <w:r w:rsidRPr="00F40D4B">
        <w:rPr>
          <w:rFonts w:hint="cs"/>
          <w:rtl/>
        </w:rPr>
        <w:t>ה"ב</w:t>
      </w:r>
      <w:r w:rsidRPr="00F40D4B">
        <w:rPr>
          <w:rtl/>
        </w:rPr>
        <w:t>- מוכר, ושולח לחבירו, ונותן לו במתנה, ואינו חושש.</w:t>
      </w:r>
    </w:p>
    <w:p w14:paraId="6B5A91E7" w14:textId="555EE4A6" w:rsidR="00653FAD" w:rsidRDefault="006F071F" w:rsidP="00653FAD">
      <w:pPr>
        <w:pStyle w:val="36"/>
        <w:framePr w:wrap="notBeside"/>
        <w:rPr>
          <w:rtl/>
        </w:rPr>
      </w:pPr>
      <w:r w:rsidRPr="00F40D4B">
        <w:rPr>
          <w:rFonts w:hint="cs"/>
          <w:rtl/>
        </w:rPr>
        <w:t xml:space="preserve"> </w:t>
      </w:r>
      <w:r w:rsidRPr="00F40D4B">
        <w:rPr>
          <w:rtl/>
        </w:rPr>
        <w:t>מתיב רבינא:</w:t>
      </w:r>
    </w:p>
    <w:p w14:paraId="75E8B45C" w14:textId="766F6F75" w:rsidR="00A6533C" w:rsidRPr="00F40D4B" w:rsidRDefault="006F071F" w:rsidP="009B508D">
      <w:pPr>
        <w:rPr>
          <w:rtl/>
        </w:rPr>
      </w:pPr>
      <w:r w:rsidRPr="00653FAD">
        <w:rPr>
          <w:b/>
          <w:bCs/>
          <w:rtl/>
        </w:rPr>
        <w:t>הלוקח מן הנחתום</w:t>
      </w:r>
      <w:r w:rsidRPr="00653FAD">
        <w:rPr>
          <w:rFonts w:hint="cs"/>
          <w:b/>
          <w:bCs/>
          <w:rtl/>
        </w:rPr>
        <w:t>-</w:t>
      </w:r>
      <w:r w:rsidRPr="00F40D4B">
        <w:rPr>
          <w:rtl/>
        </w:rPr>
        <w:t xml:space="preserve"> </w:t>
      </w:r>
      <w:r w:rsidRPr="00653FAD">
        <w:rPr>
          <w:rStyle w:val="affffc"/>
          <w:rFonts w:hint="cs"/>
          <w:rtl/>
        </w:rPr>
        <w:t>לר''מ:</w:t>
      </w:r>
      <w:r w:rsidRPr="00F40D4B">
        <w:rPr>
          <w:rFonts w:hint="cs"/>
          <w:rtl/>
        </w:rPr>
        <w:t xml:space="preserve"> </w:t>
      </w:r>
      <w:r w:rsidRPr="00F40D4B">
        <w:rPr>
          <w:rtl/>
        </w:rPr>
        <w:t>מעשר מן החמה על הצוננת, ומן הצוננת על החמה, ואפילו מדפוסים הרבה,</w:t>
      </w:r>
    </w:p>
    <w:p w14:paraId="3B1CD215" w14:textId="31261302" w:rsidR="006F071F" w:rsidRPr="00F40D4B" w:rsidRDefault="006F071F" w:rsidP="00653FAD">
      <w:pPr>
        <w:rPr>
          <w:rtl/>
        </w:rPr>
      </w:pPr>
      <w:r w:rsidRPr="00653FAD">
        <w:rPr>
          <w:rFonts w:hint="cs"/>
          <w:b/>
          <w:bCs/>
          <w:rtl/>
        </w:rPr>
        <w:t>מ</w:t>
      </w:r>
      <w:r w:rsidRPr="00653FAD">
        <w:rPr>
          <w:b/>
          <w:bCs/>
          <w:rtl/>
        </w:rPr>
        <w:t>ן הצוננת על החמה</w:t>
      </w:r>
      <w:r w:rsidR="00653FAD">
        <w:rPr>
          <w:rFonts w:hint="cs"/>
          <w:rtl/>
        </w:rPr>
        <w:t xml:space="preserve"> </w:t>
      </w:r>
      <w:r w:rsidRPr="00653FAD">
        <w:rPr>
          <w:rStyle w:val="affffc"/>
          <w:rtl/>
        </w:rPr>
        <w:t>כר</w:t>
      </w:r>
      <w:r w:rsidRPr="00653FAD">
        <w:rPr>
          <w:rStyle w:val="affffc"/>
          <w:rFonts w:hint="cs"/>
          <w:rtl/>
        </w:rPr>
        <w:t>"אי</w:t>
      </w:r>
      <w:r w:rsidR="00653FAD">
        <w:rPr>
          <w:rStyle w:val="affffc"/>
          <w:rFonts w:hint="cs"/>
          <w:rtl/>
        </w:rPr>
        <w:t>:</w:t>
      </w:r>
      <w:r w:rsidRPr="00F40D4B">
        <w:rPr>
          <w:rFonts w:hint="cs"/>
          <w:rtl/>
        </w:rPr>
        <w:t xml:space="preserve"> </w:t>
      </w:r>
      <w:r w:rsidRPr="00653FAD">
        <w:rPr>
          <w:rStyle w:val="affff8"/>
          <w:rFonts w:hint="cs"/>
          <w:rtl/>
        </w:rPr>
        <w:t>'</w:t>
      </w:r>
      <w:r w:rsidRPr="00653FAD">
        <w:rPr>
          <w:rStyle w:val="affff8"/>
          <w:rtl/>
        </w:rPr>
        <w:t>ולא תשאו עליו חטא בהרימכם את חלבו ממנו</w:t>
      </w:r>
      <w:r w:rsidRPr="00653FAD">
        <w:rPr>
          <w:rStyle w:val="affff8"/>
          <w:rFonts w:hint="cs"/>
          <w:rtl/>
        </w:rPr>
        <w:t>'</w:t>
      </w:r>
      <w:r w:rsidRPr="00653FAD">
        <w:rPr>
          <w:rStyle w:val="affff8"/>
          <w:rtl/>
        </w:rPr>
        <w:t>,</w:t>
      </w:r>
      <w:r w:rsidR="00653FAD">
        <w:rPr>
          <w:rFonts w:hint="cs"/>
          <w:rtl/>
        </w:rPr>
        <w:t xml:space="preserve"> </w:t>
      </w:r>
      <w:r w:rsidRPr="00F40D4B">
        <w:rPr>
          <w:rtl/>
        </w:rPr>
        <w:t>אם אינו קדש - נשיאת חטא למה? מכאן לתורם מן הרעה על היפה שתרומתו תרומה.</w:t>
      </w:r>
    </w:p>
    <w:p w14:paraId="5BB452FC" w14:textId="178E3BDB" w:rsidR="006F071F" w:rsidRPr="00F40D4B" w:rsidRDefault="006F071F" w:rsidP="00FC23BB">
      <w:pPr>
        <w:rPr>
          <w:rtl/>
        </w:rPr>
      </w:pPr>
      <w:r w:rsidRPr="00653FAD">
        <w:rPr>
          <w:rFonts w:hint="cs"/>
          <w:b/>
          <w:bCs/>
          <w:rtl/>
        </w:rPr>
        <w:t xml:space="preserve">אבל </w:t>
      </w:r>
      <w:r w:rsidRPr="00653FAD">
        <w:rPr>
          <w:b/>
          <w:bCs/>
          <w:rtl/>
        </w:rPr>
        <w:t>אפילו מדפוסים הרבה,</w:t>
      </w:r>
      <w:r w:rsidRPr="00F40D4B">
        <w:rPr>
          <w:rtl/>
        </w:rPr>
        <w:t xml:space="preserve"> ליחוש </w:t>
      </w:r>
      <w:r w:rsidR="00653FAD">
        <w:rPr>
          <w:rFonts w:hint="cs"/>
          <w:rtl/>
        </w:rPr>
        <w:t>ש</w:t>
      </w:r>
      <w:r w:rsidRPr="00F40D4B">
        <w:rPr>
          <w:rtl/>
        </w:rPr>
        <w:t xml:space="preserve">מא </w:t>
      </w:r>
      <w:r w:rsidR="00653FAD">
        <w:rPr>
          <w:rFonts w:hint="cs"/>
          <w:rtl/>
        </w:rPr>
        <w:t xml:space="preserve">יבוא להפריש </w:t>
      </w:r>
      <w:r w:rsidRPr="00F40D4B">
        <w:rPr>
          <w:rtl/>
        </w:rPr>
        <w:t>מן החיוב על הפטור, ומן הפטור על החיוב?</w:t>
      </w:r>
    </w:p>
    <w:p w14:paraId="338B6B38" w14:textId="77777777" w:rsidR="00653FAD" w:rsidRDefault="006F071F" w:rsidP="00653FAD">
      <w:pPr>
        <w:pStyle w:val="36"/>
        <w:framePr w:wrap="notBeside"/>
        <w:rPr>
          <w:rtl/>
        </w:rPr>
      </w:pPr>
      <w:r w:rsidRPr="00F40D4B">
        <w:rPr>
          <w:rtl/>
        </w:rPr>
        <w:t>•</w:t>
      </w:r>
      <w:r w:rsidRPr="00F40D4B">
        <w:rPr>
          <w:rFonts w:hint="cs"/>
          <w:rtl/>
        </w:rPr>
        <w:t xml:space="preserve"> </w:t>
      </w:r>
      <w:r w:rsidRPr="00F40D4B">
        <w:rPr>
          <w:rtl/>
        </w:rPr>
        <w:t>אביי:</w:t>
      </w:r>
    </w:p>
    <w:p w14:paraId="39AB5A6F" w14:textId="15CA5262" w:rsidR="00A6533C" w:rsidRPr="00F40D4B" w:rsidRDefault="006F071F" w:rsidP="009B508D">
      <w:pPr>
        <w:rPr>
          <w:rtl/>
        </w:rPr>
      </w:pPr>
      <w:r w:rsidRPr="00653FAD">
        <w:rPr>
          <w:rStyle w:val="affffc"/>
          <w:rtl/>
        </w:rPr>
        <w:t>ר</w:t>
      </w:r>
      <w:r w:rsidRPr="00653FAD">
        <w:rPr>
          <w:rStyle w:val="affffc"/>
          <w:rFonts w:hint="cs"/>
          <w:rtl/>
        </w:rPr>
        <w:t>"א</w:t>
      </w:r>
      <w:r w:rsidRPr="00F40D4B">
        <w:rPr>
          <w:rFonts w:hint="cs"/>
          <w:rtl/>
        </w:rPr>
        <w:t xml:space="preserve"> </w:t>
      </w:r>
      <w:r w:rsidR="00653FAD">
        <w:rPr>
          <w:rFonts w:hint="cs"/>
          <w:rtl/>
        </w:rPr>
        <w:t>שפיר הקשה</w:t>
      </w:r>
      <w:r w:rsidRPr="00F40D4B">
        <w:rPr>
          <w:rFonts w:hint="cs"/>
          <w:rtl/>
        </w:rPr>
        <w:t>- ממיתה בידי שמים</w:t>
      </w:r>
    </w:p>
    <w:p w14:paraId="3F07179E" w14:textId="0A331681" w:rsidR="00A6533C" w:rsidRPr="00F40D4B" w:rsidRDefault="00653FAD" w:rsidP="00653FAD">
      <w:pPr>
        <w:rPr>
          <w:rtl/>
        </w:rPr>
      </w:pPr>
      <w:r w:rsidRPr="00653FAD">
        <w:rPr>
          <w:rStyle w:val="affffc"/>
          <w:rFonts w:hint="cs"/>
          <w:rtl/>
        </w:rPr>
        <w:t>שמואל</w:t>
      </w:r>
      <w:r>
        <w:rPr>
          <w:rFonts w:hint="cs"/>
          <w:rtl/>
        </w:rPr>
        <w:t xml:space="preserve"> שתירץ ממיתת ב''ד לאו שפיר - -ד</w:t>
      </w:r>
      <w:r w:rsidR="006F071F" w:rsidRPr="00F40D4B">
        <w:rPr>
          <w:rFonts w:hint="cs"/>
          <w:rtl/>
        </w:rPr>
        <w:t>שאני דחמירא</w:t>
      </w:r>
    </w:p>
    <w:p w14:paraId="737AE596" w14:textId="77777777" w:rsidR="00653FAD" w:rsidRDefault="006F071F" w:rsidP="00653FAD">
      <w:pPr>
        <w:pStyle w:val="36"/>
        <w:framePr w:wrap="notBeside"/>
        <w:rPr>
          <w:rtl/>
        </w:rPr>
      </w:pPr>
      <w:r w:rsidRPr="00F40D4B">
        <w:rPr>
          <w:rtl/>
        </w:rPr>
        <w:t>•</w:t>
      </w:r>
      <w:r w:rsidRPr="00F40D4B">
        <w:rPr>
          <w:rFonts w:hint="cs"/>
          <w:rtl/>
        </w:rPr>
        <w:t xml:space="preserve"> </w:t>
      </w:r>
      <w:r w:rsidRPr="00F40D4B">
        <w:rPr>
          <w:rtl/>
        </w:rPr>
        <w:t>ור</w:t>
      </w:r>
      <w:r w:rsidRPr="00F40D4B">
        <w:rPr>
          <w:rFonts w:hint="cs"/>
          <w:rtl/>
        </w:rPr>
        <w:t xml:space="preserve">"ש </w:t>
      </w:r>
    </w:p>
    <w:p w14:paraId="4ADC34B2" w14:textId="690E9112" w:rsidR="006F071F" w:rsidRPr="00F40D4B" w:rsidRDefault="00653FAD" w:rsidP="009B508D">
      <w:pPr>
        <w:rPr>
          <w:rtl/>
        </w:rPr>
      </w:pPr>
      <w:r w:rsidRPr="00653FAD">
        <w:rPr>
          <w:rStyle w:val="affffc"/>
          <w:rFonts w:hint="cs"/>
          <w:rtl/>
        </w:rPr>
        <w:t>ר''ש</w:t>
      </w:r>
      <w:r>
        <w:rPr>
          <w:rFonts w:hint="cs"/>
          <w:rtl/>
        </w:rPr>
        <w:t xml:space="preserve"> ל</w:t>
      </w:r>
      <w:r w:rsidR="006F071F" w:rsidRPr="00F40D4B">
        <w:rPr>
          <w:rFonts w:hint="cs"/>
          <w:rtl/>
        </w:rPr>
        <w:t xml:space="preserve">א ענהו </w:t>
      </w:r>
      <w:r>
        <w:rPr>
          <w:rFonts w:hint="cs"/>
          <w:rtl/>
        </w:rPr>
        <w:t xml:space="preserve">טוב </w:t>
      </w:r>
      <w:r w:rsidRPr="00653FAD">
        <w:rPr>
          <w:rStyle w:val="affffc"/>
          <w:rFonts w:hint="cs"/>
          <w:rtl/>
        </w:rPr>
        <w:t>שהם אמרו</w:t>
      </w:r>
      <w:r>
        <w:rPr>
          <w:rFonts w:hint="cs"/>
          <w:rtl/>
        </w:rPr>
        <w:t xml:space="preserve"> </w:t>
      </w:r>
      <w:r w:rsidR="006F071F" w:rsidRPr="00F40D4B">
        <w:rPr>
          <w:rFonts w:hint="cs"/>
          <w:rtl/>
        </w:rPr>
        <w:t xml:space="preserve">מיתה </w:t>
      </w:r>
      <w:r w:rsidRPr="00653FAD">
        <w:rPr>
          <w:rStyle w:val="affffc"/>
          <w:rFonts w:hint="cs"/>
          <w:rtl/>
        </w:rPr>
        <w:t>ו</w:t>
      </w:r>
      <w:r w:rsidR="006F071F" w:rsidRPr="00653FAD">
        <w:rPr>
          <w:rStyle w:val="affffc"/>
          <w:rFonts w:hint="cs"/>
          <w:rtl/>
        </w:rPr>
        <w:t>ר''ש</w:t>
      </w:r>
      <w:r w:rsidRPr="00653FAD">
        <w:rPr>
          <w:rStyle w:val="affffc"/>
          <w:rFonts w:hint="cs"/>
          <w:rtl/>
        </w:rPr>
        <w:t xml:space="preserve"> הקשה</w:t>
      </w:r>
      <w:r w:rsidR="006F071F" w:rsidRPr="00F40D4B">
        <w:rPr>
          <w:rFonts w:hint="cs"/>
          <w:rtl/>
        </w:rPr>
        <w:t xml:space="preserve"> מלאו </w:t>
      </w:r>
      <w:r w:rsidR="006F071F" w:rsidRPr="00653FAD">
        <w:rPr>
          <w:rStyle w:val="affff8"/>
          <w:rFonts w:hint="cs"/>
          <w:rtl/>
        </w:rPr>
        <w:t>דלא תוכל לאכול בשעריך</w:t>
      </w:r>
      <w:r w:rsidR="006F071F" w:rsidRPr="00653FAD">
        <w:rPr>
          <w:rStyle w:val="affff8"/>
          <w:rtl/>
        </w:rPr>
        <w:t>.</w:t>
      </w:r>
    </w:p>
    <w:p w14:paraId="24C25726" w14:textId="0A085C90" w:rsidR="00653FAD" w:rsidRDefault="00653FAD" w:rsidP="00653FAD">
      <w:pPr>
        <w:pStyle w:val="36"/>
        <w:framePr w:wrap="notBeside"/>
        <w:rPr>
          <w:rtl/>
        </w:rPr>
      </w:pPr>
      <w:r>
        <w:rPr>
          <w:rFonts w:hint="cs"/>
          <w:rtl/>
        </w:rPr>
        <w:t>לקושיית ר''ש</w:t>
      </w:r>
    </w:p>
    <w:p w14:paraId="7CDE6987" w14:textId="2EC76B72" w:rsidR="006F071F" w:rsidRPr="00F40D4B" w:rsidRDefault="006F071F" w:rsidP="009B508D">
      <w:pPr>
        <w:rPr>
          <w:rtl/>
        </w:rPr>
      </w:pPr>
      <w:r w:rsidRPr="00F40D4B">
        <w:rPr>
          <w:rtl/>
        </w:rPr>
        <w:t xml:space="preserve">- רב יוסף שפיר </w:t>
      </w:r>
      <w:r w:rsidR="00653FAD">
        <w:rPr>
          <w:rFonts w:hint="cs"/>
          <w:rtl/>
        </w:rPr>
        <w:t>ענהו</w:t>
      </w:r>
      <w:r w:rsidRPr="00F40D4B">
        <w:rPr>
          <w:rtl/>
        </w:rPr>
        <w:t>.</w:t>
      </w:r>
    </w:p>
    <w:p w14:paraId="0804510C" w14:textId="611FEF15" w:rsidR="00653FAD" w:rsidRDefault="00653FAD" w:rsidP="00653FAD">
      <w:pPr>
        <w:pStyle w:val="36"/>
        <w:framePr w:wrap="notBeside"/>
        <w:rPr>
          <w:rtl/>
        </w:rPr>
      </w:pPr>
      <w:r>
        <w:rPr>
          <w:rFonts w:hint="cs"/>
          <w:rtl/>
        </w:rPr>
        <w:t xml:space="preserve">אבל לרבינא: </w:t>
      </w:r>
    </w:p>
    <w:p w14:paraId="7B834A37" w14:textId="32420E6C" w:rsidR="006F071F" w:rsidRPr="00F40D4B" w:rsidRDefault="00653FAD" w:rsidP="009B508D">
      <w:pPr>
        <w:rPr>
          <w:rtl/>
        </w:rPr>
      </w:pPr>
      <w:r>
        <w:rPr>
          <w:rFonts w:hint="cs"/>
          <w:rtl/>
        </w:rPr>
        <w:t xml:space="preserve">עד שהקשה </w:t>
      </w:r>
      <w:r w:rsidR="006F071F" w:rsidRPr="00F40D4B">
        <w:rPr>
          <w:rtl/>
        </w:rPr>
        <w:t>מנחתום לסייע ליה מפלטר.</w:t>
      </w:r>
    </w:p>
    <w:p w14:paraId="390F8E8E" w14:textId="5C017DC8" w:rsidR="00653FAD" w:rsidRDefault="006F071F" w:rsidP="00653FAD">
      <w:pPr>
        <w:rPr>
          <w:rtl/>
        </w:rPr>
      </w:pPr>
      <w:r w:rsidRPr="00653FAD">
        <w:rPr>
          <w:rStyle w:val="affffc"/>
          <w:rtl/>
        </w:rPr>
        <w:t>דתנן:</w:t>
      </w:r>
      <w:r w:rsidRPr="00F40D4B">
        <w:rPr>
          <w:rtl/>
        </w:rPr>
        <w:t xml:space="preserve"> הלוקח מן הפלטר </w:t>
      </w:r>
      <w:r w:rsidRPr="00653FAD">
        <w:rPr>
          <w:rStyle w:val="affffc"/>
          <w:rtl/>
        </w:rPr>
        <w:t xml:space="preserve">– </w:t>
      </w:r>
      <w:r w:rsidRPr="00653FAD">
        <w:rPr>
          <w:rStyle w:val="affffc"/>
          <w:rFonts w:hint="cs"/>
          <w:rtl/>
        </w:rPr>
        <w:t>לר''מ</w:t>
      </w:r>
      <w:r w:rsidRPr="00F40D4B">
        <w:rPr>
          <w:rFonts w:hint="cs"/>
          <w:rtl/>
        </w:rPr>
        <w:t xml:space="preserve"> </w:t>
      </w:r>
      <w:r w:rsidRPr="00F40D4B">
        <w:rPr>
          <w:rtl/>
        </w:rPr>
        <w:t>מעשר מן כל דפוס ודפוס.</w:t>
      </w:r>
    </w:p>
    <w:p w14:paraId="504D82A3" w14:textId="77777777" w:rsidR="00653FAD" w:rsidRDefault="006F071F" w:rsidP="00653FAD">
      <w:pPr>
        <w:pStyle w:val="36"/>
        <w:framePr w:wrap="notBeside"/>
        <w:rPr>
          <w:rtl/>
        </w:rPr>
      </w:pPr>
      <w:r w:rsidRPr="00F40D4B">
        <w:rPr>
          <w:rFonts w:hint="cs"/>
          <w:rtl/>
        </w:rPr>
        <w:lastRenderedPageBreak/>
        <w:t>ואין ליישב</w:t>
      </w:r>
    </w:p>
    <w:p w14:paraId="169E0927" w14:textId="7DF34B0B" w:rsidR="00A6533C" w:rsidRPr="00F40D4B" w:rsidRDefault="006F071F" w:rsidP="009B508D">
      <w:pPr>
        <w:rPr>
          <w:rtl/>
        </w:rPr>
      </w:pPr>
      <w:r w:rsidRPr="00F40D4B">
        <w:rPr>
          <w:rFonts w:hint="cs"/>
          <w:rtl/>
        </w:rPr>
        <w:t>דפלטר קונה משנים שלושה אנשים דנחתום גם קונה מאדם אחד</w:t>
      </w:r>
    </w:p>
    <w:p w14:paraId="4D5B9000" w14:textId="2718EBD5" w:rsidR="00653FAD" w:rsidRDefault="006F071F" w:rsidP="00653FAD">
      <w:pPr>
        <w:pStyle w:val="36"/>
        <w:framePr w:wrap="notBeside"/>
        <w:rPr>
          <w:rtl/>
        </w:rPr>
      </w:pPr>
      <w:r w:rsidRPr="00F40D4B">
        <w:rPr>
          <w:rtl/>
        </w:rPr>
        <w:t>רבא:</w:t>
      </w:r>
    </w:p>
    <w:p w14:paraId="4F81830E" w14:textId="6A2E0A22" w:rsidR="006F071F" w:rsidRPr="00F40D4B" w:rsidRDefault="006F071F" w:rsidP="009B508D">
      <w:pPr>
        <w:rPr>
          <w:rtl/>
        </w:rPr>
      </w:pPr>
      <w:r w:rsidRPr="00F40D4B">
        <w:rPr>
          <w:rtl/>
        </w:rPr>
        <w:t xml:space="preserve">שמואל שפיר </w:t>
      </w:r>
      <w:r w:rsidR="00653FAD">
        <w:rPr>
          <w:rFonts w:hint="cs"/>
          <w:rtl/>
        </w:rPr>
        <w:t xml:space="preserve">השיב- </w:t>
      </w:r>
      <w:r w:rsidRPr="00F40D4B">
        <w:rPr>
          <w:rtl/>
        </w:rPr>
        <w:t xml:space="preserve"> </w:t>
      </w:r>
      <w:r w:rsidRPr="00F40D4B">
        <w:rPr>
          <w:rFonts w:hint="cs"/>
          <w:rtl/>
        </w:rPr>
        <w:t>ד</w:t>
      </w:r>
      <w:r w:rsidRPr="00F40D4B">
        <w:rPr>
          <w:rtl/>
        </w:rPr>
        <w:t>שם מיתה בעולם.</w:t>
      </w:r>
    </w:p>
    <w:p w14:paraId="7F96FFD1" w14:textId="77777777" w:rsidR="00A6533C" w:rsidRPr="00F40D4B" w:rsidRDefault="00A6533C" w:rsidP="00A6533C">
      <w:pPr>
        <w:pStyle w:val="aff9"/>
        <w:rPr>
          <w:rtl/>
        </w:rPr>
      </w:pPr>
      <w:r w:rsidRPr="00F40D4B">
        <w:rPr>
          <w:rtl/>
        </w:rPr>
        <w:t>***</w:t>
      </w:r>
    </w:p>
    <w:p w14:paraId="6D3F0E4C" w14:textId="17BB1811" w:rsidR="006F071F" w:rsidRPr="00F40D4B" w:rsidRDefault="006F071F" w:rsidP="00653FAD">
      <w:pPr>
        <w:pStyle w:val="afffff"/>
        <w:framePr w:wrap="around"/>
      </w:pPr>
      <w:del w:id="20236" w:author="קלוד" w:date="2026-10-06T10:08:05Z">
        <w:r>
          <w:rPr>
            <w:rtl/>
          </w:rPr>
          <w:delText xml:space="preserve">משנה.</w:delText>
        </w:r>
      </w:del>
      <w:ins w:id="20237" w:author="קלוד" w:date="2026-10-06T10:08:05Z">
        <w:r>
          <w:rPr>
            <w:rtl/>
          </w:rPr>
          <w:t xml:space="preserve">משנה ט</w:t>
        </w:r>
      </w:ins>
    </w:p>
    <w:p w14:paraId="395ACC4D" w14:textId="77777777" w:rsidR="00A6533C" w:rsidRPr="00F40D4B" w:rsidRDefault="006F071F" w:rsidP="00653FAD">
      <w:pPr>
        <w:pStyle w:val="afff3"/>
        <w:jc w:val="center"/>
        <w:rPr>
          <w:rtl/>
        </w:rPr>
      </w:pPr>
      <w:ins w:id="9903" w:author="מספור קטעי משנה" w:date="2026-10-06T06:45:11Z">
        <w:r>
          <w:rPr>
            <w:rStyle w:val="MisparKeta"/>
          </w:rPr>
          <w:t xml:space="preserve">א. </w:t>
        </w:r>
      </w:ins>
      <w:r w:rsidRPr="00F40D4B">
        <w:rPr>
          <w:rtl/>
        </w:rPr>
        <w:t>אלו דברים שאין להם אונאה:</w:t>
      </w:r>
    </w:p>
    <w:p w14:paraId="5305C6C3" w14:textId="1FC08FD6" w:rsidR="006F071F" w:rsidRPr="00F40D4B" w:rsidRDefault="006F071F" w:rsidP="00653FAD">
      <w:pPr>
        <w:pStyle w:val="afff3"/>
        <w:rPr>
          <w:rtl/>
        </w:rPr>
      </w:pPr>
      <w:r w:rsidRPr="00F40D4B">
        <w:rPr>
          <w:rtl/>
        </w:rPr>
        <w:t>העבדים, והשטרות, והקרקעות, וההקדשות, אין להן תשלומי כפל ולא תשלומי ארבעה וחמשה.</w:t>
      </w:r>
    </w:p>
    <w:p w14:paraId="1FA6FB36" w14:textId="77777777" w:rsidR="006F071F" w:rsidRPr="00F40D4B" w:rsidRDefault="006F071F" w:rsidP="00653FAD">
      <w:pPr>
        <w:pStyle w:val="afff3"/>
        <w:spacing w:after="60" w:line="220" w:lineRule="exact"/>
        <w:rPr>
          <w:rtl/>
        </w:rPr>
      </w:pPr>
      <w:r w:rsidRPr="00F40D4B">
        <w:rPr>
          <w:rtl/>
        </w:rPr>
        <w:t>שומר חנם אינו נשבע, ונושא שכר אינו משלם.</w:t>
      </w:r>
    </w:p>
    <w:p w14:paraId="46E7932E" w14:textId="120855A0" w:rsidR="00A6533C" w:rsidRPr="00F40D4B" w:rsidRDefault="006F071F" w:rsidP="00653FAD">
      <w:pPr>
        <w:pStyle w:val="afff3"/>
        <w:rPr>
          <w:rtl/>
        </w:rPr>
      </w:pPr>
      <w:r w:rsidRPr="00653FAD">
        <w:rPr>
          <w:rStyle w:val="TanaimMishna"/>
          <w:rtl/>
          <w:rPrChange w:id="20078" w:author="קלוד" w:date="2026-10-06T10:08:05Z">
            <w:rPr>
              <w:rStyle w:val="affffc"/>
              <w:rtl/>
            </w:rPr>
          </w:rPrChange>
        </w:rPr>
        <w:t>רבי שמעון:</w:t>
      </w:r>
      <w:r w:rsidRPr="00F40D4B">
        <w:rPr>
          <w:rtl/>
        </w:rPr>
        <w:t xml:space="preserve"> קדשים שהוא חייב באחריותן - יש להן אונאה,</w:t>
      </w:r>
    </w:p>
    <w:p w14:paraId="71325978" w14:textId="5E62C924" w:rsidR="006F071F" w:rsidRPr="00F40D4B" w:rsidRDefault="00653FAD" w:rsidP="00653FAD">
      <w:pPr>
        <w:pStyle w:val="afff3"/>
        <w:ind w:firstLine="113"/>
        <w:rPr>
          <w:rtl/>
        </w:rPr>
      </w:pPr>
      <w:r>
        <w:rPr>
          <w:rFonts w:hint="cs"/>
          <w:rtl/>
        </w:rPr>
        <w:t xml:space="preserve">            </w:t>
      </w:r>
      <w:r w:rsidR="006F071F" w:rsidRPr="00F40D4B">
        <w:rPr>
          <w:rtl/>
        </w:rPr>
        <w:t>ושאינו חייב באחריותן - אין להן אונאה.</w:t>
      </w:r>
    </w:p>
    <w:p w14:paraId="339F5033" w14:textId="5627B005" w:rsidR="006F071F" w:rsidRPr="00F40D4B" w:rsidRDefault="006F071F" w:rsidP="00653FAD">
      <w:pPr>
        <w:pStyle w:val="afff3"/>
        <w:rPr>
          <w:rtl/>
        </w:rPr>
      </w:pPr>
      <w:r w:rsidRPr="00653FAD">
        <w:rPr>
          <w:rStyle w:val="TanaimMishna"/>
          <w:rtl/>
          <w:rPrChange w:id="20079" w:author="קלוד" w:date="2026-10-06T10:08:05Z">
            <w:rPr>
              <w:rStyle w:val="affffc"/>
              <w:rtl/>
            </w:rPr>
          </w:rPrChange>
        </w:rPr>
        <w:t>רבי יהודה:</w:t>
      </w:r>
      <w:r w:rsidRPr="00F40D4B">
        <w:rPr>
          <w:rtl/>
        </w:rPr>
        <w:t xml:space="preserve"> אף המוכר </w:t>
      </w:r>
      <w:r w:rsidR="00653FAD">
        <w:rPr>
          <w:rFonts w:hint="cs"/>
          <w:rtl/>
        </w:rPr>
        <w:t>ס''ת</w:t>
      </w:r>
      <w:r w:rsidRPr="00F40D4B">
        <w:rPr>
          <w:rtl/>
        </w:rPr>
        <w:t>, בהמה, ומרגלית - אין להם אונאה.</w:t>
      </w:r>
    </w:p>
    <w:p w14:paraId="01D474E5" w14:textId="77777777" w:rsidR="006F071F" w:rsidRPr="00F40D4B" w:rsidRDefault="006F071F" w:rsidP="00653FAD">
      <w:pPr>
        <w:pStyle w:val="afff3"/>
        <w:rPr>
          <w:rtl/>
        </w:rPr>
      </w:pPr>
      <w:r w:rsidRPr="00653FAD">
        <w:rPr>
          <w:rStyle w:val="TanaimMishna"/>
          <w:rtl/>
          <w:rPrChange w:id="20080" w:author="קלוד" w:date="2026-10-06T10:08:05Z">
            <w:rPr>
              <w:rStyle w:val="affffc"/>
              <w:rtl/>
            </w:rPr>
          </w:rPrChange>
        </w:rPr>
        <w:t>אמרו לו:</w:t>
      </w:r>
      <w:r w:rsidRPr="00F40D4B">
        <w:rPr>
          <w:rtl/>
        </w:rPr>
        <w:t xml:space="preserve"> לא אמרו אלא את אלו.</w:t>
      </w:r>
    </w:p>
    <w:p w14:paraId="5C947658" w14:textId="77777777" w:rsidR="00653FAD" w:rsidRDefault="006F071F" w:rsidP="00653FAD">
      <w:pPr>
        <w:pStyle w:val="affe"/>
        <w:framePr w:wrap="around"/>
        <w:rPr>
          <w:rtl/>
        </w:rPr>
      </w:pPr>
      <w:r w:rsidRPr="00F40D4B">
        <w:rPr>
          <w:rFonts w:hint="cs"/>
          <w:rtl/>
        </w:rPr>
        <w:t>נו:</w:t>
      </w:r>
    </w:p>
    <w:p w14:paraId="4B7117DB" w14:textId="2490A847" w:rsidR="006F071F" w:rsidRPr="00F40D4B" w:rsidRDefault="006F071F" w:rsidP="00653FAD">
      <w:pPr>
        <w:pStyle w:val="afffb"/>
        <w:rPr>
          <w:rtl/>
        </w:rPr>
      </w:pPr>
      <w:ins w:id="9904" w:author="מספור קטעי משנה" w:date="2026-10-06T06:45:11Z">
        <w:r>
          <w:rPr>
            <w:rStyle w:val="MisparKeta"/>
          </w:rPr>
          <w:t xml:space="preserve">א. </w:t>
        </w:r>
      </w:ins>
      <w:r w:rsidRPr="00F40D4B">
        <w:rPr>
          <w:rFonts w:hint="cs"/>
        </w:rPr>
        <w:t xml:space="preserve"> </w:t>
      </w:r>
      <w:r w:rsidRPr="00F40D4B">
        <w:rPr>
          <w:rFonts w:hint="cs"/>
          <w:rtl/>
        </w:rPr>
        <w:t>אלו דברים שאין להם אונאה</w:t>
      </w:r>
    </w:p>
    <w:p w14:paraId="00F8E6C4" w14:textId="77777777" w:rsidR="00653FAD" w:rsidRDefault="006F071F" w:rsidP="00653FAD">
      <w:pPr>
        <w:pStyle w:val="36"/>
        <w:framePr w:wrap="notBeside"/>
        <w:rPr>
          <w:rtl/>
        </w:rPr>
      </w:pPr>
      <w:r w:rsidRPr="00F40D4B">
        <w:rPr>
          <w:rtl/>
        </w:rPr>
        <w:t>מנה"מ? דת"ר:</w:t>
      </w:r>
    </w:p>
    <w:p w14:paraId="738C9146" w14:textId="1F635215" w:rsidR="00A6533C" w:rsidRPr="00F40D4B" w:rsidRDefault="006F071F" w:rsidP="009B508D">
      <w:pPr>
        <w:rPr>
          <w:rtl/>
        </w:rPr>
      </w:pPr>
      <w:r w:rsidRPr="00653FAD">
        <w:rPr>
          <w:rStyle w:val="affff8"/>
          <w:rFonts w:hint="cs"/>
          <w:rtl/>
        </w:rPr>
        <w:t>'</w:t>
      </w:r>
      <w:r w:rsidRPr="00653FAD">
        <w:rPr>
          <w:rStyle w:val="affff8"/>
          <w:rtl/>
        </w:rPr>
        <w:t>וכי תמכרו ממכר לעמיתך או קנה מיד עמיתך</w:t>
      </w:r>
      <w:r w:rsidRPr="00653FAD">
        <w:rPr>
          <w:rStyle w:val="affff8"/>
          <w:rFonts w:hint="cs"/>
          <w:rtl/>
        </w:rPr>
        <w:t>'</w:t>
      </w:r>
      <w:r w:rsidRPr="00653FAD">
        <w:rPr>
          <w:rStyle w:val="affff8"/>
          <w:rtl/>
        </w:rPr>
        <w:t>-</w:t>
      </w:r>
      <w:r w:rsidRPr="00F40D4B">
        <w:rPr>
          <w:rtl/>
        </w:rPr>
        <w:t xml:space="preserve"> דבר הנקנה מיד ליד</w:t>
      </w:r>
    </w:p>
    <w:p w14:paraId="34A5DA3B" w14:textId="6FC6C46A" w:rsidR="00A6533C" w:rsidRPr="00F40D4B" w:rsidRDefault="006F071F" w:rsidP="009B508D">
      <w:pPr>
        <w:rPr>
          <w:rtl/>
        </w:rPr>
      </w:pPr>
      <w:r w:rsidRPr="00F40D4B">
        <w:rPr>
          <w:rtl/>
        </w:rPr>
        <w:t xml:space="preserve">יצאו </w:t>
      </w:r>
      <w:r w:rsidRPr="00653FAD">
        <w:rPr>
          <w:b/>
          <w:bCs/>
          <w:rtl/>
        </w:rPr>
        <w:t>קרקעות</w:t>
      </w:r>
      <w:r w:rsidRPr="00F40D4B">
        <w:rPr>
          <w:rtl/>
        </w:rPr>
        <w:t xml:space="preserve"> שאי</w:t>
      </w:r>
      <w:r w:rsidR="00653FAD">
        <w:rPr>
          <w:rFonts w:hint="cs"/>
          <w:rtl/>
        </w:rPr>
        <w:t>ן</w:t>
      </w:r>
      <w:r w:rsidRPr="00F40D4B">
        <w:rPr>
          <w:rtl/>
        </w:rPr>
        <w:t xml:space="preserve"> מטלטלים, יצאו </w:t>
      </w:r>
      <w:r w:rsidRPr="00653FAD">
        <w:rPr>
          <w:b/>
          <w:bCs/>
          <w:rtl/>
        </w:rPr>
        <w:t>עבדים</w:t>
      </w:r>
      <w:r w:rsidRPr="00F40D4B">
        <w:rPr>
          <w:rtl/>
        </w:rPr>
        <w:t xml:space="preserve"> שהוקשו לקרקעות,</w:t>
      </w:r>
    </w:p>
    <w:p w14:paraId="690C4928" w14:textId="5BB0E481" w:rsidR="006F071F" w:rsidRPr="00F40D4B" w:rsidRDefault="006F071F" w:rsidP="00653FAD">
      <w:pPr>
        <w:rPr>
          <w:rtl/>
        </w:rPr>
      </w:pPr>
      <w:r w:rsidRPr="00653FAD">
        <w:rPr>
          <w:rStyle w:val="affff8"/>
          <w:rtl/>
        </w:rPr>
        <w:t>ד</w:t>
      </w:r>
      <w:r w:rsidRPr="00653FAD">
        <w:rPr>
          <w:rStyle w:val="affff8"/>
          <w:rFonts w:hint="cs"/>
          <w:rtl/>
        </w:rPr>
        <w:t>'</w:t>
      </w:r>
      <w:r w:rsidRPr="00653FAD">
        <w:rPr>
          <w:rStyle w:val="affff8"/>
          <w:rtl/>
        </w:rPr>
        <w:t>וכי תמכרו ממכר</w:t>
      </w:r>
      <w:r w:rsidRPr="00653FAD">
        <w:rPr>
          <w:rStyle w:val="affff8"/>
          <w:rFonts w:hint="cs"/>
          <w:rtl/>
        </w:rPr>
        <w:t>'</w:t>
      </w:r>
      <w:r w:rsidRPr="00653FAD">
        <w:rPr>
          <w:rStyle w:val="affff8"/>
          <w:rtl/>
        </w:rPr>
        <w:t xml:space="preserve"> -</w:t>
      </w:r>
      <w:r w:rsidRPr="00F40D4B">
        <w:rPr>
          <w:rtl/>
        </w:rPr>
        <w:t xml:space="preserve"> שגופו מכור וגופו קנוי,</w:t>
      </w:r>
      <w:r w:rsidR="00653FAD">
        <w:rPr>
          <w:rFonts w:hint="cs"/>
          <w:rtl/>
        </w:rPr>
        <w:t xml:space="preserve"> </w:t>
      </w:r>
      <w:r w:rsidRPr="00F40D4B">
        <w:rPr>
          <w:rtl/>
        </w:rPr>
        <w:t xml:space="preserve">יצאו </w:t>
      </w:r>
      <w:r w:rsidRPr="00653FAD">
        <w:rPr>
          <w:b/>
          <w:bCs/>
          <w:rtl/>
        </w:rPr>
        <w:t>שטרות</w:t>
      </w:r>
      <w:r w:rsidRPr="00F40D4B">
        <w:rPr>
          <w:rtl/>
        </w:rPr>
        <w:t xml:space="preserve"> שאין גופן מכור ואין גופן קנוי, ואינן עומדין אלא לראיה שבהם.</w:t>
      </w:r>
    </w:p>
    <w:p w14:paraId="3956AEE0" w14:textId="77777777" w:rsidR="00653FAD" w:rsidRDefault="006F071F" w:rsidP="00653FAD">
      <w:pPr>
        <w:pStyle w:val="36"/>
        <w:framePr w:wrap="notBeside"/>
        <w:rPr>
          <w:rStyle w:val="affffc"/>
          <w:rtl/>
        </w:rPr>
      </w:pPr>
      <w:r w:rsidRPr="00653FAD">
        <w:rPr>
          <w:rStyle w:val="affffc"/>
          <w:rtl/>
        </w:rPr>
        <w:t>מכאן אמרו:</w:t>
      </w:r>
    </w:p>
    <w:p w14:paraId="6B7A012B" w14:textId="0F98EA45" w:rsidR="00653FAD" w:rsidRDefault="006F071F" w:rsidP="009B508D">
      <w:pPr>
        <w:rPr>
          <w:rtl/>
        </w:rPr>
      </w:pPr>
      <w:r w:rsidRPr="00F40D4B">
        <w:rPr>
          <w:rtl/>
        </w:rPr>
        <w:t>המוכר שטרותיו לבשם</w:t>
      </w:r>
      <w:r w:rsidR="00653FAD">
        <w:rPr>
          <w:rFonts w:hint="cs"/>
          <w:rtl/>
        </w:rPr>
        <w:t xml:space="preserve"> </w:t>
      </w:r>
      <w:r w:rsidR="00653FAD" w:rsidRPr="00653FAD">
        <w:rPr>
          <w:rStyle w:val="afffff2"/>
          <w:rFonts w:hint="cs"/>
          <w:rtl/>
        </w:rPr>
        <w:t>לכיסוי</w:t>
      </w:r>
      <w:r w:rsidRPr="00F40D4B">
        <w:rPr>
          <w:rtl/>
        </w:rPr>
        <w:t xml:space="preserve"> יש להם אונאה.</w:t>
      </w:r>
      <w:r w:rsidR="00653FAD">
        <w:rPr>
          <w:rFonts w:hint="cs"/>
          <w:rtl/>
        </w:rPr>
        <w:t xml:space="preserve"> אף לפרוטות </w:t>
      </w:r>
      <w:r w:rsidR="00653FAD" w:rsidRPr="00653FAD">
        <w:rPr>
          <w:rStyle w:val="afffff2"/>
          <w:rFonts w:hint="cs"/>
          <w:rtl/>
        </w:rPr>
        <w:t>שלא כר''כ</w:t>
      </w:r>
    </w:p>
    <w:p w14:paraId="44C6A68F" w14:textId="6E5D508D" w:rsidR="006F071F" w:rsidRPr="00F40D4B" w:rsidRDefault="006F071F" w:rsidP="00653FAD">
      <w:pPr>
        <w:rPr>
          <w:rtl/>
        </w:rPr>
      </w:pPr>
      <w:r w:rsidRPr="00653FAD">
        <w:rPr>
          <w:rStyle w:val="affff8"/>
          <w:rFonts w:hint="cs"/>
          <w:rtl/>
        </w:rPr>
        <w:t>'</w:t>
      </w:r>
      <w:r w:rsidRPr="00653FAD">
        <w:rPr>
          <w:rStyle w:val="affff8"/>
          <w:rtl/>
        </w:rPr>
        <w:t>אחיו</w:t>
      </w:r>
      <w:r w:rsidRPr="00653FAD">
        <w:rPr>
          <w:rStyle w:val="affff8"/>
          <w:rFonts w:hint="cs"/>
          <w:rtl/>
        </w:rPr>
        <w:t>'</w:t>
      </w:r>
      <w:r w:rsidRPr="00F40D4B">
        <w:rPr>
          <w:rtl/>
        </w:rPr>
        <w:t xml:space="preserve"> ולא הקדש.</w:t>
      </w:r>
    </w:p>
    <w:p w14:paraId="13F0865B" w14:textId="7A46B5CD" w:rsidR="006F071F" w:rsidRPr="00653FAD" w:rsidRDefault="006F071F" w:rsidP="009B508D">
      <w:pPr>
        <w:rPr>
          <w:rStyle w:val="afffff2"/>
          <w:rtl/>
        </w:rPr>
      </w:pPr>
      <w:r w:rsidRPr="00F40D4B">
        <w:rPr>
          <w:rFonts w:hint="cs"/>
          <w:rtl/>
        </w:rPr>
        <w:t xml:space="preserve">וכל </w:t>
      </w:r>
      <w:r w:rsidR="00653FAD">
        <w:rPr>
          <w:rFonts w:hint="cs"/>
          <w:rtl/>
        </w:rPr>
        <w:t xml:space="preserve">מקום שכתוב </w:t>
      </w:r>
      <w:r w:rsidRPr="00653FAD">
        <w:rPr>
          <w:rStyle w:val="affff8"/>
          <w:rFonts w:hint="cs"/>
          <w:rtl/>
        </w:rPr>
        <w:t>ידו</w:t>
      </w:r>
      <w:r w:rsidRPr="00F40D4B">
        <w:rPr>
          <w:rFonts w:hint="cs"/>
          <w:rtl/>
        </w:rPr>
        <w:t xml:space="preserve"> ידו ממש הוא </w:t>
      </w:r>
      <w:r w:rsidRPr="00653FAD">
        <w:rPr>
          <w:rStyle w:val="affff8"/>
          <w:rFonts w:hint="cs"/>
          <w:rtl/>
        </w:rPr>
        <w:t>ד'אם המצא תמצא בידו'</w:t>
      </w:r>
      <w:r w:rsidRPr="00F40D4B">
        <w:rPr>
          <w:rFonts w:hint="cs"/>
          <w:rtl/>
        </w:rPr>
        <w:t xml:space="preserve"> היינו ממש </w:t>
      </w:r>
      <w:r w:rsidRPr="00653FAD">
        <w:rPr>
          <w:rStyle w:val="afffff2"/>
          <w:rFonts w:hint="cs"/>
          <w:rtl/>
        </w:rPr>
        <w:t>[אי לאו דהמצא תמצא]</w:t>
      </w:r>
    </w:p>
    <w:p w14:paraId="0D5F12B3" w14:textId="2B1C41A7" w:rsidR="006F071F" w:rsidRPr="00F40D4B" w:rsidRDefault="00653FAD" w:rsidP="009B508D">
      <w:pPr>
        <w:rPr>
          <w:rtl/>
        </w:rPr>
      </w:pPr>
      <w:r>
        <w:rPr>
          <w:rFonts w:hint="cs"/>
          <w:rtl/>
        </w:rPr>
        <w:lastRenderedPageBreak/>
        <w:t xml:space="preserve">חוץ מאם א''א לומר כן </w:t>
      </w:r>
      <w:r w:rsidR="006F071F" w:rsidRPr="00F40D4B">
        <w:rPr>
          <w:rFonts w:hint="cs"/>
          <w:rtl/>
        </w:rPr>
        <w:t>כ</w:t>
      </w:r>
      <w:r w:rsidR="006F071F" w:rsidRPr="00653FAD">
        <w:rPr>
          <w:rStyle w:val="affff8"/>
          <w:rFonts w:hint="cs"/>
          <w:rtl/>
        </w:rPr>
        <w:t>'ויקח את כל ארצו מידו'</w:t>
      </w:r>
      <w:r w:rsidR="006F071F" w:rsidRPr="00F40D4B">
        <w:rPr>
          <w:rFonts w:hint="cs"/>
          <w:rtl/>
        </w:rPr>
        <w:t xml:space="preserve"> דהיינו ברשותו</w:t>
      </w:r>
    </w:p>
    <w:p w14:paraId="6063A87F" w14:textId="77777777" w:rsidR="00A6533C" w:rsidRPr="00F40D4B" w:rsidRDefault="00A6533C" w:rsidP="00A6533C">
      <w:pPr>
        <w:pStyle w:val="aff9"/>
        <w:rPr>
          <w:rtl/>
        </w:rPr>
      </w:pPr>
      <w:r w:rsidRPr="00F40D4B">
        <w:rPr>
          <w:rtl/>
        </w:rPr>
        <w:t>***</w:t>
      </w:r>
    </w:p>
    <w:p w14:paraId="454D76A0" w14:textId="77777777" w:rsidR="00653FAD" w:rsidRDefault="006F071F" w:rsidP="00653FAD">
      <w:pPr>
        <w:pStyle w:val="affff9"/>
        <w:rPr>
          <w:rtl/>
        </w:rPr>
      </w:pPr>
      <w:r w:rsidRPr="00F40D4B">
        <w:rPr>
          <w:rtl/>
        </w:rPr>
        <w:t>בעי ר</w:t>
      </w:r>
      <w:r w:rsidRPr="00F40D4B">
        <w:rPr>
          <w:rFonts w:hint="cs"/>
          <w:rtl/>
        </w:rPr>
        <w:t>"ז</w:t>
      </w:r>
      <w:r w:rsidRPr="00F40D4B">
        <w:rPr>
          <w:rtl/>
        </w:rPr>
        <w:t xml:space="preserve">: שכירות יש לו אונאה או אין לו אונאה? </w:t>
      </w:r>
    </w:p>
    <w:p w14:paraId="6AB4A26C" w14:textId="4358B5E6" w:rsidR="00A6533C" w:rsidRPr="00653FAD" w:rsidRDefault="006F071F" w:rsidP="00653FAD">
      <w:pPr>
        <w:jc w:val="center"/>
        <w:rPr>
          <w:rStyle w:val="afffff2"/>
          <w:rtl/>
        </w:rPr>
      </w:pPr>
      <w:r w:rsidRPr="00653FAD">
        <w:rPr>
          <w:rStyle w:val="afffff2"/>
          <w:rFonts w:hint="cs"/>
          <w:rtl/>
        </w:rPr>
        <w:t>'</w:t>
      </w:r>
      <w:r w:rsidRPr="00653FAD">
        <w:rPr>
          <w:rStyle w:val="afffff2"/>
          <w:rtl/>
        </w:rPr>
        <w:t>ממכר</w:t>
      </w:r>
      <w:r w:rsidRPr="00653FAD">
        <w:rPr>
          <w:rStyle w:val="afffff2"/>
          <w:rFonts w:hint="cs"/>
          <w:rtl/>
        </w:rPr>
        <w:t>'</w:t>
      </w:r>
      <w:r w:rsidRPr="00653FAD">
        <w:rPr>
          <w:rStyle w:val="afffff2"/>
          <w:rtl/>
        </w:rPr>
        <w:t xml:space="preserve"> אבל לא שכירות, או לא שנא?</w:t>
      </w:r>
    </w:p>
    <w:p w14:paraId="5AB159F0" w14:textId="77777777" w:rsidR="00653FAD" w:rsidRDefault="006F071F" w:rsidP="00653FAD">
      <w:pPr>
        <w:pStyle w:val="36"/>
        <w:framePr w:wrap="notBeside"/>
        <w:rPr>
          <w:rtl/>
        </w:rPr>
      </w:pPr>
      <w:r w:rsidRPr="00F40D4B">
        <w:rPr>
          <w:rtl/>
        </w:rPr>
        <w:t>- א"ל אביי:</w:t>
      </w:r>
    </w:p>
    <w:p w14:paraId="5819225C" w14:textId="7DA094E0" w:rsidR="006F071F" w:rsidRPr="00F40D4B" w:rsidRDefault="006F071F" w:rsidP="00653FAD">
      <w:pPr>
        <w:spacing w:after="60"/>
        <w:rPr>
          <w:rtl/>
        </w:rPr>
      </w:pPr>
      <w:r w:rsidRPr="00653FAD">
        <w:rPr>
          <w:rStyle w:val="affffc"/>
          <w:rtl/>
        </w:rPr>
        <w:t>מי כתב</w:t>
      </w:r>
      <w:r w:rsidRPr="00F40D4B">
        <w:rPr>
          <w:rtl/>
        </w:rPr>
        <w:t xml:space="preserve"> ממכר לעולם? </w:t>
      </w:r>
      <w:r w:rsidRPr="00653FAD">
        <w:rPr>
          <w:rStyle w:val="affff8"/>
          <w:rtl/>
        </w:rPr>
        <w:t>ממכר</w:t>
      </w:r>
      <w:r w:rsidRPr="00F40D4B">
        <w:rPr>
          <w:rtl/>
        </w:rPr>
        <w:t xml:space="preserve"> סת</w:t>
      </w:r>
      <w:r w:rsidR="00653FAD">
        <w:rPr>
          <w:rFonts w:hint="cs"/>
          <w:rtl/>
        </w:rPr>
        <w:t>ם</w:t>
      </w:r>
      <w:r w:rsidRPr="00F40D4B">
        <w:rPr>
          <w:rtl/>
        </w:rPr>
        <w:t xml:space="preserve"> כתיב, </w:t>
      </w:r>
      <w:r w:rsidR="00653FAD">
        <w:rPr>
          <w:rFonts w:hint="cs"/>
          <w:rtl/>
        </w:rPr>
        <w:t>וזה גם מכירה ליום הוא</w:t>
      </w:r>
      <w:r w:rsidRPr="00F40D4B">
        <w:rPr>
          <w:rtl/>
        </w:rPr>
        <w:t>.</w:t>
      </w:r>
    </w:p>
    <w:p w14:paraId="149D7E46" w14:textId="77777777" w:rsidR="00653FAD" w:rsidRDefault="006F071F" w:rsidP="00653FAD">
      <w:pPr>
        <w:pStyle w:val="36"/>
        <w:framePr w:wrap="notBeside"/>
        <w:rPr>
          <w:rtl/>
        </w:rPr>
      </w:pPr>
      <w:r w:rsidRPr="00F40D4B">
        <w:rPr>
          <w:rtl/>
        </w:rPr>
        <w:t>- בעי רבא:</w:t>
      </w:r>
    </w:p>
    <w:p w14:paraId="3E882EC5" w14:textId="2170131A" w:rsidR="00A6533C" w:rsidRPr="00F40D4B" w:rsidRDefault="006F071F" w:rsidP="00653FAD">
      <w:pPr>
        <w:pStyle w:val="affff9"/>
        <w:spacing w:before="0"/>
        <w:rPr>
          <w:rtl/>
        </w:rPr>
      </w:pPr>
      <w:r w:rsidRPr="00F40D4B">
        <w:rPr>
          <w:rtl/>
        </w:rPr>
        <w:t xml:space="preserve">חטין וזרען בקרקע, מהו? יש להם אונאה או </w:t>
      </w:r>
      <w:r w:rsidR="00653FAD">
        <w:rPr>
          <w:rFonts w:hint="cs"/>
          <w:rtl/>
        </w:rPr>
        <w:t>לא</w:t>
      </w:r>
      <w:r w:rsidRPr="00F40D4B">
        <w:rPr>
          <w:rtl/>
        </w:rPr>
        <w:t>?</w:t>
      </w:r>
    </w:p>
    <w:p w14:paraId="4922925B" w14:textId="0FEC3A88" w:rsidR="00A6533C" w:rsidRPr="00F40D4B" w:rsidRDefault="006F071F" w:rsidP="00653FAD">
      <w:pPr>
        <w:rPr>
          <w:rtl/>
        </w:rPr>
      </w:pPr>
      <w:r w:rsidRPr="00F40D4B">
        <w:rPr>
          <w:rtl/>
        </w:rPr>
        <w:t>כמ</w:t>
      </w:r>
      <w:r w:rsidR="00653FAD">
        <w:rPr>
          <w:rFonts w:hint="cs"/>
          <w:rtl/>
        </w:rPr>
        <w:t xml:space="preserve">י שמניחם </w:t>
      </w:r>
      <w:r w:rsidRPr="00F40D4B">
        <w:rPr>
          <w:rtl/>
        </w:rPr>
        <w:t>בכד ויש להם אונאה, או</w:t>
      </w:r>
      <w:r w:rsidR="00653FAD">
        <w:rPr>
          <w:rFonts w:hint="cs"/>
          <w:rtl/>
        </w:rPr>
        <w:t xml:space="preserve"> בטלות ע''ג הקרקע</w:t>
      </w:r>
      <w:r w:rsidRPr="00F40D4B">
        <w:rPr>
          <w:rtl/>
        </w:rPr>
        <w:t>?</w:t>
      </w:r>
    </w:p>
    <w:p w14:paraId="218AE29C" w14:textId="77777777" w:rsidR="00653FAD" w:rsidRDefault="006F071F" w:rsidP="00653FAD">
      <w:pPr>
        <w:pStyle w:val="36"/>
        <w:framePr w:wrap="notBeside"/>
        <w:rPr>
          <w:rtl/>
        </w:rPr>
      </w:pPr>
      <w:r w:rsidRPr="00F40D4B">
        <w:rPr>
          <w:rFonts w:hint="cs"/>
          <w:rtl/>
        </w:rPr>
        <w:t>ולא מיירי</w:t>
      </w:r>
    </w:p>
    <w:p w14:paraId="6A307AA0" w14:textId="75F238CE" w:rsidR="00A6533C" w:rsidRPr="00F40D4B" w:rsidRDefault="006F071F" w:rsidP="009B508D">
      <w:pPr>
        <w:rPr>
          <w:rtl/>
        </w:rPr>
      </w:pPr>
      <w:r w:rsidRPr="00F40D4B">
        <w:rPr>
          <w:rFonts w:hint="cs"/>
          <w:rtl/>
        </w:rPr>
        <w:t>באמר הוא ששם שש ואמרו עדים ששם חמש</w:t>
      </w:r>
      <w:r w:rsidR="00653FAD">
        <w:rPr>
          <w:rFonts w:hint="cs"/>
          <w:rtl/>
        </w:rPr>
        <w:t>.</w:t>
      </w:r>
    </w:p>
    <w:p w14:paraId="5CF0D88D" w14:textId="77777777" w:rsidR="00653FAD" w:rsidRDefault="006F071F" w:rsidP="00653FAD">
      <w:pPr>
        <w:pStyle w:val="36"/>
        <w:framePr w:wrap="notBeside"/>
        <w:rPr>
          <w:rStyle w:val="affffc"/>
          <w:rtl/>
        </w:rPr>
      </w:pPr>
      <w:r w:rsidRPr="00653FAD">
        <w:rPr>
          <w:rStyle w:val="affffc"/>
          <w:rFonts w:hint="cs"/>
          <w:rtl/>
        </w:rPr>
        <w:t>ד</w:t>
      </w:r>
      <w:r w:rsidRPr="00653FAD">
        <w:rPr>
          <w:rStyle w:val="affffc"/>
          <w:rtl/>
        </w:rPr>
        <w:t>האמר רבא:</w:t>
      </w:r>
    </w:p>
    <w:p w14:paraId="33C405F3" w14:textId="6826B6D8" w:rsidR="006F071F" w:rsidRPr="00F40D4B" w:rsidRDefault="006F071F" w:rsidP="009B508D">
      <w:pPr>
        <w:rPr>
          <w:rtl/>
        </w:rPr>
      </w:pPr>
      <w:r w:rsidRPr="00F40D4B">
        <w:rPr>
          <w:rtl/>
        </w:rPr>
        <w:t>כל דבר שבמדה ושבמשקל ושבמנין אפי</w:t>
      </w:r>
      <w:r w:rsidR="00653FAD">
        <w:rPr>
          <w:rFonts w:hint="cs"/>
          <w:rtl/>
        </w:rPr>
        <w:t>'</w:t>
      </w:r>
      <w:r w:rsidRPr="00F40D4B">
        <w:rPr>
          <w:rtl/>
        </w:rPr>
        <w:t xml:space="preserve"> פחות מכדי אונאה, חוזר.</w:t>
      </w:r>
    </w:p>
    <w:p w14:paraId="4EB45FA8" w14:textId="00522DE5" w:rsidR="00A6533C" w:rsidRPr="00F40D4B" w:rsidRDefault="006F071F" w:rsidP="00653FAD">
      <w:pPr>
        <w:rPr>
          <w:rtl/>
        </w:rPr>
      </w:pPr>
      <w:r w:rsidRPr="00653FAD">
        <w:rPr>
          <w:rStyle w:val="affffc"/>
          <w:rtl/>
        </w:rPr>
        <w:t xml:space="preserve">אלא </w:t>
      </w:r>
      <w:r w:rsidR="00653FAD">
        <w:rPr>
          <w:rStyle w:val="affffc"/>
          <w:rFonts w:hint="cs"/>
          <w:rtl/>
        </w:rPr>
        <w:t>שאמר הוא</w:t>
      </w:r>
      <w:r w:rsidRPr="00653FAD">
        <w:rPr>
          <w:rStyle w:val="affffc"/>
          <w:rtl/>
        </w:rPr>
        <w:t>:</w:t>
      </w:r>
      <w:r w:rsidRPr="00F40D4B">
        <w:rPr>
          <w:rtl/>
        </w:rPr>
        <w:t xml:space="preserve"> </w:t>
      </w:r>
      <w:r w:rsidRPr="00F40D4B">
        <w:rPr>
          <w:rFonts w:hint="cs"/>
          <w:rtl/>
        </w:rPr>
        <w:t xml:space="preserve">ששם כפי שצריך </w:t>
      </w:r>
      <w:r w:rsidR="00653FAD">
        <w:rPr>
          <w:rFonts w:hint="cs"/>
          <w:rtl/>
        </w:rPr>
        <w:t>והתברר שלא שם כמו שצריך</w:t>
      </w:r>
      <w:r w:rsidRPr="00F40D4B">
        <w:rPr>
          <w:rtl/>
        </w:rPr>
        <w:t>,</w:t>
      </w:r>
    </w:p>
    <w:p w14:paraId="7D19777B" w14:textId="77777777" w:rsidR="00653FAD" w:rsidRDefault="006F071F" w:rsidP="00653FAD">
      <w:pPr>
        <w:rPr>
          <w:rtl/>
        </w:rPr>
      </w:pPr>
      <w:r w:rsidRPr="00653FAD">
        <w:rPr>
          <w:rFonts w:hint="cs"/>
          <w:b/>
          <w:bCs/>
          <w:rtl/>
        </w:rPr>
        <w:t xml:space="preserve">אי </w:t>
      </w:r>
      <w:r w:rsidRPr="00653FAD">
        <w:rPr>
          <w:b/>
          <w:bCs/>
          <w:rtl/>
        </w:rPr>
        <w:t>יש להם אונאה</w:t>
      </w:r>
      <w:r w:rsidRPr="00F40D4B">
        <w:rPr>
          <w:rtl/>
        </w:rPr>
        <w:t xml:space="preserve"> </w:t>
      </w:r>
      <w:r w:rsidR="00653FAD">
        <w:rPr>
          <w:rFonts w:hint="cs"/>
          <w:rtl/>
        </w:rPr>
        <w:t xml:space="preserve">דכמי שהניחם בכד או שבטלות ע''ג הקרקע </w:t>
      </w:r>
    </w:p>
    <w:p w14:paraId="01830130" w14:textId="5CBF3D48" w:rsidR="00A6533C" w:rsidRPr="00F40D4B" w:rsidRDefault="00653FAD" w:rsidP="00653FAD">
      <w:pPr>
        <w:rPr>
          <w:rtl/>
        </w:rPr>
      </w:pPr>
      <w:r w:rsidRPr="00653FAD">
        <w:rPr>
          <w:rFonts w:hint="cs"/>
          <w:b/>
          <w:bCs/>
          <w:rtl/>
        </w:rPr>
        <w:t xml:space="preserve">אי </w:t>
      </w:r>
      <w:r w:rsidR="006F071F" w:rsidRPr="00653FAD">
        <w:rPr>
          <w:b/>
          <w:bCs/>
          <w:rtl/>
        </w:rPr>
        <w:t>נשבעין עליהן</w:t>
      </w:r>
      <w:r w:rsidR="006F071F" w:rsidRPr="00F40D4B">
        <w:rPr>
          <w:rtl/>
        </w:rPr>
        <w:t xml:space="preserve">, </w:t>
      </w:r>
      <w:r>
        <w:rPr>
          <w:rFonts w:hint="cs"/>
          <w:rtl/>
        </w:rPr>
        <w:t xml:space="preserve">כמניחם בכד, או בטלם אגב קרקע ואין נשבעין  </w:t>
      </w:r>
    </w:p>
    <w:p w14:paraId="11554F29" w14:textId="77777777" w:rsidR="00653FAD" w:rsidRDefault="006F071F" w:rsidP="00653FAD">
      <w:pPr>
        <w:rPr>
          <w:rtl/>
        </w:rPr>
      </w:pPr>
      <w:r w:rsidRPr="00653FAD">
        <w:rPr>
          <w:b/>
          <w:bCs/>
          <w:rtl/>
        </w:rPr>
        <w:t>עומר מתירן</w:t>
      </w:r>
      <w:r w:rsidRPr="00F40D4B">
        <w:rPr>
          <w:rtl/>
        </w:rPr>
        <w:t xml:space="preserve">, </w:t>
      </w:r>
      <w:r w:rsidR="00653FAD">
        <w:rPr>
          <w:rFonts w:hint="cs"/>
          <w:rtl/>
        </w:rPr>
        <w:t xml:space="preserve">או לא </w:t>
      </w:r>
    </w:p>
    <w:p w14:paraId="175B842E" w14:textId="66E549BF" w:rsidR="00A6533C" w:rsidRPr="00F40D4B" w:rsidRDefault="006F071F" w:rsidP="00653FAD">
      <w:pPr>
        <w:rPr>
          <w:rtl/>
        </w:rPr>
      </w:pPr>
      <w:r w:rsidRPr="00F40D4B">
        <w:rPr>
          <w:rFonts w:hint="cs"/>
          <w:rtl/>
        </w:rPr>
        <w:t>בדאשרוש קודם</w:t>
      </w:r>
      <w:r w:rsidR="00653FAD">
        <w:rPr>
          <w:rFonts w:hint="cs"/>
          <w:rtl/>
        </w:rPr>
        <w:t>,</w:t>
      </w:r>
      <w:r w:rsidRPr="00F40D4B">
        <w:rPr>
          <w:rFonts w:hint="cs"/>
          <w:rtl/>
        </w:rPr>
        <w:t xml:space="preserve"> עומר מתירן</w:t>
      </w:r>
      <w:r w:rsidR="00653FAD">
        <w:rPr>
          <w:rFonts w:hint="cs"/>
          <w:rtl/>
        </w:rPr>
        <w:t>,</w:t>
      </w:r>
      <w:r w:rsidRPr="00F40D4B">
        <w:rPr>
          <w:rFonts w:hint="cs"/>
          <w:rtl/>
        </w:rPr>
        <w:t xml:space="preserve"> ואי לאו אסורין עד שיבוא עומר הבא</w:t>
      </w:r>
    </w:p>
    <w:p w14:paraId="491C313D" w14:textId="429A8372" w:rsidR="00A6533C" w:rsidRPr="00F40D4B" w:rsidRDefault="006F071F" w:rsidP="00653FAD">
      <w:pPr>
        <w:rPr>
          <w:rtl/>
        </w:rPr>
      </w:pPr>
      <w:r w:rsidRPr="00653FAD">
        <w:rPr>
          <w:rStyle w:val="affffc"/>
          <w:rFonts w:hint="cs"/>
          <w:rtl/>
        </w:rPr>
        <w:t>ו</w:t>
      </w:r>
      <w:r w:rsidR="00237964" w:rsidRPr="00653FAD">
        <w:rPr>
          <w:rStyle w:val="affffc"/>
          <w:rFonts w:hint="cs"/>
          <w:rtl/>
        </w:rPr>
        <w:t>כאן</w:t>
      </w:r>
      <w:r w:rsidRPr="00653FAD">
        <w:rPr>
          <w:rStyle w:val="affffc"/>
          <w:rFonts w:hint="cs"/>
          <w:rtl/>
        </w:rPr>
        <w:t xml:space="preserve"> מיירי</w:t>
      </w:r>
      <w:r w:rsidRPr="00F40D4B">
        <w:rPr>
          <w:rFonts w:hint="cs"/>
          <w:rtl/>
        </w:rPr>
        <w:t xml:space="preserve"> ד</w:t>
      </w:r>
      <w:r w:rsidRPr="00F40D4B">
        <w:rPr>
          <w:rtl/>
        </w:rPr>
        <w:t>חצדינהו וזרעינהו קודם לעומר, ו</w:t>
      </w:r>
      <w:r w:rsidRPr="00F40D4B">
        <w:rPr>
          <w:rFonts w:hint="cs"/>
          <w:rtl/>
        </w:rPr>
        <w:t>בא</w:t>
      </w:r>
      <w:r w:rsidRPr="00F40D4B">
        <w:rPr>
          <w:rtl/>
        </w:rPr>
        <w:t xml:space="preserve"> עומר וחליף עילוייהו, ולא אשרוש קודם לעומר.</w:t>
      </w:r>
      <w:r w:rsidR="00653FAD">
        <w:rPr>
          <w:rFonts w:hint="cs"/>
          <w:rtl/>
        </w:rPr>
        <w:t xml:space="preserve"> אם מותר לאכול מזה </w:t>
      </w:r>
      <w:r w:rsidR="00653FAD">
        <w:rPr>
          <w:rtl/>
        </w:rPr>
        <w:t>–</w:t>
      </w:r>
      <w:r w:rsidR="00653FAD">
        <w:rPr>
          <w:rFonts w:hint="cs"/>
          <w:rtl/>
        </w:rPr>
        <w:t xml:space="preserve"> כמונח בכד, </w:t>
      </w:r>
      <w:r w:rsidRPr="00F40D4B">
        <w:rPr>
          <w:rtl/>
        </w:rPr>
        <w:t xml:space="preserve">ושרינהו עומר, </w:t>
      </w:r>
      <w:r w:rsidRPr="00653FAD">
        <w:rPr>
          <w:rStyle w:val="affffc"/>
          <w:rtl/>
        </w:rPr>
        <w:t>או"ד:</w:t>
      </w:r>
      <w:r w:rsidRPr="00F40D4B">
        <w:rPr>
          <w:rtl/>
        </w:rPr>
        <w:t xml:space="preserve"> בטלינהו אגב ארעא?</w:t>
      </w:r>
    </w:p>
    <w:p w14:paraId="7AEE75BF" w14:textId="49652A7F" w:rsidR="006F071F" w:rsidRPr="00F40D4B" w:rsidRDefault="006F071F" w:rsidP="009B508D">
      <w:pPr>
        <w:rPr>
          <w:rtl/>
        </w:rPr>
      </w:pPr>
      <w:r w:rsidRPr="00F40D4B">
        <w:rPr>
          <w:rtl/>
        </w:rPr>
        <w:t>- תיקו.</w:t>
      </w:r>
    </w:p>
    <w:p w14:paraId="243C2C30" w14:textId="77777777" w:rsidR="00A6533C" w:rsidRPr="00F40D4B" w:rsidRDefault="00A6533C" w:rsidP="00A6533C">
      <w:pPr>
        <w:pStyle w:val="aff9"/>
        <w:rPr>
          <w:rtl/>
        </w:rPr>
      </w:pPr>
      <w:r w:rsidRPr="00F40D4B">
        <w:rPr>
          <w:rtl/>
        </w:rPr>
        <w:t>***</w:t>
      </w:r>
    </w:p>
    <w:p w14:paraId="044EA8FB" w14:textId="66A6B35F" w:rsidR="006F071F" w:rsidRPr="00F40D4B" w:rsidRDefault="006F071F" w:rsidP="00A6533C">
      <w:pPr>
        <w:pStyle w:val="affe"/>
        <w:framePr w:wrap="around"/>
        <w:rPr>
          <w:rtl/>
        </w:rPr>
      </w:pPr>
      <w:r w:rsidRPr="00F40D4B">
        <w:rPr>
          <w:rtl/>
        </w:rPr>
        <w:t>נז.</w:t>
      </w:r>
    </w:p>
    <w:p w14:paraId="01AEE8AB" w14:textId="77777777" w:rsidR="00425B54" w:rsidRPr="00F40D4B" w:rsidRDefault="00425B54" w:rsidP="00425B54">
      <w:pPr>
        <w:pStyle w:val="affff9"/>
        <w:rPr>
          <w:rtl/>
        </w:rPr>
      </w:pPr>
      <w:r w:rsidRPr="007822E8">
        <w:rPr>
          <w:rStyle w:val="affffc"/>
          <w:rFonts w:cs="BA TM • Vilna Extra-Bold"/>
          <w:bCs w:val="0"/>
          <w:rtl/>
        </w:rPr>
        <w:t>בעי</w:t>
      </w:r>
      <w:r w:rsidRPr="007822E8">
        <w:rPr>
          <w:rStyle w:val="affffc"/>
          <w:rFonts w:cs="BA TM • Vilna Extra-Bold" w:hint="cs"/>
          <w:bCs w:val="0"/>
          <w:rtl/>
        </w:rPr>
        <w:t xml:space="preserve"> ופשט</w:t>
      </w:r>
      <w:r w:rsidRPr="007822E8">
        <w:rPr>
          <w:rStyle w:val="affffc"/>
          <w:rFonts w:cs="BA TM • Vilna Extra-Bold"/>
          <w:bCs w:val="0"/>
          <w:rtl/>
        </w:rPr>
        <w:t xml:space="preserve"> רבי אמי:</w:t>
      </w:r>
      <w:r w:rsidRPr="00F40D4B">
        <w:rPr>
          <w:rtl/>
        </w:rPr>
        <w:t xml:space="preserve"> אונאה אין להם, ביטול מקח יש להם </w:t>
      </w:r>
    </w:p>
    <w:p w14:paraId="2E20A258" w14:textId="77777777" w:rsidR="00425B54" w:rsidRPr="00F40D4B" w:rsidRDefault="00425B54" w:rsidP="00425B54">
      <w:pPr>
        <w:rPr>
          <w:rtl/>
        </w:rPr>
      </w:pPr>
      <w:r w:rsidRPr="004805C8">
        <w:rPr>
          <w:rStyle w:val="affffc"/>
          <w:rtl/>
        </w:rPr>
        <w:t>רבי יונה</w:t>
      </w:r>
      <w:r w:rsidRPr="004805C8">
        <w:rPr>
          <w:rStyle w:val="affffc"/>
          <w:rFonts w:hint="cs"/>
          <w:rtl/>
        </w:rPr>
        <w:t>:</w:t>
      </w:r>
      <w:r w:rsidRPr="00F40D4B">
        <w:rPr>
          <w:rtl/>
        </w:rPr>
        <w:t xml:space="preserve"> אהקדשות</w:t>
      </w:r>
      <w:r>
        <w:rPr>
          <w:rFonts w:hint="cs"/>
          <w:rtl/>
        </w:rPr>
        <w:t xml:space="preserve"> </w:t>
      </w:r>
      <w:r w:rsidRPr="004805C8">
        <w:rPr>
          <w:rStyle w:val="afffff2"/>
          <w:rFonts w:hint="cs"/>
          <w:rtl/>
        </w:rPr>
        <w:t>וכ''ש אקרקעות</w:t>
      </w:r>
      <w:r w:rsidRPr="00F40D4B">
        <w:rPr>
          <w:rtl/>
        </w:rPr>
        <w:t xml:space="preserve">, </w:t>
      </w:r>
      <w:r w:rsidRPr="004805C8">
        <w:rPr>
          <w:rStyle w:val="affffc"/>
          <w:rtl/>
        </w:rPr>
        <w:t>ר</w:t>
      </w:r>
      <w:r w:rsidRPr="004805C8">
        <w:rPr>
          <w:rStyle w:val="affffc"/>
          <w:rFonts w:hint="cs"/>
          <w:rtl/>
        </w:rPr>
        <w:t>י"ר</w:t>
      </w:r>
      <w:r>
        <w:rPr>
          <w:rStyle w:val="affffc"/>
          <w:rFonts w:hint="cs"/>
          <w:rtl/>
        </w:rPr>
        <w:t xml:space="preserve">: </w:t>
      </w:r>
      <w:r w:rsidRPr="00F40D4B">
        <w:rPr>
          <w:rtl/>
        </w:rPr>
        <w:t>אקרקעות</w:t>
      </w:r>
      <w:r>
        <w:rPr>
          <w:rFonts w:hint="cs"/>
          <w:rtl/>
        </w:rPr>
        <w:t xml:space="preserve"> </w:t>
      </w:r>
      <w:r w:rsidRPr="004805C8">
        <w:rPr>
          <w:rStyle w:val="afffff2"/>
          <w:rFonts w:hint="cs"/>
          <w:rtl/>
        </w:rPr>
        <w:t>אבל אהקדשות לא</w:t>
      </w:r>
    </w:p>
    <w:p w14:paraId="3500C29E" w14:textId="77777777" w:rsidR="00425B54" w:rsidRDefault="00425B54" w:rsidP="00425B54">
      <w:pPr>
        <w:pStyle w:val="36"/>
        <w:framePr w:wrap="notBeside"/>
        <w:rPr>
          <w:rtl/>
        </w:rPr>
      </w:pPr>
      <w:r w:rsidRPr="00F40D4B">
        <w:rPr>
          <w:rtl/>
        </w:rPr>
        <w:lastRenderedPageBreak/>
        <w:t>כדשמואל</w:t>
      </w:r>
      <w:r w:rsidRPr="00F40D4B">
        <w:rPr>
          <w:rFonts w:hint="cs"/>
          <w:rtl/>
        </w:rPr>
        <w:t>:</w:t>
      </w:r>
    </w:p>
    <w:p w14:paraId="7936FE2A" w14:textId="77777777" w:rsidR="00425B54" w:rsidRPr="00F40D4B" w:rsidRDefault="00425B54" w:rsidP="00425B54">
      <w:pPr>
        <w:rPr>
          <w:rtl/>
        </w:rPr>
      </w:pPr>
      <w:r w:rsidRPr="00F40D4B">
        <w:rPr>
          <w:rFonts w:hint="cs"/>
          <w:rtl/>
        </w:rPr>
        <w:t>ד</w:t>
      </w:r>
      <w:r w:rsidRPr="00F40D4B">
        <w:rPr>
          <w:rtl/>
        </w:rPr>
        <w:t>הקדש שוה מנה שחיללו על שוה פרוטה - מחולל.</w:t>
      </w:r>
    </w:p>
    <w:p w14:paraId="4DC17822" w14:textId="77777777" w:rsidR="00425B54" w:rsidRPr="004805C8" w:rsidRDefault="00425B54" w:rsidP="00425B54">
      <w:pPr>
        <w:pStyle w:val="36"/>
        <w:framePr w:wrap="notBeside"/>
        <w:rPr>
          <w:rtl/>
        </w:rPr>
      </w:pPr>
      <w:r w:rsidRPr="004805C8">
        <w:rPr>
          <w:rtl/>
        </w:rPr>
        <w:t>תנן שם:</w:t>
      </w:r>
    </w:p>
    <w:p w14:paraId="122A9954" w14:textId="77777777" w:rsidR="00425B54" w:rsidRPr="00F40D4B" w:rsidRDefault="00425B54" w:rsidP="00425B54">
      <w:pPr>
        <w:rPr>
          <w:rtl/>
        </w:rPr>
      </w:pPr>
      <w:r w:rsidRPr="00F40D4B">
        <w:rPr>
          <w:rtl/>
        </w:rPr>
        <w:t>אם היה קודש בעל מום יצא לחולין, וצריך לעשות לו דמים.</w:t>
      </w:r>
    </w:p>
    <w:p w14:paraId="0748F15A" w14:textId="77777777" w:rsidR="00425B54" w:rsidRDefault="00425B54" w:rsidP="00425B54">
      <w:pPr>
        <w:pStyle w:val="36"/>
        <w:framePr w:wrap="notBeside"/>
        <w:rPr>
          <w:rtl/>
        </w:rPr>
      </w:pPr>
      <w:r w:rsidRPr="00F40D4B">
        <w:rPr>
          <w:rtl/>
        </w:rPr>
        <w:t>רי"ו:</w:t>
      </w:r>
    </w:p>
    <w:p w14:paraId="145FC843" w14:textId="77777777" w:rsidR="00425B54" w:rsidRPr="00F40D4B" w:rsidRDefault="00425B54" w:rsidP="00425B54">
      <w:pPr>
        <w:rPr>
          <w:rtl/>
        </w:rPr>
      </w:pPr>
      <w:r w:rsidRPr="00F40D4B">
        <w:rPr>
          <w:rtl/>
        </w:rPr>
        <w:t>יצא לחולין - דבר תורה, וצריך לעשות לו דמים - מדבריהם.</w:t>
      </w:r>
    </w:p>
    <w:p w14:paraId="39927F84" w14:textId="77777777" w:rsidR="00425B54" w:rsidRDefault="00425B54" w:rsidP="00425B54">
      <w:pPr>
        <w:pStyle w:val="36"/>
        <w:framePr w:wrap="notBeside"/>
        <w:rPr>
          <w:rtl/>
        </w:rPr>
      </w:pPr>
      <w:r w:rsidRPr="00F40D4B">
        <w:rPr>
          <w:rFonts w:hint="cs"/>
          <w:rtl/>
        </w:rPr>
        <w:t>ר"ל</w:t>
      </w:r>
      <w:r w:rsidRPr="00F40D4B">
        <w:rPr>
          <w:rtl/>
        </w:rPr>
        <w:t>:</w:t>
      </w:r>
    </w:p>
    <w:p w14:paraId="4432C83D" w14:textId="77777777" w:rsidR="00425B54" w:rsidRPr="00F40D4B" w:rsidRDefault="00425B54" w:rsidP="00425B54">
      <w:pPr>
        <w:rPr>
          <w:rtl/>
        </w:rPr>
      </w:pPr>
      <w:r w:rsidRPr="00F40D4B">
        <w:rPr>
          <w:rtl/>
        </w:rPr>
        <w:t>אף צריך לעשות לו דמים מן התורה.</w:t>
      </w:r>
    </w:p>
    <w:p w14:paraId="6B38AB77" w14:textId="77777777" w:rsidR="00425B54" w:rsidRDefault="00425B54" w:rsidP="00425B54">
      <w:pPr>
        <w:pStyle w:val="36"/>
        <w:framePr w:wrap="notBeside"/>
        <w:rPr>
          <w:rtl/>
        </w:rPr>
      </w:pPr>
      <w:r>
        <w:rPr>
          <w:rFonts w:hint="cs"/>
          <w:rtl/>
        </w:rPr>
        <w:t xml:space="preserve">- </w:t>
      </w:r>
      <w:r w:rsidRPr="00F40D4B">
        <w:rPr>
          <w:rFonts w:hint="cs"/>
          <w:rtl/>
        </w:rPr>
        <w:t xml:space="preserve">ומיירי </w:t>
      </w:r>
    </w:p>
    <w:p w14:paraId="7816F63A" w14:textId="77777777" w:rsidR="00425B54" w:rsidRPr="004805C8" w:rsidRDefault="00425B54" w:rsidP="00425B54">
      <w:pPr>
        <w:rPr>
          <w:rtl/>
        </w:rPr>
      </w:pPr>
      <w:r>
        <w:rPr>
          <w:rFonts w:hint="cs"/>
          <w:rtl/>
        </w:rPr>
        <w:t>ב</w:t>
      </w:r>
      <w:r w:rsidRPr="00F40D4B">
        <w:rPr>
          <w:rFonts w:hint="cs"/>
          <w:rtl/>
        </w:rPr>
        <w:t>ביטול מקח ואיפוך ר''ל לרי''ו.</w:t>
      </w:r>
      <w:r>
        <w:rPr>
          <w:rFonts w:hint="cs"/>
          <w:rtl/>
        </w:rPr>
        <w:t xml:space="preserve"> </w:t>
      </w:r>
      <w:r w:rsidRPr="004805C8">
        <w:rPr>
          <w:rFonts w:hint="cs"/>
          <w:rtl/>
        </w:rPr>
        <w:t xml:space="preserve">[דאי בכדי אונאה </w:t>
      </w:r>
      <w:r w:rsidRPr="004805C8">
        <w:rPr>
          <w:rStyle w:val="affffc"/>
          <w:rFonts w:hint="cs"/>
          <w:rtl/>
        </w:rPr>
        <w:t>לר''ל</w:t>
      </w:r>
      <w:r w:rsidRPr="004805C8">
        <w:rPr>
          <w:rFonts w:hint="cs"/>
          <w:rtl/>
        </w:rPr>
        <w:t xml:space="preserve"> אין אונאה, וא''צ לעשות דמים, ואי בביטול מקח </w:t>
      </w:r>
      <w:r w:rsidRPr="004805C8">
        <w:rPr>
          <w:rStyle w:val="affffc"/>
          <w:rFonts w:hint="cs"/>
          <w:rtl/>
        </w:rPr>
        <w:t>לרי''ו</w:t>
      </w:r>
      <w:r w:rsidRPr="004805C8">
        <w:rPr>
          <w:rFonts w:hint="cs"/>
          <w:rtl/>
        </w:rPr>
        <w:t xml:space="preserve"> יש להם]</w:t>
      </w:r>
    </w:p>
    <w:p w14:paraId="23F114F8" w14:textId="77777777" w:rsidR="00425B54" w:rsidRDefault="00425B54" w:rsidP="00425B54">
      <w:pPr>
        <w:pStyle w:val="36"/>
        <w:framePr w:wrap="notBeside"/>
        <w:rPr>
          <w:rtl/>
        </w:rPr>
      </w:pPr>
      <w:r w:rsidRPr="00F40D4B">
        <w:rPr>
          <w:rFonts w:hint="cs"/>
          <w:rtl/>
        </w:rPr>
        <w:t xml:space="preserve">וחלקו </w:t>
      </w:r>
      <w:r>
        <w:rPr>
          <w:rFonts w:hint="cs"/>
          <w:rtl/>
        </w:rPr>
        <w:t xml:space="preserve"> א.</w:t>
      </w:r>
    </w:p>
    <w:p w14:paraId="72BE3858" w14:textId="77777777" w:rsidR="00425B54" w:rsidRPr="00F40D4B" w:rsidRDefault="00425B54" w:rsidP="00425B54">
      <w:pPr>
        <w:rPr>
          <w:rtl/>
        </w:rPr>
      </w:pPr>
      <w:r w:rsidRPr="004805C8">
        <w:rPr>
          <w:rStyle w:val="affffc"/>
          <w:rFonts w:hint="cs"/>
          <w:rtl/>
        </w:rPr>
        <w:t>אי כ</w:t>
      </w:r>
      <w:r w:rsidRPr="004805C8">
        <w:rPr>
          <w:rStyle w:val="affffc"/>
          <w:rtl/>
        </w:rPr>
        <w:t>שמואל:</w:t>
      </w:r>
      <w:r w:rsidRPr="00F40D4B">
        <w:rPr>
          <w:rtl/>
        </w:rPr>
        <w:t xml:space="preserve"> </w:t>
      </w:r>
      <w:r w:rsidRPr="00F40D4B">
        <w:rPr>
          <w:rFonts w:hint="cs"/>
          <w:rtl/>
        </w:rPr>
        <w:t>ד</w:t>
      </w:r>
      <w:r w:rsidRPr="00F40D4B">
        <w:rPr>
          <w:rtl/>
        </w:rPr>
        <w:t>הקדש שוה מנה שחיללו על שוה פרוטה מחולל.</w:t>
      </w:r>
    </w:p>
    <w:p w14:paraId="06848866" w14:textId="77777777" w:rsidR="00425B54" w:rsidRPr="004805C8" w:rsidRDefault="00425B54" w:rsidP="00425B54">
      <w:pPr>
        <w:pStyle w:val="36"/>
        <w:framePr w:wrap="notBeside"/>
        <w:rPr>
          <w:rtl/>
        </w:rPr>
      </w:pPr>
      <w:r w:rsidRPr="004805C8">
        <w:rPr>
          <w:rFonts w:hint="cs"/>
          <w:rtl/>
        </w:rPr>
        <w:t xml:space="preserve">ב. </w:t>
      </w:r>
    </w:p>
    <w:p w14:paraId="2571716C" w14:textId="77777777" w:rsidR="00425B54" w:rsidRPr="00F40D4B" w:rsidRDefault="00425B54" w:rsidP="00425B54">
      <w:pPr>
        <w:rPr>
          <w:rtl/>
        </w:rPr>
      </w:pPr>
      <w:r w:rsidRPr="004805C8">
        <w:rPr>
          <w:rStyle w:val="affffc"/>
          <w:rFonts w:hint="cs"/>
          <w:rtl/>
        </w:rPr>
        <w:t>כו'ע</w:t>
      </w:r>
      <w:r>
        <w:rPr>
          <w:rFonts w:hint="cs"/>
          <w:rtl/>
        </w:rPr>
        <w:t xml:space="preserve"> כ</w:t>
      </w:r>
      <w:r w:rsidRPr="00F40D4B">
        <w:rPr>
          <w:rFonts w:hint="cs"/>
          <w:rtl/>
        </w:rPr>
        <w:t xml:space="preserve">שמואל </w:t>
      </w:r>
      <w:r w:rsidRPr="004805C8">
        <w:rPr>
          <w:rStyle w:val="affffc"/>
          <w:rFonts w:hint="cs"/>
          <w:rtl/>
        </w:rPr>
        <w:t>וחלקו</w:t>
      </w:r>
      <w:r>
        <w:rPr>
          <w:rFonts w:hint="cs"/>
          <w:rtl/>
        </w:rPr>
        <w:t>:</w:t>
      </w:r>
      <w:r w:rsidRPr="00F40D4B">
        <w:rPr>
          <w:rFonts w:hint="cs"/>
          <w:rtl/>
        </w:rPr>
        <w:t xml:space="preserve"> אי אפי' לכתחילה חיללו או לא</w:t>
      </w:r>
    </w:p>
    <w:p w14:paraId="0C18F0D6" w14:textId="77777777" w:rsidR="00425B54" w:rsidRDefault="00425B54" w:rsidP="00425B54">
      <w:pPr>
        <w:pStyle w:val="36"/>
        <w:framePr w:wrap="notBeside"/>
        <w:rPr>
          <w:rtl/>
        </w:rPr>
      </w:pPr>
      <w:r w:rsidRPr="004805C8">
        <w:rPr>
          <w:rStyle w:val="affffc"/>
          <w:rFonts w:hint="cs"/>
          <w:rtl/>
        </w:rPr>
        <w:t>ג.</w:t>
      </w:r>
    </w:p>
    <w:p w14:paraId="33DC08DA" w14:textId="77777777" w:rsidR="00425B54" w:rsidRPr="00F40D4B" w:rsidRDefault="00425B54" w:rsidP="00425B54">
      <w:pPr>
        <w:rPr>
          <w:rtl/>
        </w:rPr>
      </w:pPr>
      <w:r w:rsidRPr="00F40D4B">
        <w:rPr>
          <w:rtl/>
        </w:rPr>
        <w:t xml:space="preserve">לעולם בכדי אונאה, </w:t>
      </w:r>
      <w:r w:rsidRPr="004805C8">
        <w:rPr>
          <w:rStyle w:val="affffc"/>
          <w:rtl/>
        </w:rPr>
        <w:t>ולא תיפוך.</w:t>
      </w:r>
      <w:r w:rsidRPr="00F40D4B">
        <w:rPr>
          <w:rFonts w:hint="cs"/>
          <w:rtl/>
        </w:rPr>
        <w:t xml:space="preserve"> </w:t>
      </w:r>
      <w:r w:rsidRPr="004805C8">
        <w:rPr>
          <w:rStyle w:val="affffc"/>
          <w:rFonts w:hint="cs"/>
          <w:rtl/>
        </w:rPr>
        <w:t>וחלקו בר''ח</w:t>
      </w:r>
      <w:r w:rsidRPr="00F40D4B">
        <w:rPr>
          <w:rFonts w:hint="cs"/>
          <w:rtl/>
        </w:rPr>
        <w:t xml:space="preserve"> דאין להם אונאה היינו אינן בתורת אונאה דאפי' פחות מכדי אונאה חוזר</w:t>
      </w:r>
    </w:p>
    <w:p w14:paraId="1B4C5523" w14:textId="77777777" w:rsidR="00425B54" w:rsidRPr="00F40D4B" w:rsidRDefault="00425B54" w:rsidP="00425B54">
      <w:pPr>
        <w:pStyle w:val="affe"/>
        <w:framePr w:wrap="around"/>
        <w:rPr>
          <w:rtl/>
        </w:rPr>
      </w:pPr>
      <w:r w:rsidRPr="00F40D4B">
        <w:rPr>
          <w:rtl/>
        </w:rPr>
        <w:t>נז:</w:t>
      </w:r>
    </w:p>
    <w:p w14:paraId="5A6ACD32" w14:textId="77777777" w:rsidR="00425B54" w:rsidRDefault="00425B54" w:rsidP="00425B54">
      <w:pPr>
        <w:pStyle w:val="36"/>
        <w:framePr w:wrap="notBeside"/>
        <w:rPr>
          <w:rtl/>
        </w:rPr>
      </w:pPr>
      <w:r w:rsidRPr="00F40D4B">
        <w:rPr>
          <w:rFonts w:hint="cs"/>
          <w:rtl/>
        </w:rPr>
        <w:t>והך</w:t>
      </w:r>
    </w:p>
    <w:p w14:paraId="4E4EDAD1" w14:textId="77777777" w:rsidR="00425B54" w:rsidRPr="00F40D4B" w:rsidRDefault="00425B54" w:rsidP="00425B54">
      <w:pPr>
        <w:rPr>
          <w:rtl/>
        </w:rPr>
      </w:pPr>
      <w:r w:rsidRPr="00F40D4B">
        <w:rPr>
          <w:rFonts w:hint="cs"/>
          <w:rtl/>
        </w:rPr>
        <w:t>ד</w:t>
      </w:r>
      <w:r w:rsidRPr="00F40D4B">
        <w:rPr>
          <w:rtl/>
        </w:rPr>
        <w:t xml:space="preserve">רבית ואונאה להדיוט, </w:t>
      </w:r>
      <w:r>
        <w:rPr>
          <w:rFonts w:hint="cs"/>
          <w:rtl/>
        </w:rPr>
        <w:t xml:space="preserve">ולא </w:t>
      </w:r>
      <w:r w:rsidRPr="00F40D4B">
        <w:rPr>
          <w:rtl/>
        </w:rPr>
        <w:t>להקדש</w:t>
      </w:r>
      <w:r w:rsidRPr="00F40D4B">
        <w:rPr>
          <w:rFonts w:hint="cs"/>
          <w:rtl/>
        </w:rPr>
        <w:t xml:space="preserve"> </w:t>
      </w:r>
      <w:r>
        <w:rPr>
          <w:rFonts w:hint="cs"/>
          <w:rtl/>
        </w:rPr>
        <w:t xml:space="preserve">- </w:t>
      </w:r>
      <w:r w:rsidRPr="00F40D4B">
        <w:rPr>
          <w:rFonts w:hint="cs"/>
          <w:rtl/>
        </w:rPr>
        <w:t xml:space="preserve">היינו דין </w:t>
      </w:r>
      <w:r w:rsidRPr="00F40D4B">
        <w:rPr>
          <w:rtl/>
        </w:rPr>
        <w:t>אונאה להקדש.</w:t>
      </w:r>
    </w:p>
    <w:p w14:paraId="422D7418" w14:textId="77777777" w:rsidR="00425B54" w:rsidRDefault="00425B54" w:rsidP="00425B54">
      <w:pPr>
        <w:pStyle w:val="36"/>
        <w:framePr w:wrap="notBeside"/>
        <w:rPr>
          <w:rtl/>
        </w:rPr>
      </w:pPr>
      <w:r w:rsidRPr="00F40D4B">
        <w:rPr>
          <w:rFonts w:hint="cs"/>
          <w:rtl/>
        </w:rPr>
        <w:t>והך</w:t>
      </w:r>
    </w:p>
    <w:p w14:paraId="64CB9355" w14:textId="77777777" w:rsidR="00425B54" w:rsidRPr="00F40D4B" w:rsidRDefault="00425B54" w:rsidP="00425B54">
      <w:pPr>
        <w:rPr>
          <w:rtl/>
        </w:rPr>
      </w:pPr>
      <w:r w:rsidRPr="004805C8">
        <w:rPr>
          <w:rStyle w:val="affffc"/>
          <w:rFonts w:hint="cs"/>
          <w:rtl/>
        </w:rPr>
        <w:t>ד</w:t>
      </w:r>
      <w:r w:rsidRPr="004805C8">
        <w:rPr>
          <w:rStyle w:val="affffc"/>
          <w:rtl/>
        </w:rPr>
        <w:t>סיפא:</w:t>
      </w:r>
      <w:r w:rsidRPr="00F40D4B">
        <w:rPr>
          <w:rtl/>
        </w:rPr>
        <w:t xml:space="preserve"> זה חומר בהדיוט מבהקדש - ארבית.</w:t>
      </w:r>
    </w:p>
    <w:p w14:paraId="70E0232E" w14:textId="77777777" w:rsidR="00425B54" w:rsidRPr="00F40D4B" w:rsidRDefault="00425B54" w:rsidP="00425B54">
      <w:pPr>
        <w:rPr>
          <w:rtl/>
        </w:rPr>
      </w:pPr>
      <w:r w:rsidRPr="004805C8">
        <w:rPr>
          <w:rStyle w:val="affffc"/>
          <w:rFonts w:hint="cs"/>
          <w:rtl/>
        </w:rPr>
        <w:t>ולא תני</w:t>
      </w:r>
      <w:r w:rsidRPr="004805C8">
        <w:rPr>
          <w:rStyle w:val="affffc"/>
          <w:rtl/>
        </w:rPr>
        <w:t>:</w:t>
      </w:r>
      <w:r w:rsidRPr="00F40D4B">
        <w:rPr>
          <w:rtl/>
        </w:rPr>
        <w:t xml:space="preserve"> זה חומר בהקדש מבהדיוט אאונאה</w:t>
      </w:r>
      <w:r w:rsidRPr="00F40D4B">
        <w:rPr>
          <w:rFonts w:hint="cs"/>
          <w:rtl/>
        </w:rPr>
        <w:t xml:space="preserve"> </w:t>
      </w:r>
      <w:r>
        <w:rPr>
          <w:rFonts w:hint="cs"/>
          <w:rtl/>
        </w:rPr>
        <w:t xml:space="preserve">שיש </w:t>
      </w:r>
      <w:r w:rsidRPr="00F40D4B">
        <w:rPr>
          <w:rFonts w:hint="cs"/>
          <w:rtl/>
        </w:rPr>
        <w:t>עוד חומרות</w:t>
      </w:r>
    </w:p>
    <w:p w14:paraId="61B28CDA" w14:textId="77777777" w:rsidR="00425B54" w:rsidRDefault="00425B54" w:rsidP="00425B54">
      <w:pPr>
        <w:pStyle w:val="afffb"/>
        <w:rPr>
          <w:rtl/>
        </w:rPr>
      </w:pPr>
      <w:ins w:id="9905" w:author="מספור קטעי משנה" w:date="2026-10-06T06:45:11Z">
        <w:r>
          <w:rPr>
            <w:rStyle w:val="MisparKeta"/>
          </w:rPr>
          <w:t xml:space="preserve">א. </w:t>
        </w:r>
      </w:ins>
      <w:r w:rsidRPr="00F40D4B">
        <w:rPr>
          <w:rtl/>
        </w:rPr>
        <w:t>רבית דהקדש</w:t>
      </w:r>
    </w:p>
    <w:p w14:paraId="19D26BD4" w14:textId="77777777" w:rsidR="00425B54" w:rsidRDefault="00425B54" w:rsidP="00425B54">
      <w:pPr>
        <w:pStyle w:val="36"/>
        <w:framePr w:wrap="notBeside"/>
        <w:rPr>
          <w:rtl/>
        </w:rPr>
      </w:pPr>
      <w:r w:rsidRPr="00F40D4B">
        <w:rPr>
          <w:rFonts w:hint="cs"/>
          <w:rtl/>
        </w:rPr>
        <w:t>א.</w:t>
      </w:r>
    </w:p>
    <w:p w14:paraId="387F5552" w14:textId="77777777" w:rsidR="00425B54" w:rsidRDefault="00425B54" w:rsidP="00425B54">
      <w:pPr>
        <w:rPr>
          <w:rStyle w:val="afffff2"/>
          <w:rtl/>
        </w:rPr>
      </w:pPr>
      <w:r w:rsidRPr="00F40D4B">
        <w:rPr>
          <w:rFonts w:hint="cs"/>
          <w:rtl/>
        </w:rPr>
        <w:t xml:space="preserve">מיירי בקיבל עליו לספק סלתות מארבע ועמדו משלוש </w:t>
      </w:r>
    </w:p>
    <w:p w14:paraId="07F8F233" w14:textId="77777777" w:rsidR="00425B54" w:rsidRPr="004805C8" w:rsidRDefault="00425B54" w:rsidP="00425B54">
      <w:pPr>
        <w:rPr>
          <w:rStyle w:val="afffff2"/>
          <w:rtl/>
        </w:rPr>
      </w:pPr>
      <w:r w:rsidRPr="004805C8">
        <w:rPr>
          <w:rStyle w:val="afffff2"/>
          <w:rFonts w:hint="cs"/>
          <w:rtl/>
        </w:rPr>
        <w:t>[ולא בגוונא דמעל גזבר דהוו של הדיוט]</w:t>
      </w:r>
    </w:p>
    <w:p w14:paraId="747045F9" w14:textId="77777777" w:rsidR="00425B54" w:rsidRDefault="00425B54" w:rsidP="00425B54">
      <w:pPr>
        <w:pStyle w:val="36"/>
        <w:framePr w:wrap="notBeside"/>
        <w:rPr>
          <w:rStyle w:val="affffc"/>
          <w:rtl/>
        </w:rPr>
      </w:pPr>
      <w:r w:rsidRPr="004805C8">
        <w:rPr>
          <w:rStyle w:val="affffc"/>
          <w:rtl/>
        </w:rPr>
        <w:t>כדתניא:</w:t>
      </w:r>
    </w:p>
    <w:p w14:paraId="12394B2F" w14:textId="77777777" w:rsidR="00425B54" w:rsidRPr="00F40D4B" w:rsidRDefault="00425B54" w:rsidP="00425B54">
      <w:pPr>
        <w:rPr>
          <w:rtl/>
        </w:rPr>
      </w:pPr>
      <w:r w:rsidRPr="00F40D4B">
        <w:rPr>
          <w:rtl/>
        </w:rPr>
        <w:t>המקבל עליו לספק סלתות מארבע ועמדו משלש - מספק מארבע, מ</w:t>
      </w:r>
      <w:r>
        <w:rPr>
          <w:rFonts w:hint="cs"/>
          <w:rtl/>
        </w:rPr>
        <w:t>ג'</w:t>
      </w:r>
      <w:r w:rsidRPr="00F40D4B">
        <w:rPr>
          <w:rtl/>
        </w:rPr>
        <w:t xml:space="preserve"> ועמדו מ</w:t>
      </w:r>
      <w:r>
        <w:rPr>
          <w:rFonts w:hint="cs"/>
          <w:rtl/>
        </w:rPr>
        <w:t>ד'</w:t>
      </w:r>
      <w:r w:rsidRPr="00F40D4B">
        <w:rPr>
          <w:rtl/>
        </w:rPr>
        <w:t xml:space="preserve"> מספק מארבע, שיד הקדש על העליונה.</w:t>
      </w:r>
    </w:p>
    <w:p w14:paraId="3B0608F1" w14:textId="77777777" w:rsidR="00425B54" w:rsidRDefault="00425B54" w:rsidP="00425B54">
      <w:pPr>
        <w:pStyle w:val="36"/>
        <w:framePr w:wrap="notBeside"/>
        <w:rPr>
          <w:rtl/>
        </w:rPr>
      </w:pPr>
      <w:r w:rsidRPr="00F40D4B">
        <w:rPr>
          <w:rFonts w:hint="cs"/>
          <w:rtl/>
        </w:rPr>
        <w:t>ב.</w:t>
      </w:r>
      <w:r w:rsidRPr="00F40D4B">
        <w:rPr>
          <w:rtl/>
        </w:rPr>
        <w:t xml:space="preserve"> </w:t>
      </w:r>
      <w:r w:rsidRPr="00F40D4B">
        <w:rPr>
          <w:rFonts w:hint="cs"/>
          <w:rtl/>
        </w:rPr>
        <w:t>ר''פ</w:t>
      </w:r>
    </w:p>
    <w:p w14:paraId="7191C83C" w14:textId="77777777" w:rsidR="00425B54" w:rsidRPr="0000195A" w:rsidRDefault="00425B54" w:rsidP="00425B54">
      <w:pPr>
        <w:rPr>
          <w:spacing w:val="2"/>
          <w:rtl/>
        </w:rPr>
      </w:pPr>
      <w:r w:rsidRPr="0000195A">
        <w:rPr>
          <w:spacing w:val="2"/>
          <w:rtl/>
        </w:rPr>
        <w:t xml:space="preserve">באבני בנין המסורות לגזבר </w:t>
      </w:r>
      <w:r w:rsidRPr="0000195A">
        <w:rPr>
          <w:rStyle w:val="affffc"/>
          <w:spacing w:val="2"/>
          <w:rtl/>
        </w:rPr>
        <w:t>כדשמואל</w:t>
      </w:r>
      <w:r w:rsidRPr="0000195A">
        <w:rPr>
          <w:rFonts w:hint="cs"/>
          <w:spacing w:val="2"/>
          <w:rtl/>
        </w:rPr>
        <w:t xml:space="preserve"> </w:t>
      </w:r>
      <w:r w:rsidRPr="0000195A">
        <w:rPr>
          <w:spacing w:val="2"/>
          <w:rtl/>
        </w:rPr>
        <w:t>דבונין בחול, ואח''כ מקדישין.</w:t>
      </w:r>
    </w:p>
    <w:p w14:paraId="00BB98F7" w14:textId="77777777" w:rsidR="00425B54" w:rsidRPr="00F40D4B" w:rsidRDefault="00425B54" w:rsidP="00425B54">
      <w:pPr>
        <w:pStyle w:val="afffb"/>
        <w:rPr>
          <w:rtl/>
        </w:rPr>
      </w:pPr>
      <w:ins w:id="9906" w:author="מספור קטעי משנה" w:date="2026-10-06T06:45:11Z">
        <w:r>
          <w:rPr>
            <w:rStyle w:val="MisparKeta"/>
          </w:rPr>
          <w:t xml:space="preserve">ב. </w:t>
        </w:r>
      </w:ins>
      <w:r w:rsidRPr="00F40D4B">
        <w:rPr>
          <w:rtl/>
        </w:rPr>
        <w:t>אין בהן תשלומי כפל (וכו').</w:t>
      </w:r>
    </w:p>
    <w:p w14:paraId="37E7F640" w14:textId="77777777" w:rsidR="00425B54" w:rsidRDefault="00425B54" w:rsidP="00425B54">
      <w:pPr>
        <w:pStyle w:val="36"/>
        <w:framePr w:wrap="notBeside"/>
        <w:rPr>
          <w:rtl/>
        </w:rPr>
      </w:pPr>
      <w:r w:rsidRPr="004805C8">
        <w:rPr>
          <w:rStyle w:val="affffc"/>
          <w:rtl/>
        </w:rPr>
        <w:t>דת"ר:</w:t>
      </w:r>
    </w:p>
    <w:p w14:paraId="58DEC9C5" w14:textId="77777777" w:rsidR="00425B54" w:rsidRDefault="00425B54" w:rsidP="00425B54">
      <w:pPr>
        <w:rPr>
          <w:rtl/>
        </w:rPr>
      </w:pPr>
      <w:r w:rsidRPr="0000195A">
        <w:rPr>
          <w:rStyle w:val="affff8"/>
          <w:rFonts w:hint="cs"/>
          <w:spacing w:val="-2"/>
          <w:rtl/>
        </w:rPr>
        <w:t>'</w:t>
      </w:r>
      <w:r w:rsidRPr="0000195A">
        <w:rPr>
          <w:rStyle w:val="affff8"/>
          <w:spacing w:val="-2"/>
          <w:rtl/>
        </w:rPr>
        <w:t>על כל דבר פשע</w:t>
      </w:r>
      <w:r w:rsidRPr="0000195A">
        <w:rPr>
          <w:rStyle w:val="affff8"/>
          <w:rFonts w:hint="cs"/>
          <w:spacing w:val="-2"/>
          <w:rtl/>
        </w:rPr>
        <w:t>'</w:t>
      </w:r>
      <w:r w:rsidRPr="0000195A">
        <w:rPr>
          <w:rStyle w:val="affff8"/>
          <w:spacing w:val="-2"/>
          <w:rtl/>
        </w:rPr>
        <w:t xml:space="preserve"> -</w:t>
      </w:r>
      <w:r w:rsidRPr="0000195A">
        <w:rPr>
          <w:spacing w:val="-2"/>
          <w:rtl/>
        </w:rPr>
        <w:t xml:space="preserve"> </w:t>
      </w:r>
      <w:r w:rsidRPr="007822E8">
        <w:rPr>
          <w:rFonts w:cs="BA Vilna Bold"/>
          <w:spacing w:val="-2"/>
          <w:rtl/>
        </w:rPr>
        <w:t>כלל.</w:t>
      </w:r>
      <w:r w:rsidRPr="0000195A">
        <w:rPr>
          <w:rFonts w:hint="cs"/>
          <w:spacing w:val="-2"/>
          <w:rtl/>
        </w:rPr>
        <w:t xml:space="preserve"> </w:t>
      </w:r>
      <w:r w:rsidRPr="0000195A">
        <w:rPr>
          <w:rStyle w:val="affff8"/>
          <w:rFonts w:hint="cs"/>
          <w:spacing w:val="-2"/>
          <w:rtl/>
        </w:rPr>
        <w:t>'</w:t>
      </w:r>
      <w:r w:rsidRPr="0000195A">
        <w:rPr>
          <w:rStyle w:val="affff8"/>
          <w:spacing w:val="-2"/>
          <w:rtl/>
        </w:rPr>
        <w:t>על שור על חמור על שה על שלמה</w:t>
      </w:r>
      <w:r w:rsidRPr="0000195A">
        <w:rPr>
          <w:rStyle w:val="affff8"/>
          <w:rFonts w:hint="cs"/>
          <w:spacing w:val="-2"/>
          <w:rtl/>
        </w:rPr>
        <w:t>'</w:t>
      </w:r>
      <w:r w:rsidRPr="0000195A">
        <w:rPr>
          <w:spacing w:val="-2"/>
          <w:rtl/>
        </w:rPr>
        <w:t xml:space="preserve"> פרט,</w:t>
      </w:r>
      <w:r w:rsidRPr="00F40D4B">
        <w:rPr>
          <w:rtl/>
        </w:rPr>
        <w:t xml:space="preserve"> </w:t>
      </w:r>
    </w:p>
    <w:p w14:paraId="75EF6BAC" w14:textId="77777777" w:rsidR="00425B54" w:rsidRPr="0000195A" w:rsidRDefault="00425B54" w:rsidP="00425B54">
      <w:pPr>
        <w:rPr>
          <w:spacing w:val="2"/>
          <w:rtl/>
        </w:rPr>
      </w:pPr>
      <w:r w:rsidRPr="004805C8">
        <w:rPr>
          <w:rStyle w:val="affff8"/>
          <w:rtl/>
        </w:rPr>
        <w:lastRenderedPageBreak/>
        <w:t>על כל אבדה אשר יאמר -</w:t>
      </w:r>
      <w:r w:rsidRPr="00F40D4B">
        <w:rPr>
          <w:rtl/>
        </w:rPr>
        <w:t xml:space="preserve"> חזר וכלל, </w:t>
      </w:r>
      <w:r w:rsidRPr="0000195A">
        <w:rPr>
          <w:spacing w:val="2"/>
          <w:rtl/>
        </w:rPr>
        <w:t>כלל ופרט וכלל אי אתה דן אלא כעין הפרט.</w:t>
      </w:r>
      <w:r w:rsidRPr="0000195A">
        <w:rPr>
          <w:rFonts w:hint="cs"/>
          <w:spacing w:val="2"/>
          <w:rtl/>
        </w:rPr>
        <w:t xml:space="preserve"> ד</w:t>
      </w:r>
      <w:r w:rsidRPr="0000195A">
        <w:rPr>
          <w:spacing w:val="2"/>
          <w:rtl/>
        </w:rPr>
        <w:t>דבר המטלטל וגופו ממון</w:t>
      </w:r>
      <w:r w:rsidRPr="0000195A">
        <w:rPr>
          <w:rFonts w:hint="cs"/>
          <w:spacing w:val="2"/>
          <w:rtl/>
        </w:rPr>
        <w:t>,</w:t>
      </w:r>
    </w:p>
    <w:p w14:paraId="7D028EE8" w14:textId="77777777" w:rsidR="00425B54" w:rsidRPr="00F40D4B" w:rsidRDefault="00425B54" w:rsidP="00425B54">
      <w:pPr>
        <w:rPr>
          <w:rtl/>
        </w:rPr>
      </w:pPr>
      <w:r w:rsidRPr="00717390">
        <w:rPr>
          <w:b/>
          <w:bCs/>
          <w:rtl/>
        </w:rPr>
        <w:t>יצאו קרקעות</w:t>
      </w:r>
      <w:r w:rsidRPr="00F40D4B">
        <w:rPr>
          <w:rtl/>
        </w:rPr>
        <w:t xml:space="preserve"> שאינן מטלטלין, </w:t>
      </w:r>
      <w:r w:rsidRPr="00717390">
        <w:rPr>
          <w:b/>
          <w:bCs/>
          <w:rtl/>
        </w:rPr>
        <w:t>יצאו עבדים</w:t>
      </w:r>
      <w:r w:rsidRPr="00F40D4B">
        <w:rPr>
          <w:rtl/>
        </w:rPr>
        <w:t xml:space="preserve"> שהוקשו לקרקעות,</w:t>
      </w:r>
    </w:p>
    <w:p w14:paraId="663149FF" w14:textId="77777777" w:rsidR="00425B54" w:rsidRDefault="00425B54" w:rsidP="00425B54">
      <w:pPr>
        <w:rPr>
          <w:rtl/>
        </w:rPr>
      </w:pPr>
      <w:r w:rsidRPr="00717390">
        <w:rPr>
          <w:b/>
          <w:bCs/>
          <w:rtl/>
        </w:rPr>
        <w:t>יצאו שטרות</w:t>
      </w:r>
      <w:r w:rsidRPr="00F40D4B">
        <w:rPr>
          <w:rtl/>
        </w:rPr>
        <w:t xml:space="preserve"> </w:t>
      </w:r>
      <w:r>
        <w:rPr>
          <w:rFonts w:hint="cs"/>
          <w:rtl/>
        </w:rPr>
        <w:t xml:space="preserve">דאף שהן </w:t>
      </w:r>
      <w:r w:rsidRPr="00F40D4B">
        <w:rPr>
          <w:rtl/>
        </w:rPr>
        <w:t>מטלטלין - אין גופן ממון.</w:t>
      </w:r>
      <w:r w:rsidRPr="00F40D4B">
        <w:rPr>
          <w:rFonts w:hint="cs"/>
          <w:rtl/>
        </w:rPr>
        <w:t xml:space="preserve"> </w:t>
      </w:r>
    </w:p>
    <w:p w14:paraId="0BF0B540" w14:textId="77777777" w:rsidR="00425B54" w:rsidRPr="00F40D4B" w:rsidRDefault="00425B54" w:rsidP="00425B54">
      <w:pPr>
        <w:rPr>
          <w:rtl/>
        </w:rPr>
      </w:pPr>
      <w:r w:rsidRPr="00F40D4B">
        <w:rPr>
          <w:rtl/>
        </w:rPr>
        <w:t xml:space="preserve">הקדשות, </w:t>
      </w:r>
      <w:r w:rsidRPr="004805C8">
        <w:rPr>
          <w:rStyle w:val="affff8"/>
          <w:rFonts w:hint="cs"/>
          <w:rtl/>
        </w:rPr>
        <w:t>'</w:t>
      </w:r>
      <w:r w:rsidRPr="004805C8">
        <w:rPr>
          <w:rStyle w:val="affff8"/>
          <w:rtl/>
        </w:rPr>
        <w:t>רעהו</w:t>
      </w:r>
      <w:r w:rsidRPr="004805C8">
        <w:rPr>
          <w:rStyle w:val="affff8"/>
          <w:rFonts w:hint="cs"/>
          <w:rtl/>
        </w:rPr>
        <w:t>'</w:t>
      </w:r>
      <w:r w:rsidRPr="004805C8">
        <w:rPr>
          <w:rStyle w:val="affff8"/>
          <w:rtl/>
        </w:rPr>
        <w:t xml:space="preserve"> -</w:t>
      </w:r>
      <w:r w:rsidRPr="00F40D4B">
        <w:rPr>
          <w:rtl/>
        </w:rPr>
        <w:t xml:space="preserve"> רעהו ולא הקדש.</w:t>
      </w:r>
    </w:p>
    <w:p w14:paraId="2C660429" w14:textId="77777777" w:rsidR="00425B54" w:rsidRDefault="00425B54" w:rsidP="00425B54">
      <w:pPr>
        <w:pStyle w:val="afffb"/>
        <w:rPr>
          <w:rtl/>
        </w:rPr>
      </w:pPr>
      <w:ins w:id="9907" w:author="מספור קטעי משנה" w:date="2026-10-06T06:45:11Z">
        <w:r>
          <w:rPr>
            <w:rStyle w:val="MisparKeta"/>
          </w:rPr>
          <w:t xml:space="preserve">ג. </w:t>
        </w:r>
      </w:ins>
      <w:r w:rsidRPr="00F40D4B">
        <w:rPr>
          <w:rtl/>
        </w:rPr>
        <w:t>ולא תשלומי ארבעה וחמשה (וכו').</w:t>
      </w:r>
      <w:r w:rsidRPr="00F40D4B">
        <w:rPr>
          <w:rFonts w:hint="cs"/>
          <w:rtl/>
        </w:rPr>
        <w:t xml:space="preserve"> </w:t>
      </w:r>
    </w:p>
    <w:p w14:paraId="60BA5D4D" w14:textId="77777777" w:rsidR="00425B54" w:rsidRDefault="00425B54" w:rsidP="00425B54">
      <w:pPr>
        <w:pStyle w:val="36"/>
        <w:framePr w:wrap="notBeside"/>
        <w:rPr>
          <w:rtl/>
        </w:rPr>
      </w:pPr>
      <w:r w:rsidRPr="00F40D4B">
        <w:rPr>
          <w:rFonts w:hint="cs"/>
          <w:rtl/>
        </w:rPr>
        <w:t>-</w:t>
      </w:r>
    </w:p>
    <w:p w14:paraId="028721C2" w14:textId="77777777" w:rsidR="00425B54" w:rsidRPr="00F40D4B" w:rsidRDefault="00425B54" w:rsidP="00425B54">
      <w:pPr>
        <w:rPr>
          <w:rtl/>
        </w:rPr>
      </w:pPr>
      <w:r w:rsidRPr="004805C8">
        <w:rPr>
          <w:rStyle w:val="affff8"/>
          <w:rFonts w:hint="cs"/>
          <w:rtl/>
        </w:rPr>
        <w:t>ד'</w:t>
      </w:r>
      <w:r w:rsidRPr="004805C8">
        <w:rPr>
          <w:rStyle w:val="affff8"/>
          <w:rtl/>
        </w:rPr>
        <w:t>ארבעה וחמשה</w:t>
      </w:r>
      <w:r w:rsidRPr="004805C8">
        <w:rPr>
          <w:rStyle w:val="affff8"/>
          <w:rFonts w:hint="cs"/>
          <w:rtl/>
        </w:rPr>
        <w:t>'</w:t>
      </w:r>
      <w:r w:rsidRPr="00F40D4B">
        <w:rPr>
          <w:rtl/>
        </w:rPr>
        <w:t xml:space="preserve"> ולא תשלומי שלשה וארבעה.</w:t>
      </w:r>
    </w:p>
    <w:p w14:paraId="1526BF49" w14:textId="77777777" w:rsidR="00425B54" w:rsidRPr="00F40D4B" w:rsidRDefault="00425B54" w:rsidP="00425B54">
      <w:pPr>
        <w:pStyle w:val="afffb"/>
        <w:rPr>
          <w:rtl/>
        </w:rPr>
      </w:pPr>
      <w:ins w:id="9908" w:author="מספור קטעי משנה" w:date="2026-10-06T06:45:11Z">
        <w:r>
          <w:rPr>
            <w:rStyle w:val="MisparKeta"/>
          </w:rPr>
          <w:t xml:space="preserve">ו. </w:t>
        </w:r>
      </w:ins>
      <w:r w:rsidRPr="00F40D4B">
        <w:rPr>
          <w:rtl/>
        </w:rPr>
        <w:t>שומר חנם אינו נשבע (וכו').</w:t>
      </w:r>
    </w:p>
    <w:p w14:paraId="0A8502A8" w14:textId="77777777" w:rsidR="00425B54" w:rsidRDefault="00425B54" w:rsidP="00425B54">
      <w:pPr>
        <w:pStyle w:val="36"/>
        <w:framePr w:wrap="notBeside"/>
        <w:rPr>
          <w:rtl/>
        </w:rPr>
      </w:pPr>
      <w:r w:rsidRPr="00F40D4B">
        <w:rPr>
          <w:rtl/>
        </w:rPr>
        <w:t>דת"ר:</w:t>
      </w:r>
    </w:p>
    <w:p w14:paraId="2BC394D0" w14:textId="77777777" w:rsidR="00425B54" w:rsidRPr="0000195A" w:rsidRDefault="00425B54" w:rsidP="00425B54">
      <w:pPr>
        <w:rPr>
          <w:rtl/>
        </w:rPr>
      </w:pPr>
      <w:r w:rsidRPr="0000195A">
        <w:rPr>
          <w:rStyle w:val="affff8"/>
          <w:rFonts w:hint="cs"/>
          <w:rtl/>
        </w:rPr>
        <w:t>'</w:t>
      </w:r>
      <w:r w:rsidRPr="0000195A">
        <w:rPr>
          <w:rStyle w:val="affff8"/>
          <w:rtl/>
        </w:rPr>
        <w:t>כי יתן איש אל רעהו</w:t>
      </w:r>
      <w:r w:rsidRPr="0000195A">
        <w:rPr>
          <w:rStyle w:val="affff8"/>
          <w:rFonts w:hint="cs"/>
          <w:rtl/>
        </w:rPr>
        <w:t>'</w:t>
      </w:r>
      <w:r w:rsidRPr="0000195A">
        <w:rPr>
          <w:rStyle w:val="affff8"/>
          <w:rtl/>
        </w:rPr>
        <w:t xml:space="preserve"> </w:t>
      </w:r>
      <w:r w:rsidRPr="00717390">
        <w:rPr>
          <w:b/>
          <w:bCs/>
          <w:rtl/>
        </w:rPr>
        <w:t>כלל,</w:t>
      </w:r>
      <w:r w:rsidRPr="0000195A">
        <w:rPr>
          <w:rtl/>
        </w:rPr>
        <w:t xml:space="preserve"> </w:t>
      </w:r>
      <w:r w:rsidRPr="0000195A">
        <w:rPr>
          <w:rStyle w:val="affff8"/>
          <w:rFonts w:hint="cs"/>
          <w:rtl/>
        </w:rPr>
        <w:t>'</w:t>
      </w:r>
      <w:r w:rsidRPr="0000195A">
        <w:rPr>
          <w:rStyle w:val="affff8"/>
          <w:rtl/>
        </w:rPr>
        <w:t>כסף או כלים</w:t>
      </w:r>
      <w:r w:rsidRPr="0000195A">
        <w:rPr>
          <w:rStyle w:val="affff8"/>
          <w:rFonts w:hint="cs"/>
          <w:rtl/>
        </w:rPr>
        <w:t>'</w:t>
      </w:r>
      <w:r w:rsidRPr="0000195A">
        <w:rPr>
          <w:rtl/>
        </w:rPr>
        <w:t xml:space="preserve"> </w:t>
      </w:r>
      <w:r w:rsidRPr="00717390">
        <w:rPr>
          <w:b/>
          <w:bCs/>
          <w:rtl/>
        </w:rPr>
        <w:t>פרט,</w:t>
      </w:r>
      <w:r w:rsidRPr="0000195A">
        <w:rPr>
          <w:rtl/>
        </w:rPr>
        <w:t xml:space="preserve"> </w:t>
      </w:r>
      <w:r w:rsidRPr="0000195A">
        <w:rPr>
          <w:rStyle w:val="affff8"/>
          <w:rFonts w:hint="cs"/>
          <w:rtl/>
        </w:rPr>
        <w:t>'</w:t>
      </w:r>
      <w:r w:rsidRPr="0000195A">
        <w:rPr>
          <w:rStyle w:val="affff8"/>
          <w:rtl/>
        </w:rPr>
        <w:t>לשמור</w:t>
      </w:r>
      <w:r w:rsidRPr="0000195A">
        <w:rPr>
          <w:rStyle w:val="affff8"/>
          <w:rFonts w:hint="cs"/>
          <w:rtl/>
        </w:rPr>
        <w:t xml:space="preserve">' </w:t>
      </w:r>
      <w:r w:rsidRPr="00717390">
        <w:rPr>
          <w:b/>
          <w:bCs/>
          <w:rtl/>
        </w:rPr>
        <w:t>חזר וכלל,</w:t>
      </w:r>
    </w:p>
    <w:p w14:paraId="0930C8BB" w14:textId="77777777" w:rsidR="00425B54" w:rsidRPr="00F40D4B" w:rsidRDefault="00425B54" w:rsidP="00425B54">
      <w:pPr>
        <w:rPr>
          <w:rtl/>
        </w:rPr>
      </w:pPr>
      <w:r w:rsidRPr="00F40D4B">
        <w:rPr>
          <w:rtl/>
        </w:rPr>
        <w:t xml:space="preserve">כלל ופרט וכלל אי אתה דן אלא כעין הפרט: </w:t>
      </w:r>
      <w:r w:rsidRPr="00F40D4B">
        <w:rPr>
          <w:rFonts w:hint="cs"/>
          <w:rtl/>
        </w:rPr>
        <w:t>דד</w:t>
      </w:r>
      <w:r w:rsidRPr="00F40D4B">
        <w:rPr>
          <w:rtl/>
        </w:rPr>
        <w:t>בר המטלטל וגופו ממון.</w:t>
      </w:r>
    </w:p>
    <w:p w14:paraId="2F916741" w14:textId="77777777" w:rsidR="00425B54" w:rsidRPr="00F40D4B" w:rsidRDefault="00425B54" w:rsidP="00425B54">
      <w:pPr>
        <w:rPr>
          <w:rtl/>
        </w:rPr>
      </w:pPr>
      <w:r w:rsidRPr="00F40D4B">
        <w:rPr>
          <w:rtl/>
        </w:rPr>
        <w:t>יצאו קרקעות שאינן מטלטלין, יצאו עבדים שהוקשו לקרקעות,</w:t>
      </w:r>
    </w:p>
    <w:p w14:paraId="783300BA" w14:textId="77777777" w:rsidR="00425B54" w:rsidRPr="00F40D4B" w:rsidRDefault="00425B54" w:rsidP="00425B54">
      <w:pPr>
        <w:rPr>
          <w:rtl/>
        </w:rPr>
      </w:pPr>
      <w:r w:rsidRPr="00F40D4B">
        <w:rPr>
          <w:rtl/>
        </w:rPr>
        <w:t>יצאו שטרות שאע"פ שמטלטלין אין גופן ממון.</w:t>
      </w:r>
      <w:r w:rsidRPr="00F40D4B">
        <w:rPr>
          <w:rFonts w:hint="cs"/>
          <w:rtl/>
        </w:rPr>
        <w:t xml:space="preserve"> </w:t>
      </w:r>
      <w:r w:rsidRPr="00F40D4B">
        <w:rPr>
          <w:rtl/>
        </w:rPr>
        <w:t xml:space="preserve">הקדשות,  </w:t>
      </w:r>
      <w:r w:rsidRPr="004805C8">
        <w:rPr>
          <w:rStyle w:val="affff8"/>
          <w:rFonts w:hint="cs"/>
          <w:rtl/>
        </w:rPr>
        <w:t>'</w:t>
      </w:r>
      <w:r w:rsidRPr="004805C8">
        <w:rPr>
          <w:rStyle w:val="affff8"/>
          <w:rtl/>
        </w:rPr>
        <w:t>רעהו</w:t>
      </w:r>
      <w:r w:rsidRPr="004805C8">
        <w:rPr>
          <w:rStyle w:val="affff8"/>
          <w:rFonts w:hint="cs"/>
          <w:rtl/>
        </w:rPr>
        <w:t>'</w:t>
      </w:r>
      <w:r w:rsidRPr="004805C8">
        <w:rPr>
          <w:rStyle w:val="affff8"/>
          <w:rtl/>
        </w:rPr>
        <w:t xml:space="preserve"> </w:t>
      </w:r>
      <w:r w:rsidRPr="00F40D4B">
        <w:rPr>
          <w:rtl/>
        </w:rPr>
        <w:t>- ולא של הקדש.</w:t>
      </w:r>
    </w:p>
    <w:p w14:paraId="57AFD0C9" w14:textId="77777777" w:rsidR="00425B54" w:rsidRDefault="00425B54" w:rsidP="00425B54">
      <w:pPr>
        <w:pStyle w:val="afffb"/>
        <w:rPr>
          <w:rtl/>
        </w:rPr>
      </w:pPr>
      <w:ins w:id="9909" w:author="מספור קטעי משנה" w:date="2026-10-06T06:45:11Z">
        <w:r>
          <w:rPr>
            <w:rStyle w:val="MisparKeta"/>
          </w:rPr>
          <w:t xml:space="preserve">ה. </w:t>
        </w:r>
      </w:ins>
      <w:r w:rsidRPr="00F40D4B">
        <w:rPr>
          <w:rtl/>
        </w:rPr>
        <w:t>נושא שכר אינו משלם (וכו').</w:t>
      </w:r>
    </w:p>
    <w:p w14:paraId="0EE99A8C" w14:textId="77777777" w:rsidR="00425B54" w:rsidRDefault="00425B54" w:rsidP="00425B54">
      <w:pPr>
        <w:pStyle w:val="36"/>
        <w:framePr w:wrap="notBeside"/>
        <w:rPr>
          <w:rtl/>
        </w:rPr>
      </w:pPr>
      <w:r w:rsidRPr="00F40D4B">
        <w:rPr>
          <w:rtl/>
        </w:rPr>
        <w:t>דת"ר:</w:t>
      </w:r>
    </w:p>
    <w:p w14:paraId="32DA9313" w14:textId="77777777" w:rsidR="00425B54" w:rsidRPr="00F40D4B" w:rsidRDefault="00425B54" w:rsidP="00425B54">
      <w:pPr>
        <w:rPr>
          <w:rtl/>
        </w:rPr>
      </w:pPr>
      <w:r w:rsidRPr="004805C8">
        <w:rPr>
          <w:rStyle w:val="affff8"/>
          <w:rFonts w:hint="cs"/>
          <w:rtl/>
        </w:rPr>
        <w:t>'</w:t>
      </w:r>
      <w:r w:rsidRPr="004805C8">
        <w:rPr>
          <w:rStyle w:val="affff8"/>
          <w:rtl/>
        </w:rPr>
        <w:t>כי יתן איש אל רעהו</w:t>
      </w:r>
      <w:r w:rsidRPr="004805C8">
        <w:rPr>
          <w:rStyle w:val="affff8"/>
          <w:rFonts w:hint="cs"/>
          <w:rtl/>
        </w:rPr>
        <w:t>'</w:t>
      </w:r>
      <w:r w:rsidRPr="004805C8">
        <w:rPr>
          <w:rStyle w:val="affff8"/>
          <w:rtl/>
        </w:rPr>
        <w:t xml:space="preserve"> -</w:t>
      </w:r>
      <w:r w:rsidRPr="00F40D4B">
        <w:rPr>
          <w:rtl/>
        </w:rPr>
        <w:t xml:space="preserve"> כלל, </w:t>
      </w:r>
      <w:r w:rsidRPr="004805C8">
        <w:rPr>
          <w:rStyle w:val="affff8"/>
          <w:rFonts w:hint="cs"/>
          <w:rtl/>
        </w:rPr>
        <w:t>'</w:t>
      </w:r>
      <w:r w:rsidRPr="004805C8">
        <w:rPr>
          <w:rStyle w:val="affff8"/>
          <w:rtl/>
        </w:rPr>
        <w:t>חמור או שור או שה</w:t>
      </w:r>
      <w:r w:rsidRPr="004805C8">
        <w:rPr>
          <w:rStyle w:val="affff8"/>
          <w:rFonts w:hint="cs"/>
          <w:rtl/>
        </w:rPr>
        <w:t>'</w:t>
      </w:r>
      <w:r w:rsidRPr="004805C8">
        <w:rPr>
          <w:rStyle w:val="affff8"/>
          <w:rtl/>
        </w:rPr>
        <w:t xml:space="preserve"> -</w:t>
      </w:r>
      <w:r w:rsidRPr="00F40D4B">
        <w:rPr>
          <w:rtl/>
        </w:rPr>
        <w:t xml:space="preserve"> פרט, </w:t>
      </w:r>
      <w:r w:rsidRPr="004805C8">
        <w:rPr>
          <w:rStyle w:val="affff8"/>
          <w:rFonts w:hint="cs"/>
          <w:rtl/>
        </w:rPr>
        <w:t>'</w:t>
      </w:r>
      <w:r w:rsidRPr="004805C8">
        <w:rPr>
          <w:rStyle w:val="affff8"/>
          <w:rtl/>
        </w:rPr>
        <w:t>וכל בהמה לשמור</w:t>
      </w:r>
      <w:r w:rsidRPr="004805C8">
        <w:rPr>
          <w:rStyle w:val="affff8"/>
          <w:rFonts w:hint="cs"/>
          <w:rtl/>
        </w:rPr>
        <w:t>'</w:t>
      </w:r>
      <w:r w:rsidRPr="00F40D4B">
        <w:rPr>
          <w:rtl/>
        </w:rPr>
        <w:t xml:space="preserve"> חזר וכלל.</w:t>
      </w:r>
      <w:r>
        <w:rPr>
          <w:rFonts w:hint="cs"/>
          <w:rtl/>
        </w:rPr>
        <w:t xml:space="preserve"> </w:t>
      </w:r>
      <w:r w:rsidRPr="00F40D4B">
        <w:rPr>
          <w:rtl/>
        </w:rPr>
        <w:t>כלל ופרט וכלל אי אתה דן אלא כעין הפרט.</w:t>
      </w:r>
      <w:r w:rsidRPr="00F40D4B">
        <w:rPr>
          <w:rFonts w:hint="cs"/>
          <w:rtl/>
        </w:rPr>
        <w:t xml:space="preserve"> ד</w:t>
      </w:r>
      <w:r w:rsidRPr="00F40D4B">
        <w:rPr>
          <w:rtl/>
        </w:rPr>
        <w:t>דבר המטלטל וגופו ממון.</w:t>
      </w:r>
    </w:p>
    <w:p w14:paraId="06490BCF" w14:textId="77777777" w:rsidR="00425B54" w:rsidRPr="00F40D4B" w:rsidRDefault="00425B54" w:rsidP="00425B54">
      <w:pPr>
        <w:rPr>
          <w:rtl/>
        </w:rPr>
      </w:pPr>
      <w:r w:rsidRPr="00F40D4B">
        <w:rPr>
          <w:rtl/>
        </w:rPr>
        <w:t>יצאו קרקעות שאינן מטלטלין, יצאו עבדים שהוקשו לקרקעות,</w:t>
      </w:r>
    </w:p>
    <w:p w14:paraId="3B56B7C0" w14:textId="77777777" w:rsidR="00425B54" w:rsidRDefault="00425B54" w:rsidP="00425B54">
      <w:pPr>
        <w:rPr>
          <w:rtl/>
        </w:rPr>
      </w:pPr>
      <w:r w:rsidRPr="00F40D4B">
        <w:rPr>
          <w:rtl/>
        </w:rPr>
        <w:t>יצאו שטרות שאע"פ שמטלטלין אין גופן ממון.</w:t>
      </w:r>
      <w:r w:rsidRPr="00F40D4B">
        <w:rPr>
          <w:rFonts w:hint="cs"/>
          <w:rtl/>
        </w:rPr>
        <w:t xml:space="preserve"> </w:t>
      </w:r>
    </w:p>
    <w:p w14:paraId="4BDEE699" w14:textId="31D0F003" w:rsidR="00425B54" w:rsidRDefault="00425B54" w:rsidP="00653FAD">
      <w:pPr>
        <w:rPr>
          <w:rtl/>
        </w:rPr>
      </w:pPr>
      <w:r w:rsidRPr="00F40D4B">
        <w:rPr>
          <w:rtl/>
        </w:rPr>
        <w:t xml:space="preserve">הקדשות, </w:t>
      </w:r>
      <w:r w:rsidRPr="004805C8">
        <w:rPr>
          <w:rStyle w:val="affff8"/>
          <w:rFonts w:hint="cs"/>
          <w:rtl/>
        </w:rPr>
        <w:t>'</w:t>
      </w:r>
      <w:r w:rsidRPr="004805C8">
        <w:rPr>
          <w:rStyle w:val="affff8"/>
          <w:rtl/>
        </w:rPr>
        <w:t>רעהו</w:t>
      </w:r>
      <w:r w:rsidRPr="004805C8">
        <w:rPr>
          <w:rStyle w:val="affff8"/>
          <w:rFonts w:hint="cs"/>
          <w:rtl/>
        </w:rPr>
        <w:t>'</w:t>
      </w:r>
      <w:r w:rsidRPr="00F40D4B">
        <w:rPr>
          <w:rtl/>
        </w:rPr>
        <w:t xml:space="preserve"> ולא של הקדש.</w:t>
      </w:r>
      <w:r>
        <w:rPr>
          <w:rtl/>
        </w:rPr>
        <w:br w:type="page"/>
      </w:r>
    </w:p>
    <w:p w14:paraId="41414A2F" w14:textId="77777777" w:rsidR="00425B54" w:rsidRDefault="00425B54" w:rsidP="00425B54">
      <w:pPr>
        <w:pStyle w:val="afffff"/>
        <w:framePr w:wrap="around"/>
        <w:rPr>
          <w:rtl/>
        </w:rPr>
      </w:pPr>
      <w:r w:rsidRPr="00F40D4B">
        <w:rPr>
          <w:rtl/>
        </w:rPr>
        <w:lastRenderedPageBreak/>
        <w:t xml:space="preserve">נח. </w:t>
      </w:r>
    </w:p>
    <w:p w14:paraId="00C7B54F" w14:textId="77777777" w:rsidR="00425B54" w:rsidRPr="00F40D4B" w:rsidRDefault="00425B54" w:rsidP="00425B54">
      <w:pPr>
        <w:pStyle w:val="afffb"/>
        <w:rPr>
          <w:rtl/>
        </w:rPr>
      </w:pPr>
      <w:ins w:id="9910" w:author="מספור קטעי משנה" w:date="2026-10-06T06:45:11Z">
        <w:r>
          <w:rPr>
            <w:rStyle w:val="MisparKeta"/>
          </w:rPr>
          <w:t xml:space="preserve">ו. </w:t>
        </w:r>
      </w:ins>
      <w:r w:rsidRPr="00F40D4B">
        <w:rPr>
          <w:rtl/>
        </w:rPr>
        <w:t>שומר חנם אינו נשבע וכו'.</w:t>
      </w:r>
    </w:p>
    <w:p w14:paraId="08834F13" w14:textId="77777777" w:rsidR="00425B54" w:rsidRDefault="00425B54" w:rsidP="00425B54">
      <w:pPr>
        <w:pStyle w:val="36"/>
        <w:framePr w:wrap="notBeside"/>
        <w:rPr>
          <w:rtl/>
        </w:rPr>
      </w:pPr>
      <w:r w:rsidRPr="00F40D4B">
        <w:rPr>
          <w:rFonts w:hint="cs"/>
          <w:rtl/>
        </w:rPr>
        <w:t>והך</w:t>
      </w:r>
    </w:p>
    <w:p w14:paraId="307D484C" w14:textId="77777777" w:rsidR="00425B54" w:rsidRPr="00F40D4B" w:rsidRDefault="00425B54" w:rsidP="00425B54">
      <w:pPr>
        <w:rPr>
          <w:rtl/>
        </w:rPr>
      </w:pPr>
      <w:r w:rsidRPr="00F40D4B">
        <w:rPr>
          <w:rFonts w:hint="cs"/>
          <w:rtl/>
        </w:rPr>
        <w:t>ד</w:t>
      </w:r>
      <w:r w:rsidRPr="00F40D4B">
        <w:rPr>
          <w:rtl/>
        </w:rPr>
        <w:t>בני העיר ששלחו את שקליהן ונגנבו או שאבדו, אם משנתרמה התרומה - נשבעין לגזברין,</w:t>
      </w:r>
      <w:r>
        <w:rPr>
          <w:rFonts w:hint="cs"/>
          <w:rtl/>
        </w:rPr>
        <w:t xml:space="preserve"> </w:t>
      </w:r>
      <w:r w:rsidRPr="00F40D4B">
        <w:rPr>
          <w:rtl/>
        </w:rPr>
        <w:t>ואם לאו נשבעין לבני העיר, ובני העיר שוקלין אחרים תחתיהן.</w:t>
      </w:r>
      <w:r>
        <w:rPr>
          <w:rFonts w:hint="cs"/>
          <w:rtl/>
        </w:rPr>
        <w:t xml:space="preserve"> </w:t>
      </w:r>
      <w:r w:rsidRPr="00F40D4B">
        <w:rPr>
          <w:rtl/>
        </w:rPr>
        <w:t xml:space="preserve">נמצאו או שהחזירום הגנבים </w:t>
      </w:r>
      <w:r>
        <w:rPr>
          <w:rtl/>
        </w:rPr>
        <w:br/>
      </w:r>
      <w:r w:rsidRPr="00F40D4B">
        <w:rPr>
          <w:rtl/>
        </w:rPr>
        <w:t>- אלו ואלו שקלים הם, ואין עולין להם לשנה הבאה!</w:t>
      </w:r>
    </w:p>
    <w:p w14:paraId="514B5A05" w14:textId="77777777" w:rsidR="00425B54" w:rsidRDefault="00425B54" w:rsidP="00425B54">
      <w:pPr>
        <w:pStyle w:val="36"/>
        <w:framePr w:wrap="notBeside"/>
        <w:rPr>
          <w:rtl/>
        </w:rPr>
      </w:pPr>
      <w:r w:rsidRPr="00F40D4B">
        <w:rPr>
          <w:rFonts w:hint="cs"/>
          <w:rtl/>
        </w:rPr>
        <w:t xml:space="preserve">א. </w:t>
      </w:r>
      <w:r w:rsidRPr="00F40D4B">
        <w:rPr>
          <w:rtl/>
        </w:rPr>
        <w:t>שמואל:</w:t>
      </w:r>
    </w:p>
    <w:p w14:paraId="52C9622C" w14:textId="77777777" w:rsidR="00425B54" w:rsidRPr="00F40D4B" w:rsidRDefault="00425B54" w:rsidP="00425B54">
      <w:pPr>
        <w:rPr>
          <w:rtl/>
        </w:rPr>
      </w:pPr>
      <w:r w:rsidRPr="00F40D4B">
        <w:rPr>
          <w:rtl/>
        </w:rPr>
        <w:t>כאן בנושא שכר עסקינן, ונשבעין ליטול שכרן.</w:t>
      </w:r>
    </w:p>
    <w:p w14:paraId="12C806CE" w14:textId="77777777" w:rsidR="00425B54" w:rsidRDefault="00425B54" w:rsidP="00425B54">
      <w:pPr>
        <w:pStyle w:val="36"/>
        <w:framePr w:wrap="notBeside"/>
        <w:rPr>
          <w:rtl/>
        </w:rPr>
      </w:pPr>
      <w:r w:rsidRPr="00F40D4B">
        <w:rPr>
          <w:rFonts w:hint="cs"/>
          <w:rtl/>
        </w:rPr>
        <w:t>והך</w:t>
      </w:r>
    </w:p>
    <w:p w14:paraId="1EB9D7FE" w14:textId="77777777" w:rsidR="00425B54" w:rsidRPr="00F40D4B" w:rsidRDefault="00425B54" w:rsidP="00425B54">
      <w:pPr>
        <w:rPr>
          <w:rtl/>
        </w:rPr>
      </w:pPr>
      <w:r w:rsidRPr="00F40D4B">
        <w:rPr>
          <w:rFonts w:hint="cs"/>
          <w:rtl/>
        </w:rPr>
        <w:t xml:space="preserve">ד'נשבעין לגזברין' </w:t>
      </w:r>
      <w:r>
        <w:rPr>
          <w:rFonts w:hint="cs"/>
          <w:rtl/>
        </w:rPr>
        <w:t xml:space="preserve">- </w:t>
      </w:r>
      <w:r w:rsidRPr="00F40D4B">
        <w:rPr>
          <w:rFonts w:hint="cs"/>
          <w:rtl/>
        </w:rPr>
        <w:t xml:space="preserve">היינו לבני העיר במעמד הגזברין א. שלא </w:t>
      </w:r>
      <w:r w:rsidRPr="00F40D4B">
        <w:rPr>
          <w:rtl/>
        </w:rPr>
        <w:t>נחשדינהו.</w:t>
      </w:r>
      <w:r>
        <w:rPr>
          <w:rFonts w:hint="cs"/>
          <w:rtl/>
        </w:rPr>
        <w:t xml:space="preserve"> ב.שלא יקראום</w:t>
      </w:r>
      <w:r w:rsidRPr="00F40D4B">
        <w:rPr>
          <w:rtl/>
        </w:rPr>
        <w:t xml:space="preserve"> פושעים.</w:t>
      </w:r>
    </w:p>
    <w:p w14:paraId="5A9FE5DE" w14:textId="77777777" w:rsidR="00425B54" w:rsidRDefault="00425B54" w:rsidP="00425B54">
      <w:pPr>
        <w:pStyle w:val="36"/>
        <w:framePr w:wrap="notBeside"/>
        <w:rPr>
          <w:rtl/>
        </w:rPr>
      </w:pPr>
      <w:r w:rsidRPr="00F40D4B">
        <w:rPr>
          <w:rFonts w:hint="cs"/>
          <w:rtl/>
        </w:rPr>
        <w:t>ו</w:t>
      </w:r>
      <w:r w:rsidRPr="00F40D4B">
        <w:rPr>
          <w:rtl/>
        </w:rPr>
        <w:t>הא</w:t>
      </w:r>
      <w:r>
        <w:rPr>
          <w:rFonts w:hint="cs"/>
          <w:rtl/>
        </w:rPr>
        <w:t xml:space="preserve"> תני</w:t>
      </w:r>
    </w:p>
    <w:p w14:paraId="43425123" w14:textId="77777777" w:rsidR="00425B54" w:rsidRPr="00F40D4B" w:rsidRDefault="00425B54" w:rsidP="00425B54">
      <w:pPr>
        <w:rPr>
          <w:rtl/>
        </w:rPr>
      </w:pPr>
      <w:r w:rsidRPr="00F40D4B">
        <w:rPr>
          <w:rtl/>
        </w:rPr>
        <w:t xml:space="preserve">נגנבו או שאבדו </w:t>
      </w:r>
      <w:r w:rsidRPr="00F40D4B">
        <w:rPr>
          <w:rFonts w:hint="cs"/>
          <w:rtl/>
        </w:rPr>
        <w:t>וש''ש צריך להתחייב ולכה''פ לא להשתכר על השמירה אי נגנבו</w:t>
      </w:r>
    </w:p>
    <w:p w14:paraId="622F7D3C" w14:textId="77777777" w:rsidR="00425B54" w:rsidRPr="00F40D4B" w:rsidRDefault="00425B54" w:rsidP="00425B54">
      <w:r w:rsidRPr="000A6993">
        <w:rPr>
          <w:rStyle w:val="affffc"/>
          <w:rtl/>
        </w:rPr>
        <w:t>רבה:</w:t>
      </w:r>
      <w:r w:rsidRPr="00F40D4B">
        <w:rPr>
          <w:rtl/>
        </w:rPr>
        <w:t xml:space="preserve"> </w:t>
      </w:r>
      <w:r w:rsidRPr="00717390">
        <w:rPr>
          <w:b/>
          <w:bCs/>
          <w:rtl/>
        </w:rPr>
        <w:t>נגנבו</w:t>
      </w:r>
      <w:r w:rsidRPr="00F40D4B">
        <w:rPr>
          <w:rtl/>
        </w:rPr>
        <w:t xml:space="preserve"> - בלסטים מזויין, אבדו - שטבעה ספינתו בים.</w:t>
      </w:r>
    </w:p>
    <w:p w14:paraId="52E4589D" w14:textId="77777777" w:rsidR="00425B54" w:rsidRDefault="00425B54" w:rsidP="00425B54">
      <w:pPr>
        <w:pStyle w:val="36"/>
        <w:framePr w:wrap="notBeside"/>
        <w:rPr>
          <w:rtl/>
        </w:rPr>
      </w:pPr>
      <w:r w:rsidRPr="00F40D4B">
        <w:rPr>
          <w:rFonts w:hint="cs"/>
          <w:rtl/>
        </w:rPr>
        <w:t>ב. ואין לומר</w:t>
      </w:r>
    </w:p>
    <w:p w14:paraId="1D285581" w14:textId="77777777" w:rsidR="00425B54" w:rsidRPr="00F40D4B" w:rsidRDefault="00425B54" w:rsidP="00425B54">
      <w:pPr>
        <w:rPr>
          <w:rtl/>
        </w:rPr>
      </w:pPr>
      <w:r>
        <w:rPr>
          <w:rStyle w:val="affffc"/>
          <w:rFonts w:hint="cs"/>
          <w:rtl/>
        </w:rPr>
        <w:t>דכ</w:t>
      </w:r>
      <w:r w:rsidRPr="000A6993">
        <w:rPr>
          <w:rStyle w:val="affffc"/>
          <w:rFonts w:hint="cs"/>
          <w:rtl/>
        </w:rPr>
        <w:t>ר''ש</w:t>
      </w:r>
      <w:r w:rsidRPr="00F40D4B">
        <w:rPr>
          <w:rFonts w:hint="cs"/>
          <w:rtl/>
        </w:rPr>
        <w:t xml:space="preserve"> דקד</w:t>
      </w:r>
      <w:r w:rsidRPr="00F40D4B">
        <w:rPr>
          <w:rtl/>
        </w:rPr>
        <w:t>שים שחייב באחריותן יש להן אונאה ונשבעין עליהם.</w:t>
      </w:r>
    </w:p>
    <w:p w14:paraId="2F6500DE" w14:textId="77777777" w:rsidR="00425B54" w:rsidRPr="00F40D4B" w:rsidRDefault="00425B54" w:rsidP="00425B54">
      <w:pPr>
        <w:rPr>
          <w:rtl/>
        </w:rPr>
      </w:pPr>
      <w:r w:rsidRPr="00F40D4B">
        <w:rPr>
          <w:rFonts w:hint="cs"/>
          <w:rtl/>
        </w:rPr>
        <w:t xml:space="preserve">דכאן </w:t>
      </w:r>
      <w:r w:rsidRPr="00F40D4B">
        <w:rPr>
          <w:rtl/>
        </w:rPr>
        <w:t xml:space="preserve">משנתרמה התרומה - קדשים שאינו חייב באחריותן </w:t>
      </w:r>
      <w:r>
        <w:rPr>
          <w:rFonts w:hint="cs"/>
          <w:rtl/>
        </w:rPr>
        <w:t>הן</w:t>
      </w:r>
      <w:r w:rsidRPr="00F40D4B">
        <w:rPr>
          <w:rtl/>
        </w:rPr>
        <w:t>.</w:t>
      </w:r>
      <w:r w:rsidRPr="00F40D4B">
        <w:rPr>
          <w:rFonts w:hint="cs"/>
          <w:rtl/>
        </w:rPr>
        <w:t xml:space="preserve"> ותורמין</w:t>
      </w:r>
      <w:r w:rsidRPr="00F40D4B">
        <w:rPr>
          <w:rtl/>
        </w:rPr>
        <w:t xml:space="preserve"> על האבוד ועל הגבוי </w:t>
      </w:r>
      <w:r w:rsidRPr="00F40D4B">
        <w:rPr>
          <w:rFonts w:hint="cs"/>
          <w:rtl/>
        </w:rPr>
        <w:t>וכו'</w:t>
      </w:r>
    </w:p>
    <w:p w14:paraId="50DF17AB" w14:textId="77777777" w:rsidR="00425B54" w:rsidRDefault="00425B54" w:rsidP="00425B54">
      <w:pPr>
        <w:pStyle w:val="36"/>
        <w:framePr w:wrap="notBeside"/>
        <w:rPr>
          <w:rtl/>
        </w:rPr>
      </w:pPr>
      <w:r w:rsidRPr="00F40D4B">
        <w:rPr>
          <w:rFonts w:hint="cs"/>
          <w:rtl/>
        </w:rPr>
        <w:t>ג.</w:t>
      </w:r>
      <w:r w:rsidRPr="00F40D4B">
        <w:rPr>
          <w:rtl/>
        </w:rPr>
        <w:t xml:space="preserve"> אלא </w:t>
      </w:r>
      <w:r w:rsidRPr="00F40D4B">
        <w:rPr>
          <w:rFonts w:hint="cs"/>
          <w:rtl/>
        </w:rPr>
        <w:t>ר''א</w:t>
      </w:r>
      <w:r w:rsidRPr="00F40D4B">
        <w:rPr>
          <w:rtl/>
        </w:rPr>
        <w:t>:</w:t>
      </w:r>
    </w:p>
    <w:p w14:paraId="199BDEDA" w14:textId="77777777" w:rsidR="00425B54" w:rsidRPr="00F40D4B" w:rsidRDefault="00425B54" w:rsidP="00425B54">
      <w:pPr>
        <w:rPr>
          <w:rtl/>
        </w:rPr>
      </w:pPr>
      <w:r w:rsidRPr="00F40D4B">
        <w:rPr>
          <w:rFonts w:hint="cs"/>
          <w:rtl/>
        </w:rPr>
        <w:t xml:space="preserve">מיירי בש''ח </w:t>
      </w:r>
      <w:r w:rsidRPr="00F40D4B">
        <w:rPr>
          <w:rtl/>
        </w:rPr>
        <w:t xml:space="preserve">שבועה זו תקנת חכמים, שלא </w:t>
      </w:r>
      <w:r>
        <w:rPr>
          <w:rFonts w:hint="cs"/>
          <w:rtl/>
        </w:rPr>
        <w:t xml:space="preserve">יזלזלו </w:t>
      </w:r>
      <w:r w:rsidRPr="00F40D4B">
        <w:rPr>
          <w:rtl/>
        </w:rPr>
        <w:t>בהקדשות.</w:t>
      </w:r>
    </w:p>
    <w:p w14:paraId="0BC121F9" w14:textId="77777777" w:rsidR="00425B54" w:rsidRPr="00F40D4B" w:rsidRDefault="00425B54" w:rsidP="00425B54">
      <w:pPr>
        <w:pStyle w:val="afffb"/>
        <w:rPr>
          <w:rtl/>
        </w:rPr>
      </w:pPr>
      <w:ins w:id="9911" w:author="מספור קטעי משנה" w:date="2026-10-06T06:45:11Z">
        <w:r>
          <w:rPr>
            <w:rStyle w:val="MisparKeta"/>
          </w:rPr>
          <w:t xml:space="preserve">ה. </w:t>
        </w:r>
      </w:ins>
      <w:r w:rsidRPr="00F40D4B">
        <w:rPr>
          <w:rtl/>
        </w:rPr>
        <w:t>נושא שכר אינו משלם.</w:t>
      </w:r>
    </w:p>
    <w:p w14:paraId="0B40F998" w14:textId="77777777" w:rsidR="00425B54" w:rsidRDefault="00425B54" w:rsidP="00425B54">
      <w:pPr>
        <w:pStyle w:val="36"/>
        <w:framePr w:wrap="notBeside"/>
        <w:rPr>
          <w:rtl/>
        </w:rPr>
      </w:pPr>
      <w:r w:rsidRPr="00F40D4B">
        <w:rPr>
          <w:rtl/>
        </w:rPr>
        <w:t>רמי ר</w:t>
      </w:r>
      <w:r w:rsidRPr="00F40D4B">
        <w:rPr>
          <w:rFonts w:hint="cs"/>
          <w:rtl/>
        </w:rPr>
        <w:t>יב"ח</w:t>
      </w:r>
    </w:p>
    <w:p w14:paraId="56B3EF2B" w14:textId="77777777" w:rsidR="00425B54" w:rsidRPr="00F40D4B" w:rsidRDefault="00425B54" w:rsidP="00425B54">
      <w:pPr>
        <w:rPr>
          <w:rtl/>
        </w:rPr>
      </w:pPr>
      <w:r w:rsidRPr="00F40D4B">
        <w:rPr>
          <w:rtl/>
        </w:rPr>
        <w:t>השוכר פועל לשמור את הפרה, תינוק, זרעים - אין נותנים לו שכר שבת, לפיכך אין אחריות שבת עליו.</w:t>
      </w:r>
    </w:p>
    <w:p w14:paraId="4FEB323E" w14:textId="77777777" w:rsidR="00425B54" w:rsidRPr="00F40D4B" w:rsidRDefault="00425B54" w:rsidP="00425B54">
      <w:pPr>
        <w:rPr>
          <w:rtl/>
        </w:rPr>
      </w:pPr>
      <w:r w:rsidRPr="00F40D4B">
        <w:rPr>
          <w:rtl/>
        </w:rPr>
        <w:t>היה שכיר שבת, שכיר חדש, שכיר שנה, שכיר שבוע - נותנין לו שכר שבת, לפיכך אחריות שבת עליו.</w:t>
      </w:r>
    </w:p>
    <w:p w14:paraId="0CF34467" w14:textId="77777777" w:rsidR="00425B54" w:rsidRDefault="00425B54" w:rsidP="00425B54">
      <w:pPr>
        <w:pStyle w:val="36"/>
        <w:framePr w:wrap="notBeside"/>
        <w:rPr>
          <w:rtl/>
        </w:rPr>
      </w:pPr>
      <w:r w:rsidRPr="00F40D4B">
        <w:rPr>
          <w:rFonts w:hint="cs"/>
          <w:rtl/>
        </w:rPr>
        <w:t>ואין לומר</w:t>
      </w:r>
    </w:p>
    <w:p w14:paraId="6B93C8A8" w14:textId="77777777" w:rsidR="00425B54" w:rsidRPr="00F40D4B" w:rsidRDefault="00425B54" w:rsidP="00425B54">
      <w:pPr>
        <w:rPr>
          <w:rtl/>
        </w:rPr>
      </w:pPr>
      <w:r w:rsidRPr="00F40D4B">
        <w:rPr>
          <w:rFonts w:hint="cs"/>
          <w:rtl/>
        </w:rPr>
        <w:t xml:space="preserve">דהיינו להפסיד שכרו </w:t>
      </w:r>
      <w:r>
        <w:rPr>
          <w:rFonts w:hint="cs"/>
          <w:rtl/>
        </w:rPr>
        <w:t xml:space="preserve">דא''כ </w:t>
      </w:r>
      <w:r w:rsidRPr="00F40D4B">
        <w:rPr>
          <w:rFonts w:hint="cs"/>
          <w:rtl/>
        </w:rPr>
        <w:t xml:space="preserve">רישא דאין אחריות שבת עליו </w:t>
      </w:r>
      <w:r w:rsidRPr="00F40D4B">
        <w:rPr>
          <w:rtl/>
        </w:rPr>
        <w:t>–</w:t>
      </w:r>
      <w:r w:rsidRPr="00F40D4B">
        <w:rPr>
          <w:rFonts w:hint="cs"/>
          <w:rtl/>
        </w:rPr>
        <w:t xml:space="preserve"> הא אין לו שכר שבת</w:t>
      </w:r>
      <w:r>
        <w:rPr>
          <w:rFonts w:hint="cs"/>
          <w:rtl/>
        </w:rPr>
        <w:t xml:space="preserve"> </w:t>
      </w:r>
      <w:r>
        <w:rPr>
          <w:rtl/>
        </w:rPr>
        <w:tab/>
      </w:r>
      <w:r>
        <w:rPr>
          <w:rtl/>
        </w:rPr>
        <w:tab/>
      </w:r>
      <w:r w:rsidRPr="00F40D4B">
        <w:rPr>
          <w:rFonts w:hint="cs"/>
          <w:rtl/>
        </w:rPr>
        <w:t xml:space="preserve">- </w:t>
      </w:r>
      <w:r w:rsidRPr="00F40D4B">
        <w:rPr>
          <w:rtl/>
        </w:rPr>
        <w:t>אשתיק.</w:t>
      </w:r>
    </w:p>
    <w:p w14:paraId="1F85B970" w14:textId="77777777" w:rsidR="00425B54" w:rsidRDefault="00425B54" w:rsidP="00425B54">
      <w:pPr>
        <w:pStyle w:val="36"/>
        <w:framePr w:wrap="notBeside"/>
        <w:rPr>
          <w:rtl/>
        </w:rPr>
      </w:pPr>
      <w:r w:rsidRPr="00F40D4B">
        <w:rPr>
          <w:rtl/>
        </w:rPr>
        <w:t>- א"ל</w:t>
      </w:r>
      <w:r>
        <w:rPr>
          <w:rFonts w:hint="cs"/>
          <w:rtl/>
        </w:rPr>
        <w:t xml:space="preserve"> רבה</w:t>
      </w:r>
      <w:r w:rsidRPr="00F40D4B">
        <w:rPr>
          <w:rtl/>
        </w:rPr>
        <w:t>:</w:t>
      </w:r>
    </w:p>
    <w:p w14:paraId="6827C072" w14:textId="77777777" w:rsidR="00425B54" w:rsidRPr="00F40D4B" w:rsidRDefault="00425B54" w:rsidP="00425B54">
      <w:pPr>
        <w:rPr>
          <w:rtl/>
        </w:rPr>
      </w:pPr>
      <w:r w:rsidRPr="008D6E6A">
        <w:rPr>
          <w:rStyle w:val="affffc"/>
          <w:rFonts w:hint="cs"/>
          <w:rtl/>
        </w:rPr>
        <w:t>כאן כר''ש דמיירי</w:t>
      </w:r>
      <w:r w:rsidRPr="00F40D4B">
        <w:rPr>
          <w:rFonts w:hint="cs"/>
          <w:rtl/>
        </w:rPr>
        <w:t xml:space="preserve"> בשקנו מידו, שאם יקלקל שמירתו ישלם</w:t>
      </w:r>
      <w:r w:rsidRPr="008D6E6A">
        <w:rPr>
          <w:rStyle w:val="affffc"/>
          <w:rFonts w:hint="cs"/>
          <w:rtl/>
        </w:rPr>
        <w:t xml:space="preserve"> </w:t>
      </w:r>
      <w:r w:rsidRPr="008D6E6A">
        <w:rPr>
          <w:rStyle w:val="affffc"/>
          <w:rtl/>
        </w:rPr>
        <w:t>וכן ארי"ו</w:t>
      </w:r>
    </w:p>
    <w:p w14:paraId="580ECF8C" w14:textId="77777777" w:rsidR="00425B54" w:rsidRPr="00F40D4B" w:rsidRDefault="00425B54" w:rsidP="00425B54">
      <w:pPr>
        <w:pStyle w:val="afffb"/>
        <w:rPr>
          <w:rtl/>
        </w:rPr>
      </w:pPr>
      <w:ins w:id="9814" w:author="מספור קטעי משנה" w:date="2026-10-06T10:03:19Z">
        <w:r>
          <w:rPr>
            <w:rStyle w:val="MisparKeta"/>
          </w:rPr>
          <w:t xml:space="preserve">ב. </w:t>
        </w:r>
      </w:ins>
      <w:r w:rsidRPr="00F40D4B">
        <w:rPr>
          <w:rtl/>
        </w:rPr>
        <w:lastRenderedPageBreak/>
        <w:t>ר</w:t>
      </w:r>
      <w:r w:rsidRPr="00F40D4B">
        <w:rPr>
          <w:rFonts w:hint="cs"/>
          <w:rtl/>
        </w:rPr>
        <w:t>"ש</w:t>
      </w:r>
      <w:r>
        <w:rPr>
          <w:rFonts w:hint="cs"/>
          <w:rtl/>
        </w:rPr>
        <w:t>:</w:t>
      </w:r>
      <w:r w:rsidRPr="00F40D4B">
        <w:rPr>
          <w:rtl/>
        </w:rPr>
        <w:t xml:space="preserve"> קדשים שחייב באחריותן יש להן אונאה, </w:t>
      </w:r>
      <w:r>
        <w:rPr>
          <w:rtl/>
        </w:rPr>
        <w:br/>
      </w:r>
      <w:r w:rsidRPr="00F40D4B">
        <w:rPr>
          <w:rtl/>
        </w:rPr>
        <w:t>ושאינו חייב באחריותן אין להן אונאה.</w:t>
      </w:r>
    </w:p>
    <w:p w14:paraId="4B3D0A8C" w14:textId="77777777" w:rsidR="00425B54" w:rsidRDefault="00425B54" w:rsidP="00425B54">
      <w:pPr>
        <w:pStyle w:val="36"/>
        <w:framePr w:wrap="notBeside"/>
        <w:rPr>
          <w:rtl/>
        </w:rPr>
      </w:pPr>
      <w:r>
        <w:rPr>
          <w:rFonts w:hint="cs"/>
          <w:rtl/>
        </w:rPr>
        <w:t xml:space="preserve">שנו לפני </w:t>
      </w:r>
      <w:r w:rsidRPr="00F40D4B">
        <w:rPr>
          <w:rtl/>
        </w:rPr>
        <w:t>ר</w:t>
      </w:r>
      <w:r w:rsidRPr="00F40D4B">
        <w:rPr>
          <w:rFonts w:hint="cs"/>
          <w:rtl/>
        </w:rPr>
        <w:t>יב"א</w:t>
      </w:r>
      <w:r w:rsidRPr="00F40D4B">
        <w:rPr>
          <w:rtl/>
        </w:rPr>
        <w:t>:</w:t>
      </w:r>
    </w:p>
    <w:p w14:paraId="7FCA6AC8" w14:textId="77777777" w:rsidR="00425B54" w:rsidRPr="00F40D4B" w:rsidRDefault="00425B54" w:rsidP="00425B54">
      <w:pPr>
        <w:rPr>
          <w:rtl/>
        </w:rPr>
      </w:pPr>
      <w:r w:rsidRPr="008D6E6A">
        <w:rPr>
          <w:rStyle w:val="affffc"/>
          <w:rFonts w:hint="cs"/>
          <w:rtl/>
        </w:rPr>
        <w:t>כצ''ל</w:t>
      </w:r>
      <w:r w:rsidRPr="00F40D4B">
        <w:rPr>
          <w:rFonts w:hint="cs"/>
          <w:rtl/>
        </w:rPr>
        <w:t xml:space="preserve"> </w:t>
      </w:r>
      <w:r w:rsidRPr="00F40D4B">
        <w:rPr>
          <w:rtl/>
        </w:rPr>
        <w:t xml:space="preserve">קדשים שחייב באחריותן - חייב, </w:t>
      </w:r>
      <w:r w:rsidRPr="00F40D4B">
        <w:rPr>
          <w:rFonts w:hint="cs"/>
          <w:rtl/>
        </w:rPr>
        <w:t>דאיתרבו</w:t>
      </w:r>
      <w:r w:rsidRPr="00F40D4B">
        <w:rPr>
          <w:rtl/>
        </w:rPr>
        <w:t xml:space="preserve"> </w:t>
      </w:r>
      <w:r w:rsidRPr="00F40D4B">
        <w:rPr>
          <w:rFonts w:hint="cs"/>
          <w:rtl/>
        </w:rPr>
        <w:t>מ</w:t>
      </w:r>
      <w:r w:rsidRPr="00F40D4B">
        <w:rPr>
          <w:rtl/>
        </w:rPr>
        <w:t>בה' וכחש,</w:t>
      </w:r>
    </w:p>
    <w:p w14:paraId="136F7744" w14:textId="77777777" w:rsidR="00425B54" w:rsidRPr="00F40D4B" w:rsidRDefault="00425B54" w:rsidP="00425B54">
      <w:pPr>
        <w:ind w:left="113" w:firstLine="113"/>
        <w:rPr>
          <w:rtl/>
        </w:rPr>
      </w:pPr>
      <w:r w:rsidRPr="00F40D4B">
        <w:rPr>
          <w:rtl/>
        </w:rPr>
        <w:t xml:space="preserve">ושאינו חייב באחריותן - פטור, </w:t>
      </w:r>
      <w:r w:rsidRPr="00F40D4B">
        <w:rPr>
          <w:rFonts w:hint="cs"/>
          <w:rtl/>
        </w:rPr>
        <w:t>דאמעיט מ</w:t>
      </w:r>
      <w:r w:rsidRPr="00F40D4B">
        <w:rPr>
          <w:rtl/>
        </w:rPr>
        <w:t>בעמיתו וכחש.</w:t>
      </w:r>
    </w:p>
    <w:p w14:paraId="363F21E1" w14:textId="77777777" w:rsidR="00425B54" w:rsidRPr="00F40D4B" w:rsidRDefault="00425B54" w:rsidP="00425B54">
      <w:pPr>
        <w:pStyle w:val="affe"/>
        <w:framePr w:wrap="around"/>
        <w:rPr>
          <w:rtl/>
        </w:rPr>
      </w:pPr>
      <w:r w:rsidRPr="00F40D4B">
        <w:rPr>
          <w:rFonts w:hint="cs"/>
          <w:rtl/>
        </w:rPr>
        <w:t>נח:</w:t>
      </w:r>
    </w:p>
    <w:p w14:paraId="2F0374BA" w14:textId="77777777" w:rsidR="00425B54" w:rsidRPr="00F40D4B" w:rsidRDefault="00425B54" w:rsidP="00425B54">
      <w:pPr>
        <w:pStyle w:val="afffb"/>
        <w:rPr>
          <w:rtl/>
        </w:rPr>
      </w:pPr>
      <w:ins w:id="9912" w:author="מספור קטעי משנה" w:date="2026-10-06T06:45:11Z">
        <w:r>
          <w:rPr>
            <w:rStyle w:val="MisparKeta"/>
          </w:rPr>
          <w:t xml:space="preserve">א. </w:t>
        </w:r>
      </w:ins>
      <w:r w:rsidRPr="00F40D4B">
        <w:rPr>
          <w:rtl/>
        </w:rPr>
        <w:t>ר</w:t>
      </w:r>
      <w:r>
        <w:rPr>
          <w:rFonts w:hint="cs"/>
          <w:rtl/>
        </w:rPr>
        <w:t>"י:</w:t>
      </w:r>
      <w:r w:rsidRPr="00F40D4B">
        <w:rPr>
          <w:rtl/>
        </w:rPr>
        <w:t xml:space="preserve"> אף המוכר ספר תורה, מרגלית, ובהמה אין להם אונאה.</w:t>
      </w:r>
    </w:p>
    <w:p w14:paraId="32A1E20E" w14:textId="77777777" w:rsidR="00425B54" w:rsidRDefault="00425B54" w:rsidP="00425B54">
      <w:pPr>
        <w:pStyle w:val="36"/>
        <w:framePr w:wrap="notBeside"/>
        <w:rPr>
          <w:rStyle w:val="affffc"/>
          <w:rtl/>
        </w:rPr>
      </w:pPr>
      <w:r w:rsidRPr="008D6E6A">
        <w:rPr>
          <w:rStyle w:val="affffc"/>
          <w:rtl/>
        </w:rPr>
        <w:t>תניא ר</w:t>
      </w:r>
      <w:r w:rsidRPr="008D6E6A">
        <w:rPr>
          <w:rStyle w:val="affffc"/>
          <w:rFonts w:hint="cs"/>
          <w:rtl/>
        </w:rPr>
        <w:t>"י</w:t>
      </w:r>
      <w:r w:rsidRPr="008D6E6A">
        <w:rPr>
          <w:rStyle w:val="affffc"/>
          <w:rtl/>
        </w:rPr>
        <w:t>:</w:t>
      </w:r>
    </w:p>
    <w:p w14:paraId="076A0ECD" w14:textId="77777777" w:rsidR="00425B54" w:rsidRPr="00F40D4B" w:rsidRDefault="00425B54" w:rsidP="00425B54">
      <w:pPr>
        <w:rPr>
          <w:rtl/>
        </w:rPr>
      </w:pPr>
      <w:r w:rsidRPr="00F40D4B">
        <w:rPr>
          <w:rtl/>
        </w:rPr>
        <w:t>אף המוכר ספר תורה אין לה אונאה, לפי שאין קץ לדמיה.</w:t>
      </w:r>
    </w:p>
    <w:p w14:paraId="0AC68E8A" w14:textId="77777777" w:rsidR="00425B54" w:rsidRDefault="00425B54" w:rsidP="00425B54">
      <w:pPr>
        <w:pStyle w:val="36"/>
        <w:framePr w:wrap="notBeside"/>
        <w:rPr>
          <w:rtl/>
        </w:rPr>
      </w:pPr>
      <w:r w:rsidRPr="00F40D4B">
        <w:rPr>
          <w:rtl/>
        </w:rPr>
        <w:t>•</w:t>
      </w:r>
    </w:p>
    <w:p w14:paraId="7E570338" w14:textId="77777777" w:rsidR="00425B54" w:rsidRPr="00F40D4B" w:rsidRDefault="00425B54" w:rsidP="00425B54">
      <w:pPr>
        <w:rPr>
          <w:rtl/>
        </w:rPr>
      </w:pPr>
      <w:r w:rsidRPr="00F40D4B">
        <w:rPr>
          <w:rtl/>
        </w:rPr>
        <w:t>בהמה ומרגלית אין להם אונאה - מפני שאדם רוצה לזווגן.</w:t>
      </w:r>
    </w:p>
    <w:p w14:paraId="6B23794C" w14:textId="77777777" w:rsidR="00425B54" w:rsidRDefault="00425B54" w:rsidP="00425B54">
      <w:pPr>
        <w:pStyle w:val="36"/>
        <w:framePr w:wrap="notBeside"/>
        <w:rPr>
          <w:rStyle w:val="affffc"/>
          <w:rtl/>
        </w:rPr>
      </w:pPr>
      <w:r w:rsidRPr="008D6E6A">
        <w:rPr>
          <w:rStyle w:val="affffc"/>
          <w:rtl/>
        </w:rPr>
        <w:t>אמרו לו:</w:t>
      </w:r>
    </w:p>
    <w:p w14:paraId="4AF13F7C" w14:textId="77777777" w:rsidR="00425B54" w:rsidRDefault="00425B54" w:rsidP="00425B54">
      <w:pPr>
        <w:rPr>
          <w:rStyle w:val="affffc"/>
          <w:rtl/>
        </w:rPr>
      </w:pPr>
      <w:r w:rsidRPr="00F40D4B">
        <w:rPr>
          <w:rtl/>
        </w:rPr>
        <w:t xml:space="preserve">והלא הכל אדם רוצה לזווגן! </w:t>
      </w:r>
    </w:p>
    <w:p w14:paraId="241D6106" w14:textId="77777777" w:rsidR="00425B54" w:rsidRDefault="00425B54" w:rsidP="00425B54">
      <w:pPr>
        <w:pStyle w:val="36"/>
        <w:framePr w:wrap="notBeside"/>
        <w:rPr>
          <w:rtl/>
        </w:rPr>
      </w:pPr>
      <w:r w:rsidRPr="008D6E6A">
        <w:rPr>
          <w:rStyle w:val="affffc"/>
          <w:rtl/>
        </w:rPr>
        <w:t>ור</w:t>
      </w:r>
      <w:r w:rsidRPr="008D6E6A">
        <w:rPr>
          <w:rStyle w:val="affffc"/>
          <w:rFonts w:hint="cs"/>
          <w:rtl/>
        </w:rPr>
        <w:t>"י ס''ל</w:t>
      </w:r>
    </w:p>
    <w:p w14:paraId="161FE904" w14:textId="77777777" w:rsidR="00425B54" w:rsidRPr="008D6E6A" w:rsidRDefault="00425B54" w:rsidP="00425B54">
      <w:pPr>
        <w:rPr>
          <w:rStyle w:val="affffc"/>
          <w:b w:val="0"/>
          <w:rtl/>
        </w:rPr>
      </w:pPr>
      <w:r w:rsidRPr="00F40D4B">
        <w:rPr>
          <w:rFonts w:hint="cs"/>
          <w:rtl/>
        </w:rPr>
        <w:t>ד</w:t>
      </w:r>
      <w:r w:rsidRPr="00F40D4B">
        <w:rPr>
          <w:rtl/>
        </w:rPr>
        <w:t>הני חשיבי</w:t>
      </w:r>
      <w:r w:rsidRPr="00F40D4B">
        <w:rPr>
          <w:rFonts w:hint="cs"/>
          <w:rtl/>
        </w:rPr>
        <w:t xml:space="preserve"> ליה</w:t>
      </w:r>
      <w:r w:rsidRPr="00F40D4B">
        <w:rPr>
          <w:rtl/>
        </w:rPr>
        <w:t>, והני לא.</w:t>
      </w:r>
      <w:r>
        <w:rPr>
          <w:rFonts w:hint="cs"/>
          <w:rtl/>
        </w:rPr>
        <w:t xml:space="preserve">- ועד כדי דמיהם </w:t>
      </w:r>
      <w:r w:rsidRPr="00F40D4B">
        <w:rPr>
          <w:rFonts w:hint="cs"/>
          <w:rtl/>
        </w:rPr>
        <w:t>[כפליים]</w:t>
      </w:r>
      <w:r w:rsidRPr="00F40D4B">
        <w:rPr>
          <w:rtl/>
        </w:rPr>
        <w:t>.</w:t>
      </w:r>
    </w:p>
    <w:p w14:paraId="613AFD04" w14:textId="77777777" w:rsidR="00425B54" w:rsidRDefault="00425B54" w:rsidP="00425B54">
      <w:pPr>
        <w:pStyle w:val="36"/>
        <w:framePr w:wrap="notBeside"/>
        <w:rPr>
          <w:rtl/>
        </w:rPr>
      </w:pPr>
      <w:r w:rsidRPr="008D6E6A">
        <w:rPr>
          <w:rStyle w:val="affffc"/>
          <w:rtl/>
        </w:rPr>
        <w:t>תניא, ר</w:t>
      </w:r>
      <w:r w:rsidRPr="008D6E6A">
        <w:rPr>
          <w:rStyle w:val="affffc"/>
          <w:rFonts w:hint="cs"/>
          <w:rtl/>
        </w:rPr>
        <w:t>יב"ב</w:t>
      </w:r>
    </w:p>
    <w:p w14:paraId="2F0975FE" w14:textId="77777777" w:rsidR="00425B54" w:rsidRPr="00F40D4B" w:rsidRDefault="00425B54" w:rsidP="00425B54">
      <w:pPr>
        <w:rPr>
          <w:rtl/>
        </w:rPr>
      </w:pPr>
      <w:r w:rsidRPr="00F40D4B">
        <w:rPr>
          <w:rtl/>
        </w:rPr>
        <w:t>אף המוכר סוס וסייף וחטיטום במלחמה אין להם אונאה, מפני שיש בהן חיי נפש.</w:t>
      </w:r>
    </w:p>
    <w:p w14:paraId="19006E90" w14:textId="77777777" w:rsidR="00425B54" w:rsidRPr="00F40D4B" w:rsidRDefault="00425B54" w:rsidP="00425B54">
      <w:pPr>
        <w:pStyle w:val="aff9"/>
        <w:rPr>
          <w:rtl/>
        </w:rPr>
      </w:pPr>
      <w:r w:rsidRPr="00F40D4B">
        <w:rPr>
          <w:rtl/>
        </w:rPr>
        <w:t>***</w:t>
      </w:r>
    </w:p>
    <w:p w14:paraId="409E4342" w14:textId="77777777" w:rsidR="00425B54" w:rsidRPr="00F40D4B" w:rsidRDefault="00425B54" w:rsidP="00425B54">
      <w:pPr>
        <w:pStyle w:val="afffff"/>
        <w:framePr w:wrap="around"/>
        <w:rPr>
          <w:rtl/>
        </w:rPr>
      </w:pPr>
      <w:del w:id="20238" w:author="קלוד" w:date="2026-10-06T10:08:05Z">
        <w:r>
          <w:rPr>
            <w:rtl/>
          </w:rPr>
          <w:delText xml:space="preserve">משנה.</w:delText>
        </w:r>
      </w:del>
      <w:ins w:id="20239" w:author="קלוד" w:date="2026-10-06T10:08:05Z">
        <w:r>
          <w:rPr>
            <w:rtl/>
          </w:rPr>
          <w:t xml:space="preserve">משנה י</w:t>
        </w:r>
      </w:ins>
    </w:p>
    <w:p w14:paraId="1287169E" w14:textId="77777777" w:rsidR="00425B54" w:rsidRPr="00F40D4B" w:rsidRDefault="00425B54" w:rsidP="00425B54">
      <w:pPr>
        <w:pStyle w:val="afff3"/>
        <w:rPr>
          <w:rtl/>
        </w:rPr>
      </w:pPr>
      <w:ins w:id="9913" w:author="מספור קטעי משנה" w:date="2026-10-06T06:45:11Z">
        <w:r>
          <w:rPr>
            <w:rStyle w:val="MisparKeta"/>
          </w:rPr>
          <w:t xml:space="preserve">ב. </w:t>
        </w:r>
      </w:ins>
      <w:r w:rsidRPr="00F40D4B">
        <w:rPr>
          <w:rtl/>
        </w:rPr>
        <w:t>כשם שאונאה במקח וממכר כך אונאה בדברים.</w:t>
      </w:r>
    </w:p>
    <w:p w14:paraId="637B647E" w14:textId="77777777" w:rsidR="00425B54" w:rsidRPr="00F40D4B" w:rsidRDefault="00425B54" w:rsidP="00425B54">
      <w:pPr>
        <w:pStyle w:val="afff3"/>
        <w:rPr>
          <w:rtl/>
        </w:rPr>
      </w:pPr>
      <w:r w:rsidRPr="00F40D4B">
        <w:rPr>
          <w:rtl/>
        </w:rPr>
        <w:t>לא יאמר לו בכמה חפץ זה והוא אינו רוצה ליקח.</w:t>
      </w:r>
    </w:p>
    <w:p w14:paraId="7E7E708C" w14:textId="77777777" w:rsidR="00425B54" w:rsidRPr="00F40D4B" w:rsidRDefault="00425B54" w:rsidP="00425B54">
      <w:pPr>
        <w:pStyle w:val="afff3"/>
        <w:rPr>
          <w:rtl/>
        </w:rPr>
      </w:pPr>
      <w:r w:rsidRPr="00F40D4B">
        <w:rPr>
          <w:rtl/>
        </w:rPr>
        <w:t>אם היה בעל תשובה לא יאמר לו זכור מעשיך הראשונים,</w:t>
      </w:r>
    </w:p>
    <w:p w14:paraId="53B0952F" w14:textId="77777777" w:rsidR="00425B54" w:rsidRPr="00F40D4B" w:rsidRDefault="00425B54" w:rsidP="00425B54">
      <w:pPr>
        <w:pStyle w:val="afff3"/>
        <w:spacing w:after="60"/>
        <w:rPr>
          <w:rtl/>
        </w:rPr>
      </w:pPr>
      <w:r w:rsidRPr="00F40D4B">
        <w:rPr>
          <w:rtl/>
        </w:rPr>
        <w:t>אם הוא בן גרים לא יאמר לו זכור מעשה אבותיך, שנאמר וגר לא תונה ולא תלחצנו.</w:t>
      </w:r>
    </w:p>
    <w:p w14:paraId="3857FC53" w14:textId="77777777" w:rsidR="00425B54" w:rsidRPr="00F40D4B" w:rsidRDefault="00425B54" w:rsidP="00425B54">
      <w:pPr>
        <w:rPr>
          <w:rtl/>
        </w:rPr>
      </w:pPr>
      <w:r w:rsidRPr="00F40D4B">
        <w:rPr>
          <w:rFonts w:hint="cs"/>
          <w:rtl/>
        </w:rPr>
        <w:t xml:space="preserve">כשהוא אומר </w:t>
      </w:r>
      <w:r w:rsidRPr="008D6E6A">
        <w:rPr>
          <w:rStyle w:val="affff8"/>
          <w:rFonts w:hint="cs"/>
          <w:rtl/>
        </w:rPr>
        <w:t>'</w:t>
      </w:r>
      <w:r w:rsidRPr="008D6E6A">
        <w:rPr>
          <w:rStyle w:val="affff8"/>
          <w:rtl/>
        </w:rPr>
        <w:t>או קנה מיד עמיתך</w:t>
      </w:r>
      <w:r w:rsidRPr="008D6E6A">
        <w:rPr>
          <w:rStyle w:val="affff8"/>
          <w:rFonts w:hint="cs"/>
          <w:rtl/>
        </w:rPr>
        <w:t>'</w:t>
      </w:r>
      <w:r w:rsidRPr="008D6E6A">
        <w:rPr>
          <w:rStyle w:val="affff8"/>
          <w:rtl/>
        </w:rPr>
        <w:t xml:space="preserve"> </w:t>
      </w:r>
      <w:r w:rsidRPr="00F40D4B">
        <w:rPr>
          <w:rFonts w:hint="cs"/>
          <w:rtl/>
        </w:rPr>
        <w:t>הרי</w:t>
      </w:r>
      <w:r w:rsidRPr="00F40D4B">
        <w:rPr>
          <w:rtl/>
        </w:rPr>
        <w:t xml:space="preserve"> אונאת ממון אמור,</w:t>
      </w:r>
    </w:p>
    <w:p w14:paraId="2277C43C" w14:textId="77777777" w:rsidR="00425B54" w:rsidRPr="00F40D4B" w:rsidRDefault="00425B54" w:rsidP="00425B54">
      <w:pPr>
        <w:rPr>
          <w:rtl/>
        </w:rPr>
      </w:pPr>
      <w:r w:rsidRPr="00F40D4B">
        <w:rPr>
          <w:rtl/>
        </w:rPr>
        <w:t xml:space="preserve">הא מה אני מקיים </w:t>
      </w:r>
      <w:r w:rsidRPr="008D6E6A">
        <w:rPr>
          <w:rStyle w:val="affff8"/>
          <w:rFonts w:hint="cs"/>
          <w:rtl/>
        </w:rPr>
        <w:t>'</w:t>
      </w:r>
      <w:r w:rsidRPr="008D6E6A">
        <w:rPr>
          <w:rStyle w:val="affff8"/>
          <w:rtl/>
        </w:rPr>
        <w:t>לא תונו איש את עמיתו</w:t>
      </w:r>
      <w:r w:rsidRPr="008D6E6A">
        <w:rPr>
          <w:rStyle w:val="affff8"/>
          <w:rFonts w:hint="cs"/>
          <w:rtl/>
        </w:rPr>
        <w:t>'</w:t>
      </w:r>
      <w:r w:rsidRPr="008D6E6A">
        <w:rPr>
          <w:rStyle w:val="affff8"/>
          <w:rtl/>
        </w:rPr>
        <w:t xml:space="preserve"> -</w:t>
      </w:r>
      <w:r w:rsidRPr="00F40D4B">
        <w:rPr>
          <w:rtl/>
        </w:rPr>
        <w:t xml:space="preserve"> באונאת דברים.</w:t>
      </w:r>
    </w:p>
    <w:p w14:paraId="67B00198" w14:textId="77777777" w:rsidR="00425B54" w:rsidRDefault="00425B54" w:rsidP="00425B54">
      <w:pPr>
        <w:pStyle w:val="36"/>
        <w:framePr w:wrap="notBeside"/>
        <w:rPr>
          <w:rtl/>
        </w:rPr>
      </w:pPr>
      <w:r w:rsidRPr="00F40D4B">
        <w:rPr>
          <w:rtl/>
        </w:rPr>
        <w:t xml:space="preserve">הא כיצד? </w:t>
      </w:r>
    </w:p>
    <w:p w14:paraId="663A0F37" w14:textId="77777777" w:rsidR="00425B54" w:rsidRPr="00F40D4B" w:rsidRDefault="00425B54" w:rsidP="00425B54">
      <w:pPr>
        <w:rPr>
          <w:rtl/>
        </w:rPr>
      </w:pPr>
      <w:r>
        <w:rPr>
          <w:rFonts w:hint="cs"/>
          <w:rtl/>
        </w:rPr>
        <w:t>א</w:t>
      </w:r>
      <w:r w:rsidRPr="00F40D4B">
        <w:rPr>
          <w:rtl/>
        </w:rPr>
        <w:t>ם היה בעל תשובה אל יאמר לו זכור מעשיך הראשונים,</w:t>
      </w:r>
    </w:p>
    <w:p w14:paraId="5C669981" w14:textId="77777777" w:rsidR="00425B54" w:rsidRDefault="00425B54" w:rsidP="00425B54">
      <w:pPr>
        <w:pStyle w:val="36"/>
        <w:framePr w:wrap="notBeside"/>
        <w:rPr>
          <w:rtl/>
        </w:rPr>
      </w:pPr>
      <w:r w:rsidRPr="00F40D4B">
        <w:rPr>
          <w:rtl/>
        </w:rPr>
        <w:t>•</w:t>
      </w:r>
    </w:p>
    <w:p w14:paraId="671BD29C" w14:textId="77777777" w:rsidR="00425B54" w:rsidRPr="00F40D4B" w:rsidRDefault="00425B54" w:rsidP="00425B54">
      <w:pPr>
        <w:rPr>
          <w:rtl/>
        </w:rPr>
      </w:pPr>
      <w:r w:rsidRPr="00F40D4B">
        <w:rPr>
          <w:rtl/>
        </w:rPr>
        <w:t>אם היה בן גרים אל יאמר לו זכור מעשה אבותיך,</w:t>
      </w:r>
    </w:p>
    <w:p w14:paraId="316BA854" w14:textId="77777777" w:rsidR="00425B54" w:rsidRDefault="00425B54" w:rsidP="00425B54">
      <w:pPr>
        <w:pStyle w:val="36"/>
        <w:framePr w:wrap="notBeside"/>
        <w:rPr>
          <w:rtl/>
        </w:rPr>
      </w:pPr>
      <w:r w:rsidRPr="00F40D4B">
        <w:rPr>
          <w:rtl/>
        </w:rPr>
        <w:t>•</w:t>
      </w:r>
    </w:p>
    <w:p w14:paraId="0A256973" w14:textId="77777777" w:rsidR="00425B54" w:rsidRPr="00F40D4B" w:rsidRDefault="00425B54" w:rsidP="00425B54">
      <w:pPr>
        <w:rPr>
          <w:rtl/>
        </w:rPr>
      </w:pPr>
      <w:r w:rsidRPr="00F40D4B">
        <w:rPr>
          <w:rtl/>
        </w:rPr>
        <w:t xml:space="preserve">אם היה גר ובא ללמוד תורה אל יאמר לו פה שאכל נבילות </w:t>
      </w:r>
      <w:r w:rsidRPr="007822E8">
        <w:rPr>
          <w:spacing w:val="2"/>
          <w:rtl/>
        </w:rPr>
        <w:t>וטריפות, שקצים ורמשים בא ללמוד תורה שנאמרה מפי הגבורה.</w:t>
      </w:r>
    </w:p>
    <w:p w14:paraId="584B0677" w14:textId="77777777" w:rsidR="00425B54" w:rsidRDefault="00425B54" w:rsidP="00425B54">
      <w:pPr>
        <w:pStyle w:val="36"/>
        <w:framePr w:wrap="notBeside"/>
        <w:rPr>
          <w:rtl/>
        </w:rPr>
      </w:pPr>
      <w:r w:rsidRPr="00F40D4B">
        <w:rPr>
          <w:rtl/>
        </w:rPr>
        <w:lastRenderedPageBreak/>
        <w:t>•</w:t>
      </w:r>
    </w:p>
    <w:p w14:paraId="5143EB15" w14:textId="77777777" w:rsidR="00425B54" w:rsidRPr="007822E8" w:rsidRDefault="00425B54" w:rsidP="00425B54">
      <w:pPr>
        <w:rPr>
          <w:rStyle w:val="affff8"/>
          <w:spacing w:val="2"/>
          <w:rtl/>
        </w:rPr>
      </w:pPr>
      <w:r w:rsidRPr="00F40D4B">
        <w:rPr>
          <w:rtl/>
        </w:rPr>
        <w:t xml:space="preserve">אם היו יסורין באין עליו, אם היו חלאים באין עליו, או שהיה מקבר את בניו, אל יאמר לו </w:t>
      </w:r>
      <w:r w:rsidRPr="008D6E6A">
        <w:rPr>
          <w:rStyle w:val="affffc"/>
          <w:rtl/>
        </w:rPr>
        <w:t>כדרך שאמרו לו חביריו לאיוב</w:t>
      </w:r>
      <w:r>
        <w:rPr>
          <w:rFonts w:hint="cs"/>
          <w:rtl/>
        </w:rPr>
        <w:t>:</w:t>
      </w:r>
      <w:r w:rsidRPr="00F40D4B">
        <w:rPr>
          <w:rtl/>
        </w:rPr>
        <w:t xml:space="preserve"> </w:t>
      </w:r>
      <w:r w:rsidRPr="007822E8">
        <w:rPr>
          <w:spacing w:val="2"/>
          <w:rtl/>
        </w:rPr>
        <w:br/>
      </w:r>
      <w:r w:rsidRPr="007822E8">
        <w:rPr>
          <w:rStyle w:val="affff8"/>
          <w:spacing w:val="2"/>
          <w:rtl/>
        </w:rPr>
        <w:t>הלא יראתך כסלתך תקותך ותם דרכיך זכר נא מי הוא נקי אבד.</w:t>
      </w:r>
    </w:p>
    <w:p w14:paraId="359E5507" w14:textId="77777777" w:rsidR="00425B54" w:rsidRDefault="00425B54" w:rsidP="00425B54">
      <w:pPr>
        <w:pStyle w:val="36"/>
        <w:framePr w:wrap="notBeside"/>
        <w:rPr>
          <w:rtl/>
        </w:rPr>
      </w:pPr>
      <w:r w:rsidRPr="00F40D4B">
        <w:rPr>
          <w:rtl/>
        </w:rPr>
        <w:t>•</w:t>
      </w:r>
    </w:p>
    <w:p w14:paraId="1630C390" w14:textId="77777777" w:rsidR="00425B54" w:rsidRPr="00F40D4B" w:rsidRDefault="00425B54" w:rsidP="00425B54">
      <w:pPr>
        <w:rPr>
          <w:rtl/>
        </w:rPr>
      </w:pPr>
      <w:r w:rsidRPr="00F40D4B">
        <w:rPr>
          <w:rtl/>
        </w:rPr>
        <w:t>אם היו חמרים מבקשין תבואה ממנו, לא יאמר להם לכו אצל פלוני שהוא מוכר תבואה - ויודע בו שלא מכר מעולם.</w:t>
      </w:r>
    </w:p>
    <w:p w14:paraId="67CB32DE" w14:textId="77777777" w:rsidR="00425B54" w:rsidRDefault="00425B54" w:rsidP="00425B54">
      <w:pPr>
        <w:pStyle w:val="36"/>
        <w:framePr w:wrap="notBeside"/>
        <w:rPr>
          <w:rtl/>
        </w:rPr>
      </w:pPr>
      <w:r w:rsidRPr="00F40D4B">
        <w:rPr>
          <w:rtl/>
        </w:rPr>
        <w:t>•</w:t>
      </w:r>
      <w:r w:rsidRPr="00F40D4B">
        <w:rPr>
          <w:rFonts w:hint="cs"/>
          <w:rtl/>
        </w:rPr>
        <w:t xml:space="preserve"> </w:t>
      </w:r>
      <w:r w:rsidRPr="00F40D4B">
        <w:rPr>
          <w:rtl/>
        </w:rPr>
        <w:t>ר</w:t>
      </w:r>
      <w:r w:rsidRPr="00F40D4B">
        <w:rPr>
          <w:rFonts w:hint="cs"/>
          <w:rtl/>
        </w:rPr>
        <w:t>"י</w:t>
      </w:r>
      <w:r w:rsidRPr="00F40D4B">
        <w:rPr>
          <w:rtl/>
        </w:rPr>
        <w:t>:</w:t>
      </w:r>
    </w:p>
    <w:p w14:paraId="796B5A64" w14:textId="77777777" w:rsidR="00425B54" w:rsidRPr="00F40D4B" w:rsidRDefault="00425B54" w:rsidP="00425B54">
      <w:pPr>
        <w:spacing w:after="60"/>
        <w:rPr>
          <w:rtl/>
        </w:rPr>
      </w:pPr>
      <w:r w:rsidRPr="00F40D4B">
        <w:rPr>
          <w:rtl/>
        </w:rPr>
        <w:t>אף לא יתלה עיניו על המקח בשעה שאין לו דמים, שהרי הדבר מסור ללב,</w:t>
      </w:r>
      <w:r>
        <w:rPr>
          <w:rFonts w:hint="cs"/>
          <w:rtl/>
        </w:rPr>
        <w:t xml:space="preserve"> </w:t>
      </w:r>
      <w:r w:rsidRPr="00F40D4B">
        <w:rPr>
          <w:rtl/>
        </w:rPr>
        <w:t xml:space="preserve">וכל דבר המסור ללב נאמר בו </w:t>
      </w:r>
      <w:r w:rsidRPr="008D6E6A">
        <w:rPr>
          <w:rStyle w:val="affff8"/>
          <w:rFonts w:hint="cs"/>
          <w:rtl/>
        </w:rPr>
        <w:t>'</w:t>
      </w:r>
      <w:r w:rsidRPr="008D6E6A">
        <w:rPr>
          <w:rStyle w:val="affff8"/>
          <w:rtl/>
        </w:rPr>
        <w:t>ויראת מאלהיך</w:t>
      </w:r>
      <w:r w:rsidRPr="008D6E6A">
        <w:rPr>
          <w:rStyle w:val="affff8"/>
          <w:rFonts w:hint="cs"/>
          <w:rtl/>
        </w:rPr>
        <w:t>'</w:t>
      </w:r>
      <w:r w:rsidRPr="008D6E6A">
        <w:rPr>
          <w:rStyle w:val="affff8"/>
          <w:rtl/>
        </w:rPr>
        <w:t>.</w:t>
      </w:r>
    </w:p>
    <w:p w14:paraId="2677B62D" w14:textId="77777777" w:rsidR="00425B54" w:rsidRDefault="00425B54" w:rsidP="00425B54">
      <w:pPr>
        <w:pStyle w:val="36"/>
        <w:framePr w:wrap="notBeside"/>
        <w:rPr>
          <w:rtl/>
        </w:rPr>
      </w:pPr>
      <w:r w:rsidRPr="00F40D4B">
        <w:rPr>
          <w:rtl/>
        </w:rPr>
        <w:t>רי"ו מ</w:t>
      </w:r>
      <w:r w:rsidRPr="00F40D4B">
        <w:rPr>
          <w:rFonts w:hint="cs"/>
          <w:rtl/>
        </w:rPr>
        <w:t>רשב''י</w:t>
      </w:r>
      <w:r w:rsidRPr="00F40D4B">
        <w:rPr>
          <w:rtl/>
        </w:rPr>
        <w:t>:</w:t>
      </w:r>
    </w:p>
    <w:p w14:paraId="59949BF6" w14:textId="77777777" w:rsidR="00425B54" w:rsidRDefault="00425B54" w:rsidP="00425B54">
      <w:pPr>
        <w:rPr>
          <w:rStyle w:val="affffc"/>
          <w:rtl/>
        </w:rPr>
      </w:pPr>
      <w:r w:rsidRPr="00717390">
        <w:rPr>
          <w:b/>
          <w:bCs/>
          <w:rtl/>
        </w:rPr>
        <w:t>גדול אונאת דברים מאונאת ממון</w:t>
      </w:r>
      <w:r w:rsidRPr="00F40D4B">
        <w:rPr>
          <w:rtl/>
        </w:rPr>
        <w:t xml:space="preserve">, </w:t>
      </w:r>
    </w:p>
    <w:p w14:paraId="35300E60" w14:textId="77777777" w:rsidR="00425B54" w:rsidRDefault="00425B54" w:rsidP="00425B54">
      <w:pPr>
        <w:pStyle w:val="36"/>
        <w:framePr w:wrap="notBeside"/>
        <w:rPr>
          <w:rStyle w:val="affffc"/>
          <w:rtl/>
        </w:rPr>
      </w:pPr>
      <w:r>
        <w:rPr>
          <w:rStyle w:val="affffc"/>
          <w:rFonts w:hint="cs"/>
          <w:rtl/>
        </w:rPr>
        <w:t>רי''ו א.</w:t>
      </w:r>
    </w:p>
    <w:p w14:paraId="0FA442D5" w14:textId="77777777" w:rsidR="00425B54" w:rsidRPr="00F40D4B" w:rsidRDefault="00425B54" w:rsidP="00425B54">
      <w:pPr>
        <w:rPr>
          <w:rtl/>
        </w:rPr>
      </w:pPr>
      <w:r w:rsidRPr="008D6E6A">
        <w:rPr>
          <w:rStyle w:val="affffc"/>
          <w:rtl/>
        </w:rPr>
        <w:t>שזה נאמר בו</w:t>
      </w:r>
      <w:r w:rsidRPr="00F40D4B">
        <w:rPr>
          <w:rtl/>
        </w:rPr>
        <w:t xml:space="preserve"> </w:t>
      </w:r>
      <w:r w:rsidRPr="008D6E6A">
        <w:rPr>
          <w:rStyle w:val="affff8"/>
          <w:rtl/>
        </w:rPr>
        <w:t>ויראת מאלהיך</w:t>
      </w:r>
      <w:r w:rsidRPr="00F40D4B">
        <w:rPr>
          <w:rtl/>
        </w:rPr>
        <w:t xml:space="preserve"> </w:t>
      </w:r>
      <w:r w:rsidRPr="008D6E6A">
        <w:rPr>
          <w:rStyle w:val="affffc"/>
          <w:rtl/>
        </w:rPr>
        <w:t>וזה לא נאמר בו</w:t>
      </w:r>
      <w:r w:rsidRPr="00F40D4B">
        <w:rPr>
          <w:rtl/>
        </w:rPr>
        <w:t xml:space="preserve"> </w:t>
      </w:r>
      <w:r w:rsidRPr="008D6E6A">
        <w:rPr>
          <w:rStyle w:val="affff8"/>
          <w:rtl/>
        </w:rPr>
        <w:t>ויראת מאלהיך.</w:t>
      </w:r>
    </w:p>
    <w:p w14:paraId="2BA4A392" w14:textId="77777777" w:rsidR="00425B54" w:rsidRDefault="00425B54" w:rsidP="00425B54">
      <w:pPr>
        <w:pStyle w:val="36"/>
        <w:framePr w:wrap="notBeside"/>
        <w:rPr>
          <w:rtl/>
        </w:rPr>
      </w:pPr>
      <w:r>
        <w:rPr>
          <w:rStyle w:val="affffc"/>
          <w:rFonts w:hint="cs"/>
          <w:rtl/>
        </w:rPr>
        <w:t>ר''א</w:t>
      </w:r>
      <w:r w:rsidRPr="008D6E6A">
        <w:rPr>
          <w:rStyle w:val="affffc"/>
          <w:rtl/>
        </w:rPr>
        <w:t>:</w:t>
      </w:r>
      <w:r>
        <w:rPr>
          <w:rFonts w:hint="cs"/>
          <w:rtl/>
        </w:rPr>
        <w:t xml:space="preserve"> ב.</w:t>
      </w:r>
    </w:p>
    <w:p w14:paraId="6623E8BC" w14:textId="77777777" w:rsidR="00425B54" w:rsidRPr="00F40D4B" w:rsidRDefault="00425B54" w:rsidP="00425B54">
      <w:pPr>
        <w:rPr>
          <w:rtl/>
        </w:rPr>
      </w:pPr>
      <w:r w:rsidRPr="00F40D4B">
        <w:rPr>
          <w:rtl/>
        </w:rPr>
        <w:t>זה בגופו וזה בממונו.</w:t>
      </w:r>
    </w:p>
    <w:p w14:paraId="0AA46631" w14:textId="77777777" w:rsidR="00425B54" w:rsidRDefault="00425B54" w:rsidP="00425B54">
      <w:pPr>
        <w:pStyle w:val="36"/>
        <w:framePr w:wrap="notBeside"/>
        <w:rPr>
          <w:rtl/>
        </w:rPr>
      </w:pPr>
      <w:r w:rsidRPr="008D6E6A">
        <w:rPr>
          <w:rStyle w:val="affffc"/>
          <w:rFonts w:hint="cs"/>
          <w:rtl/>
        </w:rPr>
        <w:t>רשב''נ</w:t>
      </w:r>
      <w:r w:rsidRPr="008D6E6A">
        <w:rPr>
          <w:rStyle w:val="affffc"/>
          <w:rtl/>
        </w:rPr>
        <w:t>:</w:t>
      </w:r>
      <w:r>
        <w:rPr>
          <w:rStyle w:val="affffc"/>
          <w:rFonts w:hint="cs"/>
          <w:rtl/>
        </w:rPr>
        <w:t xml:space="preserve"> ג.</w:t>
      </w:r>
    </w:p>
    <w:p w14:paraId="5FF11CDF" w14:textId="77777777" w:rsidR="00425B54" w:rsidRPr="00F40D4B" w:rsidRDefault="00425B54" w:rsidP="00425B54">
      <w:pPr>
        <w:spacing w:after="60"/>
        <w:rPr>
          <w:rtl/>
        </w:rPr>
      </w:pPr>
      <w:r w:rsidRPr="00F40D4B">
        <w:rPr>
          <w:rtl/>
        </w:rPr>
        <w:t>זה - ניתן להישבון, וזה - לא ניתן להישבון.</w:t>
      </w:r>
    </w:p>
    <w:p w14:paraId="3FED8442" w14:textId="77777777" w:rsidR="00425B54" w:rsidRPr="007822E8" w:rsidRDefault="00425B54" w:rsidP="00425B54">
      <w:pPr>
        <w:rPr>
          <w:rStyle w:val="affffc"/>
          <w:rFonts w:asciiTheme="minorHAnsi" w:hAnsiTheme="minorHAnsi" w:cs="BA Vilna Medium"/>
          <w:b w:val="0"/>
          <w:sz w:val="22"/>
          <w:rtl/>
          <w14:ligatures w14:val="standardContextual"/>
        </w:rPr>
      </w:pPr>
      <w:r w:rsidRPr="008D6E6A">
        <w:rPr>
          <w:rStyle w:val="affffc"/>
          <w:rFonts w:hint="cs"/>
          <w:rtl/>
        </w:rPr>
        <w:t>ת''ת לפני רנב''י</w:t>
      </w:r>
      <w:r w:rsidRPr="008D6E6A">
        <w:rPr>
          <w:rStyle w:val="affffc"/>
          <w:rtl/>
        </w:rPr>
        <w:t>:</w:t>
      </w:r>
      <w:r w:rsidRPr="00F40D4B">
        <w:rPr>
          <w:rtl/>
        </w:rPr>
        <w:t xml:space="preserve"> כל המלבין פני חבירו ברבים כאילו שופך דמים</w:t>
      </w:r>
    </w:p>
    <w:p w14:paraId="15F7AB60" w14:textId="77777777" w:rsidR="00425B54" w:rsidRDefault="00425B54" w:rsidP="00425B54">
      <w:pPr>
        <w:pStyle w:val="36"/>
        <w:framePr w:wrap="notBeside"/>
        <w:rPr>
          <w:rtl/>
        </w:rPr>
      </w:pPr>
      <w:r w:rsidRPr="008D6E6A">
        <w:rPr>
          <w:rStyle w:val="affffc"/>
          <w:rtl/>
        </w:rPr>
        <w:t>- א"ל:</w:t>
      </w:r>
    </w:p>
    <w:p w14:paraId="59763BB8" w14:textId="77777777" w:rsidR="00425B54" w:rsidRPr="00F40D4B" w:rsidRDefault="00425B54" w:rsidP="00425B54">
      <w:pPr>
        <w:rPr>
          <w:rtl/>
        </w:rPr>
      </w:pPr>
      <w:r w:rsidRPr="00F40D4B">
        <w:rPr>
          <w:rtl/>
        </w:rPr>
        <w:t>שפיר אמרת, דחזינא ליה דאזיל סומקא ואתי חוורא.</w:t>
      </w:r>
    </w:p>
    <w:p w14:paraId="27DDE460" w14:textId="77777777" w:rsidR="00425B54" w:rsidRDefault="00425B54" w:rsidP="00425B54">
      <w:pPr>
        <w:pStyle w:val="36"/>
        <w:framePr w:wrap="notBeside"/>
        <w:rPr>
          <w:rtl/>
        </w:rPr>
      </w:pPr>
      <w:r w:rsidRPr="008D6E6A">
        <w:rPr>
          <w:rStyle w:val="affffc"/>
          <w:rtl/>
        </w:rPr>
        <w:t>אביי לרב דימי:</w:t>
      </w:r>
    </w:p>
    <w:p w14:paraId="068F0B40" w14:textId="77777777" w:rsidR="00425B54" w:rsidRPr="00F40D4B" w:rsidRDefault="00425B54" w:rsidP="00425B54">
      <w:pPr>
        <w:rPr>
          <w:rtl/>
        </w:rPr>
      </w:pPr>
      <w:r w:rsidRPr="00F40D4B">
        <w:rPr>
          <w:rtl/>
        </w:rPr>
        <w:t>במערבא במאי זהירי? - א"ל: באחוורי אפי.</w:t>
      </w:r>
    </w:p>
    <w:p w14:paraId="38AF3798" w14:textId="77777777" w:rsidR="00425B54" w:rsidRDefault="00425B54" w:rsidP="00425B54">
      <w:pPr>
        <w:pStyle w:val="36"/>
        <w:framePr w:wrap="notBeside"/>
        <w:rPr>
          <w:rtl/>
        </w:rPr>
      </w:pPr>
      <w:r w:rsidRPr="00F40D4B">
        <w:rPr>
          <w:rtl/>
        </w:rPr>
        <w:t>ד</w:t>
      </w:r>
      <w:r w:rsidRPr="00F40D4B">
        <w:rPr>
          <w:rFonts w:hint="cs"/>
          <w:rtl/>
        </w:rPr>
        <w:t>אר''י</w:t>
      </w:r>
      <w:r w:rsidRPr="00F40D4B">
        <w:rPr>
          <w:rtl/>
        </w:rPr>
        <w:t xml:space="preserve">: </w:t>
      </w:r>
    </w:p>
    <w:p w14:paraId="34F4958A" w14:textId="77777777" w:rsidR="00425B54" w:rsidRPr="00F40D4B" w:rsidRDefault="00425B54" w:rsidP="00425B54">
      <w:pPr>
        <w:rPr>
          <w:rtl/>
        </w:rPr>
      </w:pPr>
      <w:r>
        <w:rPr>
          <w:rFonts w:hint="cs"/>
          <w:rtl/>
        </w:rPr>
        <w:t>כ</w:t>
      </w:r>
      <w:r w:rsidRPr="00F40D4B">
        <w:rPr>
          <w:rtl/>
        </w:rPr>
        <w:t>ל היורדין לגיהנם עולים, חוץ משלשה שיורדין ואין עולין.</w:t>
      </w:r>
    </w:p>
    <w:p w14:paraId="2619A860" w14:textId="77777777" w:rsidR="00425B54" w:rsidRDefault="00425B54" w:rsidP="00425B54">
      <w:pPr>
        <w:rPr>
          <w:rtl/>
        </w:rPr>
      </w:pPr>
      <w:r w:rsidRPr="008D6E6A">
        <w:rPr>
          <w:rStyle w:val="affffc"/>
          <w:rtl/>
        </w:rPr>
        <w:t>ואלו הן:</w:t>
      </w:r>
      <w:r w:rsidRPr="00F40D4B">
        <w:rPr>
          <w:rtl/>
        </w:rPr>
        <w:t xml:space="preserve"> הבא על אשת איש, והמלבין פני חבירו ברבים, והמכנה</w:t>
      </w:r>
      <w:r>
        <w:rPr>
          <w:rFonts w:hint="cs"/>
          <w:rtl/>
        </w:rPr>
        <w:t xml:space="preserve"> </w:t>
      </w:r>
      <w:r w:rsidRPr="00F40D4B">
        <w:rPr>
          <w:rtl/>
        </w:rPr>
        <w:t>שם רע לחבירו.</w:t>
      </w:r>
      <w:r w:rsidRPr="008D6E6A">
        <w:rPr>
          <w:rFonts w:hint="cs"/>
          <w:rtl/>
        </w:rPr>
        <w:t xml:space="preserve"> </w:t>
      </w:r>
      <w:r w:rsidRPr="00F40D4B">
        <w:rPr>
          <w:rFonts w:hint="cs"/>
          <w:rtl/>
        </w:rPr>
        <w:t>[א</w:t>
      </w:r>
      <w:r>
        <w:rPr>
          <w:rFonts w:hint="cs"/>
          <w:rtl/>
        </w:rPr>
        <w:t>ף ש</w:t>
      </w:r>
      <w:r w:rsidRPr="00F40D4B">
        <w:rPr>
          <w:rFonts w:hint="cs"/>
          <w:rtl/>
        </w:rPr>
        <w:t>דש בשם]</w:t>
      </w:r>
    </w:p>
    <w:p w14:paraId="30D373DC" w14:textId="77777777" w:rsidR="00425B54" w:rsidRPr="00F40D4B" w:rsidRDefault="00425B54" w:rsidP="00425B54">
      <w:pPr>
        <w:rPr>
          <w:rtl/>
        </w:rPr>
      </w:pPr>
    </w:p>
    <w:p w14:paraId="1F10D966" w14:textId="77777777" w:rsidR="00A6533C" w:rsidRPr="00F40D4B" w:rsidRDefault="006F071F" w:rsidP="00A6533C">
      <w:pPr>
        <w:pStyle w:val="affe"/>
        <w:framePr w:wrap="around"/>
        <w:rPr>
          <w:rtl/>
        </w:rPr>
      </w:pPr>
      <w:r w:rsidRPr="00F40D4B">
        <w:rPr>
          <w:rtl/>
        </w:rPr>
        <w:t>נט.</w:t>
      </w:r>
    </w:p>
    <w:p w14:paraId="71260EF2" w14:textId="6EF79F6B" w:rsidR="00653FAD" w:rsidRDefault="006F071F" w:rsidP="00653FAD">
      <w:pPr>
        <w:pStyle w:val="36"/>
        <w:framePr w:wrap="notBeside"/>
        <w:rPr>
          <w:rtl/>
        </w:rPr>
      </w:pPr>
      <w:r w:rsidRPr="00F40D4B">
        <w:rPr>
          <w:rFonts w:hint="cs"/>
          <w:rtl/>
        </w:rPr>
        <w:t>מרי''ו:</w:t>
      </w:r>
    </w:p>
    <w:p w14:paraId="23637C31" w14:textId="21AB6A75" w:rsidR="006F071F" w:rsidRPr="00F40D4B" w:rsidRDefault="006F071F" w:rsidP="009B508D">
      <w:pPr>
        <w:rPr>
          <w:rtl/>
        </w:rPr>
      </w:pPr>
      <w:r w:rsidRPr="00F40D4B">
        <w:rPr>
          <w:rtl/>
        </w:rPr>
        <w:t>נוח לו לאדם שיבוא על ספק אשת איש ואל ילבין פני חבירו ברבים.</w:t>
      </w:r>
    </w:p>
    <w:p w14:paraId="740629D8" w14:textId="77777777" w:rsidR="00653FAD" w:rsidRDefault="006F071F" w:rsidP="00653FAD">
      <w:pPr>
        <w:pStyle w:val="36"/>
        <w:framePr w:wrap="notBeside"/>
        <w:rPr>
          <w:rtl/>
        </w:rPr>
      </w:pPr>
      <w:r w:rsidRPr="00653FAD">
        <w:rPr>
          <w:rStyle w:val="affffc"/>
          <w:rFonts w:hint="cs"/>
          <w:rtl/>
        </w:rPr>
        <w:t>מד</w:t>
      </w:r>
      <w:r w:rsidRPr="00653FAD">
        <w:rPr>
          <w:rStyle w:val="affffc"/>
          <w:rtl/>
        </w:rPr>
        <w:t>דרש רבא:</w:t>
      </w:r>
      <w:r w:rsidRPr="00F40D4B">
        <w:rPr>
          <w:rtl/>
        </w:rPr>
        <w:t xml:space="preserve"> </w:t>
      </w:r>
    </w:p>
    <w:p w14:paraId="3AA01E9F" w14:textId="2BBD78F6" w:rsidR="006F071F" w:rsidRPr="00F40D4B" w:rsidRDefault="006F071F" w:rsidP="009B508D">
      <w:pPr>
        <w:rPr>
          <w:rtl/>
        </w:rPr>
      </w:pPr>
      <w:r w:rsidRPr="00653FAD">
        <w:rPr>
          <w:rStyle w:val="affff8"/>
          <w:rtl/>
        </w:rPr>
        <w:t>ובצלעי שמחו ונאספו</w:t>
      </w:r>
      <w:r w:rsidRPr="00653FAD">
        <w:rPr>
          <w:rStyle w:val="affff8"/>
          <w:rFonts w:hint="cs"/>
          <w:rtl/>
        </w:rPr>
        <w:t xml:space="preserve"> </w:t>
      </w:r>
      <w:r w:rsidRPr="00653FAD">
        <w:rPr>
          <w:rStyle w:val="affff8"/>
          <w:rtl/>
        </w:rPr>
        <w:t>קרעו ולא דמו</w:t>
      </w:r>
      <w:r w:rsidRPr="00653FAD">
        <w:rPr>
          <w:rStyle w:val="affff8"/>
          <w:rFonts w:hint="cs"/>
          <w:rtl/>
        </w:rPr>
        <w:t>'-</w:t>
      </w:r>
      <w:r w:rsidRPr="00F40D4B">
        <w:rPr>
          <w:rFonts w:hint="cs"/>
          <w:rtl/>
        </w:rPr>
        <w:t xml:space="preserve"> </w:t>
      </w:r>
      <w:r w:rsidRPr="00653FAD">
        <w:rPr>
          <w:rStyle w:val="affffc"/>
          <w:rtl/>
        </w:rPr>
        <w:t>אמר דוד לפני הקב"ה:</w:t>
      </w:r>
      <w:r>
        <w:rPr>
          <w:rtl/>
        </w:rPr>
        <w:t xml:space="preserve"> </w:t>
      </w:r>
      <w:r>
        <w:rPr>
          <w:rStyle w:val="affffc"/>
          <w:rtl/>
          <w:rPrChange w:id="9094" w:author="מנוע אמוראים" w:date="2026-10-05T16:41:14Z">
            <w:rPr>
              <w:rtl/>
            </w:rPr>
          </w:rPrChange>
        </w:rPr>
        <w:t xml:space="preserve">רבש"ע</w:t>
      </w:r>
      <w:r>
        <w:rPr>
          <w:rtl/>
        </w:rPr>
        <w:t xml:space="preserve">, גלוי וידוע לפניך שאם היו מקרעים בשרי לא היה דמי שותת לארץ.</w:t>
      </w:r>
    </w:p>
    <w:p w14:paraId="0E25BB05" w14:textId="77777777" w:rsidR="00A6533C" w:rsidRPr="00F40D4B" w:rsidRDefault="006F071F" w:rsidP="009B508D">
      <w:pPr>
        <w:rPr>
          <w:rtl/>
        </w:rPr>
      </w:pPr>
      <w:r w:rsidRPr="00F40D4B">
        <w:rPr>
          <w:rtl/>
        </w:rPr>
        <w:t>ולא עוד, אלא אפילו בשעה שעוסקין בנגעים ואהלות אומרים לי: דוד, הבא על אשת איש מיתתו במה?</w:t>
      </w:r>
    </w:p>
    <w:p w14:paraId="58E1C9FA" w14:textId="77777777" w:rsidR="00653FAD" w:rsidRDefault="006F071F" w:rsidP="009B508D">
      <w:pPr>
        <w:rPr>
          <w:rtl/>
        </w:rPr>
      </w:pPr>
      <w:r w:rsidRPr="00F40D4B">
        <w:rPr>
          <w:rtl/>
        </w:rPr>
        <w:lastRenderedPageBreak/>
        <w:t>- ואני אומר להם: מיתתו בחנק, ויש לו חלק לעו</w:t>
      </w:r>
      <w:r w:rsidRPr="00F40D4B">
        <w:rPr>
          <w:rFonts w:hint="cs"/>
          <w:rtl/>
        </w:rPr>
        <w:t>ה''ב</w:t>
      </w:r>
      <w:r w:rsidRPr="00F40D4B">
        <w:rPr>
          <w:rtl/>
        </w:rPr>
        <w:t xml:space="preserve">, </w:t>
      </w:r>
    </w:p>
    <w:p w14:paraId="06A3C7E9" w14:textId="1EA27150" w:rsidR="006F071F" w:rsidRPr="00F40D4B" w:rsidRDefault="006F071F" w:rsidP="009B508D">
      <w:pPr>
        <w:rPr>
          <w:rtl/>
        </w:rPr>
      </w:pPr>
      <w:r w:rsidRPr="00F40D4B">
        <w:rPr>
          <w:rtl/>
        </w:rPr>
        <w:t>אבל המלבין פני חבירו ברבים - אין לו חלק לעו</w:t>
      </w:r>
      <w:r w:rsidRPr="00F40D4B">
        <w:rPr>
          <w:rFonts w:hint="cs"/>
          <w:rtl/>
        </w:rPr>
        <w:t>ה''ב</w:t>
      </w:r>
      <w:r w:rsidRPr="00F40D4B">
        <w:rPr>
          <w:rtl/>
        </w:rPr>
        <w:t>.</w:t>
      </w:r>
    </w:p>
    <w:p w14:paraId="06E14785" w14:textId="77777777" w:rsidR="00653FAD" w:rsidRDefault="006F071F" w:rsidP="00653FAD">
      <w:pPr>
        <w:pStyle w:val="36"/>
        <w:framePr w:wrap="notBeside"/>
        <w:rPr>
          <w:rtl/>
        </w:rPr>
      </w:pPr>
      <w:r w:rsidRPr="00F40D4B">
        <w:rPr>
          <w:rtl/>
        </w:rPr>
        <w:t>•</w:t>
      </w:r>
      <w:r w:rsidRPr="00F40D4B">
        <w:rPr>
          <w:rFonts w:hint="cs"/>
          <w:rtl/>
        </w:rPr>
        <w:t xml:space="preserve"> רב [רשב''י]</w:t>
      </w:r>
      <w:r w:rsidRPr="00F40D4B">
        <w:rPr>
          <w:rtl/>
        </w:rPr>
        <w:t>:</w:t>
      </w:r>
    </w:p>
    <w:p w14:paraId="5438DBDB" w14:textId="2EEC995F" w:rsidR="006F071F" w:rsidRPr="00F40D4B" w:rsidRDefault="006F071F" w:rsidP="009B508D">
      <w:pPr>
        <w:rPr>
          <w:rtl/>
        </w:rPr>
      </w:pPr>
      <w:r w:rsidRPr="00F40D4B">
        <w:rPr>
          <w:rtl/>
        </w:rPr>
        <w:t>נוח לו לאדם שיפיל עצמו לכבשן האש ואל ילבין פני חבירו ברבים.</w:t>
      </w:r>
    </w:p>
    <w:p w14:paraId="5BB326FC" w14:textId="77777777" w:rsidR="00653FAD" w:rsidRDefault="006F071F" w:rsidP="00653FAD">
      <w:pPr>
        <w:pStyle w:val="36"/>
        <w:framePr w:wrap="notBeside"/>
        <w:rPr>
          <w:rtl/>
        </w:rPr>
      </w:pPr>
      <w:r w:rsidRPr="00F40D4B">
        <w:rPr>
          <w:rFonts w:hint="cs"/>
          <w:rtl/>
        </w:rPr>
        <w:t>-</w:t>
      </w:r>
    </w:p>
    <w:p w14:paraId="245752D4" w14:textId="11F189CB" w:rsidR="006F071F" w:rsidRPr="00F40D4B" w:rsidRDefault="006F071F" w:rsidP="009B508D">
      <w:pPr>
        <w:rPr>
          <w:rtl/>
        </w:rPr>
      </w:pPr>
      <w:r w:rsidRPr="00F40D4B">
        <w:rPr>
          <w:rtl/>
        </w:rPr>
        <w:tab/>
        <w:t xml:space="preserve">מתמר, דכתיב </w:t>
      </w:r>
      <w:r w:rsidRPr="00653FAD">
        <w:rPr>
          <w:rStyle w:val="affff8"/>
          <w:rtl/>
        </w:rPr>
        <w:t>היא מוצאת והיא שלחה אל חמיה.</w:t>
      </w:r>
    </w:p>
    <w:p w14:paraId="18FD67B2" w14:textId="77777777" w:rsidR="00A6533C" w:rsidRPr="00F40D4B" w:rsidRDefault="00A6533C" w:rsidP="00A6533C">
      <w:pPr>
        <w:pStyle w:val="aff9"/>
        <w:rPr>
          <w:rtl/>
        </w:rPr>
      </w:pPr>
      <w:r w:rsidRPr="00F40D4B">
        <w:rPr>
          <w:rtl/>
        </w:rPr>
        <w:t>***</w:t>
      </w:r>
    </w:p>
    <w:p w14:paraId="76CD5C61" w14:textId="77777777" w:rsidR="00653FAD" w:rsidRDefault="006F071F" w:rsidP="00653FAD">
      <w:pPr>
        <w:pStyle w:val="36"/>
        <w:framePr w:wrap="notBeside"/>
        <w:rPr>
          <w:rtl/>
        </w:rPr>
      </w:pPr>
      <w:r w:rsidRPr="00F40D4B">
        <w:rPr>
          <w:rFonts w:hint="cs"/>
          <w:rtl/>
        </w:rPr>
        <w:t xml:space="preserve"> רחבדר''א</w:t>
      </w:r>
      <w:r w:rsidRPr="00F40D4B">
        <w:rPr>
          <w:rtl/>
        </w:rPr>
        <w:t>:</w:t>
      </w:r>
    </w:p>
    <w:p w14:paraId="42338D51" w14:textId="64BD3F18" w:rsidR="006F071F" w:rsidRPr="00F40D4B" w:rsidRDefault="006F071F" w:rsidP="009B508D">
      <w:pPr>
        <w:rPr>
          <w:rtl/>
        </w:rPr>
      </w:pPr>
      <w:r w:rsidRPr="00653FAD">
        <w:rPr>
          <w:rStyle w:val="affff8"/>
          <w:rFonts w:hint="cs"/>
          <w:rtl/>
        </w:rPr>
        <w:t>'</w:t>
      </w:r>
      <w:r w:rsidRPr="00653FAD">
        <w:rPr>
          <w:rStyle w:val="affff8"/>
          <w:rtl/>
        </w:rPr>
        <w:t>ולא תונו איש את עמיתו</w:t>
      </w:r>
      <w:r w:rsidRPr="00653FAD">
        <w:rPr>
          <w:rStyle w:val="affff8"/>
          <w:rFonts w:hint="cs"/>
          <w:rtl/>
        </w:rPr>
        <w:t>'</w:t>
      </w:r>
      <w:r w:rsidRPr="00F40D4B">
        <w:rPr>
          <w:rtl/>
        </w:rPr>
        <w:t xml:space="preserve"> - עם שאתך בתורה ובמצוות אל תוניהו.</w:t>
      </w:r>
    </w:p>
    <w:p w14:paraId="27467ADC" w14:textId="77777777" w:rsidR="00653FAD" w:rsidRDefault="006F071F" w:rsidP="00653FAD">
      <w:pPr>
        <w:pStyle w:val="36"/>
        <w:framePr w:wrap="notBeside"/>
        <w:rPr>
          <w:rtl/>
        </w:rPr>
      </w:pPr>
      <w:r w:rsidRPr="00F40D4B">
        <w:rPr>
          <w:rtl/>
        </w:rPr>
        <w:t>רב:</w:t>
      </w:r>
    </w:p>
    <w:p w14:paraId="4EC131B2" w14:textId="6238F590" w:rsidR="006F071F" w:rsidRPr="00F40D4B" w:rsidRDefault="006F071F" w:rsidP="009B508D">
      <w:pPr>
        <w:rPr>
          <w:rtl/>
        </w:rPr>
      </w:pPr>
      <w:r w:rsidRPr="00F40D4B">
        <w:rPr>
          <w:rtl/>
        </w:rPr>
        <w:t>לעולם יהא אדם זהיר באונאת אשתו, שמתוך שדמעתה מצויה אונאתה קרובה.</w:t>
      </w:r>
    </w:p>
    <w:p w14:paraId="1AB2499A" w14:textId="21F10509" w:rsidR="00653FAD" w:rsidRDefault="00653FAD" w:rsidP="00653FAD">
      <w:pPr>
        <w:pStyle w:val="36"/>
        <w:framePr w:wrap="notBeside"/>
        <w:rPr>
          <w:rtl/>
        </w:rPr>
      </w:pPr>
      <w:r>
        <w:rPr>
          <w:rFonts w:hint="cs"/>
          <w:rtl/>
        </w:rPr>
        <w:t>;</w:t>
      </w:r>
      <w:r w:rsidR="006F071F" w:rsidRPr="00F40D4B">
        <w:rPr>
          <w:rFonts w:hint="cs"/>
          <w:rtl/>
        </w:rPr>
        <w:t>אר''א</w:t>
      </w:r>
      <w:r w:rsidR="006F071F" w:rsidRPr="00F40D4B">
        <w:rPr>
          <w:rtl/>
        </w:rPr>
        <w:t>:</w:t>
      </w:r>
    </w:p>
    <w:p w14:paraId="649C4843" w14:textId="449EDDBC" w:rsidR="006F071F" w:rsidRPr="00653FAD" w:rsidRDefault="006F071F" w:rsidP="009B508D">
      <w:pPr>
        <w:rPr>
          <w:rStyle w:val="affff8"/>
          <w:rtl/>
        </w:rPr>
      </w:pPr>
      <w:r w:rsidRPr="00F40D4B">
        <w:rPr>
          <w:rtl/>
        </w:rPr>
        <w:t>מיום שנחרב בית המקדש ננעלו שערי תפילה, שנ</w:t>
      </w:r>
      <w:r w:rsidRPr="00F40D4B">
        <w:rPr>
          <w:rFonts w:hint="cs"/>
          <w:rtl/>
        </w:rPr>
        <w:t>א'</w:t>
      </w:r>
      <w:r w:rsidRPr="00F40D4B">
        <w:rPr>
          <w:rtl/>
        </w:rPr>
        <w:t xml:space="preserve"> </w:t>
      </w:r>
      <w:r w:rsidRPr="00653FAD">
        <w:rPr>
          <w:rStyle w:val="affff8"/>
          <w:rFonts w:hint="cs"/>
          <w:rtl/>
        </w:rPr>
        <w:t>'</w:t>
      </w:r>
      <w:r w:rsidRPr="00653FAD">
        <w:rPr>
          <w:rStyle w:val="affff8"/>
          <w:rtl/>
        </w:rPr>
        <w:t>גם כי אזעק ואשוע שתם תפילתי</w:t>
      </w:r>
      <w:r w:rsidRPr="00653FAD">
        <w:rPr>
          <w:rStyle w:val="affff8"/>
          <w:rFonts w:hint="cs"/>
          <w:rtl/>
        </w:rPr>
        <w:t>'</w:t>
      </w:r>
      <w:r w:rsidRPr="00653FAD">
        <w:rPr>
          <w:rStyle w:val="affff8"/>
          <w:rtl/>
        </w:rPr>
        <w:t>.</w:t>
      </w:r>
    </w:p>
    <w:p w14:paraId="4A81528C" w14:textId="77777777" w:rsidR="00A6533C" w:rsidRPr="00F40D4B" w:rsidRDefault="006F071F" w:rsidP="009B508D">
      <w:pPr>
        <w:rPr>
          <w:rtl/>
        </w:rPr>
      </w:pPr>
      <w:r w:rsidRPr="00F40D4B">
        <w:rPr>
          <w:rtl/>
        </w:rPr>
        <w:t>ואע"פ ששערי תפילה ננעלו שערי דמעות לא ננעלו,</w:t>
      </w:r>
    </w:p>
    <w:p w14:paraId="73354E8F" w14:textId="611700AA" w:rsidR="006F071F" w:rsidRPr="00F40D4B" w:rsidRDefault="006F071F" w:rsidP="00653FAD">
      <w:pPr>
        <w:spacing w:after="60"/>
        <w:rPr>
          <w:rtl/>
        </w:rPr>
      </w:pPr>
      <w:r w:rsidRPr="00F40D4B">
        <w:rPr>
          <w:rtl/>
        </w:rPr>
        <w:t xml:space="preserve">שנאמר </w:t>
      </w:r>
      <w:r w:rsidRPr="00653FAD">
        <w:rPr>
          <w:rStyle w:val="affff8"/>
          <w:rtl/>
        </w:rPr>
        <w:t>שמעה תפלתי ה' ושועתי האזינה אל דמעתי אל תחרש.</w:t>
      </w:r>
    </w:p>
    <w:p w14:paraId="552A36BD" w14:textId="77777777" w:rsidR="00653FAD" w:rsidRDefault="006F071F" w:rsidP="00653FAD">
      <w:pPr>
        <w:pStyle w:val="36"/>
        <w:framePr w:wrap="notBeside"/>
        <w:rPr>
          <w:rtl/>
        </w:rPr>
      </w:pPr>
      <w:r w:rsidRPr="00F40D4B">
        <w:rPr>
          <w:rtl/>
        </w:rPr>
        <w:t>•</w:t>
      </w:r>
      <w:r w:rsidRPr="00F40D4B">
        <w:rPr>
          <w:rFonts w:hint="cs"/>
          <w:rtl/>
        </w:rPr>
        <w:t xml:space="preserve"> </w:t>
      </w:r>
      <w:r w:rsidRPr="00F40D4B">
        <w:rPr>
          <w:rtl/>
        </w:rPr>
        <w:t>רב:</w:t>
      </w:r>
    </w:p>
    <w:p w14:paraId="5F13A6B4" w14:textId="04EC6E80" w:rsidR="006F071F" w:rsidRPr="00653FAD" w:rsidRDefault="006F071F" w:rsidP="009B508D">
      <w:pPr>
        <w:rPr>
          <w:rStyle w:val="affff8"/>
          <w:rtl/>
        </w:rPr>
      </w:pPr>
      <w:r w:rsidRPr="00653FAD">
        <w:rPr>
          <w:b/>
          <w:bCs/>
          <w:rtl/>
        </w:rPr>
        <w:t>כל ההולך בעצת אשתו נופל בגיהנם</w:t>
      </w:r>
      <w:r w:rsidRPr="00653FAD">
        <w:rPr>
          <w:rStyle w:val="affffc"/>
          <w:rtl/>
        </w:rPr>
        <w:t>, שנא</w:t>
      </w:r>
      <w:r w:rsidRPr="00653FAD">
        <w:rPr>
          <w:rStyle w:val="affffc"/>
          <w:rFonts w:hint="cs"/>
          <w:rtl/>
        </w:rPr>
        <w:t>'</w:t>
      </w:r>
      <w:r w:rsidRPr="00F40D4B">
        <w:rPr>
          <w:rtl/>
        </w:rPr>
        <w:t xml:space="preserve"> </w:t>
      </w:r>
      <w:r w:rsidRPr="00653FAD">
        <w:rPr>
          <w:rStyle w:val="affff8"/>
          <w:rFonts w:hint="cs"/>
          <w:rtl/>
        </w:rPr>
        <w:t>'</w:t>
      </w:r>
      <w:r w:rsidRPr="00653FAD">
        <w:rPr>
          <w:rStyle w:val="affff8"/>
          <w:rtl/>
        </w:rPr>
        <w:t>רק לא היה כאחאב וגו'.</w:t>
      </w:r>
    </w:p>
    <w:p w14:paraId="4537BD40" w14:textId="77777777" w:rsidR="00653FAD" w:rsidRDefault="006F071F" w:rsidP="00653FAD">
      <w:pPr>
        <w:pStyle w:val="36"/>
        <w:framePr w:wrap="notBeside"/>
        <w:rPr>
          <w:rtl/>
        </w:rPr>
      </w:pPr>
      <w:r w:rsidRPr="00F40D4B">
        <w:rPr>
          <w:rFonts w:hint="cs"/>
          <w:rtl/>
        </w:rPr>
        <w:t>והך</w:t>
      </w:r>
    </w:p>
    <w:p w14:paraId="023F04A5" w14:textId="77777777" w:rsidR="00653FAD" w:rsidRDefault="006F071F" w:rsidP="009B508D">
      <w:pPr>
        <w:rPr>
          <w:rtl/>
        </w:rPr>
      </w:pPr>
      <w:r w:rsidRPr="00F40D4B">
        <w:rPr>
          <w:rFonts w:hint="cs"/>
          <w:rtl/>
        </w:rPr>
        <w:t>דאמרי אינשי אשתך נמוכה התכופף ושמע לה'</w:t>
      </w:r>
    </w:p>
    <w:p w14:paraId="17A3A511" w14:textId="77777777" w:rsidR="00653FAD" w:rsidRDefault="006F071F" w:rsidP="00653FAD">
      <w:pPr>
        <w:pStyle w:val="36"/>
        <w:framePr w:wrap="notBeside"/>
        <w:rPr>
          <w:rtl/>
        </w:rPr>
      </w:pPr>
      <w:r w:rsidRPr="00F40D4B">
        <w:rPr>
          <w:rFonts w:hint="cs"/>
          <w:rtl/>
        </w:rPr>
        <w:t>א.</w:t>
      </w:r>
    </w:p>
    <w:p w14:paraId="0FEF30D1" w14:textId="496C7CAC" w:rsidR="006F071F" w:rsidRPr="00F40D4B" w:rsidRDefault="006F071F" w:rsidP="009B508D">
      <w:pPr>
        <w:rPr>
          <w:rtl/>
        </w:rPr>
      </w:pPr>
      <w:r w:rsidRPr="00F40D4B">
        <w:rPr>
          <w:rFonts w:hint="cs"/>
          <w:rtl/>
        </w:rPr>
        <w:t>היינו במילי דביתא ולא במילי דעלמא</w:t>
      </w:r>
    </w:p>
    <w:p w14:paraId="47156723" w14:textId="77777777" w:rsidR="00653FAD" w:rsidRDefault="006F071F" w:rsidP="00653FAD">
      <w:pPr>
        <w:pStyle w:val="36"/>
        <w:framePr w:wrap="notBeside"/>
        <w:rPr>
          <w:rtl/>
        </w:rPr>
      </w:pPr>
      <w:r w:rsidRPr="00F40D4B">
        <w:rPr>
          <w:rFonts w:hint="cs"/>
          <w:rtl/>
        </w:rPr>
        <w:t>ב.</w:t>
      </w:r>
    </w:p>
    <w:p w14:paraId="66308B34" w14:textId="701D64E1" w:rsidR="006F071F" w:rsidRPr="00F40D4B" w:rsidRDefault="006F071F" w:rsidP="00653FAD">
      <w:pPr>
        <w:rPr>
          <w:rtl/>
        </w:rPr>
      </w:pPr>
      <w:r w:rsidRPr="00F40D4B">
        <w:rPr>
          <w:rFonts w:hint="cs"/>
          <w:rtl/>
        </w:rPr>
        <w:t>היינו במילא דעלמא ולא במילי דשמייא</w:t>
      </w:r>
    </w:p>
    <w:p w14:paraId="21B9B79B" w14:textId="77777777" w:rsidR="00653FAD" w:rsidRDefault="006F071F" w:rsidP="00653FAD">
      <w:pPr>
        <w:pStyle w:val="36"/>
        <w:framePr w:wrap="notBeside"/>
        <w:rPr>
          <w:rtl/>
        </w:rPr>
      </w:pPr>
      <w:r w:rsidRPr="00F40D4B">
        <w:rPr>
          <w:rFonts w:hint="cs"/>
          <w:rtl/>
        </w:rPr>
        <w:t>אר"ח</w:t>
      </w:r>
      <w:r w:rsidRPr="00F40D4B">
        <w:rPr>
          <w:rtl/>
        </w:rPr>
        <w:t>:</w:t>
      </w:r>
    </w:p>
    <w:p w14:paraId="6F593C74" w14:textId="573A9509" w:rsidR="006F071F" w:rsidRPr="00653FAD" w:rsidRDefault="006F071F" w:rsidP="00653FAD">
      <w:pPr>
        <w:rPr>
          <w:rStyle w:val="affff8"/>
          <w:rtl/>
        </w:rPr>
      </w:pPr>
      <w:r w:rsidRPr="00F40D4B">
        <w:rPr>
          <w:rtl/>
        </w:rPr>
        <w:t xml:space="preserve">כל השערים ננעלים חוץ משערי אונאה, שנאמר </w:t>
      </w:r>
      <w:r w:rsidRPr="00653FAD">
        <w:rPr>
          <w:rStyle w:val="affff8"/>
          <w:rtl/>
        </w:rPr>
        <w:t>הנה ה' נצב על חומת אנך ובידו אנך.</w:t>
      </w:r>
    </w:p>
    <w:p w14:paraId="166F339E" w14:textId="77777777" w:rsidR="00653FAD" w:rsidRDefault="006F071F" w:rsidP="00653FAD">
      <w:pPr>
        <w:pStyle w:val="36"/>
        <w:framePr w:wrap="notBeside"/>
        <w:rPr>
          <w:rtl/>
        </w:rPr>
      </w:pPr>
      <w:r w:rsidRPr="00F40D4B">
        <w:rPr>
          <w:rtl/>
        </w:rPr>
        <w:t>•</w:t>
      </w:r>
      <w:r w:rsidRPr="00F40D4B">
        <w:rPr>
          <w:rFonts w:hint="cs"/>
          <w:rtl/>
        </w:rPr>
        <w:t xml:space="preserve"> אר"א</w:t>
      </w:r>
      <w:r w:rsidRPr="00F40D4B">
        <w:rPr>
          <w:rtl/>
        </w:rPr>
        <w:t>:</w:t>
      </w:r>
    </w:p>
    <w:p w14:paraId="4D7123ED" w14:textId="10A95775" w:rsidR="006F071F" w:rsidRPr="00F40D4B" w:rsidRDefault="006F071F" w:rsidP="009B508D">
      <w:pPr>
        <w:rPr>
          <w:rtl/>
        </w:rPr>
      </w:pPr>
      <w:r w:rsidRPr="00F40D4B">
        <w:rPr>
          <w:rtl/>
        </w:rPr>
        <w:t xml:space="preserve">הכל נפרע בידי שליח חוץ מאונאה, שנאמר </w:t>
      </w:r>
      <w:r w:rsidRPr="00653FAD">
        <w:rPr>
          <w:rStyle w:val="affff8"/>
          <w:rtl/>
        </w:rPr>
        <w:t>ובידו אנך.</w:t>
      </w:r>
    </w:p>
    <w:p w14:paraId="4A7F32FB" w14:textId="77777777" w:rsidR="00653FAD" w:rsidRDefault="006F071F" w:rsidP="00653FAD">
      <w:pPr>
        <w:pStyle w:val="36"/>
        <w:framePr w:wrap="notBeside"/>
        <w:rPr>
          <w:rtl/>
        </w:rPr>
      </w:pPr>
      <w:r w:rsidRPr="00F40D4B">
        <w:rPr>
          <w:rtl/>
        </w:rPr>
        <w:t>•</w:t>
      </w:r>
      <w:r w:rsidRPr="00F40D4B">
        <w:rPr>
          <w:rFonts w:hint="cs"/>
          <w:rtl/>
        </w:rPr>
        <w:t xml:space="preserve"> </w:t>
      </w:r>
      <w:r w:rsidRPr="00F40D4B">
        <w:rPr>
          <w:rtl/>
        </w:rPr>
        <w:t>א</w:t>
      </w:r>
      <w:r w:rsidRPr="00F40D4B">
        <w:rPr>
          <w:rFonts w:hint="cs"/>
          <w:rtl/>
        </w:rPr>
        <w:t>ר"א</w:t>
      </w:r>
      <w:r w:rsidRPr="00F40D4B">
        <w:rPr>
          <w:rtl/>
        </w:rPr>
        <w:t>:</w:t>
      </w:r>
    </w:p>
    <w:p w14:paraId="37605671" w14:textId="52727851" w:rsidR="00A6533C" w:rsidRPr="00F40D4B" w:rsidRDefault="006F071F" w:rsidP="009B508D">
      <w:pPr>
        <w:rPr>
          <w:rtl/>
        </w:rPr>
      </w:pPr>
      <w:r w:rsidRPr="00F40D4B">
        <w:rPr>
          <w:rtl/>
        </w:rPr>
        <w:t xml:space="preserve">שלשה אין הפרגוד ננעל בפניהם: אונאה – </w:t>
      </w:r>
      <w:r w:rsidRPr="00653FAD">
        <w:rPr>
          <w:rStyle w:val="affff8"/>
          <w:rtl/>
        </w:rPr>
        <w:t>ד</w:t>
      </w:r>
      <w:r w:rsidRPr="00653FAD">
        <w:rPr>
          <w:rStyle w:val="affff8"/>
          <w:rFonts w:hint="cs"/>
          <w:rtl/>
        </w:rPr>
        <w:t>'</w:t>
      </w:r>
      <w:r w:rsidRPr="00653FAD">
        <w:rPr>
          <w:rStyle w:val="affff8"/>
          <w:rtl/>
        </w:rPr>
        <w:t>ובידו אנך</w:t>
      </w:r>
      <w:r w:rsidRPr="00653FAD">
        <w:rPr>
          <w:rStyle w:val="affff8"/>
          <w:rFonts w:hint="cs"/>
          <w:rtl/>
        </w:rPr>
        <w:t>'</w:t>
      </w:r>
      <w:r w:rsidRPr="00653FAD">
        <w:rPr>
          <w:rStyle w:val="affff8"/>
          <w:rtl/>
        </w:rPr>
        <w:t>,</w:t>
      </w:r>
    </w:p>
    <w:p w14:paraId="2A05DE7B" w14:textId="77777777" w:rsidR="00A6533C" w:rsidRPr="00653FAD" w:rsidRDefault="006F071F" w:rsidP="009B508D">
      <w:pPr>
        <w:rPr>
          <w:rStyle w:val="affff8"/>
          <w:rtl/>
        </w:rPr>
      </w:pPr>
      <w:r w:rsidRPr="00653FAD">
        <w:rPr>
          <w:b/>
          <w:bCs/>
          <w:rtl/>
        </w:rPr>
        <w:t xml:space="preserve">גזל </w:t>
      </w:r>
      <w:r w:rsidRPr="00F40D4B">
        <w:rPr>
          <w:rtl/>
        </w:rPr>
        <w:t xml:space="preserve">– </w:t>
      </w:r>
      <w:r w:rsidRPr="00653FAD">
        <w:rPr>
          <w:rStyle w:val="affff8"/>
          <w:rtl/>
        </w:rPr>
        <w:t>ד</w:t>
      </w:r>
      <w:r w:rsidRPr="00653FAD">
        <w:rPr>
          <w:rStyle w:val="affff8"/>
          <w:rFonts w:hint="cs"/>
          <w:rtl/>
        </w:rPr>
        <w:t>'</w:t>
      </w:r>
      <w:r w:rsidRPr="00653FAD">
        <w:rPr>
          <w:rStyle w:val="affff8"/>
          <w:rtl/>
        </w:rPr>
        <w:t>חמס ושד ישמע בה על פני תמיד</w:t>
      </w:r>
      <w:r w:rsidRPr="00653FAD">
        <w:rPr>
          <w:rStyle w:val="affff8"/>
          <w:rFonts w:hint="cs"/>
          <w:rtl/>
        </w:rPr>
        <w:t>'</w:t>
      </w:r>
      <w:r w:rsidRPr="00653FAD">
        <w:rPr>
          <w:rStyle w:val="affff8"/>
          <w:rtl/>
        </w:rPr>
        <w:t>,</w:t>
      </w:r>
    </w:p>
    <w:p w14:paraId="4DB05722" w14:textId="11FCCB09" w:rsidR="006F071F" w:rsidRPr="00F40D4B" w:rsidRDefault="006F071F" w:rsidP="009B508D">
      <w:pPr>
        <w:rPr>
          <w:rtl/>
        </w:rPr>
      </w:pPr>
      <w:r w:rsidRPr="00F40D4B">
        <w:rPr>
          <w:rtl/>
        </w:rPr>
        <w:t>ע</w:t>
      </w:r>
      <w:r w:rsidRPr="00F40D4B">
        <w:rPr>
          <w:rFonts w:hint="cs"/>
          <w:rtl/>
        </w:rPr>
        <w:t>"ז</w:t>
      </w:r>
      <w:r w:rsidRPr="00F40D4B">
        <w:rPr>
          <w:rtl/>
        </w:rPr>
        <w:t xml:space="preserve"> – ד</w:t>
      </w:r>
      <w:r w:rsidRPr="00F40D4B">
        <w:rPr>
          <w:rFonts w:hint="cs"/>
          <w:rtl/>
        </w:rPr>
        <w:t>'</w:t>
      </w:r>
      <w:r>
        <w:rPr>
          <w:rStyle w:val="affff8"/>
          <w:rtl/>
          <w:rPrChange w:id="9004" w:author="מנוע פסוקים" w:date="2026-10-05T16:38:06Z">
            <w:rPr>
              <w:rtl/>
            </w:rPr>
          </w:rPrChange>
        </w:rPr>
        <w:t xml:space="preserve">העם המכעיסים אתי על פני תמיד</w:t>
      </w:r>
      <w:r>
        <w:rPr>
          <w:rtl/>
        </w:rPr>
        <w:t xml:space="preserve"> [וגו'].</w:t>
      </w:r>
    </w:p>
    <w:p w14:paraId="56902F9B" w14:textId="77777777" w:rsidR="00653FAD" w:rsidRDefault="00653FAD" w:rsidP="009B508D">
      <w:pPr>
        <w:rPr>
          <w:rtl/>
        </w:rPr>
      </w:pPr>
    </w:p>
    <w:p w14:paraId="73E03FB1" w14:textId="77777777" w:rsidR="00653FAD" w:rsidRDefault="00653FAD" w:rsidP="009B508D">
      <w:pPr>
        <w:rPr>
          <w:rtl/>
        </w:rPr>
      </w:pPr>
    </w:p>
    <w:p w14:paraId="7F38309F" w14:textId="77777777" w:rsidR="00653FAD" w:rsidRDefault="006F071F" w:rsidP="00653FAD">
      <w:pPr>
        <w:pStyle w:val="36"/>
        <w:framePr w:wrap="notBeside"/>
        <w:rPr>
          <w:rtl/>
        </w:rPr>
      </w:pPr>
      <w:r w:rsidRPr="00F40D4B">
        <w:rPr>
          <w:rtl/>
        </w:rPr>
        <w:t>•</w:t>
      </w:r>
      <w:r w:rsidRPr="00F40D4B">
        <w:rPr>
          <w:rFonts w:hint="cs"/>
          <w:rtl/>
        </w:rPr>
        <w:t xml:space="preserve"> אר"י</w:t>
      </w:r>
      <w:r w:rsidRPr="00F40D4B">
        <w:rPr>
          <w:rtl/>
        </w:rPr>
        <w:t>:</w:t>
      </w:r>
    </w:p>
    <w:p w14:paraId="010B9C41" w14:textId="0EC113C9" w:rsidR="006F071F" w:rsidRPr="00653FAD" w:rsidRDefault="006F071F" w:rsidP="009B508D">
      <w:pPr>
        <w:rPr>
          <w:rStyle w:val="affff8"/>
          <w:rtl/>
        </w:rPr>
      </w:pPr>
      <w:r w:rsidRPr="00F40D4B">
        <w:rPr>
          <w:rtl/>
        </w:rPr>
        <w:t xml:space="preserve">לעולם יהא אדם זהיר בתבואה בתוך ביתו, שאין מריבה מצויה בתוך ביתו של אדם אלא על עסקי תבואה, </w:t>
      </w:r>
      <w:r w:rsidRPr="00653FAD">
        <w:rPr>
          <w:rStyle w:val="affff8"/>
          <w:rFonts w:hint="cs"/>
          <w:rtl/>
        </w:rPr>
        <w:t>ד'</w:t>
      </w:r>
      <w:r w:rsidRPr="00653FAD">
        <w:rPr>
          <w:rStyle w:val="affff8"/>
          <w:rtl/>
        </w:rPr>
        <w:t>השם גבולך שלום חלב חטים ישביעך</w:t>
      </w:r>
      <w:r w:rsidRPr="00653FAD">
        <w:rPr>
          <w:rStyle w:val="affff8"/>
          <w:rFonts w:hint="cs"/>
          <w:rtl/>
        </w:rPr>
        <w:t>'</w:t>
      </w:r>
      <w:r w:rsidRPr="00653FAD">
        <w:rPr>
          <w:rStyle w:val="affff8"/>
          <w:rtl/>
        </w:rPr>
        <w:t>.</w:t>
      </w:r>
    </w:p>
    <w:p w14:paraId="2A452CA5" w14:textId="77777777" w:rsidR="00653FAD" w:rsidRDefault="006F071F" w:rsidP="00653FAD">
      <w:pPr>
        <w:pStyle w:val="36"/>
        <w:framePr w:wrap="notBeside"/>
        <w:rPr>
          <w:rtl/>
        </w:rPr>
      </w:pPr>
      <w:r w:rsidRPr="00F40D4B">
        <w:rPr>
          <w:rFonts w:hint="cs"/>
          <w:rtl/>
        </w:rPr>
        <w:t>אר''פ</w:t>
      </w:r>
      <w:r w:rsidRPr="00F40D4B">
        <w:rPr>
          <w:rtl/>
        </w:rPr>
        <w:t>:</w:t>
      </w:r>
    </w:p>
    <w:p w14:paraId="3576287B" w14:textId="052D4FFD" w:rsidR="006F071F" w:rsidRPr="00F40D4B" w:rsidRDefault="006F071F" w:rsidP="00653FAD">
      <w:pPr>
        <w:rPr>
          <w:rtl/>
        </w:rPr>
      </w:pPr>
      <w:r w:rsidRPr="00F40D4B">
        <w:rPr>
          <w:rtl/>
        </w:rPr>
        <w:t>היינו דאמרי אינשי: כ</w:t>
      </w:r>
      <w:r w:rsidRPr="00F40D4B">
        <w:rPr>
          <w:rFonts w:hint="cs"/>
          <w:rtl/>
        </w:rPr>
        <w:t>שנגמר כד של שעורים נקיש התגר בבית</w:t>
      </w:r>
    </w:p>
    <w:p w14:paraId="4AFBEB7E" w14:textId="77777777" w:rsidR="00653FAD" w:rsidRDefault="006F071F" w:rsidP="00653FAD">
      <w:pPr>
        <w:pStyle w:val="36"/>
        <w:framePr w:wrap="notBeside"/>
        <w:rPr>
          <w:rtl/>
        </w:rPr>
      </w:pPr>
      <w:r w:rsidRPr="00F40D4B">
        <w:rPr>
          <w:rtl/>
        </w:rPr>
        <w:t>•</w:t>
      </w:r>
      <w:r w:rsidRPr="00F40D4B">
        <w:rPr>
          <w:rFonts w:hint="cs"/>
          <w:rtl/>
        </w:rPr>
        <w:t xml:space="preserve"> </w:t>
      </w:r>
      <w:r w:rsidRPr="00F40D4B">
        <w:rPr>
          <w:rtl/>
        </w:rPr>
        <w:t>וא</w:t>
      </w:r>
      <w:r w:rsidRPr="00F40D4B">
        <w:rPr>
          <w:rFonts w:hint="cs"/>
          <w:rtl/>
        </w:rPr>
        <w:t>רחב''פ</w:t>
      </w:r>
      <w:r w:rsidRPr="00F40D4B">
        <w:rPr>
          <w:rtl/>
        </w:rPr>
        <w:t>:</w:t>
      </w:r>
    </w:p>
    <w:p w14:paraId="240349C7" w14:textId="1BB3C7F7" w:rsidR="006F071F" w:rsidRPr="00F40D4B" w:rsidRDefault="006F071F" w:rsidP="00653FAD">
      <w:pPr>
        <w:rPr>
          <w:rtl/>
        </w:rPr>
      </w:pPr>
      <w:r w:rsidRPr="00F40D4B">
        <w:rPr>
          <w:rtl/>
        </w:rPr>
        <w:t>לעולם יהא אדם זהיר בתבואה בתוך ביתו, שלא נקראו ישראל דלים אלא על עסקי תבואה,</w:t>
      </w:r>
      <w:r w:rsidR="00653FAD">
        <w:rPr>
          <w:rFonts w:hint="cs"/>
          <w:rtl/>
        </w:rPr>
        <w:t xml:space="preserve"> </w:t>
      </w:r>
      <w:r w:rsidRPr="00F40D4B">
        <w:rPr>
          <w:rtl/>
        </w:rPr>
        <w:t>שנא</w:t>
      </w:r>
      <w:r w:rsidRPr="00F40D4B">
        <w:rPr>
          <w:rFonts w:hint="cs"/>
          <w:rtl/>
        </w:rPr>
        <w:t>'</w:t>
      </w:r>
      <w:r w:rsidRPr="00F40D4B">
        <w:rPr>
          <w:rtl/>
        </w:rPr>
        <w:t xml:space="preserve"> </w:t>
      </w:r>
      <w:r w:rsidRPr="00653FAD">
        <w:rPr>
          <w:rStyle w:val="affff8"/>
          <w:rtl/>
        </w:rPr>
        <w:t>והיה אם זרע ישראל וגו'.</w:t>
      </w:r>
      <w:r w:rsidRPr="00653FAD">
        <w:rPr>
          <w:rStyle w:val="affff8"/>
          <w:rFonts w:hint="cs"/>
          <w:rtl/>
        </w:rPr>
        <w:t xml:space="preserve"> </w:t>
      </w:r>
      <w:r w:rsidRPr="00653FAD">
        <w:rPr>
          <w:rStyle w:val="affff8"/>
          <w:rtl/>
        </w:rPr>
        <w:t xml:space="preserve">וכתיב ויחנו עליהם וגו', </w:t>
      </w:r>
      <w:r w:rsidRPr="00F40D4B">
        <w:rPr>
          <w:rtl/>
        </w:rPr>
        <w:t xml:space="preserve">וכתיב </w:t>
      </w:r>
      <w:r w:rsidRPr="00653FAD">
        <w:rPr>
          <w:rStyle w:val="affff8"/>
          <w:rtl/>
        </w:rPr>
        <w:t>וידל ישראל מאד מפני מדין.</w:t>
      </w:r>
    </w:p>
    <w:p w14:paraId="12530DD6" w14:textId="77777777" w:rsidR="00653FAD" w:rsidRDefault="006F071F" w:rsidP="00653FAD">
      <w:pPr>
        <w:pStyle w:val="36"/>
        <w:framePr w:wrap="notBeside"/>
        <w:rPr>
          <w:rtl/>
        </w:rPr>
      </w:pPr>
      <w:r w:rsidRPr="00F40D4B">
        <w:rPr>
          <w:rtl/>
        </w:rPr>
        <w:t>•</w:t>
      </w:r>
      <w:r w:rsidRPr="00F40D4B">
        <w:rPr>
          <w:rFonts w:hint="cs"/>
          <w:rtl/>
        </w:rPr>
        <w:t xml:space="preserve"> ר"ח</w:t>
      </w:r>
      <w:r w:rsidRPr="00F40D4B">
        <w:rPr>
          <w:rtl/>
        </w:rPr>
        <w:t>:</w:t>
      </w:r>
    </w:p>
    <w:p w14:paraId="2FAA784C" w14:textId="77777777" w:rsidR="00653FAD" w:rsidRDefault="006F071F" w:rsidP="009B508D">
      <w:pPr>
        <w:rPr>
          <w:rStyle w:val="affffc"/>
          <w:rtl/>
        </w:rPr>
      </w:pPr>
      <w:r w:rsidRPr="00F40D4B">
        <w:rPr>
          <w:rtl/>
        </w:rPr>
        <w:t>לעולם יהא אדם זהיר בכבוד אשתו, שאין ברכה מצויה בתוך ביתו של אדם אלא בשביל אשתו, שנא</w:t>
      </w:r>
      <w:r w:rsidRPr="00F40D4B">
        <w:rPr>
          <w:rFonts w:hint="cs"/>
          <w:rtl/>
        </w:rPr>
        <w:t>'</w:t>
      </w:r>
      <w:r w:rsidRPr="00F40D4B">
        <w:rPr>
          <w:rtl/>
        </w:rPr>
        <w:t xml:space="preserve"> </w:t>
      </w:r>
      <w:r>
        <w:rPr>
          <w:rStyle w:val="affff8"/>
          <w:b/>
          <w:bCs/>
          <w:rtl/>
          <w:rPrChange w:id="9005" w:author="מנוע פסוקים" w:date="2026-10-05T16:38:06Z">
            <w:rPr>
              <w:b/>
              <w:bCs/>
              <w:rtl/>
            </w:rPr>
          </w:rPrChange>
        </w:rPr>
        <w:t xml:space="preserve">ולאברם הטיב בעבורה</w:t>
      </w:r>
      <w:r w:rsidRPr="00653FAD">
        <w:rPr>
          <w:rFonts w:hint="cs"/>
          <w:b/>
          <w:bCs/>
          <w:rtl/>
        </w:rPr>
        <w:t>'</w:t>
      </w:r>
      <w:r w:rsidRPr="00F40D4B">
        <w:rPr>
          <w:rtl/>
        </w:rPr>
        <w:t>.</w:t>
      </w:r>
      <w:r w:rsidRPr="00F40D4B">
        <w:rPr>
          <w:rFonts w:hint="cs"/>
          <w:rtl/>
        </w:rPr>
        <w:t xml:space="preserve"> </w:t>
      </w:r>
    </w:p>
    <w:p w14:paraId="2D323016" w14:textId="59265C29" w:rsidR="006F071F" w:rsidRPr="00F40D4B" w:rsidRDefault="006F071F" w:rsidP="009B508D">
      <w:pPr>
        <w:rPr>
          <w:rtl/>
        </w:rPr>
      </w:pPr>
      <w:r w:rsidRPr="00653FAD">
        <w:rPr>
          <w:rStyle w:val="affffc"/>
          <w:rtl/>
        </w:rPr>
        <w:t>והיינו דאמר רבא לבני מחוזא:</w:t>
      </w:r>
      <w:r w:rsidRPr="00F40D4B">
        <w:rPr>
          <w:rtl/>
        </w:rPr>
        <w:t xml:space="preserve"> </w:t>
      </w:r>
      <w:r w:rsidRPr="00F40D4B">
        <w:rPr>
          <w:rFonts w:hint="cs"/>
          <w:rtl/>
        </w:rPr>
        <w:t>כבדו נשותיכם כדי שתתעשרו</w:t>
      </w:r>
    </w:p>
    <w:p w14:paraId="00B87902" w14:textId="77777777" w:rsidR="00A6533C" w:rsidRPr="00F40D4B" w:rsidRDefault="00A6533C" w:rsidP="00A6533C">
      <w:pPr>
        <w:pStyle w:val="aff9"/>
        <w:rPr>
          <w:rtl/>
        </w:rPr>
      </w:pPr>
      <w:r w:rsidRPr="00F40D4B">
        <w:rPr>
          <w:rtl/>
        </w:rPr>
        <w:t>***</w:t>
      </w:r>
    </w:p>
    <w:p w14:paraId="2B07701A" w14:textId="5A18B3D9" w:rsidR="006F071F" w:rsidRPr="00F40D4B" w:rsidRDefault="006F071F" w:rsidP="00A6533C">
      <w:pPr>
        <w:pStyle w:val="affe"/>
        <w:framePr w:wrap="around"/>
        <w:rPr>
          <w:rtl/>
        </w:rPr>
      </w:pPr>
      <w:r w:rsidRPr="00F40D4B">
        <w:rPr>
          <w:rtl/>
        </w:rPr>
        <w:t>נט:</w:t>
      </w:r>
    </w:p>
    <w:p w14:paraId="5808234A" w14:textId="77777777" w:rsidR="00653FAD" w:rsidRDefault="006F071F" w:rsidP="00653FAD">
      <w:pPr>
        <w:pStyle w:val="36"/>
        <w:framePr w:wrap="notBeside"/>
        <w:rPr>
          <w:rtl/>
        </w:rPr>
      </w:pPr>
      <w:r w:rsidRPr="00F40D4B">
        <w:rPr>
          <w:rtl/>
        </w:rPr>
        <w:t xml:space="preserve">תנן </w:t>
      </w:r>
      <w:r w:rsidR="00237964" w:rsidRPr="00F40D4B">
        <w:rPr>
          <w:rtl/>
        </w:rPr>
        <w:t>שם</w:t>
      </w:r>
      <w:r w:rsidRPr="00F40D4B">
        <w:rPr>
          <w:rtl/>
        </w:rPr>
        <w:t>:</w:t>
      </w:r>
    </w:p>
    <w:p w14:paraId="5D825108" w14:textId="0187870D" w:rsidR="00653FAD" w:rsidRDefault="006F071F" w:rsidP="00653FAD">
      <w:pPr>
        <w:pStyle w:val="affff9"/>
        <w:rPr>
          <w:rtl/>
        </w:rPr>
      </w:pPr>
      <w:r w:rsidRPr="00F40D4B">
        <w:rPr>
          <w:rtl/>
        </w:rPr>
        <w:t xml:space="preserve">חתכו חוליות ונתן חול בין חוליא לחוליא, </w:t>
      </w:r>
      <w:r w:rsidR="00653FAD">
        <w:rPr>
          <w:rtl/>
        </w:rPr>
        <w:br/>
      </w:r>
      <w:r w:rsidRPr="00F40D4B">
        <w:rPr>
          <w:rtl/>
        </w:rPr>
        <w:t>רבי אליעזר מטהר</w:t>
      </w:r>
      <w:r w:rsidR="00653FAD">
        <w:rPr>
          <w:rFonts w:hint="cs"/>
          <w:rtl/>
        </w:rPr>
        <w:t>,</w:t>
      </w:r>
      <w:r w:rsidRPr="00F40D4B">
        <w:rPr>
          <w:rtl/>
        </w:rPr>
        <w:t xml:space="preserve"> וחכמים מטמאין.</w:t>
      </w:r>
    </w:p>
    <w:p w14:paraId="2E7784A5" w14:textId="77777777" w:rsidR="00653FAD" w:rsidRDefault="00653FAD" w:rsidP="00653FAD">
      <w:pPr>
        <w:pStyle w:val="36"/>
        <w:framePr w:wrap="notBeside"/>
        <w:rPr>
          <w:rtl/>
        </w:rPr>
      </w:pPr>
      <w:r w:rsidRPr="00F40D4B">
        <w:rPr>
          <w:rFonts w:hint="cs"/>
          <w:rtl/>
        </w:rPr>
        <w:t>ד</w:t>
      </w:r>
      <w:r w:rsidRPr="00F40D4B">
        <w:rPr>
          <w:rtl/>
        </w:rPr>
        <w:t>אמר ריא"ש:</w:t>
      </w:r>
    </w:p>
    <w:p w14:paraId="408A3229" w14:textId="3CB94DA7" w:rsidR="006F071F" w:rsidRPr="00F40D4B" w:rsidRDefault="006F071F" w:rsidP="00653FAD">
      <w:pPr>
        <w:rPr>
          <w:rtl/>
        </w:rPr>
      </w:pPr>
      <w:r w:rsidRPr="00F40D4B">
        <w:rPr>
          <w:rtl/>
        </w:rPr>
        <w:t>וזה הוא תנור של עכנאי.</w:t>
      </w:r>
      <w:r w:rsidRPr="00F40D4B">
        <w:rPr>
          <w:rFonts w:hint="cs"/>
          <w:rtl/>
        </w:rPr>
        <w:t xml:space="preserve"> - </w:t>
      </w:r>
      <w:r w:rsidRPr="00F40D4B">
        <w:rPr>
          <w:rtl/>
        </w:rPr>
        <w:t>שהקיפו דברים כעכנא זו, וטמאוהו.</w:t>
      </w:r>
    </w:p>
    <w:p w14:paraId="10B32AAF" w14:textId="77777777" w:rsidR="006F071F" w:rsidRPr="00F40D4B" w:rsidRDefault="006F071F" w:rsidP="009B508D">
      <w:pPr>
        <w:rPr>
          <w:rtl/>
        </w:rPr>
      </w:pPr>
      <w:r w:rsidRPr="00653FAD">
        <w:rPr>
          <w:rStyle w:val="affffc"/>
          <w:rtl/>
        </w:rPr>
        <w:t xml:space="preserve">תנא: </w:t>
      </w:r>
      <w:r w:rsidRPr="00F40D4B">
        <w:rPr>
          <w:rtl/>
        </w:rPr>
        <w:t>באותו היום השיב רבי אליעזר כל תשובות שבעולם ולא קיבלו הימנו.</w:t>
      </w:r>
    </w:p>
    <w:p w14:paraId="2C2573B9" w14:textId="77777777" w:rsidR="00653FAD" w:rsidRDefault="006F071F" w:rsidP="00653FAD">
      <w:pPr>
        <w:pStyle w:val="36"/>
        <w:framePr w:wrap="notBeside"/>
        <w:rPr>
          <w:rtl/>
        </w:rPr>
      </w:pPr>
      <w:r w:rsidRPr="00F40D4B">
        <w:rPr>
          <w:rtl/>
        </w:rPr>
        <w:t>א</w:t>
      </w:r>
      <w:r w:rsidRPr="00F40D4B">
        <w:rPr>
          <w:rFonts w:hint="cs"/>
          <w:rtl/>
        </w:rPr>
        <w:t>"ל</w:t>
      </w:r>
      <w:r w:rsidRPr="00F40D4B">
        <w:rPr>
          <w:rtl/>
        </w:rPr>
        <w:t>:</w:t>
      </w:r>
    </w:p>
    <w:p w14:paraId="4479429B" w14:textId="29619034" w:rsidR="006F071F" w:rsidRPr="00F40D4B" w:rsidRDefault="006F071F" w:rsidP="009B508D">
      <w:pPr>
        <w:rPr>
          <w:rtl/>
        </w:rPr>
      </w:pPr>
      <w:r w:rsidRPr="00F40D4B">
        <w:rPr>
          <w:rtl/>
        </w:rPr>
        <w:t>אם הלכה כמותי - חרוב זה יוכיח.</w:t>
      </w:r>
      <w:r w:rsidRPr="00F40D4B">
        <w:rPr>
          <w:rFonts w:hint="cs"/>
          <w:rtl/>
        </w:rPr>
        <w:t xml:space="preserve"> </w:t>
      </w:r>
      <w:r w:rsidRPr="00F40D4B">
        <w:rPr>
          <w:rtl/>
        </w:rPr>
        <w:t xml:space="preserve">נעקר חרוב ממקומו </w:t>
      </w:r>
      <w:r w:rsidRPr="00F40D4B">
        <w:rPr>
          <w:rFonts w:hint="cs"/>
          <w:rtl/>
        </w:rPr>
        <w:t>ק'</w:t>
      </w:r>
      <w:r w:rsidRPr="00F40D4B">
        <w:rPr>
          <w:rtl/>
        </w:rPr>
        <w:t xml:space="preserve"> אמה, </w:t>
      </w:r>
      <w:r w:rsidRPr="00F40D4B">
        <w:rPr>
          <w:rFonts w:hint="cs"/>
          <w:rtl/>
        </w:rPr>
        <w:t>[או ת' אמה]</w:t>
      </w:r>
    </w:p>
    <w:p w14:paraId="2C4F72FA" w14:textId="77777777" w:rsidR="00653FAD" w:rsidRDefault="006F071F" w:rsidP="00653FAD">
      <w:pPr>
        <w:pStyle w:val="36"/>
        <w:framePr w:wrap="notBeside"/>
        <w:rPr>
          <w:rtl/>
        </w:rPr>
      </w:pPr>
      <w:r w:rsidRPr="00F40D4B">
        <w:rPr>
          <w:rFonts w:hint="cs"/>
          <w:rtl/>
        </w:rPr>
        <w:t xml:space="preserve">- </w:t>
      </w:r>
      <w:r w:rsidRPr="00F40D4B">
        <w:rPr>
          <w:rtl/>
        </w:rPr>
        <w:t>אמרו לו:</w:t>
      </w:r>
    </w:p>
    <w:p w14:paraId="7AFD15A3" w14:textId="3FFDBD47" w:rsidR="006F071F" w:rsidRPr="00F40D4B" w:rsidRDefault="006F071F" w:rsidP="00653FAD">
      <w:pPr>
        <w:rPr>
          <w:rtl/>
        </w:rPr>
      </w:pPr>
      <w:r w:rsidRPr="00F40D4B">
        <w:rPr>
          <w:rtl/>
        </w:rPr>
        <w:t>אין מביאין ראיה מן החרוב.</w:t>
      </w:r>
    </w:p>
    <w:p w14:paraId="19D213EE" w14:textId="67EF98CF" w:rsidR="006F071F" w:rsidRPr="00F40D4B" w:rsidRDefault="006F071F" w:rsidP="00653FAD">
      <w:pPr>
        <w:rPr>
          <w:rtl/>
        </w:rPr>
      </w:pPr>
      <w:r w:rsidRPr="00F40D4B">
        <w:rPr>
          <w:rtl/>
        </w:rPr>
        <w:t>חזר ואמר להם: אם הלכה כמותי - אמת המים יוכיחו.</w:t>
      </w:r>
      <w:r w:rsidRPr="00F40D4B">
        <w:rPr>
          <w:rFonts w:hint="cs"/>
          <w:rtl/>
        </w:rPr>
        <w:t xml:space="preserve"> - </w:t>
      </w:r>
      <w:r w:rsidRPr="00F40D4B">
        <w:rPr>
          <w:rtl/>
        </w:rPr>
        <w:t>חזרו אמת המים לאחוריהם.</w:t>
      </w:r>
      <w:r w:rsidR="00653FAD">
        <w:rPr>
          <w:rFonts w:hint="cs"/>
          <w:rtl/>
        </w:rPr>
        <w:t xml:space="preserve"> </w:t>
      </w:r>
      <w:r w:rsidRPr="00653FAD">
        <w:rPr>
          <w:rStyle w:val="affffc"/>
          <w:rFonts w:hint="cs"/>
          <w:rtl/>
        </w:rPr>
        <w:t xml:space="preserve">- </w:t>
      </w:r>
      <w:r w:rsidRPr="00653FAD">
        <w:rPr>
          <w:rStyle w:val="affffc"/>
          <w:rtl/>
        </w:rPr>
        <w:t>אמרו לו:</w:t>
      </w:r>
      <w:r w:rsidRPr="00F40D4B">
        <w:rPr>
          <w:rtl/>
        </w:rPr>
        <w:t xml:space="preserve"> אין מביאין ראיה מאמת המים.</w:t>
      </w:r>
    </w:p>
    <w:p w14:paraId="2B53465D" w14:textId="77777777" w:rsidR="006F071F" w:rsidRPr="00F40D4B" w:rsidRDefault="006F071F" w:rsidP="009B508D">
      <w:pPr>
        <w:rPr>
          <w:rtl/>
        </w:rPr>
      </w:pPr>
      <w:r w:rsidRPr="00653FAD">
        <w:rPr>
          <w:rStyle w:val="affffc"/>
          <w:rtl/>
        </w:rPr>
        <w:lastRenderedPageBreak/>
        <w:t>חזר ואמר להם:</w:t>
      </w:r>
      <w:r w:rsidRPr="00F40D4B">
        <w:rPr>
          <w:rtl/>
        </w:rPr>
        <w:t xml:space="preserve"> אם הלכה כמותי - כותלי בית המדרש יוכיחו.</w:t>
      </w:r>
      <w:r w:rsidRPr="00F40D4B">
        <w:rPr>
          <w:rFonts w:hint="cs"/>
          <w:rtl/>
        </w:rPr>
        <w:t xml:space="preserve"> </w:t>
      </w:r>
      <w:r w:rsidRPr="00F40D4B">
        <w:rPr>
          <w:rtl/>
        </w:rPr>
        <w:t>הטו כותלי בית המדרש ליפול.</w:t>
      </w:r>
    </w:p>
    <w:p w14:paraId="5793D070" w14:textId="3F40756F" w:rsidR="00653FAD" w:rsidRDefault="006F071F" w:rsidP="00653FAD">
      <w:pPr>
        <w:rPr>
          <w:rtl/>
        </w:rPr>
      </w:pPr>
      <w:r w:rsidRPr="00F40D4B">
        <w:rPr>
          <w:rtl/>
        </w:rPr>
        <w:t xml:space="preserve">גער בהם רבי יהושע, </w:t>
      </w:r>
      <w:r w:rsidRPr="00653FAD">
        <w:rPr>
          <w:rStyle w:val="affffc"/>
          <w:rtl/>
        </w:rPr>
        <w:t>א</w:t>
      </w:r>
      <w:r w:rsidRPr="00653FAD">
        <w:rPr>
          <w:rStyle w:val="affffc"/>
          <w:rFonts w:hint="cs"/>
          <w:rtl/>
        </w:rPr>
        <w:t>"ל</w:t>
      </w:r>
      <w:r w:rsidRPr="00653FAD">
        <w:rPr>
          <w:rStyle w:val="affffc"/>
          <w:rtl/>
        </w:rPr>
        <w:t>:</w:t>
      </w:r>
      <w:r w:rsidRPr="00F40D4B">
        <w:rPr>
          <w:rtl/>
        </w:rPr>
        <w:t xml:space="preserve"> אם תלמידי חכמים מנצחים זה את זה בהלכה אתם מה טיבכם?</w:t>
      </w:r>
      <w:r w:rsidR="00653FAD">
        <w:rPr>
          <w:rFonts w:hint="cs"/>
          <w:rtl/>
        </w:rPr>
        <w:t xml:space="preserve"> </w:t>
      </w:r>
      <w:r w:rsidRPr="00F40D4B">
        <w:rPr>
          <w:rtl/>
        </w:rPr>
        <w:t xml:space="preserve">לא נפלו מפני כבודו של רבי יהושע, </w:t>
      </w:r>
    </w:p>
    <w:p w14:paraId="2264B93C" w14:textId="1E7A5ECE" w:rsidR="006F071F" w:rsidRPr="00F40D4B" w:rsidRDefault="006F071F" w:rsidP="00596E19">
      <w:pPr>
        <w:spacing w:after="60"/>
        <w:rPr>
          <w:rtl/>
        </w:rPr>
      </w:pPr>
      <w:r w:rsidRPr="00F40D4B">
        <w:rPr>
          <w:rtl/>
        </w:rPr>
        <w:t>ולא זקפו מפני כבודו של רבי אליעזר, ועדין מטין ועומדין.</w:t>
      </w:r>
    </w:p>
    <w:p w14:paraId="77556A31" w14:textId="77777777" w:rsidR="00A6533C" w:rsidRPr="00F40D4B" w:rsidRDefault="006F071F" w:rsidP="009B508D">
      <w:pPr>
        <w:rPr>
          <w:rtl/>
        </w:rPr>
      </w:pPr>
      <w:r w:rsidRPr="00653FAD">
        <w:rPr>
          <w:rStyle w:val="affffc"/>
          <w:rtl/>
        </w:rPr>
        <w:t>חזר ואמר להם:</w:t>
      </w:r>
      <w:r w:rsidRPr="00F40D4B">
        <w:rPr>
          <w:rtl/>
        </w:rPr>
        <w:t xml:space="preserve"> אם הלכה כמותי - מן השמים יוכיחו.</w:t>
      </w:r>
    </w:p>
    <w:p w14:paraId="6E2223F6" w14:textId="77777777" w:rsidR="00A6533C" w:rsidRPr="00F40D4B" w:rsidRDefault="006F071F" w:rsidP="00653FAD">
      <w:pPr>
        <w:rPr>
          <w:rtl/>
        </w:rPr>
      </w:pPr>
      <w:r w:rsidRPr="00F40D4B">
        <w:rPr>
          <w:rtl/>
        </w:rPr>
        <w:t>יצאתה בת קול ואמרה: מה לכם אצל רבי אליעזר שהלכה כמותו בכל מקום!</w:t>
      </w:r>
    </w:p>
    <w:p w14:paraId="78F472C4" w14:textId="69C48835" w:rsidR="00653FAD" w:rsidRDefault="006F071F" w:rsidP="00653FAD">
      <w:pPr>
        <w:pStyle w:val="36"/>
        <w:framePr w:wrap="notBeside"/>
        <w:rPr>
          <w:rtl/>
        </w:rPr>
      </w:pPr>
      <w:r w:rsidRPr="00F40D4B">
        <w:rPr>
          <w:rFonts w:hint="cs"/>
          <w:rtl/>
        </w:rPr>
        <w:t xml:space="preserve">- </w:t>
      </w:r>
      <w:r w:rsidR="00653FAD">
        <w:rPr>
          <w:rFonts w:hint="cs"/>
          <w:rtl/>
        </w:rPr>
        <w:t xml:space="preserve">עמד רי''ה </w:t>
      </w:r>
    </w:p>
    <w:p w14:paraId="4AC9FE6A" w14:textId="2B4577D5" w:rsidR="006F071F" w:rsidRPr="00F40D4B" w:rsidRDefault="006F071F" w:rsidP="00653FAD">
      <w:pPr>
        <w:rPr>
          <w:rtl/>
        </w:rPr>
      </w:pPr>
      <w:r w:rsidRPr="00F40D4B">
        <w:rPr>
          <w:rtl/>
        </w:rPr>
        <w:t>על רגליו ואמר: לא בשמים היא.</w:t>
      </w:r>
    </w:p>
    <w:p w14:paraId="24856D9D" w14:textId="77777777" w:rsidR="00653FAD" w:rsidRDefault="006F071F" w:rsidP="00653FAD">
      <w:pPr>
        <w:pStyle w:val="36"/>
        <w:framePr w:wrap="notBeside"/>
        <w:rPr>
          <w:rtl/>
        </w:rPr>
      </w:pPr>
      <w:r w:rsidRPr="00F40D4B">
        <w:rPr>
          <w:rFonts w:hint="cs"/>
          <w:rtl/>
        </w:rPr>
        <w:t>וארי''ר</w:t>
      </w:r>
      <w:r w:rsidRPr="00F40D4B">
        <w:rPr>
          <w:rtl/>
        </w:rPr>
        <w:t xml:space="preserve">: </w:t>
      </w:r>
    </w:p>
    <w:p w14:paraId="4232069E" w14:textId="1EC566EB" w:rsidR="006F071F" w:rsidRPr="00F40D4B" w:rsidRDefault="006F071F" w:rsidP="009B508D">
      <w:pPr>
        <w:rPr>
          <w:rtl/>
        </w:rPr>
      </w:pPr>
      <w:r w:rsidRPr="00F40D4B">
        <w:rPr>
          <w:rtl/>
        </w:rPr>
        <w:t>כבר נתנה תורה מהר סיני, אין אנו משגיחין בבת קול, שכבר כתבת בהר סיני בתורה אחרי רבים להטת.</w:t>
      </w:r>
    </w:p>
    <w:p w14:paraId="1434BAA3" w14:textId="77777777" w:rsidR="006F071F" w:rsidRPr="00F40D4B" w:rsidRDefault="006F071F" w:rsidP="009B508D">
      <w:pPr>
        <w:rPr>
          <w:rtl/>
        </w:rPr>
      </w:pPr>
    </w:p>
    <w:p w14:paraId="4282AB0A" w14:textId="77777777" w:rsidR="00596E19" w:rsidRDefault="00596E19" w:rsidP="00596E19">
      <w:pPr>
        <w:pStyle w:val="36"/>
        <w:framePr w:wrap="notBeside"/>
        <w:rPr>
          <w:rtl/>
        </w:rPr>
      </w:pPr>
      <w:r>
        <w:rPr>
          <w:rFonts w:hint="cs"/>
          <w:rtl/>
        </w:rPr>
        <w:t>מעשה</w:t>
      </w:r>
    </w:p>
    <w:p w14:paraId="3144AB5D" w14:textId="3EFAD574" w:rsidR="00596E19" w:rsidRDefault="00596E19" w:rsidP="009B508D">
      <w:pPr>
        <w:rPr>
          <w:rtl/>
        </w:rPr>
      </w:pPr>
      <w:r>
        <w:rPr>
          <w:rFonts w:hint="cs"/>
          <w:rtl/>
        </w:rPr>
        <w:t>ש</w:t>
      </w:r>
      <w:r w:rsidR="00653FAD">
        <w:rPr>
          <w:rFonts w:hint="cs"/>
          <w:rtl/>
        </w:rPr>
        <w:t xml:space="preserve">מצאו </w:t>
      </w:r>
      <w:r w:rsidR="006F071F" w:rsidRPr="00596E19">
        <w:rPr>
          <w:rStyle w:val="affffc"/>
          <w:rtl/>
        </w:rPr>
        <w:t>רבי נתן לאליהו,</w:t>
      </w:r>
      <w:r w:rsidR="006F071F" w:rsidRPr="00F40D4B">
        <w:rPr>
          <w:rtl/>
        </w:rPr>
        <w:t xml:space="preserve"> </w:t>
      </w:r>
      <w:r>
        <w:rPr>
          <w:rtl/>
        </w:rPr>
        <w:tab/>
      </w:r>
      <w:r>
        <w:rPr>
          <w:rtl/>
        </w:rPr>
        <w:tab/>
      </w:r>
      <w:r w:rsidR="006F071F" w:rsidRPr="00653FAD">
        <w:rPr>
          <w:rStyle w:val="affffc"/>
          <w:rtl/>
        </w:rPr>
        <w:t>א"ל:</w:t>
      </w:r>
      <w:r w:rsidR="006F071F" w:rsidRPr="00F40D4B">
        <w:rPr>
          <w:rtl/>
        </w:rPr>
        <w:t xml:space="preserve"> מאי עביד קו</w:t>
      </w:r>
      <w:r w:rsidR="006F071F" w:rsidRPr="00F40D4B">
        <w:rPr>
          <w:rFonts w:hint="cs"/>
          <w:rtl/>
        </w:rPr>
        <w:t>ב"ה בשעה זו</w:t>
      </w:r>
      <w:r w:rsidR="006F071F" w:rsidRPr="00F40D4B">
        <w:rPr>
          <w:rtl/>
        </w:rPr>
        <w:t xml:space="preserve">? </w:t>
      </w:r>
    </w:p>
    <w:p w14:paraId="25570DF6" w14:textId="2F984A9E" w:rsidR="00596E19" w:rsidRDefault="006F071F" w:rsidP="00596E19">
      <w:pPr>
        <w:pStyle w:val="36"/>
        <w:framePr w:wrap="notBeside"/>
        <w:rPr>
          <w:rtl/>
        </w:rPr>
      </w:pPr>
      <w:r w:rsidRPr="00F40D4B">
        <w:rPr>
          <w:rtl/>
        </w:rPr>
        <w:t xml:space="preserve">- </w:t>
      </w:r>
      <w:r w:rsidRPr="00653FAD">
        <w:rPr>
          <w:rtl/>
        </w:rPr>
        <w:t>א"ל:</w:t>
      </w:r>
      <w:r w:rsidR="00596E19">
        <w:rPr>
          <w:rFonts w:hint="cs"/>
          <w:rtl/>
        </w:rPr>
        <w:t xml:space="preserve">  אליהו:</w:t>
      </w:r>
    </w:p>
    <w:p w14:paraId="45E8AD85" w14:textId="46C653D1" w:rsidR="006F071F" w:rsidRPr="00F40D4B" w:rsidRDefault="00596E19" w:rsidP="00596E19">
      <w:pPr>
        <w:rPr>
          <w:rtl/>
        </w:rPr>
      </w:pPr>
      <w:r>
        <w:rPr>
          <w:rFonts w:hint="cs"/>
          <w:rtl/>
        </w:rPr>
        <w:t xml:space="preserve">מחייך </w:t>
      </w:r>
      <w:r w:rsidR="006F071F" w:rsidRPr="00F40D4B">
        <w:rPr>
          <w:rtl/>
        </w:rPr>
        <w:t>ואמר נצחוני בני, נצחוני בני.</w:t>
      </w:r>
    </w:p>
    <w:p w14:paraId="3BAE042B" w14:textId="77777777" w:rsidR="00653FAD" w:rsidRDefault="006F071F" w:rsidP="00653FAD">
      <w:pPr>
        <w:pStyle w:val="36"/>
        <w:framePr w:wrap="notBeside"/>
        <w:rPr>
          <w:rtl/>
        </w:rPr>
      </w:pPr>
      <w:r w:rsidRPr="00F40D4B">
        <w:rPr>
          <w:rtl/>
        </w:rPr>
        <w:t xml:space="preserve">אמרו: </w:t>
      </w:r>
    </w:p>
    <w:p w14:paraId="5A9A5BB9" w14:textId="79A09A99" w:rsidR="00A6533C" w:rsidRPr="00F40D4B" w:rsidRDefault="006F071F" w:rsidP="00653FAD">
      <w:pPr>
        <w:rPr>
          <w:rtl/>
        </w:rPr>
      </w:pPr>
      <w:r w:rsidRPr="00F40D4B">
        <w:rPr>
          <w:rtl/>
        </w:rPr>
        <w:t>ותו היום הביאו כל טהרות שטיהר רבי אליעזר ושרפום באש, ונמנו עליו וברכוהו.</w:t>
      </w:r>
      <w:r w:rsidRPr="00F40D4B">
        <w:rPr>
          <w:rFonts w:hint="cs"/>
          <w:rtl/>
        </w:rPr>
        <w:t>[נידוהו]</w:t>
      </w:r>
      <w:r w:rsidR="00653FAD">
        <w:rPr>
          <w:rFonts w:hint="cs"/>
          <w:rtl/>
        </w:rPr>
        <w:t xml:space="preserve"> </w:t>
      </w:r>
      <w:r w:rsidRPr="00F40D4B">
        <w:rPr>
          <w:rtl/>
        </w:rPr>
        <w:t>ואמרו: מי ילך ויודיעו? –</w:t>
      </w:r>
    </w:p>
    <w:p w14:paraId="247B59B7" w14:textId="77777777" w:rsidR="00653FAD" w:rsidRDefault="006F071F" w:rsidP="00653FAD">
      <w:pPr>
        <w:pStyle w:val="36"/>
        <w:framePr w:wrap="notBeside"/>
        <w:rPr>
          <w:rtl/>
        </w:rPr>
      </w:pPr>
      <w:r w:rsidRPr="00F40D4B">
        <w:rPr>
          <w:rFonts w:hint="cs"/>
          <w:rtl/>
        </w:rPr>
        <w:t>א''ל ר''ע</w:t>
      </w:r>
      <w:r w:rsidRPr="00F40D4B">
        <w:rPr>
          <w:rtl/>
        </w:rPr>
        <w:t>:</w:t>
      </w:r>
    </w:p>
    <w:p w14:paraId="5AC15652" w14:textId="24E60FD7" w:rsidR="006F071F" w:rsidRPr="00F40D4B" w:rsidRDefault="006F071F" w:rsidP="00596E19">
      <w:pPr>
        <w:rPr>
          <w:rtl/>
        </w:rPr>
      </w:pPr>
      <w:r w:rsidRPr="00F40D4B">
        <w:rPr>
          <w:rtl/>
        </w:rPr>
        <w:t>אני אלך, שמא ילך אדם שאינו הגון ויודיעו, ונמצא מחריב את כל העולם כולו.</w:t>
      </w:r>
      <w:r w:rsidR="00653FAD">
        <w:rPr>
          <w:rFonts w:hint="cs"/>
          <w:rtl/>
        </w:rPr>
        <w:t xml:space="preserve"> </w:t>
      </w:r>
      <w:r w:rsidRPr="00F40D4B">
        <w:rPr>
          <w:rtl/>
        </w:rPr>
        <w:t>מה עשה לבש שחורים, ונתעטף שחורים, וישב לפניו בריחוק ארבע אמות.</w:t>
      </w:r>
      <w:r w:rsidR="00653FAD">
        <w:rPr>
          <w:rFonts w:hint="cs"/>
          <w:rtl/>
        </w:rPr>
        <w:t xml:space="preserve"> </w:t>
      </w:r>
      <w:r w:rsidRPr="00653FAD">
        <w:rPr>
          <w:rStyle w:val="affffc"/>
          <w:rFonts w:hint="cs"/>
          <w:rtl/>
        </w:rPr>
        <w:t>א"ל ר''א</w:t>
      </w:r>
      <w:r w:rsidRPr="00653FAD">
        <w:rPr>
          <w:rStyle w:val="affffc"/>
          <w:rtl/>
        </w:rPr>
        <w:t>:</w:t>
      </w:r>
      <w:r w:rsidRPr="00F40D4B">
        <w:rPr>
          <w:rtl/>
        </w:rPr>
        <w:t xml:space="preserve"> עקיבא, מה יום מיומים? - אמר לו: רבי, כמדומה לי שחבירים בדילים ממך.</w:t>
      </w:r>
    </w:p>
    <w:p w14:paraId="461980E0" w14:textId="77777777" w:rsidR="006F071F" w:rsidRPr="00F40D4B" w:rsidRDefault="006F071F" w:rsidP="00596E19">
      <w:pPr>
        <w:rPr>
          <w:rtl/>
        </w:rPr>
      </w:pPr>
      <w:r w:rsidRPr="00F40D4B">
        <w:rPr>
          <w:rtl/>
        </w:rPr>
        <w:t>- אף הוא קרע בגדיו וחלץ מנעליו, ונשמט וישב ע"ג קרקע.</w:t>
      </w:r>
    </w:p>
    <w:p w14:paraId="07727541" w14:textId="543F660E" w:rsidR="00596E19" w:rsidRPr="00596E19" w:rsidRDefault="006F071F" w:rsidP="00596E19">
      <w:pPr>
        <w:rPr>
          <w:rStyle w:val="affffc"/>
          <w:rFonts w:ascii="Fb Fontext" w:hAnsi="Fb Fontext" w:cs="FrankRuehl"/>
          <w:b w:val="0"/>
          <w:spacing w:val="0"/>
          <w:sz w:val="32"/>
          <w:szCs w:val="18"/>
          <w:rtl/>
        </w:rPr>
      </w:pPr>
      <w:r w:rsidRPr="00F40D4B">
        <w:rPr>
          <w:rtl/>
        </w:rPr>
        <w:t>זלגו עיניו דמעות, לקה העולם שליש בזיתים, ושליש בחטים, ושליש בשעורים.</w:t>
      </w:r>
      <w:r w:rsidR="00596E19">
        <w:rPr>
          <w:rStyle w:val="affffc"/>
          <w:rFonts w:hint="cs"/>
          <w:rtl/>
        </w:rPr>
        <w:t xml:space="preserve"> </w:t>
      </w:r>
      <w:r w:rsidRPr="00596E19">
        <w:rPr>
          <w:rStyle w:val="affffc"/>
          <w:rtl/>
        </w:rPr>
        <w:t xml:space="preserve">ויש אומרים: </w:t>
      </w:r>
      <w:r w:rsidRPr="00F40D4B">
        <w:rPr>
          <w:rtl/>
        </w:rPr>
        <w:t>אף בצק שבידי אשה טפח.</w:t>
      </w:r>
    </w:p>
    <w:p w14:paraId="2E6C065F" w14:textId="77777777" w:rsidR="00596E19" w:rsidRDefault="006F071F" w:rsidP="00596E19">
      <w:pPr>
        <w:pStyle w:val="36"/>
        <w:framePr w:wrap="notBeside"/>
        <w:rPr>
          <w:rtl/>
        </w:rPr>
      </w:pPr>
      <w:r w:rsidRPr="00596E19">
        <w:rPr>
          <w:rStyle w:val="affffc"/>
          <w:rtl/>
        </w:rPr>
        <w:t>תנא:</w:t>
      </w:r>
    </w:p>
    <w:p w14:paraId="6BF3904C" w14:textId="5482FD62" w:rsidR="006F071F" w:rsidRPr="00F40D4B" w:rsidRDefault="006F071F" w:rsidP="00596E19">
      <w:pPr>
        <w:spacing w:after="60"/>
        <w:rPr>
          <w:rtl/>
        </w:rPr>
      </w:pPr>
      <w:r w:rsidRPr="00F40D4B">
        <w:rPr>
          <w:rFonts w:hint="cs"/>
          <w:rtl/>
        </w:rPr>
        <w:lastRenderedPageBreak/>
        <w:t>'</w:t>
      </w:r>
      <w:r w:rsidRPr="00F40D4B">
        <w:rPr>
          <w:rtl/>
        </w:rPr>
        <w:t>אך</w:t>
      </w:r>
      <w:r w:rsidRPr="00F40D4B">
        <w:rPr>
          <w:rFonts w:hint="cs"/>
          <w:rtl/>
        </w:rPr>
        <w:t>'</w:t>
      </w:r>
      <w:r w:rsidRPr="00F40D4B">
        <w:rPr>
          <w:rtl/>
        </w:rPr>
        <w:t xml:space="preserve"> גדול היה באותו היום, שבכל מקום שנתן בו עיניו רבי אליעזר נשרף.</w:t>
      </w:r>
    </w:p>
    <w:p w14:paraId="79F39B02" w14:textId="77777777" w:rsidR="006F071F" w:rsidRPr="00F40D4B" w:rsidRDefault="006F071F" w:rsidP="009B508D">
      <w:pPr>
        <w:rPr>
          <w:rtl/>
        </w:rPr>
      </w:pPr>
      <w:r w:rsidRPr="00596E19">
        <w:rPr>
          <w:rStyle w:val="affffc"/>
          <w:rtl/>
        </w:rPr>
        <w:t>ואף רבן גמליאל היה בא בספינה,</w:t>
      </w:r>
      <w:r w:rsidRPr="00F40D4B">
        <w:rPr>
          <w:rtl/>
        </w:rPr>
        <w:t xml:space="preserve"> עמד עליו נחשול לטבעו.</w:t>
      </w:r>
    </w:p>
    <w:p w14:paraId="118E8F0B" w14:textId="77777777" w:rsidR="006F071F" w:rsidRPr="00F40D4B" w:rsidRDefault="006F071F" w:rsidP="009B508D">
      <w:pPr>
        <w:rPr>
          <w:rtl/>
        </w:rPr>
      </w:pPr>
      <w:r w:rsidRPr="00596E19">
        <w:rPr>
          <w:rStyle w:val="affffc"/>
          <w:rtl/>
        </w:rPr>
        <w:t>אמר:</w:t>
      </w:r>
      <w:r w:rsidRPr="00F40D4B">
        <w:rPr>
          <w:rtl/>
        </w:rPr>
        <w:t xml:space="preserve"> כמדומה לי שאין זה אלא בשביל רבי אליעזר בן הורקנוס.</w:t>
      </w:r>
    </w:p>
    <w:p w14:paraId="25126174" w14:textId="77777777" w:rsidR="006F071F" w:rsidRPr="00F40D4B" w:rsidRDefault="006F071F" w:rsidP="009B508D">
      <w:pPr>
        <w:rPr>
          <w:rtl/>
        </w:rPr>
      </w:pPr>
      <w:r>
        <w:rPr>
          <w:rtl/>
        </w:rPr>
        <w:t xml:space="preserve">עמד על רגליו ואמר: </w:t>
      </w:r>
      <w:r>
        <w:rPr>
          <w:rStyle w:val="affffc"/>
          <w:rtl/>
          <w:rPrChange w:id="9095" w:author="מנוע אמוראים" w:date="2026-10-05T16:41:14Z">
            <w:rPr>
              <w:rtl/>
            </w:rPr>
          </w:rPrChange>
        </w:rPr>
        <w:t xml:space="preserve">רבש"ע</w:t>
      </w:r>
      <w:r>
        <w:rPr>
          <w:rtl/>
        </w:rPr>
        <w:t xml:space="preserve">, גלוי וידוע לפניך שלא לכבודי עשיתי, ולא לכבוד בית אבא עשיתי, אלא לכבודך, שלא ירבו מחלוקות בישראל.</w:t>
      </w:r>
      <w:r w:rsidRPr="00F40D4B">
        <w:rPr>
          <w:rFonts w:hint="cs"/>
          <w:rtl/>
        </w:rPr>
        <w:t xml:space="preserve"> - </w:t>
      </w:r>
      <w:r w:rsidRPr="00F40D4B">
        <w:rPr>
          <w:rtl/>
        </w:rPr>
        <w:t>נח הים מזעפו.</w:t>
      </w:r>
    </w:p>
    <w:p w14:paraId="4D316B6B" w14:textId="77777777" w:rsidR="006F071F" w:rsidRPr="00F40D4B" w:rsidRDefault="006F071F" w:rsidP="009B508D">
      <w:pPr>
        <w:rPr>
          <w:rtl/>
        </w:rPr>
      </w:pPr>
    </w:p>
    <w:p w14:paraId="7BF2BE43" w14:textId="77777777" w:rsidR="006F071F" w:rsidRPr="00F40D4B" w:rsidRDefault="006F071F" w:rsidP="009B508D">
      <w:pPr>
        <w:rPr>
          <w:rtl/>
        </w:rPr>
      </w:pPr>
      <w:r w:rsidRPr="00596E19">
        <w:rPr>
          <w:b/>
          <w:bCs/>
          <w:rtl/>
        </w:rPr>
        <w:t>•</w:t>
      </w:r>
      <w:r w:rsidRPr="00596E19">
        <w:rPr>
          <w:rFonts w:hint="cs"/>
          <w:b/>
          <w:bCs/>
          <w:rtl/>
        </w:rPr>
        <w:t xml:space="preserve"> '</w:t>
      </w:r>
      <w:r w:rsidRPr="00596E19">
        <w:rPr>
          <w:b/>
          <w:bCs/>
          <w:rtl/>
        </w:rPr>
        <w:t>אימא שלום</w:t>
      </w:r>
      <w:r w:rsidRPr="00596E19">
        <w:rPr>
          <w:rFonts w:hint="cs"/>
          <w:b/>
          <w:bCs/>
          <w:rtl/>
        </w:rPr>
        <w:t>'</w:t>
      </w:r>
      <w:r w:rsidRPr="00F40D4B">
        <w:rPr>
          <w:rtl/>
        </w:rPr>
        <w:t xml:space="preserve"> </w:t>
      </w:r>
      <w:r w:rsidRPr="00F40D4B">
        <w:rPr>
          <w:rFonts w:hint="cs"/>
          <w:rtl/>
        </w:rPr>
        <w:t>אשת ר''א, היתה אחות ר''ג מאותו מעשה לא הניחה לר''א ליפול על פניו בתחנון</w:t>
      </w:r>
    </w:p>
    <w:p w14:paraId="52C61A01" w14:textId="77777777" w:rsidR="00596E19" w:rsidRDefault="006F071F" w:rsidP="009B508D">
      <w:pPr>
        <w:rPr>
          <w:rStyle w:val="affffc"/>
          <w:rtl/>
        </w:rPr>
      </w:pPr>
      <w:r w:rsidRPr="00F40D4B">
        <w:rPr>
          <w:rFonts w:hint="cs"/>
          <w:rtl/>
        </w:rPr>
        <w:t xml:space="preserve">אותו יום ר''ח היה </w:t>
      </w:r>
      <w:r w:rsidRPr="00F40D4B">
        <w:rPr>
          <w:rtl/>
        </w:rPr>
        <w:t>ואיחלף לה בין מלא לחסר.</w:t>
      </w:r>
      <w:r w:rsidRPr="00F40D4B">
        <w:rPr>
          <w:rFonts w:hint="cs"/>
          <w:rtl/>
        </w:rPr>
        <w:t xml:space="preserve"> </w:t>
      </w:r>
    </w:p>
    <w:p w14:paraId="1BFBD0CF" w14:textId="77777777" w:rsidR="00596E19" w:rsidRDefault="006F071F" w:rsidP="00596E19">
      <w:pPr>
        <w:pStyle w:val="36"/>
        <w:framePr w:wrap="notBeside"/>
        <w:rPr>
          <w:rtl/>
        </w:rPr>
      </w:pPr>
      <w:r w:rsidRPr="00596E19">
        <w:rPr>
          <w:rStyle w:val="affffc"/>
          <w:rtl/>
        </w:rPr>
        <w:t>א"ד:</w:t>
      </w:r>
    </w:p>
    <w:p w14:paraId="21BBB122" w14:textId="5CC8882D" w:rsidR="00A6533C" w:rsidRPr="00F40D4B" w:rsidRDefault="006F071F" w:rsidP="00596E19">
      <w:pPr>
        <w:rPr>
          <w:rtl/>
        </w:rPr>
      </w:pPr>
      <w:r w:rsidRPr="00F40D4B">
        <w:rPr>
          <w:rFonts w:hint="cs"/>
          <w:rtl/>
        </w:rPr>
        <w:t>בא עני בשער והוציאה לו לחם</w:t>
      </w:r>
      <w:r w:rsidR="00596E19">
        <w:rPr>
          <w:rFonts w:hint="cs"/>
          <w:rtl/>
        </w:rPr>
        <w:t xml:space="preserve">, </w:t>
      </w:r>
      <w:r w:rsidRPr="00F40D4B">
        <w:rPr>
          <w:rFonts w:hint="cs"/>
          <w:rtl/>
        </w:rPr>
        <w:t xml:space="preserve">ראתהו </w:t>
      </w:r>
      <w:r w:rsidR="00596E19">
        <w:rPr>
          <w:rFonts w:hint="cs"/>
          <w:rtl/>
        </w:rPr>
        <w:t>ש</w:t>
      </w:r>
      <w:r w:rsidRPr="00F40D4B">
        <w:rPr>
          <w:rFonts w:hint="cs"/>
          <w:rtl/>
        </w:rPr>
        <w:t>נפל על פניו אמרה לו קום שהרגת לאחי אדהכי יצא הקול מבית ר''ג שנפטר</w:t>
      </w:r>
    </w:p>
    <w:p w14:paraId="7E706A15" w14:textId="77777777" w:rsidR="00596E19" w:rsidRDefault="006F071F" w:rsidP="00596E19">
      <w:pPr>
        <w:pStyle w:val="36"/>
        <w:framePr w:wrap="notBeside"/>
        <w:rPr>
          <w:rtl/>
        </w:rPr>
      </w:pPr>
      <w:r w:rsidRPr="00F40D4B">
        <w:rPr>
          <w:rtl/>
        </w:rPr>
        <w:t>א</w:t>
      </w:r>
      <w:r w:rsidRPr="00F40D4B">
        <w:rPr>
          <w:rFonts w:hint="cs"/>
          <w:rtl/>
        </w:rPr>
        <w:t>"ל</w:t>
      </w:r>
      <w:r w:rsidRPr="00F40D4B">
        <w:rPr>
          <w:rtl/>
        </w:rPr>
        <w:t>:</w:t>
      </w:r>
    </w:p>
    <w:p w14:paraId="028CCAD5" w14:textId="6CC76EAC" w:rsidR="006F071F" w:rsidRPr="00F40D4B" w:rsidRDefault="006F071F" w:rsidP="009B508D">
      <w:pPr>
        <w:rPr>
          <w:rtl/>
        </w:rPr>
      </w:pPr>
      <w:r w:rsidRPr="00F40D4B">
        <w:rPr>
          <w:rtl/>
        </w:rPr>
        <w:t>מנא ידעת? אמרה ל</w:t>
      </w:r>
      <w:r w:rsidRPr="00F40D4B">
        <w:rPr>
          <w:rFonts w:hint="cs"/>
          <w:rtl/>
        </w:rPr>
        <w:t>ו</w:t>
      </w:r>
      <w:r w:rsidRPr="00F40D4B">
        <w:rPr>
          <w:rtl/>
        </w:rPr>
        <w:t>: כך מקובלני מבית אבי אבא: כל השערים ננעלים חוץ משערי אונאה.</w:t>
      </w:r>
    </w:p>
    <w:p w14:paraId="6E4DFB4F" w14:textId="77777777" w:rsidR="006F071F" w:rsidRPr="00F40D4B" w:rsidRDefault="006F071F" w:rsidP="009B508D">
      <w:pPr>
        <w:jc w:val="center"/>
        <w:rPr>
          <w:rtl/>
        </w:rPr>
      </w:pPr>
    </w:p>
    <w:p w14:paraId="7A8926FC" w14:textId="77777777" w:rsidR="00596E19" w:rsidRDefault="006F071F" w:rsidP="00596E19">
      <w:pPr>
        <w:pStyle w:val="36"/>
        <w:framePr w:wrap="notBeside"/>
        <w:rPr>
          <w:rtl/>
        </w:rPr>
      </w:pPr>
      <w:r w:rsidRPr="00F40D4B">
        <w:rPr>
          <w:rtl/>
        </w:rPr>
        <w:t>•</w:t>
      </w:r>
      <w:r w:rsidRPr="00F40D4B">
        <w:rPr>
          <w:rFonts w:hint="cs"/>
          <w:rtl/>
        </w:rPr>
        <w:t xml:space="preserve"> </w:t>
      </w:r>
      <w:r w:rsidRPr="00F40D4B">
        <w:rPr>
          <w:rtl/>
        </w:rPr>
        <w:t>ת"ר:</w:t>
      </w:r>
    </w:p>
    <w:p w14:paraId="3FEB5554" w14:textId="088B1B32" w:rsidR="00A6533C" w:rsidRPr="00F40D4B" w:rsidRDefault="006F071F" w:rsidP="009B508D">
      <w:pPr>
        <w:rPr>
          <w:rtl/>
        </w:rPr>
      </w:pPr>
      <w:r w:rsidRPr="00F40D4B">
        <w:rPr>
          <w:rtl/>
        </w:rPr>
        <w:t xml:space="preserve">המאנה את הגר עובר בשלשה לאוין, והלוחצו </w:t>
      </w:r>
      <w:r w:rsidRPr="00F40D4B">
        <w:rPr>
          <w:rFonts w:hint="cs"/>
          <w:rtl/>
        </w:rPr>
        <w:t>בשלושה לאוין.</w:t>
      </w:r>
    </w:p>
    <w:p w14:paraId="11BF62FF" w14:textId="7BD54600" w:rsidR="006F071F" w:rsidRPr="00F40D4B" w:rsidRDefault="006F071F" w:rsidP="009B508D">
      <w:pPr>
        <w:rPr>
          <w:rtl/>
        </w:rPr>
      </w:pPr>
      <w:r w:rsidRPr="00596E19">
        <w:rPr>
          <w:rFonts w:hint="cs"/>
          <w:b/>
          <w:bCs/>
          <w:rtl/>
        </w:rPr>
        <w:t>מאנה</w:t>
      </w:r>
      <w:r w:rsidRPr="00596E19">
        <w:rPr>
          <w:b/>
          <w:bCs/>
          <w:rtl/>
        </w:rPr>
        <w:t>:</w:t>
      </w:r>
      <w:r w:rsidRPr="00F40D4B">
        <w:rPr>
          <w:rtl/>
        </w:rPr>
        <w:t xml:space="preserve"> </w:t>
      </w:r>
      <w:r w:rsidRPr="00596E19">
        <w:rPr>
          <w:rStyle w:val="affff8"/>
          <w:rtl/>
        </w:rPr>
        <w:t>וגר לא תונה, וכי יגור אתך גר בארצכם לא תונו אתו, ולא תונו איש את עמיתו -</w:t>
      </w:r>
      <w:r w:rsidRPr="00F40D4B">
        <w:rPr>
          <w:rtl/>
        </w:rPr>
        <w:t xml:space="preserve"> וגר בכלל עמיתו</w:t>
      </w:r>
    </w:p>
    <w:p w14:paraId="63744382" w14:textId="3C4470FB" w:rsidR="006F071F" w:rsidRPr="00F40D4B" w:rsidRDefault="006F071F" w:rsidP="00596E19">
      <w:pPr>
        <w:rPr>
          <w:rtl/>
        </w:rPr>
      </w:pPr>
      <w:r w:rsidRPr="00596E19">
        <w:rPr>
          <w:rStyle w:val="affffc"/>
          <w:rtl/>
        </w:rPr>
        <w:t>לוחצו</w:t>
      </w:r>
      <w:r w:rsidRPr="00596E19">
        <w:rPr>
          <w:rStyle w:val="affffc"/>
          <w:rFonts w:hint="cs"/>
          <w:rtl/>
        </w:rPr>
        <w:t>:</w:t>
      </w:r>
      <w:r w:rsidRPr="00F40D4B">
        <w:rPr>
          <w:rtl/>
        </w:rPr>
        <w:t xml:space="preserve"> ולא תלחצנו, </w:t>
      </w:r>
      <w:r w:rsidRPr="00596E19">
        <w:rPr>
          <w:rStyle w:val="affff8"/>
          <w:rtl/>
        </w:rPr>
        <w:t>וגר לא תלחץ, ולא תהיה לו כנשה -</w:t>
      </w:r>
      <w:r w:rsidRPr="00F40D4B">
        <w:rPr>
          <w:rtl/>
        </w:rPr>
        <w:t xml:space="preserve"> וגר בכלל הוא</w:t>
      </w:r>
    </w:p>
    <w:p w14:paraId="4276FD36" w14:textId="77777777" w:rsidR="00596E19" w:rsidRDefault="006F071F" w:rsidP="00596E19">
      <w:pPr>
        <w:pStyle w:val="36"/>
        <w:framePr w:wrap="notBeside"/>
        <w:rPr>
          <w:rtl/>
        </w:rPr>
      </w:pPr>
      <w:r w:rsidRPr="00F40D4B">
        <w:rPr>
          <w:rtl/>
        </w:rPr>
        <w:t>ר</w:t>
      </w:r>
      <w:r w:rsidRPr="00F40D4B">
        <w:rPr>
          <w:rFonts w:hint="cs"/>
          <w:rtl/>
        </w:rPr>
        <w:t>"א</w:t>
      </w:r>
      <w:r w:rsidRPr="00F40D4B">
        <w:rPr>
          <w:rtl/>
        </w:rPr>
        <w:t xml:space="preserve"> הגדול</w:t>
      </w:r>
    </w:p>
    <w:p w14:paraId="2D707FBA" w14:textId="041A85BF" w:rsidR="006F071F" w:rsidRPr="00F40D4B" w:rsidRDefault="006F071F" w:rsidP="00596E19">
      <w:pPr>
        <w:rPr>
          <w:rtl/>
        </w:rPr>
      </w:pPr>
      <w:r w:rsidRPr="00F40D4B">
        <w:rPr>
          <w:rtl/>
        </w:rPr>
        <w:t>מפני מה הזהירה תורה ב</w:t>
      </w:r>
      <w:r w:rsidRPr="00F40D4B">
        <w:rPr>
          <w:rFonts w:hint="cs"/>
          <w:rtl/>
        </w:rPr>
        <w:t>ל''ו מקומות [או במ''ו מקומות] בגר מפני שסורו רע</w:t>
      </w:r>
      <w:r w:rsidR="00596E19">
        <w:rPr>
          <w:rFonts w:hint="cs"/>
          <w:rtl/>
        </w:rPr>
        <w:t xml:space="preserve"> </w:t>
      </w:r>
      <w:r w:rsidRPr="00F40D4B">
        <w:rPr>
          <w:rFonts w:hint="cs"/>
          <w:rtl/>
        </w:rPr>
        <w:t>ד</w:t>
      </w:r>
      <w:r w:rsidRPr="00596E19">
        <w:rPr>
          <w:rStyle w:val="affff8"/>
          <w:rFonts w:hint="cs"/>
          <w:rtl/>
        </w:rPr>
        <w:t>'</w:t>
      </w:r>
      <w:r w:rsidRPr="00596E19">
        <w:rPr>
          <w:rStyle w:val="affff8"/>
          <w:rtl/>
        </w:rPr>
        <w:t>וגר לא תונה ולא תלחצנו כי גרים הייתם בארץ מצרים</w:t>
      </w:r>
      <w:r w:rsidRPr="00596E19">
        <w:rPr>
          <w:rStyle w:val="affff8"/>
          <w:rFonts w:hint="cs"/>
          <w:rtl/>
        </w:rPr>
        <w:t>'</w:t>
      </w:r>
      <w:r w:rsidRPr="00596E19">
        <w:rPr>
          <w:rStyle w:val="affff8"/>
          <w:rtl/>
        </w:rPr>
        <w:t>?</w:t>
      </w:r>
    </w:p>
    <w:p w14:paraId="4CE5F547" w14:textId="77777777" w:rsidR="00596E19" w:rsidRDefault="00596E19" w:rsidP="009B508D">
      <w:pPr>
        <w:rPr>
          <w:rtl/>
        </w:rPr>
      </w:pPr>
    </w:p>
    <w:p w14:paraId="16F4462B" w14:textId="77777777" w:rsidR="00596E19" w:rsidRDefault="00596E19" w:rsidP="009B508D">
      <w:pPr>
        <w:rPr>
          <w:rtl/>
        </w:rPr>
      </w:pPr>
    </w:p>
    <w:p w14:paraId="751EA871" w14:textId="77777777" w:rsidR="00596E19" w:rsidRDefault="006F071F" w:rsidP="00596E19">
      <w:pPr>
        <w:pStyle w:val="36"/>
        <w:framePr w:wrap="notBeside"/>
        <w:rPr>
          <w:rtl/>
        </w:rPr>
      </w:pPr>
      <w:r w:rsidRPr="00F40D4B">
        <w:rPr>
          <w:rtl/>
        </w:rPr>
        <w:t>ר</w:t>
      </w:r>
      <w:r w:rsidRPr="00F40D4B">
        <w:rPr>
          <w:rFonts w:hint="cs"/>
          <w:rtl/>
        </w:rPr>
        <w:t>''נ</w:t>
      </w:r>
      <w:r w:rsidRPr="00F40D4B">
        <w:rPr>
          <w:rtl/>
        </w:rPr>
        <w:t>:</w:t>
      </w:r>
    </w:p>
    <w:p w14:paraId="4FE0C123" w14:textId="2488A4E1" w:rsidR="006F071F" w:rsidRPr="00F40D4B" w:rsidRDefault="006F071F" w:rsidP="009B508D">
      <w:pPr>
        <w:rPr>
          <w:rtl/>
        </w:rPr>
      </w:pPr>
      <w:r w:rsidRPr="00F40D4B">
        <w:rPr>
          <w:rtl/>
        </w:rPr>
        <w:t xml:space="preserve">מום שבך אל תאמר לחברך, </w:t>
      </w:r>
      <w:r w:rsidRPr="00596E19">
        <w:rPr>
          <w:rStyle w:val="affffc"/>
          <w:rtl/>
        </w:rPr>
        <w:t>והיינו דאמרי אינשי:</w:t>
      </w:r>
      <w:r w:rsidRPr="00F40D4B">
        <w:rPr>
          <w:rtl/>
        </w:rPr>
        <w:t xml:space="preserve"> </w:t>
      </w:r>
      <w:r w:rsidRPr="00F40D4B">
        <w:rPr>
          <w:rFonts w:hint="cs"/>
          <w:rtl/>
        </w:rPr>
        <w:t>מי שתלו מישהו ממשפחתו לא יאמר לחבירו לתלות דג וכדו'</w:t>
      </w:r>
    </w:p>
    <w:p w14:paraId="341534D9" w14:textId="77777777" w:rsidR="00A6533C" w:rsidRDefault="00A6533C" w:rsidP="00A6533C">
      <w:pPr>
        <w:pStyle w:val="aff9"/>
        <w:rPr>
          <w:rtl/>
        </w:rPr>
      </w:pPr>
      <w:r w:rsidRPr="00F40D4B">
        <w:rPr>
          <w:rtl/>
        </w:rPr>
        <w:t>***</w:t>
      </w:r>
    </w:p>
    <w:p w14:paraId="3ED083E9" w14:textId="1AC2E487" w:rsidR="00425B54" w:rsidRPr="00F40D4B" w:rsidRDefault="00425B54" w:rsidP="00425B54">
      <w:pPr>
        <w:pStyle w:val="affe"/>
        <w:framePr w:wrap="around"/>
        <w:rPr>
          <w:rtl/>
        </w:rPr>
      </w:pPr>
      <w:r>
        <w:rPr>
          <w:rFonts w:hint="cs"/>
          <w:rtl/>
        </w:rPr>
        <w:t>ס.</w:t>
      </w:r>
    </w:p>
    <w:p w14:paraId="5831DF34" w14:textId="77777777" w:rsidR="00425B54" w:rsidRPr="00F40D4B" w:rsidRDefault="00425B54" w:rsidP="00425B54">
      <w:pPr>
        <w:pStyle w:val="afffff"/>
        <w:framePr w:wrap="around"/>
        <w:rPr>
          <w:rtl/>
        </w:rPr>
      </w:pPr>
      <w:del w:id="20240" w:author="קלוד" w:date="2026-10-06T10:08:05Z">
        <w:r>
          <w:rPr>
            <w:rtl/>
          </w:rPr>
          <w:delText xml:space="preserve">משנה.</w:delText>
        </w:r>
      </w:del>
      <w:ins w:id="20241" w:author="קלוד" w:date="2026-10-06T10:08:05Z">
        <w:r>
          <w:rPr>
            <w:rtl/>
          </w:rPr>
          <w:t xml:space="preserve">משנה יא</w:t>
        </w:r>
      </w:ins>
    </w:p>
    <w:p w14:paraId="0C4CB525" w14:textId="77777777" w:rsidR="00425B54" w:rsidRPr="00F40D4B" w:rsidRDefault="00425B54" w:rsidP="00425B54">
      <w:pPr>
        <w:pStyle w:val="afff3"/>
        <w:rPr>
          <w:rtl/>
        </w:rPr>
      </w:pPr>
      <w:ins w:id="9815" w:author="מספור קטעי משנה" w:date="2026-10-06T10:03:19Z">
        <w:r>
          <w:rPr>
            <w:rStyle w:val="MisparKeta"/>
          </w:rPr>
          <w:t xml:space="preserve">ב. </w:t>
        </w:r>
      </w:ins>
      <w:r w:rsidRPr="00F40D4B">
        <w:rPr>
          <w:rtl/>
        </w:rPr>
        <w:t>אין מערבין פירות בפירות אפילו חדשים בחדשים.</w:t>
      </w:r>
    </w:p>
    <w:p w14:paraId="75CE0B74" w14:textId="77777777" w:rsidR="00425B54" w:rsidRPr="00F40D4B" w:rsidRDefault="00425B54" w:rsidP="00425B54">
      <w:pPr>
        <w:pStyle w:val="afff3"/>
        <w:rPr>
          <w:rtl/>
        </w:rPr>
      </w:pPr>
      <w:r w:rsidRPr="00F40D4B">
        <w:rPr>
          <w:rtl/>
        </w:rPr>
        <w:t>ואין צריך לומר חדשים בישנים.</w:t>
      </w:r>
    </w:p>
    <w:p w14:paraId="7C9A5820" w14:textId="77777777" w:rsidR="00425B54" w:rsidRPr="00F40D4B" w:rsidRDefault="00425B54" w:rsidP="00425B54">
      <w:pPr>
        <w:pStyle w:val="afff3"/>
        <w:rPr>
          <w:rtl/>
        </w:rPr>
      </w:pPr>
      <w:r w:rsidRPr="00F40D4B">
        <w:rPr>
          <w:rtl/>
        </w:rPr>
        <w:t>באמת אמרו: ביין התירו לערב קשה ברך, מפני שהוא משביחו.</w:t>
      </w:r>
    </w:p>
    <w:p w14:paraId="4833AE8C" w14:textId="77777777" w:rsidR="00425B54" w:rsidRPr="00F40D4B" w:rsidRDefault="00425B54" w:rsidP="00425B54">
      <w:pPr>
        <w:pStyle w:val="afff3"/>
        <w:rPr>
          <w:rtl/>
        </w:rPr>
      </w:pPr>
      <w:r w:rsidRPr="00F40D4B">
        <w:rPr>
          <w:rtl/>
        </w:rPr>
        <w:t>אין מערבין שמרי יין ביין, אבל נותן לו את שמריו.</w:t>
      </w:r>
    </w:p>
    <w:p w14:paraId="01BC127F" w14:textId="77777777" w:rsidR="00425B54" w:rsidRPr="00F40D4B" w:rsidRDefault="00425B54" w:rsidP="00425B54">
      <w:pPr>
        <w:pStyle w:val="afff3"/>
        <w:rPr>
          <w:rtl/>
        </w:rPr>
      </w:pPr>
      <w:r w:rsidRPr="00F40D4B">
        <w:rPr>
          <w:rtl/>
        </w:rPr>
        <w:t>מי שנתערב מים ביינו לא ימכרנו בחנות, אלא אם כן הודיעו.</w:t>
      </w:r>
    </w:p>
    <w:p w14:paraId="271E3940" w14:textId="77777777" w:rsidR="00425B54" w:rsidRPr="00F40D4B" w:rsidRDefault="00425B54" w:rsidP="00425B54">
      <w:pPr>
        <w:pStyle w:val="afff3"/>
        <w:rPr>
          <w:rtl/>
        </w:rPr>
      </w:pPr>
      <w:r w:rsidRPr="00F40D4B">
        <w:rPr>
          <w:rtl/>
        </w:rPr>
        <w:t>ולא לתגר אע"פ שהודיעו, שאינו אלא לרמות בו.</w:t>
      </w:r>
    </w:p>
    <w:p w14:paraId="4D871F0C" w14:textId="77777777" w:rsidR="00425B54" w:rsidRPr="00F40D4B" w:rsidRDefault="00425B54" w:rsidP="00425B54">
      <w:pPr>
        <w:pStyle w:val="afff3"/>
        <w:rPr>
          <w:rtl/>
        </w:rPr>
      </w:pPr>
      <w:r w:rsidRPr="00F40D4B">
        <w:rPr>
          <w:rtl/>
        </w:rPr>
        <w:t>מקום שנהגו להטיל מים ביין - יטילו.</w:t>
      </w:r>
    </w:p>
    <w:p w14:paraId="53BEF530" w14:textId="77777777" w:rsidR="00425B54" w:rsidRPr="00F40D4B" w:rsidRDefault="00425B54" w:rsidP="00425B54">
      <w:pPr>
        <w:pStyle w:val="afff3"/>
        <w:spacing w:after="60"/>
        <w:rPr>
          <w:rtl/>
        </w:rPr>
      </w:pPr>
      <w:r w:rsidRPr="00F40D4B">
        <w:rPr>
          <w:rtl/>
        </w:rPr>
        <w:t>התגר נוטל מחמש גרנות ונותן לתוך מגורה אחת, מחמש גתות ונותן לתוך פיטום אחד, ובלבד שלא יתכוין לערב.</w:t>
      </w:r>
    </w:p>
    <w:p w14:paraId="5FD10681" w14:textId="77777777" w:rsidR="00425B54" w:rsidRDefault="00425B54" w:rsidP="00425B54">
      <w:pPr>
        <w:pStyle w:val="36"/>
        <w:framePr w:wrap="notBeside"/>
        <w:rPr>
          <w:rtl/>
        </w:rPr>
      </w:pPr>
      <w:r w:rsidRPr="00F40D4B">
        <w:rPr>
          <w:rtl/>
        </w:rPr>
        <w:t>ת"ר:</w:t>
      </w:r>
    </w:p>
    <w:p w14:paraId="70F37B6C" w14:textId="77777777" w:rsidR="00425B54" w:rsidRPr="00F40D4B" w:rsidRDefault="00425B54" w:rsidP="00425B54">
      <w:pPr>
        <w:rPr>
          <w:rtl/>
        </w:rPr>
      </w:pPr>
      <w:r w:rsidRPr="00F40D4B">
        <w:rPr>
          <w:rtl/>
        </w:rPr>
        <w:t>אין צריך לומר חדשות מארבע וישנות משלש דאין מערבין,</w:t>
      </w:r>
    </w:p>
    <w:p w14:paraId="47D2C20A" w14:textId="77777777" w:rsidR="00425B54" w:rsidRPr="00F40D4B" w:rsidRDefault="00425B54" w:rsidP="00425B54">
      <w:pPr>
        <w:rPr>
          <w:rtl/>
        </w:rPr>
      </w:pPr>
      <w:r w:rsidRPr="00F40D4B">
        <w:rPr>
          <w:rtl/>
        </w:rPr>
        <w:t>אלא אפילו חדשות משלש וישנות מארבע - אין מערבין, מפני שאדם רוצה לישנן.</w:t>
      </w:r>
    </w:p>
    <w:p w14:paraId="7B6AD15F" w14:textId="77777777" w:rsidR="00425B54" w:rsidRPr="00F40D4B" w:rsidRDefault="00425B54" w:rsidP="00425B54">
      <w:pPr>
        <w:pStyle w:val="afffb"/>
        <w:rPr>
          <w:rtl/>
        </w:rPr>
      </w:pPr>
      <w:ins w:id="9914" w:author="מספור קטעי משנה" w:date="2026-10-06T06:45:11Z">
        <w:r>
          <w:rPr>
            <w:rStyle w:val="MisparKeta"/>
          </w:rPr>
          <w:t xml:space="preserve">א. </w:t>
        </w:r>
      </w:ins>
      <w:r w:rsidRPr="008D6765">
        <w:rPr>
          <w:rStyle w:val="affffc"/>
          <w:rtl/>
        </w:rPr>
        <w:t>באמת אמרו:</w:t>
      </w:r>
      <w:r w:rsidRPr="00F40D4B">
        <w:rPr>
          <w:rtl/>
        </w:rPr>
        <w:t xml:space="preserve"> ביין התירו לערב קשה ברך מפני שהוא משביחו</w:t>
      </w:r>
    </w:p>
    <w:p w14:paraId="4BEF1E40" w14:textId="77777777" w:rsidR="00425B54" w:rsidRDefault="00425B54" w:rsidP="00425B54">
      <w:pPr>
        <w:pStyle w:val="36"/>
        <w:framePr w:wrap="notBeside"/>
        <w:rPr>
          <w:rtl/>
        </w:rPr>
      </w:pPr>
      <w:r w:rsidRPr="00F40D4B">
        <w:rPr>
          <w:rtl/>
        </w:rPr>
        <w:t>רבי אלעזר:</w:t>
      </w:r>
    </w:p>
    <w:p w14:paraId="2F685717" w14:textId="77777777" w:rsidR="00425B54" w:rsidRPr="00F40D4B" w:rsidRDefault="00425B54" w:rsidP="00425B54">
      <w:pPr>
        <w:rPr>
          <w:rtl/>
        </w:rPr>
      </w:pPr>
      <w:r w:rsidRPr="00F40D4B">
        <w:rPr>
          <w:rtl/>
        </w:rPr>
        <w:t>עדא אמרה כל באמת אמרו - הלכה היא.</w:t>
      </w:r>
    </w:p>
    <w:p w14:paraId="50E1DF07" w14:textId="77777777" w:rsidR="00425B54" w:rsidRDefault="00425B54" w:rsidP="00425B54">
      <w:pPr>
        <w:pStyle w:val="36"/>
        <w:framePr w:wrap="notBeside"/>
        <w:rPr>
          <w:rtl/>
        </w:rPr>
      </w:pPr>
      <w:r w:rsidRPr="00F40D4B">
        <w:rPr>
          <w:rtl/>
        </w:rPr>
        <w:t>ר"נ:</w:t>
      </w:r>
    </w:p>
    <w:p w14:paraId="0435E8F0" w14:textId="77777777" w:rsidR="00425B54" w:rsidRPr="00F40D4B" w:rsidRDefault="00425B54" w:rsidP="00425B54">
      <w:pPr>
        <w:rPr>
          <w:rtl/>
        </w:rPr>
      </w:pPr>
      <w:r w:rsidRPr="00F40D4B">
        <w:rPr>
          <w:rtl/>
        </w:rPr>
        <w:t>ובין הגיתות שנו.</w:t>
      </w:r>
    </w:p>
    <w:p w14:paraId="2335E70D" w14:textId="77777777" w:rsidR="00425B54" w:rsidRDefault="00425B54" w:rsidP="00425B54">
      <w:pPr>
        <w:pStyle w:val="36"/>
        <w:framePr w:wrap="notBeside"/>
        <w:rPr>
          <w:rtl/>
        </w:rPr>
      </w:pPr>
      <w:r w:rsidRPr="00F40D4B">
        <w:rPr>
          <w:rtl/>
        </w:rPr>
        <w:t>- והאידנא</w:t>
      </w:r>
    </w:p>
    <w:p w14:paraId="65EDA979" w14:textId="77777777" w:rsidR="00425B54" w:rsidRDefault="00425B54" w:rsidP="00425B54">
      <w:pPr>
        <w:rPr>
          <w:rtl/>
        </w:rPr>
      </w:pPr>
      <w:r>
        <w:rPr>
          <w:rFonts w:hint="cs"/>
          <w:rtl/>
        </w:rPr>
        <w:t xml:space="preserve">שמערבים אף </w:t>
      </w:r>
      <w:r w:rsidRPr="00F40D4B">
        <w:rPr>
          <w:rtl/>
        </w:rPr>
        <w:t xml:space="preserve">שלא בין הגיתות  </w:t>
      </w:r>
      <w:r>
        <w:rPr>
          <w:rtl/>
        </w:rPr>
        <w:tab/>
      </w:r>
    </w:p>
    <w:p w14:paraId="698B794C" w14:textId="0544EDAC" w:rsidR="00425B54" w:rsidRPr="00F40D4B" w:rsidRDefault="00425B54" w:rsidP="00425B54">
      <w:pPr>
        <w:rPr>
          <w:rtl/>
        </w:rPr>
      </w:pPr>
      <w:r w:rsidRPr="008D6765">
        <w:rPr>
          <w:rStyle w:val="affffc"/>
          <w:rFonts w:hint="cs"/>
          <w:rtl/>
        </w:rPr>
        <w:t>א. כר''פ</w:t>
      </w:r>
      <w:r w:rsidR="00C241C5">
        <w:rPr>
          <w:rStyle w:val="affffc"/>
          <w:rFonts w:hint="cs"/>
          <w:rtl/>
        </w:rPr>
        <w:t>:</w:t>
      </w:r>
      <w:r w:rsidRPr="00F40D4B">
        <w:rPr>
          <w:rtl/>
        </w:rPr>
        <w:t xml:space="preserve"> </w:t>
      </w:r>
      <w:r>
        <w:rPr>
          <w:rFonts w:hint="cs"/>
          <w:rtl/>
        </w:rPr>
        <w:t>שיודעים ומוחלים</w:t>
      </w:r>
      <w:r>
        <w:rPr>
          <w:rStyle w:val="affffc"/>
          <w:rtl/>
        </w:rPr>
        <w:tab/>
      </w:r>
      <w:r>
        <w:rPr>
          <w:rStyle w:val="affffc"/>
          <w:rtl/>
        </w:rPr>
        <w:tab/>
      </w:r>
      <w:r>
        <w:rPr>
          <w:rStyle w:val="affffc"/>
          <w:rtl/>
        </w:rPr>
        <w:tab/>
      </w:r>
      <w:r>
        <w:rPr>
          <w:rStyle w:val="affffc"/>
          <w:rtl/>
        </w:rPr>
        <w:tab/>
      </w:r>
      <w:r w:rsidRPr="008D6765">
        <w:rPr>
          <w:rStyle w:val="affffc"/>
          <w:rFonts w:hint="cs"/>
          <w:rtl/>
        </w:rPr>
        <w:t xml:space="preserve">ב. </w:t>
      </w:r>
      <w:r>
        <w:rPr>
          <w:rStyle w:val="affffc"/>
          <w:rFonts w:hint="cs"/>
          <w:rtl/>
        </w:rPr>
        <w:t xml:space="preserve">כר''א: </w:t>
      </w:r>
      <w:r w:rsidRPr="00F40D4B">
        <w:rPr>
          <w:rFonts w:hint="cs"/>
          <w:rtl/>
        </w:rPr>
        <w:t>דמתיר בדבר הנטעם</w:t>
      </w:r>
    </w:p>
    <w:p w14:paraId="26B9397E" w14:textId="77777777" w:rsidR="00425B54" w:rsidRPr="00F40D4B" w:rsidRDefault="00425B54" w:rsidP="00425B54">
      <w:pPr>
        <w:pStyle w:val="afffb"/>
        <w:rPr>
          <w:rtl/>
        </w:rPr>
      </w:pPr>
      <w:ins w:id="9915" w:author="מספור קטעי משנה" w:date="2026-10-06T06:45:11Z">
        <w:r>
          <w:rPr>
            <w:rStyle w:val="MisparKeta"/>
          </w:rPr>
          <w:t xml:space="preserve">ב. </w:t>
        </w:r>
      </w:ins>
      <w:r w:rsidRPr="00F40D4B">
        <w:rPr>
          <w:rtl/>
        </w:rPr>
        <w:t>ואין מערבין שמרי יין ביין אבל נותן לו את שמריו (וכו').</w:t>
      </w:r>
    </w:p>
    <w:p w14:paraId="2ADF6B4B" w14:textId="77777777" w:rsidR="00425B54" w:rsidRDefault="00425B54" w:rsidP="00425B54">
      <w:pPr>
        <w:pStyle w:val="36"/>
        <w:framePr w:wrap="notBeside"/>
        <w:rPr>
          <w:rtl/>
        </w:rPr>
      </w:pPr>
      <w:r w:rsidRPr="00F40D4B">
        <w:rPr>
          <w:rFonts w:hint="cs"/>
          <w:rtl/>
        </w:rPr>
        <w:t>אר"י:</w:t>
      </w:r>
    </w:p>
    <w:p w14:paraId="5823F1E3" w14:textId="77777777" w:rsidR="00425B54" w:rsidRPr="00F40D4B" w:rsidRDefault="00425B54" w:rsidP="00425B54">
      <w:pPr>
        <w:rPr>
          <w:rtl/>
        </w:rPr>
      </w:pPr>
      <w:r w:rsidRPr="00122101">
        <w:rPr>
          <w:rStyle w:val="affffc"/>
          <w:rFonts w:hint="cs"/>
          <w:rtl/>
        </w:rPr>
        <w:lastRenderedPageBreak/>
        <w:t>ה''ק</w:t>
      </w:r>
      <w:r w:rsidRPr="00F40D4B">
        <w:rPr>
          <w:rtl/>
        </w:rPr>
        <w:t xml:space="preserve"> אין מערבין שמרים של אמש בשל יום, ולא של יום בשל אמש, אבל נותן לו את שמריו.</w:t>
      </w:r>
    </w:p>
    <w:p w14:paraId="760382E7" w14:textId="77777777" w:rsidR="00425B54" w:rsidRDefault="00425B54" w:rsidP="00425B54">
      <w:pPr>
        <w:pStyle w:val="36"/>
        <w:framePr w:wrap="notBeside"/>
        <w:rPr>
          <w:rtl/>
        </w:rPr>
      </w:pPr>
      <w:r w:rsidRPr="00F40D4B">
        <w:rPr>
          <w:rFonts w:hint="cs"/>
          <w:rtl/>
        </w:rPr>
        <w:t>ותנ''ה מר'י</w:t>
      </w:r>
      <w:r w:rsidRPr="00F40D4B">
        <w:rPr>
          <w:rtl/>
        </w:rPr>
        <w:t xml:space="preserve">: </w:t>
      </w:r>
    </w:p>
    <w:p w14:paraId="7FC1D844" w14:textId="77777777" w:rsidR="00425B54" w:rsidRPr="0027566C" w:rsidRDefault="00425B54" w:rsidP="00425B54">
      <w:pPr>
        <w:rPr>
          <w:spacing w:val="-4"/>
          <w:rtl/>
        </w:rPr>
      </w:pPr>
      <w:r w:rsidRPr="0027566C">
        <w:rPr>
          <w:rFonts w:hint="cs"/>
          <w:spacing w:val="-4"/>
          <w:rtl/>
        </w:rPr>
        <w:t>ה</w:t>
      </w:r>
      <w:r w:rsidRPr="0027566C">
        <w:rPr>
          <w:spacing w:val="-4"/>
          <w:rtl/>
        </w:rPr>
        <w:t>שופה יין לחבירו לא יערב של אמש בשל יום, ולא של יום בשל אמש.</w:t>
      </w:r>
    </w:p>
    <w:p w14:paraId="4A92AEC0" w14:textId="77777777" w:rsidR="00425B54" w:rsidRPr="00F40D4B" w:rsidRDefault="00425B54" w:rsidP="00425B54">
      <w:pPr>
        <w:rPr>
          <w:rtl/>
        </w:rPr>
      </w:pPr>
      <w:r w:rsidRPr="00F40D4B">
        <w:rPr>
          <w:rtl/>
        </w:rPr>
        <w:t>אבל מערב של אמש בשל אמש, ושל יום בשל יום.</w:t>
      </w:r>
    </w:p>
    <w:p w14:paraId="7846D3F0" w14:textId="77777777" w:rsidR="00425B54" w:rsidRDefault="00425B54" w:rsidP="00425B54">
      <w:pPr>
        <w:pStyle w:val="afffb"/>
        <w:rPr>
          <w:rtl/>
        </w:rPr>
      </w:pPr>
      <w:ins w:id="9916" w:author="מספור קטעי משנה" w:date="2026-10-06T06:45:11Z">
        <w:r>
          <w:rPr>
            <w:rStyle w:val="MisparKeta"/>
          </w:rPr>
          <w:t xml:space="preserve">ב. </w:t>
        </w:r>
      </w:ins>
      <w:r w:rsidRPr="00F40D4B">
        <w:rPr>
          <w:rtl/>
        </w:rPr>
        <w:t>מי שנתערב מים ביינו</w:t>
      </w:r>
      <w:r>
        <w:rPr>
          <w:rFonts w:hint="cs"/>
          <w:rtl/>
        </w:rPr>
        <w:t xml:space="preserve"> </w:t>
      </w:r>
      <w:r w:rsidRPr="00F40D4B">
        <w:rPr>
          <w:rtl/>
        </w:rPr>
        <w:t xml:space="preserve">לא ימכרנו בחנות </w:t>
      </w:r>
      <w:r>
        <w:rPr>
          <w:rFonts w:hint="cs"/>
          <w:rtl/>
        </w:rPr>
        <w:t xml:space="preserve">אא''כ </w:t>
      </w:r>
      <w:r w:rsidRPr="00F40D4B">
        <w:rPr>
          <w:rtl/>
        </w:rPr>
        <w:t>מודיעו וכו'.</w:t>
      </w:r>
    </w:p>
    <w:p w14:paraId="503D965F" w14:textId="77777777" w:rsidR="00425B54" w:rsidRDefault="00425B54" w:rsidP="00425B54">
      <w:pPr>
        <w:pStyle w:val="36"/>
        <w:framePr w:wrap="notBeside"/>
        <w:rPr>
          <w:rtl/>
        </w:rPr>
      </w:pPr>
      <w:r w:rsidRPr="00F40D4B">
        <w:rPr>
          <w:rtl/>
        </w:rPr>
        <w:t>רבא</w:t>
      </w:r>
    </w:p>
    <w:p w14:paraId="65BEA1D6" w14:textId="77777777" w:rsidR="00425B54" w:rsidRPr="00F40D4B" w:rsidRDefault="00425B54" w:rsidP="00425B54">
      <w:pPr>
        <w:rPr>
          <w:rtl/>
        </w:rPr>
      </w:pPr>
      <w:r w:rsidRPr="00F40D4B">
        <w:rPr>
          <w:rFonts w:hint="cs"/>
          <w:rtl/>
        </w:rPr>
        <w:t>הביאו לו יין מחנות ומזגו וטעמו ולא היה משובח והחזיר לחנות ולא חשש ממתני' דלא לתגר דמזיגה של רבא הכל הכירו בה שהיה בה הרבה מים ואין לחשוש שיוסיף לזה יין שוב וירמה דא''כ אין לדבר סוף</w:t>
      </w:r>
    </w:p>
    <w:p w14:paraId="5D537B16" w14:textId="77777777" w:rsidR="00425B54" w:rsidRPr="00F40D4B" w:rsidRDefault="00425B54" w:rsidP="00425B54">
      <w:pPr>
        <w:pStyle w:val="afffb"/>
        <w:rPr>
          <w:rtl/>
        </w:rPr>
      </w:pPr>
      <w:ins w:id="9917" w:author="מספור קטעי משנה" w:date="2026-10-06T06:45:11Z">
        <w:r>
          <w:rPr>
            <w:rStyle w:val="MisparKeta"/>
          </w:rPr>
          <w:t xml:space="preserve">ד. </w:t>
        </w:r>
      </w:ins>
      <w:r w:rsidRPr="00F40D4B">
        <w:rPr>
          <w:rtl/>
        </w:rPr>
        <w:t>מקום שנהגו להטיל מים ביין יטילו וכו'.</w:t>
      </w:r>
    </w:p>
    <w:p w14:paraId="66A5EDDB" w14:textId="77777777" w:rsidR="00425B54" w:rsidRPr="00F40D4B" w:rsidRDefault="00425B54" w:rsidP="00425B54">
      <w:pPr>
        <w:rPr>
          <w:rtl/>
        </w:rPr>
      </w:pPr>
      <w:r w:rsidRPr="008D6765">
        <w:rPr>
          <w:rStyle w:val="affffc"/>
          <w:rtl/>
        </w:rPr>
        <w:t>תנא:</w:t>
      </w:r>
      <w:r w:rsidRPr="00F40D4B">
        <w:rPr>
          <w:rtl/>
        </w:rPr>
        <w:t xml:space="preserve"> למחצה לשליש ולרביע.</w:t>
      </w:r>
      <w:r w:rsidRPr="00F40D4B">
        <w:rPr>
          <w:rFonts w:hint="cs"/>
          <w:rtl/>
        </w:rPr>
        <w:t xml:space="preserve"> </w:t>
      </w:r>
      <w:r w:rsidRPr="008D6765">
        <w:rPr>
          <w:rStyle w:val="affffc"/>
          <w:rFonts w:hint="cs"/>
          <w:rtl/>
        </w:rPr>
        <w:t>ו</w:t>
      </w:r>
      <w:r w:rsidRPr="008D6765">
        <w:rPr>
          <w:rStyle w:val="affffc"/>
          <w:rtl/>
        </w:rPr>
        <w:t>אמר רב:</w:t>
      </w:r>
      <w:r w:rsidRPr="00F40D4B">
        <w:rPr>
          <w:rtl/>
        </w:rPr>
        <w:t xml:space="preserve"> ובין הגיתות שנו.</w:t>
      </w:r>
    </w:p>
    <w:p w14:paraId="06A2D5DC" w14:textId="77777777" w:rsidR="00425B54" w:rsidRPr="00F40D4B" w:rsidRDefault="00425B54" w:rsidP="00425B54">
      <w:pPr>
        <w:pStyle w:val="aff9"/>
        <w:rPr>
          <w:rtl/>
        </w:rPr>
      </w:pPr>
      <w:r w:rsidRPr="00F40D4B">
        <w:rPr>
          <w:rtl/>
        </w:rPr>
        <w:t>***</w:t>
      </w:r>
    </w:p>
    <w:p w14:paraId="2FF31098" w14:textId="77777777" w:rsidR="00425B54" w:rsidRPr="00F40D4B" w:rsidRDefault="00425B54" w:rsidP="00425B54">
      <w:pPr>
        <w:pStyle w:val="afffff"/>
        <w:framePr w:wrap="around"/>
        <w:rPr>
          <w:rtl/>
        </w:rPr>
      </w:pPr>
      <w:del w:id="20242" w:author="קלוד" w:date="2026-10-06T10:08:05Z">
        <w:r>
          <w:rPr>
            <w:rtl/>
          </w:rPr>
          <w:delText xml:space="preserve">משנה.</w:delText>
        </w:r>
      </w:del>
      <w:ins w:id="20243" w:author="קלוד" w:date="2026-10-06T10:08:05Z">
        <w:r>
          <w:rPr>
            <w:rtl/>
          </w:rPr>
          <w:t xml:space="preserve">משנה יב</w:t>
        </w:r>
      </w:ins>
    </w:p>
    <w:p w14:paraId="1AD06F7D" w14:textId="77777777" w:rsidR="00425B54" w:rsidRPr="00F40D4B" w:rsidRDefault="00425B54" w:rsidP="00425B54">
      <w:pPr>
        <w:pStyle w:val="afff3"/>
        <w:rPr>
          <w:rtl/>
        </w:rPr>
      </w:pPr>
      <w:ins w:id="9816" w:author="מספור קטעי משנה" w:date="2026-10-06T10:03:19Z">
        <w:r>
          <w:rPr>
            <w:rStyle w:val="MisparKeta"/>
          </w:rPr>
          <w:t xml:space="preserve">ה. </w:t>
        </w:r>
      </w:ins>
      <w:r w:rsidRPr="008D6765">
        <w:rPr>
          <w:rStyle w:val="TanaimMishna"/>
          <w:rtl/>
          <w:rPrChange w:id="20081" w:author="קלוד" w:date="2026-10-06T10:08:05Z">
            <w:rPr>
              <w:rStyle w:val="affffc"/>
              <w:rtl/>
            </w:rPr>
          </w:rPrChange>
        </w:rPr>
        <w:t>רבי יהודה:</w:t>
      </w:r>
      <w:r w:rsidRPr="00F40D4B">
        <w:rPr>
          <w:rtl/>
        </w:rPr>
        <w:t xml:space="preserve"> לא יחלק החנוני קליות ואגוזין לתינוקות, מפני שהוא מרגילן לבא אצלו.</w:t>
      </w:r>
      <w:r>
        <w:rPr>
          <w:rFonts w:hint="cs"/>
          <w:rtl/>
        </w:rPr>
        <w:t xml:space="preserve">  </w:t>
      </w:r>
      <w:r w:rsidRPr="008D6765">
        <w:rPr>
          <w:rStyle w:val="TanaimMishna"/>
          <w:rtl/>
          <w:rPrChange w:id="20082" w:author="קלוד" w:date="2026-10-06T10:08:05Z">
            <w:rPr>
              <w:rStyle w:val="affffc"/>
              <w:rtl/>
            </w:rPr>
          </w:rPrChange>
        </w:rPr>
        <w:t>וחכמים</w:t>
      </w:r>
      <w:r w:rsidRPr="00F40D4B">
        <w:rPr>
          <w:rtl/>
        </w:rPr>
        <w:t xml:space="preserve"> מתירין.</w:t>
      </w:r>
    </w:p>
    <w:p w14:paraId="4951C0D6" w14:textId="77777777" w:rsidR="00425B54" w:rsidRPr="00F40D4B" w:rsidRDefault="00425B54" w:rsidP="00425B54">
      <w:pPr>
        <w:pStyle w:val="afff3"/>
        <w:rPr>
          <w:rtl/>
        </w:rPr>
      </w:pPr>
      <w:r w:rsidRPr="00F40D4B">
        <w:rPr>
          <w:rtl/>
        </w:rPr>
        <w:t xml:space="preserve">ולא יפחות את השער, </w:t>
      </w:r>
      <w:r w:rsidRPr="008D6765">
        <w:rPr>
          <w:rStyle w:val="TanaimMishna"/>
          <w:rtl/>
          <w:rPrChange w:id="20083" w:author="קלוד" w:date="2026-10-06T10:08:05Z">
            <w:rPr>
              <w:rStyle w:val="affffc"/>
              <w:rtl/>
            </w:rPr>
          </w:rPrChange>
        </w:rPr>
        <w:t>וחכמים אומרים:</w:t>
      </w:r>
      <w:r w:rsidRPr="00F40D4B">
        <w:rPr>
          <w:rtl/>
        </w:rPr>
        <w:t xml:space="preserve"> זכור לטוב.</w:t>
      </w:r>
    </w:p>
    <w:p w14:paraId="605FB4F2" w14:textId="77777777" w:rsidR="00425B54" w:rsidRPr="00F40D4B" w:rsidRDefault="00425B54" w:rsidP="00425B54">
      <w:pPr>
        <w:pStyle w:val="afff3"/>
        <w:rPr>
          <w:rtl/>
        </w:rPr>
      </w:pPr>
      <w:r w:rsidRPr="008D6765">
        <w:rPr>
          <w:rStyle w:val="TanaimMishna"/>
          <w:rtl/>
          <w:rPrChange w:id="20084" w:author="קלוד" w:date="2026-10-06T10:08:05Z">
            <w:rPr>
              <w:rStyle w:val="affffc"/>
              <w:rtl/>
            </w:rPr>
          </w:rPrChange>
        </w:rPr>
        <w:t>אבא שאול</w:t>
      </w:r>
      <w:r>
        <w:rPr>
          <w:rStyle w:val="TanaimMishna"/>
          <w:rFonts w:hint="cs"/>
          <w:rtl/>
          <w:rPrChange w:id="20085" w:author="קלוד" w:date="2026-10-06T10:08:05Z">
            <w:rPr>
              <w:rStyle w:val="affffc"/>
              <w:rFonts w:hint="cs"/>
              <w:rtl/>
            </w:rPr>
          </w:rPrChange>
        </w:rPr>
        <w:t>:</w:t>
      </w:r>
      <w:r w:rsidRPr="008D6765">
        <w:rPr>
          <w:rStyle w:val="TanaimMishna"/>
          <w:rtl/>
          <w:rPrChange w:id="20086" w:author="קלוד" w:date="2026-10-06T10:08:05Z">
            <w:rPr>
              <w:rStyle w:val="affffc"/>
              <w:rtl/>
            </w:rPr>
          </w:rPrChange>
        </w:rPr>
        <w:t xml:space="preserve"> </w:t>
      </w:r>
      <w:r w:rsidRPr="00F40D4B">
        <w:rPr>
          <w:rtl/>
        </w:rPr>
        <w:t xml:space="preserve">לא יבור את הגריסין, </w:t>
      </w:r>
      <w:r w:rsidRPr="008D6765">
        <w:rPr>
          <w:rStyle w:val="TanaimMishna"/>
          <w:rtl/>
          <w:rPrChange w:id="20087" w:author="קלוד" w:date="2026-10-06T10:08:05Z">
            <w:rPr>
              <w:rStyle w:val="affffc"/>
              <w:rtl/>
            </w:rPr>
          </w:rPrChange>
        </w:rPr>
        <w:t>וחכמים</w:t>
      </w:r>
      <w:r w:rsidRPr="00F40D4B">
        <w:rPr>
          <w:rtl/>
        </w:rPr>
        <w:t xml:space="preserve"> מתירין.</w:t>
      </w:r>
    </w:p>
    <w:p w14:paraId="52AD94A2" w14:textId="77777777" w:rsidR="00425B54" w:rsidRPr="00F40D4B" w:rsidRDefault="00425B54" w:rsidP="00425B54">
      <w:pPr>
        <w:pStyle w:val="afff3"/>
        <w:rPr>
          <w:rtl/>
        </w:rPr>
      </w:pPr>
      <w:r w:rsidRPr="008D6765">
        <w:rPr>
          <w:rStyle w:val="TanaimMishna"/>
          <w:rtl/>
          <w:rPrChange w:id="20088" w:author="קלוד" w:date="2026-10-06T10:08:05Z">
            <w:rPr>
              <w:rStyle w:val="affffc"/>
              <w:rtl/>
            </w:rPr>
          </w:rPrChange>
        </w:rPr>
        <w:t>ומודים</w:t>
      </w:r>
      <w:r w:rsidRPr="00F40D4B">
        <w:rPr>
          <w:rtl/>
        </w:rPr>
        <w:t xml:space="preserve"> שלא יבור מעל פי מגורה, שאינו אלא כגונב את העין.</w:t>
      </w:r>
    </w:p>
    <w:p w14:paraId="682BFA31" w14:textId="77777777" w:rsidR="00425B54" w:rsidRPr="00F40D4B" w:rsidRDefault="00425B54" w:rsidP="00425B54">
      <w:pPr>
        <w:pStyle w:val="afff3"/>
        <w:rPr>
          <w:rtl/>
        </w:rPr>
      </w:pPr>
      <w:r w:rsidRPr="00F40D4B">
        <w:rPr>
          <w:rtl/>
        </w:rPr>
        <w:t>אין מפרכסין לא את האדם ולא את הבהמה ולא את הכלים.</w:t>
      </w:r>
    </w:p>
    <w:p w14:paraId="7A2A26DA" w14:textId="77777777" w:rsidR="00425B54" w:rsidRDefault="00425B54" w:rsidP="00425B54">
      <w:pPr>
        <w:pStyle w:val="36"/>
        <w:framePr w:wrap="notBeside"/>
        <w:rPr>
          <w:rtl/>
        </w:rPr>
      </w:pPr>
      <w:r w:rsidRPr="00F40D4B">
        <w:rPr>
          <w:rtl/>
        </w:rPr>
        <w:t>טע</w:t>
      </w:r>
      <w:r>
        <w:rPr>
          <w:rFonts w:hint="cs"/>
          <w:rtl/>
        </w:rPr>
        <w:t xml:space="preserve">ם </w:t>
      </w:r>
      <w:r w:rsidRPr="00F40D4B">
        <w:rPr>
          <w:rtl/>
        </w:rPr>
        <w:t>רבנן</w:t>
      </w:r>
    </w:p>
    <w:p w14:paraId="3E217F78" w14:textId="77777777" w:rsidR="00425B54" w:rsidRPr="00F40D4B" w:rsidRDefault="00425B54" w:rsidP="00425B54">
      <w:pPr>
        <w:rPr>
          <w:rtl/>
        </w:rPr>
      </w:pPr>
      <w:r w:rsidRPr="008D6765">
        <w:rPr>
          <w:rStyle w:val="affffc"/>
          <w:rtl/>
        </w:rPr>
        <w:t xml:space="preserve"> - דא"ל:</w:t>
      </w:r>
      <w:r w:rsidRPr="00F40D4B">
        <w:rPr>
          <w:rtl/>
        </w:rPr>
        <w:t xml:space="preserve"> </w:t>
      </w:r>
      <w:r w:rsidRPr="00F40D4B">
        <w:rPr>
          <w:rFonts w:hint="cs"/>
          <w:rtl/>
        </w:rPr>
        <w:t>אני אחלק אגוזים ואתה אם תרצה חלק שזיפים</w:t>
      </w:r>
    </w:p>
    <w:p w14:paraId="2623E541" w14:textId="77777777" w:rsidR="00425B54" w:rsidRDefault="00425B54" w:rsidP="00425B54">
      <w:pPr>
        <w:pStyle w:val="affe"/>
        <w:framePr w:wrap="around"/>
        <w:rPr>
          <w:rtl/>
        </w:rPr>
      </w:pPr>
      <w:r w:rsidRPr="00F40D4B">
        <w:rPr>
          <w:rFonts w:hint="cs"/>
          <w:rtl/>
        </w:rPr>
        <w:t>ס</w:t>
      </w:r>
      <w:r>
        <w:rPr>
          <w:rFonts w:hint="cs"/>
          <w:rtl/>
        </w:rPr>
        <w:t>:</w:t>
      </w:r>
      <w:r w:rsidRPr="00F40D4B">
        <w:rPr>
          <w:rFonts w:hint="cs"/>
          <w:rtl/>
        </w:rPr>
        <w:t xml:space="preserve">  </w:t>
      </w:r>
    </w:p>
    <w:p w14:paraId="4A1EAD1A" w14:textId="77777777" w:rsidR="00425B54" w:rsidRPr="00F40D4B" w:rsidRDefault="00425B54" w:rsidP="00425B54">
      <w:pPr>
        <w:pStyle w:val="afffb"/>
        <w:rPr>
          <w:rtl/>
        </w:rPr>
      </w:pPr>
      <w:ins w:id="9918" w:author="מספור קטעי משנה" w:date="2026-10-06T06:45:11Z">
        <w:r>
          <w:rPr>
            <w:rStyle w:val="MisparKeta"/>
          </w:rPr>
          <w:t xml:space="preserve">א. </w:t>
        </w:r>
      </w:ins>
      <w:r w:rsidRPr="00F40D4B">
        <w:rPr>
          <w:rtl/>
        </w:rPr>
        <w:t>ולא יפחות את השער וחכמים אומרים: זכור לטוב וכו'.</w:t>
      </w:r>
    </w:p>
    <w:p w14:paraId="15E3AB05" w14:textId="77777777" w:rsidR="00425B54" w:rsidRDefault="00425B54" w:rsidP="00425B54">
      <w:pPr>
        <w:pStyle w:val="36"/>
        <w:framePr w:wrap="notBeside"/>
        <w:rPr>
          <w:rtl/>
        </w:rPr>
      </w:pPr>
      <w:r w:rsidRPr="00F40D4B">
        <w:rPr>
          <w:rtl/>
        </w:rPr>
        <w:t>טעמא דרבנן</w:t>
      </w:r>
    </w:p>
    <w:p w14:paraId="5A2499DC" w14:textId="77777777" w:rsidR="00425B54" w:rsidRPr="00F40D4B" w:rsidRDefault="00425B54" w:rsidP="00425B54">
      <w:pPr>
        <w:rPr>
          <w:rtl/>
        </w:rPr>
      </w:pPr>
      <w:r>
        <w:rPr>
          <w:rFonts w:hint="cs"/>
          <w:rtl/>
        </w:rPr>
        <w:t xml:space="preserve">שמרוויח לשער </w:t>
      </w:r>
      <w:r w:rsidRPr="008D6765">
        <w:rPr>
          <w:rStyle w:val="afffff2"/>
          <w:rFonts w:hint="cs"/>
          <w:rtl/>
        </w:rPr>
        <w:t>אף אצל שאר המוכרים</w:t>
      </w:r>
      <w:r w:rsidRPr="00F40D4B">
        <w:rPr>
          <w:rtl/>
        </w:rPr>
        <w:t>.</w:t>
      </w:r>
    </w:p>
    <w:p w14:paraId="492F6BDB" w14:textId="77777777" w:rsidR="00425B54" w:rsidRPr="00F40D4B" w:rsidRDefault="00425B54" w:rsidP="00425B54">
      <w:pPr>
        <w:pStyle w:val="afffb"/>
        <w:rPr>
          <w:rtl/>
        </w:rPr>
      </w:pPr>
      <w:ins w:id="9919" w:author="מספור קטעי משנה" w:date="2026-10-06T06:45:11Z">
        <w:r>
          <w:rPr>
            <w:rStyle w:val="MisparKeta"/>
          </w:rPr>
          <w:t xml:space="preserve">א. </w:t>
        </w:r>
      </w:ins>
      <w:r w:rsidRPr="00F40D4B">
        <w:rPr>
          <w:rtl/>
        </w:rPr>
        <w:t>ולא יבור את הגריסין דברי אבא שאול, וחכמים מתירין וכו'.</w:t>
      </w:r>
    </w:p>
    <w:p w14:paraId="3B498FB8" w14:textId="77777777" w:rsidR="00425B54" w:rsidRPr="00F40D4B" w:rsidRDefault="00425B54" w:rsidP="00425B54">
      <w:pPr>
        <w:rPr>
          <w:rtl/>
        </w:rPr>
      </w:pPr>
      <w:r w:rsidRPr="00F40D4B">
        <w:rPr>
          <w:rtl/>
        </w:rPr>
        <w:lastRenderedPageBreak/>
        <w:t>חכמים –</w:t>
      </w:r>
      <w:r>
        <w:rPr>
          <w:rFonts w:hint="cs"/>
          <w:rtl/>
        </w:rPr>
        <w:t xml:space="preserve">היינו ר''א </w:t>
      </w:r>
      <w:r w:rsidRPr="008D6765">
        <w:rPr>
          <w:rStyle w:val="affffc"/>
          <w:rtl/>
        </w:rPr>
        <w:t>דתניא:</w:t>
      </w:r>
      <w:r w:rsidRPr="00F40D4B">
        <w:rPr>
          <w:rtl/>
        </w:rPr>
        <w:t xml:space="preserve"> </w:t>
      </w:r>
      <w:r w:rsidRPr="008D6765">
        <w:rPr>
          <w:rStyle w:val="affffc"/>
          <w:rtl/>
        </w:rPr>
        <w:t>רבי אחא</w:t>
      </w:r>
      <w:r w:rsidRPr="00F40D4B">
        <w:rPr>
          <w:rtl/>
        </w:rPr>
        <w:t xml:space="preserve"> מתיר בדבר הנראה.</w:t>
      </w:r>
    </w:p>
    <w:p w14:paraId="101B538C" w14:textId="77777777" w:rsidR="00425B54" w:rsidRPr="00F40D4B" w:rsidRDefault="00425B54" w:rsidP="00425B54">
      <w:pPr>
        <w:pStyle w:val="afffb"/>
        <w:rPr>
          <w:rtl/>
        </w:rPr>
      </w:pPr>
      <w:ins w:id="9920" w:author="מספור קטעי משנה" w:date="2026-10-06T06:45:11Z">
        <w:r>
          <w:rPr>
            <w:rStyle w:val="MisparKeta"/>
          </w:rPr>
          <w:t xml:space="preserve">ב. </w:t>
        </w:r>
      </w:ins>
      <w:r w:rsidRPr="00F40D4B">
        <w:rPr>
          <w:rtl/>
        </w:rPr>
        <w:t>אין מפרכסין לא את האדם וכו' ולא את הכלים.</w:t>
      </w:r>
    </w:p>
    <w:p w14:paraId="0360E333" w14:textId="77777777" w:rsidR="00425B54" w:rsidRDefault="00425B54" w:rsidP="00425B54">
      <w:pPr>
        <w:pStyle w:val="36"/>
        <w:framePr w:wrap="notBeside"/>
        <w:rPr>
          <w:rtl/>
        </w:rPr>
      </w:pPr>
      <w:r w:rsidRPr="00F40D4B">
        <w:rPr>
          <w:rtl/>
        </w:rPr>
        <w:t>ת"ר:</w:t>
      </w:r>
    </w:p>
    <w:p w14:paraId="36F8DDFD" w14:textId="77777777" w:rsidR="00425B54" w:rsidRPr="00F40D4B" w:rsidRDefault="00425B54" w:rsidP="00425B54">
      <w:pPr>
        <w:rPr>
          <w:rtl/>
        </w:rPr>
      </w:pPr>
      <w:r w:rsidRPr="00F40D4B">
        <w:rPr>
          <w:rtl/>
        </w:rPr>
        <w:t>אין משרבטין</w:t>
      </w:r>
      <w:r>
        <w:rPr>
          <w:rFonts w:hint="cs"/>
          <w:rtl/>
        </w:rPr>
        <w:t xml:space="preserve"> </w:t>
      </w:r>
      <w:r w:rsidRPr="008D6765">
        <w:rPr>
          <w:rStyle w:val="afffff2"/>
          <w:rFonts w:hint="cs"/>
          <w:rtl/>
        </w:rPr>
        <w:t>[שיער]</w:t>
      </w:r>
      <w:r w:rsidRPr="00F40D4B">
        <w:rPr>
          <w:rtl/>
        </w:rPr>
        <w:t xml:space="preserve"> את הבהמה, ואין נופחין בקרביים, ואין שורין את הבשר במים.</w:t>
      </w:r>
    </w:p>
    <w:p w14:paraId="0469112D" w14:textId="77777777" w:rsidR="00425B54" w:rsidRPr="00F40D4B" w:rsidRDefault="00425B54" w:rsidP="00425B54">
      <w:pPr>
        <w:rPr>
          <w:rtl/>
        </w:rPr>
      </w:pPr>
      <w:r w:rsidRPr="00717390">
        <w:rPr>
          <w:b/>
          <w:bCs/>
          <w:rtl/>
        </w:rPr>
        <w:t>אין משרבטין</w:t>
      </w:r>
      <w:r w:rsidRPr="00F40D4B">
        <w:rPr>
          <w:rFonts w:hint="cs"/>
          <w:rtl/>
        </w:rPr>
        <w:t xml:space="preserve"> היינו ע''י שמשקין אותה במי סובין או במברשת</w:t>
      </w:r>
    </w:p>
    <w:p w14:paraId="4DC48BCB" w14:textId="77777777" w:rsidR="00425B54" w:rsidRDefault="00425B54" w:rsidP="00425B54">
      <w:pPr>
        <w:pStyle w:val="36"/>
        <w:framePr w:wrap="notBeside"/>
        <w:rPr>
          <w:rStyle w:val="affffc"/>
          <w:rtl/>
        </w:rPr>
      </w:pPr>
      <w:r w:rsidRPr="008D6765">
        <w:rPr>
          <w:rStyle w:val="affffc"/>
          <w:rtl/>
        </w:rPr>
        <w:t>שמואל</w:t>
      </w:r>
    </w:p>
    <w:p w14:paraId="0833B72D" w14:textId="77777777" w:rsidR="00425B54" w:rsidRDefault="00425B54" w:rsidP="00425B54">
      <w:pPr>
        <w:rPr>
          <w:rtl/>
        </w:rPr>
      </w:pPr>
      <w:r w:rsidRPr="00F40D4B">
        <w:rPr>
          <w:rFonts w:hint="cs"/>
          <w:rtl/>
        </w:rPr>
        <w:t>התיר להניח חוטי משי סביב המעיל לייפותו</w:t>
      </w:r>
    </w:p>
    <w:p w14:paraId="4306F750" w14:textId="77777777" w:rsidR="00425B54" w:rsidRDefault="00425B54" w:rsidP="00425B54">
      <w:pPr>
        <w:pStyle w:val="36"/>
        <w:framePr w:wrap="notBeside"/>
        <w:rPr>
          <w:rtl/>
        </w:rPr>
      </w:pPr>
      <w:r w:rsidRPr="00F40D4B">
        <w:rPr>
          <w:rFonts w:hint="cs"/>
          <w:rtl/>
        </w:rPr>
        <w:t>ר''י</w:t>
      </w:r>
    </w:p>
    <w:p w14:paraId="7D4A9A37" w14:textId="77777777" w:rsidR="00425B54" w:rsidRPr="00F40D4B" w:rsidRDefault="00425B54" w:rsidP="00425B54">
      <w:pPr>
        <w:rPr>
          <w:rtl/>
        </w:rPr>
      </w:pPr>
      <w:r w:rsidRPr="00F40D4B">
        <w:rPr>
          <w:rFonts w:hint="cs"/>
          <w:rtl/>
        </w:rPr>
        <w:t>התיר לכבס במי סובין בגדים המצויירים להקשותם</w:t>
      </w:r>
    </w:p>
    <w:p w14:paraId="320B2E3C" w14:textId="77777777" w:rsidR="00425B54" w:rsidRDefault="00425B54" w:rsidP="00425B54">
      <w:pPr>
        <w:pStyle w:val="36"/>
        <w:framePr w:wrap="notBeside"/>
        <w:rPr>
          <w:rtl/>
        </w:rPr>
      </w:pPr>
      <w:r w:rsidRPr="00F40D4B">
        <w:rPr>
          <w:rtl/>
        </w:rPr>
        <w:t>רבא</w:t>
      </w:r>
    </w:p>
    <w:p w14:paraId="71F9902E" w14:textId="77777777" w:rsidR="00425B54" w:rsidRPr="00F40D4B" w:rsidRDefault="00425B54" w:rsidP="00425B54">
      <w:pPr>
        <w:rPr>
          <w:rtl/>
        </w:rPr>
      </w:pPr>
      <w:r w:rsidRPr="00F40D4B">
        <w:rPr>
          <w:rFonts w:hint="cs"/>
          <w:rtl/>
        </w:rPr>
        <w:t>התיר להדק בגדי קנבס בקרש ליפותם</w:t>
      </w:r>
      <w:r w:rsidRPr="00F40D4B">
        <w:rPr>
          <w:rtl/>
        </w:rPr>
        <w:t>.</w:t>
      </w:r>
      <w:r w:rsidRPr="00F40D4B">
        <w:rPr>
          <w:rFonts w:hint="cs"/>
          <w:rtl/>
        </w:rPr>
        <w:t xml:space="preserve"> וכן התיר לצייר חיצים</w:t>
      </w:r>
    </w:p>
    <w:p w14:paraId="0E1D337E" w14:textId="77777777" w:rsidR="00425B54" w:rsidRDefault="00425B54" w:rsidP="00425B54">
      <w:pPr>
        <w:pStyle w:val="36"/>
        <w:framePr w:wrap="notBeside"/>
        <w:rPr>
          <w:rtl/>
        </w:rPr>
      </w:pPr>
      <w:r w:rsidRPr="00F40D4B">
        <w:rPr>
          <w:rtl/>
        </w:rPr>
        <w:t>•</w:t>
      </w:r>
      <w:r w:rsidRPr="00F40D4B">
        <w:rPr>
          <w:rFonts w:hint="cs"/>
          <w:rtl/>
        </w:rPr>
        <w:t xml:space="preserve"> רפב''ש</w:t>
      </w:r>
    </w:p>
    <w:p w14:paraId="114D2924" w14:textId="77777777" w:rsidR="00425B54" w:rsidRPr="00F40D4B" w:rsidRDefault="00425B54" w:rsidP="00425B54">
      <w:pPr>
        <w:rPr>
          <w:rtl/>
        </w:rPr>
      </w:pPr>
      <w:r w:rsidRPr="00F40D4B">
        <w:rPr>
          <w:rFonts w:hint="cs"/>
          <w:rtl/>
        </w:rPr>
        <w:t>התיר לצייר על סלי דקלים</w:t>
      </w:r>
      <w:r>
        <w:rPr>
          <w:rFonts w:hint="cs"/>
          <w:rtl/>
        </w:rPr>
        <w:t xml:space="preserve">, </w:t>
      </w:r>
      <w:r w:rsidRPr="008D6765">
        <w:rPr>
          <w:rStyle w:val="affffc"/>
          <w:rFonts w:hint="cs"/>
          <w:rtl/>
        </w:rPr>
        <w:t>והא ד</w:t>
      </w:r>
      <w:r w:rsidRPr="008D6765">
        <w:rPr>
          <w:rStyle w:val="affffc"/>
          <w:rtl/>
        </w:rPr>
        <w:t>תנן:</w:t>
      </w:r>
      <w:r w:rsidRPr="00F40D4B">
        <w:rPr>
          <w:rtl/>
        </w:rPr>
        <w:t xml:space="preserve"> אין מפרכסין לא את האדם ולא את הבהמה ולא את הכלים</w:t>
      </w:r>
      <w:r w:rsidRPr="00F40D4B">
        <w:rPr>
          <w:rFonts w:hint="cs"/>
          <w:rtl/>
        </w:rPr>
        <w:t xml:space="preserve"> </w:t>
      </w:r>
      <w:r>
        <w:rPr>
          <w:rFonts w:hint="cs"/>
          <w:rtl/>
        </w:rPr>
        <w:t xml:space="preserve">- </w:t>
      </w:r>
      <w:r w:rsidRPr="00F40D4B">
        <w:rPr>
          <w:rFonts w:hint="cs"/>
          <w:rtl/>
        </w:rPr>
        <w:t>היינו בכלים ישנים</w:t>
      </w:r>
    </w:p>
    <w:p w14:paraId="582FFEAD" w14:textId="77777777" w:rsidR="00425B54" w:rsidRDefault="00425B54" w:rsidP="00425B54">
      <w:pPr>
        <w:pStyle w:val="36"/>
        <w:framePr w:wrap="notBeside"/>
        <w:rPr>
          <w:rtl/>
        </w:rPr>
      </w:pPr>
      <w:r w:rsidRPr="00F40D4B">
        <w:rPr>
          <w:rtl/>
        </w:rPr>
        <w:t>•</w:t>
      </w:r>
    </w:p>
    <w:p w14:paraId="444A2051" w14:textId="77777777" w:rsidR="00425B54" w:rsidRPr="008D6765" w:rsidRDefault="00425B54" w:rsidP="00425B54">
      <w:pPr>
        <w:rPr>
          <w:rStyle w:val="afffff2"/>
          <w:rtl/>
        </w:rPr>
      </w:pPr>
      <w:r w:rsidRPr="00F40D4B">
        <w:rPr>
          <w:rtl/>
        </w:rPr>
        <w:t xml:space="preserve">פרכוס דאדם </w:t>
      </w:r>
      <w:r w:rsidRPr="00F40D4B">
        <w:rPr>
          <w:rFonts w:hint="cs"/>
          <w:rtl/>
        </w:rPr>
        <w:t xml:space="preserve">עבד כנעני זקן שצבע לראשו וזקנו וביקש מרבא לקנותו </w:t>
      </w:r>
      <w:r w:rsidRPr="008D6765">
        <w:rPr>
          <w:rStyle w:val="affffc"/>
          <w:rFonts w:hint="cs"/>
          <w:rtl/>
        </w:rPr>
        <w:t>א''ל</w:t>
      </w:r>
      <w:r w:rsidRPr="00F40D4B">
        <w:rPr>
          <w:rFonts w:hint="cs"/>
          <w:rtl/>
        </w:rPr>
        <w:t xml:space="preserve"> יהיו עניים בני ביתך</w:t>
      </w:r>
      <w:r>
        <w:rPr>
          <w:rFonts w:hint="cs"/>
          <w:rtl/>
        </w:rPr>
        <w:t xml:space="preserve"> </w:t>
      </w:r>
      <w:r w:rsidRPr="008D6765">
        <w:rPr>
          <w:rStyle w:val="afffff2"/>
          <w:rFonts w:hint="cs"/>
          <w:rtl/>
        </w:rPr>
        <w:t>והיינו שמעדיף לפרנס ישראלים כפועל</w:t>
      </w:r>
    </w:p>
    <w:p w14:paraId="6AC6ABB9" w14:textId="77777777" w:rsidR="00425B54" w:rsidRPr="00F40D4B" w:rsidRDefault="00425B54" w:rsidP="00425B54">
      <w:pPr>
        <w:rPr>
          <w:rtl/>
        </w:rPr>
      </w:pPr>
      <w:r w:rsidRPr="008D6765">
        <w:rPr>
          <w:rStyle w:val="affffc"/>
          <w:rFonts w:hint="cs"/>
          <w:rtl/>
        </w:rPr>
        <w:t>הגיע לרפב''ש</w:t>
      </w:r>
      <w:r w:rsidRPr="00F40D4B">
        <w:rPr>
          <w:rFonts w:hint="cs"/>
          <w:rtl/>
        </w:rPr>
        <w:t xml:space="preserve"> וקנאו ויום אחד השקהו מים ונתלבנו חזרה ראשו וזקנו </w:t>
      </w:r>
      <w:r w:rsidRPr="008D6765">
        <w:rPr>
          <w:rStyle w:val="affffc"/>
          <w:rFonts w:hint="cs"/>
          <w:rtl/>
        </w:rPr>
        <w:t xml:space="preserve">א''ל </w:t>
      </w:r>
      <w:r w:rsidRPr="00F40D4B">
        <w:rPr>
          <w:rFonts w:hint="cs"/>
          <w:rtl/>
        </w:rPr>
        <w:t xml:space="preserve">ראה שאני זקן מאביך </w:t>
      </w:r>
      <w:r w:rsidRPr="008D6765">
        <w:rPr>
          <w:rStyle w:val="affffc"/>
          <w:rFonts w:hint="cs"/>
          <w:rtl/>
        </w:rPr>
        <w:t>קרא רפב''ש על עצמו:</w:t>
      </w:r>
      <w:r w:rsidRPr="00F40D4B">
        <w:rPr>
          <w:rtl/>
        </w:rPr>
        <w:t xml:space="preserve"> </w:t>
      </w:r>
      <w:r w:rsidRPr="008D6765">
        <w:rPr>
          <w:rStyle w:val="affff8"/>
          <w:rFonts w:hint="cs"/>
          <w:rtl/>
        </w:rPr>
        <w:t>'</w:t>
      </w:r>
      <w:r w:rsidRPr="008D6765">
        <w:rPr>
          <w:rStyle w:val="affff8"/>
          <w:rtl/>
        </w:rPr>
        <w:t>צדיק</w:t>
      </w:r>
      <w:r w:rsidRPr="00F40D4B">
        <w:rPr>
          <w:rFonts w:hint="cs"/>
          <w:rtl/>
        </w:rPr>
        <w:t xml:space="preserve"> </w:t>
      </w:r>
      <w:r w:rsidRPr="008D6765">
        <w:rPr>
          <w:rStyle w:val="affffc"/>
          <w:rFonts w:hint="cs"/>
          <w:rtl/>
        </w:rPr>
        <w:t>[רבא]</w:t>
      </w:r>
      <w:r w:rsidRPr="00F40D4B">
        <w:rPr>
          <w:rtl/>
        </w:rPr>
        <w:t xml:space="preserve"> </w:t>
      </w:r>
      <w:r w:rsidRPr="008D6765">
        <w:rPr>
          <w:rStyle w:val="affff8"/>
          <w:rtl/>
        </w:rPr>
        <w:t>מצרה נחלץ</w:t>
      </w:r>
      <w:r w:rsidRPr="008D6765">
        <w:rPr>
          <w:rStyle w:val="affff8"/>
          <w:rFonts w:hint="cs"/>
          <w:rtl/>
        </w:rPr>
        <w:t>'</w:t>
      </w:r>
      <w:r w:rsidRPr="00F40D4B">
        <w:rPr>
          <w:rtl/>
        </w:rPr>
        <w:t xml:space="preserve"> ויבא אחר תחתיו.</w:t>
      </w:r>
    </w:p>
    <w:p w14:paraId="62B6D26A" w14:textId="77777777" w:rsidR="00425B54" w:rsidRDefault="00425B54" w:rsidP="00425B54">
      <w:pPr>
        <w:pStyle w:val="affff9"/>
        <w:spacing w:before="0"/>
        <w:rPr>
          <w:rtl/>
        </w:rPr>
      </w:pPr>
      <w:r w:rsidRPr="00F40D4B">
        <w:rPr>
          <w:rtl/>
        </w:rPr>
        <w:t>הדרן עלך הזהב.</w:t>
      </w:r>
    </w:p>
    <w:p w14:paraId="48BABACC" w14:textId="77777777" w:rsidR="00425B54" w:rsidRDefault="00425B54">
      <w:pPr>
        <w:bidi w:val="0"/>
        <w:spacing w:after="160" w:line="259" w:lineRule="auto"/>
        <w:jc w:val="left"/>
        <w:rPr>
          <w:rtl/>
        </w:rPr>
      </w:pPr>
      <w:r>
        <w:rPr>
          <w:rtl/>
        </w:rPr>
        <w:br w:type="page"/>
      </w:r>
    </w:p>
    <w:p w14:paraId="374D9CCB" w14:textId="77777777" w:rsidR="00E07EC5" w:rsidRDefault="00E07EC5" w:rsidP="00E07EC5">
      <w:pPr>
        <w:pStyle w:val="afff1"/>
        <w:framePr w:wrap="around"/>
        <w:rPr>
          <w:del w:id="40016" w:author="Claude" w:date="2026-10-06T14:10:01Z"/>
          <w:rtl/>
        </w:rPr>
      </w:pPr>
      <w:del w:id="40015" w:author="Claude" w:date="2026-10-06T14:10:01Z">
        <w:r>
          <w:rPr>
            <w:rFonts w:hint="cs"/>
            <w:rtl/>
          </w:rPr>
          <w:lastRenderedPageBreak/>
          <w:delText xml:space="preserve">איזהו נשך </w:delText>
        </w:r>
      </w:del>
    </w:p>
    <w:p w14:paraId="02F85334" w14:textId="77777777" w:rsidR="00E07EC5" w:rsidRDefault="00E07EC5" w:rsidP="00E07EC5">
      <w:pPr>
        <w:pStyle w:val="afff0"/>
        <w:framePr w:wrap="around"/>
        <w:rPr>
          <w:rtl/>
        </w:rPr>
      </w:pPr>
      <w:r>
        <w:rPr>
          <w:rFonts w:hint="cs"/>
          <w:rtl/>
        </w:rPr>
        <w:t xml:space="preserve">פרק חמישי </w:t>
      </w:r>
    </w:p>
    <w:p>
      <w:pPr>
        <w:pStyle w:val="afff1"/>
        <w:framePr w:wrap="around"/>
        <w:rPr>
          <w:ins w:id="40018" w:author="Claude" w:date="2026-10-06T14:10:01Z"/>
          <w:rtl/>
        </w:rPr>
      </w:pPr>
      <w:ins w:id="40017" w:author="Claude" w:date="2026-10-06T14:10:01Z">
        <w:r>
          <w:rPr>
            <w:rFonts w:hint="cs"/>
            <w:rtl/>
          </w:rPr>
          <w:t>האומנין</w:t>
        </w:r>
      </w:ins>
    </w:p>
    <w:p w14:paraId="55413303" w14:textId="3B6DEBB5" w:rsidR="006F071F" w:rsidRPr="00F40D4B" w:rsidRDefault="006F071F" w:rsidP="00E07EC5">
      <w:pPr>
        <w:pStyle w:val="afffff"/>
        <w:framePr w:wrap="around"/>
        <w:rPr>
          <w:rtl/>
        </w:rPr>
      </w:pPr>
      <w:del w:id="20244" w:author="קלוד" w:date="2026-10-06T10:08:05Z">
        <w:r>
          <w:rPr>
            <w:rtl/>
          </w:rPr>
          <w:delText xml:space="preserve">משנה.</w:delText>
        </w:r>
      </w:del>
      <w:ins w:id="20245" w:author="קלוד" w:date="2026-10-06T10:08:05Z">
        <w:r>
          <w:rPr>
            <w:rtl/>
          </w:rPr>
          <w:t xml:space="preserve">משנה א</w:t>
        </w:r>
      </w:ins>
    </w:p>
    <w:p w14:paraId="65CC5AD2" w14:textId="77777777" w:rsidR="00A6533C" w:rsidRPr="00F40D4B" w:rsidRDefault="006F071F" w:rsidP="00E07EC5">
      <w:pPr>
        <w:pStyle w:val="afff3"/>
        <w:jc w:val="center"/>
        <w:rPr>
          <w:rtl/>
        </w:rPr>
      </w:pPr>
      <w:ins w:id="9817" w:author="מספור קטעי משנה" w:date="2026-10-06T10:03:19Z">
        <w:r>
          <w:rPr>
            <w:rStyle w:val="MisparKeta"/>
          </w:rPr>
          <w:t xml:space="preserve">א. </w:t>
        </w:r>
      </w:ins>
      <w:r w:rsidRPr="00F40D4B">
        <w:rPr>
          <w:rtl/>
        </w:rPr>
        <w:t>איזהו נשך ואיזהו תרבית?</w:t>
      </w:r>
    </w:p>
    <w:p w14:paraId="07E8C5DA" w14:textId="44860DCD" w:rsidR="006F071F" w:rsidRPr="00F40D4B" w:rsidRDefault="006F071F" w:rsidP="00E07EC5">
      <w:pPr>
        <w:pStyle w:val="afff3"/>
        <w:rPr>
          <w:rtl/>
        </w:rPr>
      </w:pPr>
      <w:r w:rsidRPr="00F40D4B">
        <w:rPr>
          <w:rtl/>
        </w:rPr>
        <w:t>איזהו נשך: המלוה סלע בחמשה דינרין, סאתים חטין בשלש - אסור, מפני שהוא נושך.</w:t>
      </w:r>
    </w:p>
    <w:p w14:paraId="07FAF90A" w14:textId="77777777" w:rsidR="006F071F" w:rsidRPr="00F40D4B" w:rsidRDefault="006F071F" w:rsidP="00E07EC5">
      <w:pPr>
        <w:pStyle w:val="afff3"/>
        <w:jc w:val="center"/>
        <w:rPr>
          <w:rtl/>
        </w:rPr>
      </w:pPr>
      <w:r w:rsidRPr="00F40D4B">
        <w:rPr>
          <w:rtl/>
        </w:rPr>
        <w:t>ואיזהו תרבית - המרבה בפירות.</w:t>
      </w:r>
    </w:p>
    <w:p w14:paraId="4230BAFE" w14:textId="77777777" w:rsidR="006F071F" w:rsidRPr="00F40D4B" w:rsidRDefault="006F071F" w:rsidP="00E07EC5">
      <w:pPr>
        <w:pStyle w:val="afff3"/>
        <w:spacing w:after="60"/>
        <w:rPr>
          <w:rtl/>
        </w:rPr>
      </w:pPr>
      <w:r w:rsidRPr="00F40D4B">
        <w:rPr>
          <w:rtl/>
        </w:rPr>
        <w:t xml:space="preserve">כיצד? לקח הימנו חטין בדינר זהב הכור, וכן השער, עמדו חטין בשלשים דינרין, </w:t>
      </w:r>
      <w:r w:rsidRPr="00E07EC5">
        <w:rPr>
          <w:rStyle w:val="TanaimMishna"/>
          <w:rtl/>
          <w:rPrChange w:id="20089" w:author="קלוד" w:date="2026-10-06T10:08:05Z">
            <w:rPr>
              <w:rStyle w:val="affffc"/>
              <w:rtl/>
            </w:rPr>
          </w:rPrChange>
        </w:rPr>
        <w:t>אמר לו:</w:t>
      </w:r>
      <w:r w:rsidRPr="00F40D4B">
        <w:rPr>
          <w:rtl/>
        </w:rPr>
        <w:t xml:space="preserve"> תן לי חטיי, שאני רוצה למוכרן וליקח בהן יין, </w:t>
      </w:r>
      <w:r w:rsidRPr="00E07EC5">
        <w:rPr>
          <w:rStyle w:val="TanaimMishna"/>
          <w:rtl/>
          <w:rPrChange w:id="20090" w:author="קלוד" w:date="2026-10-06T10:08:05Z">
            <w:rPr>
              <w:rStyle w:val="affffc"/>
              <w:rtl/>
            </w:rPr>
          </w:rPrChange>
        </w:rPr>
        <w:t>אמר לו:</w:t>
      </w:r>
      <w:r w:rsidRPr="00F40D4B">
        <w:rPr>
          <w:rtl/>
        </w:rPr>
        <w:t xml:space="preserve"> הרי חטיך עשויות עלי בשלשים, והרי לך אצלי בהן יין, ויין אין לו</w:t>
      </w:r>
      <w:r w:rsidRPr="00F40D4B">
        <w:rPr>
          <w:rFonts w:hint="cs"/>
          <w:rtl/>
        </w:rPr>
        <w:t xml:space="preserve"> אסור</w:t>
      </w:r>
    </w:p>
    <w:p w14:paraId="33A07E11" w14:textId="77777777" w:rsidR="00E07EC5" w:rsidRDefault="00E07EC5" w:rsidP="009B508D">
      <w:pPr>
        <w:rPr>
          <w:rtl/>
        </w:rPr>
      </w:pPr>
      <w:r>
        <w:rPr>
          <w:rFonts w:hint="cs"/>
          <w:rtl/>
        </w:rPr>
        <w:t xml:space="preserve">ממה שהתנא הניח ריבית דאורייתא ופירש ריבית דרבנן </w:t>
      </w:r>
    </w:p>
    <w:p w14:paraId="57324BD9" w14:textId="0F1993C6" w:rsidR="00E07EC5" w:rsidRDefault="00E07EC5" w:rsidP="00E07EC5">
      <w:pPr>
        <w:pStyle w:val="36"/>
        <w:framePr w:wrap="notBeside"/>
        <w:rPr>
          <w:rtl/>
        </w:rPr>
      </w:pPr>
      <w:r>
        <w:rPr>
          <w:rFonts w:hint="cs"/>
          <w:rtl/>
        </w:rPr>
        <w:t>מוכח</w:t>
      </w:r>
    </w:p>
    <w:p w14:paraId="5CCFF057" w14:textId="34F7C028" w:rsidR="00A6533C" w:rsidRPr="00F40D4B" w:rsidRDefault="00E07EC5" w:rsidP="009B508D">
      <w:pPr>
        <w:rPr>
          <w:rtl/>
        </w:rPr>
      </w:pPr>
      <w:r>
        <w:rPr>
          <w:rFonts w:hint="cs"/>
          <w:rtl/>
        </w:rPr>
        <w:t>שמ</w:t>
      </w:r>
      <w:r w:rsidR="006F071F" w:rsidRPr="00F40D4B">
        <w:rPr>
          <w:rtl/>
        </w:rPr>
        <w:t xml:space="preserve">דאורייתא נשך ותרבית </w:t>
      </w:r>
      <w:r>
        <w:rPr>
          <w:rFonts w:hint="cs"/>
          <w:rtl/>
        </w:rPr>
        <w:t>דבר אחד הוא</w:t>
      </w:r>
      <w:r w:rsidR="006F071F" w:rsidRPr="00F40D4B">
        <w:rPr>
          <w:rtl/>
        </w:rPr>
        <w:t>,</w:t>
      </w:r>
    </w:p>
    <w:p w14:paraId="71A4DE34" w14:textId="77777777" w:rsidR="00E07EC5" w:rsidRDefault="006F071F" w:rsidP="00E07EC5">
      <w:pPr>
        <w:pStyle w:val="36"/>
        <w:framePr w:wrap="notBeside"/>
        <w:rPr>
          <w:rtl/>
        </w:rPr>
      </w:pPr>
      <w:r w:rsidRPr="00F40D4B">
        <w:rPr>
          <w:rFonts w:hint="cs"/>
          <w:rtl/>
        </w:rPr>
        <w:t>רבא:</w:t>
      </w:r>
    </w:p>
    <w:p w14:paraId="627A58B2" w14:textId="77777777" w:rsidR="00E07EC5" w:rsidRDefault="006F071F" w:rsidP="009B508D">
      <w:pPr>
        <w:rPr>
          <w:rtl/>
        </w:rPr>
      </w:pPr>
      <w:r w:rsidRPr="00F40D4B">
        <w:rPr>
          <w:rFonts w:hint="cs"/>
          <w:rtl/>
        </w:rPr>
        <w:t xml:space="preserve">דאי אתה מוצא נשך בלא תרבית ותרבית בלא נשך </w:t>
      </w:r>
    </w:p>
    <w:p w14:paraId="7584D28B" w14:textId="5D5A0B8F" w:rsidR="006F071F" w:rsidRPr="00F40D4B" w:rsidRDefault="006F071F" w:rsidP="00E07EC5">
      <w:pPr>
        <w:spacing w:after="60"/>
        <w:rPr>
          <w:rtl/>
        </w:rPr>
      </w:pPr>
      <w:r w:rsidRPr="00F40D4B">
        <w:rPr>
          <w:rFonts w:hint="cs"/>
          <w:rtl/>
        </w:rPr>
        <w:t>ולא חלקן הכתוב אלא לעבור בשני לאוין,</w:t>
      </w:r>
    </w:p>
    <w:p w14:paraId="16306EC1" w14:textId="77777777" w:rsidR="00E07EC5" w:rsidRDefault="006F071F" w:rsidP="009B508D">
      <w:pPr>
        <w:rPr>
          <w:rtl/>
        </w:rPr>
      </w:pPr>
      <w:r w:rsidRPr="00E07EC5">
        <w:rPr>
          <w:rFonts w:hint="cs"/>
          <w:b/>
          <w:bCs/>
          <w:rtl/>
        </w:rPr>
        <w:t xml:space="preserve">דאין שייך </w:t>
      </w:r>
      <w:r w:rsidRPr="00E07EC5">
        <w:rPr>
          <w:b/>
          <w:bCs/>
          <w:rtl/>
        </w:rPr>
        <w:t>נשך בלא תרבית</w:t>
      </w:r>
      <w:r w:rsidRPr="00E07EC5">
        <w:rPr>
          <w:rFonts w:hint="cs"/>
          <w:b/>
          <w:bCs/>
          <w:rtl/>
        </w:rPr>
        <w:t>-</w:t>
      </w:r>
      <w:r w:rsidRPr="00F40D4B">
        <w:rPr>
          <w:rtl/>
        </w:rPr>
        <w:t xml:space="preserve"> </w:t>
      </w:r>
      <w:r w:rsidR="00E07EC5">
        <w:rPr>
          <w:rFonts w:hint="cs"/>
          <w:rtl/>
        </w:rPr>
        <w:t>ש</w:t>
      </w:r>
      <w:r w:rsidRPr="00F40D4B">
        <w:rPr>
          <w:rFonts w:hint="cs"/>
          <w:rtl/>
        </w:rPr>
        <w:t xml:space="preserve">גם בהלווהו ק' ב-ק'כ </w:t>
      </w:r>
    </w:p>
    <w:p w14:paraId="092D4042" w14:textId="19EAB0E7" w:rsidR="00A6533C" w:rsidRPr="00F40D4B" w:rsidRDefault="00E07EC5" w:rsidP="009B508D">
      <w:pPr>
        <w:rPr>
          <w:rtl/>
        </w:rPr>
      </w:pPr>
      <w:r>
        <w:rPr>
          <w:rFonts w:hint="cs"/>
          <w:rtl/>
        </w:rPr>
        <w:t>ש</w:t>
      </w:r>
      <w:r w:rsidR="006F071F" w:rsidRPr="00F40D4B">
        <w:rPr>
          <w:rFonts w:hint="cs"/>
          <w:rtl/>
        </w:rPr>
        <w:t>בתחילה מאה במעה כסף, ולבסוף קכ' במעה.</w:t>
      </w:r>
    </w:p>
    <w:p w14:paraId="7A235A0D" w14:textId="553ECBF8" w:rsidR="006F071F" w:rsidRPr="00F40D4B" w:rsidRDefault="006F071F" w:rsidP="00E07EC5">
      <w:pPr>
        <w:rPr>
          <w:rtl/>
        </w:rPr>
      </w:pPr>
      <w:r w:rsidRPr="00E07EC5">
        <w:rPr>
          <w:rFonts w:hint="cs"/>
          <w:b/>
          <w:bCs/>
          <w:rtl/>
        </w:rPr>
        <w:t>יש נשך</w:t>
      </w:r>
      <w:r w:rsidRPr="00F40D4B">
        <w:rPr>
          <w:rFonts w:hint="cs"/>
          <w:rtl/>
        </w:rPr>
        <w:t xml:space="preserve"> שלוקח מה שלא נתן, </w:t>
      </w:r>
      <w:r w:rsidR="00E07EC5">
        <w:rPr>
          <w:rFonts w:hint="cs"/>
          <w:rtl/>
        </w:rPr>
        <w:t xml:space="preserve"> </w:t>
      </w:r>
      <w:r w:rsidRPr="00E07EC5">
        <w:rPr>
          <w:rFonts w:hint="cs"/>
          <w:b/>
          <w:bCs/>
          <w:rtl/>
        </w:rPr>
        <w:t>ו</w:t>
      </w:r>
      <w:r w:rsidR="00E07EC5" w:rsidRPr="00E07EC5">
        <w:rPr>
          <w:rFonts w:hint="cs"/>
          <w:b/>
          <w:bCs/>
          <w:rtl/>
        </w:rPr>
        <w:t xml:space="preserve">אין </w:t>
      </w:r>
      <w:r w:rsidRPr="00E07EC5">
        <w:rPr>
          <w:rFonts w:hint="cs"/>
          <w:b/>
          <w:bCs/>
          <w:rtl/>
        </w:rPr>
        <w:t>ריבית</w:t>
      </w:r>
      <w:r w:rsidRPr="00F40D4B">
        <w:rPr>
          <w:rFonts w:hint="cs"/>
          <w:rtl/>
        </w:rPr>
        <w:t xml:space="preserve"> </w:t>
      </w:r>
      <w:r w:rsidR="00E07EC5">
        <w:rPr>
          <w:rFonts w:hint="cs"/>
          <w:rtl/>
        </w:rPr>
        <w:t>ש</w:t>
      </w:r>
      <w:r w:rsidRPr="00F40D4B">
        <w:rPr>
          <w:rFonts w:hint="cs"/>
          <w:rtl/>
        </w:rPr>
        <w:t>דנקא לקח ודנקא החזיר</w:t>
      </w:r>
      <w:r w:rsidR="00E07EC5">
        <w:rPr>
          <w:rFonts w:hint="cs"/>
          <w:rtl/>
        </w:rPr>
        <w:t>,</w:t>
      </w:r>
    </w:p>
    <w:p w14:paraId="214CFFF1" w14:textId="77777777" w:rsidR="00E07EC5" w:rsidRDefault="006F071F" w:rsidP="00E07EC5">
      <w:pPr>
        <w:pStyle w:val="36"/>
        <w:framePr w:wrap="notBeside"/>
        <w:rPr>
          <w:rtl/>
        </w:rPr>
      </w:pPr>
      <w:r w:rsidRPr="00F40D4B">
        <w:rPr>
          <w:rFonts w:hint="cs"/>
          <w:rtl/>
        </w:rPr>
        <w:t xml:space="preserve">אכתי </w:t>
      </w:r>
    </w:p>
    <w:p w14:paraId="1EBA1287" w14:textId="00993C6B" w:rsidR="00A6533C" w:rsidRPr="00F40D4B" w:rsidRDefault="00E07EC5" w:rsidP="00E07EC5">
      <w:pPr>
        <w:rPr>
          <w:rtl/>
        </w:rPr>
      </w:pPr>
      <w:r>
        <w:rPr>
          <w:rFonts w:hint="cs"/>
          <w:rtl/>
        </w:rPr>
        <w:t>א</w:t>
      </w:r>
      <w:r w:rsidR="006F071F" w:rsidRPr="00F40D4B">
        <w:rPr>
          <w:rFonts w:hint="cs"/>
          <w:rtl/>
        </w:rPr>
        <w:t xml:space="preserve">י </w:t>
      </w:r>
      <w:r>
        <w:rPr>
          <w:rFonts w:hint="cs"/>
          <w:rtl/>
        </w:rPr>
        <w:t>אח</w:t>
      </w:r>
      <w:r w:rsidR="006F071F" w:rsidRPr="00F40D4B">
        <w:rPr>
          <w:rFonts w:hint="cs"/>
          <w:rtl/>
        </w:rPr>
        <w:t xml:space="preserve">ר תחילה אזלי' יש נשך </w:t>
      </w:r>
      <w:r>
        <w:rPr>
          <w:rFonts w:hint="cs"/>
          <w:rtl/>
        </w:rPr>
        <w:t>ו</w:t>
      </w:r>
      <w:r w:rsidR="006F071F" w:rsidRPr="00F40D4B">
        <w:rPr>
          <w:rFonts w:hint="cs"/>
          <w:rtl/>
        </w:rPr>
        <w:t>תרבית</w:t>
      </w:r>
      <w:r>
        <w:rPr>
          <w:rFonts w:hint="cs"/>
          <w:rtl/>
        </w:rPr>
        <w:t xml:space="preserve">, </w:t>
      </w:r>
      <w:r w:rsidR="006F071F" w:rsidRPr="00F40D4B">
        <w:rPr>
          <w:rFonts w:hint="cs"/>
          <w:rtl/>
        </w:rPr>
        <w:t xml:space="preserve"> ואי </w:t>
      </w:r>
      <w:r>
        <w:rPr>
          <w:rFonts w:hint="cs"/>
          <w:rtl/>
        </w:rPr>
        <w:t>אח</w:t>
      </w:r>
      <w:r w:rsidR="006F071F" w:rsidRPr="00F40D4B">
        <w:rPr>
          <w:rFonts w:hint="cs"/>
          <w:rtl/>
        </w:rPr>
        <w:t xml:space="preserve">ר סוף </w:t>
      </w:r>
      <w:r>
        <w:rPr>
          <w:rFonts w:hint="cs"/>
          <w:rtl/>
        </w:rPr>
        <w:t>אין לשניהם</w:t>
      </w:r>
      <w:r w:rsidR="006F071F" w:rsidRPr="00F40D4B">
        <w:rPr>
          <w:rFonts w:hint="cs"/>
          <w:rtl/>
        </w:rPr>
        <w:t>.</w:t>
      </w:r>
    </w:p>
    <w:p w14:paraId="5FA8D3B1" w14:textId="77777777" w:rsidR="00E07EC5" w:rsidRDefault="006F071F" w:rsidP="009B508D">
      <w:pPr>
        <w:rPr>
          <w:rtl/>
        </w:rPr>
      </w:pPr>
      <w:r w:rsidRPr="00E07EC5">
        <w:rPr>
          <w:rFonts w:hint="cs"/>
          <w:b/>
          <w:bCs/>
          <w:rtl/>
        </w:rPr>
        <w:t xml:space="preserve">ואין שייך </w:t>
      </w:r>
      <w:r w:rsidRPr="00E07EC5">
        <w:rPr>
          <w:b/>
          <w:bCs/>
          <w:rtl/>
        </w:rPr>
        <w:t>תרבית בלא נשך</w:t>
      </w:r>
      <w:r w:rsidRPr="00F40D4B">
        <w:rPr>
          <w:rtl/>
        </w:rPr>
        <w:t xml:space="preserve"> </w:t>
      </w:r>
    </w:p>
    <w:p w14:paraId="3926C728" w14:textId="0932C5C3" w:rsidR="00A6533C" w:rsidRPr="00F40D4B" w:rsidRDefault="006F071F" w:rsidP="009B508D">
      <w:pPr>
        <w:rPr>
          <w:rtl/>
        </w:rPr>
      </w:pPr>
      <w:r w:rsidRPr="00F40D4B">
        <w:rPr>
          <w:rtl/>
        </w:rPr>
        <w:t>אי ד</w:t>
      </w:r>
      <w:r w:rsidRPr="00F40D4B">
        <w:rPr>
          <w:rFonts w:hint="cs"/>
          <w:rtl/>
        </w:rPr>
        <w:t xml:space="preserve">דלווה </w:t>
      </w:r>
      <w:r w:rsidR="00E07EC5">
        <w:rPr>
          <w:rFonts w:hint="cs"/>
          <w:rtl/>
        </w:rPr>
        <w:t>ק'</w:t>
      </w:r>
      <w:r w:rsidRPr="00F40D4B">
        <w:rPr>
          <w:rFonts w:hint="cs"/>
          <w:rtl/>
        </w:rPr>
        <w:t xml:space="preserve"> ב</w:t>
      </w:r>
      <w:r w:rsidR="00E07EC5">
        <w:rPr>
          <w:rFonts w:hint="cs"/>
          <w:rtl/>
        </w:rPr>
        <w:t xml:space="preserve">ק' </w:t>
      </w:r>
      <w:r w:rsidRPr="00F40D4B">
        <w:rPr>
          <w:rFonts w:hint="cs"/>
          <w:rtl/>
        </w:rPr>
        <w:t xml:space="preserve"> ובסוף עמד מאה בחומש דינר [יתר משתות]</w:t>
      </w:r>
    </w:p>
    <w:p w14:paraId="45F93584" w14:textId="69C569CC" w:rsidR="00E07EC5" w:rsidRPr="00F40D4B" w:rsidRDefault="006F071F" w:rsidP="00E07EC5">
      <w:pPr>
        <w:rPr>
          <w:rtl/>
        </w:rPr>
      </w:pPr>
      <w:r w:rsidRPr="00F40D4B">
        <w:rPr>
          <w:rtl/>
        </w:rPr>
        <w:t xml:space="preserve">אי </w:t>
      </w:r>
      <w:r w:rsidR="00E07EC5">
        <w:rPr>
          <w:rFonts w:hint="cs"/>
          <w:rtl/>
        </w:rPr>
        <w:t xml:space="preserve">אחר </w:t>
      </w:r>
      <w:r w:rsidRPr="00F40D4B">
        <w:rPr>
          <w:rFonts w:hint="cs"/>
          <w:rtl/>
        </w:rPr>
        <w:t xml:space="preserve">תחילה אזלי' לא נשך ולא תרבית ואי </w:t>
      </w:r>
      <w:r w:rsidR="00E07EC5">
        <w:rPr>
          <w:rFonts w:hint="cs"/>
          <w:rtl/>
        </w:rPr>
        <w:t xml:space="preserve">אחר </w:t>
      </w:r>
      <w:r w:rsidRPr="00F40D4B">
        <w:rPr>
          <w:rFonts w:hint="cs"/>
          <w:rtl/>
        </w:rPr>
        <w:t xml:space="preserve">בסוף </w:t>
      </w:r>
      <w:r w:rsidR="00E07EC5">
        <w:rPr>
          <w:rFonts w:hint="cs"/>
          <w:rtl/>
        </w:rPr>
        <w:t>יש נשך ותרבית.</w:t>
      </w:r>
    </w:p>
    <w:p w14:paraId="2F73A592" w14:textId="77777777" w:rsidR="006F071F" w:rsidRPr="00F40D4B" w:rsidRDefault="006F071F" w:rsidP="00A6533C">
      <w:pPr>
        <w:pStyle w:val="affe"/>
        <w:framePr w:wrap="around"/>
        <w:rPr>
          <w:rtl/>
        </w:rPr>
      </w:pPr>
      <w:r w:rsidRPr="00F40D4B">
        <w:rPr>
          <w:rtl/>
        </w:rPr>
        <w:t>סא.</w:t>
      </w:r>
    </w:p>
    <w:p w14:paraId="61C29656" w14:textId="77777777" w:rsidR="00E07EC5" w:rsidRDefault="00E07EC5" w:rsidP="009B508D">
      <w:pPr>
        <w:rPr>
          <w:rtl/>
        </w:rPr>
      </w:pPr>
    </w:p>
    <w:p w14:paraId="449F7258" w14:textId="77777777" w:rsidR="00E07EC5" w:rsidRDefault="006F071F" w:rsidP="00E07EC5">
      <w:pPr>
        <w:pStyle w:val="36"/>
        <w:framePr w:wrap="notBeside"/>
        <w:rPr>
          <w:rtl/>
        </w:rPr>
      </w:pPr>
      <w:r w:rsidRPr="00F40D4B">
        <w:rPr>
          <w:rtl/>
        </w:rPr>
        <w:t>ת"ר:</w:t>
      </w:r>
    </w:p>
    <w:p w14:paraId="0CF4A91F" w14:textId="77777777" w:rsidR="00E07EC5" w:rsidRDefault="006F071F" w:rsidP="009B508D">
      <w:pPr>
        <w:rPr>
          <w:rtl/>
        </w:rPr>
      </w:pPr>
      <w:r w:rsidRPr="00E07EC5">
        <w:rPr>
          <w:rStyle w:val="affff8"/>
          <w:rFonts w:hint="cs"/>
          <w:rtl/>
        </w:rPr>
        <w:t>'</w:t>
      </w:r>
      <w:r w:rsidRPr="00E07EC5">
        <w:rPr>
          <w:rStyle w:val="affff8"/>
          <w:rtl/>
        </w:rPr>
        <w:t>את כספך לא תתן לו בנשך ובמרבית לא תתן אכלך</w:t>
      </w:r>
      <w:r w:rsidRPr="00E07EC5">
        <w:rPr>
          <w:rStyle w:val="affff8"/>
          <w:rFonts w:hint="cs"/>
          <w:rtl/>
        </w:rPr>
        <w:t>'</w:t>
      </w:r>
      <w:r w:rsidRPr="00F40D4B">
        <w:rPr>
          <w:rtl/>
        </w:rPr>
        <w:t xml:space="preserve"> </w:t>
      </w:r>
    </w:p>
    <w:p w14:paraId="54E7CEEC" w14:textId="6366A89B" w:rsidR="00E07EC5" w:rsidRPr="00E07EC5" w:rsidRDefault="006F071F" w:rsidP="009B508D">
      <w:pPr>
        <w:rPr>
          <w:rStyle w:val="afffff2"/>
          <w:rtl/>
        </w:rPr>
      </w:pPr>
      <w:r w:rsidRPr="00E07EC5">
        <w:rPr>
          <w:rStyle w:val="afffff2"/>
          <w:rtl/>
        </w:rPr>
        <w:lastRenderedPageBreak/>
        <w:t>- אין לי אלא נשך בכסף</w:t>
      </w:r>
      <w:r w:rsidR="00E07EC5">
        <w:rPr>
          <w:rStyle w:val="afffff2"/>
          <w:rFonts w:hint="cs"/>
          <w:rtl/>
        </w:rPr>
        <w:t>,</w:t>
      </w:r>
      <w:r w:rsidRPr="00E07EC5">
        <w:rPr>
          <w:rStyle w:val="afffff2"/>
          <w:rtl/>
        </w:rPr>
        <w:t xml:space="preserve"> ורבית באוכל, </w:t>
      </w:r>
    </w:p>
    <w:p w14:paraId="5EBB8926" w14:textId="34571343" w:rsidR="00E07EC5" w:rsidRDefault="00E07EC5" w:rsidP="00E07EC5">
      <w:pPr>
        <w:rPr>
          <w:rtl/>
        </w:rPr>
      </w:pPr>
      <w:r w:rsidRPr="00F40D4B">
        <w:rPr>
          <w:rtl/>
        </w:rPr>
        <w:t xml:space="preserve">נשך באוכל </w:t>
      </w:r>
      <w:r>
        <w:rPr>
          <w:rFonts w:hint="cs"/>
          <w:rtl/>
        </w:rPr>
        <w:t>מ</w:t>
      </w:r>
      <w:r w:rsidR="006F071F" w:rsidRPr="00E07EC5">
        <w:rPr>
          <w:rStyle w:val="affff8"/>
          <w:rFonts w:hint="cs"/>
          <w:rtl/>
        </w:rPr>
        <w:t>'</w:t>
      </w:r>
      <w:r w:rsidR="006F071F" w:rsidRPr="00E07EC5">
        <w:rPr>
          <w:rStyle w:val="affff8"/>
          <w:rtl/>
        </w:rPr>
        <w:t>נשך אכל</w:t>
      </w:r>
      <w:r w:rsidR="006F071F" w:rsidRPr="00E07EC5">
        <w:rPr>
          <w:rStyle w:val="affff8"/>
          <w:rFonts w:hint="cs"/>
          <w:rtl/>
        </w:rPr>
        <w:t>'</w:t>
      </w:r>
      <w:r w:rsidR="006F071F" w:rsidRPr="00F40D4B">
        <w:rPr>
          <w:rtl/>
        </w:rPr>
        <w:t>,</w:t>
      </w:r>
      <w:r w:rsidR="006F071F" w:rsidRPr="00F40D4B">
        <w:rPr>
          <w:rFonts w:hint="cs"/>
          <w:rtl/>
        </w:rPr>
        <w:t>-</w:t>
      </w:r>
      <w:r>
        <w:rPr>
          <w:rtl/>
        </w:rPr>
        <w:tab/>
      </w:r>
      <w:r w:rsidR="006F071F" w:rsidRPr="00F40D4B">
        <w:rPr>
          <w:rtl/>
        </w:rPr>
        <w:t>רבית בכסף</w:t>
      </w:r>
      <w:r w:rsidR="006F071F" w:rsidRPr="00F40D4B">
        <w:rPr>
          <w:rFonts w:hint="cs"/>
          <w:rtl/>
        </w:rPr>
        <w:t>-</w:t>
      </w:r>
      <w:r w:rsidR="006F071F" w:rsidRPr="00F40D4B">
        <w:rPr>
          <w:rtl/>
        </w:rPr>
        <w:t xml:space="preserve"> </w:t>
      </w:r>
      <w:r>
        <w:rPr>
          <w:rStyle w:val="affff8"/>
          <w:rFonts w:hint="cs"/>
          <w:rtl/>
        </w:rPr>
        <w:t>מ</w:t>
      </w:r>
      <w:r w:rsidR="006F071F" w:rsidRPr="00E07EC5">
        <w:rPr>
          <w:rStyle w:val="affff8"/>
          <w:rFonts w:hint="cs"/>
          <w:rtl/>
        </w:rPr>
        <w:t>'</w:t>
      </w:r>
      <w:r w:rsidR="006F071F" w:rsidRPr="00E07EC5">
        <w:rPr>
          <w:rStyle w:val="affff8"/>
          <w:rtl/>
        </w:rPr>
        <w:t>נשך כסף</w:t>
      </w:r>
      <w:r w:rsidR="006F071F" w:rsidRPr="00E07EC5">
        <w:rPr>
          <w:rStyle w:val="affff8"/>
          <w:rFonts w:hint="cs"/>
          <w:rtl/>
        </w:rPr>
        <w:t>'</w:t>
      </w:r>
      <w:r w:rsidR="006F071F" w:rsidRPr="00F40D4B">
        <w:rPr>
          <w:rFonts w:hint="cs"/>
          <w:rtl/>
        </w:rPr>
        <w:t xml:space="preserve"> </w:t>
      </w:r>
    </w:p>
    <w:p w14:paraId="1B528DC9" w14:textId="4DED6C9E" w:rsidR="00A6533C" w:rsidRPr="00F40D4B" w:rsidRDefault="006F071F" w:rsidP="00E07EC5">
      <w:pPr>
        <w:rPr>
          <w:rtl/>
        </w:rPr>
      </w:pPr>
      <w:r w:rsidRPr="00F40D4B">
        <w:rPr>
          <w:rFonts w:hint="cs"/>
          <w:rtl/>
        </w:rPr>
        <w:t>ו</w:t>
      </w:r>
      <w:r w:rsidRPr="00F40D4B">
        <w:rPr>
          <w:rtl/>
        </w:rPr>
        <w:t xml:space="preserve">מה </w:t>
      </w:r>
      <w:r w:rsidRPr="00E07EC5">
        <w:rPr>
          <w:rStyle w:val="affff8"/>
          <w:rtl/>
        </w:rPr>
        <w:t>נשך</w:t>
      </w:r>
      <w:r w:rsidRPr="00F40D4B">
        <w:rPr>
          <w:rtl/>
        </w:rPr>
        <w:t xml:space="preserve"> </w:t>
      </w:r>
      <w:r w:rsidR="00E07EC5">
        <w:rPr>
          <w:rFonts w:hint="cs"/>
          <w:rtl/>
        </w:rPr>
        <w:t>ש</w:t>
      </w:r>
      <w:r w:rsidRPr="00F40D4B">
        <w:rPr>
          <w:rtl/>
        </w:rPr>
        <w:t xml:space="preserve">בלוה לא חלקת בין כסף </w:t>
      </w:r>
      <w:r w:rsidRPr="00F40D4B">
        <w:rPr>
          <w:rFonts w:hint="cs"/>
          <w:rtl/>
        </w:rPr>
        <w:t>ל</w:t>
      </w:r>
      <w:r w:rsidRPr="00F40D4B">
        <w:rPr>
          <w:rtl/>
        </w:rPr>
        <w:t xml:space="preserve">אוכל, אף </w:t>
      </w:r>
      <w:r w:rsidRPr="00E07EC5">
        <w:rPr>
          <w:rStyle w:val="affff8"/>
          <w:rtl/>
        </w:rPr>
        <w:t>נשך</w:t>
      </w:r>
      <w:r w:rsidRPr="00F40D4B">
        <w:rPr>
          <w:rtl/>
        </w:rPr>
        <w:t xml:space="preserve"> במלוה לא תחלוק</w:t>
      </w:r>
      <w:r w:rsidR="00E07EC5">
        <w:rPr>
          <w:rFonts w:hint="cs"/>
          <w:rtl/>
        </w:rPr>
        <w:t>,</w:t>
      </w:r>
    </w:p>
    <w:p w14:paraId="61FAEDD0" w14:textId="274C59E2" w:rsidR="006F071F" w:rsidRPr="00F40D4B" w:rsidRDefault="006F071F" w:rsidP="00E07EC5">
      <w:pPr>
        <w:spacing w:after="60"/>
        <w:rPr>
          <w:rtl/>
        </w:rPr>
      </w:pPr>
      <w:r w:rsidRPr="00E07EC5">
        <w:rPr>
          <w:rStyle w:val="affff8"/>
          <w:rFonts w:hint="cs"/>
          <w:rtl/>
        </w:rPr>
        <w:t>'</w:t>
      </w:r>
      <w:r w:rsidRPr="00E07EC5">
        <w:rPr>
          <w:rStyle w:val="affff8"/>
          <w:rtl/>
        </w:rPr>
        <w:t>נשך כל דבר אשר ישך</w:t>
      </w:r>
      <w:r w:rsidRPr="00E07EC5">
        <w:rPr>
          <w:rStyle w:val="affff8"/>
          <w:rFonts w:hint="cs"/>
          <w:rtl/>
        </w:rPr>
        <w:t>'</w:t>
      </w:r>
      <w:r w:rsidRPr="00F40D4B">
        <w:rPr>
          <w:rFonts w:hint="cs"/>
          <w:rtl/>
        </w:rPr>
        <w:t>-</w:t>
      </w:r>
      <w:r w:rsidRPr="00F40D4B">
        <w:rPr>
          <w:rtl/>
        </w:rPr>
        <w:t xml:space="preserve"> לרבות כל דבר</w:t>
      </w:r>
    </w:p>
    <w:p w14:paraId="6F52A9C9" w14:textId="77777777" w:rsidR="00E07EC5" w:rsidRDefault="006F071F" w:rsidP="00E07EC5">
      <w:pPr>
        <w:pStyle w:val="36"/>
        <w:framePr w:wrap="notBeside"/>
        <w:rPr>
          <w:rtl/>
        </w:rPr>
      </w:pPr>
      <w:r w:rsidRPr="00F40D4B">
        <w:rPr>
          <w:rtl/>
        </w:rPr>
        <w:t>רבינא</w:t>
      </w:r>
    </w:p>
    <w:p w14:paraId="0545420D" w14:textId="0525AFCF" w:rsidR="006F071F" w:rsidRPr="00F40D4B" w:rsidRDefault="006F071F" w:rsidP="00E07EC5">
      <w:pPr>
        <w:rPr>
          <w:rtl/>
        </w:rPr>
      </w:pPr>
      <w:r w:rsidRPr="00E07EC5">
        <w:rPr>
          <w:rStyle w:val="affff8"/>
          <w:rtl/>
        </w:rPr>
        <w:t>את כספך לא תתן לו בנשך ובמרבית לא תתן אכלך</w:t>
      </w:r>
      <w:r w:rsidRPr="00E07EC5">
        <w:rPr>
          <w:rStyle w:val="affff8"/>
          <w:rFonts w:hint="cs"/>
          <w:rtl/>
        </w:rPr>
        <w:t>'</w:t>
      </w:r>
      <w:r w:rsidR="00E07EC5">
        <w:rPr>
          <w:rStyle w:val="affff8"/>
          <w:rFonts w:hint="cs"/>
          <w:rtl/>
        </w:rPr>
        <w:t xml:space="preserve"> </w:t>
      </w:r>
      <w:r w:rsidRPr="00E07EC5">
        <w:rPr>
          <w:rStyle w:val="affffc"/>
          <w:rtl/>
        </w:rPr>
        <w:t>- קרי ביה</w:t>
      </w:r>
      <w:r w:rsidRPr="00F40D4B">
        <w:rPr>
          <w:rtl/>
        </w:rPr>
        <w:t xml:space="preserve"> </w:t>
      </w:r>
      <w:r w:rsidRPr="00E07EC5">
        <w:rPr>
          <w:rStyle w:val="affff8"/>
          <w:rtl/>
        </w:rPr>
        <w:t>את כספך לא תתן לו בנשך ובמרבית,</w:t>
      </w:r>
      <w:r w:rsidRPr="00F40D4B">
        <w:rPr>
          <w:rtl/>
        </w:rPr>
        <w:t xml:space="preserve"> </w:t>
      </w:r>
      <w:r w:rsidRPr="00E07EC5">
        <w:rPr>
          <w:rStyle w:val="affff8"/>
          <w:rtl/>
        </w:rPr>
        <w:t>ובנשך ובמרבית לא תתן אכלך.</w:t>
      </w:r>
    </w:p>
    <w:p w14:paraId="4D03988E" w14:textId="76B3BA7E" w:rsidR="006F071F" w:rsidRPr="00F40D4B" w:rsidRDefault="006F071F" w:rsidP="009B508D">
      <w:pPr>
        <w:rPr>
          <w:rtl/>
        </w:rPr>
      </w:pPr>
      <w:r w:rsidRPr="00E07EC5">
        <w:rPr>
          <w:rStyle w:val="affffc"/>
          <w:rFonts w:hint="cs"/>
          <w:rtl/>
        </w:rPr>
        <w:t>וה''ק תנא</w:t>
      </w:r>
      <w:r w:rsidRPr="00E07EC5">
        <w:rPr>
          <w:rStyle w:val="affffc"/>
          <w:rtl/>
        </w:rPr>
        <w:t>:</w:t>
      </w:r>
      <w:r w:rsidRPr="00F40D4B">
        <w:rPr>
          <w:rtl/>
        </w:rPr>
        <w:t xml:space="preserve"> עכשיו שנאמר קרא – </w:t>
      </w:r>
      <w:r w:rsidRPr="00F40D4B">
        <w:rPr>
          <w:rFonts w:hint="cs"/>
          <w:rtl/>
        </w:rPr>
        <w:t>א"צ גז''ש</w:t>
      </w:r>
    </w:p>
    <w:p w14:paraId="1E006365" w14:textId="77777777" w:rsidR="006F071F" w:rsidRPr="00F40D4B" w:rsidRDefault="006F071F" w:rsidP="00E07EC5">
      <w:pPr>
        <w:rPr>
          <w:rtl/>
        </w:rPr>
      </w:pPr>
      <w:r w:rsidRPr="00F40D4B">
        <w:rPr>
          <w:rFonts w:hint="cs"/>
          <w:rtl/>
        </w:rPr>
        <w:t>ואיצטריך גז''ש</w:t>
      </w:r>
      <w:r w:rsidRPr="00F40D4B">
        <w:rPr>
          <w:rtl/>
        </w:rPr>
        <w:t xml:space="preserve"> - </w:t>
      </w:r>
      <w:r w:rsidRPr="00E07EC5">
        <w:rPr>
          <w:rStyle w:val="affff8"/>
          <w:rtl/>
        </w:rPr>
        <w:t>לנשך כל דבר אשר ישך,</w:t>
      </w:r>
      <w:r w:rsidRPr="00F40D4B">
        <w:rPr>
          <w:rtl/>
        </w:rPr>
        <w:t xml:space="preserve"> דלא כתב במלוה.</w:t>
      </w:r>
    </w:p>
    <w:p w14:paraId="474B1C39" w14:textId="77777777" w:rsidR="00A6533C" w:rsidRPr="00F40D4B" w:rsidRDefault="00A6533C" w:rsidP="00A6533C">
      <w:pPr>
        <w:pStyle w:val="aff9"/>
        <w:rPr>
          <w:rtl/>
        </w:rPr>
      </w:pPr>
      <w:r w:rsidRPr="00F40D4B">
        <w:rPr>
          <w:rtl/>
        </w:rPr>
        <w:t>***</w:t>
      </w:r>
    </w:p>
    <w:p w14:paraId="54E9EA72" w14:textId="63ECD155" w:rsidR="00E07EC5" w:rsidRDefault="006F071F" w:rsidP="00E07EC5">
      <w:pPr>
        <w:pStyle w:val="36"/>
        <w:framePr w:wrap="notBeside"/>
        <w:rPr>
          <w:rtl/>
        </w:rPr>
      </w:pPr>
      <w:r w:rsidRPr="00F40D4B">
        <w:rPr>
          <w:rtl/>
        </w:rPr>
        <w:t>רבא:</w:t>
      </w:r>
      <w:r w:rsidR="00E07EC5">
        <w:rPr>
          <w:rFonts w:hint="cs"/>
          <w:rtl/>
        </w:rPr>
        <w:t xml:space="preserve"> צריכיי</w:t>
      </w:r>
    </w:p>
    <w:p w14:paraId="4A083FEA" w14:textId="14411943" w:rsidR="006F071F" w:rsidRPr="00F40D4B" w:rsidRDefault="00E07EC5" w:rsidP="00E07EC5">
      <w:pPr>
        <w:pStyle w:val="affff9"/>
        <w:rPr>
          <w:rtl/>
        </w:rPr>
      </w:pPr>
      <w:r>
        <w:rPr>
          <w:rFonts w:hint="cs"/>
          <w:rtl/>
        </w:rPr>
        <w:t xml:space="preserve">צריכי </w:t>
      </w:r>
      <w:r w:rsidR="006F071F" w:rsidRPr="00F40D4B">
        <w:rPr>
          <w:rtl/>
        </w:rPr>
        <w:t>לאו ברבית, לאו בגזל, לאו באונאה? צריכי.</w:t>
      </w:r>
    </w:p>
    <w:p w14:paraId="3988CDB3" w14:textId="0D68F341" w:rsidR="006F071F" w:rsidRPr="00F40D4B" w:rsidRDefault="006F071F" w:rsidP="009B508D">
      <w:pPr>
        <w:rPr>
          <w:rtl/>
        </w:rPr>
      </w:pPr>
      <w:r w:rsidRPr="00E07EC5">
        <w:rPr>
          <w:b/>
          <w:bCs/>
          <w:rtl/>
        </w:rPr>
        <w:t>לאו ברבית -</w:t>
      </w:r>
      <w:r w:rsidRPr="00F40D4B">
        <w:rPr>
          <w:rtl/>
        </w:rPr>
        <w:t xml:space="preserve"> משום דחידוש הוא, דאפילו בלוה אסרה רחמנא.</w:t>
      </w:r>
    </w:p>
    <w:p w14:paraId="50480FC3" w14:textId="43C3CA64" w:rsidR="006F071F" w:rsidRPr="00F40D4B" w:rsidRDefault="006F071F" w:rsidP="009B508D">
      <w:pPr>
        <w:rPr>
          <w:rtl/>
        </w:rPr>
      </w:pPr>
      <w:r w:rsidRPr="00E07EC5">
        <w:rPr>
          <w:b/>
          <w:bCs/>
          <w:rtl/>
        </w:rPr>
        <w:t>לאו בגזל -</w:t>
      </w:r>
      <w:r w:rsidRPr="00F40D4B">
        <w:rPr>
          <w:rtl/>
        </w:rPr>
        <w:t xml:space="preserve"> משום דבע</w:t>
      </w:r>
      <w:r w:rsidRPr="00F40D4B">
        <w:rPr>
          <w:rFonts w:hint="cs"/>
          <w:rtl/>
        </w:rPr>
        <w:t>"כ</w:t>
      </w:r>
      <w:r w:rsidRPr="00F40D4B">
        <w:rPr>
          <w:rtl/>
        </w:rPr>
        <w:t>, אבל אונאה - אימא לא.</w:t>
      </w:r>
    </w:p>
    <w:p w14:paraId="77918D78" w14:textId="0A26E1D2" w:rsidR="006F071F" w:rsidRPr="00F40D4B" w:rsidRDefault="006F071F" w:rsidP="009B508D">
      <w:pPr>
        <w:rPr>
          <w:rtl/>
        </w:rPr>
      </w:pPr>
      <w:r w:rsidRPr="00E07EC5">
        <w:rPr>
          <w:b/>
          <w:bCs/>
          <w:rtl/>
        </w:rPr>
        <w:t>לאו באונאה -</w:t>
      </w:r>
      <w:r w:rsidRPr="00F40D4B">
        <w:rPr>
          <w:rtl/>
        </w:rPr>
        <w:t xml:space="preserve"> משום דלא ידע דמחיל.</w:t>
      </w:r>
    </w:p>
    <w:p w14:paraId="2780A6C0" w14:textId="77777777" w:rsidR="00E07EC5" w:rsidRDefault="006F071F" w:rsidP="00E07EC5">
      <w:pPr>
        <w:pStyle w:val="36"/>
        <w:framePr w:wrap="notBeside"/>
        <w:rPr>
          <w:rtl/>
        </w:rPr>
      </w:pPr>
      <w:r w:rsidRPr="00F40D4B">
        <w:rPr>
          <w:rFonts w:hint="cs"/>
          <w:rtl/>
        </w:rPr>
        <w:t xml:space="preserve">ואין ללמוד </w:t>
      </w:r>
    </w:p>
    <w:p w14:paraId="1634FD46" w14:textId="0E6F3E21" w:rsidR="006F071F" w:rsidRPr="00F40D4B" w:rsidRDefault="00E07EC5" w:rsidP="009B508D">
      <w:pPr>
        <w:rPr>
          <w:rtl/>
        </w:rPr>
      </w:pPr>
      <w:r>
        <w:rPr>
          <w:rFonts w:hint="cs"/>
          <w:rtl/>
        </w:rPr>
        <w:t>ר</w:t>
      </w:r>
      <w:r w:rsidR="006F071F" w:rsidRPr="00F40D4B">
        <w:rPr>
          <w:rFonts w:hint="cs"/>
          <w:rtl/>
        </w:rPr>
        <w:t xml:space="preserve">בית מגזל ואונאה </w:t>
      </w:r>
      <w:r>
        <w:rPr>
          <w:rFonts w:hint="cs"/>
          <w:rtl/>
        </w:rPr>
        <w:t xml:space="preserve">- </w:t>
      </w:r>
      <w:r w:rsidR="006F071F" w:rsidRPr="00F40D4B">
        <w:rPr>
          <w:rFonts w:hint="cs"/>
          <w:rtl/>
        </w:rPr>
        <w:t>דמה להנך שלא מדעת</w:t>
      </w:r>
    </w:p>
    <w:p w14:paraId="718C2BF2" w14:textId="46A8654E" w:rsidR="00E07EC5" w:rsidRDefault="006F071F" w:rsidP="00E07EC5">
      <w:pPr>
        <w:pStyle w:val="36"/>
        <w:framePr w:wrap="notBeside"/>
        <w:rPr>
          <w:rtl/>
        </w:rPr>
      </w:pPr>
      <w:r w:rsidRPr="00F40D4B">
        <w:rPr>
          <w:rFonts w:hint="cs"/>
          <w:rtl/>
        </w:rPr>
        <w:t>וא</w:t>
      </w:r>
      <w:r w:rsidR="00E07EC5">
        <w:rPr>
          <w:rFonts w:hint="cs"/>
          <w:rtl/>
        </w:rPr>
        <w:t>ין ללמוד:</w:t>
      </w:r>
    </w:p>
    <w:p w14:paraId="6AC73DD1" w14:textId="7BF6A21E" w:rsidR="00A6533C" w:rsidRPr="00F40D4B" w:rsidRDefault="006F071F" w:rsidP="009B508D">
      <w:pPr>
        <w:rPr>
          <w:rtl/>
        </w:rPr>
      </w:pPr>
      <w:r w:rsidRPr="00F40D4B">
        <w:rPr>
          <w:rFonts w:hint="cs"/>
          <w:rtl/>
        </w:rPr>
        <w:t xml:space="preserve">אונאה מגזל וריבית </w:t>
      </w:r>
      <w:r w:rsidR="00E07EC5">
        <w:rPr>
          <w:rFonts w:hint="cs"/>
          <w:rtl/>
        </w:rPr>
        <w:t xml:space="preserve">- </w:t>
      </w:r>
      <w:r w:rsidRPr="00F40D4B">
        <w:rPr>
          <w:rFonts w:hint="cs"/>
          <w:rtl/>
        </w:rPr>
        <w:t>דמה להנך דאין דרך מקח וממכר בכך</w:t>
      </w:r>
    </w:p>
    <w:p w14:paraId="35D904C5" w14:textId="77777777" w:rsidR="00E07EC5" w:rsidRDefault="006F071F" w:rsidP="00E07EC5">
      <w:pPr>
        <w:pStyle w:val="36"/>
        <w:framePr w:wrap="notBeside"/>
        <w:rPr>
          <w:rtl/>
        </w:rPr>
      </w:pPr>
      <w:r w:rsidRPr="00F40D4B">
        <w:rPr>
          <w:rFonts w:hint="cs"/>
          <w:rtl/>
        </w:rPr>
        <w:t>אבל</w:t>
      </w:r>
    </w:p>
    <w:p w14:paraId="358FC5E9" w14:textId="64FB0551" w:rsidR="006F071F" w:rsidRPr="00F40D4B" w:rsidRDefault="006F071F" w:rsidP="009B508D">
      <w:pPr>
        <w:rPr>
          <w:rtl/>
        </w:rPr>
      </w:pPr>
      <w:r w:rsidRPr="00F40D4B">
        <w:rPr>
          <w:rFonts w:hint="cs"/>
          <w:rtl/>
        </w:rPr>
        <w:t>גזל אפשר ללמוד בהנך דהצד השוה שבהן שכן גזלו</w:t>
      </w:r>
    </w:p>
    <w:p w14:paraId="67A84DC4" w14:textId="5D92DAB3" w:rsidR="006F071F" w:rsidRPr="00F40D4B" w:rsidRDefault="006F071F" w:rsidP="00E07EC5">
      <w:pPr>
        <w:rPr>
          <w:rtl/>
        </w:rPr>
      </w:pPr>
      <w:r w:rsidRPr="00F40D4B">
        <w:rPr>
          <w:rtl/>
        </w:rPr>
        <w:t>אלא לאו בגזל לכובש שכר שכיר.</w:t>
      </w:r>
      <w:r w:rsidRPr="00F40D4B">
        <w:rPr>
          <w:rFonts w:hint="cs"/>
          <w:rtl/>
        </w:rPr>
        <w:t xml:space="preserve"> </w:t>
      </w:r>
      <w:r w:rsidR="00E07EC5">
        <w:rPr>
          <w:rFonts w:hint="cs"/>
          <w:rtl/>
        </w:rPr>
        <w:t>-</w:t>
      </w:r>
      <w:r w:rsidRPr="00F40D4B">
        <w:rPr>
          <w:rFonts w:hint="cs"/>
          <w:rtl/>
        </w:rPr>
        <w:t>לעבור עליו בשני לאוין</w:t>
      </w:r>
    </w:p>
    <w:p w14:paraId="18238D55" w14:textId="77777777" w:rsidR="00E07EC5" w:rsidRDefault="006F071F" w:rsidP="00E07EC5">
      <w:pPr>
        <w:pStyle w:val="36"/>
        <w:framePr w:wrap="notBeside"/>
        <w:rPr>
          <w:rtl/>
        </w:rPr>
      </w:pPr>
      <w:r w:rsidRPr="00F40D4B">
        <w:rPr>
          <w:rFonts w:hint="cs"/>
          <w:rtl/>
        </w:rPr>
        <w:t>ולא ילפי</w:t>
      </w:r>
    </w:p>
    <w:p w14:paraId="3EBC350A" w14:textId="22F46576" w:rsidR="006F071F" w:rsidRPr="00F40D4B" w:rsidRDefault="006F071F" w:rsidP="00E07EC5">
      <w:pPr>
        <w:rPr>
          <w:rtl/>
        </w:rPr>
      </w:pPr>
      <w:r w:rsidRPr="00F40D4B">
        <w:rPr>
          <w:rFonts w:hint="cs"/>
          <w:rtl/>
        </w:rPr>
        <w:t xml:space="preserve">לרבית ואונאה לשני לאוין דדבר הלמד מענינו </w:t>
      </w:r>
      <w:r w:rsidRPr="00F40D4B">
        <w:rPr>
          <w:rtl/>
        </w:rPr>
        <w:t>ובעניינא דשכיר כתיב.</w:t>
      </w:r>
    </w:p>
    <w:p w14:paraId="554B9C7E" w14:textId="77777777" w:rsidR="006F071F" w:rsidRPr="00F40D4B" w:rsidRDefault="006F071F" w:rsidP="00A6533C">
      <w:pPr>
        <w:pStyle w:val="affe"/>
        <w:framePr w:wrap="around"/>
        <w:rPr>
          <w:rtl/>
        </w:rPr>
      </w:pPr>
      <w:r w:rsidRPr="00F40D4B">
        <w:rPr>
          <w:rtl/>
        </w:rPr>
        <w:t>סא:</w:t>
      </w:r>
    </w:p>
    <w:p w14:paraId="50BF8223" w14:textId="5E2C0F01" w:rsidR="006F071F" w:rsidRPr="00F40D4B" w:rsidRDefault="006F071F" w:rsidP="009B508D">
      <w:pPr>
        <w:rPr>
          <w:rtl/>
        </w:rPr>
      </w:pPr>
      <w:r w:rsidRPr="00E07EC5">
        <w:rPr>
          <w:rStyle w:val="affff8"/>
          <w:rtl/>
        </w:rPr>
        <w:t>לא תגנבו</w:t>
      </w:r>
      <w:r w:rsidRPr="00E07EC5">
        <w:rPr>
          <w:rStyle w:val="affff8"/>
          <w:rFonts w:hint="cs"/>
          <w:rtl/>
        </w:rPr>
        <w:t>'-</w:t>
      </w:r>
      <w:r w:rsidRPr="00F40D4B">
        <w:rPr>
          <w:rtl/>
        </w:rPr>
        <w:t xml:space="preserve">  </w:t>
      </w:r>
      <w:r w:rsidRPr="00E07EC5">
        <w:rPr>
          <w:rStyle w:val="affffc"/>
          <w:rtl/>
        </w:rPr>
        <w:t>לכדתניא:</w:t>
      </w:r>
      <w:r w:rsidRPr="00F40D4B">
        <w:rPr>
          <w:rtl/>
        </w:rPr>
        <w:t xml:space="preserve"> </w:t>
      </w:r>
      <w:r w:rsidRPr="00E07EC5">
        <w:rPr>
          <w:rStyle w:val="affff8"/>
          <w:rtl/>
        </w:rPr>
        <w:t>לא תגנב -</w:t>
      </w:r>
      <w:r w:rsidRPr="00F40D4B">
        <w:rPr>
          <w:rtl/>
        </w:rPr>
        <w:t xml:space="preserve"> ע"מ למיקט, </w:t>
      </w:r>
      <w:r w:rsidRPr="00E07EC5">
        <w:rPr>
          <w:rStyle w:val="affff8"/>
          <w:rtl/>
        </w:rPr>
        <w:t>לא תגנב</w:t>
      </w:r>
      <w:r w:rsidRPr="00F40D4B">
        <w:rPr>
          <w:rtl/>
        </w:rPr>
        <w:t xml:space="preserve"> ע"מ לשלם תשלומי כפל.</w:t>
      </w:r>
    </w:p>
    <w:p w14:paraId="531925CE" w14:textId="7285F8B6" w:rsidR="00E07EC5" w:rsidRDefault="006F071F" w:rsidP="00E07EC5">
      <w:pPr>
        <w:pStyle w:val="36"/>
        <w:framePr w:wrap="notBeside"/>
        <w:rPr>
          <w:rtl/>
        </w:rPr>
      </w:pPr>
      <w:r w:rsidRPr="00F40D4B">
        <w:rPr>
          <w:rtl/>
        </w:rPr>
        <w:t>ר</w:t>
      </w:r>
      <w:r w:rsidRPr="00F40D4B">
        <w:rPr>
          <w:rFonts w:hint="cs"/>
          <w:rtl/>
        </w:rPr>
        <w:t>"א</w:t>
      </w:r>
      <w:r w:rsidRPr="00F40D4B">
        <w:rPr>
          <w:rtl/>
        </w:rPr>
        <w:t>:</w:t>
      </w:r>
    </w:p>
    <w:p w14:paraId="5DF055ED" w14:textId="410681E6" w:rsidR="006F071F" w:rsidRPr="00F40D4B" w:rsidRDefault="006F071F" w:rsidP="00E07EC5">
      <w:pPr>
        <w:rPr>
          <w:rtl/>
        </w:rPr>
      </w:pPr>
      <w:r w:rsidRPr="00E07EC5">
        <w:rPr>
          <w:b/>
          <w:bCs/>
          <w:rtl/>
        </w:rPr>
        <w:t xml:space="preserve">לאו </w:t>
      </w:r>
      <w:r w:rsidR="00E07EC5" w:rsidRPr="00E07EC5">
        <w:rPr>
          <w:rFonts w:hint="cs"/>
          <w:b/>
          <w:bCs/>
          <w:rtl/>
        </w:rPr>
        <w:t>ד</w:t>
      </w:r>
      <w:r w:rsidRPr="00E07EC5">
        <w:rPr>
          <w:b/>
          <w:bCs/>
          <w:rtl/>
        </w:rPr>
        <w:t>משקלות</w:t>
      </w:r>
      <w:r w:rsidRPr="00F40D4B">
        <w:rPr>
          <w:rFonts w:hint="cs"/>
          <w:rtl/>
        </w:rPr>
        <w:t xml:space="preserve"> </w:t>
      </w:r>
      <w:r w:rsidRPr="00F40D4B">
        <w:rPr>
          <w:rtl/>
        </w:rPr>
        <w:t>לטומן משקלותיו במלח.</w:t>
      </w:r>
      <w:r w:rsidRPr="00F40D4B">
        <w:rPr>
          <w:rFonts w:hint="cs"/>
          <w:rtl/>
        </w:rPr>
        <w:t xml:space="preserve"> ולעבור עליו משעת עשייה</w:t>
      </w:r>
    </w:p>
    <w:p w14:paraId="681D3D70" w14:textId="77777777" w:rsidR="006F071F" w:rsidRPr="00F40D4B" w:rsidRDefault="006F071F" w:rsidP="009B508D">
      <w:pPr>
        <w:rPr>
          <w:rtl/>
        </w:rPr>
      </w:pPr>
    </w:p>
    <w:p w14:paraId="277542E2" w14:textId="77777777" w:rsidR="00E07EC5" w:rsidRDefault="00E07EC5" w:rsidP="009B508D">
      <w:pPr>
        <w:rPr>
          <w:rtl/>
        </w:rPr>
      </w:pPr>
    </w:p>
    <w:p w14:paraId="7A7FEE8C" w14:textId="77777777" w:rsidR="00E07EC5" w:rsidRDefault="006F071F" w:rsidP="00E07EC5">
      <w:pPr>
        <w:pStyle w:val="36"/>
        <w:framePr w:wrap="notBeside"/>
        <w:rPr>
          <w:rtl/>
        </w:rPr>
      </w:pPr>
      <w:r w:rsidRPr="00F40D4B">
        <w:rPr>
          <w:rtl/>
        </w:rPr>
        <w:t>ת"ר:</w:t>
      </w:r>
    </w:p>
    <w:p w14:paraId="76ED345A" w14:textId="77777777" w:rsidR="00E07EC5" w:rsidRDefault="006F071F" w:rsidP="00E07EC5">
      <w:pPr>
        <w:rPr>
          <w:rStyle w:val="affff8"/>
          <w:rtl/>
        </w:rPr>
      </w:pPr>
      <w:r w:rsidRPr="00E07EC5">
        <w:rPr>
          <w:rStyle w:val="affff8"/>
          <w:rFonts w:hint="cs"/>
          <w:rtl/>
        </w:rPr>
        <w:t>'</w:t>
      </w:r>
      <w:r w:rsidRPr="00E07EC5">
        <w:rPr>
          <w:rStyle w:val="affff8"/>
          <w:rtl/>
        </w:rPr>
        <w:t>לא תעשו עול במשפט במדה במשקל ובמשורה</w:t>
      </w:r>
      <w:r w:rsidRPr="00E07EC5">
        <w:rPr>
          <w:rStyle w:val="affff8"/>
          <w:rFonts w:hint="cs"/>
          <w:rtl/>
        </w:rPr>
        <w:t>'</w:t>
      </w:r>
      <w:r w:rsidRPr="00E07EC5">
        <w:rPr>
          <w:rStyle w:val="affff8"/>
          <w:rtl/>
        </w:rPr>
        <w:t>.</w:t>
      </w:r>
      <w:r w:rsidR="00E07EC5" w:rsidRPr="00E07EC5">
        <w:rPr>
          <w:rStyle w:val="affff8"/>
          <w:rFonts w:hint="cs"/>
          <w:rtl/>
        </w:rPr>
        <w:t xml:space="preserve"> </w:t>
      </w:r>
    </w:p>
    <w:p w14:paraId="33D1E180" w14:textId="77F3A067" w:rsidR="006F071F" w:rsidRPr="00E07EC5" w:rsidRDefault="006F071F" w:rsidP="00E07EC5">
      <w:pPr>
        <w:rPr>
          <w:rtl/>
        </w:rPr>
      </w:pPr>
      <w:r w:rsidRPr="00E07EC5">
        <w:rPr>
          <w:rStyle w:val="affff8"/>
          <w:rFonts w:hint="cs"/>
          <w:rtl/>
        </w:rPr>
        <w:t>'</w:t>
      </w:r>
      <w:r w:rsidRPr="00E07EC5">
        <w:rPr>
          <w:rStyle w:val="affff8"/>
          <w:rtl/>
        </w:rPr>
        <w:t>במדה</w:t>
      </w:r>
      <w:r w:rsidRPr="00E07EC5">
        <w:rPr>
          <w:rStyle w:val="affff8"/>
          <w:rFonts w:hint="cs"/>
          <w:rtl/>
        </w:rPr>
        <w:t>'</w:t>
      </w:r>
      <w:r w:rsidRPr="00E07EC5">
        <w:rPr>
          <w:rtl/>
        </w:rPr>
        <w:t xml:space="preserve"> שלא ימדוד </w:t>
      </w:r>
      <w:r w:rsidR="00E07EC5">
        <w:rPr>
          <w:rFonts w:hint="cs"/>
          <w:rtl/>
        </w:rPr>
        <w:t xml:space="preserve">קרקע </w:t>
      </w:r>
      <w:r w:rsidRPr="00E07EC5">
        <w:rPr>
          <w:rtl/>
        </w:rPr>
        <w:t>לאחד בימות החמה ולאחד בימות הגשמים.</w:t>
      </w:r>
    </w:p>
    <w:p w14:paraId="15C4B23C" w14:textId="7097DD23" w:rsidR="006F071F" w:rsidRPr="00F40D4B" w:rsidRDefault="006F071F" w:rsidP="009B508D">
      <w:pPr>
        <w:rPr>
          <w:rtl/>
        </w:rPr>
      </w:pPr>
      <w:r w:rsidRPr="00E07EC5">
        <w:rPr>
          <w:rStyle w:val="affff8"/>
          <w:rFonts w:hint="cs"/>
          <w:rtl/>
        </w:rPr>
        <w:t>'</w:t>
      </w:r>
      <w:r w:rsidRPr="00E07EC5">
        <w:rPr>
          <w:rStyle w:val="affff8"/>
          <w:rtl/>
        </w:rPr>
        <w:t>במשקל</w:t>
      </w:r>
      <w:r w:rsidRPr="00E07EC5">
        <w:rPr>
          <w:rStyle w:val="affff8"/>
          <w:rFonts w:hint="cs"/>
          <w:rtl/>
        </w:rPr>
        <w:t>'</w:t>
      </w:r>
      <w:r w:rsidRPr="00E07EC5">
        <w:rPr>
          <w:rStyle w:val="affff8"/>
          <w:rtl/>
        </w:rPr>
        <w:t xml:space="preserve"> </w:t>
      </w:r>
      <w:r w:rsidRPr="00F40D4B">
        <w:rPr>
          <w:rtl/>
        </w:rPr>
        <w:t>שלא יטמין משקלותיו במלח</w:t>
      </w:r>
      <w:r w:rsidR="00E07EC5">
        <w:rPr>
          <w:rFonts w:hint="cs"/>
          <w:rtl/>
        </w:rPr>
        <w:t>,</w:t>
      </w:r>
      <w:r w:rsidRPr="00F40D4B">
        <w:rPr>
          <w:rtl/>
        </w:rPr>
        <w:t xml:space="preserve"> </w:t>
      </w:r>
      <w:r w:rsidRPr="00E07EC5">
        <w:rPr>
          <w:rStyle w:val="affff8"/>
          <w:rFonts w:hint="cs"/>
          <w:rtl/>
        </w:rPr>
        <w:t>'</w:t>
      </w:r>
      <w:r w:rsidRPr="00E07EC5">
        <w:rPr>
          <w:rStyle w:val="affff8"/>
          <w:rtl/>
        </w:rPr>
        <w:t>ובמשורה</w:t>
      </w:r>
      <w:r w:rsidRPr="00E07EC5">
        <w:rPr>
          <w:rStyle w:val="affff8"/>
          <w:rFonts w:hint="cs"/>
          <w:rtl/>
        </w:rPr>
        <w:t>'</w:t>
      </w:r>
      <w:r w:rsidRPr="00E07EC5">
        <w:rPr>
          <w:rStyle w:val="affff8"/>
          <w:rtl/>
        </w:rPr>
        <w:t xml:space="preserve"> </w:t>
      </w:r>
      <w:r w:rsidRPr="00F40D4B">
        <w:rPr>
          <w:rtl/>
        </w:rPr>
        <w:t>שלא ירתיח.</w:t>
      </w:r>
    </w:p>
    <w:p w14:paraId="49CA3F10" w14:textId="41B59AFF" w:rsidR="006F071F" w:rsidRPr="00F40D4B" w:rsidRDefault="00E07EC5" w:rsidP="00E07EC5">
      <w:pPr>
        <w:rPr>
          <w:rtl/>
        </w:rPr>
      </w:pPr>
      <w:r>
        <w:rPr>
          <w:rStyle w:val="affffc"/>
          <w:rFonts w:hint="cs"/>
          <w:rtl/>
        </w:rPr>
        <w:t>ו</w:t>
      </w:r>
      <w:r w:rsidR="006F071F" w:rsidRPr="00E07EC5">
        <w:rPr>
          <w:rStyle w:val="affffc"/>
          <w:rtl/>
        </w:rPr>
        <w:t>דברים ק</w:t>
      </w:r>
      <w:r w:rsidR="006F071F" w:rsidRPr="00E07EC5">
        <w:rPr>
          <w:rStyle w:val="affffc"/>
          <w:rFonts w:hint="cs"/>
          <w:rtl/>
        </w:rPr>
        <w:t>"ו</w:t>
      </w:r>
      <w:r w:rsidR="006F071F" w:rsidRPr="00E07EC5">
        <w:rPr>
          <w:rStyle w:val="affffc"/>
          <w:rtl/>
        </w:rPr>
        <w:t>:</w:t>
      </w:r>
      <w:r w:rsidR="006F071F" w:rsidRPr="00F40D4B">
        <w:rPr>
          <w:rtl/>
        </w:rPr>
        <w:t xml:space="preserve"> ומה משורה, שהיא אחד משלשים וששה בלוג, הקפידה עליו תורה</w:t>
      </w:r>
      <w:r>
        <w:rPr>
          <w:rFonts w:hint="cs"/>
          <w:rtl/>
        </w:rPr>
        <w:t xml:space="preserve">, </w:t>
      </w:r>
      <w:r w:rsidR="006F071F" w:rsidRPr="00F40D4B">
        <w:rPr>
          <w:rFonts w:hint="cs"/>
          <w:rtl/>
        </w:rPr>
        <w:t xml:space="preserve">ק''ו </w:t>
      </w:r>
      <w:r w:rsidR="006F071F" w:rsidRPr="00F40D4B">
        <w:rPr>
          <w:rtl/>
        </w:rPr>
        <w:t>להין, וחצי הין, ושלישית ההין, ורביעית ההין, ולוג, וחצי לוג, ורביעית הלוג.</w:t>
      </w:r>
    </w:p>
    <w:p w14:paraId="1FE04A5D" w14:textId="77777777" w:rsidR="00A6533C" w:rsidRPr="00F40D4B" w:rsidRDefault="00A6533C" w:rsidP="00A6533C">
      <w:pPr>
        <w:pStyle w:val="aff9"/>
        <w:rPr>
          <w:rtl/>
        </w:rPr>
      </w:pPr>
      <w:r w:rsidRPr="00F40D4B">
        <w:rPr>
          <w:rtl/>
        </w:rPr>
        <w:t>***</w:t>
      </w:r>
    </w:p>
    <w:p w14:paraId="525757AE" w14:textId="77777777" w:rsidR="00E07EC5" w:rsidRDefault="006F071F" w:rsidP="00E07EC5">
      <w:pPr>
        <w:pStyle w:val="36"/>
        <w:framePr w:wrap="notBeside"/>
        <w:rPr>
          <w:rtl/>
        </w:rPr>
      </w:pPr>
      <w:r w:rsidRPr="00F40D4B">
        <w:rPr>
          <w:rtl/>
        </w:rPr>
        <w:t>רבא:</w:t>
      </w:r>
    </w:p>
    <w:p w14:paraId="0C255FA5" w14:textId="73AC333F" w:rsidR="00A6533C" w:rsidRPr="00F40D4B" w:rsidRDefault="006F071F" w:rsidP="009B508D">
      <w:pPr>
        <w:rPr>
          <w:rtl/>
        </w:rPr>
      </w:pPr>
      <w:r w:rsidRPr="00F40D4B">
        <w:rPr>
          <w:rtl/>
        </w:rPr>
        <w:t>ל</w:t>
      </w:r>
      <w:r w:rsidRPr="00F40D4B">
        <w:rPr>
          <w:rFonts w:hint="cs"/>
          <w:rtl/>
        </w:rPr>
        <w:t>"ל</w:t>
      </w:r>
      <w:r w:rsidRPr="00F40D4B">
        <w:rPr>
          <w:rtl/>
        </w:rPr>
        <w:t xml:space="preserve"> דכתב רחמנא </w:t>
      </w:r>
      <w:r w:rsidRPr="00E07EC5">
        <w:rPr>
          <w:b/>
          <w:bCs/>
          <w:rtl/>
        </w:rPr>
        <w:t>יציאת מצרים</w:t>
      </w:r>
      <w:r w:rsidRPr="00F40D4B">
        <w:rPr>
          <w:rtl/>
        </w:rPr>
        <w:t xml:space="preserve"> ברבית, </w:t>
      </w:r>
      <w:r w:rsidR="00E07EC5">
        <w:rPr>
          <w:rFonts w:hint="cs"/>
          <w:rtl/>
        </w:rPr>
        <w:t>ב</w:t>
      </w:r>
      <w:r w:rsidRPr="00F40D4B">
        <w:rPr>
          <w:rtl/>
        </w:rPr>
        <w:t xml:space="preserve">ציצית, </w:t>
      </w:r>
      <w:r w:rsidR="00E07EC5">
        <w:rPr>
          <w:rFonts w:hint="cs"/>
          <w:rtl/>
        </w:rPr>
        <w:t>ו</w:t>
      </w:r>
      <w:r w:rsidRPr="00F40D4B">
        <w:rPr>
          <w:rtl/>
        </w:rPr>
        <w:t>במשקלות?</w:t>
      </w:r>
    </w:p>
    <w:p w14:paraId="31DFD706" w14:textId="231838C5" w:rsidR="006F071F" w:rsidRPr="00F40D4B" w:rsidRDefault="006F071F" w:rsidP="00E07EC5">
      <w:pPr>
        <w:rPr>
          <w:rtl/>
        </w:rPr>
      </w:pPr>
      <w:r w:rsidRPr="00E07EC5">
        <w:rPr>
          <w:rStyle w:val="affffc"/>
          <w:rtl/>
        </w:rPr>
        <w:t>אמר הקב"ה:</w:t>
      </w:r>
      <w:r w:rsidRPr="00F40D4B">
        <w:rPr>
          <w:rtl/>
        </w:rPr>
        <w:t xml:space="preserve"> אני הוא שהבחנתי במצרים בין טפה של בכור לטפה שאינה של בכור</w:t>
      </w:r>
      <w:r w:rsidR="00E07EC5">
        <w:rPr>
          <w:rFonts w:hint="cs"/>
          <w:rtl/>
        </w:rPr>
        <w:t xml:space="preserve">, </w:t>
      </w:r>
      <w:r w:rsidRPr="00F40D4B">
        <w:rPr>
          <w:rtl/>
        </w:rPr>
        <w:t xml:space="preserve">אני הוא שעתיד ליפרע ממי </w:t>
      </w:r>
      <w:r w:rsidRPr="00E07EC5">
        <w:rPr>
          <w:b/>
          <w:bCs/>
          <w:rtl/>
        </w:rPr>
        <w:t>שתולה מעותיו בנכרי</w:t>
      </w:r>
      <w:r w:rsidRPr="00F40D4B">
        <w:rPr>
          <w:rtl/>
        </w:rPr>
        <w:t xml:space="preserve"> ומלוה אותם לישראל ברבית,</w:t>
      </w:r>
      <w:r w:rsidR="00E07EC5">
        <w:rPr>
          <w:rFonts w:hint="cs"/>
          <w:rtl/>
        </w:rPr>
        <w:t xml:space="preserve"> </w:t>
      </w:r>
      <w:r w:rsidRPr="00F40D4B">
        <w:rPr>
          <w:rtl/>
        </w:rPr>
        <w:t xml:space="preserve">וממי </w:t>
      </w:r>
      <w:r w:rsidRPr="00E07EC5">
        <w:rPr>
          <w:b/>
          <w:bCs/>
          <w:rtl/>
        </w:rPr>
        <w:t>שטומן משקלותיו במלח</w:t>
      </w:r>
      <w:r w:rsidRPr="00F40D4B">
        <w:rPr>
          <w:rtl/>
        </w:rPr>
        <w:t xml:space="preserve">, וממי </w:t>
      </w:r>
      <w:r w:rsidRPr="00E07EC5">
        <w:rPr>
          <w:b/>
          <w:bCs/>
          <w:rtl/>
        </w:rPr>
        <w:t>שתולה קלא אילן בבגדו</w:t>
      </w:r>
      <w:r w:rsidRPr="00F40D4B">
        <w:rPr>
          <w:rtl/>
        </w:rPr>
        <w:t xml:space="preserve"> ואומר תכלת הוא.</w:t>
      </w:r>
    </w:p>
    <w:p w14:paraId="07C99616" w14:textId="77777777" w:rsidR="00E07EC5" w:rsidRDefault="006F071F" w:rsidP="00E07EC5">
      <w:pPr>
        <w:pStyle w:val="36"/>
        <w:framePr w:wrap="notBeside"/>
        <w:rPr>
          <w:rtl/>
        </w:rPr>
      </w:pPr>
      <w:r w:rsidRPr="00F40D4B">
        <w:rPr>
          <w:rtl/>
        </w:rPr>
        <w:t xml:space="preserve">רבינא </w:t>
      </w:r>
    </w:p>
    <w:p w14:paraId="4559D341" w14:textId="6DFA7316" w:rsidR="006F071F" w:rsidRPr="00F40D4B" w:rsidRDefault="006F071F" w:rsidP="00E07EC5">
      <w:pPr>
        <w:rPr>
          <w:rtl/>
        </w:rPr>
      </w:pPr>
      <w:r w:rsidRPr="00F40D4B">
        <w:rPr>
          <w:rtl/>
        </w:rPr>
        <w:t xml:space="preserve">יציאת מצרים </w:t>
      </w:r>
      <w:r w:rsidR="00E07EC5">
        <w:rPr>
          <w:rFonts w:hint="cs"/>
          <w:rtl/>
        </w:rPr>
        <w:t>ד</w:t>
      </w:r>
      <w:r w:rsidRPr="00F40D4B">
        <w:rPr>
          <w:rtl/>
        </w:rPr>
        <w:t>שרצים</w:t>
      </w:r>
      <w:r w:rsidR="00E07EC5">
        <w:rPr>
          <w:rFonts w:hint="cs"/>
          <w:rtl/>
        </w:rPr>
        <w:t xml:space="preserve">- </w:t>
      </w:r>
      <w:r w:rsidRPr="00E07EC5">
        <w:rPr>
          <w:rStyle w:val="affffc"/>
          <w:rtl/>
        </w:rPr>
        <w:t>אמר הקב"ה:</w:t>
      </w:r>
      <w:r w:rsidRPr="00F40D4B">
        <w:rPr>
          <w:rtl/>
        </w:rPr>
        <w:t xml:space="preserve"> אני הוא שהבחנתי בין טפה של בכור לטפה שאינה של בכור,</w:t>
      </w:r>
      <w:r w:rsidR="00E07EC5">
        <w:rPr>
          <w:rFonts w:hint="cs"/>
          <w:rtl/>
        </w:rPr>
        <w:t xml:space="preserve"> </w:t>
      </w:r>
      <w:r w:rsidRPr="00F40D4B">
        <w:rPr>
          <w:rtl/>
        </w:rPr>
        <w:t>אני עתיד ליפרע ממי שמערב קרבי דגים טמאין בקרבי דגים טהורין, ומוכרן לישראל.</w:t>
      </w:r>
    </w:p>
    <w:p w14:paraId="220A4114" w14:textId="1F95C31A" w:rsidR="006F071F" w:rsidRPr="00F40D4B" w:rsidRDefault="006F071F" w:rsidP="009B508D">
      <w:pPr>
        <w:rPr>
          <w:rtl/>
        </w:rPr>
      </w:pPr>
      <w:r w:rsidRPr="00E07EC5">
        <w:rPr>
          <w:rStyle w:val="affff8"/>
          <w:rtl/>
        </w:rPr>
        <w:t>ה</w:t>
      </w:r>
      <w:r w:rsidRPr="00E07EC5">
        <w:rPr>
          <w:rStyle w:val="affff8"/>
          <w:rFonts w:hint="cs"/>
          <w:rtl/>
        </w:rPr>
        <w:t>'</w:t>
      </w:r>
      <w:r w:rsidRPr="00E07EC5">
        <w:rPr>
          <w:rStyle w:val="affff8"/>
          <w:rtl/>
        </w:rPr>
        <w:t>מעלה</w:t>
      </w:r>
      <w:r w:rsidRPr="00E07EC5">
        <w:rPr>
          <w:rStyle w:val="affff8"/>
          <w:rFonts w:hint="cs"/>
          <w:rtl/>
        </w:rPr>
        <w:t>'</w:t>
      </w:r>
      <w:r w:rsidRPr="00F40D4B">
        <w:rPr>
          <w:rtl/>
        </w:rPr>
        <w:t xml:space="preserve"> </w:t>
      </w:r>
      <w:r w:rsidRPr="00E07EC5">
        <w:rPr>
          <w:rStyle w:val="affffc"/>
          <w:rFonts w:hint="cs"/>
          <w:rtl/>
        </w:rPr>
        <w:t>כדתר''י</w:t>
      </w:r>
      <w:r w:rsidRPr="00E07EC5">
        <w:rPr>
          <w:rStyle w:val="affffc"/>
          <w:rtl/>
        </w:rPr>
        <w:t>:</w:t>
      </w:r>
      <w:r w:rsidRPr="00F40D4B">
        <w:rPr>
          <w:rtl/>
        </w:rPr>
        <w:t xml:space="preserve"> </w:t>
      </w:r>
      <w:r w:rsidRPr="00E07EC5">
        <w:rPr>
          <w:rStyle w:val="affffc"/>
          <w:rtl/>
        </w:rPr>
        <w:t>אמר הקב"ה:</w:t>
      </w:r>
      <w:r w:rsidRPr="00F40D4B">
        <w:rPr>
          <w:rtl/>
        </w:rPr>
        <w:t xml:space="preserve"> אילמלא העליתי את ישראל ממצרים אלא בשביל דבר זה, שאין מטמאין בשרצים - דיי.</w:t>
      </w:r>
      <w:r w:rsidRPr="00F40D4B">
        <w:rPr>
          <w:rFonts w:hint="cs"/>
          <w:rtl/>
        </w:rPr>
        <w:t xml:space="preserve"> וא</w:t>
      </w:r>
      <w:r w:rsidR="00E07EC5">
        <w:rPr>
          <w:rFonts w:hint="cs"/>
          <w:rtl/>
        </w:rPr>
        <w:t xml:space="preserve">ף </w:t>
      </w:r>
      <w:r w:rsidRPr="00F40D4B">
        <w:rPr>
          <w:rFonts w:hint="cs"/>
          <w:rtl/>
        </w:rPr>
        <w:t xml:space="preserve">דלא מרובה שכרם מרבית וציצית ומשקולות מ''מ </w:t>
      </w:r>
      <w:r w:rsidRPr="00F40D4B">
        <w:rPr>
          <w:rtl/>
        </w:rPr>
        <w:t>מאיסי למכלינהו.</w:t>
      </w:r>
    </w:p>
    <w:p w14:paraId="69A1FE71" w14:textId="77777777" w:rsidR="00A6533C" w:rsidRPr="00F40D4B" w:rsidRDefault="00A6533C" w:rsidP="00A6533C">
      <w:pPr>
        <w:pStyle w:val="aff9"/>
        <w:rPr>
          <w:rtl/>
        </w:rPr>
      </w:pPr>
      <w:r w:rsidRPr="00F40D4B">
        <w:rPr>
          <w:rtl/>
        </w:rPr>
        <w:t>***</w:t>
      </w:r>
    </w:p>
    <w:p w14:paraId="1027B421" w14:textId="73785000" w:rsidR="006F071F" w:rsidRPr="00F40D4B" w:rsidRDefault="006F071F" w:rsidP="00E07EC5">
      <w:pPr>
        <w:pStyle w:val="afffb"/>
        <w:rPr>
          <w:rtl/>
        </w:rPr>
      </w:pPr>
      <w:ins w:id="9921" w:author="מספור קטעי משנה" w:date="2026-10-06T06:45:11Z">
        <w:r>
          <w:rPr>
            <w:rStyle w:val="MisparKeta"/>
          </w:rPr>
          <w:t xml:space="preserve">ב. </w:t>
        </w:r>
      </w:ins>
      <w:r w:rsidRPr="00F40D4B">
        <w:rPr>
          <w:rtl/>
        </w:rPr>
        <w:t>ואיזהו תרבית המרבה בפירות, כיצד לקח הימנו חטים בדינר זהב וכו'.</w:t>
      </w:r>
    </w:p>
    <w:p w14:paraId="0D48ACED" w14:textId="77777777" w:rsidR="00E07EC5" w:rsidRDefault="006F071F" w:rsidP="00E07EC5">
      <w:pPr>
        <w:pStyle w:val="36"/>
        <w:framePr w:wrap="notBeside"/>
        <w:rPr>
          <w:rtl/>
        </w:rPr>
      </w:pPr>
      <w:r w:rsidRPr="00F40D4B">
        <w:rPr>
          <w:rtl/>
        </w:rPr>
        <w:t>רבי אבהו</w:t>
      </w:r>
    </w:p>
    <w:p w14:paraId="5E360AF6" w14:textId="62A2DF27" w:rsidR="006F071F" w:rsidRPr="00F40D4B" w:rsidRDefault="006F071F" w:rsidP="009B508D">
      <w:pPr>
        <w:rPr>
          <w:rtl/>
        </w:rPr>
      </w:pPr>
      <w:r w:rsidRPr="00F40D4B">
        <w:rPr>
          <w:rFonts w:hint="cs"/>
          <w:rtl/>
        </w:rPr>
        <w:t xml:space="preserve">הני דאמרי' </w:t>
      </w:r>
      <w:r w:rsidRPr="00F40D4B">
        <w:rPr>
          <w:rtl/>
        </w:rPr>
        <w:t>עד כאן של תורה, מכאן ואילך של דבריהם.</w:t>
      </w:r>
    </w:p>
    <w:p w14:paraId="5A4F6951" w14:textId="77777777" w:rsidR="006F071F" w:rsidRPr="00F40D4B" w:rsidRDefault="006F071F" w:rsidP="00E07EC5">
      <w:pPr>
        <w:rPr>
          <w:rtl/>
        </w:rPr>
      </w:pPr>
      <w:r w:rsidRPr="00F40D4B">
        <w:rPr>
          <w:rtl/>
        </w:rPr>
        <w:lastRenderedPageBreak/>
        <w:t xml:space="preserve">אפילו </w:t>
      </w:r>
      <w:r w:rsidRPr="00E07EC5">
        <w:rPr>
          <w:rStyle w:val="affff8"/>
          <w:rFonts w:hint="cs"/>
          <w:rtl/>
        </w:rPr>
        <w:t>'</w:t>
      </w:r>
      <w:r w:rsidRPr="00E07EC5">
        <w:rPr>
          <w:rStyle w:val="affff8"/>
          <w:rtl/>
        </w:rPr>
        <w:t>עד כאן יכין רשע וילבש צדיק</w:t>
      </w:r>
      <w:r w:rsidRPr="00E07EC5">
        <w:rPr>
          <w:rStyle w:val="affff8"/>
          <w:rFonts w:hint="cs"/>
          <w:rtl/>
        </w:rPr>
        <w:t>'</w:t>
      </w:r>
      <w:r w:rsidRPr="00E07EC5">
        <w:rPr>
          <w:rStyle w:val="affff8"/>
          <w:rtl/>
        </w:rPr>
        <w:t>.</w:t>
      </w:r>
    </w:p>
    <w:p w14:paraId="33881C1F" w14:textId="77777777" w:rsidR="006F071F" w:rsidRPr="00F40D4B" w:rsidRDefault="006F071F" w:rsidP="009B508D">
      <w:pPr>
        <w:rPr>
          <w:rtl/>
        </w:rPr>
      </w:pPr>
      <w:r w:rsidRPr="00F40D4B">
        <w:rPr>
          <w:rtl/>
        </w:rPr>
        <w:t>עד כאן רבית קצוצה, מכאן ואילך אבק רבית.</w:t>
      </w:r>
    </w:p>
    <w:p w14:paraId="3EF299BF" w14:textId="77777777" w:rsidR="00E07EC5" w:rsidRDefault="006F071F" w:rsidP="00E07EC5">
      <w:pPr>
        <w:pStyle w:val="36"/>
        <w:framePr w:wrap="notBeside"/>
        <w:rPr>
          <w:rtl/>
        </w:rPr>
      </w:pPr>
      <w:r w:rsidRPr="00F40D4B">
        <w:rPr>
          <w:rFonts w:hint="cs"/>
          <w:rtl/>
        </w:rPr>
        <w:t>אר"א</w:t>
      </w:r>
      <w:r w:rsidRPr="00F40D4B">
        <w:rPr>
          <w:rtl/>
        </w:rPr>
        <w:t>:</w:t>
      </w:r>
    </w:p>
    <w:p w14:paraId="07ABA6FC" w14:textId="7BB60824" w:rsidR="006F071F" w:rsidRPr="00F40D4B" w:rsidRDefault="006F071F" w:rsidP="009B508D">
      <w:pPr>
        <w:rPr>
          <w:rtl/>
        </w:rPr>
      </w:pPr>
      <w:r w:rsidRPr="00F40D4B">
        <w:rPr>
          <w:rtl/>
        </w:rPr>
        <w:t>רבית קצוצה - יוצאה בדיינין, אבק רבית - אינה יוצאה בדיינין.</w:t>
      </w:r>
    </w:p>
    <w:p w14:paraId="5BFA5F19" w14:textId="77777777" w:rsidR="00E07EC5" w:rsidRDefault="006F071F" w:rsidP="00E07EC5">
      <w:pPr>
        <w:pStyle w:val="36"/>
        <w:framePr w:wrap="notBeside"/>
        <w:rPr>
          <w:rtl/>
        </w:rPr>
      </w:pPr>
      <w:r w:rsidRPr="00F40D4B">
        <w:rPr>
          <w:rtl/>
        </w:rPr>
        <w:t>רי"ו:</w:t>
      </w:r>
    </w:p>
    <w:p w14:paraId="5F31BD3A" w14:textId="38C1F11E" w:rsidR="006F071F" w:rsidRDefault="006F071F" w:rsidP="00E07EC5">
      <w:pPr>
        <w:spacing w:after="60"/>
        <w:rPr>
          <w:rtl/>
        </w:rPr>
      </w:pPr>
      <w:r w:rsidRPr="00F40D4B">
        <w:rPr>
          <w:rtl/>
        </w:rPr>
        <w:t>אפילו רבית קצוצה אינה יוצאה בדיינין.</w:t>
      </w:r>
    </w:p>
    <w:p w14:paraId="5807F460" w14:textId="60BE2530" w:rsidR="00E07EC5" w:rsidRPr="00F40D4B" w:rsidRDefault="00E07EC5" w:rsidP="00E07EC5">
      <w:pPr>
        <w:pStyle w:val="affff9"/>
        <w:rPr>
          <w:rtl/>
        </w:rPr>
      </w:pPr>
      <w:r>
        <w:rPr>
          <w:rFonts w:hint="cs"/>
          <w:rtl/>
        </w:rPr>
        <w:t>טעם דרי''ו</w:t>
      </w:r>
    </w:p>
    <w:p w14:paraId="1A93D493" w14:textId="7BEEEDC3" w:rsidR="00E07EC5" w:rsidRDefault="006F071F" w:rsidP="00E07EC5">
      <w:pPr>
        <w:pStyle w:val="36"/>
        <w:framePr w:wrap="notBeside"/>
        <w:rPr>
          <w:rtl/>
        </w:rPr>
      </w:pPr>
      <w:r w:rsidRPr="00F40D4B">
        <w:rPr>
          <w:rtl/>
        </w:rPr>
        <w:t>רבי יצחק</w:t>
      </w:r>
      <w:r w:rsidR="00E07EC5">
        <w:rPr>
          <w:rFonts w:hint="cs"/>
          <w:rtl/>
        </w:rPr>
        <w:t xml:space="preserve"> א.</w:t>
      </w:r>
    </w:p>
    <w:p w14:paraId="1235564E" w14:textId="17D1E222" w:rsidR="006F071F" w:rsidRPr="00F40D4B" w:rsidRDefault="006F071F" w:rsidP="009B508D">
      <w:pPr>
        <w:rPr>
          <w:rtl/>
        </w:rPr>
      </w:pPr>
      <w:r w:rsidRPr="00E07EC5">
        <w:rPr>
          <w:rStyle w:val="affff8"/>
          <w:rFonts w:hint="cs"/>
          <w:rtl/>
        </w:rPr>
        <w:t>'</w:t>
      </w:r>
      <w:r w:rsidRPr="00E07EC5">
        <w:rPr>
          <w:rStyle w:val="affff8"/>
          <w:rtl/>
        </w:rPr>
        <w:t>בנשך נתן ותרבית לקח וחי לא יחיה את כל התעבות האלה עשה</w:t>
      </w:r>
      <w:r w:rsidRPr="00F40D4B">
        <w:rPr>
          <w:rtl/>
        </w:rPr>
        <w:t xml:space="preserve"> - למיתה ניתן ולא להישבון.</w:t>
      </w:r>
    </w:p>
    <w:p w14:paraId="51FEF182" w14:textId="74CAE882" w:rsidR="00E07EC5" w:rsidRDefault="006F071F" w:rsidP="00E07EC5">
      <w:pPr>
        <w:pStyle w:val="36"/>
        <w:framePr w:wrap="notBeside"/>
        <w:rPr>
          <w:rtl/>
        </w:rPr>
      </w:pPr>
      <w:r w:rsidRPr="00F40D4B">
        <w:rPr>
          <w:rFonts w:hint="cs"/>
          <w:rtl/>
        </w:rPr>
        <w:t>ראב"א</w:t>
      </w:r>
      <w:r w:rsidR="00E07EC5">
        <w:rPr>
          <w:rFonts w:hint="cs"/>
          <w:rtl/>
        </w:rPr>
        <w:t xml:space="preserve"> ב. </w:t>
      </w:r>
    </w:p>
    <w:p w14:paraId="233CA7F5" w14:textId="2A8380BD" w:rsidR="006F071F" w:rsidRPr="00F40D4B" w:rsidRDefault="006F071F" w:rsidP="009B508D">
      <w:pPr>
        <w:rPr>
          <w:rtl/>
        </w:rPr>
      </w:pPr>
      <w:r w:rsidRPr="00E07EC5">
        <w:rPr>
          <w:rStyle w:val="affff8"/>
          <w:rFonts w:hint="cs"/>
          <w:rtl/>
        </w:rPr>
        <w:t>'</w:t>
      </w:r>
      <w:r w:rsidRPr="00E07EC5">
        <w:rPr>
          <w:rStyle w:val="affff8"/>
          <w:rtl/>
        </w:rPr>
        <w:t>אל תקח מאתו נשך ותרבית ויראת מאלהיך</w:t>
      </w:r>
      <w:r w:rsidRPr="00E07EC5">
        <w:rPr>
          <w:rStyle w:val="affff8"/>
          <w:rFonts w:hint="cs"/>
          <w:rtl/>
        </w:rPr>
        <w:t>'</w:t>
      </w:r>
      <w:r w:rsidRPr="00F40D4B">
        <w:rPr>
          <w:rtl/>
        </w:rPr>
        <w:t xml:space="preserve"> למורא ניתן ולא להשבון.</w:t>
      </w:r>
    </w:p>
    <w:p w14:paraId="1084769F" w14:textId="16A4ECB2" w:rsidR="00E07EC5" w:rsidRDefault="006F071F" w:rsidP="00E07EC5">
      <w:pPr>
        <w:pStyle w:val="36"/>
        <w:framePr w:wrap="notBeside"/>
        <w:rPr>
          <w:rtl/>
        </w:rPr>
      </w:pPr>
      <w:r w:rsidRPr="00F40D4B">
        <w:rPr>
          <w:rtl/>
        </w:rPr>
        <w:t>רבא</w:t>
      </w:r>
      <w:r w:rsidR="00E07EC5">
        <w:rPr>
          <w:rFonts w:hint="cs"/>
          <w:rtl/>
        </w:rPr>
        <w:t xml:space="preserve"> ג.</w:t>
      </w:r>
    </w:p>
    <w:p w14:paraId="69042FA1" w14:textId="504E486F" w:rsidR="006F071F" w:rsidRPr="00F40D4B" w:rsidRDefault="006F071F" w:rsidP="00E07EC5">
      <w:pPr>
        <w:spacing w:after="60"/>
        <w:rPr>
          <w:rtl/>
        </w:rPr>
      </w:pPr>
      <w:r w:rsidRPr="00E07EC5">
        <w:rPr>
          <w:rStyle w:val="affff8"/>
          <w:rFonts w:hint="cs"/>
          <w:rtl/>
        </w:rPr>
        <w:t>'</w:t>
      </w:r>
      <w:r w:rsidRPr="00E07EC5">
        <w:rPr>
          <w:rStyle w:val="affff8"/>
          <w:rtl/>
        </w:rPr>
        <w:t>מות יומת דמיו בו יהיה</w:t>
      </w:r>
      <w:r w:rsidRPr="00E07EC5">
        <w:rPr>
          <w:rStyle w:val="affff8"/>
          <w:rFonts w:hint="cs"/>
          <w:rtl/>
        </w:rPr>
        <w:t>'</w:t>
      </w:r>
      <w:r w:rsidRPr="00E07EC5">
        <w:rPr>
          <w:rStyle w:val="affff8"/>
          <w:rtl/>
        </w:rPr>
        <w:t xml:space="preserve"> </w:t>
      </w:r>
      <w:r w:rsidR="00E07EC5" w:rsidRPr="00E07EC5">
        <w:rPr>
          <w:rFonts w:hint="cs"/>
          <w:rtl/>
        </w:rPr>
        <w:t>מגוף הפסוק</w:t>
      </w:r>
      <w:r w:rsidR="00E07EC5">
        <w:rPr>
          <w:rFonts w:hint="cs"/>
          <w:rtl/>
        </w:rPr>
        <w:t xml:space="preserve"> </w:t>
      </w:r>
      <w:r w:rsidRPr="00F40D4B">
        <w:rPr>
          <w:rtl/>
        </w:rPr>
        <w:t xml:space="preserve">הוקשו מלוי רבית לשופכי דמים, </w:t>
      </w:r>
      <w:r w:rsidR="00E07EC5">
        <w:rPr>
          <w:rFonts w:hint="cs"/>
          <w:rtl/>
        </w:rPr>
        <w:t>ש</w:t>
      </w:r>
      <w:r w:rsidRPr="00F40D4B">
        <w:rPr>
          <w:rtl/>
        </w:rPr>
        <w:t>לא נתנו להשבון.</w:t>
      </w:r>
    </w:p>
    <w:p w14:paraId="60A41438" w14:textId="77777777" w:rsidR="006F071F" w:rsidRPr="00F40D4B" w:rsidRDefault="006F071F" w:rsidP="00A6533C">
      <w:pPr>
        <w:pStyle w:val="affe"/>
        <w:framePr w:wrap="around"/>
        <w:rPr>
          <w:rtl/>
        </w:rPr>
      </w:pPr>
      <w:r w:rsidRPr="00F40D4B">
        <w:rPr>
          <w:rtl/>
        </w:rPr>
        <w:t>סב.</w:t>
      </w:r>
    </w:p>
    <w:p w14:paraId="5BE42958" w14:textId="77777777" w:rsidR="00E07EC5" w:rsidRDefault="006F071F" w:rsidP="00E07EC5">
      <w:pPr>
        <w:pStyle w:val="36"/>
        <w:framePr w:wrap="notBeside"/>
        <w:rPr>
          <w:rtl/>
        </w:rPr>
      </w:pPr>
      <w:r w:rsidRPr="00F40D4B">
        <w:rPr>
          <w:rFonts w:hint="cs"/>
          <w:rtl/>
        </w:rPr>
        <w:t>רנב"י</w:t>
      </w:r>
      <w:r w:rsidRPr="00F40D4B">
        <w:rPr>
          <w:rtl/>
        </w:rPr>
        <w:t>:</w:t>
      </w:r>
    </w:p>
    <w:p w14:paraId="11A8954B" w14:textId="70D927B4" w:rsidR="006F071F" w:rsidRPr="00F40D4B" w:rsidRDefault="006F071F" w:rsidP="009B508D">
      <w:pPr>
        <w:rPr>
          <w:rtl/>
        </w:rPr>
      </w:pPr>
      <w:r w:rsidRPr="00E07EC5">
        <w:rPr>
          <w:rStyle w:val="affffc"/>
          <w:rFonts w:hint="cs"/>
          <w:rtl/>
        </w:rPr>
        <w:t>טעמא דר''א</w:t>
      </w:r>
      <w:r w:rsidR="00E07EC5">
        <w:rPr>
          <w:rFonts w:hint="cs"/>
          <w:rtl/>
        </w:rPr>
        <w:t>:</w:t>
      </w:r>
      <w:r w:rsidRPr="00F40D4B">
        <w:rPr>
          <w:rtl/>
        </w:rPr>
        <w:t xml:space="preserve"> </w:t>
      </w:r>
      <w:r w:rsidRPr="00E07EC5">
        <w:rPr>
          <w:rStyle w:val="affff8"/>
          <w:rtl/>
        </w:rPr>
        <w:t xml:space="preserve">וחי אחיך עמך </w:t>
      </w:r>
      <w:r w:rsidR="00E07EC5">
        <w:rPr>
          <w:rStyle w:val="affff8"/>
          <w:rtl/>
        </w:rPr>
        <w:t>–</w:t>
      </w:r>
      <w:r w:rsidRPr="00E07EC5">
        <w:rPr>
          <w:rStyle w:val="affff8"/>
          <w:rtl/>
        </w:rPr>
        <w:t xml:space="preserve"> </w:t>
      </w:r>
      <w:r w:rsidR="00E07EC5">
        <w:rPr>
          <w:rFonts w:hint="cs"/>
          <w:rtl/>
        </w:rPr>
        <w:t>השב לו כדי שיוכל לחיות עמך</w:t>
      </w:r>
      <w:r w:rsidRPr="00F40D4B">
        <w:rPr>
          <w:rtl/>
        </w:rPr>
        <w:t>.</w:t>
      </w:r>
    </w:p>
    <w:p w14:paraId="31A0FDE0" w14:textId="77777777" w:rsidR="00E07EC5" w:rsidRDefault="006F071F" w:rsidP="00E07EC5">
      <w:pPr>
        <w:pStyle w:val="36"/>
        <w:framePr w:wrap="notBeside"/>
        <w:rPr>
          <w:rtl/>
        </w:rPr>
      </w:pPr>
      <w:r w:rsidRPr="00F40D4B">
        <w:rPr>
          <w:rtl/>
        </w:rPr>
        <w:t>ורי"ו,</w:t>
      </w:r>
    </w:p>
    <w:p w14:paraId="0B7415C6" w14:textId="1B516DB6" w:rsidR="006F071F" w:rsidRPr="00F40D4B" w:rsidRDefault="006F071F" w:rsidP="009B508D">
      <w:pPr>
        <w:rPr>
          <w:rtl/>
        </w:rPr>
      </w:pPr>
      <w:r w:rsidRPr="00E07EC5">
        <w:rPr>
          <w:rStyle w:val="affffc"/>
          <w:rtl/>
        </w:rPr>
        <w:t>בעי לכדתניא:</w:t>
      </w:r>
      <w:r w:rsidRPr="00F40D4B">
        <w:rPr>
          <w:rtl/>
        </w:rPr>
        <w:t xml:space="preserve"> שנים שהיו מהלכין בדרך, וביד אחד מהן קיתון של מים, אם שותין שניהם - מתים, ואם שותה אחד מהן - מגיע לישוב.</w:t>
      </w:r>
    </w:p>
    <w:p w14:paraId="7F73F0E4" w14:textId="77777777" w:rsidR="006F071F" w:rsidRPr="00F40D4B" w:rsidRDefault="006F071F" w:rsidP="009B508D">
      <w:pPr>
        <w:rPr>
          <w:rtl/>
        </w:rPr>
      </w:pPr>
      <w:r w:rsidRPr="00E07EC5">
        <w:rPr>
          <w:rStyle w:val="affffc"/>
          <w:rtl/>
        </w:rPr>
        <w:t>דרש בן פטורא:</w:t>
      </w:r>
      <w:r w:rsidRPr="00F40D4B">
        <w:rPr>
          <w:rtl/>
        </w:rPr>
        <w:t xml:space="preserve"> מוטב שישתו שניהם וימותו, ואל יראה אחד מהם במיתתו של חבירו.</w:t>
      </w:r>
    </w:p>
    <w:p w14:paraId="36DE073D" w14:textId="361C5776" w:rsidR="006F071F" w:rsidRPr="00F40D4B" w:rsidRDefault="006F071F" w:rsidP="00E07EC5">
      <w:pPr>
        <w:spacing w:after="60"/>
        <w:rPr>
          <w:rtl/>
        </w:rPr>
      </w:pPr>
      <w:r w:rsidRPr="00E07EC5">
        <w:rPr>
          <w:rStyle w:val="affffc"/>
          <w:rtl/>
        </w:rPr>
        <w:t xml:space="preserve">עד שבא </w:t>
      </w:r>
      <w:r w:rsidR="00E07EC5">
        <w:rPr>
          <w:rStyle w:val="affffc"/>
          <w:rFonts w:hint="cs"/>
          <w:rtl/>
        </w:rPr>
        <w:t xml:space="preserve">ר''ע </w:t>
      </w:r>
      <w:r w:rsidRPr="00E07EC5">
        <w:rPr>
          <w:rStyle w:val="affffc"/>
          <w:rtl/>
        </w:rPr>
        <w:t>ולימד:</w:t>
      </w:r>
      <w:r w:rsidRPr="00F40D4B">
        <w:rPr>
          <w:rtl/>
        </w:rPr>
        <w:t xml:space="preserve"> </w:t>
      </w:r>
      <w:r w:rsidRPr="00E07EC5">
        <w:rPr>
          <w:rStyle w:val="affff8"/>
          <w:rtl/>
        </w:rPr>
        <w:t>וחי אחיך עמך -</w:t>
      </w:r>
      <w:r w:rsidRPr="00F40D4B">
        <w:rPr>
          <w:rtl/>
        </w:rPr>
        <w:t xml:space="preserve"> חייך קודמים לחיי חבירך.</w:t>
      </w:r>
    </w:p>
    <w:p w14:paraId="15151377" w14:textId="77777777" w:rsidR="00E07EC5" w:rsidRDefault="006F071F" w:rsidP="00E07EC5">
      <w:pPr>
        <w:pStyle w:val="36"/>
        <w:framePr w:wrap="notBeside"/>
        <w:rPr>
          <w:rtl/>
        </w:rPr>
      </w:pPr>
      <w:r w:rsidRPr="00F40D4B">
        <w:rPr>
          <w:rFonts w:hint="cs"/>
          <w:rtl/>
        </w:rPr>
        <w:t xml:space="preserve">והך </w:t>
      </w:r>
    </w:p>
    <w:p w14:paraId="7EC88387" w14:textId="78A4DBE9" w:rsidR="006F071F" w:rsidRPr="00F40D4B" w:rsidRDefault="00E07EC5" w:rsidP="009B508D">
      <w:pPr>
        <w:rPr>
          <w:rtl/>
        </w:rPr>
      </w:pPr>
      <w:r>
        <w:rPr>
          <w:rFonts w:hint="cs"/>
          <w:rtl/>
        </w:rPr>
        <w:t>ד</w:t>
      </w:r>
      <w:r w:rsidR="006F071F" w:rsidRPr="00F40D4B">
        <w:rPr>
          <w:rtl/>
        </w:rPr>
        <w:t xml:space="preserve">הניח להם אביהם מעות רבית, </w:t>
      </w:r>
      <w:r>
        <w:rPr>
          <w:rFonts w:hint="cs"/>
          <w:rtl/>
        </w:rPr>
        <w:t xml:space="preserve">אף </w:t>
      </w:r>
      <w:r w:rsidR="006F071F" w:rsidRPr="00F40D4B">
        <w:rPr>
          <w:rtl/>
        </w:rPr>
        <w:t>שיודעים שהן של רבית - אי</w:t>
      </w:r>
      <w:r>
        <w:rPr>
          <w:rFonts w:hint="cs"/>
          <w:rtl/>
        </w:rPr>
        <w:t>ן</w:t>
      </w:r>
      <w:r w:rsidR="006F071F" w:rsidRPr="00F40D4B">
        <w:rPr>
          <w:rtl/>
        </w:rPr>
        <w:t xml:space="preserve"> חייבין להחזירן.</w:t>
      </w:r>
    </w:p>
    <w:p w14:paraId="545B8F7E" w14:textId="77777777" w:rsidR="00E07EC5" w:rsidRDefault="006F071F" w:rsidP="00E07EC5">
      <w:pPr>
        <w:pStyle w:val="36"/>
        <w:framePr w:wrap="notBeside"/>
        <w:rPr>
          <w:rtl/>
        </w:rPr>
      </w:pPr>
      <w:r w:rsidRPr="00F40D4B">
        <w:rPr>
          <w:rFonts w:hint="cs"/>
          <w:rtl/>
        </w:rPr>
        <w:t>-</w:t>
      </w:r>
    </w:p>
    <w:p w14:paraId="6D6AC01C" w14:textId="6929F74E" w:rsidR="006F071F" w:rsidRPr="00F40D4B" w:rsidRDefault="006F071F" w:rsidP="009B508D">
      <w:pPr>
        <w:rPr>
          <w:rtl/>
        </w:rPr>
      </w:pPr>
      <w:r w:rsidRPr="00F40D4B">
        <w:rPr>
          <w:rtl/>
        </w:rPr>
        <w:t xml:space="preserve">בדין </w:t>
      </w:r>
      <w:r w:rsidR="00E07EC5">
        <w:rPr>
          <w:rFonts w:hint="cs"/>
          <w:rtl/>
        </w:rPr>
        <w:t xml:space="preserve">שגם אביהם </w:t>
      </w:r>
      <w:r w:rsidRPr="00F40D4B">
        <w:rPr>
          <w:rtl/>
        </w:rPr>
        <w:t xml:space="preserve">לא חייב להחזיר, </w:t>
      </w:r>
      <w:r w:rsidRPr="00E07EC5">
        <w:rPr>
          <w:rStyle w:val="affffc"/>
          <w:rtl/>
        </w:rPr>
        <w:t>ואיידי דבעי למתני סיפא:</w:t>
      </w:r>
      <w:r w:rsidRPr="00F40D4B">
        <w:rPr>
          <w:rtl/>
        </w:rPr>
        <w:t xml:space="preserve"> הניח להן אביהם פרה וטלית וכל דבר המסוים - חייבין להחזיר מפני כבוד אביהם, תני נמי רישא בדידהו.</w:t>
      </w:r>
    </w:p>
    <w:p w14:paraId="7BE23805" w14:textId="77777777" w:rsidR="00E07EC5" w:rsidRDefault="006F071F" w:rsidP="00E07EC5">
      <w:pPr>
        <w:pStyle w:val="36"/>
        <w:framePr w:wrap="notBeside"/>
        <w:rPr>
          <w:rtl/>
        </w:rPr>
      </w:pPr>
      <w:r w:rsidRPr="00F40D4B">
        <w:rPr>
          <w:rtl/>
        </w:rPr>
        <w:t>- והני</w:t>
      </w:r>
    </w:p>
    <w:p w14:paraId="7B970785" w14:textId="3F5748CB" w:rsidR="006F071F" w:rsidRPr="00F40D4B" w:rsidRDefault="006F071F" w:rsidP="00E07EC5">
      <w:pPr>
        <w:spacing w:after="60"/>
        <w:rPr>
          <w:rtl/>
        </w:rPr>
      </w:pPr>
      <w:r w:rsidRPr="00F40D4B">
        <w:rPr>
          <w:rFonts w:hint="cs"/>
          <w:rtl/>
        </w:rPr>
        <w:t>'</w:t>
      </w:r>
      <w:r w:rsidRPr="00F40D4B">
        <w:rPr>
          <w:rtl/>
        </w:rPr>
        <w:t>מפני כבוד אביהם</w:t>
      </w:r>
      <w:r w:rsidRPr="00F40D4B">
        <w:rPr>
          <w:rFonts w:hint="cs"/>
          <w:rtl/>
        </w:rPr>
        <w:t>'</w:t>
      </w:r>
      <w:r w:rsidRPr="00F40D4B">
        <w:rPr>
          <w:rtl/>
        </w:rPr>
        <w:t xml:space="preserve"> </w:t>
      </w:r>
      <w:r w:rsidRPr="00F40D4B">
        <w:rPr>
          <w:rFonts w:hint="cs"/>
          <w:rtl/>
        </w:rPr>
        <w:t xml:space="preserve">אפי' </w:t>
      </w:r>
      <w:r w:rsidRPr="00E07EC5">
        <w:rPr>
          <w:rStyle w:val="affff8"/>
          <w:rFonts w:hint="cs"/>
          <w:rtl/>
        </w:rPr>
        <w:t>ד'</w:t>
      </w:r>
      <w:r w:rsidRPr="00E07EC5">
        <w:rPr>
          <w:rStyle w:val="affff8"/>
          <w:rtl/>
        </w:rPr>
        <w:t>ונשיא בעמך לא תאר</w:t>
      </w:r>
      <w:r w:rsidRPr="00E07EC5">
        <w:rPr>
          <w:rStyle w:val="affff8"/>
          <w:rFonts w:hint="cs"/>
          <w:rtl/>
        </w:rPr>
        <w:t>'</w:t>
      </w:r>
      <w:r w:rsidRPr="00F40D4B">
        <w:rPr>
          <w:rFonts w:hint="cs"/>
          <w:rtl/>
        </w:rPr>
        <w:t xml:space="preserve"> </w:t>
      </w:r>
      <w:r w:rsidRPr="00F40D4B">
        <w:rPr>
          <w:rtl/>
        </w:rPr>
        <w:t>בעושה מעשה עמך</w:t>
      </w:r>
      <w:r w:rsidRPr="00F40D4B">
        <w:rPr>
          <w:rFonts w:hint="cs"/>
          <w:rtl/>
        </w:rPr>
        <w:t xml:space="preserve"> מיירי בשעשה תשובה</w:t>
      </w:r>
      <w:r w:rsidR="00E07EC5">
        <w:rPr>
          <w:rFonts w:hint="cs"/>
          <w:rtl/>
        </w:rPr>
        <w:t xml:space="preserve"> </w:t>
      </w:r>
      <w:r w:rsidRPr="00F40D4B">
        <w:rPr>
          <w:rFonts w:hint="cs"/>
          <w:rtl/>
        </w:rPr>
        <w:t>ולא הספיק להחזיר עד שמת</w:t>
      </w:r>
    </w:p>
    <w:p w14:paraId="230E7170" w14:textId="77777777" w:rsidR="00E07EC5" w:rsidRDefault="006F071F" w:rsidP="00E07EC5">
      <w:pPr>
        <w:pStyle w:val="36"/>
        <w:framePr w:wrap="notBeside"/>
        <w:rPr>
          <w:rtl/>
        </w:rPr>
      </w:pPr>
      <w:r w:rsidRPr="00F40D4B">
        <w:rPr>
          <w:rtl/>
        </w:rPr>
        <w:lastRenderedPageBreak/>
        <w:t>מיתיבי:</w:t>
      </w:r>
    </w:p>
    <w:p w14:paraId="6C086FED" w14:textId="299474EC" w:rsidR="006F071F" w:rsidRPr="00F40D4B" w:rsidRDefault="006F071F" w:rsidP="009B508D">
      <w:pPr>
        <w:rPr>
          <w:rtl/>
        </w:rPr>
      </w:pPr>
      <w:r w:rsidRPr="00F40D4B">
        <w:rPr>
          <w:rtl/>
        </w:rPr>
        <w:t xml:space="preserve">גזלנין </w:t>
      </w:r>
      <w:r w:rsidRPr="00E07EC5">
        <w:rPr>
          <w:rStyle w:val="afffff2"/>
          <w:rFonts w:hint="cs"/>
          <w:rtl/>
        </w:rPr>
        <w:t>[</w:t>
      </w:r>
      <w:r w:rsidRPr="00E07EC5">
        <w:rPr>
          <w:rStyle w:val="afffff2"/>
          <w:rtl/>
        </w:rPr>
        <w:t>מלוי רבית</w:t>
      </w:r>
      <w:r w:rsidRPr="00E07EC5">
        <w:rPr>
          <w:rStyle w:val="afffff2"/>
          <w:rFonts w:hint="cs"/>
          <w:rtl/>
        </w:rPr>
        <w:t>]</w:t>
      </w:r>
      <w:r w:rsidRPr="00E07EC5">
        <w:rPr>
          <w:rStyle w:val="afffff2"/>
          <w:rtl/>
        </w:rPr>
        <w:t>,</w:t>
      </w:r>
      <w:r w:rsidRPr="00F40D4B">
        <w:rPr>
          <w:rtl/>
        </w:rPr>
        <w:t xml:space="preserve"> אע"פ שגבו - מחזירין.</w:t>
      </w:r>
    </w:p>
    <w:p w14:paraId="406C641A" w14:textId="77777777" w:rsidR="00E07EC5" w:rsidRDefault="006F071F" w:rsidP="00E07EC5">
      <w:pPr>
        <w:pStyle w:val="36"/>
        <w:framePr w:wrap="notBeside"/>
        <w:rPr>
          <w:rtl/>
        </w:rPr>
      </w:pPr>
      <w:r w:rsidRPr="00E07EC5">
        <w:rPr>
          <w:rStyle w:val="affffc"/>
          <w:rtl/>
        </w:rPr>
        <w:t>תנאי היא, דתניא:</w:t>
      </w:r>
      <w:r w:rsidRPr="00F40D4B">
        <w:rPr>
          <w:rtl/>
        </w:rPr>
        <w:t xml:space="preserve"> </w:t>
      </w:r>
    </w:p>
    <w:p w14:paraId="1ABAC59F" w14:textId="27F88B9A" w:rsidR="006F071F" w:rsidRPr="00F40D4B" w:rsidRDefault="00E07EC5" w:rsidP="009B508D">
      <w:pPr>
        <w:rPr>
          <w:rtl/>
        </w:rPr>
      </w:pPr>
      <w:r>
        <w:rPr>
          <w:rStyle w:val="affffc"/>
          <w:rFonts w:hint="cs"/>
          <w:rtl/>
        </w:rPr>
        <w:t xml:space="preserve">ר''נ </w:t>
      </w:r>
      <w:r w:rsidR="006F071F" w:rsidRPr="00E07EC5">
        <w:rPr>
          <w:rStyle w:val="affffc"/>
          <w:rtl/>
        </w:rPr>
        <w:t>ור</w:t>
      </w:r>
      <w:r w:rsidR="006F071F" w:rsidRPr="00E07EC5">
        <w:rPr>
          <w:rStyle w:val="affffc"/>
          <w:rFonts w:hint="cs"/>
          <w:rtl/>
        </w:rPr>
        <w:t>אב"י</w:t>
      </w:r>
      <w:r w:rsidR="006F071F" w:rsidRPr="00F40D4B">
        <w:rPr>
          <w:rtl/>
        </w:rPr>
        <w:t xml:space="preserve"> פוטרין את המלוה </w:t>
      </w:r>
      <w:r>
        <w:rPr>
          <w:rFonts w:hint="cs"/>
          <w:rtl/>
        </w:rPr>
        <w:t>ו</w:t>
      </w:r>
      <w:r w:rsidR="006F071F" w:rsidRPr="00F40D4B">
        <w:rPr>
          <w:rtl/>
        </w:rPr>
        <w:t>הערב, מפני שיש בהן קום עשה.</w:t>
      </w:r>
    </w:p>
    <w:p w14:paraId="32752424" w14:textId="77777777" w:rsidR="00E07EC5" w:rsidRDefault="00E07EC5" w:rsidP="009B508D">
      <w:pPr>
        <w:rPr>
          <w:rStyle w:val="affffc"/>
          <w:rtl/>
        </w:rPr>
      </w:pPr>
      <w:r>
        <w:rPr>
          <w:rFonts w:hint="cs"/>
          <w:rtl/>
        </w:rPr>
        <w:t>מאי לאו</w:t>
      </w:r>
      <w:r w:rsidR="006F071F" w:rsidRPr="00F40D4B">
        <w:rPr>
          <w:rtl/>
        </w:rPr>
        <w:t xml:space="preserve"> קום עשה משום דאמרינן להו קומו </w:t>
      </w:r>
      <w:r>
        <w:rPr>
          <w:rFonts w:hint="cs"/>
          <w:rtl/>
        </w:rPr>
        <w:t>והשיבו</w:t>
      </w:r>
      <w:r w:rsidR="006F071F" w:rsidRPr="00E07EC5">
        <w:rPr>
          <w:rStyle w:val="affffc"/>
          <w:rtl/>
        </w:rPr>
        <w:t xml:space="preserve">? </w:t>
      </w:r>
    </w:p>
    <w:p w14:paraId="0A3C153E" w14:textId="4611C310" w:rsidR="006F071F" w:rsidRPr="00F40D4B" w:rsidRDefault="006F071F" w:rsidP="009B508D">
      <w:pPr>
        <w:rPr>
          <w:rtl/>
        </w:rPr>
      </w:pPr>
      <w:r w:rsidRPr="00E07EC5">
        <w:rPr>
          <w:rStyle w:val="affffc"/>
          <w:rtl/>
        </w:rPr>
        <w:t>מכלל ד</w:t>
      </w:r>
      <w:r w:rsidRPr="00E07EC5">
        <w:rPr>
          <w:rStyle w:val="affffc"/>
          <w:rFonts w:hint="cs"/>
          <w:rtl/>
        </w:rPr>
        <w:t>ל</w:t>
      </w:r>
      <w:r w:rsidRPr="00E07EC5">
        <w:rPr>
          <w:rStyle w:val="affffc"/>
          <w:rtl/>
        </w:rPr>
        <w:t>ת</w:t>
      </w:r>
      <w:r w:rsidRPr="00E07EC5">
        <w:rPr>
          <w:rStyle w:val="affffc"/>
          <w:rFonts w:hint="cs"/>
          <w:rtl/>
        </w:rPr>
        <w:t>"ק</w:t>
      </w:r>
      <w:r w:rsidRPr="00E07EC5">
        <w:rPr>
          <w:rStyle w:val="affffc"/>
          <w:rtl/>
        </w:rPr>
        <w:t>:</w:t>
      </w:r>
      <w:r w:rsidRPr="00F40D4B">
        <w:rPr>
          <w:rtl/>
        </w:rPr>
        <w:t xml:space="preserve"> </w:t>
      </w:r>
      <w:r w:rsidR="00E07EC5">
        <w:rPr>
          <w:rFonts w:hint="cs"/>
          <w:rtl/>
        </w:rPr>
        <w:t xml:space="preserve">אינם </w:t>
      </w:r>
      <w:r w:rsidRPr="00F40D4B">
        <w:rPr>
          <w:rtl/>
        </w:rPr>
        <w:t xml:space="preserve">בני </w:t>
      </w:r>
      <w:r w:rsidR="00E07EC5">
        <w:rPr>
          <w:rFonts w:hint="cs"/>
          <w:rtl/>
        </w:rPr>
        <w:t>השבה כלל</w:t>
      </w:r>
      <w:r w:rsidRPr="00F40D4B">
        <w:rPr>
          <w:rtl/>
        </w:rPr>
        <w:t>.</w:t>
      </w:r>
    </w:p>
    <w:p w14:paraId="489C61C1" w14:textId="77777777" w:rsidR="00E07EC5" w:rsidRDefault="00E07EC5" w:rsidP="00E07EC5">
      <w:pPr>
        <w:pStyle w:val="36"/>
        <w:framePr w:wrap="notBeside"/>
        <w:rPr>
          <w:rtl/>
        </w:rPr>
      </w:pPr>
      <w:r>
        <w:rPr>
          <w:rFonts w:hint="cs"/>
          <w:rtl/>
        </w:rPr>
        <w:t>ודחי'</w:t>
      </w:r>
    </w:p>
    <w:p w14:paraId="3E07B301" w14:textId="12BE52F8" w:rsidR="006F071F" w:rsidRPr="00F40D4B" w:rsidRDefault="006F071F" w:rsidP="009B508D">
      <w:pPr>
        <w:rPr>
          <w:rtl/>
        </w:rPr>
      </w:pPr>
      <w:r w:rsidRPr="00F40D4B">
        <w:rPr>
          <w:rtl/>
        </w:rPr>
        <w:t xml:space="preserve">מאי קום עשה </w:t>
      </w:r>
      <w:r w:rsidR="00E07EC5">
        <w:rPr>
          <w:rtl/>
        </w:rPr>
        <w:t>–</w:t>
      </w:r>
      <w:r w:rsidRPr="00F40D4B">
        <w:rPr>
          <w:rtl/>
        </w:rPr>
        <w:t xml:space="preserve"> </w:t>
      </w:r>
      <w:r w:rsidR="00E07EC5">
        <w:rPr>
          <w:rFonts w:hint="cs"/>
          <w:rtl/>
        </w:rPr>
        <w:t xml:space="preserve">היינו </w:t>
      </w:r>
      <w:r w:rsidRPr="00F40D4B">
        <w:rPr>
          <w:rtl/>
        </w:rPr>
        <w:t xml:space="preserve">לקרוע </w:t>
      </w:r>
      <w:r w:rsidR="00E07EC5">
        <w:rPr>
          <w:rFonts w:hint="cs"/>
          <w:rtl/>
        </w:rPr>
        <w:t xml:space="preserve">את השטר. </w:t>
      </w:r>
    </w:p>
    <w:p w14:paraId="5DA459C2" w14:textId="77777777" w:rsidR="00E07EC5" w:rsidRDefault="006F071F" w:rsidP="00E07EC5">
      <w:pPr>
        <w:pStyle w:val="36"/>
        <w:framePr w:wrap="notBeside"/>
        <w:rPr>
          <w:rtl/>
        </w:rPr>
      </w:pPr>
      <w:r w:rsidRPr="00F40D4B">
        <w:rPr>
          <w:rFonts w:hint="cs"/>
          <w:rtl/>
        </w:rPr>
        <w:t xml:space="preserve">וס''ל </w:t>
      </w:r>
    </w:p>
    <w:p w14:paraId="486B1224" w14:textId="3BBBC3FB" w:rsidR="006F071F" w:rsidRPr="00F40D4B" w:rsidRDefault="00E07EC5" w:rsidP="009B508D">
      <w:pPr>
        <w:rPr>
          <w:rtl/>
        </w:rPr>
      </w:pPr>
      <w:r>
        <w:rPr>
          <w:rFonts w:hint="cs"/>
          <w:rtl/>
        </w:rPr>
        <w:t>ד</w:t>
      </w:r>
      <w:r w:rsidR="006F071F" w:rsidRPr="00F40D4B">
        <w:rPr>
          <w:rFonts w:hint="cs"/>
          <w:rtl/>
        </w:rPr>
        <w:t xml:space="preserve">שטר העומד ליגבות </w:t>
      </w:r>
      <w:r>
        <w:rPr>
          <w:rFonts w:hint="cs"/>
          <w:rtl/>
        </w:rPr>
        <w:t xml:space="preserve">אינו </w:t>
      </w:r>
      <w:r w:rsidR="006F071F" w:rsidRPr="00F40D4B">
        <w:rPr>
          <w:rFonts w:hint="cs"/>
          <w:rtl/>
        </w:rPr>
        <w:t xml:space="preserve">כגבוי </w:t>
      </w:r>
      <w:r w:rsidR="006F071F" w:rsidRPr="00E07EC5">
        <w:rPr>
          <w:rStyle w:val="affffc"/>
          <w:rFonts w:hint="cs"/>
          <w:rtl/>
        </w:rPr>
        <w:t>וקמ''ל</w:t>
      </w:r>
      <w:r w:rsidR="006F071F" w:rsidRPr="00F40D4B">
        <w:rPr>
          <w:rFonts w:hint="cs"/>
          <w:rtl/>
        </w:rPr>
        <w:t xml:space="preserve"> דשומא מילתא היא</w:t>
      </w:r>
    </w:p>
    <w:p w14:paraId="16B5FECF" w14:textId="77777777" w:rsidR="00E07EC5" w:rsidRDefault="00E07EC5" w:rsidP="00E07EC5">
      <w:pPr>
        <w:pStyle w:val="36"/>
        <w:framePr w:wrap="notBeside"/>
        <w:rPr>
          <w:rtl/>
        </w:rPr>
      </w:pPr>
      <w:r>
        <w:rPr>
          <w:rFonts w:hint="cs"/>
          <w:rtl/>
        </w:rPr>
        <w:t>ומסתבר</w:t>
      </w:r>
    </w:p>
    <w:p w14:paraId="4EA3D4AE" w14:textId="4FB6BE7A" w:rsidR="006F071F" w:rsidRPr="00F40D4B" w:rsidRDefault="006F071F" w:rsidP="009B508D">
      <w:pPr>
        <w:rPr>
          <w:rtl/>
        </w:rPr>
      </w:pPr>
      <w:r w:rsidRPr="00E07EC5">
        <w:rPr>
          <w:rStyle w:val="affffc"/>
          <w:rtl/>
        </w:rPr>
        <w:t>דתנן:</w:t>
      </w:r>
      <w:r w:rsidRPr="00F40D4B">
        <w:rPr>
          <w:rtl/>
        </w:rPr>
        <w:t xml:space="preserve"> ואלו עוברים בלא תעשה: המלוה והלווה, הערב והעדים.</w:t>
      </w:r>
    </w:p>
    <w:p w14:paraId="7E22FCBC" w14:textId="1B792E33" w:rsidR="006F071F" w:rsidRPr="00F40D4B" w:rsidRDefault="00E07EC5" w:rsidP="009B508D">
      <w:pPr>
        <w:rPr>
          <w:rtl/>
        </w:rPr>
      </w:pPr>
      <w:r>
        <w:rPr>
          <w:rFonts w:hint="cs"/>
          <w:rtl/>
        </w:rPr>
        <w:t xml:space="preserve">שכולם עשו </w:t>
      </w:r>
      <w:r w:rsidR="006F071F" w:rsidRPr="00F40D4B">
        <w:rPr>
          <w:rtl/>
        </w:rPr>
        <w:t xml:space="preserve">מעשה, </w:t>
      </w:r>
      <w:r w:rsidR="006F071F" w:rsidRPr="00F40D4B">
        <w:rPr>
          <w:rFonts w:hint="cs"/>
          <w:rtl/>
        </w:rPr>
        <w:t xml:space="preserve">ועדים לא </w:t>
      </w:r>
      <w:r w:rsidR="006F071F" w:rsidRPr="00E07EC5">
        <w:rPr>
          <w:rFonts w:hint="cs"/>
          <w:b/>
          <w:bCs/>
          <w:rtl/>
        </w:rPr>
        <w:t>וש''מ</w:t>
      </w:r>
      <w:r w:rsidR="006F071F" w:rsidRPr="00F40D4B">
        <w:rPr>
          <w:rFonts w:hint="cs"/>
          <w:rtl/>
        </w:rPr>
        <w:t xml:space="preserve"> </w:t>
      </w:r>
      <w:r w:rsidR="006F071F" w:rsidRPr="00F40D4B">
        <w:rPr>
          <w:rtl/>
        </w:rPr>
        <w:t>דשומא מילתא היא.</w:t>
      </w:r>
    </w:p>
    <w:p w14:paraId="17764843" w14:textId="77777777" w:rsidR="00A6533C" w:rsidRPr="00F40D4B" w:rsidRDefault="00A6533C" w:rsidP="00A6533C">
      <w:pPr>
        <w:pStyle w:val="aff9"/>
        <w:rPr>
          <w:rtl/>
        </w:rPr>
      </w:pPr>
      <w:r w:rsidRPr="00F40D4B">
        <w:rPr>
          <w:rtl/>
        </w:rPr>
        <w:t>***</w:t>
      </w:r>
    </w:p>
    <w:p w14:paraId="34D04759" w14:textId="77777777" w:rsidR="00E07EC5" w:rsidRDefault="006F071F" w:rsidP="00E07EC5">
      <w:pPr>
        <w:pStyle w:val="36"/>
        <w:framePr w:wrap="notBeside"/>
        <w:rPr>
          <w:rtl/>
        </w:rPr>
      </w:pPr>
      <w:r w:rsidRPr="00F40D4B">
        <w:rPr>
          <w:rFonts w:hint="cs"/>
          <w:rtl/>
        </w:rPr>
        <w:t>ר"ס</w:t>
      </w:r>
      <w:r w:rsidRPr="00F40D4B">
        <w:rPr>
          <w:rtl/>
        </w:rPr>
        <w:t>:</w:t>
      </w:r>
    </w:p>
    <w:p w14:paraId="1E7590DE" w14:textId="14DB967A" w:rsidR="00A6533C" w:rsidRPr="00F40D4B" w:rsidRDefault="006F071F" w:rsidP="009B508D">
      <w:pPr>
        <w:rPr>
          <w:rtl/>
        </w:rPr>
      </w:pPr>
      <w:r w:rsidRPr="00F40D4B">
        <w:rPr>
          <w:rtl/>
        </w:rPr>
        <w:t>כל שאילו בדיניהם מוציאים מלוה למלוה - בדינינו מחזירין ממלוה ללוה,</w:t>
      </w:r>
    </w:p>
    <w:p w14:paraId="656BB83A" w14:textId="34DD0780" w:rsidR="006F071F" w:rsidRPr="00F40D4B" w:rsidRDefault="006F071F" w:rsidP="00E07EC5">
      <w:pPr>
        <w:rPr>
          <w:rtl/>
        </w:rPr>
      </w:pPr>
      <w:r w:rsidRPr="00F40D4B">
        <w:rPr>
          <w:rtl/>
        </w:rPr>
        <w:t>כל שאילו בדיניהם אין מוציאין מלוה למלוה - בדינינו אין מחזירין ממלוה ללוה.</w:t>
      </w:r>
    </w:p>
    <w:p w14:paraId="0D840289" w14:textId="77777777" w:rsidR="00E07EC5" w:rsidRDefault="006F071F" w:rsidP="00E07EC5">
      <w:pPr>
        <w:pStyle w:val="36"/>
        <w:framePr w:wrap="notBeside"/>
        <w:rPr>
          <w:rtl/>
        </w:rPr>
      </w:pPr>
      <w:r w:rsidRPr="00F40D4B">
        <w:rPr>
          <w:rFonts w:hint="cs"/>
          <w:rtl/>
        </w:rPr>
        <w:t>ואין להקשות</w:t>
      </w:r>
    </w:p>
    <w:p w14:paraId="708766CE" w14:textId="00CC68D1" w:rsidR="006F071F" w:rsidRPr="00F40D4B" w:rsidRDefault="006F071F" w:rsidP="009B508D">
      <w:pPr>
        <w:rPr>
          <w:rtl/>
        </w:rPr>
      </w:pPr>
      <w:r w:rsidRPr="00E07EC5">
        <w:rPr>
          <w:rFonts w:hint="cs"/>
          <w:b/>
          <w:bCs/>
          <w:rtl/>
        </w:rPr>
        <w:t>מסאה בסאה</w:t>
      </w:r>
      <w:r w:rsidRPr="00F40D4B">
        <w:rPr>
          <w:rFonts w:hint="cs"/>
          <w:rtl/>
        </w:rPr>
        <w:t xml:space="preserve"> </w:t>
      </w:r>
      <w:r w:rsidR="00E07EC5">
        <w:rPr>
          <w:rFonts w:hint="cs"/>
          <w:rtl/>
        </w:rPr>
        <w:t>-ש</w:t>
      </w:r>
      <w:r w:rsidRPr="00F40D4B">
        <w:rPr>
          <w:rFonts w:hint="cs"/>
          <w:rtl/>
        </w:rPr>
        <w:t xml:space="preserve">בתורת פקדון </w:t>
      </w:r>
      <w:r w:rsidR="00E07EC5">
        <w:rPr>
          <w:rFonts w:hint="cs"/>
          <w:rtl/>
        </w:rPr>
        <w:t>באו לידו, ולכך</w:t>
      </w:r>
      <w:r w:rsidRPr="00F40D4B">
        <w:rPr>
          <w:rFonts w:hint="cs"/>
          <w:rtl/>
        </w:rPr>
        <w:t xml:space="preserve"> בדיניהם מוציאין</w:t>
      </w:r>
    </w:p>
    <w:p w14:paraId="6D3FDD3D" w14:textId="77777777" w:rsidR="00E07EC5" w:rsidRDefault="006F071F" w:rsidP="00E07EC5">
      <w:pPr>
        <w:pStyle w:val="36"/>
        <w:framePr w:wrap="notBeside"/>
        <w:rPr>
          <w:rtl/>
        </w:rPr>
      </w:pPr>
      <w:r w:rsidRPr="00F40D4B">
        <w:rPr>
          <w:rFonts w:hint="cs"/>
          <w:rtl/>
        </w:rPr>
        <w:t>וכן</w:t>
      </w:r>
    </w:p>
    <w:p w14:paraId="634BBD47" w14:textId="628B5945" w:rsidR="006F071F" w:rsidRPr="00F40D4B" w:rsidRDefault="006F071F" w:rsidP="00E07EC5">
      <w:pPr>
        <w:rPr>
          <w:rtl/>
        </w:rPr>
      </w:pPr>
      <w:r w:rsidRPr="00F40D4B">
        <w:rPr>
          <w:rFonts w:hint="cs"/>
          <w:rtl/>
        </w:rPr>
        <w:t xml:space="preserve">משכנתא בלא נכייתא </w:t>
      </w:r>
      <w:r w:rsidR="00E07EC5">
        <w:rPr>
          <w:rFonts w:hint="cs"/>
          <w:rtl/>
        </w:rPr>
        <w:t>-</w:t>
      </w:r>
      <w:r w:rsidRPr="00F40D4B">
        <w:rPr>
          <w:rFonts w:hint="cs"/>
          <w:rtl/>
        </w:rPr>
        <w:t xml:space="preserve">דבתורת </w:t>
      </w:r>
      <w:r w:rsidR="00E07EC5">
        <w:rPr>
          <w:rFonts w:hint="cs"/>
          <w:rtl/>
        </w:rPr>
        <w:t xml:space="preserve">מכר בא לידם ולכך </w:t>
      </w:r>
      <w:r w:rsidRPr="00F40D4B">
        <w:rPr>
          <w:rFonts w:hint="cs"/>
          <w:rtl/>
        </w:rPr>
        <w:t>בדיניהם מוציאין מלוה למלוה</w:t>
      </w:r>
      <w:r w:rsidR="00E07EC5">
        <w:rPr>
          <w:rFonts w:hint="cs"/>
          <w:rtl/>
        </w:rPr>
        <w:t xml:space="preserve">, </w:t>
      </w:r>
      <w:r w:rsidRPr="00F40D4B">
        <w:rPr>
          <w:rFonts w:hint="cs"/>
          <w:rtl/>
        </w:rPr>
        <w:t xml:space="preserve">וכל </w:t>
      </w:r>
      <w:r w:rsidRPr="00F40D4B">
        <w:rPr>
          <w:rtl/>
        </w:rPr>
        <w:t xml:space="preserve">שאילו בדיניהן מוציאין מלוה למלוה בדינינו מחזירין ממלוה ללוה, </w:t>
      </w:r>
      <w:r w:rsidRPr="00F40D4B">
        <w:rPr>
          <w:rFonts w:hint="cs"/>
          <w:rtl/>
        </w:rPr>
        <w:t>היינו ריבית קצוצה וכר''א</w:t>
      </w:r>
      <w:r w:rsidRPr="00F40D4B">
        <w:rPr>
          <w:rtl/>
        </w:rPr>
        <w:t>.</w:t>
      </w:r>
    </w:p>
    <w:p w14:paraId="6BA93C6F" w14:textId="77777777" w:rsidR="006F071F" w:rsidRPr="00F40D4B" w:rsidRDefault="006F071F" w:rsidP="009B508D">
      <w:pPr>
        <w:rPr>
          <w:rtl/>
        </w:rPr>
      </w:pPr>
      <w:r w:rsidRPr="00F40D4B">
        <w:rPr>
          <w:rtl/>
        </w:rPr>
        <w:t>כל שאילו בדיניהם אין מוציאין בדינינו אין מחזירין - רבית מוקדמת, רבית מאוחרת.</w:t>
      </w:r>
    </w:p>
    <w:p w14:paraId="303DD6A0" w14:textId="77777777" w:rsidR="00A6533C" w:rsidRPr="00F40D4B" w:rsidRDefault="00A6533C" w:rsidP="00A6533C">
      <w:pPr>
        <w:pStyle w:val="aff9"/>
        <w:rPr>
          <w:rtl/>
        </w:rPr>
      </w:pPr>
      <w:r w:rsidRPr="00F40D4B">
        <w:rPr>
          <w:rtl/>
        </w:rPr>
        <w:t>***</w:t>
      </w:r>
    </w:p>
    <w:p w14:paraId="3A863AD9" w14:textId="77777777" w:rsidR="00E07EC5" w:rsidRDefault="006F071F" w:rsidP="009B508D">
      <w:pPr>
        <w:rPr>
          <w:rtl/>
        </w:rPr>
      </w:pPr>
      <w:r w:rsidRPr="00F40D4B">
        <w:rPr>
          <w:rtl/>
        </w:rPr>
        <w:t xml:space="preserve">סב: </w:t>
      </w:r>
      <w:r w:rsidRPr="00F40D4B">
        <w:rPr>
          <w:rFonts w:hint="cs"/>
          <w:rtl/>
        </w:rPr>
        <w:t xml:space="preserve"> </w:t>
      </w:r>
    </w:p>
    <w:p w14:paraId="1611DA54" w14:textId="740337F2" w:rsidR="006F071F" w:rsidRPr="00F40D4B" w:rsidRDefault="006F071F" w:rsidP="00E07EC5">
      <w:pPr>
        <w:pStyle w:val="afffb"/>
        <w:rPr>
          <w:rtl/>
        </w:rPr>
      </w:pPr>
      <w:ins w:id="9818" w:author="מספור קטעי משנה" w:date="2026-10-06T10:03:19Z">
        <w:r>
          <w:rPr>
            <w:rStyle w:val="MisparKeta"/>
          </w:rPr>
          <w:t xml:space="preserve">א. </w:t>
        </w:r>
      </w:ins>
      <w:r w:rsidRPr="00F40D4B">
        <w:rPr>
          <w:rtl/>
        </w:rPr>
        <w:t>כיצד? לקח הימנו חטים בדינר זהב הכור וכן השער וכו'.</w:t>
      </w:r>
    </w:p>
    <w:p w14:paraId="6F340E2D" w14:textId="77777777" w:rsidR="00A6533C" w:rsidRPr="00F40D4B" w:rsidRDefault="006F071F" w:rsidP="009B508D">
      <w:pPr>
        <w:rPr>
          <w:rtl/>
        </w:rPr>
      </w:pPr>
      <w:r w:rsidRPr="00F40D4B">
        <w:rPr>
          <w:rtl/>
        </w:rPr>
        <w:lastRenderedPageBreak/>
        <w:t xml:space="preserve">וכי אין לו יין מאי הוי? </w:t>
      </w:r>
      <w:r w:rsidRPr="00E07EC5">
        <w:rPr>
          <w:rStyle w:val="affffc"/>
          <w:rtl/>
        </w:rPr>
        <w:t>והתניא:</w:t>
      </w:r>
      <w:r w:rsidRPr="00F40D4B">
        <w:rPr>
          <w:rtl/>
        </w:rPr>
        <w:t xml:space="preserve"> אין פוסקין על הפירות עד שיצא השער, יצא השער - פוסקין, אע"פ שאין לזה יש לזה!</w:t>
      </w:r>
    </w:p>
    <w:p w14:paraId="708EE561" w14:textId="77777777" w:rsidR="00E07EC5" w:rsidRDefault="006F071F" w:rsidP="00E07EC5">
      <w:pPr>
        <w:pStyle w:val="36"/>
        <w:framePr w:wrap="notBeside"/>
        <w:rPr>
          <w:rtl/>
        </w:rPr>
      </w:pPr>
      <w:r w:rsidRPr="00F40D4B">
        <w:rPr>
          <w:rtl/>
        </w:rPr>
        <w:t>- רבה:</w:t>
      </w:r>
    </w:p>
    <w:p w14:paraId="74FA0EF5" w14:textId="3FF3EB63" w:rsidR="006F071F" w:rsidRPr="00F40D4B" w:rsidRDefault="006F071F" w:rsidP="00E07EC5">
      <w:pPr>
        <w:rPr>
          <w:rtl/>
        </w:rPr>
      </w:pPr>
      <w:r w:rsidRPr="00F40D4B">
        <w:rPr>
          <w:rtl/>
        </w:rPr>
        <w:t>מתניתין בבא לחוב בדמיהן עסקינן.</w:t>
      </w:r>
      <w:r w:rsidR="00E07EC5">
        <w:rPr>
          <w:rFonts w:hint="cs"/>
          <w:rtl/>
        </w:rPr>
        <w:t xml:space="preserve"> </w:t>
      </w:r>
      <w:r w:rsidRPr="00E07EC5">
        <w:rPr>
          <w:rStyle w:val="affffc"/>
          <w:rtl/>
        </w:rPr>
        <w:t>וכדתניא</w:t>
      </w:r>
      <w:r w:rsidRPr="00F40D4B">
        <w:rPr>
          <w:rtl/>
        </w:rPr>
        <w:t xml:space="preserve">: היה נושה בחבירו מנה, ועמד על גורנו, </w:t>
      </w:r>
      <w:r w:rsidRPr="00E07EC5">
        <w:rPr>
          <w:rStyle w:val="affffc"/>
          <w:rtl/>
        </w:rPr>
        <w:t>ואומר:</w:t>
      </w:r>
      <w:r w:rsidRPr="00F40D4B">
        <w:rPr>
          <w:rtl/>
        </w:rPr>
        <w:t xml:space="preserve"> תן לי מעותי, שאני רוצה ליקח בהם חטים.</w:t>
      </w:r>
      <w:r w:rsidRPr="00F40D4B">
        <w:rPr>
          <w:rFonts w:hint="cs"/>
          <w:rtl/>
        </w:rPr>
        <w:t xml:space="preserve"> </w:t>
      </w:r>
      <w:r w:rsidRPr="00E07EC5">
        <w:rPr>
          <w:rStyle w:val="affffc"/>
          <w:rtl/>
        </w:rPr>
        <w:t>א</w:t>
      </w:r>
      <w:r w:rsidR="00E07EC5">
        <w:rPr>
          <w:rStyle w:val="affffc"/>
          <w:rFonts w:hint="cs"/>
          <w:rtl/>
        </w:rPr>
        <w:t>"ל</w:t>
      </w:r>
      <w:r w:rsidRPr="00E07EC5">
        <w:rPr>
          <w:rStyle w:val="affffc"/>
          <w:rtl/>
        </w:rPr>
        <w:t>:</w:t>
      </w:r>
      <w:r w:rsidRPr="00F40D4B">
        <w:rPr>
          <w:rtl/>
        </w:rPr>
        <w:t xml:space="preserve"> חטים יש לי, שאני נותן לך, צא ועשה עלי כשער של עכשיו, ואני אעלה לך כל </w:t>
      </w:r>
      <w:r w:rsidR="00E07EC5">
        <w:rPr>
          <w:rFonts w:hint="cs"/>
          <w:rtl/>
        </w:rPr>
        <w:t xml:space="preserve">י''ב </w:t>
      </w:r>
      <w:r w:rsidRPr="00F40D4B">
        <w:rPr>
          <w:rtl/>
        </w:rPr>
        <w:t>חדש - אסור, דלאו כאיסרו הבא לידו דמי.</w:t>
      </w:r>
    </w:p>
    <w:p w14:paraId="582F5D07" w14:textId="77777777" w:rsidR="00E07EC5" w:rsidRDefault="006F071F" w:rsidP="00E07EC5">
      <w:pPr>
        <w:pStyle w:val="36"/>
        <w:framePr w:wrap="notBeside"/>
        <w:rPr>
          <w:rtl/>
        </w:rPr>
      </w:pPr>
      <w:r w:rsidRPr="00F40D4B">
        <w:rPr>
          <w:rtl/>
        </w:rPr>
        <w:t>א"ל אביי:</w:t>
      </w:r>
    </w:p>
    <w:p w14:paraId="709AD05D" w14:textId="552E75A9" w:rsidR="00A6533C" w:rsidRPr="00F40D4B" w:rsidRDefault="006F071F" w:rsidP="009B508D">
      <w:pPr>
        <w:rPr>
          <w:rtl/>
        </w:rPr>
      </w:pPr>
      <w:r w:rsidRPr="00F40D4B">
        <w:rPr>
          <w:rtl/>
        </w:rPr>
        <w:t>אי דלא כאיסרו הבא לידו - מאי איריא אין לו? אפילו יש ל</w:t>
      </w:r>
      <w:r w:rsidR="00E07EC5">
        <w:rPr>
          <w:rFonts w:hint="cs"/>
          <w:rtl/>
        </w:rPr>
        <w:t>ו</w:t>
      </w:r>
    </w:p>
    <w:p w14:paraId="3A094946" w14:textId="406C29E9" w:rsidR="00E07EC5" w:rsidRDefault="006F071F" w:rsidP="00E07EC5">
      <w:pPr>
        <w:pStyle w:val="36"/>
        <w:framePr w:wrap="notBeside"/>
        <w:rPr>
          <w:rtl/>
        </w:rPr>
      </w:pPr>
      <w:r w:rsidRPr="00F40D4B">
        <w:rPr>
          <w:rtl/>
        </w:rPr>
        <w:t>- אלא</w:t>
      </w:r>
      <w:r w:rsidR="00E07EC5">
        <w:rPr>
          <w:rFonts w:hint="cs"/>
          <w:rtl/>
        </w:rPr>
        <w:t xml:space="preserve"> אביי</w:t>
      </w:r>
      <w:r w:rsidRPr="00F40D4B">
        <w:rPr>
          <w:rtl/>
        </w:rPr>
        <w:t>,</w:t>
      </w:r>
    </w:p>
    <w:p w14:paraId="3FF42A4D" w14:textId="15F88647" w:rsidR="006F071F" w:rsidRPr="00F40D4B" w:rsidRDefault="006F071F" w:rsidP="00E07EC5">
      <w:pPr>
        <w:rPr>
          <w:rtl/>
        </w:rPr>
      </w:pPr>
      <w:r w:rsidRPr="00E07EC5">
        <w:rPr>
          <w:rStyle w:val="affffc"/>
          <w:rtl/>
        </w:rPr>
        <w:t>מתניתין כדתני רב ספרא</w:t>
      </w:r>
      <w:r w:rsidRPr="00F40D4B">
        <w:rPr>
          <w:rtl/>
        </w:rPr>
        <w:t xml:space="preserve"> ברבית דבי רבי חייא.</w:t>
      </w:r>
      <w:r w:rsidRPr="00F40D4B">
        <w:rPr>
          <w:rFonts w:hint="cs"/>
          <w:rtl/>
        </w:rPr>
        <w:t xml:space="preserve"> ד</w:t>
      </w:r>
      <w:r w:rsidRPr="00F40D4B">
        <w:rPr>
          <w:rtl/>
        </w:rPr>
        <w:t>יש דברים שהם מותרין, ואסורין מפני הערמת רבית.</w:t>
      </w:r>
      <w:r w:rsidRPr="00F40D4B">
        <w:rPr>
          <w:rFonts w:hint="cs"/>
          <w:rtl/>
        </w:rPr>
        <w:t xml:space="preserve"> </w:t>
      </w:r>
      <w:r w:rsidRPr="00F40D4B">
        <w:rPr>
          <w:rtl/>
        </w:rPr>
        <w:t xml:space="preserve">כיצד? אמר לו: הלויני מנה! – </w:t>
      </w:r>
      <w:r w:rsidRPr="00F40D4B">
        <w:rPr>
          <w:rFonts w:hint="cs"/>
          <w:rtl/>
        </w:rPr>
        <w:t>א"ל</w:t>
      </w:r>
      <w:r w:rsidRPr="00F40D4B">
        <w:rPr>
          <w:rtl/>
        </w:rPr>
        <w:t>: מנה אין לי, חטין במנה יש לי, שאני נותן לך.</w:t>
      </w:r>
    </w:p>
    <w:p w14:paraId="15079781" w14:textId="77777777" w:rsidR="006F071F" w:rsidRPr="00F40D4B" w:rsidRDefault="006F071F" w:rsidP="009B508D">
      <w:pPr>
        <w:rPr>
          <w:rtl/>
        </w:rPr>
      </w:pPr>
      <w:r w:rsidRPr="00F40D4B">
        <w:rPr>
          <w:rtl/>
        </w:rPr>
        <w:t>נתן לו חטין במנה, וחזר ולקחן הימנו בעשרים וארבע סלע - מותר, ואסור לעשות כן מפני הערמת רבית.</w:t>
      </w:r>
    </w:p>
    <w:p w14:paraId="2D5E21F0" w14:textId="27E8711D" w:rsidR="006F071F" w:rsidRPr="00F40D4B" w:rsidRDefault="006F071F" w:rsidP="00E07EC5">
      <w:pPr>
        <w:rPr>
          <w:rtl/>
        </w:rPr>
      </w:pPr>
      <w:r w:rsidRPr="00F40D4B">
        <w:rPr>
          <w:rFonts w:hint="cs"/>
          <w:rtl/>
        </w:rPr>
        <w:t xml:space="preserve">ה"נ </w:t>
      </w:r>
      <w:r w:rsidRPr="00F40D4B">
        <w:rPr>
          <w:rtl/>
        </w:rPr>
        <w:t>כגון דאמר הלויני שלשים דינרים.</w:t>
      </w:r>
      <w:r w:rsidR="00E07EC5">
        <w:rPr>
          <w:rFonts w:hint="cs"/>
          <w:rtl/>
        </w:rPr>
        <w:t xml:space="preserve"> </w:t>
      </w:r>
      <w:r w:rsidRPr="00E07EC5">
        <w:rPr>
          <w:rStyle w:val="affffc"/>
          <w:rtl/>
        </w:rPr>
        <w:t>א"ל:</w:t>
      </w:r>
      <w:r w:rsidRPr="00F40D4B">
        <w:rPr>
          <w:rtl/>
        </w:rPr>
        <w:t xml:space="preserve"> שלשים דינרים אין לי, חטין בשלשים דינרים יש לי, שאני נותן לך.</w:t>
      </w:r>
      <w:r w:rsidR="00E07EC5">
        <w:rPr>
          <w:rFonts w:hint="cs"/>
          <w:rtl/>
        </w:rPr>
        <w:t xml:space="preserve"> </w:t>
      </w:r>
      <w:r w:rsidRPr="00F40D4B">
        <w:rPr>
          <w:rtl/>
        </w:rPr>
        <w:t>נתן לו חטין בשלשים דינרים, וחזר ולקחם הימנו בדינר זהב.</w:t>
      </w:r>
    </w:p>
    <w:p w14:paraId="0F48AE1C" w14:textId="3B48ED38" w:rsidR="006F071F" w:rsidRPr="00F40D4B" w:rsidRDefault="006F071F" w:rsidP="009B508D">
      <w:pPr>
        <w:rPr>
          <w:rtl/>
        </w:rPr>
      </w:pPr>
      <w:r w:rsidRPr="00F40D4B">
        <w:rPr>
          <w:rtl/>
        </w:rPr>
        <w:t xml:space="preserve">אי </w:t>
      </w:r>
      <w:r w:rsidR="00E07EC5">
        <w:rPr>
          <w:rFonts w:hint="cs"/>
          <w:rtl/>
        </w:rPr>
        <w:t xml:space="preserve">יש </w:t>
      </w:r>
      <w:r w:rsidRPr="00F40D4B">
        <w:rPr>
          <w:rFonts w:hint="cs"/>
          <w:rtl/>
        </w:rPr>
        <w:t xml:space="preserve">יין </w:t>
      </w:r>
      <w:r w:rsidRPr="00F40D4B">
        <w:rPr>
          <w:rtl/>
        </w:rPr>
        <w:t xml:space="preserve">ללוה </w:t>
      </w:r>
      <w:r w:rsidR="00E07EC5">
        <w:rPr>
          <w:rFonts w:hint="cs"/>
          <w:rtl/>
        </w:rPr>
        <w:t xml:space="preserve">שנותן לו </w:t>
      </w:r>
      <w:r w:rsidRPr="00F40D4B">
        <w:rPr>
          <w:rtl/>
        </w:rPr>
        <w:t xml:space="preserve">בשלשים דינר </w:t>
      </w:r>
      <w:r w:rsidR="00E07EC5">
        <w:rPr>
          <w:rtl/>
        </w:rPr>
        <w:t>–</w:t>
      </w:r>
      <w:r w:rsidRPr="00F40D4B">
        <w:rPr>
          <w:rtl/>
        </w:rPr>
        <w:t xml:space="preserve"> </w:t>
      </w:r>
      <w:r w:rsidR="00E07EC5">
        <w:rPr>
          <w:rFonts w:hint="cs"/>
          <w:rtl/>
        </w:rPr>
        <w:t>פירות לוקח ממנו</w:t>
      </w:r>
      <w:r w:rsidRPr="00F40D4B">
        <w:rPr>
          <w:rtl/>
        </w:rPr>
        <w:t>, ולית לן בה.</w:t>
      </w:r>
    </w:p>
    <w:p w14:paraId="6F2645F2" w14:textId="76FBBCEF" w:rsidR="006F071F" w:rsidRPr="00F40D4B" w:rsidRDefault="006F071F" w:rsidP="00E07EC5">
      <w:pPr>
        <w:rPr>
          <w:rtl/>
        </w:rPr>
      </w:pPr>
      <w:r w:rsidRPr="00F40D4B">
        <w:rPr>
          <w:rtl/>
        </w:rPr>
        <w:t xml:space="preserve">ואי לא, כיון </w:t>
      </w:r>
      <w:r w:rsidR="00E07EC5">
        <w:rPr>
          <w:rFonts w:hint="cs"/>
          <w:rtl/>
        </w:rPr>
        <w:t xml:space="preserve">שאין לו יין </w:t>
      </w:r>
      <w:r w:rsidRPr="00F40D4B">
        <w:rPr>
          <w:rtl/>
        </w:rPr>
        <w:t>ודאי משקל זוזי מיניה, מחזי כרבית.</w:t>
      </w:r>
    </w:p>
    <w:p w14:paraId="54CF2D9A" w14:textId="77777777" w:rsidR="00E07EC5" w:rsidRDefault="006F071F" w:rsidP="00E07EC5">
      <w:pPr>
        <w:pStyle w:val="36"/>
        <w:framePr w:wrap="notBeside"/>
        <w:rPr>
          <w:rtl/>
        </w:rPr>
      </w:pPr>
      <w:r w:rsidRPr="00F40D4B">
        <w:rPr>
          <w:rFonts w:hint="cs"/>
          <w:rtl/>
        </w:rPr>
        <w:t>ולא יקשה</w:t>
      </w:r>
    </w:p>
    <w:p w14:paraId="6F41EE4E" w14:textId="2AAF02FC" w:rsidR="00A6533C" w:rsidRPr="00F40D4B" w:rsidRDefault="006F071F" w:rsidP="009B508D">
      <w:pPr>
        <w:rPr>
          <w:rtl/>
        </w:rPr>
      </w:pPr>
      <w:r w:rsidRPr="00F40D4B">
        <w:rPr>
          <w:rFonts w:hint="cs"/>
          <w:rtl/>
        </w:rPr>
        <w:t>מתן חיטי דתני 'דמי' וכן שאני מוכרן דתני 'שמכרתים לך'</w:t>
      </w:r>
    </w:p>
    <w:p w14:paraId="66C3AAA2" w14:textId="77777777" w:rsidR="00E07EC5" w:rsidRDefault="006F071F" w:rsidP="00E07EC5">
      <w:pPr>
        <w:pStyle w:val="36"/>
        <w:framePr w:wrap="notBeside"/>
        <w:rPr>
          <w:rtl/>
        </w:rPr>
      </w:pPr>
      <w:r w:rsidRPr="00F40D4B">
        <w:rPr>
          <w:rFonts w:hint="cs"/>
          <w:rtl/>
        </w:rPr>
        <w:t>ו</w:t>
      </w:r>
      <w:r w:rsidRPr="00F40D4B">
        <w:rPr>
          <w:rtl/>
        </w:rPr>
        <w:t>הכי קא"ל:</w:t>
      </w:r>
    </w:p>
    <w:p w14:paraId="18D99A6F" w14:textId="77777777" w:rsidR="00E07EC5" w:rsidRDefault="006F071F" w:rsidP="00E07EC5">
      <w:pPr>
        <w:rPr>
          <w:rFonts w:ascii="David" w:hAnsi="David" w:cs="BA Vilna Bold"/>
          <w:b/>
          <w:szCs w:val="20"/>
          <w:rtl/>
        </w:rPr>
      </w:pPr>
      <w:r w:rsidRPr="00F40D4B">
        <w:rPr>
          <w:rtl/>
        </w:rPr>
        <w:t>בדמי חטיך שעשית עלי בשלשים דינר, הרי לך אצלי בהן יין ויין אין לו,</w:t>
      </w:r>
      <w:r w:rsidR="00E07EC5">
        <w:rPr>
          <w:rFonts w:hint="cs"/>
          <w:rtl/>
        </w:rPr>
        <w:t xml:space="preserve"> </w:t>
      </w:r>
      <w:r w:rsidRPr="00F40D4B">
        <w:rPr>
          <w:rtl/>
        </w:rPr>
        <w:t>והא בדינר זהב הכור, וכן השער קתני.</w:t>
      </w:r>
    </w:p>
    <w:p w14:paraId="225D381B" w14:textId="77777777" w:rsidR="00E07EC5" w:rsidRPr="00F40D4B" w:rsidRDefault="00E07EC5" w:rsidP="00E07EC5">
      <w:pPr>
        <w:pStyle w:val="affe"/>
        <w:framePr w:wrap="around"/>
        <w:rPr>
          <w:rtl/>
        </w:rPr>
      </w:pPr>
      <w:r w:rsidRPr="00F40D4B">
        <w:rPr>
          <w:rtl/>
        </w:rPr>
        <w:t>סג.</w:t>
      </w:r>
    </w:p>
    <w:p w14:paraId="6D3E1C9A" w14:textId="77777777" w:rsidR="00E07EC5" w:rsidRPr="005C6BF2" w:rsidRDefault="00E07EC5" w:rsidP="00E07EC5">
      <w:pPr>
        <w:pStyle w:val="affffb"/>
        <w:jc w:val="center"/>
        <w:rPr>
          <w:rtl/>
        </w:rPr>
      </w:pPr>
      <w:bookmarkStart w:id="4" w:name="_Hlk165358872"/>
      <w:r w:rsidRPr="005C6BF2">
        <w:rPr>
          <w:rFonts w:hint="cs"/>
          <w:rtl/>
        </w:rPr>
        <w:t xml:space="preserve">רבא: כשאפטר מן העולם, </w:t>
      </w:r>
      <w:r w:rsidRPr="005C6BF2">
        <w:rPr>
          <w:rtl/>
        </w:rPr>
        <w:t xml:space="preserve">רבי אושעיא </w:t>
      </w:r>
      <w:r w:rsidRPr="005C6BF2">
        <w:rPr>
          <w:rFonts w:hint="cs"/>
          <w:rtl/>
        </w:rPr>
        <w:t>יצא ללותי</w:t>
      </w:r>
      <w:r>
        <w:rPr>
          <w:rFonts w:hint="cs"/>
          <w:rtl/>
        </w:rPr>
        <w:t>,</w:t>
      </w:r>
      <w:r w:rsidRPr="005C6BF2">
        <w:rPr>
          <w:rFonts w:hint="cs"/>
          <w:rtl/>
        </w:rPr>
        <w:t xml:space="preserve"> שתירצתי המשנה כדעתו</w:t>
      </w:r>
    </w:p>
    <w:p w14:paraId="02DC3403" w14:textId="77777777" w:rsidR="00E07EC5" w:rsidRDefault="00E07EC5" w:rsidP="00E07EC5">
      <w:pPr>
        <w:pStyle w:val="36"/>
        <w:framePr w:wrap="notBeside"/>
        <w:rPr>
          <w:rStyle w:val="affffc"/>
          <w:rtl/>
        </w:rPr>
      </w:pPr>
      <w:r w:rsidRPr="00357BBE">
        <w:rPr>
          <w:rStyle w:val="affffc"/>
          <w:rtl/>
        </w:rPr>
        <w:t>דתני רבי אושעיא:</w:t>
      </w:r>
    </w:p>
    <w:p w14:paraId="54C41880" w14:textId="77777777" w:rsidR="00E07EC5" w:rsidRPr="00F40D4B" w:rsidRDefault="00E07EC5" w:rsidP="00E07EC5">
      <w:pPr>
        <w:pStyle w:val="affff9"/>
        <w:spacing w:before="0"/>
        <w:rPr>
          <w:rtl/>
        </w:rPr>
      </w:pPr>
      <w:r w:rsidRPr="00F40D4B">
        <w:rPr>
          <w:rtl/>
        </w:rPr>
        <w:t>היה נושה בחבירו מנה, והלך ועמד על גורנו,</w:t>
      </w:r>
    </w:p>
    <w:p w14:paraId="01ECD64D" w14:textId="77777777" w:rsidR="00E07EC5" w:rsidRPr="00F40D4B" w:rsidRDefault="00E07EC5" w:rsidP="00E07EC5">
      <w:pPr>
        <w:rPr>
          <w:rtl/>
        </w:rPr>
      </w:pPr>
      <w:r w:rsidRPr="00357BBE">
        <w:rPr>
          <w:rStyle w:val="affffc"/>
          <w:rtl/>
        </w:rPr>
        <w:t>ואמר:</w:t>
      </w:r>
      <w:r w:rsidRPr="00F40D4B">
        <w:rPr>
          <w:rtl/>
        </w:rPr>
        <w:t xml:space="preserve"> תן לי מעותי שאני רוצה ליקח בהן חטין.</w:t>
      </w:r>
    </w:p>
    <w:p w14:paraId="75E5EC63" w14:textId="77777777" w:rsidR="00E07EC5" w:rsidRPr="006D1BE0" w:rsidRDefault="00E07EC5" w:rsidP="00E07EC5">
      <w:pPr>
        <w:rPr>
          <w:rtl/>
        </w:rPr>
      </w:pPr>
      <w:r w:rsidRPr="006D1BE0">
        <w:rPr>
          <w:rStyle w:val="affffc"/>
          <w:rtl/>
        </w:rPr>
        <w:lastRenderedPageBreak/>
        <w:t>ואמר לו:</w:t>
      </w:r>
      <w:r w:rsidRPr="006D1BE0">
        <w:rPr>
          <w:rtl/>
        </w:rPr>
        <w:t xml:space="preserve"> חטין יש לי שאני נותן לך, צא ועשאן עלי כשער של עכשיו.</w:t>
      </w:r>
    </w:p>
    <w:p w14:paraId="10AA7673" w14:textId="77777777" w:rsidR="00E07EC5" w:rsidRPr="006D1BE0" w:rsidRDefault="00E07EC5" w:rsidP="00E07EC5">
      <w:pPr>
        <w:rPr>
          <w:rtl/>
        </w:rPr>
      </w:pPr>
      <w:r w:rsidRPr="006D1BE0">
        <w:rPr>
          <w:rtl/>
        </w:rPr>
        <w:t xml:space="preserve">הגיע זמן חטין למכור, </w:t>
      </w:r>
      <w:r w:rsidRPr="006D1BE0">
        <w:rPr>
          <w:rStyle w:val="affffc"/>
          <w:rFonts w:hint="cs"/>
          <w:rtl/>
        </w:rPr>
        <w:t>א''ל</w:t>
      </w:r>
      <w:r w:rsidRPr="006D1BE0">
        <w:rPr>
          <w:rFonts w:hint="cs"/>
          <w:rtl/>
        </w:rPr>
        <w:t xml:space="preserve"> </w:t>
      </w:r>
      <w:r w:rsidRPr="006D1BE0">
        <w:rPr>
          <w:rtl/>
        </w:rPr>
        <w:t>תן לי חטין, שרוצה למוכרן ליקח בהן יין,</w:t>
      </w:r>
      <w:r w:rsidRPr="006D1BE0">
        <w:rPr>
          <w:rFonts w:hint="cs"/>
          <w:rtl/>
        </w:rPr>
        <w:t xml:space="preserve"> </w:t>
      </w:r>
    </w:p>
    <w:p w14:paraId="768ED425" w14:textId="77777777" w:rsidR="00E07EC5" w:rsidRPr="00714088" w:rsidRDefault="00E07EC5" w:rsidP="00E07EC5">
      <w:pPr>
        <w:rPr>
          <w:spacing w:val="2"/>
          <w:rtl/>
        </w:rPr>
      </w:pPr>
      <w:r w:rsidRPr="00357BBE">
        <w:rPr>
          <w:rStyle w:val="affffc"/>
          <w:rtl/>
        </w:rPr>
        <w:t>א</w:t>
      </w:r>
      <w:r>
        <w:rPr>
          <w:rStyle w:val="affffc"/>
          <w:rFonts w:hint="cs"/>
          <w:rtl/>
        </w:rPr>
        <w:t>''ל</w:t>
      </w:r>
      <w:r w:rsidRPr="00357BBE">
        <w:rPr>
          <w:rStyle w:val="affffc"/>
          <w:rtl/>
        </w:rPr>
        <w:t>:</w:t>
      </w:r>
      <w:r w:rsidRPr="00F40D4B">
        <w:rPr>
          <w:rtl/>
        </w:rPr>
        <w:t xml:space="preserve"> יש לי יין שאני נותן לך, צא ועשאן עלי כשער של עכשיו.</w:t>
      </w:r>
      <w:r>
        <w:rPr>
          <w:rFonts w:hint="cs"/>
          <w:rtl/>
        </w:rPr>
        <w:t xml:space="preserve"> </w:t>
      </w:r>
      <w:r>
        <w:rPr>
          <w:rtl/>
        </w:rPr>
        <w:br/>
      </w:r>
      <w:r w:rsidRPr="00714088">
        <w:rPr>
          <w:spacing w:val="2"/>
          <w:rtl/>
        </w:rPr>
        <w:t xml:space="preserve">הגיע זמן יין למכור, </w:t>
      </w:r>
      <w:r w:rsidRPr="00714088">
        <w:rPr>
          <w:rStyle w:val="affffc"/>
          <w:spacing w:val="2"/>
          <w:rtl/>
        </w:rPr>
        <w:t>א</w:t>
      </w:r>
      <w:r w:rsidRPr="00714088">
        <w:rPr>
          <w:rStyle w:val="affffc"/>
          <w:rFonts w:hint="cs"/>
          <w:spacing w:val="2"/>
          <w:rtl/>
        </w:rPr>
        <w:t>''ל</w:t>
      </w:r>
      <w:r w:rsidRPr="00714088">
        <w:rPr>
          <w:rStyle w:val="affffc"/>
          <w:spacing w:val="2"/>
          <w:rtl/>
        </w:rPr>
        <w:t>:</w:t>
      </w:r>
      <w:r w:rsidRPr="00714088">
        <w:rPr>
          <w:spacing w:val="2"/>
          <w:rtl/>
        </w:rPr>
        <w:t xml:space="preserve"> תן לי ייני, שרוצה למוכרו וליקח בו שמן.</w:t>
      </w:r>
    </w:p>
    <w:p w14:paraId="606D7C63" w14:textId="77777777" w:rsidR="00E07EC5" w:rsidRPr="00F40D4B" w:rsidRDefault="00E07EC5" w:rsidP="00E07EC5">
      <w:pPr>
        <w:rPr>
          <w:rtl/>
        </w:rPr>
      </w:pPr>
      <w:r w:rsidRPr="00357BBE">
        <w:rPr>
          <w:rStyle w:val="affffc"/>
          <w:rtl/>
        </w:rPr>
        <w:t>א</w:t>
      </w:r>
      <w:r>
        <w:rPr>
          <w:rStyle w:val="affffc"/>
          <w:rFonts w:hint="cs"/>
          <w:rtl/>
        </w:rPr>
        <w:t>''ל</w:t>
      </w:r>
      <w:r w:rsidRPr="00357BBE">
        <w:rPr>
          <w:rStyle w:val="affffc"/>
          <w:rtl/>
        </w:rPr>
        <w:t>:</w:t>
      </w:r>
      <w:r w:rsidRPr="00F40D4B">
        <w:rPr>
          <w:rtl/>
        </w:rPr>
        <w:t xml:space="preserve"> שמן יש לי שאני נותן לך, צא ועשהו עלי כשער של עכשיו.</w:t>
      </w:r>
    </w:p>
    <w:p w14:paraId="6349BFFF" w14:textId="77777777" w:rsidR="00E07EC5" w:rsidRPr="00F40D4B" w:rsidRDefault="00E07EC5" w:rsidP="00E07EC5">
      <w:pPr>
        <w:rPr>
          <w:rtl/>
        </w:rPr>
      </w:pPr>
      <w:r w:rsidRPr="00F40D4B">
        <w:rPr>
          <w:rtl/>
        </w:rPr>
        <w:t>כולם, אם יש לו מותר, אין לו - אסור.</w:t>
      </w:r>
      <w:r w:rsidRPr="00F40D4B">
        <w:rPr>
          <w:rFonts w:hint="cs"/>
          <w:rtl/>
        </w:rPr>
        <w:t xml:space="preserve"> ולקח היינו לקח בהלוואתו</w:t>
      </w:r>
    </w:p>
    <w:p w14:paraId="1F579845" w14:textId="77777777" w:rsidR="00E07EC5" w:rsidRDefault="00E07EC5" w:rsidP="00E07EC5">
      <w:pPr>
        <w:pStyle w:val="affff9"/>
        <w:rPr>
          <w:rtl/>
        </w:rPr>
      </w:pPr>
      <w:r w:rsidRPr="005C6BF2">
        <w:rPr>
          <w:rStyle w:val="affffc"/>
          <w:rFonts w:cs="BA TM • Vilna Extra-Bold"/>
          <w:bCs w:val="0"/>
          <w:rtl/>
        </w:rPr>
        <w:t>רבא:</w:t>
      </w:r>
      <w:r w:rsidRPr="00F40D4B">
        <w:rPr>
          <w:rtl/>
        </w:rPr>
        <w:t xml:space="preserve"> ש"מ מדרבי אושעיא תלת:</w:t>
      </w:r>
    </w:p>
    <w:p w14:paraId="7E79417D" w14:textId="77777777" w:rsidR="00E07EC5" w:rsidRDefault="00E07EC5" w:rsidP="00E07EC5">
      <w:pPr>
        <w:pStyle w:val="36"/>
        <w:framePr w:wrap="notBeside"/>
        <w:rPr>
          <w:rtl/>
        </w:rPr>
      </w:pPr>
      <w:r>
        <w:rPr>
          <w:rFonts w:hint="cs"/>
          <w:rtl/>
        </w:rPr>
        <w:t xml:space="preserve">א. </w:t>
      </w:r>
      <w:r w:rsidRPr="00F40D4B">
        <w:rPr>
          <w:rtl/>
        </w:rPr>
        <w:t>ש"מ</w:t>
      </w:r>
      <w:r>
        <w:rPr>
          <w:rFonts w:hint="cs"/>
          <w:rtl/>
        </w:rPr>
        <w:t>:</w:t>
      </w:r>
    </w:p>
    <w:p w14:paraId="0CD261FB" w14:textId="77777777" w:rsidR="00E07EC5" w:rsidRPr="006D1BE0" w:rsidRDefault="00E07EC5" w:rsidP="00E07EC5">
      <w:pPr>
        <w:rPr>
          <w:rtl/>
        </w:rPr>
      </w:pPr>
      <w:r w:rsidRPr="006D1BE0">
        <w:rPr>
          <w:rtl/>
        </w:rPr>
        <w:t xml:space="preserve">דמעמידין מלוה ע"ג פירות, </w:t>
      </w:r>
      <w:r w:rsidRPr="006D1BE0">
        <w:rPr>
          <w:rStyle w:val="affffc"/>
          <w:rtl/>
        </w:rPr>
        <w:t>ולא אמרינן</w:t>
      </w:r>
      <w:r w:rsidRPr="006D1BE0">
        <w:rPr>
          <w:rtl/>
        </w:rPr>
        <w:t xml:space="preserve"> </w:t>
      </w:r>
      <w:r w:rsidRPr="006D1BE0">
        <w:rPr>
          <w:rFonts w:hint="cs"/>
          <w:rtl/>
        </w:rPr>
        <w:t xml:space="preserve">שאינו </w:t>
      </w:r>
      <w:r w:rsidRPr="006D1BE0">
        <w:rPr>
          <w:rtl/>
        </w:rPr>
        <w:t>כאיסר הבא לידו.</w:t>
      </w:r>
    </w:p>
    <w:p w14:paraId="7E05A08A" w14:textId="77777777" w:rsidR="00E07EC5" w:rsidRDefault="00E07EC5" w:rsidP="00E07EC5">
      <w:pPr>
        <w:pStyle w:val="36"/>
        <w:framePr w:wrap="notBeside"/>
        <w:rPr>
          <w:rtl/>
        </w:rPr>
      </w:pPr>
      <w:r>
        <w:rPr>
          <w:rFonts w:hint="cs"/>
          <w:rtl/>
        </w:rPr>
        <w:t xml:space="preserve">ב. </w:t>
      </w:r>
      <w:r w:rsidRPr="00F40D4B">
        <w:rPr>
          <w:rtl/>
        </w:rPr>
        <w:t>וש"מ:</w:t>
      </w:r>
    </w:p>
    <w:p w14:paraId="38ECBD7A" w14:textId="77777777" w:rsidR="00E07EC5" w:rsidRPr="00F40D4B" w:rsidRDefault="00E07EC5" w:rsidP="00E07EC5">
      <w:pPr>
        <w:rPr>
          <w:rtl/>
        </w:rPr>
      </w:pPr>
      <w:r w:rsidRPr="00F40D4B">
        <w:rPr>
          <w:rtl/>
        </w:rPr>
        <w:t xml:space="preserve">הוא דיש לו, </w:t>
      </w:r>
      <w:r w:rsidRPr="003A4B11">
        <w:rPr>
          <w:rStyle w:val="affffc"/>
          <w:rFonts w:hint="cs"/>
          <w:rtl/>
        </w:rPr>
        <w:t>ג.</w:t>
      </w:r>
      <w:r>
        <w:rPr>
          <w:rFonts w:hint="cs"/>
          <w:rtl/>
        </w:rPr>
        <w:t xml:space="preserve"> </w:t>
      </w:r>
      <w:r w:rsidRPr="003A4B11">
        <w:rPr>
          <w:rStyle w:val="affffc"/>
          <w:rtl/>
        </w:rPr>
        <w:t>וש"מ:</w:t>
      </w:r>
      <w:r w:rsidRPr="00F40D4B">
        <w:rPr>
          <w:rtl/>
        </w:rPr>
        <w:t xml:space="preserve"> </w:t>
      </w:r>
      <w:r>
        <w:rPr>
          <w:rFonts w:hint="cs"/>
          <w:rtl/>
        </w:rPr>
        <w:t>שאומרים כ</w:t>
      </w:r>
      <w:r w:rsidRPr="00F40D4B">
        <w:rPr>
          <w:rtl/>
        </w:rPr>
        <w:t>רבי ינאי.</w:t>
      </w:r>
      <w:r w:rsidRPr="00F40D4B">
        <w:rPr>
          <w:rFonts w:hint="cs"/>
          <w:rtl/>
        </w:rPr>
        <w:t xml:space="preserve"> </w:t>
      </w:r>
      <w:r w:rsidRPr="003A4B11">
        <w:rPr>
          <w:rStyle w:val="afffff2"/>
          <w:rFonts w:hint="cs"/>
          <w:rtl/>
        </w:rPr>
        <w:t>[דמה לי הן ומה לי דמיהן]</w:t>
      </w:r>
    </w:p>
    <w:p w14:paraId="6D2DC829" w14:textId="77777777" w:rsidR="00E07EC5" w:rsidRDefault="00E07EC5" w:rsidP="00E07EC5">
      <w:pPr>
        <w:pStyle w:val="36"/>
        <w:framePr w:wrap="notBeside"/>
        <w:rPr>
          <w:rtl/>
        </w:rPr>
      </w:pPr>
      <w:r w:rsidRPr="00F40D4B">
        <w:rPr>
          <w:rtl/>
        </w:rPr>
        <w:t xml:space="preserve">דאתמר, </w:t>
      </w:r>
      <w:r w:rsidRPr="00F40D4B">
        <w:rPr>
          <w:rFonts w:hint="cs"/>
          <w:rtl/>
        </w:rPr>
        <w:t>דל</w:t>
      </w:r>
      <w:r w:rsidRPr="00F40D4B">
        <w:rPr>
          <w:rtl/>
        </w:rPr>
        <w:t>רב:</w:t>
      </w:r>
    </w:p>
    <w:p w14:paraId="1064BABE" w14:textId="77777777" w:rsidR="00E07EC5" w:rsidRPr="00F40D4B" w:rsidRDefault="00E07EC5" w:rsidP="00E07EC5">
      <w:pPr>
        <w:spacing w:after="60"/>
        <w:rPr>
          <w:rtl/>
        </w:rPr>
      </w:pPr>
      <w:r>
        <w:rPr>
          <w:rFonts w:hint="cs"/>
          <w:rtl/>
        </w:rPr>
        <w:t xml:space="preserve">עושין </w:t>
      </w:r>
      <w:r w:rsidRPr="00F40D4B">
        <w:rPr>
          <w:rtl/>
        </w:rPr>
        <w:t xml:space="preserve">אמנה בפירות, </w:t>
      </w:r>
      <w:r>
        <w:rPr>
          <w:rFonts w:hint="cs"/>
          <w:rtl/>
        </w:rPr>
        <w:t xml:space="preserve">ולא </w:t>
      </w:r>
      <w:r w:rsidRPr="00F40D4B">
        <w:rPr>
          <w:rtl/>
        </w:rPr>
        <w:t>בדמים.</w:t>
      </w:r>
      <w:r>
        <w:rPr>
          <w:rFonts w:hint="cs"/>
          <w:rtl/>
        </w:rPr>
        <w:t xml:space="preserve"> </w:t>
      </w:r>
      <w:r w:rsidRPr="003A4B11">
        <w:rPr>
          <w:rStyle w:val="affffc"/>
          <w:rFonts w:hint="cs"/>
          <w:rtl/>
        </w:rPr>
        <w:t>ולרי''נ:</w:t>
      </w:r>
      <w:r>
        <w:rPr>
          <w:rFonts w:hint="cs"/>
          <w:rtl/>
        </w:rPr>
        <w:t xml:space="preserve"> </w:t>
      </w:r>
      <w:r w:rsidRPr="00F40D4B">
        <w:rPr>
          <w:rtl/>
        </w:rPr>
        <w:t>מה לי הן, ומה לי דמיהן.</w:t>
      </w:r>
    </w:p>
    <w:p w14:paraId="035CC998" w14:textId="77777777" w:rsidR="00E07EC5" w:rsidRDefault="00E07EC5" w:rsidP="00E07EC5">
      <w:pPr>
        <w:pStyle w:val="36"/>
        <w:framePr w:wrap="notBeside"/>
        <w:rPr>
          <w:rtl/>
        </w:rPr>
      </w:pPr>
      <w:r w:rsidRPr="00F40D4B">
        <w:rPr>
          <w:rFonts w:hint="cs"/>
          <w:rtl/>
        </w:rPr>
        <w:t>והך</w:t>
      </w:r>
    </w:p>
    <w:p w14:paraId="19AE7309" w14:textId="77777777" w:rsidR="00E07EC5" w:rsidRDefault="00E07EC5" w:rsidP="00E07EC5">
      <w:pPr>
        <w:rPr>
          <w:rtl/>
        </w:rPr>
      </w:pPr>
      <w:r w:rsidRPr="005C6BF2">
        <w:rPr>
          <w:rFonts w:cs="BA Vilna Bold" w:hint="cs"/>
          <w:rtl/>
        </w:rPr>
        <w:t>ד'</w:t>
      </w:r>
      <w:r w:rsidRPr="005C6BF2">
        <w:rPr>
          <w:rFonts w:cs="BA Vilna Bold"/>
          <w:rtl/>
        </w:rPr>
        <w:t>כולם,</w:t>
      </w:r>
      <w:r w:rsidRPr="00F40D4B">
        <w:rPr>
          <w:rtl/>
        </w:rPr>
        <w:t xml:space="preserve"> אם יש לו מותר</w:t>
      </w:r>
      <w:r w:rsidRPr="00F40D4B">
        <w:rPr>
          <w:rFonts w:hint="cs"/>
          <w:rtl/>
        </w:rPr>
        <w:t xml:space="preserve">' </w:t>
      </w:r>
    </w:p>
    <w:p w14:paraId="547FD731" w14:textId="77777777" w:rsidR="00E07EC5" w:rsidRDefault="00E07EC5" w:rsidP="00E07EC5">
      <w:pPr>
        <w:pStyle w:val="36"/>
        <w:framePr w:wrap="notBeside"/>
        <w:rPr>
          <w:rtl/>
        </w:rPr>
      </w:pPr>
      <w:r w:rsidRPr="00F40D4B">
        <w:rPr>
          <w:rFonts w:hint="cs"/>
          <w:rtl/>
        </w:rPr>
        <w:t>לרב:</w:t>
      </w:r>
    </w:p>
    <w:p w14:paraId="476F521C" w14:textId="77777777" w:rsidR="00E07EC5" w:rsidRPr="00F40D4B" w:rsidRDefault="00E07EC5" w:rsidP="00E07EC5">
      <w:pPr>
        <w:spacing w:after="60"/>
        <w:rPr>
          <w:rtl/>
        </w:rPr>
      </w:pPr>
      <w:r w:rsidRPr="00F40D4B">
        <w:rPr>
          <w:rFonts w:hint="cs"/>
          <w:rtl/>
        </w:rPr>
        <w:t xml:space="preserve">היינו ביחד לו קרן זוית </w:t>
      </w:r>
      <w:r>
        <w:rPr>
          <w:rFonts w:hint="cs"/>
          <w:rtl/>
        </w:rPr>
        <w:t xml:space="preserve"> </w:t>
      </w:r>
      <w:r w:rsidRPr="00714088">
        <w:rPr>
          <w:rStyle w:val="affffc"/>
          <w:rFonts w:hint="cs"/>
          <w:rtl/>
        </w:rPr>
        <w:t>ולשמואל</w:t>
      </w:r>
      <w:r>
        <w:rPr>
          <w:rFonts w:ascii="BA TM • Vilna Extra-Bold" w:hAnsi="BA TM • Vilna Extra-Bold" w:cs="BA TM • Vilna Extra-Bold" w:hint="cs"/>
          <w:color w:val="767171" w:themeColor="background2" w:themeShade="80"/>
          <w:sz w:val="14"/>
          <w:szCs w:val="14"/>
          <w:rtl/>
        </w:rPr>
        <w:t xml:space="preserve"> </w:t>
      </w:r>
      <w:r>
        <w:rPr>
          <w:rFonts w:hint="cs"/>
          <w:rtl/>
        </w:rPr>
        <w:t xml:space="preserve">הך </w:t>
      </w:r>
      <w:r w:rsidRPr="00714088">
        <w:rPr>
          <w:rStyle w:val="affffc"/>
          <w:rFonts w:hint="cs"/>
          <w:rtl/>
        </w:rPr>
        <w:t>כר"י</w:t>
      </w:r>
      <w:r>
        <w:rPr>
          <w:rFonts w:hint="cs"/>
          <w:rtl/>
        </w:rPr>
        <w:t xml:space="preserve"> דצד </w:t>
      </w:r>
      <w:r w:rsidRPr="00F40D4B">
        <w:rPr>
          <w:rtl/>
        </w:rPr>
        <w:t>אחד ברבית מותר.</w:t>
      </w:r>
    </w:p>
    <w:p w14:paraId="14ADD7D0" w14:textId="77777777" w:rsidR="00E07EC5" w:rsidRDefault="00E07EC5" w:rsidP="00E07EC5">
      <w:pPr>
        <w:pStyle w:val="36"/>
        <w:framePr w:wrap="notBeside"/>
        <w:rPr>
          <w:rtl/>
        </w:rPr>
      </w:pPr>
      <w:r w:rsidRPr="00F40D4B">
        <w:rPr>
          <w:rtl/>
        </w:rPr>
        <w:t>דתניא:</w:t>
      </w:r>
    </w:p>
    <w:p w14:paraId="6C3CFFA8" w14:textId="77777777" w:rsidR="00E07EC5" w:rsidRPr="005C6BF2" w:rsidRDefault="00E07EC5" w:rsidP="00E07EC5">
      <w:pPr>
        <w:jc w:val="center"/>
        <w:rPr>
          <w:rFonts w:cs="BA Vilna Bold"/>
          <w:rtl/>
        </w:rPr>
      </w:pPr>
      <w:r w:rsidRPr="005C6BF2">
        <w:rPr>
          <w:rFonts w:cs="BA Vilna Bold"/>
          <w:rtl/>
        </w:rPr>
        <w:t>הרי שהיה נושה בחבירו מנה, ועשה לו שדהו מכר,</w:t>
      </w:r>
    </w:p>
    <w:p w14:paraId="7B28B99A" w14:textId="77777777" w:rsidR="00E07EC5" w:rsidRDefault="00E07EC5" w:rsidP="00E07EC5">
      <w:pPr>
        <w:pStyle w:val="36"/>
        <w:framePr w:wrap="notBeside"/>
        <w:rPr>
          <w:rtl/>
        </w:rPr>
      </w:pPr>
      <w:r>
        <w:rPr>
          <w:rFonts w:hint="cs"/>
          <w:rtl/>
        </w:rPr>
        <w:t>לת''ק</w:t>
      </w:r>
    </w:p>
    <w:p w14:paraId="64654699" w14:textId="77777777" w:rsidR="00E07EC5" w:rsidRPr="00F40D4B" w:rsidRDefault="00E07EC5" w:rsidP="00E07EC5">
      <w:pPr>
        <w:rPr>
          <w:rtl/>
        </w:rPr>
      </w:pPr>
      <w:r w:rsidRPr="00F40D4B">
        <w:rPr>
          <w:rtl/>
        </w:rPr>
        <w:t>בזמן שהמוכר אוכל פירות - מותר, לוקח אוכל פירות - אסור.</w:t>
      </w:r>
    </w:p>
    <w:p w14:paraId="1C524CF3" w14:textId="77777777" w:rsidR="00E07EC5" w:rsidRDefault="00E07EC5" w:rsidP="00E07EC5">
      <w:pPr>
        <w:pStyle w:val="36"/>
        <w:framePr w:wrap="notBeside"/>
        <w:rPr>
          <w:rtl/>
        </w:rPr>
      </w:pPr>
      <w:r w:rsidRPr="00F40D4B">
        <w:rPr>
          <w:rtl/>
        </w:rPr>
        <w:t xml:space="preserve">רבי יהודה </w:t>
      </w:r>
    </w:p>
    <w:p w14:paraId="1C5ED94D" w14:textId="77777777" w:rsidR="00E07EC5" w:rsidRPr="00F40D4B" w:rsidRDefault="00E07EC5" w:rsidP="00E07EC5">
      <w:pPr>
        <w:rPr>
          <w:rtl/>
        </w:rPr>
      </w:pPr>
      <w:r w:rsidRPr="00F40D4B">
        <w:rPr>
          <w:rtl/>
        </w:rPr>
        <w:t>אף בזמן שהלוקח אוכל פירות - מותר.</w:t>
      </w:r>
    </w:p>
    <w:p w14:paraId="7DC31C56" w14:textId="77777777" w:rsidR="00E07EC5" w:rsidRDefault="00E07EC5" w:rsidP="00E07EC5">
      <w:pPr>
        <w:pStyle w:val="36"/>
        <w:framePr w:wrap="notBeside"/>
        <w:rPr>
          <w:rtl/>
        </w:rPr>
      </w:pPr>
      <w:r>
        <w:rPr>
          <w:rFonts w:hint="cs"/>
          <w:rtl/>
        </w:rPr>
        <w:t>א''ל ר''י</w:t>
      </w:r>
      <w:r w:rsidRPr="00F40D4B">
        <w:rPr>
          <w:rtl/>
        </w:rPr>
        <w:t>:</w:t>
      </w:r>
    </w:p>
    <w:p w14:paraId="41230661" w14:textId="77777777" w:rsidR="00E07EC5" w:rsidRPr="00714088" w:rsidRDefault="00E07EC5" w:rsidP="00E07EC5">
      <w:pPr>
        <w:rPr>
          <w:rStyle w:val="afffff2"/>
          <w:rtl/>
        </w:rPr>
      </w:pPr>
      <w:r w:rsidRPr="003A4B11">
        <w:rPr>
          <w:rStyle w:val="affffc"/>
          <w:rtl/>
        </w:rPr>
        <w:t>מעשה ב</w:t>
      </w:r>
      <w:r>
        <w:rPr>
          <w:rStyle w:val="affffc"/>
          <w:rFonts w:hint="cs"/>
          <w:rtl/>
        </w:rPr>
        <w:t xml:space="preserve">ב''ז: </w:t>
      </w:r>
      <w:r w:rsidRPr="00F40D4B">
        <w:rPr>
          <w:rtl/>
        </w:rPr>
        <w:t xml:space="preserve">שעשה שדהו מכר </w:t>
      </w:r>
      <w:r w:rsidRPr="00714088">
        <w:rPr>
          <w:rStyle w:val="affffc"/>
          <w:rtl/>
        </w:rPr>
        <w:t>על פי ר</w:t>
      </w:r>
      <w:r w:rsidRPr="00714088">
        <w:rPr>
          <w:rStyle w:val="affffc"/>
          <w:rFonts w:hint="cs"/>
          <w:rtl/>
        </w:rPr>
        <w:t>אב''ע</w:t>
      </w:r>
      <w:r w:rsidRPr="00714088">
        <w:rPr>
          <w:rStyle w:val="affffc"/>
          <w:rtl/>
        </w:rPr>
        <w:t>,</w:t>
      </w:r>
      <w:r w:rsidRPr="00F40D4B">
        <w:rPr>
          <w:rtl/>
        </w:rPr>
        <w:t xml:space="preserve"> </w:t>
      </w:r>
      <w:r w:rsidRPr="00714088">
        <w:rPr>
          <w:rStyle w:val="afffff2"/>
          <w:rtl/>
        </w:rPr>
        <w:t>ולוקח אוכל פירות היה.</w:t>
      </w:r>
    </w:p>
    <w:p w14:paraId="77B889E2" w14:textId="77777777" w:rsidR="00E07EC5" w:rsidRDefault="00E07EC5" w:rsidP="00E07EC5">
      <w:pPr>
        <w:pStyle w:val="36"/>
        <w:framePr w:wrap="notBeside"/>
        <w:rPr>
          <w:rStyle w:val="affffc"/>
          <w:rtl/>
        </w:rPr>
      </w:pPr>
      <w:r w:rsidRPr="003A4B11">
        <w:rPr>
          <w:rStyle w:val="affffc"/>
          <w:rtl/>
        </w:rPr>
        <w:t xml:space="preserve">אמרו לו: </w:t>
      </w:r>
    </w:p>
    <w:p w14:paraId="7D8E8A59" w14:textId="77777777" w:rsidR="00E07EC5" w:rsidRPr="00F40D4B" w:rsidRDefault="00E07EC5" w:rsidP="00E07EC5">
      <w:pPr>
        <w:rPr>
          <w:rtl/>
        </w:rPr>
      </w:pPr>
      <w:r>
        <w:rPr>
          <w:rFonts w:hint="cs"/>
          <w:rtl/>
        </w:rPr>
        <w:t>מ</w:t>
      </w:r>
      <w:r w:rsidRPr="00F40D4B">
        <w:rPr>
          <w:rtl/>
        </w:rPr>
        <w:t xml:space="preserve">שם ראיה? </w:t>
      </w:r>
      <w:r w:rsidRPr="005C6BF2">
        <w:rPr>
          <w:rFonts w:cs="BA Vilna Bold"/>
          <w:rtl/>
        </w:rPr>
        <w:t>מוכר אוכל פרות היה,</w:t>
      </w:r>
      <w:r w:rsidRPr="00F40D4B">
        <w:rPr>
          <w:rtl/>
        </w:rPr>
        <w:t xml:space="preserve"> ולא לוקח.</w:t>
      </w:r>
    </w:p>
    <w:p w14:paraId="605E8439" w14:textId="77777777" w:rsidR="00E07EC5" w:rsidRDefault="00E07EC5" w:rsidP="00E07EC5">
      <w:pPr>
        <w:pStyle w:val="36"/>
        <w:framePr w:wrap="notBeside"/>
        <w:rPr>
          <w:rtl/>
        </w:rPr>
      </w:pPr>
      <w:r>
        <w:rPr>
          <w:rFonts w:hint="cs"/>
          <w:rtl/>
        </w:rPr>
        <w:t xml:space="preserve">ונפק''מ </w:t>
      </w:r>
    </w:p>
    <w:p w14:paraId="25035D58" w14:textId="77777777" w:rsidR="00E07EC5" w:rsidRPr="00F40D4B" w:rsidRDefault="00E07EC5" w:rsidP="00E07EC5">
      <w:pPr>
        <w:spacing w:after="60"/>
        <w:rPr>
          <w:rtl/>
        </w:rPr>
      </w:pPr>
      <w:r w:rsidRPr="003A4B11">
        <w:rPr>
          <w:rStyle w:val="affffc"/>
          <w:rtl/>
        </w:rPr>
        <w:t>אביי:</w:t>
      </w:r>
      <w:r w:rsidRPr="00F40D4B">
        <w:rPr>
          <w:rtl/>
        </w:rPr>
        <w:t xml:space="preserve"> צד אחד ברבית</w:t>
      </w:r>
      <w:r w:rsidRPr="00F40D4B">
        <w:rPr>
          <w:rFonts w:hint="cs"/>
          <w:rtl/>
        </w:rPr>
        <w:t xml:space="preserve">,            </w:t>
      </w:r>
      <w:r w:rsidRPr="003A4B11">
        <w:rPr>
          <w:rStyle w:val="affffc"/>
          <w:rFonts w:hint="cs"/>
          <w:rtl/>
        </w:rPr>
        <w:t>ולרבא</w:t>
      </w:r>
      <w:r w:rsidRPr="003A4B11">
        <w:rPr>
          <w:rStyle w:val="affffc"/>
          <w:rtl/>
        </w:rPr>
        <w:t>:</w:t>
      </w:r>
      <w:r w:rsidRPr="00F40D4B">
        <w:rPr>
          <w:rtl/>
        </w:rPr>
        <w:t xml:space="preserve"> רבית ע"מ להחזיר.</w:t>
      </w:r>
    </w:p>
    <w:p w14:paraId="0D20BC42" w14:textId="77777777" w:rsidR="00E07EC5" w:rsidRPr="00F40D4B" w:rsidRDefault="00E07EC5" w:rsidP="00E07EC5">
      <w:pPr>
        <w:pStyle w:val="affe"/>
        <w:framePr w:wrap="around"/>
        <w:rPr>
          <w:rtl/>
        </w:rPr>
      </w:pPr>
      <w:r w:rsidRPr="00F40D4B">
        <w:rPr>
          <w:rtl/>
        </w:rPr>
        <w:lastRenderedPageBreak/>
        <w:t>סג:</w:t>
      </w:r>
    </w:p>
    <w:p w14:paraId="3BE2E7CC" w14:textId="77777777" w:rsidR="00E07EC5" w:rsidRDefault="00E07EC5" w:rsidP="00E07EC5">
      <w:pPr>
        <w:pStyle w:val="36"/>
        <w:framePr w:wrap="notBeside"/>
        <w:rPr>
          <w:rtl/>
        </w:rPr>
      </w:pPr>
      <w:r w:rsidRPr="00F40D4B">
        <w:rPr>
          <w:rFonts w:hint="cs"/>
          <w:rtl/>
        </w:rPr>
        <w:t>ר</w:t>
      </w:r>
      <w:r w:rsidRPr="00F40D4B">
        <w:rPr>
          <w:rtl/>
        </w:rPr>
        <w:t>בא:</w:t>
      </w:r>
    </w:p>
    <w:p w14:paraId="0AE36351" w14:textId="77777777" w:rsidR="00E07EC5" w:rsidRPr="00F40D4B" w:rsidRDefault="00E07EC5" w:rsidP="00E07EC5">
      <w:pPr>
        <w:rPr>
          <w:rtl/>
        </w:rPr>
      </w:pPr>
      <w:r w:rsidRPr="003A4B11">
        <w:rPr>
          <w:rStyle w:val="affffc"/>
          <w:rtl/>
        </w:rPr>
        <w:t xml:space="preserve">השתא </w:t>
      </w:r>
      <w:r>
        <w:rPr>
          <w:rStyle w:val="affffc"/>
          <w:rFonts w:hint="cs"/>
          <w:rtl/>
        </w:rPr>
        <w:t>שלרי''נ</w:t>
      </w:r>
      <w:r w:rsidRPr="003A4B11">
        <w:rPr>
          <w:rStyle w:val="affffc"/>
          <w:rtl/>
        </w:rPr>
        <w:t>:</w:t>
      </w:r>
      <w:r w:rsidRPr="00F40D4B">
        <w:rPr>
          <w:rtl/>
        </w:rPr>
        <w:t xml:space="preserve"> </w:t>
      </w:r>
      <w:r>
        <w:rPr>
          <w:rFonts w:hint="cs"/>
          <w:rtl/>
        </w:rPr>
        <w:t xml:space="preserve">אומרים </w:t>
      </w:r>
      <w:r w:rsidRPr="00F40D4B">
        <w:rPr>
          <w:rtl/>
        </w:rPr>
        <w:t xml:space="preserve">מה לי הן ומה לי דמיהן, </w:t>
      </w:r>
      <w:r>
        <w:rPr>
          <w:rFonts w:hint="cs"/>
          <w:rtl/>
        </w:rPr>
        <w:t xml:space="preserve">אומרים גם </w:t>
      </w:r>
      <w:r w:rsidRPr="00F40D4B">
        <w:rPr>
          <w:rtl/>
        </w:rPr>
        <w:t>מה לי דמיהן ומה לי הן</w:t>
      </w:r>
      <w:r>
        <w:rPr>
          <w:rFonts w:hint="cs"/>
          <w:rtl/>
        </w:rPr>
        <w:t xml:space="preserve">- </w:t>
      </w:r>
      <w:r w:rsidRPr="00F40D4B">
        <w:rPr>
          <w:rtl/>
        </w:rPr>
        <w:t xml:space="preserve"> ופוסקין על שער שבשוק, ואע"פ שאין לו.</w:t>
      </w:r>
    </w:p>
    <w:p w14:paraId="5065C49C" w14:textId="77777777" w:rsidR="00E07EC5" w:rsidRDefault="00E07EC5" w:rsidP="00E07EC5">
      <w:pPr>
        <w:pStyle w:val="36"/>
        <w:framePr w:wrap="notBeside"/>
        <w:rPr>
          <w:rtl/>
        </w:rPr>
      </w:pPr>
      <w:r>
        <w:rPr>
          <w:rFonts w:hint="cs"/>
          <w:rtl/>
        </w:rPr>
        <w:t xml:space="preserve">הקשהו </w:t>
      </w:r>
      <w:r w:rsidRPr="00F40D4B">
        <w:rPr>
          <w:rtl/>
        </w:rPr>
        <w:t>ר</w:t>
      </w:r>
      <w:r>
        <w:rPr>
          <w:rFonts w:hint="cs"/>
          <w:rtl/>
        </w:rPr>
        <w:t>"</w:t>
      </w:r>
      <w:r w:rsidRPr="00F40D4B">
        <w:rPr>
          <w:rFonts w:hint="cs"/>
          <w:rtl/>
        </w:rPr>
        <w:t>פ</w:t>
      </w:r>
    </w:p>
    <w:p w14:paraId="6B3478A0" w14:textId="77777777" w:rsidR="00E07EC5" w:rsidRDefault="00E07EC5" w:rsidP="00E07EC5">
      <w:pPr>
        <w:rPr>
          <w:rtl/>
        </w:rPr>
      </w:pPr>
      <w:r w:rsidRPr="00F40D4B">
        <w:rPr>
          <w:rtl/>
        </w:rPr>
        <w:t>כולם, אם יש לו מותר, אם אין לו אסור</w:t>
      </w:r>
      <w:r w:rsidRPr="00F40D4B">
        <w:rPr>
          <w:rFonts w:hint="cs"/>
          <w:rtl/>
        </w:rPr>
        <w:t xml:space="preserve">, </w:t>
      </w:r>
    </w:p>
    <w:p w14:paraId="570477CD" w14:textId="77777777" w:rsidR="00E07EC5" w:rsidRDefault="00E07EC5" w:rsidP="00E07EC5">
      <w:pPr>
        <w:pStyle w:val="36"/>
        <w:framePr w:wrap="notBeside"/>
        <w:rPr>
          <w:rtl/>
        </w:rPr>
      </w:pPr>
      <w:r w:rsidRPr="00F40D4B">
        <w:rPr>
          <w:rFonts w:hint="cs"/>
          <w:rtl/>
        </w:rPr>
        <w:t xml:space="preserve">- </w:t>
      </w:r>
      <w:r w:rsidRPr="00F40D4B">
        <w:rPr>
          <w:rtl/>
        </w:rPr>
        <w:t xml:space="preserve"> א</w:t>
      </w:r>
      <w:r w:rsidRPr="00F40D4B">
        <w:rPr>
          <w:rFonts w:hint="cs"/>
          <w:rtl/>
        </w:rPr>
        <w:t>"ל</w:t>
      </w:r>
      <w:r>
        <w:rPr>
          <w:rFonts w:hint="cs"/>
          <w:rtl/>
        </w:rPr>
        <w:t xml:space="preserve"> רבא:</w:t>
      </w:r>
    </w:p>
    <w:p w14:paraId="6174E00B" w14:textId="77777777" w:rsidR="00E07EC5" w:rsidRDefault="00E07EC5" w:rsidP="00E07EC5">
      <w:pPr>
        <w:spacing w:after="60"/>
        <w:rPr>
          <w:rtl/>
        </w:rPr>
      </w:pPr>
      <w:r w:rsidRPr="00F40D4B">
        <w:rPr>
          <w:rtl/>
        </w:rPr>
        <w:t>שם הלואה</w:t>
      </w:r>
      <w:r>
        <w:rPr>
          <w:rFonts w:hint="cs"/>
          <w:rtl/>
        </w:rPr>
        <w:t xml:space="preserve"> ואסור</w:t>
      </w:r>
      <w:r w:rsidRPr="00F40D4B">
        <w:rPr>
          <w:rtl/>
        </w:rPr>
        <w:t xml:space="preserve">, כאן </w:t>
      </w:r>
      <w:r>
        <w:rPr>
          <w:rFonts w:hint="cs"/>
          <w:rtl/>
        </w:rPr>
        <w:t>מכר</w:t>
      </w:r>
      <w:r w:rsidRPr="00F40D4B">
        <w:rPr>
          <w:rtl/>
        </w:rPr>
        <w:t>.</w:t>
      </w:r>
    </w:p>
    <w:p w14:paraId="5BC3E767" w14:textId="77777777" w:rsidR="00E07EC5" w:rsidRDefault="00E07EC5" w:rsidP="00E07EC5">
      <w:pPr>
        <w:pStyle w:val="36"/>
        <w:framePr w:wrap="notBeside"/>
        <w:rPr>
          <w:rtl/>
        </w:rPr>
      </w:pPr>
      <w:r w:rsidRPr="00F40D4B">
        <w:rPr>
          <w:rtl/>
        </w:rPr>
        <w:t xml:space="preserve">רבה ורב יוסף: </w:t>
      </w:r>
    </w:p>
    <w:p w14:paraId="0591395B" w14:textId="77777777" w:rsidR="00E07EC5" w:rsidRDefault="00E07EC5" w:rsidP="00E07EC5">
      <w:pPr>
        <w:pStyle w:val="affff9"/>
        <w:rPr>
          <w:rtl/>
        </w:rPr>
      </w:pPr>
      <w:r w:rsidRPr="00F40D4B">
        <w:rPr>
          <w:rFonts w:hint="cs"/>
          <w:rtl/>
        </w:rPr>
        <w:t>טעם דרב</w:t>
      </w:r>
      <w:r w:rsidRPr="00F40D4B">
        <w:rPr>
          <w:rtl/>
        </w:rPr>
        <w:t xml:space="preserve">נן </w:t>
      </w:r>
      <w:r w:rsidRPr="00F40D4B">
        <w:rPr>
          <w:rFonts w:hint="cs"/>
          <w:rtl/>
        </w:rPr>
        <w:t>ד</w:t>
      </w:r>
      <w:r w:rsidRPr="00F40D4B">
        <w:rPr>
          <w:rtl/>
        </w:rPr>
        <w:t xml:space="preserve">פוסקין על שער שבשוק ואע"פ שאין לו </w:t>
      </w:r>
    </w:p>
    <w:p w14:paraId="2F5210DB" w14:textId="77777777" w:rsidR="00E07EC5" w:rsidRPr="003A4B11" w:rsidRDefault="00E07EC5" w:rsidP="00E07EC5">
      <w:pPr>
        <w:rPr>
          <w:rStyle w:val="affffc"/>
          <w:b w:val="0"/>
          <w:rtl/>
        </w:rPr>
      </w:pPr>
      <w:r w:rsidRPr="003A4B11">
        <w:rPr>
          <w:rStyle w:val="affffc"/>
          <w:rtl/>
        </w:rPr>
        <w:t xml:space="preserve">דא"ל: </w:t>
      </w:r>
      <w:r>
        <w:rPr>
          <w:rFonts w:hint="cs"/>
          <w:rtl/>
        </w:rPr>
        <w:t xml:space="preserve">קח טובתך וזרוק על הקוצים </w:t>
      </w:r>
      <w:r w:rsidRPr="003A4B11">
        <w:rPr>
          <w:rStyle w:val="afffff2"/>
          <w:rFonts w:hint="cs"/>
          <w:rtl/>
        </w:rPr>
        <w:t>שלא הועיל לו</w:t>
      </w:r>
      <w:r>
        <w:rPr>
          <w:rStyle w:val="afffff2"/>
          <w:rFonts w:hint="cs"/>
          <w:rtl/>
        </w:rPr>
        <w:t>,</w:t>
      </w:r>
      <w:r w:rsidRPr="003A4B11">
        <w:rPr>
          <w:rStyle w:val="afffff2"/>
          <w:rFonts w:hint="cs"/>
          <w:rtl/>
        </w:rPr>
        <w:t xml:space="preserve"> </w:t>
      </w:r>
      <w:r>
        <w:rPr>
          <w:rStyle w:val="afffff2"/>
          <w:rFonts w:hint="cs"/>
          <w:rtl/>
        </w:rPr>
        <w:t>ש</w:t>
      </w:r>
      <w:r w:rsidRPr="003A4B11">
        <w:rPr>
          <w:rStyle w:val="afffff2"/>
          <w:rFonts w:hint="cs"/>
          <w:rtl/>
        </w:rPr>
        <w:t xml:space="preserve">אילו היה לו </w:t>
      </w:r>
      <w:r>
        <w:rPr>
          <w:rStyle w:val="afffff2"/>
          <w:rFonts w:hint="cs"/>
          <w:rtl/>
        </w:rPr>
        <w:t>כסף</w:t>
      </w:r>
      <w:r w:rsidRPr="003A4B11">
        <w:rPr>
          <w:rStyle w:val="afffff2"/>
          <w:rFonts w:hint="cs"/>
          <w:rtl/>
        </w:rPr>
        <w:t xml:space="preserve"> היה מוכרם </w:t>
      </w:r>
      <w:r w:rsidRPr="003A4B11">
        <w:rPr>
          <w:rStyle w:val="afffff2"/>
          <w:rtl/>
        </w:rPr>
        <w:t>בהיני ובשילי</w:t>
      </w:r>
      <w:r w:rsidRPr="003A4B11">
        <w:rPr>
          <w:rStyle w:val="afffff2"/>
          <w:rFonts w:hint="cs"/>
          <w:rtl/>
        </w:rPr>
        <w:t xml:space="preserve"> [מקומות ליד]</w:t>
      </w:r>
      <w:r w:rsidRPr="003A4B11">
        <w:rPr>
          <w:rStyle w:val="afffff2"/>
          <w:rtl/>
        </w:rPr>
        <w:t xml:space="preserve"> בזול</w:t>
      </w:r>
      <w:r w:rsidRPr="00F40D4B">
        <w:rPr>
          <w:rtl/>
        </w:rPr>
        <w:t>.</w:t>
      </w:r>
    </w:p>
    <w:p w14:paraId="7A5D6F42" w14:textId="77777777" w:rsidR="00E07EC5" w:rsidRDefault="00E07EC5" w:rsidP="00E07EC5">
      <w:pPr>
        <w:pStyle w:val="36"/>
        <w:framePr w:wrap="notBeside"/>
        <w:rPr>
          <w:rStyle w:val="affffc"/>
          <w:rtl/>
        </w:rPr>
      </w:pPr>
      <w:r>
        <w:rPr>
          <w:rStyle w:val="affffc"/>
          <w:rFonts w:hint="cs"/>
          <w:rtl/>
        </w:rPr>
        <w:t>ועדיין</w:t>
      </w:r>
    </w:p>
    <w:p w14:paraId="6D821EAD" w14:textId="77777777" w:rsidR="00E07EC5" w:rsidRPr="00F40D4B" w:rsidRDefault="00E07EC5" w:rsidP="00E07EC5">
      <w:pPr>
        <w:rPr>
          <w:rtl/>
        </w:rPr>
      </w:pPr>
      <w:r w:rsidRPr="00F40D4B">
        <w:rPr>
          <w:rFonts w:hint="cs"/>
          <w:rtl/>
        </w:rPr>
        <w:t xml:space="preserve">אסור ללות סאה בסאה </w:t>
      </w:r>
      <w:r>
        <w:rPr>
          <w:rFonts w:hint="cs"/>
          <w:rtl/>
        </w:rPr>
        <w:t xml:space="preserve">- </w:t>
      </w:r>
      <w:r w:rsidRPr="00F40D4B">
        <w:rPr>
          <w:rFonts w:hint="cs"/>
          <w:rtl/>
        </w:rPr>
        <w:t>דשאני הלוואה ממכר</w:t>
      </w:r>
      <w:r>
        <w:rPr>
          <w:rFonts w:hint="cs"/>
          <w:rtl/>
        </w:rPr>
        <w:t>.</w:t>
      </w:r>
    </w:p>
    <w:p w14:paraId="33DFBBAC" w14:textId="77777777" w:rsidR="00E07EC5" w:rsidRDefault="00E07EC5" w:rsidP="00E07EC5">
      <w:pPr>
        <w:pStyle w:val="36"/>
        <w:framePr w:wrap="notBeside"/>
        <w:rPr>
          <w:rtl/>
        </w:rPr>
      </w:pPr>
      <w:r>
        <w:rPr>
          <w:rFonts w:hint="cs"/>
          <w:rtl/>
        </w:rPr>
        <w:t xml:space="preserve">- </w:t>
      </w:r>
      <w:r w:rsidRPr="00F40D4B">
        <w:rPr>
          <w:rFonts w:hint="cs"/>
          <w:rtl/>
        </w:rPr>
        <w:t xml:space="preserve">ואפי' </w:t>
      </w:r>
    </w:p>
    <w:p w14:paraId="292F93D2" w14:textId="77777777" w:rsidR="00E07EC5" w:rsidRPr="00F40D4B" w:rsidRDefault="00E07EC5" w:rsidP="00E07EC5">
      <w:pPr>
        <w:rPr>
          <w:rtl/>
        </w:rPr>
      </w:pPr>
      <w:r w:rsidRPr="00F40D4B">
        <w:rPr>
          <w:rFonts w:hint="cs"/>
          <w:rtl/>
        </w:rPr>
        <w:t xml:space="preserve">צריך לשלם לספסירא </w:t>
      </w:r>
      <w:r w:rsidRPr="00714088">
        <w:rPr>
          <w:rStyle w:val="affffc"/>
          <w:rFonts w:hint="cs"/>
          <w:rtl/>
        </w:rPr>
        <w:t>א.</w:t>
      </w:r>
      <w:r>
        <w:rPr>
          <w:rFonts w:hint="cs"/>
          <w:rtl/>
        </w:rPr>
        <w:t xml:space="preserve"> </w:t>
      </w:r>
      <w:r w:rsidRPr="00F40D4B">
        <w:rPr>
          <w:rFonts w:hint="cs"/>
          <w:rtl/>
        </w:rPr>
        <w:t>לוקח מביא למוכר גם דמי הספסירות</w:t>
      </w:r>
    </w:p>
    <w:p w14:paraId="2146AD11" w14:textId="77777777" w:rsidR="00E07EC5" w:rsidRDefault="00E07EC5" w:rsidP="00E07EC5">
      <w:pPr>
        <w:pStyle w:val="36"/>
        <w:framePr w:wrap="notBeside"/>
        <w:rPr>
          <w:rtl/>
        </w:rPr>
      </w:pPr>
      <w:r>
        <w:rPr>
          <w:rFonts w:hint="cs"/>
          <w:rtl/>
        </w:rPr>
        <w:t>ב.</w:t>
      </w:r>
    </w:p>
    <w:p w14:paraId="2F6A2D7C" w14:textId="77777777" w:rsidR="00E07EC5" w:rsidRPr="00F40D4B" w:rsidRDefault="00E07EC5" w:rsidP="00E07EC5">
      <w:pPr>
        <w:spacing w:after="60"/>
        <w:rPr>
          <w:rtl/>
        </w:rPr>
      </w:pPr>
      <w:r>
        <w:rPr>
          <w:rFonts w:hint="cs"/>
          <w:rtl/>
        </w:rPr>
        <w:t xml:space="preserve">הכסף הוא זה שמביא לאדם מוכרי פירות לביתו וא''צ סרסור. </w:t>
      </w:r>
    </w:p>
    <w:p w14:paraId="175FAC64" w14:textId="77777777" w:rsidR="00E07EC5" w:rsidRDefault="00E07EC5" w:rsidP="00E07EC5">
      <w:pPr>
        <w:pStyle w:val="36"/>
        <w:framePr w:wrap="notBeside"/>
        <w:rPr>
          <w:rtl/>
        </w:rPr>
      </w:pPr>
      <w:r w:rsidRPr="00F40D4B">
        <w:rPr>
          <w:rtl/>
        </w:rPr>
        <w:t>רבה ורב יוסף</w:t>
      </w:r>
      <w:r>
        <w:rPr>
          <w:rFonts w:hint="cs"/>
          <w:rtl/>
        </w:rPr>
        <w:t>:</w:t>
      </w:r>
      <w:r w:rsidRPr="00F40D4B">
        <w:rPr>
          <w:rtl/>
        </w:rPr>
        <w:t xml:space="preserve"> </w:t>
      </w:r>
    </w:p>
    <w:p w14:paraId="4C653099" w14:textId="77777777" w:rsidR="00E07EC5" w:rsidRDefault="00E07EC5" w:rsidP="00E07EC5">
      <w:pPr>
        <w:pStyle w:val="affff9"/>
        <w:rPr>
          <w:rtl/>
        </w:rPr>
      </w:pPr>
      <w:r>
        <w:rPr>
          <w:rFonts w:hint="cs"/>
          <w:rtl/>
        </w:rPr>
        <w:t xml:space="preserve">הנותן מעות על </w:t>
      </w:r>
      <w:r w:rsidRPr="00F40D4B">
        <w:rPr>
          <w:rFonts w:hint="cs"/>
          <w:rtl/>
        </w:rPr>
        <w:t xml:space="preserve">שער </w:t>
      </w:r>
      <w:r>
        <w:rPr>
          <w:rFonts w:hint="cs"/>
          <w:rtl/>
        </w:rPr>
        <w:t xml:space="preserve">מוקדם </w:t>
      </w:r>
    </w:p>
    <w:p w14:paraId="6106473B" w14:textId="77777777" w:rsidR="00E07EC5" w:rsidRPr="00F40D4B" w:rsidRDefault="00E07EC5" w:rsidP="00E07EC5">
      <w:pPr>
        <w:rPr>
          <w:rtl/>
        </w:rPr>
      </w:pPr>
      <w:r>
        <w:rPr>
          <w:rFonts w:hint="cs"/>
          <w:rtl/>
        </w:rPr>
        <w:t xml:space="preserve">בשביל גמ''ד </w:t>
      </w:r>
      <w:r w:rsidRPr="00F40D4B">
        <w:rPr>
          <w:rtl/>
        </w:rPr>
        <w:t xml:space="preserve">צריך </w:t>
      </w:r>
      <w:r>
        <w:rPr>
          <w:rFonts w:hint="cs"/>
          <w:rtl/>
        </w:rPr>
        <w:t xml:space="preserve">להיראות אצל המוכר בגורן </w:t>
      </w:r>
      <w:r w:rsidRPr="00F40D4B">
        <w:rPr>
          <w:rtl/>
        </w:rPr>
        <w:t xml:space="preserve">לקבל עליה מי </w:t>
      </w:r>
      <w:r w:rsidRPr="00714088">
        <w:rPr>
          <w:spacing w:val="2"/>
          <w:rtl/>
        </w:rPr>
        <w:t xml:space="preserve">שפרע, </w:t>
      </w:r>
      <w:r w:rsidRPr="00714088">
        <w:rPr>
          <w:rFonts w:hint="cs"/>
          <w:spacing w:val="2"/>
          <w:rtl/>
        </w:rPr>
        <w:t>כיון שנותן לב' או ג'</w:t>
      </w:r>
      <w:r w:rsidRPr="00714088">
        <w:rPr>
          <w:spacing w:val="2"/>
          <w:rtl/>
        </w:rPr>
        <w:t xml:space="preserve"> </w:t>
      </w:r>
      <w:r w:rsidRPr="00714088">
        <w:rPr>
          <w:rFonts w:hint="cs"/>
          <w:spacing w:val="2"/>
          <w:rtl/>
        </w:rPr>
        <w:t>שאם לא מניח שמצא מוכר טוב ממנו</w:t>
      </w:r>
    </w:p>
    <w:p w14:paraId="48E7809E" w14:textId="77777777" w:rsidR="00E07EC5" w:rsidRDefault="00E07EC5" w:rsidP="00E07EC5">
      <w:pPr>
        <w:pStyle w:val="36"/>
        <w:framePr w:wrap="notBeside"/>
        <w:rPr>
          <w:rtl/>
        </w:rPr>
      </w:pPr>
      <w:r w:rsidRPr="00F40D4B">
        <w:rPr>
          <w:rtl/>
        </w:rPr>
        <w:t>רב אשי:</w:t>
      </w:r>
    </w:p>
    <w:p w14:paraId="743E1399" w14:textId="77777777" w:rsidR="00E07EC5" w:rsidRPr="00714088" w:rsidRDefault="00E07EC5" w:rsidP="00E07EC5">
      <w:pPr>
        <w:rPr>
          <w:spacing w:val="2"/>
          <w:rtl/>
        </w:rPr>
      </w:pPr>
      <w:r w:rsidRPr="00714088">
        <w:rPr>
          <w:rFonts w:hint="cs"/>
          <w:spacing w:val="2"/>
          <w:rtl/>
        </w:rPr>
        <w:t xml:space="preserve">כעת שהטעם הוא מצד גמ''ד </w:t>
      </w:r>
      <w:r w:rsidRPr="00714088">
        <w:rPr>
          <w:spacing w:val="2"/>
          <w:rtl/>
        </w:rPr>
        <w:t xml:space="preserve">אפילו </w:t>
      </w:r>
      <w:r w:rsidRPr="00714088">
        <w:rPr>
          <w:rFonts w:hint="cs"/>
          <w:spacing w:val="2"/>
          <w:rtl/>
        </w:rPr>
        <w:t>מצאו בשוק וא''ל סמך דעתו.</w:t>
      </w:r>
    </w:p>
    <w:p w14:paraId="0C82CB7F" w14:textId="77777777" w:rsidR="00E07EC5" w:rsidRDefault="00E07EC5" w:rsidP="00E07EC5">
      <w:pPr>
        <w:pStyle w:val="affff9"/>
        <w:rPr>
          <w:rtl/>
        </w:rPr>
      </w:pPr>
      <w:r>
        <w:rPr>
          <w:rFonts w:hint="cs"/>
          <w:rtl/>
        </w:rPr>
        <w:t xml:space="preserve">הוראות ר''נ בריבית </w:t>
      </w:r>
    </w:p>
    <w:p w14:paraId="10C584CE" w14:textId="77777777" w:rsidR="00E07EC5" w:rsidRDefault="00E07EC5" w:rsidP="00E07EC5">
      <w:pPr>
        <w:pStyle w:val="36"/>
        <w:framePr w:wrap="notBeside"/>
        <w:rPr>
          <w:rtl/>
        </w:rPr>
      </w:pPr>
      <w:r>
        <w:rPr>
          <w:rFonts w:hint="cs"/>
          <w:rtl/>
        </w:rPr>
        <w:t>א.</w:t>
      </w:r>
    </w:p>
    <w:p w14:paraId="0484991F" w14:textId="77777777" w:rsidR="00E07EC5" w:rsidRPr="003A4B11" w:rsidRDefault="00E07EC5" w:rsidP="00E07EC5">
      <w:pPr>
        <w:rPr>
          <w:rtl/>
        </w:rPr>
      </w:pPr>
      <w:r w:rsidRPr="003A4B11">
        <w:rPr>
          <w:rtl/>
        </w:rPr>
        <w:t xml:space="preserve">כללא דריביתא: כל אגר נטר </w:t>
      </w:r>
      <w:r w:rsidRPr="00357BBE">
        <w:rPr>
          <w:rStyle w:val="afffff2"/>
          <w:rFonts w:hint="cs"/>
          <w:rtl/>
        </w:rPr>
        <w:t>כל שכר המתנת מעות</w:t>
      </w:r>
      <w:r w:rsidRPr="003A4B11">
        <w:rPr>
          <w:rtl/>
        </w:rPr>
        <w:t xml:space="preserve"> - אסור.</w:t>
      </w:r>
      <w:r>
        <w:rPr>
          <w:rFonts w:hint="cs"/>
          <w:rtl/>
        </w:rPr>
        <w:t xml:space="preserve"> </w:t>
      </w:r>
    </w:p>
    <w:p w14:paraId="6DF2FC45" w14:textId="77777777" w:rsidR="00E07EC5" w:rsidRDefault="00E07EC5" w:rsidP="00E07EC5">
      <w:pPr>
        <w:pStyle w:val="36"/>
        <w:framePr w:wrap="notBeside"/>
        <w:rPr>
          <w:rtl/>
        </w:rPr>
      </w:pPr>
      <w:r>
        <w:rPr>
          <w:rFonts w:hint="cs"/>
          <w:rtl/>
        </w:rPr>
        <w:t>ב.</w:t>
      </w:r>
    </w:p>
    <w:p w14:paraId="1DC4E43F" w14:textId="77777777" w:rsidR="00E07EC5" w:rsidRDefault="00E07EC5" w:rsidP="00E07EC5">
      <w:pPr>
        <w:rPr>
          <w:rtl/>
        </w:rPr>
      </w:pPr>
      <w:r>
        <w:rPr>
          <w:rFonts w:hint="cs"/>
          <w:rtl/>
        </w:rPr>
        <w:t xml:space="preserve">הנותן חמש נרות בזוז מוקדם, במקום ארבע- לזמן מסויים, אם זה נמצא אצלו מותר, ואם לאו אסור, אף שיש לו </w:t>
      </w:r>
      <w:r w:rsidRPr="00F40D4B">
        <w:rPr>
          <w:rFonts w:hint="cs"/>
          <w:rtl/>
        </w:rPr>
        <w:t xml:space="preserve">אשראי בעיר </w:t>
      </w:r>
      <w:r>
        <w:rPr>
          <w:rFonts w:hint="cs"/>
          <w:rtl/>
        </w:rPr>
        <w:t xml:space="preserve">ואינו כעד שיבוא בני כיון שהוא מחוסר גוביינא כמי שאינו. </w:t>
      </w:r>
    </w:p>
    <w:p w14:paraId="2574FE0F" w14:textId="77777777" w:rsidR="00E07EC5" w:rsidRDefault="00E07EC5" w:rsidP="00E07EC5">
      <w:pPr>
        <w:pStyle w:val="36"/>
        <w:framePr w:wrap="notBeside"/>
        <w:rPr>
          <w:rtl/>
        </w:rPr>
      </w:pPr>
      <w:r>
        <w:rPr>
          <w:rFonts w:hint="cs"/>
          <w:rtl/>
        </w:rPr>
        <w:t>ג.</w:t>
      </w:r>
    </w:p>
    <w:p w14:paraId="14434FA2" w14:textId="77777777" w:rsidR="00E07EC5" w:rsidRPr="00F40D4B" w:rsidRDefault="00E07EC5" w:rsidP="00E07EC5">
      <w:pPr>
        <w:rPr>
          <w:rtl/>
        </w:rPr>
      </w:pPr>
      <w:r>
        <w:rPr>
          <w:rFonts w:hint="cs"/>
          <w:rtl/>
        </w:rPr>
        <w:t>ל</w:t>
      </w:r>
      <w:r w:rsidRPr="00F40D4B">
        <w:rPr>
          <w:rFonts w:hint="cs"/>
          <w:rtl/>
        </w:rPr>
        <w:t xml:space="preserve">וה </w:t>
      </w:r>
      <w:r>
        <w:rPr>
          <w:rFonts w:hint="cs"/>
          <w:rtl/>
        </w:rPr>
        <w:t>פרוטות</w:t>
      </w:r>
      <w:r w:rsidRPr="00F40D4B">
        <w:rPr>
          <w:rtl/>
        </w:rPr>
        <w:t xml:space="preserve"> מחבר</w:t>
      </w:r>
      <w:r w:rsidRPr="00F40D4B">
        <w:rPr>
          <w:rFonts w:hint="cs"/>
          <w:rtl/>
        </w:rPr>
        <w:t xml:space="preserve">ו ומצא יותר </w:t>
      </w:r>
      <w:r>
        <w:rPr>
          <w:rFonts w:hint="cs"/>
          <w:rtl/>
        </w:rPr>
        <w:t xml:space="preserve">- </w:t>
      </w:r>
      <w:r w:rsidRPr="00F40D4B">
        <w:rPr>
          <w:rFonts w:hint="cs"/>
          <w:rtl/>
        </w:rPr>
        <w:t xml:space="preserve">אי </w:t>
      </w:r>
      <w:r w:rsidRPr="00F40D4B">
        <w:rPr>
          <w:rtl/>
        </w:rPr>
        <w:t>בכדי שהדעת טועה</w:t>
      </w:r>
      <w:r>
        <w:rPr>
          <w:rStyle w:val="afffff2"/>
          <w:rFonts w:hint="cs"/>
          <w:rtl/>
        </w:rPr>
        <w:t xml:space="preserve"> </w:t>
      </w:r>
      <w:r w:rsidRPr="003A4B11">
        <w:rPr>
          <w:rStyle w:val="afffff2"/>
          <w:rFonts w:hint="cs"/>
          <w:rtl/>
        </w:rPr>
        <w:t>[חמישיות ועשיריות]</w:t>
      </w:r>
      <w:r w:rsidRPr="00F40D4B">
        <w:rPr>
          <w:rtl/>
        </w:rPr>
        <w:t xml:space="preserve"> </w:t>
      </w:r>
      <w:r w:rsidRPr="00F40D4B">
        <w:rPr>
          <w:rFonts w:hint="cs"/>
          <w:rtl/>
        </w:rPr>
        <w:t>חייב להחזיר לו</w:t>
      </w:r>
      <w:r>
        <w:rPr>
          <w:rFonts w:hint="cs"/>
          <w:rtl/>
        </w:rPr>
        <w:t>,</w:t>
      </w:r>
      <w:r w:rsidRPr="00F40D4B">
        <w:rPr>
          <w:rFonts w:hint="cs"/>
          <w:rtl/>
        </w:rPr>
        <w:t xml:space="preserve"> ואי לאו </w:t>
      </w:r>
      <w:r w:rsidRPr="00F40D4B">
        <w:rPr>
          <w:rtl/>
        </w:rPr>
        <w:t>מתנה בעלמא הוא</w:t>
      </w:r>
      <w:r>
        <w:rPr>
          <w:rFonts w:hint="cs"/>
          <w:rtl/>
        </w:rPr>
        <w:t>.</w:t>
      </w:r>
      <w:r w:rsidRPr="00F40D4B">
        <w:rPr>
          <w:rtl/>
        </w:rPr>
        <w:t xml:space="preserve"> </w:t>
      </w:r>
    </w:p>
    <w:p w14:paraId="7552A695" w14:textId="77777777" w:rsidR="00E07EC5" w:rsidRPr="00F40D4B" w:rsidRDefault="00E07EC5" w:rsidP="00E07EC5">
      <w:pPr>
        <w:rPr>
          <w:rtl/>
        </w:rPr>
      </w:pPr>
      <w:r w:rsidRPr="005C6BF2">
        <w:rPr>
          <w:rFonts w:cs="BA Vilna Bold" w:hint="cs"/>
          <w:rtl/>
        </w:rPr>
        <w:lastRenderedPageBreak/>
        <w:t>ובאדם תקיף</w:t>
      </w:r>
      <w:r>
        <w:rPr>
          <w:rFonts w:hint="cs"/>
          <w:rtl/>
        </w:rPr>
        <w:t xml:space="preserve"> </w:t>
      </w:r>
      <w:r w:rsidRPr="003A4B11">
        <w:rPr>
          <w:rStyle w:val="afffff2"/>
          <w:rFonts w:hint="cs"/>
          <w:rtl/>
        </w:rPr>
        <w:t xml:space="preserve">שאינו נותן </w:t>
      </w:r>
      <w:r w:rsidRPr="003A4B11">
        <w:rPr>
          <w:rStyle w:val="afffff2"/>
          <w:rtl/>
        </w:rPr>
        <w:t>מתנה,</w:t>
      </w:r>
      <w:r>
        <w:rPr>
          <w:rFonts w:hint="cs"/>
          <w:rtl/>
        </w:rPr>
        <w:t xml:space="preserve"> </w:t>
      </w:r>
      <w:r w:rsidRPr="003A4B11">
        <w:rPr>
          <w:rStyle w:val="affffc"/>
          <w:rFonts w:hint="cs"/>
          <w:rtl/>
        </w:rPr>
        <w:t>צ''ל</w:t>
      </w:r>
      <w:r w:rsidRPr="00F40D4B">
        <w:rPr>
          <w:rFonts w:hint="cs"/>
          <w:rtl/>
        </w:rPr>
        <w:t xml:space="preserve"> דגזלו והבליע לו בחשבון </w:t>
      </w:r>
      <w:r w:rsidRPr="003A4B11">
        <w:rPr>
          <w:rStyle w:val="affffc"/>
          <w:rtl/>
        </w:rPr>
        <w:t xml:space="preserve">דתניא: </w:t>
      </w:r>
      <w:r w:rsidRPr="00F40D4B">
        <w:rPr>
          <w:rtl/>
        </w:rPr>
        <w:t>הגוזל את חבירו והבליע לו בחשבון - יצא.</w:t>
      </w:r>
    </w:p>
    <w:p w14:paraId="7ECD8CD3" w14:textId="77777777" w:rsidR="00E07EC5" w:rsidRDefault="00E07EC5" w:rsidP="00E07EC5">
      <w:pPr>
        <w:rPr>
          <w:rtl/>
        </w:rPr>
      </w:pPr>
      <w:r w:rsidRPr="005C6BF2">
        <w:rPr>
          <w:rFonts w:cs="BA Vilna Bold" w:hint="cs"/>
          <w:rtl/>
        </w:rPr>
        <w:t>ואף באדם אחר</w:t>
      </w:r>
      <w:r w:rsidRPr="00F40D4B">
        <w:rPr>
          <w:rFonts w:hint="cs"/>
          <w:rtl/>
        </w:rPr>
        <w:t xml:space="preserve"> </w:t>
      </w:r>
      <w:r>
        <w:rPr>
          <w:rStyle w:val="afffff2"/>
          <w:rFonts w:hint="cs"/>
          <w:rtl/>
        </w:rPr>
        <w:t>ש</w:t>
      </w:r>
      <w:r w:rsidRPr="003A4B11">
        <w:rPr>
          <w:rStyle w:val="afffff2"/>
          <w:rFonts w:hint="cs"/>
          <w:rtl/>
        </w:rPr>
        <w:t>אינו סוחר עמו</w:t>
      </w:r>
      <w:r>
        <w:rPr>
          <w:rFonts w:hint="cs"/>
          <w:rtl/>
        </w:rPr>
        <w:t xml:space="preserve"> </w:t>
      </w:r>
      <w:r w:rsidRPr="00F40D4B">
        <w:rPr>
          <w:rFonts w:hint="cs"/>
          <w:rtl/>
        </w:rPr>
        <w:t>אפשר דאדם אחר גזלה והביא לו</w:t>
      </w:r>
      <w:r>
        <w:rPr>
          <w:rFonts w:hint="cs"/>
          <w:rtl/>
        </w:rPr>
        <w:t>,</w:t>
      </w:r>
      <w:r w:rsidRPr="00F40D4B">
        <w:rPr>
          <w:rFonts w:hint="cs"/>
          <w:rtl/>
        </w:rPr>
        <w:t xml:space="preserve"> שיחזירם לך בהבלעה.</w:t>
      </w:r>
    </w:p>
    <w:p w14:paraId="5B9C0C11" w14:textId="3B14B5C5" w:rsidR="00E07EC5" w:rsidRDefault="00E07EC5" w:rsidP="00E07EC5">
      <w:pPr>
        <w:pStyle w:val="aff9"/>
        <w:rPr>
          <w:rtl/>
        </w:rPr>
      </w:pPr>
      <w:r>
        <w:rPr>
          <w:rFonts w:hint="cs"/>
          <w:rtl/>
        </w:rPr>
        <w:t>****</w:t>
      </w:r>
      <w:bookmarkEnd w:id="4"/>
    </w:p>
    <w:p w14:paraId="0C87C4F1" w14:textId="77777777" w:rsidR="00E07EC5" w:rsidRDefault="00E07EC5" w:rsidP="00E07EC5">
      <w:pPr>
        <w:pStyle w:val="36"/>
        <w:framePr w:wrap="notBeside"/>
        <w:rPr>
          <w:rtl/>
        </w:rPr>
      </w:pPr>
      <w:r>
        <w:rPr>
          <w:rFonts w:hint="cs"/>
          <w:rtl/>
        </w:rPr>
        <w:t xml:space="preserve">א. </w:t>
      </w:r>
      <w:r w:rsidRPr="00F40D4B">
        <w:rPr>
          <w:rFonts w:hint="cs"/>
          <w:rtl/>
        </w:rPr>
        <w:t>ר</w:t>
      </w:r>
      <w:r>
        <w:rPr>
          <w:rFonts w:hint="cs"/>
          <w:rtl/>
        </w:rPr>
        <w:t>ב</w:t>
      </w:r>
      <w:r w:rsidRPr="00F40D4B">
        <w:rPr>
          <w:rtl/>
        </w:rPr>
        <w:t>:</w:t>
      </w:r>
    </w:p>
    <w:p w14:paraId="4F9B0015" w14:textId="77777777" w:rsidR="00E07EC5" w:rsidRDefault="00E07EC5" w:rsidP="00E07EC5">
      <w:pPr>
        <w:rPr>
          <w:rStyle w:val="affffc"/>
          <w:rtl/>
        </w:rPr>
      </w:pPr>
      <w:r w:rsidRPr="007F62A5">
        <w:rPr>
          <w:rFonts w:cs="BA Vilna Bold" w:hint="cs"/>
          <w:rtl/>
        </w:rPr>
        <w:t xml:space="preserve">המביא מעות לגנן דלועים עשרה בגודל </w:t>
      </w:r>
      <w:r w:rsidRPr="007F62A5">
        <w:rPr>
          <w:rFonts w:cs="BA Vilna Bold"/>
          <w:rtl/>
        </w:rPr>
        <w:t>זרת</w:t>
      </w:r>
      <w:r>
        <w:rPr>
          <w:rStyle w:val="affffc"/>
          <w:rFonts w:hint="cs"/>
          <w:rtl/>
        </w:rPr>
        <w:t xml:space="preserve"> </w:t>
      </w:r>
      <w:r w:rsidRPr="00672208">
        <w:rPr>
          <w:rStyle w:val="affffc"/>
          <w:rtl/>
        </w:rPr>
        <w:t>וא"ל:</w:t>
      </w:r>
      <w:r w:rsidRPr="00F40D4B">
        <w:rPr>
          <w:rtl/>
        </w:rPr>
        <w:t xml:space="preserve"> </w:t>
      </w:r>
      <w:r>
        <w:rPr>
          <w:rFonts w:hint="cs"/>
          <w:rtl/>
        </w:rPr>
        <w:t>אתן</w:t>
      </w:r>
      <w:r w:rsidRPr="00F40D4B">
        <w:rPr>
          <w:rtl/>
        </w:rPr>
        <w:t xml:space="preserve"> לך </w:t>
      </w:r>
      <w:r>
        <w:rPr>
          <w:rFonts w:hint="cs"/>
          <w:rtl/>
        </w:rPr>
        <w:t xml:space="preserve">בגודל </w:t>
      </w:r>
      <w:r w:rsidRPr="00F40D4B">
        <w:rPr>
          <w:rFonts w:hint="cs"/>
          <w:rtl/>
        </w:rPr>
        <w:t>אמה</w:t>
      </w:r>
      <w:r w:rsidRPr="00F40D4B">
        <w:rPr>
          <w:rtl/>
        </w:rPr>
        <w:t>,</w:t>
      </w:r>
      <w:r>
        <w:rPr>
          <w:rFonts w:hint="cs"/>
          <w:rtl/>
        </w:rPr>
        <w:t xml:space="preserve"> אם ישנם מותר, ואם אינם אסור </w:t>
      </w:r>
      <w:r>
        <w:rPr>
          <w:rStyle w:val="affffc"/>
          <w:rFonts w:hint="cs"/>
          <w:rtl/>
        </w:rPr>
        <w:t xml:space="preserve">אף </w:t>
      </w:r>
      <w:r>
        <w:rPr>
          <w:rFonts w:hint="cs"/>
          <w:rtl/>
        </w:rPr>
        <w:t xml:space="preserve">שגדלים מעצמם. </w:t>
      </w:r>
    </w:p>
    <w:p w14:paraId="085EF7C1" w14:textId="77777777" w:rsidR="00E07EC5" w:rsidRDefault="00E07EC5" w:rsidP="00E07EC5">
      <w:pPr>
        <w:pStyle w:val="36"/>
        <w:framePr w:wrap="notBeside"/>
        <w:rPr>
          <w:rStyle w:val="affffc"/>
          <w:rtl/>
        </w:rPr>
      </w:pPr>
      <w:r w:rsidRPr="00672208">
        <w:rPr>
          <w:rStyle w:val="affffc"/>
          <w:rFonts w:hint="cs"/>
          <w:rtl/>
        </w:rPr>
        <w:t>כ</w:t>
      </w:r>
      <w:r w:rsidRPr="00672208">
        <w:rPr>
          <w:rStyle w:val="affffc"/>
          <w:rtl/>
        </w:rPr>
        <w:t>האי תנא</w:t>
      </w:r>
      <w:r>
        <w:rPr>
          <w:rStyle w:val="affffc"/>
          <w:rFonts w:hint="cs"/>
          <w:rtl/>
        </w:rPr>
        <w:t>:</w:t>
      </w:r>
    </w:p>
    <w:p w14:paraId="3E535D96" w14:textId="77777777" w:rsidR="00E07EC5" w:rsidRPr="00F40D4B" w:rsidRDefault="00E07EC5" w:rsidP="00E07EC5">
      <w:pPr>
        <w:pStyle w:val="affe"/>
        <w:framePr w:wrap="around" w:x="4367" w:y="-473"/>
        <w:rPr>
          <w:rtl/>
        </w:rPr>
      </w:pPr>
      <w:r w:rsidRPr="00F40D4B">
        <w:rPr>
          <w:rFonts w:hint="cs"/>
          <w:rtl/>
        </w:rPr>
        <w:t>סד.</w:t>
      </w:r>
    </w:p>
    <w:p w14:paraId="1F3A1F5B" w14:textId="77777777" w:rsidR="00E07EC5" w:rsidRDefault="00E07EC5" w:rsidP="00E07EC5">
      <w:pPr>
        <w:rPr>
          <w:rtl/>
        </w:rPr>
      </w:pPr>
      <w:r>
        <w:rPr>
          <w:rFonts w:hint="cs"/>
          <w:rtl/>
        </w:rPr>
        <w:t>ד</w:t>
      </w:r>
      <w:r w:rsidRPr="00F40D4B">
        <w:rPr>
          <w:rtl/>
        </w:rPr>
        <w:t xml:space="preserve">ההולך לחלוב עזיו ולגזוז </w:t>
      </w:r>
      <w:r w:rsidRPr="00672208">
        <w:rPr>
          <w:rtl/>
        </w:rPr>
        <w:t>רחליו ולרדות כוורתו,</w:t>
      </w:r>
      <w:r w:rsidRPr="00F40D4B">
        <w:rPr>
          <w:rtl/>
        </w:rPr>
        <w:t xml:space="preserve"> </w:t>
      </w:r>
    </w:p>
    <w:p w14:paraId="13D1B410" w14:textId="77777777" w:rsidR="00E07EC5" w:rsidRPr="00F40D4B" w:rsidRDefault="00E07EC5" w:rsidP="00E07EC5">
      <w:pPr>
        <w:rPr>
          <w:rtl/>
        </w:rPr>
      </w:pPr>
      <w:r w:rsidRPr="00672208">
        <w:rPr>
          <w:rStyle w:val="affffc"/>
          <w:rtl/>
        </w:rPr>
        <w:t>מצאו חבירו וא</w:t>
      </w:r>
      <w:r>
        <w:rPr>
          <w:rStyle w:val="affffc"/>
          <w:rFonts w:hint="cs"/>
          <w:rtl/>
        </w:rPr>
        <w:t>"ל</w:t>
      </w:r>
      <w:r w:rsidRPr="00672208">
        <w:rPr>
          <w:rStyle w:val="affffc"/>
          <w:rtl/>
        </w:rPr>
        <w:t>:</w:t>
      </w:r>
      <w:r w:rsidRPr="00F40D4B">
        <w:rPr>
          <w:rtl/>
        </w:rPr>
        <w:t xml:space="preserve"> </w:t>
      </w:r>
      <w:r w:rsidRPr="007F62A5">
        <w:rPr>
          <w:rFonts w:cs="BA Vilna Bold"/>
          <w:rtl/>
        </w:rPr>
        <w:t xml:space="preserve">מה שעזי חולבות </w:t>
      </w:r>
      <w:r w:rsidRPr="007F62A5">
        <w:rPr>
          <w:rFonts w:cs="BA Vilna Bold" w:hint="cs"/>
          <w:rtl/>
        </w:rPr>
        <w:t xml:space="preserve">גוזזות וכו' </w:t>
      </w:r>
      <w:r w:rsidRPr="007F62A5">
        <w:rPr>
          <w:rFonts w:cs="BA Vilna Bold"/>
          <w:rtl/>
        </w:rPr>
        <w:t>מכור לך</w:t>
      </w:r>
      <w:r w:rsidRPr="007F62A5">
        <w:rPr>
          <w:rFonts w:cs="BA Vilna Bold"/>
          <w:rtl/>
        </w:rPr>
        <w:tab/>
      </w:r>
      <w:r w:rsidRPr="007F62A5">
        <w:rPr>
          <w:rFonts w:cs="BA Vilna Bold" w:hint="cs"/>
          <w:rtl/>
        </w:rPr>
        <w:t>-</w:t>
      </w:r>
      <w:r>
        <w:rPr>
          <w:rFonts w:hint="cs"/>
          <w:rtl/>
        </w:rPr>
        <w:t xml:space="preserve"> </w:t>
      </w:r>
      <w:r w:rsidRPr="00F40D4B">
        <w:rPr>
          <w:rtl/>
        </w:rPr>
        <w:t>מותר.</w:t>
      </w:r>
    </w:p>
    <w:p w14:paraId="6EF580A8" w14:textId="77777777" w:rsidR="00E07EC5" w:rsidRPr="00F40D4B" w:rsidRDefault="00E07EC5" w:rsidP="00E07EC5">
      <w:pPr>
        <w:rPr>
          <w:rtl/>
        </w:rPr>
      </w:pPr>
      <w:r w:rsidRPr="00672208">
        <w:rPr>
          <w:rStyle w:val="affffc"/>
          <w:rtl/>
        </w:rPr>
        <w:t>אבל אם אמר לו:</w:t>
      </w:r>
      <w:r w:rsidRPr="00F40D4B">
        <w:rPr>
          <w:rtl/>
        </w:rPr>
        <w:t xml:space="preserve"> מה שעזי חולבות </w:t>
      </w:r>
      <w:r w:rsidRPr="007F62A5">
        <w:rPr>
          <w:rFonts w:cs="BA Vilna Bold"/>
          <w:rtl/>
        </w:rPr>
        <w:t>כך וכך</w:t>
      </w:r>
      <w:r w:rsidRPr="00F40D4B">
        <w:rPr>
          <w:rtl/>
        </w:rPr>
        <w:t xml:space="preserve"> מכור לך, </w:t>
      </w:r>
      <w:r>
        <w:rPr>
          <w:rtl/>
        </w:rPr>
        <w:tab/>
      </w:r>
      <w:r>
        <w:rPr>
          <w:rtl/>
        </w:rPr>
        <w:tab/>
      </w:r>
      <w:r>
        <w:rPr>
          <w:rFonts w:hint="cs"/>
          <w:rtl/>
        </w:rPr>
        <w:t xml:space="preserve">- </w:t>
      </w:r>
      <w:r w:rsidRPr="00F40D4B">
        <w:rPr>
          <w:rtl/>
        </w:rPr>
        <w:t>אסור.</w:t>
      </w:r>
    </w:p>
    <w:p w14:paraId="5B55ABBC" w14:textId="77777777" w:rsidR="00E07EC5" w:rsidRPr="00F40D4B" w:rsidRDefault="00E07EC5" w:rsidP="00E07EC5">
      <w:pPr>
        <w:rPr>
          <w:rtl/>
        </w:rPr>
      </w:pPr>
      <w:r>
        <w:rPr>
          <w:rFonts w:hint="cs"/>
          <w:rtl/>
        </w:rPr>
        <w:t>ואף שגדלים מעצמם</w:t>
      </w:r>
      <w:r w:rsidRPr="00F40D4B">
        <w:rPr>
          <w:rtl/>
        </w:rPr>
        <w:t xml:space="preserve">, כיון </w:t>
      </w:r>
      <w:r>
        <w:rPr>
          <w:rFonts w:hint="cs"/>
          <w:rtl/>
        </w:rPr>
        <w:t xml:space="preserve">שבאותו הזמן אינם נמצאים </w:t>
      </w:r>
      <w:r w:rsidRPr="00F40D4B">
        <w:rPr>
          <w:rtl/>
        </w:rPr>
        <w:t>- אסור.</w:t>
      </w:r>
    </w:p>
    <w:p w14:paraId="00AA2B22" w14:textId="77777777" w:rsidR="00E07EC5" w:rsidRDefault="00E07EC5" w:rsidP="00E07EC5">
      <w:pPr>
        <w:pStyle w:val="36"/>
        <w:framePr w:wrap="notBeside"/>
        <w:rPr>
          <w:rtl/>
        </w:rPr>
      </w:pPr>
      <w:r>
        <w:rPr>
          <w:rFonts w:hint="cs"/>
          <w:rtl/>
        </w:rPr>
        <w:t xml:space="preserve">ב. </w:t>
      </w:r>
      <w:r w:rsidRPr="00F40D4B">
        <w:rPr>
          <w:rtl/>
        </w:rPr>
        <w:t>א"ד</w:t>
      </w:r>
      <w:r>
        <w:rPr>
          <w:rFonts w:hint="cs"/>
          <w:rtl/>
        </w:rPr>
        <w:t xml:space="preserve"> רבא:</w:t>
      </w:r>
    </w:p>
    <w:p w14:paraId="1B45770B" w14:textId="77777777" w:rsidR="00E07EC5" w:rsidRPr="00F40D4B" w:rsidRDefault="00E07EC5" w:rsidP="00E07EC5">
      <w:pPr>
        <w:rPr>
          <w:rtl/>
        </w:rPr>
      </w:pPr>
      <w:r w:rsidRPr="00F40D4B">
        <w:rPr>
          <w:rtl/>
        </w:rPr>
        <w:t xml:space="preserve">כיון </w:t>
      </w:r>
      <w:r>
        <w:rPr>
          <w:rFonts w:hint="cs"/>
          <w:rtl/>
        </w:rPr>
        <w:t xml:space="preserve">שגדלים מעצמם שפיר - </w:t>
      </w:r>
      <w:r w:rsidRPr="00F40D4B">
        <w:rPr>
          <w:rtl/>
        </w:rPr>
        <w:t>דמי.</w:t>
      </w:r>
    </w:p>
    <w:p w14:paraId="52F4A39C" w14:textId="77777777" w:rsidR="00E07EC5" w:rsidRDefault="00E07EC5" w:rsidP="00E07EC5">
      <w:pPr>
        <w:pStyle w:val="36"/>
        <w:framePr w:wrap="notBeside"/>
        <w:rPr>
          <w:rtl/>
        </w:rPr>
      </w:pPr>
      <w:r w:rsidRPr="00F40D4B">
        <w:rPr>
          <w:rFonts w:hint="cs"/>
          <w:rtl/>
        </w:rPr>
        <w:t>והך</w:t>
      </w:r>
    </w:p>
    <w:p w14:paraId="0E356903" w14:textId="77777777" w:rsidR="00E07EC5" w:rsidRPr="00F40D4B" w:rsidRDefault="00E07EC5" w:rsidP="00E07EC5">
      <w:pPr>
        <w:rPr>
          <w:rtl/>
        </w:rPr>
      </w:pPr>
      <w:r w:rsidRPr="00F40D4B">
        <w:rPr>
          <w:rFonts w:hint="cs"/>
          <w:rtl/>
        </w:rPr>
        <w:t>ד'</w:t>
      </w:r>
      <w:r w:rsidRPr="00F40D4B">
        <w:rPr>
          <w:rtl/>
        </w:rPr>
        <w:t>כך וכך אסור</w:t>
      </w:r>
      <w:r w:rsidRPr="00F40D4B">
        <w:rPr>
          <w:rFonts w:hint="cs"/>
          <w:rtl/>
        </w:rPr>
        <w:t>'</w:t>
      </w:r>
      <w:r w:rsidRPr="00F40D4B">
        <w:rPr>
          <w:rtl/>
        </w:rPr>
        <w:t xml:space="preserve"> - </w:t>
      </w:r>
      <w:r w:rsidRPr="00672208">
        <w:rPr>
          <w:rStyle w:val="affffc"/>
          <w:rtl/>
        </w:rPr>
        <w:t>שם</w:t>
      </w:r>
      <w:r w:rsidRPr="00F40D4B">
        <w:rPr>
          <w:rtl/>
        </w:rPr>
        <w:t xml:space="preserve"> </w:t>
      </w:r>
      <w:r>
        <w:rPr>
          <w:rFonts w:hint="cs"/>
          <w:rtl/>
        </w:rPr>
        <w:t>לא גדלות מעצמן ש</w:t>
      </w:r>
      <w:r w:rsidRPr="00F40D4B">
        <w:rPr>
          <w:rFonts w:hint="cs"/>
          <w:rtl/>
        </w:rPr>
        <w:t>לוקח לזה ומגיעים אחרים במקומם</w:t>
      </w:r>
      <w:r>
        <w:rPr>
          <w:rFonts w:hint="cs"/>
          <w:rtl/>
        </w:rPr>
        <w:t xml:space="preserve">, </w:t>
      </w:r>
      <w:r w:rsidRPr="00672208">
        <w:rPr>
          <w:rStyle w:val="affffc"/>
          <w:rtl/>
        </w:rPr>
        <w:t>כאן</w:t>
      </w:r>
      <w:r w:rsidRPr="00F40D4B">
        <w:rPr>
          <w:rtl/>
        </w:rPr>
        <w:t xml:space="preserve"> </w:t>
      </w:r>
      <w:r w:rsidRPr="00F40D4B">
        <w:rPr>
          <w:rFonts w:hint="cs"/>
          <w:rtl/>
        </w:rPr>
        <w:t>מזה התרבו ואם יקחם לא יבואו במקומם</w:t>
      </w:r>
    </w:p>
    <w:p w14:paraId="320A3EE7" w14:textId="77777777" w:rsidR="00E07EC5" w:rsidRPr="00F40D4B" w:rsidRDefault="00E07EC5" w:rsidP="00E07EC5">
      <w:pPr>
        <w:pStyle w:val="aff9"/>
        <w:rPr>
          <w:rtl/>
        </w:rPr>
      </w:pPr>
      <w:r w:rsidRPr="00F40D4B">
        <w:rPr>
          <w:rtl/>
        </w:rPr>
        <w:t>***</w:t>
      </w:r>
    </w:p>
    <w:p w14:paraId="4E1C0134" w14:textId="77777777" w:rsidR="00E07EC5" w:rsidRDefault="00E07EC5" w:rsidP="00E07EC5">
      <w:pPr>
        <w:pStyle w:val="36"/>
        <w:framePr w:wrap="notBeside"/>
        <w:rPr>
          <w:rtl/>
        </w:rPr>
      </w:pPr>
      <w:r w:rsidRPr="00F40D4B">
        <w:rPr>
          <w:rtl/>
        </w:rPr>
        <w:t>אביי:</w:t>
      </w:r>
    </w:p>
    <w:p w14:paraId="23670734" w14:textId="77777777" w:rsidR="00E07EC5" w:rsidRPr="00F40D4B" w:rsidRDefault="00E07EC5" w:rsidP="00E07EC5">
      <w:pPr>
        <w:rPr>
          <w:rtl/>
        </w:rPr>
      </w:pPr>
      <w:r w:rsidRPr="007F62A5">
        <w:rPr>
          <w:rFonts w:cs="BA Vilna Bold" w:hint="cs"/>
          <w:rtl/>
        </w:rPr>
        <w:t>מותר לאדם לומר</w:t>
      </w:r>
      <w:r w:rsidRPr="00F40D4B">
        <w:rPr>
          <w:rFonts w:hint="cs"/>
          <w:rtl/>
        </w:rPr>
        <w:t xml:space="preserve"> </w:t>
      </w:r>
      <w:r w:rsidRPr="00F40D4B">
        <w:rPr>
          <w:rtl/>
        </w:rPr>
        <w:t xml:space="preserve">הילך </w:t>
      </w:r>
      <w:r w:rsidRPr="00F40D4B">
        <w:rPr>
          <w:rFonts w:hint="cs"/>
          <w:rtl/>
        </w:rPr>
        <w:t xml:space="preserve">ד' </w:t>
      </w:r>
      <w:r w:rsidRPr="00F40D4B">
        <w:rPr>
          <w:rtl/>
        </w:rPr>
        <w:t>זוז</w:t>
      </w:r>
      <w:r w:rsidRPr="00F40D4B">
        <w:rPr>
          <w:rFonts w:hint="cs"/>
          <w:rtl/>
        </w:rPr>
        <w:t xml:space="preserve"> על חבית יין</w:t>
      </w:r>
      <w:r>
        <w:rPr>
          <w:rFonts w:hint="cs"/>
          <w:rtl/>
        </w:rPr>
        <w:t>,</w:t>
      </w:r>
      <w:r w:rsidRPr="00F40D4B">
        <w:rPr>
          <w:rFonts w:hint="cs"/>
          <w:rtl/>
        </w:rPr>
        <w:t xml:space="preserve"> אי מחמצת ברשותך</w:t>
      </w:r>
      <w:r>
        <w:rPr>
          <w:rFonts w:hint="cs"/>
          <w:rtl/>
        </w:rPr>
        <w:t>,</w:t>
      </w:r>
      <w:r w:rsidRPr="00F40D4B">
        <w:rPr>
          <w:rFonts w:hint="cs"/>
          <w:rtl/>
        </w:rPr>
        <w:t xml:space="preserve"> אי יקרה או זולה ברשותי</w:t>
      </w:r>
      <w:r>
        <w:rPr>
          <w:rFonts w:hint="cs"/>
          <w:rtl/>
        </w:rPr>
        <w:t xml:space="preserve">, ואין זה </w:t>
      </w:r>
      <w:r w:rsidRPr="00F40D4B">
        <w:rPr>
          <w:rFonts w:hint="cs"/>
          <w:rtl/>
        </w:rPr>
        <w:t xml:space="preserve">קרוב </w:t>
      </w:r>
      <w:r w:rsidRPr="00F40D4B">
        <w:rPr>
          <w:rtl/>
        </w:rPr>
        <w:t xml:space="preserve">לשכר ורחוק להפסד </w:t>
      </w:r>
      <w:r>
        <w:rPr>
          <w:rFonts w:hint="cs"/>
          <w:rtl/>
        </w:rPr>
        <w:t xml:space="preserve">- </w:t>
      </w:r>
      <w:r w:rsidRPr="00F40D4B">
        <w:rPr>
          <w:rtl/>
        </w:rPr>
        <w:t xml:space="preserve">כיון </w:t>
      </w:r>
      <w:r>
        <w:rPr>
          <w:rFonts w:hint="cs"/>
          <w:rtl/>
        </w:rPr>
        <w:t>ש</w:t>
      </w:r>
      <w:r w:rsidRPr="00F40D4B">
        <w:rPr>
          <w:rtl/>
        </w:rPr>
        <w:t>מקבל עליה זולא, קרוב לזה ולזה הוא.</w:t>
      </w:r>
    </w:p>
    <w:p w14:paraId="428C0B2A" w14:textId="77777777" w:rsidR="00E07EC5" w:rsidRPr="00F40D4B" w:rsidRDefault="00E07EC5" w:rsidP="00E07EC5">
      <w:pPr>
        <w:pStyle w:val="aff9"/>
        <w:rPr>
          <w:rtl/>
        </w:rPr>
      </w:pPr>
      <w:r w:rsidRPr="00F40D4B">
        <w:rPr>
          <w:rtl/>
        </w:rPr>
        <w:t>***</w:t>
      </w:r>
    </w:p>
    <w:p w14:paraId="119529B8" w14:textId="77777777" w:rsidR="00E07EC5" w:rsidRPr="00F40D4B" w:rsidRDefault="00E07EC5" w:rsidP="00E07EC5">
      <w:pPr>
        <w:pStyle w:val="afffff"/>
        <w:framePr w:wrap="around"/>
      </w:pPr>
      <w:del w:id="20246" w:author="קלוד" w:date="2026-10-06T10:08:05Z">
        <w:r>
          <w:rPr>
            <w:rtl/>
          </w:rPr>
          <w:delText xml:space="preserve">משנה.</w:delText>
        </w:r>
      </w:del>
      <w:ins w:id="20247" w:author="קלוד" w:date="2026-10-06T10:08:05Z">
        <w:r>
          <w:rPr>
            <w:rtl/>
          </w:rPr>
          <w:t xml:space="preserve">משנה ב</w:t>
        </w:r>
      </w:ins>
    </w:p>
    <w:p w14:paraId="226E3B0E" w14:textId="77777777" w:rsidR="00E07EC5" w:rsidRPr="00F40D4B" w:rsidRDefault="00E07EC5" w:rsidP="00E07EC5">
      <w:pPr>
        <w:pStyle w:val="afff3"/>
        <w:spacing w:after="60"/>
        <w:rPr>
          <w:rtl/>
        </w:rPr>
      </w:pPr>
      <w:ins w:id="9819" w:author="מספור קטעי משנה" w:date="2026-10-06T10:03:19Z">
        <w:r>
          <w:rPr>
            <w:rStyle w:val="MisparKeta"/>
          </w:rPr>
          <w:t xml:space="preserve">א. </w:t>
        </w:r>
      </w:ins>
      <w:r w:rsidRPr="00F40D4B">
        <w:rPr>
          <w:rtl/>
        </w:rPr>
        <w:t>המלוה את חבירו לא ידור בחצרו חנם, ולא ישכור ממנו בפחות מפני שהוא רבית.</w:t>
      </w:r>
    </w:p>
    <w:p w14:paraId="79DC5F4D" w14:textId="77777777" w:rsidR="00E07EC5" w:rsidRDefault="00E07EC5" w:rsidP="00E07EC5">
      <w:pPr>
        <w:pStyle w:val="36"/>
        <w:framePr w:wrap="notBeside"/>
        <w:rPr>
          <w:rtl/>
        </w:rPr>
      </w:pPr>
      <w:r w:rsidRPr="00F40D4B">
        <w:rPr>
          <w:rFonts w:hint="cs"/>
          <w:rtl/>
        </w:rPr>
        <w:t>מר''נ</w:t>
      </w:r>
      <w:r w:rsidRPr="00F40D4B">
        <w:rPr>
          <w:rtl/>
        </w:rPr>
        <w:t>:</w:t>
      </w:r>
    </w:p>
    <w:p w14:paraId="1640F74C" w14:textId="77777777" w:rsidR="00E07EC5" w:rsidRPr="00F40D4B" w:rsidRDefault="00E07EC5" w:rsidP="00E07EC5">
      <w:pPr>
        <w:rPr>
          <w:rtl/>
        </w:rPr>
      </w:pPr>
      <w:r>
        <w:rPr>
          <w:rFonts w:hint="cs"/>
          <w:rtl/>
        </w:rPr>
        <w:t xml:space="preserve">אף </w:t>
      </w:r>
      <w:r w:rsidRPr="00F40D4B">
        <w:rPr>
          <w:rtl/>
        </w:rPr>
        <w:t>שאמרו הדר בחצר חבירו שלא מדעתו - אינו צריך להעלות לו שכר, הלוהו ודר בחצירו - צריך להעלות לו שכר.</w:t>
      </w:r>
    </w:p>
    <w:p w14:paraId="555BEEDB" w14:textId="77777777" w:rsidR="00E07EC5" w:rsidRDefault="00E07EC5" w:rsidP="00E07EC5">
      <w:pPr>
        <w:pStyle w:val="36"/>
        <w:framePr w:wrap="notBeside"/>
        <w:rPr>
          <w:rtl/>
        </w:rPr>
      </w:pPr>
      <w:r w:rsidRPr="00F40D4B">
        <w:rPr>
          <w:rFonts w:hint="cs"/>
          <w:rtl/>
        </w:rPr>
        <w:t>וקמ''ל</w:t>
      </w:r>
    </w:p>
    <w:p w14:paraId="42E73601" w14:textId="77777777" w:rsidR="00E07EC5" w:rsidRPr="00F40D4B" w:rsidRDefault="00E07EC5" w:rsidP="00E07EC5">
      <w:pPr>
        <w:rPr>
          <w:rtl/>
        </w:rPr>
      </w:pPr>
      <w:r w:rsidRPr="00F40D4B">
        <w:rPr>
          <w:rFonts w:hint="cs"/>
          <w:rtl/>
        </w:rPr>
        <w:t xml:space="preserve">דאפי' בחצר </w:t>
      </w:r>
      <w:r>
        <w:rPr>
          <w:rFonts w:hint="cs"/>
          <w:rtl/>
        </w:rPr>
        <w:t xml:space="preserve">שאינה עומדת להשכרה ואדם שלא עומד לשכור. </w:t>
      </w:r>
    </w:p>
    <w:p w14:paraId="3B0F942A" w14:textId="77777777" w:rsidR="00E07EC5" w:rsidRDefault="00E07EC5" w:rsidP="00E07EC5">
      <w:pPr>
        <w:pStyle w:val="36"/>
        <w:framePr w:wrap="notBeside"/>
        <w:rPr>
          <w:rtl/>
        </w:rPr>
      </w:pPr>
      <w:r w:rsidRPr="00F40D4B">
        <w:rPr>
          <w:rtl/>
        </w:rPr>
        <w:t>א"ד</w:t>
      </w:r>
      <w:r w:rsidRPr="00F40D4B">
        <w:rPr>
          <w:rFonts w:hint="cs"/>
          <w:rtl/>
        </w:rPr>
        <w:t xml:space="preserve"> מר''נ</w:t>
      </w:r>
      <w:r w:rsidRPr="00F40D4B">
        <w:rPr>
          <w:rtl/>
        </w:rPr>
        <w:t>:</w:t>
      </w:r>
    </w:p>
    <w:p w14:paraId="5FB3D3E4" w14:textId="77777777" w:rsidR="00E07EC5" w:rsidRPr="00F40D4B" w:rsidRDefault="00E07EC5" w:rsidP="00E07EC5">
      <w:pPr>
        <w:rPr>
          <w:rtl/>
        </w:rPr>
      </w:pPr>
      <w:r w:rsidRPr="00F40D4B">
        <w:rPr>
          <w:rFonts w:hint="cs"/>
          <w:rtl/>
        </w:rPr>
        <w:lastRenderedPageBreak/>
        <w:t>ד</w:t>
      </w:r>
      <w:r>
        <w:rPr>
          <w:rFonts w:hint="cs"/>
          <w:rtl/>
        </w:rPr>
        <w:t>אף ש</w:t>
      </w:r>
      <w:r w:rsidRPr="00F40D4B">
        <w:rPr>
          <w:rFonts w:hint="cs"/>
          <w:rtl/>
        </w:rPr>
        <w:t>הדר ב</w:t>
      </w:r>
      <w:r w:rsidRPr="00F40D4B">
        <w:rPr>
          <w:rtl/>
        </w:rPr>
        <w:t>חצר חבירו שלא מדעתו – א</w:t>
      </w:r>
      <w:r w:rsidRPr="00F40D4B">
        <w:rPr>
          <w:rFonts w:hint="cs"/>
          <w:rtl/>
        </w:rPr>
        <w:t>"צ</w:t>
      </w:r>
      <w:r w:rsidRPr="00F40D4B">
        <w:rPr>
          <w:rtl/>
        </w:rPr>
        <w:t xml:space="preserve"> להעלות לו שכר, הלויני ודור בחצרי - צריך להעלות לו שכר.</w:t>
      </w:r>
    </w:p>
    <w:p w14:paraId="10D4BA5B" w14:textId="77777777" w:rsidR="00E07EC5" w:rsidRPr="007F62A5" w:rsidRDefault="00E07EC5" w:rsidP="00E07EC5">
      <w:pPr>
        <w:spacing w:after="60"/>
        <w:rPr>
          <w:b/>
          <w:spacing w:val="2"/>
          <w:sz w:val="16"/>
          <w:szCs w:val="14"/>
          <w:rtl/>
        </w:rPr>
      </w:pPr>
      <w:r w:rsidRPr="007F62A5">
        <w:rPr>
          <w:rStyle w:val="affffc"/>
          <w:spacing w:val="2"/>
          <w:rtl/>
        </w:rPr>
        <w:t xml:space="preserve">מ"ד הלוהו </w:t>
      </w:r>
      <w:r w:rsidRPr="007F62A5">
        <w:rPr>
          <w:rFonts w:hint="cs"/>
          <w:b/>
          <w:spacing w:val="2"/>
          <w:rtl/>
        </w:rPr>
        <w:t xml:space="preserve">-כ''ש </w:t>
      </w:r>
      <w:r w:rsidRPr="007F62A5">
        <w:rPr>
          <w:b/>
          <w:spacing w:val="2"/>
          <w:rtl/>
        </w:rPr>
        <w:t xml:space="preserve">הלויני, </w:t>
      </w:r>
      <w:r w:rsidRPr="007F62A5">
        <w:rPr>
          <w:rStyle w:val="affffc"/>
          <w:spacing w:val="2"/>
          <w:rtl/>
        </w:rPr>
        <w:t>ומ"ד הלויני -</w:t>
      </w:r>
      <w:r w:rsidRPr="007F62A5">
        <w:rPr>
          <w:b/>
          <w:spacing w:val="2"/>
          <w:rtl/>
        </w:rPr>
        <w:t xml:space="preserve"> אבל הלוהו לא</w:t>
      </w:r>
      <w:r w:rsidRPr="007F62A5">
        <w:rPr>
          <w:rFonts w:hint="cs"/>
          <w:b/>
          <w:spacing w:val="2"/>
          <w:rtl/>
        </w:rPr>
        <w:t xml:space="preserve"> </w:t>
      </w:r>
      <w:r w:rsidRPr="007F62A5">
        <w:rPr>
          <w:rStyle w:val="afffff2"/>
          <w:rFonts w:hint="cs"/>
          <w:b/>
          <w:spacing w:val="2"/>
          <w:rtl/>
        </w:rPr>
        <w:t>שלא ע''ד זה הלווהו</w:t>
      </w:r>
    </w:p>
    <w:p w14:paraId="4BFDF772" w14:textId="77777777" w:rsidR="00E07EC5" w:rsidRPr="007F62A5" w:rsidRDefault="00E07EC5" w:rsidP="00E07EC5">
      <w:pPr>
        <w:pStyle w:val="affff9"/>
        <w:rPr>
          <w:rStyle w:val="affffc"/>
          <w:rFonts w:cs="BA TM • Vilna Extra-Bold"/>
          <w:bCs w:val="0"/>
          <w:rtl/>
        </w:rPr>
      </w:pPr>
      <w:r>
        <w:rPr>
          <w:rFonts w:hint="cs"/>
          <w:rtl/>
        </w:rPr>
        <w:t xml:space="preserve">ריב''ח: </w:t>
      </w:r>
      <w:r w:rsidRPr="00F40D4B">
        <w:rPr>
          <w:rtl/>
        </w:rPr>
        <w:t xml:space="preserve">תקף עבדי </w:t>
      </w:r>
      <w:r w:rsidRPr="00F40D4B">
        <w:rPr>
          <w:rFonts w:hint="cs"/>
          <w:rtl/>
        </w:rPr>
        <w:t>בעל חובות שלו וע</w:t>
      </w:r>
      <w:r>
        <w:rPr>
          <w:rFonts w:hint="cs"/>
          <w:rtl/>
        </w:rPr>
        <w:t>שה</w:t>
      </w:r>
      <w:r w:rsidRPr="00F40D4B">
        <w:rPr>
          <w:rFonts w:hint="cs"/>
          <w:rtl/>
        </w:rPr>
        <w:t xml:space="preserve"> בהם</w:t>
      </w:r>
      <w:r>
        <w:rPr>
          <w:rFonts w:hint="cs"/>
          <w:rtl/>
        </w:rPr>
        <w:t xml:space="preserve"> מלאכה</w:t>
      </w:r>
      <w:r w:rsidRPr="00F40D4B">
        <w:rPr>
          <w:rFonts w:hint="cs"/>
          <w:rtl/>
        </w:rPr>
        <w:t xml:space="preserve"> </w:t>
      </w:r>
    </w:p>
    <w:p w14:paraId="690AA7B4" w14:textId="77777777" w:rsidR="00E07EC5" w:rsidRDefault="00E07EC5" w:rsidP="00E07EC5">
      <w:pPr>
        <w:pStyle w:val="36"/>
        <w:framePr w:wrap="notBeside"/>
        <w:rPr>
          <w:rtl/>
        </w:rPr>
      </w:pPr>
      <w:r>
        <w:rPr>
          <w:rStyle w:val="affffc"/>
          <w:rFonts w:hint="cs"/>
          <w:rtl/>
        </w:rPr>
        <w:t>ש</w:t>
      </w:r>
      <w:r w:rsidRPr="00672208">
        <w:rPr>
          <w:rStyle w:val="affffc"/>
          <w:rFonts w:hint="cs"/>
          <w:rtl/>
        </w:rPr>
        <w:t>סבר כר''נ</w:t>
      </w:r>
      <w:r>
        <w:rPr>
          <w:rFonts w:hint="cs"/>
          <w:rtl/>
        </w:rPr>
        <w:t>:</w:t>
      </w:r>
    </w:p>
    <w:p w14:paraId="58D095AE" w14:textId="77777777" w:rsidR="00E07EC5" w:rsidRPr="00F40D4B" w:rsidRDefault="00E07EC5" w:rsidP="00E07EC5">
      <w:pPr>
        <w:rPr>
          <w:rtl/>
        </w:rPr>
      </w:pPr>
      <w:r>
        <w:rPr>
          <w:rFonts w:hint="cs"/>
          <w:rtl/>
        </w:rPr>
        <w:t>ש</w:t>
      </w:r>
      <w:r w:rsidRPr="00F40D4B">
        <w:rPr>
          <w:rtl/>
        </w:rPr>
        <w:t>עבד</w:t>
      </w:r>
      <w:r w:rsidRPr="00F40D4B">
        <w:rPr>
          <w:rFonts w:hint="cs"/>
          <w:rtl/>
        </w:rPr>
        <w:t xml:space="preserve"> </w:t>
      </w:r>
      <w:r>
        <w:rPr>
          <w:rFonts w:hint="cs"/>
          <w:rtl/>
        </w:rPr>
        <w:t xml:space="preserve">אינו שווה </w:t>
      </w:r>
      <w:r w:rsidRPr="00F40D4B">
        <w:rPr>
          <w:rFonts w:hint="cs"/>
          <w:rtl/>
        </w:rPr>
        <w:t>אפי' את מזונותיו</w:t>
      </w:r>
      <w:r>
        <w:rPr>
          <w:rFonts w:hint="cs"/>
          <w:rtl/>
        </w:rPr>
        <w:t>.</w:t>
      </w:r>
      <w:r w:rsidRPr="00F40D4B">
        <w:rPr>
          <w:rFonts w:hint="cs"/>
          <w:rtl/>
        </w:rPr>
        <w:t xml:space="preserve"> </w:t>
      </w:r>
    </w:p>
    <w:p w14:paraId="550B26A0" w14:textId="77777777" w:rsidR="00E07EC5" w:rsidRDefault="00E07EC5" w:rsidP="00E07EC5">
      <w:pPr>
        <w:pStyle w:val="36"/>
        <w:framePr w:wrap="notBeside"/>
        <w:rPr>
          <w:rtl/>
        </w:rPr>
      </w:pPr>
      <w:r w:rsidRPr="00F40D4B">
        <w:rPr>
          <w:rFonts w:hint="cs"/>
          <w:rtl/>
        </w:rPr>
        <w:t xml:space="preserve">ורבא שאלו </w:t>
      </w:r>
    </w:p>
    <w:p w14:paraId="27D5AFFA" w14:textId="77777777" w:rsidR="00E07EC5" w:rsidRPr="007F62A5" w:rsidRDefault="00E07EC5" w:rsidP="00E07EC5">
      <w:pPr>
        <w:rPr>
          <w:rStyle w:val="afffff2"/>
          <w:spacing w:val="2"/>
          <w:rtl/>
        </w:rPr>
      </w:pPr>
      <w:r w:rsidRPr="007F62A5">
        <w:rPr>
          <w:rFonts w:hint="cs"/>
          <w:spacing w:val="2"/>
          <w:rtl/>
        </w:rPr>
        <w:t xml:space="preserve">ה''מ 'דארי עבד ר''נ' דמרקד בחנויות ואינו שווה </w:t>
      </w:r>
      <w:r w:rsidRPr="007F62A5">
        <w:rPr>
          <w:rStyle w:val="afffff2"/>
          <w:rFonts w:hint="cs"/>
          <w:spacing w:val="2"/>
          <w:rtl/>
        </w:rPr>
        <w:t>משא''כ שאר עבדים</w:t>
      </w:r>
    </w:p>
    <w:p w14:paraId="4BCCDA38" w14:textId="77777777" w:rsidR="00E07EC5" w:rsidRDefault="00E07EC5" w:rsidP="00E07EC5">
      <w:pPr>
        <w:pStyle w:val="36"/>
        <w:framePr w:wrap="notBeside"/>
        <w:rPr>
          <w:rtl/>
        </w:rPr>
      </w:pPr>
      <w:r w:rsidRPr="00F40D4B">
        <w:rPr>
          <w:rtl/>
        </w:rPr>
        <w:t>- א"ל:</w:t>
      </w:r>
    </w:p>
    <w:p w14:paraId="0CDC6C5D" w14:textId="77777777" w:rsidR="00E07EC5" w:rsidRPr="007F62A5" w:rsidRDefault="00E07EC5" w:rsidP="00E07EC5">
      <w:pPr>
        <w:rPr>
          <w:spacing w:val="-2"/>
          <w:rtl/>
        </w:rPr>
      </w:pPr>
      <w:r w:rsidRPr="007F62A5">
        <w:rPr>
          <w:rStyle w:val="affffc"/>
          <w:rFonts w:hint="cs"/>
          <w:spacing w:val="-2"/>
          <w:rtl/>
        </w:rPr>
        <w:t>דס''ל כרב</w:t>
      </w:r>
      <w:r w:rsidRPr="007F62A5">
        <w:rPr>
          <w:rFonts w:hint="cs"/>
          <w:spacing w:val="-2"/>
          <w:rtl/>
        </w:rPr>
        <w:t xml:space="preserve"> ד</w:t>
      </w:r>
      <w:r w:rsidRPr="007F62A5">
        <w:rPr>
          <w:spacing w:val="-2"/>
          <w:rtl/>
        </w:rPr>
        <w:t xml:space="preserve">תוקף </w:t>
      </w:r>
      <w:r w:rsidRPr="007F62A5">
        <w:rPr>
          <w:rFonts w:hint="cs"/>
          <w:spacing w:val="-2"/>
          <w:rtl/>
        </w:rPr>
        <w:t xml:space="preserve">ועושה מלאכה בעבד חבירו פטור דניח''ל שלא יתעצל </w:t>
      </w:r>
    </w:p>
    <w:p w14:paraId="7F35F357" w14:textId="77777777" w:rsidR="00E07EC5" w:rsidRDefault="00E07EC5" w:rsidP="00E07EC5">
      <w:pPr>
        <w:pStyle w:val="36"/>
        <w:framePr w:wrap="notBeside"/>
        <w:rPr>
          <w:rtl/>
        </w:rPr>
      </w:pPr>
      <w:r w:rsidRPr="00F40D4B">
        <w:rPr>
          <w:rFonts w:hint="cs"/>
          <w:rtl/>
        </w:rPr>
        <w:t>ושאלו רבא</w:t>
      </w:r>
      <w:r>
        <w:rPr>
          <w:rFonts w:hint="cs"/>
          <w:rtl/>
        </w:rPr>
        <w:t>:</w:t>
      </w:r>
    </w:p>
    <w:p w14:paraId="53C53C5A" w14:textId="77777777" w:rsidR="00E07EC5" w:rsidRPr="00F40D4B" w:rsidRDefault="00E07EC5" w:rsidP="00E07EC5">
      <w:pPr>
        <w:rPr>
          <w:rtl/>
        </w:rPr>
      </w:pPr>
      <w:r w:rsidRPr="00F40D4B">
        <w:rPr>
          <w:rFonts w:hint="cs"/>
          <w:rtl/>
        </w:rPr>
        <w:t xml:space="preserve">דה''מ </w:t>
      </w:r>
      <w:r>
        <w:rPr>
          <w:rFonts w:hint="cs"/>
          <w:rtl/>
        </w:rPr>
        <w:t>כ</w:t>
      </w:r>
      <w:r w:rsidRPr="00F40D4B">
        <w:rPr>
          <w:rFonts w:hint="cs"/>
          <w:rtl/>
        </w:rPr>
        <w:t xml:space="preserve">שלא חייב האדון מעות אבל </w:t>
      </w:r>
      <w:r>
        <w:rPr>
          <w:rFonts w:hint="cs"/>
          <w:rtl/>
        </w:rPr>
        <w:t xml:space="preserve">כאן שחייב נראה כריבית </w:t>
      </w:r>
    </w:p>
    <w:p w14:paraId="50A92A54" w14:textId="77777777" w:rsidR="00E07EC5" w:rsidRDefault="00E07EC5" w:rsidP="00E07EC5">
      <w:pPr>
        <w:pStyle w:val="36"/>
        <w:framePr w:wrap="notBeside"/>
        <w:rPr>
          <w:rtl/>
        </w:rPr>
      </w:pPr>
      <w:r w:rsidRPr="00F40D4B">
        <w:rPr>
          <w:rFonts w:hint="cs"/>
          <w:rtl/>
        </w:rPr>
        <w:t>ואר''נ</w:t>
      </w:r>
      <w:r>
        <w:rPr>
          <w:rFonts w:hint="cs"/>
          <w:rtl/>
        </w:rPr>
        <w:t>:</w:t>
      </w:r>
    </w:p>
    <w:p w14:paraId="04C9A5FF" w14:textId="77777777" w:rsidR="00E07EC5" w:rsidRPr="00F40D4B" w:rsidRDefault="00E07EC5" w:rsidP="00E07EC5">
      <w:pPr>
        <w:rPr>
          <w:rtl/>
        </w:rPr>
      </w:pPr>
      <w:r>
        <w:rPr>
          <w:rFonts w:hint="cs"/>
          <w:rtl/>
        </w:rPr>
        <w:t xml:space="preserve">דאף </w:t>
      </w:r>
      <w:r w:rsidRPr="00F40D4B">
        <w:rPr>
          <w:rtl/>
        </w:rPr>
        <w:t>ש</w:t>
      </w:r>
      <w:r>
        <w:rPr>
          <w:rFonts w:hint="cs"/>
          <w:rtl/>
        </w:rPr>
        <w:t xml:space="preserve">הדר </w:t>
      </w:r>
      <w:r w:rsidRPr="00F40D4B">
        <w:rPr>
          <w:rtl/>
        </w:rPr>
        <w:t xml:space="preserve">בחצר חבירו שלא מדעתו </w:t>
      </w:r>
      <w:r>
        <w:rPr>
          <w:rtl/>
        </w:rPr>
        <w:t>–</w:t>
      </w:r>
      <w:r w:rsidRPr="00F40D4B">
        <w:rPr>
          <w:rtl/>
        </w:rPr>
        <w:t xml:space="preserve"> </w:t>
      </w:r>
      <w:r>
        <w:rPr>
          <w:rFonts w:hint="cs"/>
          <w:rtl/>
        </w:rPr>
        <w:t xml:space="preserve">א'צ </w:t>
      </w:r>
      <w:r w:rsidRPr="00F40D4B">
        <w:rPr>
          <w:rtl/>
        </w:rPr>
        <w:t>להעלות לו שכר,</w:t>
      </w:r>
    </w:p>
    <w:p w14:paraId="46F1D412" w14:textId="77777777" w:rsidR="00E07EC5" w:rsidRPr="00672208" w:rsidRDefault="00E07EC5" w:rsidP="00E07EC5">
      <w:pPr>
        <w:rPr>
          <w:rStyle w:val="afffff2"/>
          <w:rtl/>
        </w:rPr>
      </w:pPr>
      <w:r w:rsidRPr="007F62A5">
        <w:rPr>
          <w:rFonts w:cs="BA Vilna Bold"/>
          <w:rtl/>
        </w:rPr>
        <w:t>הלוהו ודר בחצירו</w:t>
      </w:r>
      <w:r w:rsidRPr="00F40D4B">
        <w:rPr>
          <w:rtl/>
        </w:rPr>
        <w:t xml:space="preserve"> צריך להעלות לו שכר</w:t>
      </w:r>
      <w:r>
        <w:rPr>
          <w:rFonts w:hint="cs"/>
          <w:rtl/>
        </w:rPr>
        <w:t xml:space="preserve"> </w:t>
      </w:r>
      <w:r w:rsidRPr="00672208">
        <w:rPr>
          <w:rStyle w:val="afffff2"/>
          <w:rFonts w:hint="cs"/>
          <w:rtl/>
        </w:rPr>
        <w:t>שאסור גם בנראה כריבית</w:t>
      </w:r>
    </w:p>
    <w:p w14:paraId="4661855D" w14:textId="77777777" w:rsidR="00E07EC5" w:rsidRDefault="00E07EC5" w:rsidP="00E07EC5">
      <w:pPr>
        <w:pStyle w:val="36"/>
        <w:framePr w:wrap="notBeside"/>
        <w:rPr>
          <w:rtl/>
        </w:rPr>
      </w:pPr>
      <w:r w:rsidRPr="00F40D4B">
        <w:rPr>
          <w:rtl/>
        </w:rPr>
        <w:t>- א"ל</w:t>
      </w:r>
      <w:r>
        <w:rPr>
          <w:rFonts w:hint="cs"/>
          <w:rtl/>
        </w:rPr>
        <w:t xml:space="preserve"> ריב''ח</w:t>
      </w:r>
      <w:r w:rsidRPr="00F40D4B">
        <w:rPr>
          <w:rtl/>
        </w:rPr>
        <w:t>:</w:t>
      </w:r>
    </w:p>
    <w:p w14:paraId="26461DEC" w14:textId="77777777" w:rsidR="00E07EC5" w:rsidRDefault="00E07EC5" w:rsidP="00E07EC5">
      <w:pPr>
        <w:rPr>
          <w:rStyle w:val="afffff2"/>
          <w:rtl/>
        </w:rPr>
      </w:pPr>
      <w:r>
        <w:rPr>
          <w:rFonts w:hint="cs"/>
          <w:rtl/>
        </w:rPr>
        <w:t>אני חוזר בי</w:t>
      </w:r>
      <w:r w:rsidRPr="00F40D4B">
        <w:rPr>
          <w:rFonts w:hint="cs"/>
          <w:rtl/>
        </w:rPr>
        <w:t xml:space="preserve"> </w:t>
      </w:r>
      <w:r w:rsidRPr="00207F13">
        <w:rPr>
          <w:rStyle w:val="afffff2"/>
          <w:rFonts w:hint="cs"/>
          <w:rtl/>
        </w:rPr>
        <w:t xml:space="preserve">[והיינו שלא יעשה כן </w:t>
      </w:r>
      <w:r w:rsidRPr="00207F13">
        <w:rPr>
          <w:rStyle w:val="afffff2"/>
          <w:rtl/>
        </w:rPr>
        <w:t>–</w:t>
      </w:r>
      <w:r w:rsidRPr="00207F13">
        <w:rPr>
          <w:rStyle w:val="afffff2"/>
          <w:rFonts w:hint="cs"/>
          <w:rtl/>
        </w:rPr>
        <w:t xml:space="preserve"> וחשש למחזי כריבית]</w:t>
      </w:r>
    </w:p>
    <w:p w14:paraId="1601C7B1" w14:textId="789CD496" w:rsidR="00E07EC5" w:rsidRDefault="00E07EC5" w:rsidP="00E07EC5">
      <w:pPr>
        <w:pStyle w:val="aff9"/>
        <w:rPr>
          <w:rStyle w:val="afffff2"/>
        </w:rPr>
      </w:pPr>
      <w:r>
        <w:rPr>
          <w:rStyle w:val="afffff2"/>
          <w:rFonts w:hint="cs"/>
          <w:rtl/>
        </w:rPr>
        <w:t>****</w:t>
      </w:r>
    </w:p>
    <w:p w14:paraId="5D5689B8" w14:textId="77777777" w:rsidR="00E07EC5" w:rsidRDefault="00E07EC5" w:rsidP="00E07EC5">
      <w:pPr>
        <w:pStyle w:val="36"/>
        <w:framePr w:wrap="notBeside"/>
        <w:rPr>
          <w:rtl/>
        </w:rPr>
      </w:pPr>
      <w:r w:rsidRPr="00F40D4B">
        <w:rPr>
          <w:rFonts w:hint="cs"/>
          <w:rtl/>
        </w:rPr>
        <w:t>א</w:t>
      </w:r>
      <w:r>
        <w:rPr>
          <w:rFonts w:hint="cs"/>
          <w:rtl/>
        </w:rPr>
        <w:t>.</w:t>
      </w:r>
    </w:p>
    <w:p w14:paraId="5BEE4F6E" w14:textId="77777777" w:rsidR="00E07EC5" w:rsidRDefault="00E07EC5" w:rsidP="00E07EC5">
      <w:pPr>
        <w:rPr>
          <w:rtl/>
        </w:rPr>
      </w:pPr>
      <w:r w:rsidRPr="003B4081">
        <w:rPr>
          <w:rFonts w:cs="BA Vilna Bold" w:hint="cs"/>
          <w:rtl/>
        </w:rPr>
        <w:t>הנושה בחבירו זוז ובעבורם הביא לו ה' סאין חיטים</w:t>
      </w:r>
      <w:r w:rsidRPr="00F40D4B">
        <w:rPr>
          <w:rFonts w:hint="cs"/>
          <w:rtl/>
        </w:rPr>
        <w:t xml:space="preserve"> שהוזלו לד'</w:t>
      </w:r>
    </w:p>
    <w:p w14:paraId="606A04E7" w14:textId="77777777" w:rsidR="00E07EC5" w:rsidRDefault="00E07EC5" w:rsidP="00E07EC5">
      <w:pPr>
        <w:pStyle w:val="36"/>
        <w:framePr w:wrap="notBeside"/>
        <w:rPr>
          <w:rtl/>
        </w:rPr>
      </w:pPr>
      <w:r>
        <w:rPr>
          <w:rFonts w:hint="cs"/>
          <w:rtl/>
        </w:rPr>
        <w:t>לאביי:</w:t>
      </w:r>
    </w:p>
    <w:p w14:paraId="5E4AF8DE" w14:textId="77777777" w:rsidR="00E07EC5" w:rsidRPr="00F40D4B" w:rsidRDefault="00E07EC5" w:rsidP="00E07EC5">
      <w:pPr>
        <w:rPr>
          <w:rtl/>
        </w:rPr>
      </w:pPr>
      <w:r w:rsidRPr="00F40D4B">
        <w:rPr>
          <w:rFonts w:hint="cs"/>
          <w:rtl/>
        </w:rPr>
        <w:t xml:space="preserve">ב'ד </w:t>
      </w:r>
      <w:r>
        <w:rPr>
          <w:rFonts w:hint="cs"/>
          <w:rtl/>
        </w:rPr>
        <w:t xml:space="preserve">גובים </w:t>
      </w:r>
      <w:r w:rsidRPr="00F40D4B">
        <w:rPr>
          <w:rFonts w:hint="cs"/>
          <w:rtl/>
        </w:rPr>
        <w:t>ד'</w:t>
      </w:r>
    </w:p>
    <w:p w14:paraId="7D3A4C83" w14:textId="77777777" w:rsidR="00E07EC5" w:rsidRDefault="00E07EC5" w:rsidP="00E07EC5">
      <w:pPr>
        <w:pStyle w:val="36"/>
        <w:framePr w:wrap="notBeside"/>
        <w:rPr>
          <w:rtl/>
        </w:rPr>
      </w:pPr>
      <w:r w:rsidRPr="00F40D4B">
        <w:rPr>
          <w:rFonts w:hint="cs"/>
          <w:rtl/>
        </w:rPr>
        <w:t>רבא:</w:t>
      </w:r>
    </w:p>
    <w:p w14:paraId="4096450F" w14:textId="77777777" w:rsidR="00E07EC5" w:rsidRPr="00F40D4B" w:rsidRDefault="00E07EC5" w:rsidP="00E07EC5">
      <w:pPr>
        <w:spacing w:after="60"/>
        <w:rPr>
          <w:rtl/>
        </w:rPr>
      </w:pPr>
      <w:r>
        <w:rPr>
          <w:rFonts w:hint="cs"/>
          <w:rtl/>
        </w:rPr>
        <w:t>גובין</w:t>
      </w:r>
      <w:r w:rsidRPr="00F40D4B">
        <w:rPr>
          <w:rFonts w:hint="cs"/>
          <w:rtl/>
        </w:rPr>
        <w:t xml:space="preserve"> ממנו כל הה' סאין </w:t>
      </w:r>
      <w:r w:rsidRPr="00B10144">
        <w:rPr>
          <w:rStyle w:val="afffff2"/>
          <w:rFonts w:hint="cs"/>
          <w:rtl/>
        </w:rPr>
        <w:t>שהחמישי הגיע בתורת ריבית. אף שהוזל אח''כ.</w:t>
      </w:r>
    </w:p>
    <w:p w14:paraId="5FE439DF" w14:textId="77777777" w:rsidR="00E07EC5" w:rsidRDefault="00E07EC5" w:rsidP="00E07EC5">
      <w:pPr>
        <w:pStyle w:val="36"/>
        <w:framePr w:wrap="notBeside"/>
        <w:rPr>
          <w:rtl/>
        </w:rPr>
      </w:pPr>
      <w:r>
        <w:rPr>
          <w:rFonts w:hint="cs"/>
          <w:rtl/>
        </w:rPr>
        <w:t>ב.</w:t>
      </w:r>
    </w:p>
    <w:p w14:paraId="518D0FA7" w14:textId="77777777" w:rsidR="00E07EC5" w:rsidRDefault="00E07EC5" w:rsidP="00E07EC5">
      <w:pPr>
        <w:rPr>
          <w:rtl/>
        </w:rPr>
      </w:pPr>
      <w:r w:rsidRPr="00F40D4B">
        <w:rPr>
          <w:rFonts w:hint="cs"/>
          <w:rtl/>
        </w:rPr>
        <w:t xml:space="preserve">הנושה בחבירו ד' זוז והביא לו טלית בדמיהם </w:t>
      </w:r>
    </w:p>
    <w:p w14:paraId="2B9E6C3C" w14:textId="77777777" w:rsidR="00E07EC5" w:rsidRDefault="00E07EC5" w:rsidP="00E07EC5">
      <w:pPr>
        <w:pStyle w:val="36"/>
        <w:framePr w:wrap="notBeside"/>
        <w:rPr>
          <w:rtl/>
        </w:rPr>
      </w:pPr>
      <w:r>
        <w:rPr>
          <w:rFonts w:hint="cs"/>
          <w:rtl/>
        </w:rPr>
        <w:t>אביי</w:t>
      </w:r>
    </w:p>
    <w:p w14:paraId="77AB0938" w14:textId="77777777" w:rsidR="00E07EC5" w:rsidRPr="00F40D4B" w:rsidRDefault="00E07EC5" w:rsidP="00E07EC5">
      <w:pPr>
        <w:rPr>
          <w:rtl/>
        </w:rPr>
      </w:pPr>
      <w:r w:rsidRPr="00F40D4B">
        <w:rPr>
          <w:rFonts w:hint="cs"/>
          <w:rtl/>
        </w:rPr>
        <w:t>כשמוציאם ממנו ריבית ד' זוזים ולא הטלית</w:t>
      </w:r>
    </w:p>
    <w:p w14:paraId="778D97DC" w14:textId="77777777" w:rsidR="00E07EC5" w:rsidRDefault="00E07EC5" w:rsidP="00E07EC5">
      <w:pPr>
        <w:pStyle w:val="36"/>
        <w:framePr w:wrap="notBeside"/>
        <w:rPr>
          <w:rtl/>
        </w:rPr>
      </w:pPr>
      <w:r w:rsidRPr="00F40D4B">
        <w:rPr>
          <w:rFonts w:hint="cs"/>
          <w:rtl/>
        </w:rPr>
        <w:t>ורבא:</w:t>
      </w:r>
    </w:p>
    <w:p w14:paraId="0E07D021" w14:textId="77777777" w:rsidR="00E07EC5" w:rsidRPr="00F40D4B" w:rsidRDefault="00E07EC5" w:rsidP="00E07EC5">
      <w:pPr>
        <w:spacing w:after="60"/>
        <w:rPr>
          <w:rtl/>
        </w:rPr>
      </w:pPr>
      <w:r w:rsidRPr="00F40D4B">
        <w:rPr>
          <w:rFonts w:hint="cs"/>
          <w:rtl/>
        </w:rPr>
        <w:t>מוציאים הטלית</w:t>
      </w:r>
      <w:r>
        <w:rPr>
          <w:rFonts w:hint="cs"/>
          <w:rtl/>
        </w:rPr>
        <w:t>,</w:t>
      </w:r>
      <w:r w:rsidRPr="00F40D4B">
        <w:rPr>
          <w:rFonts w:hint="cs"/>
          <w:rtl/>
        </w:rPr>
        <w:t xml:space="preserve"> שלא יאמרו דזו טלית של ריבית</w:t>
      </w:r>
      <w:r>
        <w:rPr>
          <w:rFonts w:hint="cs"/>
          <w:rtl/>
        </w:rPr>
        <w:t>!</w:t>
      </w:r>
    </w:p>
    <w:p w14:paraId="5CC8498B" w14:textId="77777777" w:rsidR="00E07EC5" w:rsidRDefault="00E07EC5" w:rsidP="00E07EC5">
      <w:pPr>
        <w:pStyle w:val="36"/>
        <w:framePr w:wrap="notBeside"/>
        <w:rPr>
          <w:rtl/>
        </w:rPr>
      </w:pPr>
      <w:r>
        <w:rPr>
          <w:rFonts w:hint="cs"/>
          <w:rtl/>
        </w:rPr>
        <w:t xml:space="preserve">ג. </w:t>
      </w:r>
      <w:r w:rsidRPr="00F40D4B">
        <w:rPr>
          <w:rFonts w:hint="cs"/>
          <w:rtl/>
        </w:rPr>
        <w:t xml:space="preserve"> </w:t>
      </w:r>
    </w:p>
    <w:p w14:paraId="0ABA453F" w14:textId="77777777" w:rsidR="00E07EC5" w:rsidRDefault="00E07EC5" w:rsidP="00E07EC5">
      <w:pPr>
        <w:rPr>
          <w:rtl/>
        </w:rPr>
      </w:pPr>
      <w:r w:rsidRPr="00F40D4B">
        <w:rPr>
          <w:rFonts w:hint="cs"/>
          <w:rtl/>
        </w:rPr>
        <w:t xml:space="preserve">הנושה בחבירו י''ב זוז דריבית והסכים שישכור ממנו חצר שווה עשרה בתמורה לי''ב </w:t>
      </w:r>
    </w:p>
    <w:p w14:paraId="26FF3D02" w14:textId="77777777" w:rsidR="00E07EC5" w:rsidRDefault="00E07EC5" w:rsidP="00E07EC5">
      <w:pPr>
        <w:pStyle w:val="36"/>
        <w:framePr w:wrap="notBeside"/>
        <w:rPr>
          <w:rtl/>
        </w:rPr>
      </w:pPr>
      <w:r>
        <w:rPr>
          <w:rFonts w:hint="cs"/>
          <w:rtl/>
        </w:rPr>
        <w:t>רבא:</w:t>
      </w:r>
    </w:p>
    <w:p w14:paraId="28D43544" w14:textId="77777777" w:rsidR="00E07EC5" w:rsidRPr="003B4081" w:rsidRDefault="00E07EC5" w:rsidP="00E07EC5">
      <w:pPr>
        <w:rPr>
          <w:rtl/>
        </w:rPr>
      </w:pPr>
      <w:r w:rsidRPr="003B4081">
        <w:rPr>
          <w:rFonts w:hint="cs"/>
          <w:spacing w:val="-2"/>
          <w:rtl/>
        </w:rPr>
        <w:lastRenderedPageBreak/>
        <w:t>מוציאין ממנו ואפי' שיטען שהסכים רק מפני שמשתרשי לי והשתא</w:t>
      </w:r>
      <w:r w:rsidRPr="003B4081">
        <w:rPr>
          <w:rFonts w:hint="cs"/>
          <w:rtl/>
        </w:rPr>
        <w:t xml:space="preserve"> שב''ד גובים אינו רוצה לשכור ביוקר</w:t>
      </w:r>
      <w:r w:rsidRPr="003B4081">
        <w:rPr>
          <w:rStyle w:val="affffc"/>
          <w:rFonts w:hint="cs"/>
          <w:rtl/>
        </w:rPr>
        <w:t xml:space="preserve"> משום דא''ל:</w:t>
      </w:r>
      <w:r w:rsidRPr="003B4081">
        <w:rPr>
          <w:rFonts w:hint="cs"/>
          <w:rtl/>
        </w:rPr>
        <w:t xml:space="preserve"> </w:t>
      </w:r>
      <w:r w:rsidRPr="003B4081">
        <w:rPr>
          <w:rtl/>
        </w:rPr>
        <w:t>סברת וקבלת.</w:t>
      </w:r>
    </w:p>
    <w:p w14:paraId="700C4CBD" w14:textId="77777777" w:rsidR="00E07EC5" w:rsidRPr="00F40D4B" w:rsidRDefault="00E07EC5" w:rsidP="00E07EC5">
      <w:pPr>
        <w:pStyle w:val="aff9"/>
        <w:rPr>
          <w:rtl/>
        </w:rPr>
      </w:pPr>
      <w:r w:rsidRPr="00F40D4B">
        <w:rPr>
          <w:rtl/>
        </w:rPr>
        <w:t>***</w:t>
      </w:r>
    </w:p>
    <w:p w14:paraId="22E8E31A" w14:textId="77777777" w:rsidR="00E07EC5" w:rsidRPr="00F40D4B" w:rsidRDefault="00E07EC5" w:rsidP="00E07EC5">
      <w:pPr>
        <w:pStyle w:val="afffff"/>
        <w:framePr w:wrap="around"/>
        <w:rPr>
          <w:rtl/>
        </w:rPr>
      </w:pPr>
      <w:del w:id="20248" w:author="קלוד" w:date="2026-10-06T10:08:05Z">
        <w:r>
          <w:rPr>
            <w:rtl/>
          </w:rPr>
          <w:delText xml:space="preserve">משנה.</w:delText>
        </w:r>
      </w:del>
      <w:ins w:id="20249" w:author="קלוד" w:date="2026-10-06T10:08:05Z">
        <w:r>
          <w:rPr>
            <w:rtl/>
          </w:rPr>
          <w:t xml:space="preserve">משנה ב</w:t>
        </w:r>
      </w:ins>
    </w:p>
    <w:p w14:paraId="5B5D1A69" w14:textId="77777777" w:rsidR="00E07EC5" w:rsidRPr="00F40D4B" w:rsidRDefault="00E07EC5" w:rsidP="00E07EC5">
      <w:pPr>
        <w:pStyle w:val="afff3"/>
        <w:rPr>
          <w:rtl/>
        </w:rPr>
      </w:pPr>
      <w:r w:rsidRPr="00F40D4B">
        <w:rPr>
          <w:rtl/>
        </w:rPr>
        <w:t>מרבין על השכר ואין מרבין על המכר.</w:t>
      </w:r>
    </w:p>
    <w:p w14:paraId="1DCB104E" w14:textId="77777777" w:rsidR="00E07EC5" w:rsidRPr="00F40D4B" w:rsidRDefault="00E07EC5" w:rsidP="00E07EC5">
      <w:pPr>
        <w:pStyle w:val="afff3"/>
        <w:rPr>
          <w:rtl/>
        </w:rPr>
      </w:pPr>
      <w:r w:rsidRPr="00F40D4B">
        <w:rPr>
          <w:rtl/>
        </w:rPr>
        <w:t>כיצד? השכיר לו את חצרו, ואמר לו: אם מעכשיו אתה נותן לי - הרי הוא לך בעשר סלעים לשנה, ואם של חודש בחודש - סלע לחודש, מותר.</w:t>
      </w:r>
    </w:p>
    <w:p w14:paraId="123D31DE" w14:textId="77777777" w:rsidR="00E07EC5" w:rsidRDefault="00E07EC5" w:rsidP="00E07EC5">
      <w:pPr>
        <w:pStyle w:val="afff3"/>
        <w:rPr>
          <w:rtl/>
        </w:rPr>
      </w:pPr>
      <w:r w:rsidRPr="00F40D4B">
        <w:rPr>
          <w:rtl/>
        </w:rPr>
        <w:t>מכר לו את שדהו, ואמר לו: אם מעכשיו אתה נותן לי - הרי היא שלך באלף זוז, אם לגורן בשנים עשר מנה - אסור.</w:t>
      </w:r>
    </w:p>
    <w:p w14:paraId="50AEC799" w14:textId="77777777" w:rsidR="00E07EC5" w:rsidRPr="00F40D4B" w:rsidRDefault="00E07EC5" w:rsidP="00E07EC5">
      <w:pPr>
        <w:pStyle w:val="affff9"/>
        <w:rPr>
          <w:rtl/>
        </w:rPr>
      </w:pPr>
      <w:r>
        <w:rPr>
          <w:rFonts w:hint="cs"/>
          <w:rtl/>
        </w:rPr>
        <w:t xml:space="preserve">ההבדל בין הרישא לסיפא </w:t>
      </w:r>
    </w:p>
    <w:p w14:paraId="5C2C0A07" w14:textId="77777777" w:rsidR="00E07EC5" w:rsidRDefault="00E07EC5" w:rsidP="00E07EC5">
      <w:pPr>
        <w:pStyle w:val="36"/>
        <w:framePr w:wrap="notBeside"/>
        <w:rPr>
          <w:rtl/>
        </w:rPr>
      </w:pPr>
      <w:r w:rsidRPr="00F40D4B">
        <w:rPr>
          <w:rFonts w:hint="cs"/>
          <w:rtl/>
        </w:rPr>
        <w:t xml:space="preserve">רבה </w:t>
      </w:r>
      <w:r w:rsidRPr="00F40D4B">
        <w:rPr>
          <w:rtl/>
        </w:rPr>
        <w:t>ורב יוסף</w:t>
      </w:r>
      <w:r>
        <w:rPr>
          <w:rFonts w:hint="cs"/>
          <w:rtl/>
        </w:rPr>
        <w:t>:</w:t>
      </w:r>
    </w:p>
    <w:p w14:paraId="20899965" w14:textId="77777777" w:rsidR="00E07EC5" w:rsidRPr="003B4081" w:rsidRDefault="00E07EC5" w:rsidP="00E07EC5">
      <w:pPr>
        <w:rPr>
          <w:spacing w:val="-2"/>
          <w:rtl/>
        </w:rPr>
      </w:pPr>
      <w:r w:rsidRPr="003B4081">
        <w:rPr>
          <w:rStyle w:val="affffc"/>
          <w:rFonts w:hint="cs"/>
          <w:spacing w:val="-2"/>
          <w:rtl/>
        </w:rPr>
        <w:t>רישא</w:t>
      </w:r>
      <w:r w:rsidRPr="003B4081">
        <w:rPr>
          <w:rFonts w:hint="cs"/>
          <w:spacing w:val="-2"/>
          <w:rtl/>
        </w:rPr>
        <w:t xml:space="preserve"> מדברת בשכירות ש</w:t>
      </w:r>
      <w:r w:rsidRPr="003B4081">
        <w:rPr>
          <w:spacing w:val="-2"/>
          <w:rtl/>
        </w:rPr>
        <w:t xml:space="preserve">משתלמת </w:t>
      </w:r>
      <w:r w:rsidRPr="003B4081">
        <w:rPr>
          <w:rFonts w:hint="cs"/>
          <w:spacing w:val="-2"/>
          <w:rtl/>
        </w:rPr>
        <w:t>רק</w:t>
      </w:r>
      <w:r w:rsidRPr="003B4081">
        <w:rPr>
          <w:spacing w:val="-2"/>
          <w:rtl/>
        </w:rPr>
        <w:t xml:space="preserve"> בסוף, </w:t>
      </w:r>
      <w:r w:rsidRPr="003B4081">
        <w:rPr>
          <w:rFonts w:hint="cs"/>
          <w:spacing w:val="-2"/>
          <w:rtl/>
        </w:rPr>
        <w:t>א''כ זה המחיר שקבעו</w:t>
      </w:r>
    </w:p>
    <w:p w14:paraId="59CE6BEA" w14:textId="77777777" w:rsidR="00E07EC5" w:rsidRPr="00F40D4B" w:rsidRDefault="00E07EC5" w:rsidP="00E07EC5">
      <w:pPr>
        <w:rPr>
          <w:rtl/>
        </w:rPr>
      </w:pPr>
      <w:r>
        <w:rPr>
          <w:rFonts w:hint="cs"/>
          <w:rtl/>
        </w:rPr>
        <w:t xml:space="preserve">ומה </w:t>
      </w:r>
      <w:r w:rsidRPr="00F40D4B">
        <w:rPr>
          <w:rFonts w:hint="cs"/>
          <w:rtl/>
        </w:rPr>
        <w:t xml:space="preserve">שאומר לו </w:t>
      </w:r>
      <w:r>
        <w:rPr>
          <w:rFonts w:hint="cs"/>
          <w:rtl/>
        </w:rPr>
        <w:t>ש</w:t>
      </w:r>
      <w:r w:rsidRPr="00F40D4B">
        <w:rPr>
          <w:rFonts w:hint="cs"/>
          <w:rtl/>
        </w:rPr>
        <w:t xml:space="preserve">אם תתן מראש </w:t>
      </w:r>
      <w:r>
        <w:rPr>
          <w:rFonts w:hint="cs"/>
          <w:rtl/>
        </w:rPr>
        <w:t>- זו הוזלת</w:t>
      </w:r>
      <w:r w:rsidRPr="00F40D4B">
        <w:rPr>
          <w:rFonts w:hint="cs"/>
          <w:rtl/>
        </w:rPr>
        <w:t xml:space="preserve"> המחיר ומותר</w:t>
      </w:r>
    </w:p>
    <w:p w14:paraId="5F0EE100" w14:textId="77777777" w:rsidR="00E07EC5" w:rsidRPr="00F40D4B" w:rsidRDefault="00E07EC5" w:rsidP="00E07EC5">
      <w:pPr>
        <w:rPr>
          <w:rtl/>
        </w:rPr>
      </w:pPr>
      <w:r>
        <w:rPr>
          <w:rStyle w:val="affffc"/>
          <w:rFonts w:hint="cs"/>
          <w:rtl/>
        </w:rPr>
        <w:t>ב</w:t>
      </w:r>
      <w:r w:rsidRPr="00B10144">
        <w:rPr>
          <w:rStyle w:val="affffc"/>
          <w:rtl/>
        </w:rPr>
        <w:t>סיפא</w:t>
      </w:r>
      <w:r>
        <w:rPr>
          <w:rStyle w:val="affffc"/>
          <w:rFonts w:hint="cs"/>
          <w:rtl/>
        </w:rPr>
        <w:t xml:space="preserve"> מדובר  </w:t>
      </w:r>
      <w:r>
        <w:rPr>
          <w:rFonts w:hint="cs"/>
          <w:rtl/>
        </w:rPr>
        <w:t>ב</w:t>
      </w:r>
      <w:r w:rsidRPr="00F40D4B">
        <w:rPr>
          <w:rFonts w:hint="cs"/>
          <w:rtl/>
        </w:rPr>
        <w:t xml:space="preserve">מכר </w:t>
      </w:r>
      <w:r>
        <w:rPr>
          <w:rFonts w:hint="cs"/>
          <w:rtl/>
        </w:rPr>
        <w:t>ש</w:t>
      </w:r>
      <w:r w:rsidRPr="00F40D4B">
        <w:rPr>
          <w:rFonts w:hint="cs"/>
          <w:rtl/>
        </w:rPr>
        <w:t xml:space="preserve">רוצה המעות עכשיו, </w:t>
      </w:r>
      <w:r w:rsidRPr="00F40D4B">
        <w:rPr>
          <w:rtl/>
        </w:rPr>
        <w:t xml:space="preserve">לכך </w:t>
      </w:r>
      <w:r w:rsidRPr="00F40D4B">
        <w:rPr>
          <w:rFonts w:hint="cs"/>
          <w:rtl/>
        </w:rPr>
        <w:t>'שכר המתנת המעות הוא'</w:t>
      </w:r>
      <w:r w:rsidRPr="00F40D4B">
        <w:rPr>
          <w:rtl/>
        </w:rPr>
        <w:t>, ואסור.</w:t>
      </w:r>
    </w:p>
    <w:p w14:paraId="58DA938A" w14:textId="77777777" w:rsidR="00E07EC5" w:rsidRDefault="00E07EC5" w:rsidP="00E07EC5">
      <w:pPr>
        <w:pStyle w:val="36"/>
        <w:framePr w:wrap="notBeside"/>
        <w:rPr>
          <w:rtl/>
        </w:rPr>
      </w:pPr>
      <w:r w:rsidRPr="00F40D4B">
        <w:rPr>
          <w:rtl/>
        </w:rPr>
        <w:t>רבא:</w:t>
      </w:r>
    </w:p>
    <w:p w14:paraId="545B0D77" w14:textId="77777777" w:rsidR="00E07EC5" w:rsidRPr="00F40D4B" w:rsidRDefault="00E07EC5" w:rsidP="00E07EC5">
      <w:pPr>
        <w:rPr>
          <w:rtl/>
        </w:rPr>
      </w:pPr>
      <w:r w:rsidRPr="00B10144">
        <w:rPr>
          <w:rStyle w:val="affffc"/>
          <w:rFonts w:hint="cs"/>
          <w:rtl/>
        </w:rPr>
        <w:t xml:space="preserve">רבנן </w:t>
      </w:r>
      <w:r w:rsidRPr="00B10144">
        <w:rPr>
          <w:rStyle w:val="affffc"/>
          <w:rtl/>
        </w:rPr>
        <w:t>אוקמוה אקרא</w:t>
      </w:r>
      <w:r w:rsidRPr="00F40D4B">
        <w:rPr>
          <w:rtl/>
        </w:rPr>
        <w:t xml:space="preserve"> </w:t>
      </w:r>
      <w:r w:rsidRPr="00B10144">
        <w:rPr>
          <w:rStyle w:val="affff8"/>
          <w:rFonts w:hint="cs"/>
          <w:rtl/>
        </w:rPr>
        <w:t>'</w:t>
      </w:r>
      <w:r w:rsidRPr="00B10144">
        <w:rPr>
          <w:rStyle w:val="affff8"/>
          <w:rtl/>
        </w:rPr>
        <w:t>כשכיר שנה בשנה</w:t>
      </w:r>
      <w:r w:rsidRPr="00B10144">
        <w:rPr>
          <w:rStyle w:val="affff8"/>
          <w:rFonts w:hint="cs"/>
          <w:rtl/>
        </w:rPr>
        <w:t>'</w:t>
      </w:r>
      <w:r w:rsidRPr="00B10144">
        <w:rPr>
          <w:rStyle w:val="affff8"/>
          <w:rtl/>
        </w:rPr>
        <w:t>,</w:t>
      </w:r>
      <w:r w:rsidRPr="00F40D4B">
        <w:rPr>
          <w:rtl/>
        </w:rPr>
        <w:t xml:space="preserve"> שכירות של שנה זו אינה משתלמת אלא בשנה אחרת.</w:t>
      </w:r>
    </w:p>
    <w:p w14:paraId="4420837E" w14:textId="77777777" w:rsidR="00E07EC5" w:rsidRPr="00F40D4B" w:rsidRDefault="00E07EC5" w:rsidP="00E07EC5">
      <w:pPr>
        <w:pStyle w:val="afffb"/>
        <w:ind w:end="0"/>
        <w:rPr>
          <w:rtl/>
        </w:rPr>
      </w:pPr>
      <w:r w:rsidRPr="00F40D4B">
        <w:rPr>
          <w:rtl/>
        </w:rPr>
        <w:t>ואם לגורן בשנים עשר מנה אסור.</w:t>
      </w:r>
    </w:p>
    <w:p w14:paraId="2E615CE1" w14:textId="77777777" w:rsidR="00E07EC5" w:rsidRDefault="00E07EC5" w:rsidP="00E07EC5">
      <w:pPr>
        <w:pStyle w:val="36"/>
        <w:framePr w:wrap="notBeside"/>
        <w:rPr>
          <w:rtl/>
        </w:rPr>
      </w:pPr>
      <w:r w:rsidRPr="00F40D4B">
        <w:rPr>
          <w:rFonts w:hint="cs"/>
          <w:rtl/>
        </w:rPr>
        <w:t xml:space="preserve">ר''נ </w:t>
      </w:r>
    </w:p>
    <w:p w14:paraId="6834F0FD" w14:textId="77777777" w:rsidR="00E07EC5" w:rsidRDefault="00E07EC5" w:rsidP="00E07EC5">
      <w:pPr>
        <w:rPr>
          <w:rtl/>
        </w:rPr>
      </w:pPr>
      <w:r w:rsidRPr="003B4081">
        <w:rPr>
          <w:rFonts w:cs="BA Vilna Bold"/>
          <w:rtl/>
        </w:rPr>
        <w:t>טרשא</w:t>
      </w:r>
      <w:r>
        <w:rPr>
          <w:rFonts w:hint="cs"/>
          <w:rtl/>
        </w:rPr>
        <w:t xml:space="preserve"> </w:t>
      </w:r>
      <w:r w:rsidRPr="00B10144">
        <w:rPr>
          <w:rStyle w:val="afffff2"/>
          <w:rFonts w:hint="cs"/>
          <w:rtl/>
        </w:rPr>
        <w:t>[המתנת מעות]</w:t>
      </w:r>
      <w:r w:rsidRPr="00F40D4B">
        <w:rPr>
          <w:rtl/>
        </w:rPr>
        <w:t xml:space="preserve"> </w:t>
      </w:r>
      <w:r w:rsidRPr="003B4081">
        <w:rPr>
          <w:rFonts w:cs="BA Vilna Bold" w:hint="cs"/>
          <w:rtl/>
        </w:rPr>
        <w:t>מותר</w:t>
      </w:r>
      <w:r w:rsidRPr="00F40D4B">
        <w:rPr>
          <w:rFonts w:hint="cs"/>
          <w:rtl/>
        </w:rPr>
        <w:t xml:space="preserve"> </w:t>
      </w:r>
    </w:p>
    <w:p w14:paraId="520DFE2A" w14:textId="77777777" w:rsidR="00E07EC5" w:rsidRPr="00F40D4B" w:rsidRDefault="00E07EC5" w:rsidP="00E07EC5">
      <w:pPr>
        <w:rPr>
          <w:rtl/>
        </w:rPr>
      </w:pPr>
      <w:r w:rsidRPr="00B10144">
        <w:rPr>
          <w:rStyle w:val="affffc"/>
          <w:rFonts w:hint="cs"/>
          <w:rtl/>
        </w:rPr>
        <w:t>ושאני ממתני'</w:t>
      </w:r>
      <w:r>
        <w:rPr>
          <w:rStyle w:val="affffc"/>
          <w:rFonts w:hint="cs"/>
          <w:rtl/>
        </w:rPr>
        <w:t xml:space="preserve"> שאסור:</w:t>
      </w:r>
      <w:r w:rsidRPr="00F40D4B">
        <w:rPr>
          <w:rFonts w:hint="cs"/>
          <w:rtl/>
        </w:rPr>
        <w:t xml:space="preserve"> דכאן לא קץ מתחילה משא''כ במתני'</w:t>
      </w:r>
      <w:r w:rsidRPr="00F40D4B">
        <w:rPr>
          <w:rtl/>
        </w:rPr>
        <w:t>.</w:t>
      </w:r>
    </w:p>
    <w:p w14:paraId="7DDC6C71" w14:textId="77777777" w:rsidR="00E07EC5" w:rsidRDefault="00E07EC5" w:rsidP="00E07EC5">
      <w:pPr>
        <w:pStyle w:val="36"/>
        <w:framePr w:wrap="notBeside"/>
        <w:rPr>
          <w:rtl/>
        </w:rPr>
      </w:pPr>
      <w:r w:rsidRPr="00F40D4B">
        <w:rPr>
          <w:rFonts w:hint="cs"/>
          <w:rtl/>
        </w:rPr>
        <w:t>ר''פ</w:t>
      </w:r>
      <w:r w:rsidRPr="00F40D4B">
        <w:rPr>
          <w:rtl/>
        </w:rPr>
        <w:t>:</w:t>
      </w:r>
    </w:p>
    <w:p w14:paraId="0C392D6E" w14:textId="77777777" w:rsidR="00E07EC5" w:rsidRPr="00F40D4B" w:rsidRDefault="00E07EC5" w:rsidP="00E07EC5">
      <w:pPr>
        <w:rPr>
          <w:rtl/>
        </w:rPr>
      </w:pPr>
      <w:r w:rsidRPr="003B4081">
        <w:rPr>
          <w:rFonts w:cs="BA Vilna Bold"/>
          <w:rtl/>
        </w:rPr>
        <w:t>טרשא דידי</w:t>
      </w:r>
      <w:r w:rsidRPr="00F40D4B">
        <w:rPr>
          <w:rtl/>
        </w:rPr>
        <w:t xml:space="preserve"> שרי,</w:t>
      </w:r>
      <w:r w:rsidRPr="00F40D4B">
        <w:rPr>
          <w:rFonts w:hint="cs"/>
          <w:rtl/>
        </w:rPr>
        <w:t xml:space="preserve"> </w:t>
      </w:r>
      <w:r w:rsidRPr="00B10144">
        <w:rPr>
          <w:rStyle w:val="afffff2"/>
          <w:rFonts w:hint="cs"/>
          <w:rtl/>
        </w:rPr>
        <w:t>[שהיה ממתין למעות כזמן היוקר ורק אח''כ נותן השכר]</w:t>
      </w:r>
      <w:r>
        <w:rPr>
          <w:rStyle w:val="afffff2"/>
          <w:rFonts w:hint="cs"/>
          <w:rtl/>
        </w:rPr>
        <w:t xml:space="preserve"> </w:t>
      </w:r>
      <w:r w:rsidRPr="003B4081">
        <w:rPr>
          <w:rFonts w:hint="cs"/>
          <w:spacing w:val="-4"/>
          <w:rtl/>
        </w:rPr>
        <w:t>שלא הפסיד השכר, ואת הכסף א"צ עכשיו הלכך אין זה המתנת מעות.</w:t>
      </w:r>
    </w:p>
    <w:p w14:paraId="08908A8A" w14:textId="77777777" w:rsidR="00E07EC5" w:rsidRDefault="00E07EC5" w:rsidP="00E07EC5">
      <w:pPr>
        <w:pStyle w:val="36"/>
        <w:framePr w:wrap="notBeside"/>
        <w:rPr>
          <w:rtl/>
        </w:rPr>
      </w:pPr>
      <w:r w:rsidRPr="00F40D4B">
        <w:rPr>
          <w:rFonts w:hint="cs"/>
          <w:rtl/>
        </w:rPr>
        <w:lastRenderedPageBreak/>
        <w:t>ושאלו רשבדר''א</w:t>
      </w:r>
    </w:p>
    <w:p w14:paraId="2C1F7EBD" w14:textId="77777777" w:rsidR="00E07EC5" w:rsidRPr="00F40D4B" w:rsidRDefault="00E07EC5" w:rsidP="00E07EC5">
      <w:pPr>
        <w:rPr>
          <w:rtl/>
        </w:rPr>
      </w:pPr>
      <w:r w:rsidRPr="00F40D4B">
        <w:rPr>
          <w:rFonts w:hint="cs"/>
          <w:rtl/>
        </w:rPr>
        <w:t>דמי</w:t>
      </w:r>
      <w:r>
        <w:rPr>
          <w:rFonts w:hint="cs"/>
          <w:rtl/>
        </w:rPr>
        <w:t xml:space="preserve"> </w:t>
      </w:r>
      <w:r w:rsidRPr="00F40D4B">
        <w:rPr>
          <w:rFonts w:hint="cs"/>
          <w:rtl/>
        </w:rPr>
        <w:t>יימר דאזלי' אחריך אולי אחר הלוקח דאילו היה לו מעות עכשיו היה קונה בזול?</w:t>
      </w:r>
    </w:p>
    <w:p w14:paraId="4F4DF1C0" w14:textId="77777777" w:rsidR="00E07EC5" w:rsidRDefault="00E07EC5" w:rsidP="00E07EC5">
      <w:pPr>
        <w:pStyle w:val="36"/>
        <w:framePr w:wrap="notBeside"/>
        <w:rPr>
          <w:rtl/>
        </w:rPr>
      </w:pPr>
      <w:r w:rsidRPr="00F40D4B">
        <w:rPr>
          <w:rFonts w:hint="cs"/>
          <w:rtl/>
        </w:rPr>
        <w:t>ר''ח</w:t>
      </w:r>
      <w:r w:rsidRPr="00F40D4B">
        <w:rPr>
          <w:rtl/>
        </w:rPr>
        <w:t>:</w:t>
      </w:r>
    </w:p>
    <w:p w14:paraId="7C402B76" w14:textId="77777777" w:rsidR="00E07EC5" w:rsidRPr="003B4081" w:rsidRDefault="00E07EC5" w:rsidP="00E07EC5">
      <w:pPr>
        <w:rPr>
          <w:rStyle w:val="afffff2"/>
          <w:rtl/>
        </w:rPr>
      </w:pPr>
      <w:r w:rsidRPr="003B4081">
        <w:rPr>
          <w:rFonts w:cs="BA Vilna Bold"/>
          <w:rtl/>
        </w:rPr>
        <w:t>טרשא דידי ודאי שרי</w:t>
      </w:r>
      <w:r w:rsidRPr="003B4081">
        <w:rPr>
          <w:rtl/>
        </w:rPr>
        <w:t>.</w:t>
      </w:r>
      <w:r w:rsidRPr="003B4081">
        <w:rPr>
          <w:rStyle w:val="afffff2"/>
          <w:rFonts w:hint="cs"/>
          <w:rtl/>
        </w:rPr>
        <w:t xml:space="preserve"> דהיה מוכר הסחורה כשער היוקר בעבור המתנת המעות</w:t>
      </w:r>
    </w:p>
    <w:p w14:paraId="44D05078" w14:textId="77777777" w:rsidR="00E07EC5" w:rsidRPr="00F40D4B" w:rsidRDefault="00E07EC5" w:rsidP="00E07EC5">
      <w:pPr>
        <w:rPr>
          <w:rtl/>
        </w:rPr>
      </w:pPr>
      <w:r w:rsidRPr="00F40D4B">
        <w:rPr>
          <w:rFonts w:hint="cs"/>
          <w:rtl/>
        </w:rPr>
        <w:t xml:space="preserve">דניח''ל לקונים שהסחורה תעמוד באחריותי עד זמן המכירה </w:t>
      </w:r>
      <w:r w:rsidRPr="003B4081">
        <w:rPr>
          <w:rFonts w:hint="cs"/>
          <w:rtl/>
        </w:rPr>
        <w:t>שלהם שאז א''צ לשלם המכס וגם מכריזים שהסחורה של ר''ח ולא ימכרו אחרים עד שיגמור, ויוצא שאין המעות בעבור ההמתנה.</w:t>
      </w:r>
    </w:p>
    <w:p w14:paraId="06ABD627" w14:textId="77777777" w:rsidR="00E07EC5" w:rsidRDefault="00E07EC5" w:rsidP="00E07EC5">
      <w:pPr>
        <w:pStyle w:val="36"/>
        <w:framePr w:wrap="notBeside"/>
        <w:rPr>
          <w:rtl/>
        </w:rPr>
      </w:pPr>
      <w:r w:rsidRPr="00F40D4B">
        <w:rPr>
          <w:rtl/>
        </w:rPr>
        <w:t>הלכתא</w:t>
      </w:r>
      <w:r w:rsidRPr="00F40D4B">
        <w:rPr>
          <w:rFonts w:hint="cs"/>
          <w:rtl/>
        </w:rPr>
        <w:t>:</w:t>
      </w:r>
    </w:p>
    <w:p w14:paraId="09433F62" w14:textId="77777777" w:rsidR="00E07EC5" w:rsidRPr="00B10144" w:rsidRDefault="00E07EC5" w:rsidP="00E07EC5">
      <w:pPr>
        <w:rPr>
          <w:rStyle w:val="afffff2"/>
          <w:i/>
          <w:spacing w:val="-2"/>
          <w:rtl/>
        </w:rPr>
      </w:pPr>
      <w:r>
        <w:rPr>
          <w:rStyle w:val="affffc"/>
          <w:i/>
          <w:spacing w:val="-2"/>
          <w:rtl/>
          <w:rPrChange w:id="9096" w:author="מנוע אמוראים" w:date="2026-10-05T16:41:14Z">
            <w:rPr>
              <w:i/>
              <w:spacing w:val="-2"/>
              <w:rtl/>
            </w:rPr>
          </w:rPrChange>
        </w:rPr>
        <w:t xml:space="preserve">כר</w:t>
      </w:r>
      <w:r>
        <w:rPr>
          <w:rStyle w:val="affffc"/>
          <w:rFonts w:hint="cs"/>
          <w:i/>
          <w:spacing w:val="-2"/>
          <w:rtl/>
          <w:rPrChange w:id="9097" w:author="מנוע אמוראים" w:date="2026-10-05T16:41:14Z">
            <w:rPr>
              <w:rFonts w:hint="cs"/>
              <w:i/>
              <w:spacing w:val="-2"/>
              <w:rtl/>
            </w:rPr>
          </w:rPrChange>
        </w:rPr>
        <w:t xml:space="preserve">"ח</w:t>
      </w:r>
      <w:r>
        <w:rPr>
          <w:rFonts w:hint="cs"/>
          <w:i/>
          <w:spacing w:val="-2"/>
          <w:rtl/>
        </w:rPr>
        <w:t xml:space="preserve">: </w:t>
      </w:r>
      <w:r w:rsidRPr="00B10144">
        <w:rPr>
          <w:rStyle w:val="afffff2"/>
          <w:rFonts w:hint="cs"/>
          <w:i/>
          <w:spacing w:val="-2"/>
          <w:rtl/>
        </w:rPr>
        <w:t>בהמתנה באחריותו,</w:t>
      </w:r>
      <w:r w:rsidRPr="00B10144">
        <w:rPr>
          <w:rFonts w:hint="cs"/>
          <w:i/>
          <w:spacing w:val="-2"/>
          <w:rtl/>
        </w:rPr>
        <w:t xml:space="preserve"> וכר''א: </w:t>
      </w:r>
      <w:r w:rsidRPr="00B10144">
        <w:rPr>
          <w:rStyle w:val="afffff2"/>
          <w:rFonts w:hint="cs"/>
          <w:i/>
          <w:spacing w:val="-2"/>
          <w:rtl/>
        </w:rPr>
        <w:t>שרבית קצוצה יוצאת בדיינים ודלא כרי''ו</w:t>
      </w:r>
    </w:p>
    <w:p w14:paraId="73E34254" w14:textId="77777777" w:rsidR="00E07EC5" w:rsidRPr="00B10144" w:rsidRDefault="00E07EC5" w:rsidP="00E07EC5">
      <w:pPr>
        <w:rPr>
          <w:rStyle w:val="afffff2"/>
          <w:rtl/>
        </w:rPr>
      </w:pPr>
      <w:r w:rsidRPr="00F40D4B">
        <w:rPr>
          <w:rFonts w:hint="cs"/>
          <w:rtl/>
        </w:rPr>
        <w:t>וכר' ינאי: ד</w:t>
      </w:r>
      <w:r w:rsidRPr="00F40D4B">
        <w:rPr>
          <w:rtl/>
        </w:rPr>
        <w:t>מה לי הן ומה לי דמיהן</w:t>
      </w:r>
      <w:r>
        <w:rPr>
          <w:rFonts w:hint="cs"/>
          <w:rtl/>
        </w:rPr>
        <w:t xml:space="preserve"> </w:t>
      </w:r>
      <w:r w:rsidRPr="00B10144">
        <w:rPr>
          <w:rStyle w:val="afffff2"/>
          <w:rFonts w:hint="cs"/>
          <w:rtl/>
        </w:rPr>
        <w:t xml:space="preserve">בפוסק על פירות </w:t>
      </w:r>
      <w:r>
        <w:rPr>
          <w:rStyle w:val="afffff2"/>
          <w:rFonts w:hint="cs"/>
          <w:rtl/>
        </w:rPr>
        <w:t>ש</w:t>
      </w:r>
      <w:r w:rsidRPr="00B10144">
        <w:rPr>
          <w:rStyle w:val="afffff2"/>
          <w:rFonts w:hint="cs"/>
          <w:rtl/>
        </w:rPr>
        <w:t>מותר לקבל אף דמיהן ודלא כרב</w:t>
      </w:r>
    </w:p>
    <w:p w14:paraId="70748567" w14:textId="77777777" w:rsidR="00E07EC5" w:rsidRDefault="00E07EC5" w:rsidP="00E07EC5">
      <w:pPr>
        <w:pStyle w:val="affe"/>
        <w:framePr w:wrap="around" w:x="4415" w:y="174"/>
        <w:rPr>
          <w:rtl/>
        </w:rPr>
      </w:pPr>
      <w:r w:rsidRPr="00F40D4B">
        <w:rPr>
          <w:rtl/>
        </w:rPr>
        <w:t xml:space="preserve">סה: </w:t>
      </w:r>
    </w:p>
    <w:p w14:paraId="412EA80B" w14:textId="77777777" w:rsidR="00E07EC5" w:rsidRPr="00F40D4B" w:rsidRDefault="00E07EC5" w:rsidP="00E07EC5">
      <w:pPr>
        <w:pStyle w:val="aff9"/>
        <w:rPr>
          <w:rtl/>
        </w:rPr>
      </w:pPr>
      <w:r w:rsidRPr="00F40D4B">
        <w:rPr>
          <w:rtl/>
        </w:rPr>
        <w:t>***</w:t>
      </w:r>
    </w:p>
    <w:p w14:paraId="35F18FEE" w14:textId="77777777" w:rsidR="00E07EC5" w:rsidRPr="00F40D4B" w:rsidRDefault="00E07EC5" w:rsidP="00E07EC5">
      <w:pPr>
        <w:pStyle w:val="afffff"/>
        <w:framePr w:wrap="around" w:hAnchor="page" w:x="4063" w:y="8"/>
        <w:rPr>
          <w:rtl/>
        </w:rPr>
      </w:pPr>
      <w:del w:id="20250" w:author="קלוד" w:date="2026-10-06T10:08:05Z">
        <w:r>
          <w:rPr>
            <w:rtl/>
          </w:rPr>
          <w:delText xml:space="preserve">משנה.</w:delText>
        </w:r>
      </w:del>
      <w:ins w:id="20251" w:author="קלוד" w:date="2026-10-06T10:08:05Z">
        <w:r>
          <w:rPr>
            <w:rtl/>
          </w:rPr>
          <w:t xml:space="preserve">משנה ג</w:t>
        </w:r>
      </w:ins>
    </w:p>
    <w:p w14:paraId="0F2B6073" w14:textId="77777777" w:rsidR="00E07EC5" w:rsidRDefault="00E07EC5" w:rsidP="00E07EC5">
      <w:pPr>
        <w:pStyle w:val="afff3"/>
        <w:rPr>
          <w:rtl/>
        </w:rPr>
      </w:pPr>
      <w:ins w:id="9922" w:author="מספור קטעי משנה" w:date="2026-10-06T06:45:11Z">
        <w:r>
          <w:rPr>
            <w:rStyle w:val="MisparKeta"/>
          </w:rPr>
          <w:t xml:space="preserve">א. </w:t>
        </w:r>
      </w:ins>
      <w:r w:rsidRPr="00F40D4B">
        <w:rPr>
          <w:rtl/>
        </w:rPr>
        <w:t xml:space="preserve">מכר לו את השדה ונתן לו מקצת דמים, </w:t>
      </w:r>
    </w:p>
    <w:p w14:paraId="0E1FDE18" w14:textId="77777777" w:rsidR="00E07EC5" w:rsidRPr="00F40D4B" w:rsidRDefault="00E07EC5" w:rsidP="00E07EC5">
      <w:pPr>
        <w:pStyle w:val="afff3"/>
        <w:rPr>
          <w:rtl/>
        </w:rPr>
      </w:pPr>
      <w:r w:rsidRPr="00F40D4B">
        <w:rPr>
          <w:rtl/>
        </w:rPr>
        <w:t>ואמר לו: אימתי שתרצה הבא מעות וטול את שלך אסור.</w:t>
      </w:r>
    </w:p>
    <w:p w14:paraId="7797E8AD" w14:textId="77777777" w:rsidR="00E07EC5" w:rsidRPr="00F40D4B" w:rsidRDefault="00E07EC5" w:rsidP="00E07EC5">
      <w:pPr>
        <w:pStyle w:val="afff3"/>
        <w:rPr>
          <w:rtl/>
        </w:rPr>
      </w:pPr>
      <w:r w:rsidRPr="00F40D4B">
        <w:rPr>
          <w:rtl/>
        </w:rPr>
        <w:t>הלוהו על שדהו, ואמר לו: אם אי אתה נותן לי מכאן ועד שלש שנים הרי היא שלי - הרי היא שלו.</w:t>
      </w:r>
    </w:p>
    <w:p w14:paraId="19C62A43" w14:textId="77777777" w:rsidR="00E07EC5" w:rsidRPr="00F40D4B" w:rsidRDefault="00E07EC5" w:rsidP="00E07EC5">
      <w:pPr>
        <w:pStyle w:val="afff3"/>
        <w:rPr>
          <w:rtl/>
        </w:rPr>
      </w:pPr>
      <w:r>
        <w:rPr>
          <w:rtl/>
        </w:rPr>
        <w:t xml:space="preserve">וכך היה ביתוס בן זונין עושה על פי </w:t>
      </w:r>
      <w:r>
        <w:rPr>
          <w:rStyle w:val="TanaimMishna"/>
          <w:rtl/>
          <w:rPrChange w:id="20091" w:author="קלוד" w:date="2026-10-06T10:08:05Z">
            <w:rPr>
              <w:rtl/>
            </w:rPr>
          </w:rPrChange>
        </w:rPr>
        <w:t xml:space="preserve">חכמים</w:t>
      </w:r>
      <w:r>
        <w:rPr>
          <w:rtl/>
        </w:rPr>
        <w:t xml:space="preserve">.</w:t>
      </w:r>
    </w:p>
    <w:p w14:paraId="62501817" w14:textId="77777777" w:rsidR="00E07EC5" w:rsidRPr="00F40D4B" w:rsidRDefault="00E07EC5" w:rsidP="00E07EC5">
      <w:pPr>
        <w:pStyle w:val="affff9"/>
        <w:rPr>
          <w:rtl/>
        </w:rPr>
      </w:pPr>
      <w:r>
        <w:rPr>
          <w:rFonts w:hint="cs"/>
          <w:rtl/>
        </w:rPr>
        <w:t>מי אוכל פירות</w:t>
      </w:r>
    </w:p>
    <w:p w14:paraId="35B91CB2" w14:textId="77777777" w:rsidR="00E07EC5" w:rsidRPr="00F40D4B" w:rsidRDefault="00E07EC5" w:rsidP="00E07EC5">
      <w:pPr>
        <w:rPr>
          <w:rtl/>
        </w:rPr>
      </w:pPr>
      <w:r w:rsidRPr="00B10144">
        <w:rPr>
          <w:rStyle w:val="affffc"/>
          <w:rFonts w:hint="cs"/>
          <w:rtl/>
        </w:rPr>
        <w:t>ר''ה</w:t>
      </w:r>
      <w:r w:rsidRPr="00B10144">
        <w:rPr>
          <w:rStyle w:val="affffc"/>
          <w:rtl/>
        </w:rPr>
        <w:t>:</w:t>
      </w:r>
      <w:r w:rsidRPr="00F40D4B">
        <w:rPr>
          <w:rtl/>
        </w:rPr>
        <w:t xml:space="preserve"> מוכר אוכל פירות, </w:t>
      </w:r>
      <w:r>
        <w:rPr>
          <w:rStyle w:val="affffc"/>
          <w:rtl/>
        </w:rPr>
        <w:tab/>
      </w:r>
      <w:r>
        <w:rPr>
          <w:rStyle w:val="affffc"/>
          <w:rtl/>
        </w:rPr>
        <w:tab/>
      </w:r>
      <w:r>
        <w:rPr>
          <w:rStyle w:val="affffc"/>
          <w:rtl/>
        </w:rPr>
        <w:tab/>
      </w:r>
      <w:r w:rsidRPr="00B10144">
        <w:rPr>
          <w:rStyle w:val="affffc"/>
          <w:rFonts w:hint="cs"/>
          <w:rtl/>
        </w:rPr>
        <w:t>ול</w:t>
      </w:r>
      <w:r w:rsidRPr="00B10144">
        <w:rPr>
          <w:rStyle w:val="affffc"/>
          <w:rtl/>
        </w:rPr>
        <w:t>רב ענן:</w:t>
      </w:r>
      <w:r w:rsidRPr="00F40D4B">
        <w:rPr>
          <w:rtl/>
        </w:rPr>
        <w:t xml:space="preserve"> משלשין את הפירות.</w:t>
      </w:r>
    </w:p>
    <w:p w14:paraId="198EB98D" w14:textId="77777777" w:rsidR="00E07EC5" w:rsidRDefault="00E07EC5" w:rsidP="00E07EC5">
      <w:pPr>
        <w:pStyle w:val="36"/>
        <w:framePr w:wrap="notBeside"/>
        <w:rPr>
          <w:rtl/>
        </w:rPr>
      </w:pPr>
      <w:r w:rsidRPr="00F40D4B">
        <w:rPr>
          <w:rtl/>
        </w:rPr>
        <w:t>ולא חלקו,</w:t>
      </w:r>
    </w:p>
    <w:p w14:paraId="13710462" w14:textId="77777777" w:rsidR="00E07EC5" w:rsidRPr="00F40D4B" w:rsidRDefault="00E07EC5" w:rsidP="00E07EC5">
      <w:pPr>
        <w:rPr>
          <w:rtl/>
        </w:rPr>
      </w:pPr>
      <w:r w:rsidRPr="00B10144">
        <w:rPr>
          <w:rStyle w:val="affffc"/>
          <w:rtl/>
        </w:rPr>
        <w:t>הא דאמר:</w:t>
      </w:r>
      <w:r w:rsidRPr="00F40D4B">
        <w:rPr>
          <w:rtl/>
        </w:rPr>
        <w:t xml:space="preserve"> </w:t>
      </w:r>
      <w:r>
        <w:rPr>
          <w:rFonts w:hint="cs"/>
          <w:rtl/>
        </w:rPr>
        <w:t>כשתביא תקנה</w:t>
      </w:r>
      <w:r w:rsidRPr="00F40D4B">
        <w:rPr>
          <w:rtl/>
        </w:rPr>
        <w:t xml:space="preserve">, </w:t>
      </w:r>
      <w:r>
        <w:rPr>
          <w:rtl/>
        </w:rPr>
        <w:tab/>
      </w:r>
      <w:r>
        <w:rPr>
          <w:rtl/>
        </w:rPr>
        <w:tab/>
      </w:r>
      <w:r w:rsidRPr="00B10144">
        <w:rPr>
          <w:rStyle w:val="affffc"/>
          <w:rtl/>
        </w:rPr>
        <w:t>הא דאמר:</w:t>
      </w:r>
      <w:r w:rsidRPr="00F40D4B">
        <w:rPr>
          <w:rtl/>
        </w:rPr>
        <w:t xml:space="preserve"> </w:t>
      </w:r>
      <w:r>
        <w:rPr>
          <w:rFonts w:hint="cs"/>
          <w:rtl/>
        </w:rPr>
        <w:t>כשתביא ת</w:t>
      </w:r>
      <w:r w:rsidRPr="00F40D4B">
        <w:rPr>
          <w:rtl/>
        </w:rPr>
        <w:t>קנ</w:t>
      </w:r>
      <w:r>
        <w:rPr>
          <w:rFonts w:hint="cs"/>
          <w:rtl/>
        </w:rPr>
        <w:t>ה</w:t>
      </w:r>
      <w:r w:rsidRPr="00F40D4B">
        <w:rPr>
          <w:rtl/>
        </w:rPr>
        <w:t xml:space="preserve"> מעכשיו.</w:t>
      </w:r>
    </w:p>
    <w:p w14:paraId="71C1D2E1" w14:textId="77777777" w:rsidR="00E07EC5" w:rsidRDefault="00E07EC5" w:rsidP="00E07EC5">
      <w:pPr>
        <w:pStyle w:val="36"/>
        <w:framePr w:wrap="notBeside"/>
        <w:rPr>
          <w:rtl/>
        </w:rPr>
      </w:pPr>
      <w:r w:rsidRPr="00F40D4B">
        <w:rPr>
          <w:rtl/>
        </w:rPr>
        <w:t>תני ר</w:t>
      </w:r>
      <w:r w:rsidRPr="00F40D4B">
        <w:rPr>
          <w:rFonts w:hint="cs"/>
          <w:rtl/>
        </w:rPr>
        <w:t>"ס</w:t>
      </w:r>
      <w:r w:rsidRPr="00F40D4B">
        <w:rPr>
          <w:rtl/>
        </w:rPr>
        <w:t>:</w:t>
      </w:r>
    </w:p>
    <w:p w14:paraId="33C3F32E" w14:textId="77777777" w:rsidR="00E07EC5" w:rsidRPr="00F40D4B" w:rsidRDefault="00E07EC5" w:rsidP="00E07EC5">
      <w:pPr>
        <w:rPr>
          <w:rtl/>
        </w:rPr>
      </w:pPr>
      <w:r w:rsidRPr="00B10144">
        <w:rPr>
          <w:rStyle w:val="affffc"/>
          <w:rFonts w:hint="cs"/>
          <w:rtl/>
        </w:rPr>
        <w:t>בריבית דר''ח</w:t>
      </w:r>
      <w:r>
        <w:rPr>
          <w:rFonts w:hint="cs"/>
          <w:rtl/>
        </w:rPr>
        <w:t xml:space="preserve"> </w:t>
      </w:r>
      <w:r w:rsidRPr="00F40D4B">
        <w:rPr>
          <w:rtl/>
        </w:rPr>
        <w:t>פעמים ששניהם מותרין, פעמים ששניהם אסורין,</w:t>
      </w:r>
    </w:p>
    <w:p w14:paraId="7F5505D9" w14:textId="77777777" w:rsidR="00E07EC5" w:rsidRPr="00F40D4B" w:rsidRDefault="00E07EC5" w:rsidP="00E07EC5">
      <w:pPr>
        <w:rPr>
          <w:rtl/>
        </w:rPr>
      </w:pPr>
      <w:r w:rsidRPr="00F40D4B">
        <w:rPr>
          <w:rtl/>
        </w:rPr>
        <w:t>ופעמים שהמוכר מותר ולוקח אסור, ופעמים שהלוקח מותר ומוכר אסור.</w:t>
      </w:r>
    </w:p>
    <w:p w14:paraId="7BCE4360" w14:textId="77777777" w:rsidR="00E07EC5" w:rsidRDefault="00E07EC5" w:rsidP="00E07EC5">
      <w:pPr>
        <w:pStyle w:val="36"/>
        <w:framePr w:wrap="notBeside"/>
        <w:rPr>
          <w:rtl/>
        </w:rPr>
      </w:pPr>
      <w:r w:rsidRPr="00F40D4B">
        <w:rPr>
          <w:rtl/>
        </w:rPr>
        <w:t>עני רבא בתריה:</w:t>
      </w:r>
    </w:p>
    <w:p w14:paraId="32FBA94B" w14:textId="77777777" w:rsidR="00E07EC5" w:rsidRPr="00F40D4B" w:rsidRDefault="00E07EC5" w:rsidP="00E07EC5">
      <w:pPr>
        <w:rPr>
          <w:rtl/>
        </w:rPr>
      </w:pPr>
      <w:r w:rsidRPr="00F40D4B">
        <w:rPr>
          <w:rFonts w:hint="cs"/>
          <w:rtl/>
        </w:rPr>
        <w:t>'</w:t>
      </w:r>
      <w:r w:rsidRPr="00F40D4B">
        <w:rPr>
          <w:rtl/>
        </w:rPr>
        <w:t>פעמים ששניהם מותרין</w:t>
      </w:r>
      <w:r w:rsidRPr="00F40D4B">
        <w:rPr>
          <w:rFonts w:hint="cs"/>
          <w:rtl/>
        </w:rPr>
        <w:t>'</w:t>
      </w:r>
      <w:r w:rsidRPr="00F40D4B">
        <w:rPr>
          <w:rtl/>
        </w:rPr>
        <w:t xml:space="preserve"> - דא"ל קני כשיעור זוזך,</w:t>
      </w:r>
    </w:p>
    <w:p w14:paraId="7B9A7FFA" w14:textId="77777777" w:rsidR="00E07EC5" w:rsidRPr="00F40D4B" w:rsidRDefault="00E07EC5" w:rsidP="00E07EC5">
      <w:pPr>
        <w:rPr>
          <w:rtl/>
        </w:rPr>
      </w:pPr>
      <w:r w:rsidRPr="00F40D4B">
        <w:rPr>
          <w:rFonts w:hint="cs"/>
          <w:rtl/>
        </w:rPr>
        <w:t>'</w:t>
      </w:r>
      <w:r w:rsidRPr="00F40D4B">
        <w:rPr>
          <w:rtl/>
        </w:rPr>
        <w:t>פעמים ששניהם אסורין</w:t>
      </w:r>
      <w:r w:rsidRPr="00F40D4B">
        <w:rPr>
          <w:rFonts w:hint="cs"/>
          <w:rtl/>
        </w:rPr>
        <w:t>'</w:t>
      </w:r>
      <w:r w:rsidRPr="00F40D4B">
        <w:rPr>
          <w:rtl/>
        </w:rPr>
        <w:t xml:space="preserve"> - דא"ל </w:t>
      </w:r>
      <w:r>
        <w:rPr>
          <w:rFonts w:hint="cs"/>
          <w:rtl/>
        </w:rPr>
        <w:t xml:space="preserve">כשתביא </w:t>
      </w:r>
      <w:r w:rsidRPr="00F40D4B">
        <w:rPr>
          <w:rtl/>
        </w:rPr>
        <w:t>קנ</w:t>
      </w:r>
      <w:r>
        <w:rPr>
          <w:rFonts w:hint="cs"/>
          <w:rtl/>
        </w:rPr>
        <w:t>ה</w:t>
      </w:r>
      <w:r w:rsidRPr="00F40D4B">
        <w:rPr>
          <w:rtl/>
        </w:rPr>
        <w:t xml:space="preserve"> מעכשיו,</w:t>
      </w:r>
    </w:p>
    <w:p w14:paraId="712CA2F0" w14:textId="77777777" w:rsidR="00E07EC5" w:rsidRPr="00F40D4B" w:rsidRDefault="00E07EC5" w:rsidP="00E07EC5">
      <w:pPr>
        <w:rPr>
          <w:rtl/>
        </w:rPr>
      </w:pPr>
      <w:r w:rsidRPr="00F40D4B">
        <w:rPr>
          <w:rFonts w:hint="cs"/>
          <w:rtl/>
        </w:rPr>
        <w:lastRenderedPageBreak/>
        <w:t>'</w:t>
      </w:r>
      <w:r w:rsidRPr="00F40D4B">
        <w:rPr>
          <w:rtl/>
        </w:rPr>
        <w:t>פעמים מוכר מותר ולוקח אסור</w:t>
      </w:r>
      <w:r w:rsidRPr="00F40D4B">
        <w:rPr>
          <w:rFonts w:hint="cs"/>
          <w:rtl/>
        </w:rPr>
        <w:t>'</w:t>
      </w:r>
      <w:r w:rsidRPr="00F40D4B">
        <w:rPr>
          <w:rtl/>
        </w:rPr>
        <w:t xml:space="preserve"> - דא"</w:t>
      </w:r>
      <w:r>
        <w:rPr>
          <w:rFonts w:hint="cs"/>
          <w:rtl/>
        </w:rPr>
        <w:t>ל כשתביא תקנה</w:t>
      </w:r>
      <w:r w:rsidRPr="00F40D4B">
        <w:rPr>
          <w:rtl/>
        </w:rPr>
        <w:t>,</w:t>
      </w:r>
    </w:p>
    <w:p w14:paraId="5873BA9C" w14:textId="77777777" w:rsidR="00E07EC5" w:rsidRPr="00F40D4B" w:rsidRDefault="00E07EC5" w:rsidP="00E07EC5">
      <w:pPr>
        <w:rPr>
          <w:rtl/>
        </w:rPr>
      </w:pPr>
      <w:r w:rsidRPr="00F40D4B">
        <w:rPr>
          <w:rFonts w:hint="cs"/>
          <w:rtl/>
        </w:rPr>
        <w:t>'</w:t>
      </w:r>
      <w:r w:rsidRPr="00F40D4B">
        <w:rPr>
          <w:rtl/>
        </w:rPr>
        <w:t>פעמים שהלוקח מותר ומוכר אסור</w:t>
      </w:r>
      <w:r w:rsidRPr="00F40D4B">
        <w:rPr>
          <w:rFonts w:hint="cs"/>
          <w:rtl/>
        </w:rPr>
        <w:t>'</w:t>
      </w:r>
      <w:r w:rsidRPr="00F40D4B">
        <w:rPr>
          <w:rtl/>
        </w:rPr>
        <w:t xml:space="preserve"> דא"ל קני מעכשיו </w:t>
      </w:r>
      <w:r>
        <w:rPr>
          <w:rFonts w:hint="cs"/>
          <w:rtl/>
        </w:rPr>
        <w:t xml:space="preserve">והכסף יהא </w:t>
      </w:r>
      <w:r w:rsidRPr="00F40D4B">
        <w:rPr>
          <w:rtl/>
        </w:rPr>
        <w:t>הלואה</w:t>
      </w:r>
      <w:r>
        <w:rPr>
          <w:rFonts w:hint="cs"/>
          <w:rtl/>
        </w:rPr>
        <w:t>.</w:t>
      </w:r>
    </w:p>
    <w:p w14:paraId="6ACAE263" w14:textId="77777777" w:rsidR="00E07EC5" w:rsidRPr="003B4081" w:rsidRDefault="00E07EC5" w:rsidP="00E07EC5">
      <w:pPr>
        <w:pStyle w:val="36"/>
        <w:framePr w:wrap="notBeside"/>
        <w:rPr>
          <w:rtl/>
        </w:rPr>
      </w:pPr>
      <w:r w:rsidRPr="00F40D4B">
        <w:rPr>
          <w:rtl/>
        </w:rPr>
        <w:t>•</w:t>
      </w:r>
      <w:r w:rsidRPr="00F40D4B">
        <w:rPr>
          <w:rFonts w:hint="cs"/>
          <w:rtl/>
        </w:rPr>
        <w:t xml:space="preserve"> </w:t>
      </w:r>
      <w:r w:rsidRPr="00F40D4B">
        <w:rPr>
          <w:rtl/>
        </w:rPr>
        <w:t>תנא</w:t>
      </w:r>
    </w:p>
    <w:p w14:paraId="045BE981" w14:textId="77777777" w:rsidR="00E07EC5" w:rsidRPr="00F40D4B" w:rsidRDefault="00E07EC5" w:rsidP="00E07EC5">
      <w:pPr>
        <w:rPr>
          <w:rtl/>
        </w:rPr>
      </w:pPr>
      <w:r w:rsidRPr="003B4081">
        <w:rPr>
          <w:rFonts w:hint="cs"/>
          <w:rtl/>
        </w:rPr>
        <w:t>'ד</w:t>
      </w:r>
      <w:r w:rsidRPr="003B4081">
        <w:rPr>
          <w:rtl/>
        </w:rPr>
        <w:t>שניהם אסורין</w:t>
      </w:r>
      <w:r w:rsidRPr="003B4081">
        <w:rPr>
          <w:rFonts w:hint="cs"/>
          <w:rtl/>
        </w:rPr>
        <w:t>'-</w:t>
      </w:r>
      <w:r w:rsidRPr="003B4081">
        <w:rPr>
          <w:rtl/>
        </w:rPr>
        <w:t xml:space="preserve"> </w:t>
      </w:r>
      <w:r w:rsidRPr="003B4081">
        <w:rPr>
          <w:rStyle w:val="affffc"/>
          <w:rFonts w:hint="cs"/>
          <w:rtl/>
        </w:rPr>
        <w:t>רהבדר''י</w:t>
      </w:r>
      <w:r w:rsidRPr="003B4081">
        <w:rPr>
          <w:rStyle w:val="affffc"/>
          <w:rtl/>
        </w:rPr>
        <w:t>:</w:t>
      </w:r>
      <w:r>
        <w:rPr>
          <w:rtl/>
        </w:rPr>
        <w:t xml:space="preserve"> דלא </w:t>
      </w:r>
      <w:r>
        <w:rPr>
          <w:rStyle w:val="affffc"/>
          <w:rtl/>
          <w:rPrChange w:id="9098" w:author="מנוע אמוראים" w:date="2026-10-05T16:41:14Z">
            <w:rPr>
              <w:rtl/>
            </w:rPr>
          </w:rPrChange>
        </w:rPr>
        <w:t xml:space="preserve">כר</w:t>
      </w:r>
      <w:r>
        <w:rPr>
          <w:rStyle w:val="affffc"/>
          <w:rFonts w:hint="cs"/>
          <w:rtl/>
          <w:rPrChange w:id="9099" w:author="מנוע אמוראים" w:date="2026-10-05T16:41:14Z">
            <w:rPr>
              <w:rFonts w:hint="cs"/>
              <w:rtl/>
            </w:rPr>
          </w:rPrChange>
        </w:rPr>
        <w:t xml:space="preserve">"י</w:t>
      </w:r>
      <w:r>
        <w:rPr>
          <w:rFonts w:hint="cs"/>
          <w:rtl/>
        </w:rPr>
        <w:t xml:space="preserve">  שס''ל ד</w:t>
      </w:r>
      <w:r w:rsidRPr="003B4081">
        <w:rPr>
          <w:rtl/>
        </w:rPr>
        <w:t>צד אחד ברבית - מותר.</w:t>
      </w:r>
    </w:p>
    <w:p w14:paraId="55199EF4" w14:textId="77777777" w:rsidR="00E07EC5" w:rsidRPr="00F40D4B" w:rsidRDefault="00E07EC5" w:rsidP="00E07EC5">
      <w:pPr>
        <w:rPr>
          <w:rtl/>
        </w:rPr>
      </w:pPr>
      <w:r w:rsidRPr="00F40D4B">
        <w:rPr>
          <w:rFonts w:hint="cs"/>
          <w:rtl/>
        </w:rPr>
        <w:t>וכדחזי' ד</w:t>
      </w:r>
      <w:r w:rsidRPr="00F40D4B">
        <w:rPr>
          <w:rtl/>
        </w:rPr>
        <w:t xml:space="preserve">משכן לו בית, משכן לו שדה, </w:t>
      </w:r>
      <w:r w:rsidRPr="00B10144">
        <w:rPr>
          <w:rStyle w:val="affffc"/>
          <w:rtl/>
        </w:rPr>
        <w:t>וא</w:t>
      </w:r>
      <w:r w:rsidRPr="00B10144">
        <w:rPr>
          <w:rStyle w:val="affffc"/>
          <w:rFonts w:hint="cs"/>
          <w:rtl/>
        </w:rPr>
        <w:t>"ל</w:t>
      </w:r>
      <w:r w:rsidRPr="00B10144">
        <w:rPr>
          <w:rStyle w:val="affffc"/>
          <w:rtl/>
        </w:rPr>
        <w:t>:</w:t>
      </w:r>
      <w:r w:rsidRPr="00F40D4B">
        <w:rPr>
          <w:rtl/>
        </w:rPr>
        <w:t xml:space="preserve"> לכשתרצה למוכרם,</w:t>
      </w:r>
    </w:p>
    <w:p w14:paraId="52F3CD1B" w14:textId="77777777" w:rsidR="00E07EC5" w:rsidRPr="00F40D4B" w:rsidRDefault="00E07EC5" w:rsidP="00E07EC5">
      <w:pPr>
        <w:rPr>
          <w:rtl/>
        </w:rPr>
      </w:pPr>
      <w:r w:rsidRPr="00F40D4B">
        <w:rPr>
          <w:rtl/>
        </w:rPr>
        <w:t>לא תמכרם אלא לי בדמים הללו - אסור, בשוייהן - מותר.</w:t>
      </w:r>
      <w:r w:rsidRPr="00F40D4B">
        <w:rPr>
          <w:rFonts w:hint="cs"/>
          <w:rtl/>
        </w:rPr>
        <w:t xml:space="preserve"> -</w:t>
      </w:r>
    </w:p>
    <w:p w14:paraId="6E10762C" w14:textId="77777777" w:rsidR="00E07EC5" w:rsidRDefault="00E07EC5" w:rsidP="00E07EC5">
      <w:pPr>
        <w:pStyle w:val="36"/>
        <w:framePr w:wrap="notBeside"/>
        <w:rPr>
          <w:rtl/>
        </w:rPr>
      </w:pPr>
      <w:r w:rsidRPr="00F40D4B">
        <w:rPr>
          <w:rtl/>
        </w:rPr>
        <w:t>•</w:t>
      </w:r>
      <w:r w:rsidRPr="00F40D4B">
        <w:rPr>
          <w:rFonts w:hint="cs"/>
          <w:rtl/>
        </w:rPr>
        <w:t xml:space="preserve"> מאן </w:t>
      </w:r>
      <w:r w:rsidRPr="00F40D4B">
        <w:rPr>
          <w:rtl/>
        </w:rPr>
        <w:t>תנא</w:t>
      </w:r>
    </w:p>
    <w:p w14:paraId="08926F5F" w14:textId="77777777" w:rsidR="00E07EC5" w:rsidRPr="00F40D4B" w:rsidRDefault="00E07EC5" w:rsidP="00E07EC5">
      <w:pPr>
        <w:rPr>
          <w:rtl/>
        </w:rPr>
      </w:pPr>
      <w:r w:rsidRPr="00F40D4B">
        <w:rPr>
          <w:rtl/>
        </w:rPr>
        <w:t>בדמים הללו אסור</w:t>
      </w:r>
      <w:r>
        <w:rPr>
          <w:rFonts w:hint="cs"/>
          <w:rtl/>
        </w:rPr>
        <w:t>-</w:t>
      </w:r>
      <w:r w:rsidRPr="00F40D4B">
        <w:rPr>
          <w:rtl/>
        </w:rPr>
        <w:t xml:space="preserve"> </w:t>
      </w:r>
      <w:r w:rsidRPr="00B10144">
        <w:rPr>
          <w:rStyle w:val="affffc"/>
          <w:rFonts w:hint="cs"/>
          <w:rtl/>
        </w:rPr>
        <w:t>רהבדר''י: דלא כר''י</w:t>
      </w:r>
      <w:r w:rsidRPr="00F40D4B">
        <w:rPr>
          <w:rFonts w:hint="cs"/>
          <w:rtl/>
        </w:rPr>
        <w:t xml:space="preserve"> </w:t>
      </w:r>
      <w:r>
        <w:rPr>
          <w:rFonts w:hint="cs"/>
          <w:rtl/>
        </w:rPr>
        <w:t>ש</w:t>
      </w:r>
      <w:r w:rsidRPr="00F40D4B">
        <w:rPr>
          <w:rtl/>
        </w:rPr>
        <w:t>צד אחד ברבית - מותר.</w:t>
      </w:r>
    </w:p>
    <w:p w14:paraId="74C74CE0" w14:textId="77777777" w:rsidR="00E07EC5" w:rsidRDefault="00E07EC5" w:rsidP="00E07EC5">
      <w:pPr>
        <w:pStyle w:val="36"/>
        <w:framePr w:wrap="notBeside"/>
        <w:rPr>
          <w:rtl/>
        </w:rPr>
      </w:pPr>
      <w:r w:rsidRPr="00F40D4B">
        <w:rPr>
          <w:rtl/>
        </w:rPr>
        <w:t>•</w:t>
      </w:r>
    </w:p>
    <w:p w14:paraId="1CDD2483" w14:textId="77777777" w:rsidR="00E07EC5" w:rsidRPr="00F40D4B" w:rsidRDefault="00E07EC5" w:rsidP="00E07EC5">
      <w:pPr>
        <w:rPr>
          <w:rtl/>
        </w:rPr>
      </w:pPr>
      <w:r w:rsidRPr="00F40D4B">
        <w:rPr>
          <w:rtl/>
        </w:rPr>
        <w:t>מכר לו בית</w:t>
      </w:r>
      <w:r>
        <w:rPr>
          <w:rFonts w:hint="cs"/>
          <w:rtl/>
        </w:rPr>
        <w:t xml:space="preserve"> או </w:t>
      </w:r>
      <w:r w:rsidRPr="00F40D4B">
        <w:rPr>
          <w:rtl/>
        </w:rPr>
        <w:t xml:space="preserve">שדה, </w:t>
      </w:r>
      <w:r w:rsidRPr="00B10144">
        <w:rPr>
          <w:rStyle w:val="affffc"/>
          <w:rFonts w:hint="cs"/>
          <w:rtl/>
        </w:rPr>
        <w:t>וא"ל</w:t>
      </w:r>
      <w:r w:rsidRPr="00B10144">
        <w:rPr>
          <w:rStyle w:val="affffc"/>
          <w:rtl/>
        </w:rPr>
        <w:t>:</w:t>
      </w:r>
      <w:r w:rsidRPr="00F40D4B">
        <w:rPr>
          <w:rtl/>
        </w:rPr>
        <w:t xml:space="preserve"> לכשיהיו לי מעות החזירם לי - אסור.</w:t>
      </w:r>
    </w:p>
    <w:p w14:paraId="6ACE883C" w14:textId="77777777" w:rsidR="00E07EC5" w:rsidRPr="00F40D4B" w:rsidRDefault="00E07EC5" w:rsidP="00E07EC5">
      <w:pPr>
        <w:rPr>
          <w:rtl/>
        </w:rPr>
      </w:pPr>
      <w:r w:rsidRPr="00F40D4B">
        <w:rPr>
          <w:rtl/>
        </w:rPr>
        <w:t xml:space="preserve">לכשיהיו לך מעות אחזירם לך </w:t>
      </w:r>
      <w:r>
        <w:rPr>
          <w:rtl/>
        </w:rPr>
        <w:t>–</w:t>
      </w:r>
      <w:r w:rsidRPr="00F40D4B">
        <w:rPr>
          <w:rtl/>
        </w:rPr>
        <w:t xml:space="preserve"> מותר</w:t>
      </w:r>
      <w:r>
        <w:rPr>
          <w:rFonts w:hint="cs"/>
          <w:rtl/>
        </w:rPr>
        <w:t>.</w:t>
      </w:r>
      <w:r w:rsidRPr="00F40D4B">
        <w:rPr>
          <w:rFonts w:hint="cs"/>
          <w:rtl/>
        </w:rPr>
        <w:t xml:space="preserve"> </w:t>
      </w:r>
      <w:r w:rsidRPr="00B10144">
        <w:rPr>
          <w:rStyle w:val="affffc"/>
          <w:rFonts w:hint="cs"/>
          <w:rtl/>
        </w:rPr>
        <w:t>והיינו דלא כר''י</w:t>
      </w:r>
      <w:r w:rsidRPr="00F40D4B">
        <w:rPr>
          <w:rFonts w:hint="cs"/>
          <w:rtl/>
        </w:rPr>
        <w:t xml:space="preserve"> דצד אחד בריבית מותר</w:t>
      </w:r>
    </w:p>
    <w:p w14:paraId="104D4D0D" w14:textId="77777777" w:rsidR="00E07EC5" w:rsidRDefault="00E07EC5" w:rsidP="00E07EC5">
      <w:pPr>
        <w:pStyle w:val="36"/>
        <w:framePr w:wrap="notBeside"/>
        <w:rPr>
          <w:rtl/>
        </w:rPr>
      </w:pPr>
      <w:r w:rsidRPr="00F40D4B">
        <w:rPr>
          <w:rtl/>
        </w:rPr>
        <w:t>•</w:t>
      </w:r>
    </w:p>
    <w:p w14:paraId="6F55A506" w14:textId="61DD37F5" w:rsidR="00E07EC5" w:rsidRDefault="00E07EC5" w:rsidP="00E07EC5">
      <w:pPr>
        <w:spacing w:after="60"/>
        <w:rPr>
          <w:rtl/>
        </w:rPr>
      </w:pPr>
      <w:r w:rsidRPr="00F40D4B">
        <w:rPr>
          <w:rFonts w:hint="cs"/>
          <w:rtl/>
        </w:rPr>
        <w:t xml:space="preserve">וסיפא דמותר </w:t>
      </w:r>
      <w:r w:rsidRPr="00B10144">
        <w:rPr>
          <w:rStyle w:val="affffc"/>
          <w:rFonts w:hint="cs"/>
          <w:rtl/>
        </w:rPr>
        <w:t>דא''ל</w:t>
      </w:r>
      <w:r w:rsidRPr="00F40D4B">
        <w:rPr>
          <w:rFonts w:hint="cs"/>
          <w:rtl/>
        </w:rPr>
        <w:t xml:space="preserve"> מדעתיה, משא''כ רישא.</w:t>
      </w:r>
    </w:p>
    <w:p w14:paraId="43A8B9DD" w14:textId="77777777" w:rsidR="00E07EC5" w:rsidRPr="00F40D4B" w:rsidRDefault="00E07EC5" w:rsidP="00E07EC5">
      <w:pPr>
        <w:pStyle w:val="affe"/>
        <w:framePr w:wrap="around"/>
        <w:rPr>
          <w:rtl/>
        </w:rPr>
      </w:pPr>
      <w:r w:rsidRPr="00F40D4B">
        <w:rPr>
          <w:rtl/>
        </w:rPr>
        <w:t>סו.</w:t>
      </w:r>
    </w:p>
    <w:p w14:paraId="3AEF1AD8" w14:textId="77777777" w:rsidR="00E07EC5" w:rsidRDefault="00E07EC5" w:rsidP="00E07EC5">
      <w:pPr>
        <w:pStyle w:val="36"/>
        <w:framePr w:wrap="notBeside"/>
        <w:rPr>
          <w:rtl/>
        </w:rPr>
      </w:pPr>
      <w:r>
        <w:rPr>
          <w:rFonts w:hint="cs"/>
          <w:rtl/>
        </w:rPr>
        <w:t>מעשה באדם</w:t>
      </w:r>
    </w:p>
    <w:p w14:paraId="01E595DB" w14:textId="77777777" w:rsidR="00E07EC5" w:rsidRPr="00F40D4B" w:rsidRDefault="00E07EC5" w:rsidP="00E07EC5">
      <w:pPr>
        <w:rPr>
          <w:rtl/>
        </w:rPr>
      </w:pPr>
      <w:r w:rsidRPr="00F40D4B">
        <w:rPr>
          <w:rFonts w:hint="cs"/>
          <w:rtl/>
        </w:rPr>
        <w:t>שמכר שדה שלא באחריות</w:t>
      </w:r>
      <w:r>
        <w:rPr>
          <w:rFonts w:hint="cs"/>
          <w:rtl/>
        </w:rPr>
        <w:t>,</w:t>
      </w:r>
      <w:r w:rsidRPr="00F40D4B">
        <w:rPr>
          <w:rFonts w:hint="cs"/>
          <w:rtl/>
        </w:rPr>
        <w:t xml:space="preserve"> וראה שהוא עצב ושאלו מדוע הרי אם יגבו ממך אביא לך מעידית אף השבח והפירות שיגבו ממך</w:t>
      </w:r>
      <w:r>
        <w:rPr>
          <w:rFonts w:hint="cs"/>
          <w:rtl/>
        </w:rPr>
        <w:t>,</w:t>
      </w:r>
    </w:p>
    <w:p w14:paraId="5FB2ADAD" w14:textId="77777777" w:rsidR="00E07EC5" w:rsidRDefault="00E07EC5" w:rsidP="00E07EC5">
      <w:pPr>
        <w:pStyle w:val="36"/>
        <w:framePr w:wrap="notBeside"/>
        <w:rPr>
          <w:rtl/>
        </w:rPr>
      </w:pPr>
      <w:r w:rsidRPr="00F40D4B">
        <w:rPr>
          <w:rtl/>
        </w:rPr>
        <w:t xml:space="preserve">אמימר: </w:t>
      </w:r>
    </w:p>
    <w:p w14:paraId="64BDABC0" w14:textId="77777777" w:rsidR="00E07EC5" w:rsidRPr="00F40D4B" w:rsidRDefault="00E07EC5" w:rsidP="00E07EC5">
      <w:pPr>
        <w:rPr>
          <w:rtl/>
        </w:rPr>
      </w:pPr>
      <w:r>
        <w:rPr>
          <w:rFonts w:hint="cs"/>
          <w:rtl/>
        </w:rPr>
        <w:t>פ</w:t>
      </w:r>
      <w:r w:rsidRPr="00F40D4B">
        <w:rPr>
          <w:rtl/>
        </w:rPr>
        <w:t>טומי מילי בעלמא הוא.</w:t>
      </w:r>
      <w:r>
        <w:rPr>
          <w:rFonts w:hint="cs"/>
          <w:rtl/>
        </w:rPr>
        <w:t xml:space="preserve"> </w:t>
      </w:r>
      <w:r w:rsidRPr="005E5DF0">
        <w:rPr>
          <w:rStyle w:val="afffff2"/>
          <w:rFonts w:hint="cs"/>
          <w:rtl/>
        </w:rPr>
        <w:t>ואינו חייב לשלם לו</w:t>
      </w:r>
    </w:p>
    <w:p w14:paraId="5B72D6CA" w14:textId="77777777" w:rsidR="00E07EC5" w:rsidRDefault="00E07EC5" w:rsidP="00E07EC5">
      <w:pPr>
        <w:pStyle w:val="36"/>
        <w:framePr w:wrap="notBeside"/>
        <w:rPr>
          <w:rtl/>
        </w:rPr>
      </w:pPr>
      <w:r w:rsidRPr="00F40D4B">
        <w:rPr>
          <w:rtl/>
        </w:rPr>
        <w:t xml:space="preserve">א"ל רב אשי </w:t>
      </w:r>
    </w:p>
    <w:p w14:paraId="5FA6EEC1" w14:textId="77777777" w:rsidR="00E07EC5" w:rsidRPr="00F40D4B" w:rsidRDefault="00E07EC5" w:rsidP="00E07EC5">
      <w:pPr>
        <w:rPr>
          <w:rtl/>
        </w:rPr>
      </w:pPr>
      <w:r w:rsidRPr="005E5DF0">
        <w:rPr>
          <w:rFonts w:hint="cs"/>
          <w:rtl/>
        </w:rPr>
        <w:t xml:space="preserve">מ''ט אי מצד שהלוקח צריך להתנות ולא המוכר, </w:t>
      </w:r>
      <w:r w:rsidRPr="005E5DF0">
        <w:rPr>
          <w:rStyle w:val="affffc"/>
          <w:rFonts w:hint="cs"/>
          <w:rtl/>
        </w:rPr>
        <w:t>הא מתני'</w:t>
      </w:r>
      <w:r w:rsidRPr="005E5DF0">
        <w:rPr>
          <w:rFonts w:hint="cs"/>
          <w:rtl/>
        </w:rPr>
        <w:t xml:space="preserve"> ד'</w:t>
      </w:r>
      <w:r w:rsidRPr="005E5DF0">
        <w:rPr>
          <w:rtl/>
        </w:rPr>
        <w:t>לכשיהיו</w:t>
      </w:r>
      <w:r w:rsidRPr="00F40D4B">
        <w:rPr>
          <w:rtl/>
        </w:rPr>
        <w:t xml:space="preserve"> לך מעות אחזיר לך מותר, </w:t>
      </w:r>
      <w:r>
        <w:rPr>
          <w:rFonts w:hint="cs"/>
          <w:rtl/>
        </w:rPr>
        <w:t>שהמוכר צריך להתנות ולא הלוקח.</w:t>
      </w:r>
    </w:p>
    <w:p w14:paraId="2222471E" w14:textId="77777777" w:rsidR="00E07EC5" w:rsidRDefault="00E07EC5" w:rsidP="00E07EC5">
      <w:pPr>
        <w:rPr>
          <w:rtl/>
        </w:rPr>
      </w:pPr>
      <w:r w:rsidRPr="005E5DF0">
        <w:rPr>
          <w:rStyle w:val="affffc"/>
          <w:rFonts w:hint="cs"/>
          <w:rtl/>
        </w:rPr>
        <w:t>ושם אמר רבא:</w:t>
      </w:r>
      <w:r w:rsidRPr="005E5DF0">
        <w:rPr>
          <w:rStyle w:val="affffc"/>
        </w:rPr>
        <w:t xml:space="preserve"> </w:t>
      </w:r>
      <w:r w:rsidRPr="00F40D4B">
        <w:rPr>
          <w:rFonts w:hint="cs"/>
          <w:rtl/>
        </w:rPr>
        <w:t xml:space="preserve">סיפא דשאני משום </w:t>
      </w:r>
      <w:r w:rsidRPr="005E5DF0">
        <w:rPr>
          <w:rFonts w:hint="cs"/>
          <w:rtl/>
        </w:rPr>
        <w:t>דא''ל</w:t>
      </w:r>
      <w:r w:rsidRPr="00F40D4B">
        <w:rPr>
          <w:rFonts w:hint="cs"/>
          <w:rtl/>
        </w:rPr>
        <w:t xml:space="preserve"> מדעת</w:t>
      </w:r>
      <w:r>
        <w:rPr>
          <w:rFonts w:hint="cs"/>
          <w:rtl/>
        </w:rPr>
        <w:t>ו,</w:t>
      </w:r>
      <w:r w:rsidRPr="00F40D4B">
        <w:rPr>
          <w:rFonts w:hint="cs"/>
          <w:rtl/>
        </w:rPr>
        <w:t xml:space="preserve"> </w:t>
      </w:r>
    </w:p>
    <w:p w14:paraId="180F1E0C" w14:textId="77777777" w:rsidR="00E07EC5" w:rsidRPr="005E5DF0" w:rsidRDefault="00E07EC5" w:rsidP="00E07EC5">
      <w:pPr>
        <w:rPr>
          <w:rStyle w:val="afffff2"/>
          <w:rtl/>
        </w:rPr>
      </w:pPr>
      <w:r w:rsidRPr="005E5DF0">
        <w:rPr>
          <w:rStyle w:val="afffff2"/>
          <w:rFonts w:hint="cs"/>
          <w:rtl/>
        </w:rPr>
        <w:t>ומשמע דבלא מדעתו לא אמרי' דפטומי מילי הוא</w:t>
      </w:r>
    </w:p>
    <w:p w14:paraId="1700652A" w14:textId="77777777" w:rsidR="00E07EC5" w:rsidRDefault="00E07EC5" w:rsidP="00E07EC5">
      <w:pPr>
        <w:pStyle w:val="36"/>
        <w:framePr w:wrap="notBeside"/>
        <w:rPr>
          <w:rtl/>
        </w:rPr>
      </w:pPr>
      <w:r w:rsidRPr="00F40D4B">
        <w:rPr>
          <w:rtl/>
        </w:rPr>
        <w:t>- א"ל</w:t>
      </w:r>
      <w:r>
        <w:rPr>
          <w:rFonts w:hint="cs"/>
          <w:rtl/>
        </w:rPr>
        <w:t xml:space="preserve"> אמימר</w:t>
      </w:r>
      <w:r w:rsidRPr="00F40D4B">
        <w:rPr>
          <w:rtl/>
        </w:rPr>
        <w:t>:</w:t>
      </w:r>
    </w:p>
    <w:p w14:paraId="0535B595" w14:textId="77777777" w:rsidR="00E07EC5" w:rsidRPr="00B10144" w:rsidRDefault="00E07EC5" w:rsidP="00E07EC5">
      <w:pPr>
        <w:spacing w:after="60"/>
        <w:rPr>
          <w:rStyle w:val="afffff2"/>
          <w:rtl/>
        </w:rPr>
      </w:pPr>
      <w:r w:rsidRPr="00F40D4B">
        <w:rPr>
          <w:rtl/>
        </w:rPr>
        <w:t>נעשה כמ</w:t>
      </w:r>
      <w:r>
        <w:rPr>
          <w:rFonts w:hint="cs"/>
          <w:rtl/>
        </w:rPr>
        <w:t xml:space="preserve">י שאמר לו </w:t>
      </w:r>
      <w:r w:rsidRPr="00F40D4B">
        <w:rPr>
          <w:rtl/>
        </w:rPr>
        <w:t>מדעת</w:t>
      </w:r>
      <w:r>
        <w:rPr>
          <w:rFonts w:hint="cs"/>
          <w:rtl/>
        </w:rPr>
        <w:t>ו</w:t>
      </w:r>
      <w:r w:rsidRPr="00F40D4B">
        <w:rPr>
          <w:rtl/>
        </w:rPr>
        <w:t>.</w:t>
      </w:r>
      <w:r>
        <w:rPr>
          <w:rStyle w:val="afffff2"/>
          <w:rFonts w:hint="cs"/>
          <w:rtl/>
        </w:rPr>
        <w:t xml:space="preserve"> </w:t>
      </w:r>
      <w:r w:rsidRPr="00B10144">
        <w:rPr>
          <w:rStyle w:val="afffff2"/>
          <w:rFonts w:hint="cs"/>
          <w:rtl/>
        </w:rPr>
        <w:t>[וכאילו פירש שקיום התנאי תלוי בדעתו</w:t>
      </w:r>
      <w:r>
        <w:rPr>
          <w:rStyle w:val="afffff2"/>
          <w:rFonts w:hint="cs"/>
          <w:rtl/>
        </w:rPr>
        <w:t>]</w:t>
      </w:r>
    </w:p>
    <w:p w14:paraId="7883C6E1" w14:textId="77777777" w:rsidR="00E07EC5" w:rsidRDefault="00E07EC5" w:rsidP="00E07EC5">
      <w:pPr>
        <w:pStyle w:val="36"/>
        <w:framePr w:wrap="notBeside"/>
        <w:rPr>
          <w:rtl/>
        </w:rPr>
      </w:pPr>
      <w:r>
        <w:rPr>
          <w:rFonts w:hint="cs"/>
          <w:rtl/>
        </w:rPr>
        <w:t xml:space="preserve">מעשה </w:t>
      </w:r>
    </w:p>
    <w:p w14:paraId="727196F4" w14:textId="77777777" w:rsidR="00E07EC5" w:rsidRPr="00F40D4B" w:rsidRDefault="00E07EC5" w:rsidP="00E07EC5">
      <w:pPr>
        <w:rPr>
          <w:rtl/>
        </w:rPr>
      </w:pPr>
      <w:r>
        <w:rPr>
          <w:rFonts w:hint="cs"/>
          <w:rtl/>
        </w:rPr>
        <w:t>ב</w:t>
      </w:r>
      <w:r w:rsidRPr="00F40D4B">
        <w:rPr>
          <w:rtl/>
        </w:rPr>
        <w:t xml:space="preserve">שכיב מרע </w:t>
      </w:r>
      <w:r w:rsidRPr="00F40D4B">
        <w:rPr>
          <w:rFonts w:hint="cs"/>
          <w:rtl/>
        </w:rPr>
        <w:t>שכתב גט לאשתו ונאנח על שכתב גט לאשתו ללא תנאי אם יקום מחולי זה</w:t>
      </w:r>
      <w:r>
        <w:rPr>
          <w:rFonts w:hint="cs"/>
          <w:rtl/>
        </w:rPr>
        <w:t xml:space="preserve">, </w:t>
      </w:r>
    </w:p>
    <w:p w14:paraId="0AB8FA2B" w14:textId="77777777" w:rsidR="00E07EC5" w:rsidRPr="00F40D4B" w:rsidRDefault="00E07EC5" w:rsidP="00E07EC5">
      <w:r w:rsidRPr="00B10144">
        <w:rPr>
          <w:rStyle w:val="affffc"/>
          <w:rFonts w:hint="cs"/>
          <w:rtl/>
        </w:rPr>
        <w:lastRenderedPageBreak/>
        <w:t>ואמרה לו</w:t>
      </w:r>
      <w:r w:rsidRPr="00F40D4B">
        <w:rPr>
          <w:rFonts w:hint="cs"/>
          <w:rtl/>
        </w:rPr>
        <w:t xml:space="preserve"> למה אתה נאנח הוא אי תקום מחולי זה,  אני שלך.</w:t>
      </w:r>
    </w:p>
    <w:p w14:paraId="7561E9E8" w14:textId="77777777" w:rsidR="00E07EC5" w:rsidRDefault="00E07EC5" w:rsidP="00E07EC5">
      <w:pPr>
        <w:pStyle w:val="36"/>
        <w:framePr w:wrap="notBeside"/>
        <w:rPr>
          <w:rtl/>
        </w:rPr>
      </w:pPr>
      <w:r w:rsidRPr="00F40D4B">
        <w:rPr>
          <w:rFonts w:hint="cs"/>
          <w:rtl/>
        </w:rPr>
        <w:t>ואר''ז</w:t>
      </w:r>
    </w:p>
    <w:p w14:paraId="48576284" w14:textId="77777777" w:rsidR="00E07EC5" w:rsidRPr="00F40D4B" w:rsidRDefault="00E07EC5" w:rsidP="00E07EC5">
      <w:pPr>
        <w:rPr>
          <w:rtl/>
        </w:rPr>
      </w:pPr>
      <w:r w:rsidRPr="00F40D4B">
        <w:rPr>
          <w:rFonts w:hint="cs"/>
          <w:rtl/>
        </w:rPr>
        <w:t xml:space="preserve">דפטומי מילי הוא </w:t>
      </w:r>
      <w:r w:rsidRPr="00B10144">
        <w:rPr>
          <w:rStyle w:val="afffff2"/>
          <w:rFonts w:hint="cs"/>
          <w:rtl/>
        </w:rPr>
        <w:t>[תנאה]</w:t>
      </w:r>
      <w:r w:rsidRPr="00F40D4B">
        <w:rPr>
          <w:rFonts w:hint="cs"/>
          <w:rtl/>
        </w:rPr>
        <w:t xml:space="preserve"> </w:t>
      </w:r>
      <w:r w:rsidRPr="00B10144">
        <w:rPr>
          <w:rStyle w:val="affffc"/>
          <w:rFonts w:hint="cs"/>
          <w:rtl/>
        </w:rPr>
        <w:t>וקמ''ל</w:t>
      </w:r>
      <w:r w:rsidRPr="00F40D4B">
        <w:rPr>
          <w:rFonts w:hint="cs"/>
          <w:rtl/>
        </w:rPr>
        <w:t xml:space="preserve"> דאין לומר דדעתו על דעתה שהתנתה. דפטומי מילי הוא</w:t>
      </w:r>
      <w:r>
        <w:rPr>
          <w:rFonts w:hint="cs"/>
          <w:rtl/>
        </w:rPr>
        <w:t>.</w:t>
      </w:r>
    </w:p>
    <w:p w14:paraId="5B6B37E5" w14:textId="77777777" w:rsidR="00E07EC5" w:rsidRPr="00F40D4B" w:rsidRDefault="00E07EC5" w:rsidP="00E07EC5">
      <w:pPr>
        <w:pStyle w:val="afffb"/>
        <w:rPr>
          <w:rtl/>
        </w:rPr>
      </w:pPr>
      <w:ins w:id="9923" w:author="מספור קטעי משנה" w:date="2026-10-06T06:45:11Z">
        <w:r>
          <w:rPr>
            <w:rStyle w:val="MisparKeta"/>
          </w:rPr>
          <w:t xml:space="preserve">א. </w:t>
        </w:r>
      </w:ins>
      <w:r w:rsidRPr="00F40D4B">
        <w:rPr>
          <w:rtl/>
        </w:rPr>
        <w:t>הלוהו על שדהו.</w:t>
      </w:r>
    </w:p>
    <w:p w14:paraId="3B4C3325" w14:textId="77777777" w:rsidR="00E07EC5" w:rsidRDefault="00E07EC5" w:rsidP="00E07EC5">
      <w:pPr>
        <w:pStyle w:val="36"/>
        <w:framePr w:wrap="notBeside"/>
        <w:rPr>
          <w:rtl/>
        </w:rPr>
      </w:pPr>
      <w:r w:rsidRPr="00F40D4B">
        <w:rPr>
          <w:rFonts w:hint="cs"/>
          <w:rtl/>
        </w:rPr>
        <w:t>ר"ה</w:t>
      </w:r>
      <w:r w:rsidRPr="00F40D4B">
        <w:rPr>
          <w:rtl/>
        </w:rPr>
        <w:t>:</w:t>
      </w:r>
    </w:p>
    <w:p w14:paraId="7552DBF1" w14:textId="77777777" w:rsidR="00E07EC5" w:rsidRPr="005E5DF0" w:rsidRDefault="00E07EC5" w:rsidP="00E07EC5">
      <w:pPr>
        <w:rPr>
          <w:spacing w:val="-2"/>
          <w:rtl/>
        </w:rPr>
      </w:pPr>
      <w:r w:rsidRPr="00902ACF">
        <w:rPr>
          <w:rFonts w:cs="BA Vilna Bold"/>
          <w:spacing w:val="-2"/>
          <w:rtl/>
        </w:rPr>
        <w:t>בשעת מתן מעות</w:t>
      </w:r>
      <w:r w:rsidRPr="005E5DF0">
        <w:rPr>
          <w:spacing w:val="-2"/>
          <w:rtl/>
        </w:rPr>
        <w:t xml:space="preserve"> - קנה הכל, </w:t>
      </w:r>
      <w:r w:rsidRPr="00902ACF">
        <w:rPr>
          <w:rFonts w:cs="BA Vilna Bold"/>
          <w:spacing w:val="-2"/>
          <w:rtl/>
        </w:rPr>
        <w:t>לאחר מתן מעות</w:t>
      </w:r>
      <w:r w:rsidRPr="005E5DF0">
        <w:rPr>
          <w:spacing w:val="-2"/>
          <w:rtl/>
        </w:rPr>
        <w:t xml:space="preserve"> - קנה </w:t>
      </w:r>
      <w:r w:rsidRPr="005E5DF0">
        <w:rPr>
          <w:rFonts w:hint="cs"/>
          <w:spacing w:val="-2"/>
          <w:rtl/>
        </w:rPr>
        <w:t xml:space="preserve">רק </w:t>
      </w:r>
      <w:r w:rsidRPr="005E5DF0">
        <w:rPr>
          <w:spacing w:val="-2"/>
          <w:rtl/>
        </w:rPr>
        <w:t>כנגד מעותיו.</w:t>
      </w:r>
    </w:p>
    <w:p w14:paraId="06CCB406" w14:textId="77777777" w:rsidR="00E07EC5" w:rsidRDefault="00E07EC5" w:rsidP="00E07EC5">
      <w:pPr>
        <w:pStyle w:val="36"/>
        <w:framePr w:wrap="notBeside"/>
        <w:rPr>
          <w:rtl/>
        </w:rPr>
      </w:pPr>
      <w:r w:rsidRPr="00F40D4B">
        <w:rPr>
          <w:rtl/>
        </w:rPr>
        <w:t>ור</w:t>
      </w:r>
      <w:r w:rsidRPr="00F40D4B">
        <w:rPr>
          <w:rFonts w:hint="cs"/>
          <w:rtl/>
        </w:rPr>
        <w:t>"נ</w:t>
      </w:r>
      <w:r w:rsidRPr="00F40D4B">
        <w:rPr>
          <w:rtl/>
        </w:rPr>
        <w:t>:</w:t>
      </w:r>
    </w:p>
    <w:p w14:paraId="76230D3D" w14:textId="77777777" w:rsidR="00E07EC5" w:rsidRPr="00F40D4B" w:rsidRDefault="00E07EC5" w:rsidP="00E07EC5">
      <w:pPr>
        <w:rPr>
          <w:rtl/>
        </w:rPr>
      </w:pPr>
      <w:r w:rsidRPr="00F40D4B">
        <w:rPr>
          <w:rtl/>
        </w:rPr>
        <w:t>אפילו לאחר מתן מעות קנה הכל.</w:t>
      </w:r>
    </w:p>
    <w:p w14:paraId="39BFCCCE" w14:textId="77777777" w:rsidR="00E07EC5" w:rsidRDefault="00E07EC5" w:rsidP="00E07EC5">
      <w:pPr>
        <w:pStyle w:val="36"/>
        <w:framePr w:wrap="notBeside"/>
        <w:rPr>
          <w:rtl/>
        </w:rPr>
      </w:pPr>
      <w:r w:rsidRPr="00F40D4B">
        <w:rPr>
          <w:rtl/>
        </w:rPr>
        <w:t>ר</w:t>
      </w:r>
      <w:r w:rsidRPr="00F40D4B">
        <w:rPr>
          <w:rFonts w:hint="cs"/>
          <w:rtl/>
        </w:rPr>
        <w:t>"נ</w:t>
      </w:r>
    </w:p>
    <w:p w14:paraId="0E20C731" w14:textId="77777777" w:rsidR="00E07EC5" w:rsidRDefault="00E07EC5" w:rsidP="00E07EC5">
      <w:pPr>
        <w:rPr>
          <w:rStyle w:val="affffc"/>
          <w:rtl/>
        </w:rPr>
      </w:pPr>
      <w:r>
        <w:rPr>
          <w:rFonts w:hint="cs"/>
          <w:rtl/>
        </w:rPr>
        <w:t xml:space="preserve">נהג </w:t>
      </w:r>
      <w:r w:rsidRPr="00F40D4B">
        <w:rPr>
          <w:rtl/>
        </w:rPr>
        <w:t xml:space="preserve">גבי ריש גלותא כשמעתיה, </w:t>
      </w:r>
      <w:r w:rsidRPr="005E5DF0">
        <w:rPr>
          <w:rStyle w:val="affffc"/>
          <w:rFonts w:hint="cs"/>
          <w:rtl/>
        </w:rPr>
        <w:t>ר''י</w:t>
      </w:r>
      <w:r>
        <w:rPr>
          <w:rFonts w:hint="cs"/>
          <w:rtl/>
        </w:rPr>
        <w:t xml:space="preserve"> קרע לשטרו. </w:t>
      </w:r>
      <w:r w:rsidRPr="005E5DF0">
        <w:rPr>
          <w:rStyle w:val="affffc"/>
          <w:rFonts w:hint="cs"/>
          <w:rtl/>
        </w:rPr>
        <w:t>וכשסיפר ריש גלותא לר''נ</w:t>
      </w:r>
      <w:r>
        <w:rPr>
          <w:rFonts w:hint="cs"/>
          <w:rtl/>
        </w:rPr>
        <w:t xml:space="preserve"> שר''י קרע את שטרו, </w:t>
      </w:r>
    </w:p>
    <w:p w14:paraId="1A8659CD" w14:textId="77777777" w:rsidR="00E07EC5" w:rsidRDefault="00E07EC5" w:rsidP="00E07EC5">
      <w:pPr>
        <w:pStyle w:val="36"/>
        <w:framePr w:wrap="notBeside"/>
        <w:rPr>
          <w:rtl/>
        </w:rPr>
      </w:pPr>
      <w:r w:rsidRPr="005E5DF0">
        <w:rPr>
          <w:rStyle w:val="affffc"/>
          <w:rFonts w:hint="cs"/>
          <w:rtl/>
        </w:rPr>
        <w:t>א''ל</w:t>
      </w:r>
    </w:p>
    <w:p w14:paraId="2F2FCD63" w14:textId="77777777" w:rsidR="00E07EC5" w:rsidRPr="00F40D4B" w:rsidRDefault="00E07EC5" w:rsidP="00E07EC5">
      <w:pPr>
        <w:rPr>
          <w:rtl/>
        </w:rPr>
      </w:pPr>
      <w:r>
        <w:rPr>
          <w:rFonts w:hint="cs"/>
          <w:rtl/>
        </w:rPr>
        <w:t xml:space="preserve">וכי אדם קטן קרעו </w:t>
      </w:r>
      <w:r>
        <w:rPr>
          <w:rtl/>
        </w:rPr>
        <w:t>–</w:t>
      </w:r>
      <w:r>
        <w:rPr>
          <w:rFonts w:hint="cs"/>
          <w:rtl/>
        </w:rPr>
        <w:t xml:space="preserve"> אדם גדול קרעו!</w:t>
      </w:r>
      <w:r w:rsidRPr="00F40D4B">
        <w:rPr>
          <w:rtl/>
        </w:rPr>
        <w:t xml:space="preserve"> </w:t>
      </w:r>
      <w:r w:rsidRPr="00F40D4B">
        <w:rPr>
          <w:rFonts w:hint="cs"/>
          <w:rtl/>
        </w:rPr>
        <w:t>שראה טעם לקורעו!</w:t>
      </w:r>
    </w:p>
    <w:p w14:paraId="57E7267B" w14:textId="77777777" w:rsidR="00E07EC5" w:rsidRDefault="00E07EC5" w:rsidP="00E07EC5">
      <w:pPr>
        <w:pStyle w:val="36"/>
        <w:framePr w:wrap="notBeside"/>
        <w:rPr>
          <w:rtl/>
        </w:rPr>
      </w:pPr>
      <w:r w:rsidRPr="00F40D4B">
        <w:rPr>
          <w:rtl/>
        </w:rPr>
        <w:t>א"ד</w:t>
      </w:r>
      <w:r>
        <w:rPr>
          <w:rFonts w:hint="cs"/>
          <w:rtl/>
        </w:rPr>
        <w:t>: שא''ל:</w:t>
      </w:r>
      <w:r w:rsidRPr="00F40D4B">
        <w:rPr>
          <w:rtl/>
        </w:rPr>
        <w:t>,</w:t>
      </w:r>
    </w:p>
    <w:p w14:paraId="59BC1C84" w14:textId="77777777" w:rsidR="00E07EC5" w:rsidRPr="003A6982" w:rsidRDefault="00E07EC5" w:rsidP="00E07EC5">
      <w:pPr>
        <w:rPr>
          <w:rStyle w:val="afffff2"/>
          <w:rtl/>
        </w:rPr>
      </w:pPr>
      <w:r w:rsidRPr="00F40D4B">
        <w:rPr>
          <w:rtl/>
        </w:rPr>
        <w:t xml:space="preserve">דרדקא קרעיה, </w:t>
      </w:r>
      <w:r w:rsidRPr="003A6982">
        <w:rPr>
          <w:rStyle w:val="afffff2"/>
          <w:rtl/>
        </w:rPr>
        <w:t>דכ</w:t>
      </w:r>
      <w:r w:rsidRPr="003A6982">
        <w:rPr>
          <w:rStyle w:val="afffff2"/>
          <w:rFonts w:hint="cs"/>
          <w:rtl/>
        </w:rPr>
        <w:t>ו"ע</w:t>
      </w:r>
      <w:r w:rsidRPr="003A6982">
        <w:rPr>
          <w:rStyle w:val="afffff2"/>
          <w:rtl/>
        </w:rPr>
        <w:t xml:space="preserve"> </w:t>
      </w:r>
      <w:r w:rsidRPr="003A6982">
        <w:rPr>
          <w:rStyle w:val="afffff2"/>
          <w:rFonts w:hint="cs"/>
          <w:rtl/>
        </w:rPr>
        <w:t>לעומתי בדיני ממונות חשובים כ</w:t>
      </w:r>
      <w:r w:rsidRPr="003A6982">
        <w:rPr>
          <w:rStyle w:val="afffff2"/>
          <w:rtl/>
        </w:rPr>
        <w:t>דרדקי.</w:t>
      </w:r>
    </w:p>
    <w:p w14:paraId="209EDA02" w14:textId="77777777" w:rsidR="00E07EC5" w:rsidRPr="00F40D4B" w:rsidRDefault="00E07EC5" w:rsidP="00E07EC5">
      <w:pPr>
        <w:spacing w:before="60"/>
        <w:rPr>
          <w:rtl/>
        </w:rPr>
      </w:pPr>
      <w:r w:rsidRPr="003A6982">
        <w:rPr>
          <w:rStyle w:val="affffc"/>
          <w:rFonts w:hint="cs"/>
          <w:rtl/>
        </w:rPr>
        <w:t xml:space="preserve">אח''כ </w:t>
      </w:r>
      <w:r w:rsidRPr="003A6982">
        <w:rPr>
          <w:rStyle w:val="affffc"/>
          <w:rtl/>
        </w:rPr>
        <w:t>א</w:t>
      </w:r>
      <w:r w:rsidRPr="003A6982">
        <w:rPr>
          <w:rStyle w:val="affffc"/>
          <w:rFonts w:hint="cs"/>
          <w:rtl/>
        </w:rPr>
        <w:t>ר''נ</w:t>
      </w:r>
      <w:r w:rsidRPr="003A6982">
        <w:rPr>
          <w:rStyle w:val="affffc"/>
          <w:rtl/>
        </w:rPr>
        <w:t>,</w:t>
      </w:r>
      <w:r w:rsidRPr="00F40D4B">
        <w:rPr>
          <w:rtl/>
        </w:rPr>
        <w:t xml:space="preserve"> אפילו בשעת מתן מעות - לא קנה כלום.</w:t>
      </w:r>
    </w:p>
    <w:p w14:paraId="091E4157" w14:textId="77777777" w:rsidR="00E07EC5" w:rsidRDefault="00E07EC5" w:rsidP="00E07EC5">
      <w:pPr>
        <w:pStyle w:val="36"/>
        <w:framePr w:wrap="notBeside"/>
        <w:rPr>
          <w:rtl/>
        </w:rPr>
      </w:pPr>
      <w:r>
        <w:rPr>
          <w:rFonts w:hint="cs"/>
          <w:rtl/>
        </w:rPr>
        <w:t>הקשה</w:t>
      </w:r>
      <w:r w:rsidRPr="00F40D4B">
        <w:rPr>
          <w:rtl/>
        </w:rPr>
        <w:t xml:space="preserve"> רבא לר</w:t>
      </w:r>
      <w:r w:rsidRPr="00F40D4B">
        <w:rPr>
          <w:rFonts w:hint="cs"/>
          <w:rtl/>
        </w:rPr>
        <w:t>"נ</w:t>
      </w:r>
      <w:r w:rsidRPr="00F40D4B">
        <w:rPr>
          <w:rtl/>
        </w:rPr>
        <w:t>:</w:t>
      </w:r>
    </w:p>
    <w:p w14:paraId="68BD6C70" w14:textId="77777777" w:rsidR="00E07EC5" w:rsidRPr="005E5DF0" w:rsidRDefault="00E07EC5" w:rsidP="00E07EC5">
      <w:pPr>
        <w:rPr>
          <w:spacing w:val="2"/>
          <w:rtl/>
        </w:rPr>
      </w:pPr>
      <w:r w:rsidRPr="005E5DF0">
        <w:rPr>
          <w:spacing w:val="2"/>
          <w:rtl/>
        </w:rPr>
        <w:t xml:space="preserve">אם אי אתה נותן לי מכאן ועד </w:t>
      </w:r>
      <w:r w:rsidRPr="005E5DF0">
        <w:rPr>
          <w:rFonts w:hint="cs"/>
          <w:spacing w:val="2"/>
          <w:rtl/>
        </w:rPr>
        <w:t xml:space="preserve">ג </w:t>
      </w:r>
      <w:r w:rsidRPr="005E5DF0">
        <w:rPr>
          <w:spacing w:val="2"/>
          <w:rtl/>
        </w:rPr>
        <w:t>שנים הרי היא שלי - הרי היא שלו</w:t>
      </w:r>
    </w:p>
    <w:p w14:paraId="45F5E99E" w14:textId="77777777" w:rsidR="00E07EC5" w:rsidRDefault="00E07EC5" w:rsidP="00E07EC5">
      <w:pPr>
        <w:pStyle w:val="36"/>
        <w:framePr w:wrap="notBeside"/>
        <w:rPr>
          <w:rtl/>
        </w:rPr>
      </w:pPr>
      <w:r>
        <w:rPr>
          <w:rFonts w:hint="cs"/>
          <w:rtl/>
        </w:rPr>
        <w:t>א</w:t>
      </w:r>
      <w:r w:rsidRPr="00F40D4B">
        <w:rPr>
          <w:rtl/>
        </w:rPr>
        <w:t>"ל:</w:t>
      </w:r>
    </w:p>
    <w:p w14:paraId="06101F94" w14:textId="77777777" w:rsidR="00E07EC5" w:rsidRPr="00F40D4B" w:rsidRDefault="00E07EC5" w:rsidP="00E07EC5">
      <w:pPr>
        <w:rPr>
          <w:rtl/>
        </w:rPr>
      </w:pPr>
      <w:r w:rsidRPr="003A6982">
        <w:rPr>
          <w:rStyle w:val="affffc"/>
          <w:rtl/>
        </w:rPr>
        <w:t>אני אומר</w:t>
      </w:r>
      <w:r w:rsidRPr="00F40D4B">
        <w:rPr>
          <w:rtl/>
        </w:rPr>
        <w:t xml:space="preserve"> אסמכתא קניא, </w:t>
      </w:r>
      <w:r w:rsidRPr="003A6982">
        <w:rPr>
          <w:rStyle w:val="affffc"/>
          <w:rtl/>
        </w:rPr>
        <w:t>ומניומי אמר</w:t>
      </w:r>
      <w:r w:rsidRPr="00F40D4B">
        <w:rPr>
          <w:rtl/>
        </w:rPr>
        <w:t xml:space="preserve"> אסמכתא לא קניא.</w:t>
      </w:r>
    </w:p>
    <w:p w14:paraId="339827B0" w14:textId="77777777" w:rsidR="00E07EC5" w:rsidRPr="005E5DF0" w:rsidRDefault="00E07EC5" w:rsidP="00E07EC5">
      <w:pPr>
        <w:spacing w:after="60"/>
        <w:rPr>
          <w:spacing w:val="2"/>
          <w:rtl/>
        </w:rPr>
      </w:pPr>
      <w:r w:rsidRPr="005E5DF0">
        <w:rPr>
          <w:rFonts w:hint="cs"/>
          <w:spacing w:val="2"/>
          <w:rtl/>
        </w:rPr>
        <w:t xml:space="preserve">ומתני' למניומי </w:t>
      </w:r>
      <w:r w:rsidRPr="005E5DF0">
        <w:rPr>
          <w:spacing w:val="2"/>
          <w:rtl/>
        </w:rPr>
        <w:tab/>
      </w:r>
      <w:r w:rsidRPr="005E5DF0">
        <w:rPr>
          <w:rStyle w:val="affffc"/>
          <w:rFonts w:hint="cs"/>
          <w:spacing w:val="2"/>
          <w:rtl/>
        </w:rPr>
        <w:t>א. כרי יוסי</w:t>
      </w:r>
      <w:r w:rsidRPr="005E5DF0">
        <w:rPr>
          <w:rFonts w:hint="cs"/>
          <w:spacing w:val="2"/>
          <w:rtl/>
        </w:rPr>
        <w:t xml:space="preserve"> שאסמכתא קניא. </w:t>
      </w:r>
      <w:r w:rsidRPr="005E5DF0">
        <w:rPr>
          <w:rStyle w:val="affffc"/>
          <w:rFonts w:hint="cs"/>
          <w:spacing w:val="2"/>
          <w:rtl/>
        </w:rPr>
        <w:t>ב. ש</w:t>
      </w:r>
      <w:r w:rsidRPr="005E5DF0">
        <w:rPr>
          <w:rStyle w:val="affffc"/>
          <w:spacing w:val="2"/>
          <w:rtl/>
        </w:rPr>
        <w:t>א"ל</w:t>
      </w:r>
      <w:r w:rsidRPr="005E5DF0">
        <w:rPr>
          <w:spacing w:val="2"/>
          <w:rtl/>
        </w:rPr>
        <w:t xml:space="preserve"> קני מעכשיו.</w:t>
      </w:r>
    </w:p>
    <w:p w14:paraId="6F376A3E" w14:textId="77777777" w:rsidR="00E07EC5" w:rsidRPr="00F40D4B" w:rsidRDefault="00E07EC5" w:rsidP="00E07EC5">
      <w:pPr>
        <w:pStyle w:val="affe"/>
        <w:framePr w:wrap="around"/>
        <w:rPr>
          <w:rtl/>
        </w:rPr>
      </w:pPr>
      <w:r w:rsidRPr="00F40D4B">
        <w:rPr>
          <w:rFonts w:hint="cs"/>
          <w:rtl/>
        </w:rPr>
        <w:t>סו:</w:t>
      </w:r>
    </w:p>
    <w:p w14:paraId="1346CA37" w14:textId="77777777" w:rsidR="00E07EC5" w:rsidRDefault="00E07EC5" w:rsidP="00E07EC5">
      <w:pPr>
        <w:pStyle w:val="affff9"/>
        <w:rPr>
          <w:rtl/>
        </w:rPr>
      </w:pPr>
      <w:r>
        <w:rPr>
          <w:rFonts w:hint="cs"/>
          <w:rtl/>
        </w:rPr>
        <w:t xml:space="preserve">מר"נ: </w:t>
      </w:r>
      <w:r w:rsidRPr="00F40D4B">
        <w:rPr>
          <w:rFonts w:hint="cs"/>
          <w:rtl/>
        </w:rPr>
        <w:t>א</w:t>
      </w:r>
      <w:r w:rsidRPr="00F40D4B">
        <w:rPr>
          <w:rtl/>
        </w:rPr>
        <w:t>סמכתא, בזמנ</w:t>
      </w:r>
      <w:r>
        <w:rPr>
          <w:rFonts w:hint="cs"/>
          <w:rtl/>
        </w:rPr>
        <w:t xml:space="preserve">ו קניא, שלא בזמנו לא קונה </w:t>
      </w:r>
    </w:p>
    <w:p w14:paraId="1DC86A29" w14:textId="77777777" w:rsidR="00E07EC5" w:rsidRDefault="00E07EC5" w:rsidP="00E07EC5">
      <w:pPr>
        <w:pStyle w:val="36"/>
        <w:framePr w:wrap="notBeside"/>
        <w:rPr>
          <w:rtl/>
        </w:rPr>
      </w:pPr>
      <w:r>
        <w:rPr>
          <w:rFonts w:hint="cs"/>
          <w:rtl/>
        </w:rPr>
        <w:t>א''ל ר''נ</w:t>
      </w:r>
    </w:p>
    <w:p w14:paraId="2C9D79FE" w14:textId="77777777" w:rsidR="00E07EC5" w:rsidRPr="00F40D4B" w:rsidRDefault="00E07EC5" w:rsidP="00E07EC5">
      <w:pPr>
        <w:rPr>
          <w:rtl/>
        </w:rPr>
      </w:pPr>
      <w:r w:rsidRPr="00F40D4B">
        <w:rPr>
          <w:rtl/>
        </w:rPr>
        <w:t xml:space="preserve">כל </w:t>
      </w:r>
      <w:r>
        <w:rPr>
          <w:rFonts w:hint="cs"/>
          <w:rtl/>
        </w:rPr>
        <w:t>דבר בזמנו קונה ש</w:t>
      </w:r>
      <w:r w:rsidRPr="00F40D4B">
        <w:rPr>
          <w:rtl/>
        </w:rPr>
        <w:t xml:space="preserve">לא </w:t>
      </w:r>
      <w:r>
        <w:rPr>
          <w:rFonts w:hint="cs"/>
          <w:rtl/>
        </w:rPr>
        <w:t>ב</w:t>
      </w:r>
      <w:r w:rsidRPr="00F40D4B">
        <w:rPr>
          <w:rtl/>
        </w:rPr>
        <w:t>זמנ</w:t>
      </w:r>
      <w:r>
        <w:rPr>
          <w:rFonts w:hint="cs"/>
          <w:rtl/>
        </w:rPr>
        <w:t>ו</w:t>
      </w:r>
      <w:r w:rsidRPr="00F40D4B">
        <w:rPr>
          <w:rtl/>
        </w:rPr>
        <w:t xml:space="preserve"> לא קני.</w:t>
      </w:r>
    </w:p>
    <w:p w14:paraId="305DC99C" w14:textId="77777777" w:rsidR="00E07EC5" w:rsidRDefault="00E07EC5" w:rsidP="00E07EC5">
      <w:pPr>
        <w:pStyle w:val="36"/>
        <w:framePr w:wrap="notBeside"/>
        <w:rPr>
          <w:rtl/>
        </w:rPr>
      </w:pPr>
      <w:r>
        <w:rPr>
          <w:rFonts w:hint="cs"/>
          <w:rtl/>
        </w:rPr>
        <w:t>- ש</w:t>
      </w:r>
      <w:r w:rsidRPr="00F40D4B">
        <w:rPr>
          <w:rtl/>
        </w:rPr>
        <w:t>מא ה</w:t>
      </w:r>
      <w:r w:rsidRPr="00F40D4B">
        <w:rPr>
          <w:rFonts w:hint="cs"/>
          <w:rtl/>
        </w:rPr>
        <w:t>"ק</w:t>
      </w:r>
    </w:p>
    <w:p w14:paraId="190C3254" w14:textId="77777777" w:rsidR="00E07EC5" w:rsidRPr="00F40D4B" w:rsidRDefault="00E07EC5" w:rsidP="00E07EC5">
      <w:pPr>
        <w:rPr>
          <w:rtl/>
        </w:rPr>
      </w:pPr>
      <w:r w:rsidRPr="00F40D4B">
        <w:rPr>
          <w:rFonts w:hint="cs"/>
          <w:rtl/>
        </w:rPr>
        <w:t>מצא בתוך הזמן וא''ל</w:t>
      </w:r>
      <w:r w:rsidRPr="00F40D4B">
        <w:rPr>
          <w:rtl/>
        </w:rPr>
        <w:t xml:space="preserve"> קני - קני, </w:t>
      </w:r>
      <w:r>
        <w:rPr>
          <w:rFonts w:hint="cs"/>
          <w:rtl/>
        </w:rPr>
        <w:t>אח</w:t>
      </w:r>
      <w:r w:rsidRPr="00F40D4B">
        <w:rPr>
          <w:rtl/>
        </w:rPr>
        <w:t>ר זמנ</w:t>
      </w:r>
      <w:r>
        <w:rPr>
          <w:rFonts w:hint="cs"/>
          <w:rtl/>
        </w:rPr>
        <w:t>ו</w:t>
      </w:r>
      <w:r w:rsidRPr="00F40D4B">
        <w:rPr>
          <w:rtl/>
        </w:rPr>
        <w:t xml:space="preserve"> </w:t>
      </w:r>
      <w:r w:rsidRPr="003A6982">
        <w:rPr>
          <w:rStyle w:val="affffc"/>
          <w:rtl/>
        </w:rPr>
        <w:t xml:space="preserve">וא"ל </w:t>
      </w:r>
      <w:r w:rsidRPr="00F40D4B">
        <w:rPr>
          <w:rtl/>
        </w:rPr>
        <w:t>קני לא קני.</w:t>
      </w:r>
      <w:r w:rsidRPr="00F40D4B">
        <w:rPr>
          <w:rFonts w:hint="cs"/>
          <w:rtl/>
        </w:rPr>
        <w:t xml:space="preserve"> ד</w:t>
      </w:r>
      <w:r w:rsidRPr="00F40D4B">
        <w:rPr>
          <w:rtl/>
        </w:rPr>
        <w:t xml:space="preserve">מחמת </w:t>
      </w:r>
      <w:r>
        <w:rPr>
          <w:rFonts w:hint="cs"/>
          <w:rtl/>
        </w:rPr>
        <w:t xml:space="preserve">שמתבייש </w:t>
      </w:r>
      <w:r w:rsidRPr="00F40D4B">
        <w:rPr>
          <w:rtl/>
        </w:rPr>
        <w:t>הוא דא"ל.</w:t>
      </w:r>
    </w:p>
    <w:p w14:paraId="03F36D07" w14:textId="77777777" w:rsidR="00E07EC5" w:rsidRPr="00F40D4B" w:rsidRDefault="00E07EC5" w:rsidP="00E07EC5">
      <w:pPr>
        <w:rPr>
          <w:rtl/>
        </w:rPr>
      </w:pPr>
      <w:r w:rsidRPr="001950D6">
        <w:rPr>
          <w:rStyle w:val="affffc"/>
          <w:rtl/>
        </w:rPr>
        <w:t>ולא היא,</w:t>
      </w:r>
      <w:r w:rsidRPr="00F40D4B">
        <w:rPr>
          <w:rtl/>
        </w:rPr>
        <w:t xml:space="preserve"> דאפילו ב</w:t>
      </w:r>
      <w:r w:rsidRPr="00F40D4B">
        <w:rPr>
          <w:rFonts w:hint="cs"/>
          <w:rtl/>
        </w:rPr>
        <w:t xml:space="preserve">תוך הזמן לא קונה, </w:t>
      </w:r>
      <w:r>
        <w:rPr>
          <w:rStyle w:val="affffc"/>
          <w:rFonts w:hint="cs"/>
          <w:rtl/>
        </w:rPr>
        <w:t>ומה</w:t>
      </w:r>
      <w:r w:rsidRPr="001950D6">
        <w:rPr>
          <w:rStyle w:val="affffc"/>
          <w:rtl/>
        </w:rPr>
        <w:t xml:space="preserve"> </w:t>
      </w:r>
      <w:r>
        <w:rPr>
          <w:rStyle w:val="affffc"/>
          <w:rFonts w:hint="cs"/>
          <w:rtl/>
        </w:rPr>
        <w:t>ש</w:t>
      </w:r>
      <w:r w:rsidRPr="001950D6">
        <w:rPr>
          <w:rStyle w:val="affffc"/>
          <w:rtl/>
        </w:rPr>
        <w:t>א"ל</w:t>
      </w:r>
      <w:r w:rsidRPr="00F40D4B">
        <w:rPr>
          <w:rtl/>
        </w:rPr>
        <w:t xml:space="preserve"> קני </w:t>
      </w:r>
      <w:r w:rsidRPr="001950D6">
        <w:rPr>
          <w:rStyle w:val="affffc"/>
          <w:rtl/>
        </w:rPr>
        <w:t>–</w:t>
      </w:r>
      <w:r w:rsidRPr="001950D6">
        <w:rPr>
          <w:rStyle w:val="affffc"/>
          <w:rFonts w:hint="cs"/>
          <w:rtl/>
        </w:rPr>
        <w:t>דס''ל</w:t>
      </w:r>
      <w:r w:rsidRPr="001950D6">
        <w:rPr>
          <w:rStyle w:val="affffc"/>
          <w:rtl/>
        </w:rPr>
        <w:t>:</w:t>
      </w:r>
      <w:r w:rsidRPr="00F40D4B">
        <w:rPr>
          <w:rtl/>
        </w:rPr>
        <w:t xml:space="preserve"> כ</w:t>
      </w:r>
      <w:r w:rsidRPr="00F40D4B">
        <w:rPr>
          <w:rFonts w:hint="cs"/>
          <w:rtl/>
        </w:rPr>
        <w:t xml:space="preserve">שיגיע הזמן לא </w:t>
      </w:r>
      <w:r>
        <w:rPr>
          <w:rFonts w:hint="cs"/>
          <w:rtl/>
        </w:rPr>
        <w:t>יטרידני.</w:t>
      </w:r>
    </w:p>
    <w:p w14:paraId="2CAA54F9" w14:textId="77777777" w:rsidR="00E07EC5" w:rsidRPr="00F40D4B" w:rsidRDefault="00E07EC5" w:rsidP="00E07EC5">
      <w:pPr>
        <w:pStyle w:val="affff9"/>
        <w:rPr>
          <w:rtl/>
        </w:rPr>
      </w:pPr>
      <w:r>
        <w:rPr>
          <w:rFonts w:hint="cs"/>
          <w:rtl/>
        </w:rPr>
        <w:t xml:space="preserve">ר''פ: </w:t>
      </w:r>
      <w:r w:rsidRPr="00F40D4B">
        <w:rPr>
          <w:rtl/>
        </w:rPr>
        <w:t xml:space="preserve">אסמכתא, </w:t>
      </w:r>
      <w:r>
        <w:rPr>
          <w:rFonts w:hint="cs"/>
          <w:rtl/>
        </w:rPr>
        <w:t xml:space="preserve">פעמים שקונה ופעמים שלא קונה </w:t>
      </w:r>
    </w:p>
    <w:p w14:paraId="1D8AAD79" w14:textId="77777777" w:rsidR="00E07EC5" w:rsidRDefault="00E07EC5" w:rsidP="00E07EC5">
      <w:pPr>
        <w:rPr>
          <w:rtl/>
        </w:rPr>
      </w:pPr>
      <w:r w:rsidRPr="00F40D4B">
        <w:rPr>
          <w:rFonts w:hint="cs"/>
          <w:rtl/>
        </w:rPr>
        <w:lastRenderedPageBreak/>
        <w:t>אם מצאו ללוה ששותה שכר קונה והיינו שהשלים עם זה ואי מחפש אחר מעות לא קונה.</w:t>
      </w:r>
    </w:p>
    <w:p w14:paraId="6C2DCCB4" w14:textId="77777777" w:rsidR="00E07EC5" w:rsidRDefault="00E07EC5" w:rsidP="00E07EC5">
      <w:pPr>
        <w:pStyle w:val="36"/>
        <w:framePr w:wrap="notBeside"/>
        <w:rPr>
          <w:rtl/>
        </w:rPr>
      </w:pPr>
      <w:r>
        <w:rPr>
          <w:rFonts w:hint="cs"/>
          <w:rtl/>
        </w:rPr>
        <w:t xml:space="preserve">ר''א </w:t>
      </w:r>
      <w:r w:rsidRPr="00F40D4B">
        <w:rPr>
          <w:rtl/>
        </w:rPr>
        <w:t>לרבינא:</w:t>
      </w:r>
    </w:p>
    <w:p w14:paraId="3412F5C0" w14:textId="77777777" w:rsidR="00E07EC5" w:rsidRPr="00F40D4B" w:rsidRDefault="00E07EC5" w:rsidP="00E07EC5">
      <w:pPr>
        <w:rPr>
          <w:rtl/>
        </w:rPr>
      </w:pPr>
      <w:r w:rsidRPr="00F40D4B">
        <w:rPr>
          <w:rFonts w:hint="cs"/>
          <w:rtl/>
        </w:rPr>
        <w:t>שמא להשכיח פחדו שתה א''נ אדם אחר סמך על המעות.</w:t>
      </w:r>
    </w:p>
    <w:p w14:paraId="566A9101" w14:textId="77777777" w:rsidR="00E07EC5" w:rsidRPr="005E5DF0" w:rsidRDefault="00E07EC5" w:rsidP="00E07EC5">
      <w:pPr>
        <w:pStyle w:val="36"/>
        <w:framePr w:wrap="notBeside"/>
        <w:rPr>
          <w:rtl/>
        </w:rPr>
      </w:pPr>
      <w:r w:rsidRPr="005E5DF0">
        <w:rPr>
          <w:rtl/>
        </w:rPr>
        <w:t>אלא</w:t>
      </w:r>
      <w:r w:rsidRPr="005E5DF0">
        <w:rPr>
          <w:rFonts w:hint="cs"/>
          <w:rtl/>
        </w:rPr>
        <w:t xml:space="preserve"> רבינא:</w:t>
      </w:r>
    </w:p>
    <w:p w14:paraId="5149AD6D" w14:textId="77777777" w:rsidR="00E07EC5" w:rsidRPr="0093106F" w:rsidRDefault="00E07EC5" w:rsidP="00E07EC5">
      <w:pPr>
        <w:rPr>
          <w:rStyle w:val="afffff2"/>
          <w:rtl/>
        </w:rPr>
      </w:pPr>
      <w:r w:rsidRPr="00F40D4B">
        <w:rPr>
          <w:rtl/>
        </w:rPr>
        <w:t>אי קפיד בדמי קני</w:t>
      </w:r>
      <w:r w:rsidRPr="00F40D4B">
        <w:rPr>
          <w:rFonts w:hint="cs"/>
          <w:rtl/>
        </w:rPr>
        <w:t xml:space="preserve">, </w:t>
      </w:r>
      <w:r w:rsidRPr="0093106F">
        <w:rPr>
          <w:rStyle w:val="afffff2"/>
          <w:rFonts w:hint="cs"/>
          <w:rtl/>
        </w:rPr>
        <w:t>[</w:t>
      </w:r>
      <w:r>
        <w:rPr>
          <w:rStyle w:val="afffff2"/>
          <w:rFonts w:hint="cs"/>
          <w:rtl/>
        </w:rPr>
        <w:t>ש</w:t>
      </w:r>
      <w:r w:rsidRPr="0093106F">
        <w:rPr>
          <w:rStyle w:val="afffff2"/>
          <w:rFonts w:hint="cs"/>
          <w:rtl/>
        </w:rPr>
        <w:t>אחרת היה מוכן למכור חפציו אפי' בפחות משווים</w:t>
      </w:r>
      <w:r w:rsidRPr="0093106F">
        <w:rPr>
          <w:rStyle w:val="afffff2"/>
          <w:rtl/>
        </w:rPr>
        <w:t>.</w:t>
      </w:r>
      <w:r w:rsidRPr="0093106F">
        <w:rPr>
          <w:rStyle w:val="afffff2"/>
          <w:rFonts w:hint="cs"/>
          <w:rtl/>
        </w:rPr>
        <w:t>]</w:t>
      </w:r>
    </w:p>
    <w:p w14:paraId="128F152D" w14:textId="77777777" w:rsidR="00E07EC5" w:rsidRPr="005E5DF0" w:rsidRDefault="00E07EC5" w:rsidP="00E07EC5">
      <w:pPr>
        <w:pStyle w:val="36"/>
        <w:framePr w:wrap="notBeside"/>
        <w:rPr>
          <w:rtl/>
        </w:rPr>
      </w:pPr>
      <w:r w:rsidRPr="005E5DF0">
        <w:rPr>
          <w:rFonts w:hint="cs"/>
          <w:rtl/>
        </w:rPr>
        <w:t>ודחאו ר''א:</w:t>
      </w:r>
    </w:p>
    <w:p w14:paraId="162C2C60" w14:textId="77777777" w:rsidR="00E07EC5" w:rsidRPr="00F40D4B" w:rsidRDefault="00E07EC5" w:rsidP="00E07EC5">
      <w:pPr>
        <w:rPr>
          <w:rtl/>
        </w:rPr>
      </w:pPr>
      <w:r>
        <w:rPr>
          <w:rFonts w:hint="cs"/>
          <w:rtl/>
        </w:rPr>
        <w:t>ש</w:t>
      </w:r>
      <w:r w:rsidRPr="00F40D4B">
        <w:rPr>
          <w:rFonts w:hint="cs"/>
          <w:rtl/>
        </w:rPr>
        <w:t>מא מה שנוהג כן שלא יוזלו קרקעותיו,</w:t>
      </w:r>
    </w:p>
    <w:p w14:paraId="37AF2E3A" w14:textId="77777777" w:rsidR="00E07EC5" w:rsidRDefault="00E07EC5" w:rsidP="00E07EC5">
      <w:pPr>
        <w:pStyle w:val="36"/>
        <w:framePr w:wrap="notBeside"/>
        <w:rPr>
          <w:rtl/>
        </w:rPr>
      </w:pPr>
      <w:r w:rsidRPr="00F40D4B">
        <w:rPr>
          <w:rFonts w:hint="cs"/>
          <w:rtl/>
        </w:rPr>
        <w:t xml:space="preserve">אלא אר''פ </w:t>
      </w:r>
    </w:p>
    <w:p w14:paraId="568D2842" w14:textId="77777777" w:rsidR="00E07EC5" w:rsidRPr="00F40D4B" w:rsidRDefault="00E07EC5" w:rsidP="00E07EC5">
      <w:pPr>
        <w:rPr>
          <w:rtl/>
        </w:rPr>
      </w:pPr>
      <w:r w:rsidRPr="00F40D4B">
        <w:rPr>
          <w:rFonts w:hint="cs"/>
          <w:rtl/>
        </w:rPr>
        <w:t xml:space="preserve">יינו אי קפיד בארעא </w:t>
      </w:r>
      <w:r w:rsidRPr="00F40D4B">
        <w:rPr>
          <w:rtl/>
        </w:rPr>
        <w:t>–</w:t>
      </w:r>
      <w:r w:rsidRPr="00F40D4B">
        <w:rPr>
          <w:rFonts w:hint="cs"/>
          <w:rtl/>
        </w:rPr>
        <w:t xml:space="preserve"> וודאי קני.</w:t>
      </w:r>
    </w:p>
    <w:p w14:paraId="004E46DE" w14:textId="77777777" w:rsidR="00E07EC5" w:rsidRDefault="00E07EC5" w:rsidP="00E07EC5">
      <w:pPr>
        <w:pStyle w:val="36"/>
        <w:framePr w:wrap="notBeside"/>
        <w:rPr>
          <w:rtl/>
        </w:rPr>
      </w:pPr>
      <w:r w:rsidRPr="00F40D4B">
        <w:rPr>
          <w:rtl/>
        </w:rPr>
        <w:t>רב פפא:</w:t>
      </w:r>
    </w:p>
    <w:p w14:paraId="560172C9" w14:textId="77777777" w:rsidR="00E07EC5" w:rsidRPr="00F40D4B" w:rsidRDefault="00E07EC5" w:rsidP="00E07EC5">
      <w:pPr>
        <w:rPr>
          <w:rtl/>
        </w:rPr>
      </w:pPr>
      <w:r>
        <w:rPr>
          <w:rFonts w:hint="cs"/>
          <w:rtl/>
        </w:rPr>
        <w:t>אף ש</w:t>
      </w:r>
      <w:r w:rsidRPr="00F40D4B">
        <w:rPr>
          <w:rtl/>
        </w:rPr>
        <w:t xml:space="preserve">אסמכתא לא קניא - אפותיקי הויא </w:t>
      </w:r>
      <w:r w:rsidRPr="00F40D4B">
        <w:rPr>
          <w:rFonts w:hint="cs"/>
          <w:rtl/>
        </w:rPr>
        <w:t>לגבות ממנה החוב</w:t>
      </w:r>
      <w:r w:rsidRPr="00F40D4B">
        <w:rPr>
          <w:rtl/>
        </w:rPr>
        <w:t>.</w:t>
      </w:r>
    </w:p>
    <w:p w14:paraId="109D7572" w14:textId="77777777" w:rsidR="00E07EC5" w:rsidRPr="00F40D4B" w:rsidRDefault="00E07EC5" w:rsidP="00E07EC5">
      <w:pPr>
        <w:spacing w:after="60"/>
        <w:rPr>
          <w:rtl/>
        </w:rPr>
      </w:pPr>
      <w:r>
        <w:rPr>
          <w:rFonts w:hint="cs"/>
          <w:rtl/>
        </w:rPr>
        <w:t>ודוקא</w:t>
      </w:r>
      <w:r w:rsidRPr="00F40D4B">
        <w:rPr>
          <w:rFonts w:hint="cs"/>
          <w:rtl/>
        </w:rPr>
        <w:t xml:space="preserve"> </w:t>
      </w:r>
      <w:r>
        <w:rPr>
          <w:rFonts w:hint="cs"/>
          <w:rtl/>
        </w:rPr>
        <w:t>ב</w:t>
      </w:r>
      <w:r w:rsidRPr="00F40D4B">
        <w:rPr>
          <w:rFonts w:hint="cs"/>
          <w:rtl/>
        </w:rPr>
        <w:t>אמר</w:t>
      </w:r>
      <w:r>
        <w:rPr>
          <w:rFonts w:hint="cs"/>
          <w:rtl/>
        </w:rPr>
        <w:t>:</w:t>
      </w:r>
      <w:r w:rsidRPr="00F40D4B">
        <w:rPr>
          <w:rFonts w:hint="cs"/>
          <w:rtl/>
        </w:rPr>
        <w:t xml:space="preserve"> לא יהא לך פרעון אלא מזו </w:t>
      </w:r>
      <w:r w:rsidRPr="0093106F">
        <w:rPr>
          <w:rStyle w:val="afffff2"/>
          <w:rFonts w:hint="cs"/>
          <w:rtl/>
        </w:rPr>
        <w:t>[דאל''ה הא אסמכתא היא]</w:t>
      </w:r>
    </w:p>
    <w:p w14:paraId="03AF51E9" w14:textId="77777777" w:rsidR="00E07EC5" w:rsidRDefault="00E07EC5" w:rsidP="00E07EC5">
      <w:pPr>
        <w:pStyle w:val="36"/>
        <w:framePr w:wrap="notBeside"/>
        <w:rPr>
          <w:rtl/>
        </w:rPr>
      </w:pPr>
      <w:r>
        <w:rPr>
          <w:rFonts w:hint="cs"/>
          <w:rtl/>
        </w:rPr>
        <w:t xml:space="preserve">מעשה </w:t>
      </w:r>
    </w:p>
    <w:p w14:paraId="77E613A9" w14:textId="77777777" w:rsidR="00E07EC5" w:rsidRPr="00F40D4B" w:rsidRDefault="00E07EC5" w:rsidP="00E07EC5">
      <w:pPr>
        <w:rPr>
          <w:rtl/>
        </w:rPr>
      </w:pPr>
      <w:r w:rsidRPr="00F40D4B">
        <w:rPr>
          <w:rFonts w:hint="cs"/>
          <w:rtl/>
        </w:rPr>
        <w:t>שמכר לחבירו קרקע באחריות ושאלו הלוקח אם יטרפו ממנו אם יוכל לגבות מעידי עידית שלו</w:t>
      </w:r>
      <w:r>
        <w:rPr>
          <w:rFonts w:hint="cs"/>
          <w:rtl/>
        </w:rPr>
        <w:t xml:space="preserve">, </w:t>
      </w:r>
      <w:r w:rsidRPr="0093106F">
        <w:rPr>
          <w:rStyle w:val="affffc"/>
          <w:rFonts w:hint="cs"/>
          <w:rtl/>
        </w:rPr>
        <w:t>וא''ל המוכר</w:t>
      </w:r>
      <w:r w:rsidRPr="00F40D4B">
        <w:rPr>
          <w:rFonts w:hint="cs"/>
          <w:rtl/>
        </w:rPr>
        <w:t xml:space="preserve"> דמעידי עידית לא, ששומרה לעצמו, אלא יתן לו מעידית אחרת שיש לו.</w:t>
      </w:r>
      <w:r>
        <w:rPr>
          <w:rFonts w:hint="cs"/>
          <w:rtl/>
        </w:rPr>
        <w:t xml:space="preserve"> </w:t>
      </w:r>
      <w:r w:rsidRPr="00F40D4B">
        <w:rPr>
          <w:rFonts w:hint="cs"/>
          <w:rtl/>
        </w:rPr>
        <w:t>ולבסוף הגיעו בע''ח וטרף ממנו ושטף נהר את העידי עידית שלו, ונשאר לו רק העידית.</w:t>
      </w:r>
    </w:p>
    <w:p w14:paraId="508D2731" w14:textId="77777777" w:rsidR="00E07EC5" w:rsidRDefault="00E07EC5" w:rsidP="00E07EC5">
      <w:pPr>
        <w:pStyle w:val="36"/>
        <w:framePr w:wrap="notBeside"/>
        <w:rPr>
          <w:rtl/>
        </w:rPr>
      </w:pPr>
      <w:r w:rsidRPr="00F40D4B">
        <w:rPr>
          <w:rtl/>
        </w:rPr>
        <w:t>סבר ר</w:t>
      </w:r>
      <w:r w:rsidRPr="00F40D4B">
        <w:rPr>
          <w:rFonts w:hint="cs"/>
          <w:rtl/>
        </w:rPr>
        <w:t>"פ</w:t>
      </w:r>
    </w:p>
    <w:p w14:paraId="522552C0" w14:textId="77777777" w:rsidR="00E07EC5" w:rsidRDefault="00E07EC5" w:rsidP="00E07EC5">
      <w:pPr>
        <w:rPr>
          <w:rStyle w:val="affffc"/>
          <w:rtl/>
        </w:rPr>
      </w:pPr>
      <w:r w:rsidRPr="00F40D4B">
        <w:rPr>
          <w:rFonts w:hint="cs"/>
          <w:rtl/>
        </w:rPr>
        <w:t xml:space="preserve">שיוכל לגבות מהעידית </w:t>
      </w:r>
    </w:p>
    <w:p w14:paraId="7CE46251" w14:textId="77777777" w:rsidR="00E07EC5" w:rsidRDefault="00E07EC5" w:rsidP="00E07EC5">
      <w:pPr>
        <w:pStyle w:val="36"/>
        <w:framePr w:wrap="notBeside"/>
        <w:rPr>
          <w:rtl/>
        </w:rPr>
      </w:pPr>
      <w:r w:rsidRPr="0093106F">
        <w:rPr>
          <w:rStyle w:val="affffc"/>
          <w:rFonts w:hint="cs"/>
          <w:rtl/>
        </w:rPr>
        <w:t>ושאלו ר''א</w:t>
      </w:r>
      <w:r>
        <w:rPr>
          <w:rStyle w:val="affffc"/>
          <w:rFonts w:hint="cs"/>
          <w:rtl/>
        </w:rPr>
        <w:t>:</w:t>
      </w:r>
    </w:p>
    <w:p w14:paraId="609CC412" w14:textId="77777777" w:rsidR="00E07EC5" w:rsidRPr="005E5DF0" w:rsidRDefault="00E07EC5" w:rsidP="00E07EC5">
      <w:pPr>
        <w:rPr>
          <w:rtl/>
        </w:rPr>
      </w:pPr>
      <w:r w:rsidRPr="005E5DF0">
        <w:rPr>
          <w:rFonts w:hint="cs"/>
          <w:rtl/>
        </w:rPr>
        <w:t>הא כעת העידית במקום העידי עידית וא''כ יוכל ליתן לו מבינונית.</w:t>
      </w:r>
    </w:p>
    <w:p w14:paraId="791AD01C" w14:textId="77777777" w:rsidR="00E07EC5" w:rsidRPr="00F40D4B" w:rsidRDefault="00E07EC5" w:rsidP="00E07EC5">
      <w:pPr>
        <w:rPr>
          <w:rtl/>
        </w:rPr>
      </w:pPr>
    </w:p>
    <w:p w14:paraId="14AEBFC1" w14:textId="77777777" w:rsidR="00E07EC5" w:rsidRDefault="00E07EC5" w:rsidP="00E07EC5">
      <w:pPr>
        <w:pStyle w:val="36"/>
        <w:framePr w:wrap="notBeside"/>
        <w:rPr>
          <w:rtl/>
        </w:rPr>
      </w:pPr>
      <w:r w:rsidRPr="00F40D4B">
        <w:rPr>
          <w:rtl/>
        </w:rPr>
        <w:t>ר</w:t>
      </w:r>
      <w:r w:rsidRPr="00F40D4B">
        <w:rPr>
          <w:rFonts w:hint="cs"/>
          <w:rtl/>
        </w:rPr>
        <w:t>ב''ש</w:t>
      </w:r>
      <w:r>
        <w:rPr>
          <w:rFonts w:hint="cs"/>
          <w:rtl/>
        </w:rPr>
        <w:t xml:space="preserve"> לר''כ:</w:t>
      </w:r>
    </w:p>
    <w:p w14:paraId="0EFF1314" w14:textId="77777777" w:rsidR="00E07EC5" w:rsidRPr="00F40D4B" w:rsidRDefault="00E07EC5" w:rsidP="00E07EC5">
      <w:pPr>
        <w:rPr>
          <w:rtl/>
        </w:rPr>
      </w:pPr>
      <w:r w:rsidRPr="00F40D4B">
        <w:rPr>
          <w:rtl/>
        </w:rPr>
        <w:t xml:space="preserve">אי לא </w:t>
      </w:r>
      <w:r>
        <w:rPr>
          <w:rFonts w:hint="cs"/>
          <w:rtl/>
        </w:rPr>
        <w:t xml:space="preserve">ארע לך </w:t>
      </w:r>
      <w:r w:rsidRPr="0093106F">
        <w:rPr>
          <w:rStyle w:val="afffff2"/>
          <w:rFonts w:hint="cs"/>
          <w:rtl/>
        </w:rPr>
        <w:t>מעות שחייב לו</w:t>
      </w:r>
      <w:r>
        <w:rPr>
          <w:rStyle w:val="afffff2"/>
          <w:rFonts w:hint="cs"/>
          <w:rtl/>
        </w:rPr>
        <w:t xml:space="preserve"> </w:t>
      </w:r>
      <w:r>
        <w:rPr>
          <w:rFonts w:hint="cs"/>
          <w:rtl/>
        </w:rPr>
        <w:t xml:space="preserve">עד </w:t>
      </w:r>
      <w:r w:rsidRPr="00F40D4B">
        <w:rPr>
          <w:rtl/>
        </w:rPr>
        <w:t xml:space="preserve">ליום פלוני </w:t>
      </w:r>
      <w:r>
        <w:rPr>
          <w:rFonts w:hint="cs"/>
          <w:rtl/>
        </w:rPr>
        <w:t>גבה מיין זה</w:t>
      </w:r>
      <w:r w:rsidRPr="00F40D4B">
        <w:rPr>
          <w:rtl/>
        </w:rPr>
        <w:t>.</w:t>
      </w:r>
    </w:p>
    <w:p w14:paraId="6A8B9013" w14:textId="77777777" w:rsidR="00E07EC5" w:rsidRDefault="00E07EC5" w:rsidP="00E07EC5">
      <w:pPr>
        <w:pStyle w:val="36"/>
        <w:framePr w:wrap="notBeside"/>
        <w:rPr>
          <w:rtl/>
        </w:rPr>
      </w:pPr>
      <w:r w:rsidRPr="00F40D4B">
        <w:rPr>
          <w:rFonts w:hint="cs"/>
          <w:rtl/>
        </w:rPr>
        <w:t>ו</w:t>
      </w:r>
      <w:r w:rsidRPr="00F40D4B">
        <w:rPr>
          <w:rtl/>
        </w:rPr>
        <w:t>סבר ר</w:t>
      </w:r>
      <w:r w:rsidRPr="00F40D4B">
        <w:rPr>
          <w:rFonts w:hint="cs"/>
          <w:rtl/>
        </w:rPr>
        <w:t>"פ לומר</w:t>
      </w:r>
    </w:p>
    <w:p w14:paraId="07231062" w14:textId="77777777" w:rsidR="00E07EC5" w:rsidRPr="005E5DF0" w:rsidRDefault="00E07EC5" w:rsidP="00E07EC5">
      <w:pPr>
        <w:rPr>
          <w:rtl/>
        </w:rPr>
      </w:pPr>
      <w:r w:rsidRPr="005E5DF0">
        <w:rPr>
          <w:rFonts w:hint="cs"/>
          <w:rtl/>
        </w:rPr>
        <w:t>דאסמכתא לא קונה רק בקרקע אבל יין דלמכירה עומד כמעות הוא</w:t>
      </w:r>
    </w:p>
    <w:p w14:paraId="67382D28" w14:textId="77777777" w:rsidR="00E07EC5" w:rsidRDefault="00E07EC5" w:rsidP="00E07EC5">
      <w:pPr>
        <w:pStyle w:val="36"/>
        <w:framePr w:wrap="notBeside"/>
        <w:rPr>
          <w:rtl/>
        </w:rPr>
      </w:pPr>
      <w:r w:rsidRPr="00F40D4B">
        <w:rPr>
          <w:rtl/>
        </w:rPr>
        <w:t>א"ל ר</w:t>
      </w:r>
      <w:r w:rsidRPr="00F40D4B">
        <w:rPr>
          <w:rFonts w:hint="cs"/>
          <w:rtl/>
        </w:rPr>
        <w:t>הבדר''י</w:t>
      </w:r>
    </w:p>
    <w:p w14:paraId="71294227" w14:textId="77777777" w:rsidR="00E07EC5" w:rsidRPr="00F40D4B" w:rsidRDefault="00E07EC5" w:rsidP="00E07EC5">
      <w:pPr>
        <w:rPr>
          <w:rtl/>
        </w:rPr>
      </w:pPr>
      <w:r w:rsidRPr="0093106F">
        <w:rPr>
          <w:rStyle w:val="affffc"/>
          <w:rFonts w:hint="cs"/>
          <w:rtl/>
        </w:rPr>
        <w:t xml:space="preserve">כך </w:t>
      </w:r>
      <w:r w:rsidRPr="0093106F">
        <w:rPr>
          <w:rStyle w:val="affffc"/>
          <w:rtl/>
        </w:rPr>
        <w:t>אמרינן מדרבה:</w:t>
      </w:r>
      <w:r w:rsidRPr="00F40D4B">
        <w:rPr>
          <w:rtl/>
        </w:rPr>
        <w:t xml:space="preserve"> כל דאי - לא קני.</w:t>
      </w:r>
    </w:p>
    <w:p w14:paraId="56DBBE37" w14:textId="77777777" w:rsidR="00E07EC5" w:rsidRDefault="00E07EC5" w:rsidP="00E07EC5">
      <w:pPr>
        <w:pStyle w:val="36"/>
        <w:framePr w:wrap="notBeside"/>
        <w:rPr>
          <w:rtl/>
        </w:rPr>
      </w:pPr>
      <w:r w:rsidRPr="00F40D4B">
        <w:rPr>
          <w:rFonts w:hint="cs"/>
          <w:rtl/>
        </w:rPr>
        <w:t>ר''נ</w:t>
      </w:r>
      <w:r w:rsidRPr="00F40D4B">
        <w:rPr>
          <w:rtl/>
        </w:rPr>
        <w:t>:</w:t>
      </w:r>
    </w:p>
    <w:p w14:paraId="471D1B1F" w14:textId="77777777" w:rsidR="00E07EC5" w:rsidRPr="00F40D4B" w:rsidRDefault="00E07EC5" w:rsidP="00E07EC5">
      <w:pPr>
        <w:pStyle w:val="affff9"/>
        <w:rPr>
          <w:rtl/>
        </w:rPr>
      </w:pPr>
      <w:r w:rsidRPr="00F40D4B">
        <w:rPr>
          <w:rtl/>
        </w:rPr>
        <w:t xml:space="preserve">השתא </w:t>
      </w:r>
      <w:r>
        <w:rPr>
          <w:rFonts w:hint="cs"/>
          <w:rtl/>
        </w:rPr>
        <w:t>ד</w:t>
      </w:r>
      <w:r w:rsidRPr="00F40D4B">
        <w:rPr>
          <w:rtl/>
        </w:rPr>
        <w:t>אסמכתא לא קניא - הדר ארעא והדרי פירי.</w:t>
      </w:r>
    </w:p>
    <w:p w14:paraId="42A6579E" w14:textId="77777777" w:rsidR="00E07EC5" w:rsidRDefault="00E07EC5" w:rsidP="00E07EC5">
      <w:pPr>
        <w:pStyle w:val="36"/>
        <w:framePr w:wrap="notBeside"/>
        <w:rPr>
          <w:rtl/>
        </w:rPr>
      </w:pPr>
      <w:r w:rsidRPr="00F40D4B">
        <w:rPr>
          <w:rFonts w:hint="cs"/>
          <w:rtl/>
        </w:rPr>
        <w:t>ולאו דס''ל</w:t>
      </w:r>
    </w:p>
    <w:p w14:paraId="027C1CB2" w14:textId="77777777" w:rsidR="00E07EC5" w:rsidRPr="00F40D4B" w:rsidRDefault="00E07EC5" w:rsidP="00E07EC5">
      <w:pPr>
        <w:rPr>
          <w:rtl/>
        </w:rPr>
      </w:pPr>
      <w:r w:rsidRPr="00F40D4B">
        <w:rPr>
          <w:rFonts w:hint="cs"/>
          <w:rtl/>
        </w:rPr>
        <w:t>דמחילה בטעות לא הוייא מחילה</w:t>
      </w:r>
      <w:r>
        <w:rPr>
          <w:rFonts w:hint="cs"/>
          <w:rtl/>
        </w:rPr>
        <w:t xml:space="preserve">, שהרי </w:t>
      </w:r>
      <w:r w:rsidRPr="00F40D4B">
        <w:rPr>
          <w:rFonts w:hint="cs"/>
          <w:rtl/>
        </w:rPr>
        <w:t>'</w:t>
      </w:r>
      <w:r w:rsidRPr="00F40D4B">
        <w:rPr>
          <w:rtl/>
        </w:rPr>
        <w:t xml:space="preserve">המוכר פירות דקל לחבירו </w:t>
      </w:r>
      <w:r w:rsidRPr="0093106F">
        <w:rPr>
          <w:rStyle w:val="affffc"/>
          <w:rFonts w:hint="cs"/>
          <w:rtl/>
        </w:rPr>
        <w:t>שלר''ה</w:t>
      </w:r>
      <w:r w:rsidRPr="0093106F">
        <w:rPr>
          <w:rStyle w:val="affffc"/>
          <w:rtl/>
        </w:rPr>
        <w:t>:</w:t>
      </w:r>
      <w:r w:rsidRPr="00F40D4B">
        <w:rPr>
          <w:rtl/>
        </w:rPr>
        <w:t xml:space="preserve"> עד שלא באו לעולם יכול לחזור.</w:t>
      </w:r>
      <w:r w:rsidRPr="00F40D4B">
        <w:rPr>
          <w:rFonts w:hint="cs"/>
          <w:rtl/>
        </w:rPr>
        <w:t xml:space="preserve"> </w:t>
      </w:r>
      <w:r w:rsidRPr="00F40D4B">
        <w:rPr>
          <w:rtl/>
        </w:rPr>
        <w:t>משבאו לעולם - אין יכול</w:t>
      </w:r>
    </w:p>
    <w:p w14:paraId="6E659966" w14:textId="77777777" w:rsidR="00E07EC5" w:rsidRDefault="00E07EC5" w:rsidP="00E07EC5">
      <w:pPr>
        <w:pStyle w:val="36"/>
        <w:framePr w:wrap="notBeside"/>
        <w:rPr>
          <w:rtl/>
        </w:rPr>
      </w:pPr>
      <w:r w:rsidRPr="00F40D4B">
        <w:rPr>
          <w:rFonts w:hint="cs"/>
          <w:rtl/>
        </w:rPr>
        <w:lastRenderedPageBreak/>
        <w:t>ול</w:t>
      </w:r>
      <w:r w:rsidRPr="00F40D4B">
        <w:rPr>
          <w:rtl/>
        </w:rPr>
        <w:t>ר"נ:</w:t>
      </w:r>
    </w:p>
    <w:p w14:paraId="7D9176C9" w14:textId="1C828282" w:rsidR="00E07EC5" w:rsidRPr="00CD40C9" w:rsidRDefault="00E07EC5" w:rsidP="00E07EC5">
      <w:pPr>
        <w:rPr>
          <w:rFonts w:cs="BA TM • Vilna Extra-Bold"/>
          <w:b/>
          <w:bCs/>
          <w:color w:val="806000" w:themeColor="accent4" w:themeShade="80"/>
          <w:sz w:val="28"/>
          <w:rtl/>
        </w:rPr>
      </w:pPr>
      <w:r w:rsidRPr="00F40D4B">
        <w:rPr>
          <w:rtl/>
        </w:rPr>
        <w:t>אף משבאו לעולם - יכול לחזור בו.</w:t>
      </w:r>
      <w:r w:rsidRPr="00F40D4B">
        <w:rPr>
          <w:rFonts w:hint="cs"/>
          <w:rtl/>
        </w:rPr>
        <w:t xml:space="preserve"> ומודינא דאי שמיט ואכיל לא </w:t>
      </w:r>
      <w:r w:rsidRPr="00F40D4B">
        <w:rPr>
          <w:rtl/>
        </w:rPr>
        <w:t>מפקינן מיניה</w:t>
      </w:r>
      <w:r w:rsidRPr="00F40D4B">
        <w:rPr>
          <w:rFonts w:hint="cs"/>
          <w:rtl/>
        </w:rPr>
        <w:t>.</w:t>
      </w:r>
      <w:r>
        <w:rPr>
          <w:rFonts w:hint="cs"/>
          <w:rtl/>
        </w:rPr>
        <w:t xml:space="preserve"> </w:t>
      </w:r>
      <w:r w:rsidRPr="00F40D4B">
        <w:rPr>
          <w:rtl/>
        </w:rPr>
        <w:t xml:space="preserve">שם </w:t>
      </w:r>
      <w:r>
        <w:rPr>
          <w:rFonts w:hint="cs"/>
          <w:rtl/>
        </w:rPr>
        <w:t xml:space="preserve">מכר </w:t>
      </w:r>
      <w:r w:rsidRPr="0093106F">
        <w:rPr>
          <w:rStyle w:val="afffff2"/>
          <w:rFonts w:hint="cs"/>
          <w:rtl/>
        </w:rPr>
        <w:t>[ולכ</w:t>
      </w:r>
      <w:r>
        <w:rPr>
          <w:rStyle w:val="afffff2"/>
          <w:rFonts w:hint="cs"/>
          <w:rtl/>
        </w:rPr>
        <w:t>ך</w:t>
      </w:r>
      <w:r w:rsidRPr="0093106F">
        <w:rPr>
          <w:rStyle w:val="afffff2"/>
          <w:rFonts w:hint="cs"/>
          <w:rtl/>
        </w:rPr>
        <w:t xml:space="preserve"> מהני]</w:t>
      </w:r>
      <w:r w:rsidRPr="0093106F">
        <w:rPr>
          <w:rStyle w:val="afffff2"/>
          <w:rtl/>
        </w:rPr>
        <w:t>,</w:t>
      </w:r>
      <w:r w:rsidRPr="00F40D4B">
        <w:rPr>
          <w:rtl/>
        </w:rPr>
        <w:t xml:space="preserve"> כאן הלואה</w:t>
      </w:r>
      <w:r w:rsidRPr="0093106F">
        <w:rPr>
          <w:rStyle w:val="afffff2"/>
          <w:rFonts w:hint="cs"/>
          <w:rtl/>
        </w:rPr>
        <w:t>[ונראה כריבית]</w:t>
      </w:r>
      <w:r w:rsidRPr="0093106F">
        <w:rPr>
          <w:rStyle w:val="afffff2"/>
          <w:rtl/>
        </w:rPr>
        <w:t>.</w:t>
      </w:r>
      <w:r>
        <w:rPr>
          <w:rStyle w:val="afffff2"/>
          <w:rFonts w:hint="cs"/>
          <w:rtl/>
        </w:rPr>
        <w:t xml:space="preserve"> </w:t>
      </w:r>
    </w:p>
    <w:p w14:paraId="5087047D" w14:textId="77777777" w:rsidR="00E07EC5" w:rsidRPr="00F40D4B" w:rsidRDefault="00E07EC5" w:rsidP="00E07EC5">
      <w:pPr>
        <w:pStyle w:val="affe"/>
        <w:framePr w:wrap="around"/>
        <w:rPr>
          <w:rtl/>
        </w:rPr>
      </w:pPr>
      <w:r w:rsidRPr="00F40D4B">
        <w:rPr>
          <w:rtl/>
        </w:rPr>
        <w:t>סז.</w:t>
      </w:r>
    </w:p>
    <w:p w14:paraId="66C418D5" w14:textId="77777777" w:rsidR="00E07EC5" w:rsidRDefault="00E07EC5" w:rsidP="00E07EC5">
      <w:pPr>
        <w:pStyle w:val="36"/>
        <w:framePr w:wrap="notBeside"/>
        <w:rPr>
          <w:rtl/>
        </w:rPr>
      </w:pPr>
      <w:r w:rsidRPr="00F40D4B">
        <w:rPr>
          <w:rtl/>
        </w:rPr>
        <w:t>רבא:</w:t>
      </w:r>
    </w:p>
    <w:p w14:paraId="0BF99307" w14:textId="77777777" w:rsidR="00E07EC5" w:rsidRPr="00F40D4B" w:rsidRDefault="00E07EC5" w:rsidP="00E07EC5">
      <w:pPr>
        <w:rPr>
          <w:rtl/>
        </w:rPr>
      </w:pPr>
      <w:r w:rsidRPr="00F40D4B">
        <w:rPr>
          <w:rFonts w:hint="cs"/>
          <w:rtl/>
        </w:rPr>
        <w:t>רצה להקשות מ</w:t>
      </w:r>
      <w:r w:rsidRPr="00F40D4B">
        <w:rPr>
          <w:rtl/>
        </w:rPr>
        <w:t>אונאה דמחילה בטעות היא ולא הויא מחילה.</w:t>
      </w:r>
    </w:p>
    <w:p w14:paraId="008A1963" w14:textId="77777777" w:rsidR="00E07EC5" w:rsidRDefault="00E07EC5" w:rsidP="00E07EC5">
      <w:pPr>
        <w:pStyle w:val="36"/>
        <w:framePr w:wrap="notBeside"/>
        <w:rPr>
          <w:rtl/>
        </w:rPr>
      </w:pPr>
      <w:r w:rsidRPr="00F40D4B">
        <w:rPr>
          <w:rFonts w:hint="cs"/>
          <w:rtl/>
        </w:rPr>
        <w:t xml:space="preserve">ר''נ </w:t>
      </w:r>
      <w:r>
        <w:rPr>
          <w:rFonts w:hint="cs"/>
          <w:rtl/>
        </w:rPr>
        <w:t xml:space="preserve"> הוכיח</w:t>
      </w:r>
    </w:p>
    <w:p w14:paraId="4CFC9406" w14:textId="77777777" w:rsidR="00E07EC5" w:rsidRPr="00F40D4B" w:rsidRDefault="00E07EC5" w:rsidP="00E07EC5">
      <w:pPr>
        <w:rPr>
          <w:rtl/>
        </w:rPr>
      </w:pPr>
      <w:r w:rsidRPr="00F40D4B">
        <w:rPr>
          <w:rFonts w:hint="cs"/>
          <w:rtl/>
        </w:rPr>
        <w:t xml:space="preserve">מאיילונית </w:t>
      </w:r>
      <w:r w:rsidRPr="00F40D4B">
        <w:rPr>
          <w:rtl/>
        </w:rPr>
        <w:t>דמחילה בטעות היא - והויא מחילה.</w:t>
      </w:r>
    </w:p>
    <w:p w14:paraId="10C798B4" w14:textId="77777777" w:rsidR="00E07EC5" w:rsidRDefault="00E07EC5" w:rsidP="00E07EC5">
      <w:pPr>
        <w:pStyle w:val="36"/>
        <w:framePr w:wrap="notBeside"/>
        <w:rPr>
          <w:rtl/>
        </w:rPr>
      </w:pPr>
      <w:r w:rsidRPr="00F40D4B">
        <w:rPr>
          <w:rtl/>
        </w:rPr>
        <w:t>דתנן:</w:t>
      </w:r>
    </w:p>
    <w:p w14:paraId="5439ED42" w14:textId="77777777" w:rsidR="00E07EC5" w:rsidRPr="00CD40C9" w:rsidRDefault="00E07EC5" w:rsidP="00E07EC5">
      <w:pPr>
        <w:rPr>
          <w:spacing w:val="-2"/>
          <w:rtl/>
        </w:rPr>
      </w:pPr>
      <w:r w:rsidRPr="00CD40C9">
        <w:rPr>
          <w:spacing w:val="-2"/>
          <w:rtl/>
        </w:rPr>
        <w:t>הממאנת והשנייה והאיילונית - אין להן כתובה פירות מזונות בלאות.</w:t>
      </w:r>
    </w:p>
    <w:p w14:paraId="4D4FDBD6" w14:textId="77777777" w:rsidR="00E07EC5" w:rsidRDefault="00E07EC5" w:rsidP="00E07EC5">
      <w:pPr>
        <w:pStyle w:val="36"/>
        <w:framePr w:wrap="notBeside"/>
        <w:rPr>
          <w:rtl/>
        </w:rPr>
      </w:pPr>
      <w:r w:rsidRPr="00F40D4B">
        <w:rPr>
          <w:rtl/>
        </w:rPr>
        <w:t>ולא היא:</w:t>
      </w:r>
    </w:p>
    <w:p w14:paraId="0BB178F0" w14:textId="77777777" w:rsidR="00E07EC5" w:rsidRDefault="00E07EC5" w:rsidP="00E07EC5">
      <w:pPr>
        <w:rPr>
          <w:rtl/>
        </w:rPr>
      </w:pPr>
      <w:r>
        <w:rPr>
          <w:rFonts w:hint="cs"/>
          <w:rtl/>
        </w:rPr>
        <w:t xml:space="preserve">שאין להקשות ואונאה ואין להוכיח מאיילונית. </w:t>
      </w:r>
    </w:p>
    <w:p w14:paraId="32793AA6" w14:textId="77777777" w:rsidR="00E07EC5" w:rsidRDefault="00E07EC5" w:rsidP="00E07EC5">
      <w:pPr>
        <w:pStyle w:val="36"/>
        <w:framePr w:wrap="notBeside"/>
        <w:rPr>
          <w:rtl/>
        </w:rPr>
      </w:pPr>
      <w:r>
        <w:rPr>
          <w:rFonts w:hint="cs"/>
          <w:rtl/>
        </w:rPr>
        <w:t>אין להקשות</w:t>
      </w:r>
    </w:p>
    <w:p w14:paraId="6FCBB344" w14:textId="77777777" w:rsidR="00E07EC5" w:rsidRPr="00F40D4B" w:rsidRDefault="00E07EC5" w:rsidP="00E07EC5">
      <w:pPr>
        <w:rPr>
          <w:rtl/>
        </w:rPr>
      </w:pPr>
      <w:r>
        <w:rPr>
          <w:rFonts w:hint="cs"/>
          <w:rtl/>
        </w:rPr>
        <w:t xml:space="preserve">מאונאה </w:t>
      </w:r>
      <w:r w:rsidRPr="00F40D4B">
        <w:rPr>
          <w:rtl/>
        </w:rPr>
        <w:t>דלא ידע ד</w:t>
      </w:r>
      <w:r w:rsidRPr="00F40D4B">
        <w:rPr>
          <w:rFonts w:hint="cs"/>
          <w:rtl/>
        </w:rPr>
        <w:t>יש אונאה כדי שיוכל למחול על זה</w:t>
      </w:r>
      <w:r w:rsidRPr="00F40D4B">
        <w:rPr>
          <w:rtl/>
        </w:rPr>
        <w:t>.</w:t>
      </w:r>
    </w:p>
    <w:p w14:paraId="74A9240C" w14:textId="77777777" w:rsidR="00E07EC5" w:rsidRDefault="00E07EC5" w:rsidP="00E07EC5">
      <w:pPr>
        <w:pStyle w:val="36"/>
        <w:framePr w:wrap="notBeside"/>
        <w:rPr>
          <w:rtl/>
        </w:rPr>
      </w:pPr>
      <w:r>
        <w:rPr>
          <w:rFonts w:hint="cs"/>
          <w:rtl/>
        </w:rPr>
        <w:t>ואין להוכיח</w:t>
      </w:r>
    </w:p>
    <w:p w14:paraId="17D8D361" w14:textId="77777777" w:rsidR="00E07EC5" w:rsidRPr="00F40D4B" w:rsidRDefault="00E07EC5" w:rsidP="00E07EC5">
      <w:pPr>
        <w:rPr>
          <w:rtl/>
        </w:rPr>
      </w:pPr>
      <w:r>
        <w:rPr>
          <w:rFonts w:hint="cs"/>
          <w:rtl/>
        </w:rPr>
        <w:t>מ</w:t>
      </w:r>
      <w:r w:rsidRPr="00F40D4B">
        <w:rPr>
          <w:rtl/>
        </w:rPr>
        <w:t>איילונית דניח</w:t>
      </w:r>
      <w:r w:rsidRPr="00F40D4B">
        <w:rPr>
          <w:rFonts w:hint="cs"/>
          <w:rtl/>
        </w:rPr>
        <w:t>"ל שיצא עליה שם אישות ול</w:t>
      </w:r>
      <w:r>
        <w:rPr>
          <w:rFonts w:hint="cs"/>
          <w:rtl/>
        </w:rPr>
        <w:t xml:space="preserve">כך </w:t>
      </w:r>
      <w:r w:rsidRPr="00F40D4B">
        <w:rPr>
          <w:rFonts w:hint="cs"/>
          <w:rtl/>
        </w:rPr>
        <w:t>נתנה הפירות</w:t>
      </w:r>
      <w:r>
        <w:rPr>
          <w:rFonts w:hint="cs"/>
          <w:rtl/>
        </w:rPr>
        <w:t>.</w:t>
      </w:r>
    </w:p>
    <w:p w14:paraId="7431DCD1" w14:textId="77777777" w:rsidR="00E07EC5" w:rsidRDefault="00E07EC5" w:rsidP="00E07EC5">
      <w:pPr>
        <w:pStyle w:val="36"/>
        <w:framePr w:wrap="notBeside"/>
        <w:rPr>
          <w:rtl/>
        </w:rPr>
      </w:pPr>
      <w:r>
        <w:rPr>
          <w:rFonts w:hint="cs"/>
          <w:rtl/>
        </w:rPr>
        <w:t>מעשה</w:t>
      </w:r>
    </w:p>
    <w:p w14:paraId="37F1410D" w14:textId="77777777" w:rsidR="00E07EC5" w:rsidRPr="00F40D4B" w:rsidRDefault="00E07EC5" w:rsidP="00E07EC5">
      <w:pPr>
        <w:rPr>
          <w:rtl/>
        </w:rPr>
      </w:pPr>
      <w:r>
        <w:rPr>
          <w:rFonts w:hint="cs"/>
          <w:rtl/>
        </w:rPr>
        <w:t>ב</w:t>
      </w:r>
      <w:r w:rsidRPr="00F40D4B">
        <w:rPr>
          <w:rFonts w:hint="cs"/>
          <w:rtl/>
        </w:rPr>
        <w:t>אשה שאמר</w:t>
      </w:r>
      <w:r>
        <w:rPr>
          <w:rFonts w:hint="cs"/>
          <w:rtl/>
        </w:rPr>
        <w:t>ה</w:t>
      </w:r>
      <w:r w:rsidRPr="00F40D4B">
        <w:rPr>
          <w:rFonts w:hint="cs"/>
          <w:rtl/>
        </w:rPr>
        <w:t xml:space="preserve"> ל</w:t>
      </w:r>
      <w:r>
        <w:rPr>
          <w:rFonts w:hint="cs"/>
          <w:rtl/>
        </w:rPr>
        <w:t>שליח</w:t>
      </w:r>
      <w:r w:rsidRPr="00F40D4B">
        <w:rPr>
          <w:rFonts w:hint="cs"/>
          <w:rtl/>
        </w:rPr>
        <w:t xml:space="preserve"> שיקנה עבורה קרקע מקרוביה וקנה לה</w:t>
      </w:r>
      <w:r>
        <w:rPr>
          <w:rFonts w:hint="cs"/>
          <w:rtl/>
        </w:rPr>
        <w:t xml:space="preserve"> </w:t>
      </w:r>
      <w:r w:rsidRPr="00F40D4B">
        <w:rPr>
          <w:rFonts w:hint="cs"/>
          <w:rtl/>
        </w:rPr>
        <w:t>ו</w:t>
      </w:r>
      <w:r>
        <w:rPr>
          <w:rFonts w:hint="cs"/>
          <w:rtl/>
        </w:rPr>
        <w:t xml:space="preserve">התנה </w:t>
      </w:r>
      <w:r w:rsidRPr="00F40D4B">
        <w:rPr>
          <w:rFonts w:hint="cs"/>
          <w:rtl/>
        </w:rPr>
        <w:t xml:space="preserve">המוכר </w:t>
      </w:r>
      <w:r>
        <w:rPr>
          <w:rFonts w:hint="cs"/>
          <w:rtl/>
        </w:rPr>
        <w:t>ש</w:t>
      </w:r>
      <w:r w:rsidRPr="00F40D4B">
        <w:rPr>
          <w:rFonts w:hint="cs"/>
          <w:rtl/>
        </w:rPr>
        <w:t>א</w:t>
      </w:r>
      <w:r>
        <w:rPr>
          <w:rFonts w:hint="cs"/>
          <w:rtl/>
        </w:rPr>
        <w:t>ם</w:t>
      </w:r>
      <w:r w:rsidRPr="00F40D4B">
        <w:rPr>
          <w:rFonts w:hint="cs"/>
          <w:rtl/>
        </w:rPr>
        <w:t xml:space="preserve"> יהיה לו מעות </w:t>
      </w:r>
      <w:r>
        <w:rPr>
          <w:rFonts w:hint="cs"/>
          <w:rtl/>
        </w:rPr>
        <w:t>ש</w:t>
      </w:r>
      <w:r w:rsidRPr="00F40D4B">
        <w:rPr>
          <w:rFonts w:hint="cs"/>
          <w:rtl/>
        </w:rPr>
        <w:t xml:space="preserve">יוכל להשיב הקרקע </w:t>
      </w:r>
      <w:r w:rsidRPr="00905B19">
        <w:rPr>
          <w:rStyle w:val="affffc"/>
          <w:rFonts w:hint="cs"/>
          <w:rtl/>
        </w:rPr>
        <w:t>וא''ל השליח</w:t>
      </w:r>
      <w:r w:rsidRPr="00F40D4B">
        <w:rPr>
          <w:rFonts w:hint="cs"/>
          <w:rtl/>
        </w:rPr>
        <w:t xml:space="preserve"> אתה ו'נוולא' [שמה] כאחים הם</w:t>
      </w:r>
      <w:r>
        <w:rPr>
          <w:rFonts w:hint="cs"/>
          <w:rtl/>
        </w:rPr>
        <w:t xml:space="preserve">, </w:t>
      </w:r>
    </w:p>
    <w:p w14:paraId="3D5964C4" w14:textId="77777777" w:rsidR="00E07EC5" w:rsidRDefault="00E07EC5" w:rsidP="00E07EC5">
      <w:pPr>
        <w:pStyle w:val="36"/>
        <w:framePr w:wrap="notBeside"/>
        <w:rPr>
          <w:rtl/>
        </w:rPr>
      </w:pPr>
      <w:r w:rsidRPr="00F40D4B">
        <w:rPr>
          <w:rtl/>
        </w:rPr>
        <w:t>אמר ר</w:t>
      </w:r>
      <w:r w:rsidRPr="00F40D4B">
        <w:rPr>
          <w:rFonts w:hint="cs"/>
          <w:rtl/>
        </w:rPr>
        <w:t>בר''ה</w:t>
      </w:r>
      <w:r w:rsidRPr="00F40D4B">
        <w:rPr>
          <w:rtl/>
        </w:rPr>
        <w:t>:</w:t>
      </w:r>
    </w:p>
    <w:p w14:paraId="297B9343" w14:textId="77777777" w:rsidR="00E07EC5" w:rsidRPr="00F40D4B" w:rsidRDefault="00E07EC5" w:rsidP="00E07EC5">
      <w:pPr>
        <w:spacing w:after="60"/>
        <w:rPr>
          <w:rtl/>
        </w:rPr>
      </w:pPr>
      <w:r w:rsidRPr="00F40D4B">
        <w:rPr>
          <w:rtl/>
        </w:rPr>
        <w:t xml:space="preserve">כל </w:t>
      </w:r>
      <w:r w:rsidRPr="00F40D4B">
        <w:rPr>
          <w:rFonts w:hint="cs"/>
          <w:rtl/>
        </w:rPr>
        <w:t>'</w:t>
      </w:r>
      <w:r w:rsidRPr="00F40D4B">
        <w:rPr>
          <w:rtl/>
        </w:rPr>
        <w:t>את ונוולא אחי</w:t>
      </w:r>
      <w:r w:rsidRPr="00F40D4B">
        <w:rPr>
          <w:rFonts w:hint="cs"/>
          <w:rtl/>
        </w:rPr>
        <w:t>'</w:t>
      </w:r>
      <w:r w:rsidRPr="00F40D4B">
        <w:rPr>
          <w:rtl/>
        </w:rPr>
        <w:t>,</w:t>
      </w:r>
      <w:r>
        <w:rPr>
          <w:rFonts w:hint="cs"/>
          <w:rtl/>
        </w:rPr>
        <w:t xml:space="preserve"> </w:t>
      </w:r>
      <w:r w:rsidRPr="00F40D4B">
        <w:rPr>
          <w:rFonts w:hint="cs"/>
          <w:rtl/>
        </w:rPr>
        <w:t xml:space="preserve">סמך דעתו על תנאי זה ולא </w:t>
      </w:r>
      <w:r w:rsidRPr="00F40D4B">
        <w:rPr>
          <w:rtl/>
        </w:rPr>
        <w:t>גמר ומקני.</w:t>
      </w:r>
    </w:p>
    <w:p w14:paraId="04CD45F0" w14:textId="77777777" w:rsidR="00E07EC5" w:rsidRDefault="00E07EC5" w:rsidP="00E07EC5">
      <w:pPr>
        <w:pStyle w:val="36"/>
        <w:framePr w:wrap="notBeside"/>
        <w:rPr>
          <w:rtl/>
        </w:rPr>
      </w:pPr>
      <w:r w:rsidRPr="00F40D4B">
        <w:rPr>
          <w:rFonts w:hint="cs"/>
          <w:rtl/>
        </w:rPr>
        <w:t>רבר''ה</w:t>
      </w:r>
    </w:p>
    <w:p w14:paraId="5200BE6F" w14:textId="77777777" w:rsidR="00E07EC5" w:rsidRPr="00F40D4B" w:rsidRDefault="00E07EC5" w:rsidP="00E07EC5">
      <w:pPr>
        <w:rPr>
          <w:rtl/>
        </w:rPr>
      </w:pPr>
      <w:r w:rsidRPr="00F40D4B">
        <w:rPr>
          <w:rFonts w:hint="cs"/>
          <w:rtl/>
        </w:rPr>
        <w:t>הקרקע חוזרת, והפירות כאבק ריבית ואין יוצאה בדיינין</w:t>
      </w:r>
    </w:p>
    <w:p w14:paraId="019695A6" w14:textId="77777777" w:rsidR="00E07EC5" w:rsidRDefault="00E07EC5" w:rsidP="00E07EC5">
      <w:pPr>
        <w:pStyle w:val="36"/>
        <w:framePr w:wrap="notBeside"/>
        <w:rPr>
          <w:rtl/>
        </w:rPr>
      </w:pPr>
      <w:r w:rsidRPr="00F40D4B">
        <w:rPr>
          <w:rFonts w:hint="cs"/>
          <w:rtl/>
        </w:rPr>
        <w:t xml:space="preserve">ורבה: </w:t>
      </w:r>
    </w:p>
    <w:p w14:paraId="08F7B54F" w14:textId="77777777" w:rsidR="00E07EC5" w:rsidRPr="00F40D4B" w:rsidRDefault="00E07EC5" w:rsidP="00E07EC5">
      <w:pPr>
        <w:rPr>
          <w:rtl/>
        </w:rPr>
      </w:pPr>
      <w:r>
        <w:rPr>
          <w:rFonts w:hint="cs"/>
          <w:rtl/>
        </w:rPr>
        <w:t xml:space="preserve">כן </w:t>
      </w:r>
      <w:r w:rsidRPr="00F40D4B">
        <w:rPr>
          <w:rFonts w:hint="cs"/>
          <w:rtl/>
        </w:rPr>
        <w:t>הדין במשכנתא, דאבק ריבית הוא כיון דלא קץ ליה</w:t>
      </w:r>
    </w:p>
    <w:p w14:paraId="21F34D6D" w14:textId="77777777" w:rsidR="00E07EC5" w:rsidRDefault="00E07EC5" w:rsidP="00E07EC5">
      <w:pPr>
        <w:pStyle w:val="36"/>
        <w:framePr w:wrap="notBeside"/>
        <w:rPr>
          <w:rtl/>
        </w:rPr>
      </w:pPr>
      <w:r w:rsidRPr="00F40D4B">
        <w:rPr>
          <w:rFonts w:hint="cs"/>
          <w:rtl/>
        </w:rPr>
        <w:t>ר"פ</w:t>
      </w:r>
      <w:r w:rsidRPr="00F40D4B">
        <w:rPr>
          <w:rtl/>
        </w:rPr>
        <w:t>:</w:t>
      </w:r>
    </w:p>
    <w:p w14:paraId="0DEE16A5" w14:textId="77777777" w:rsidR="00E07EC5" w:rsidRPr="00F40D4B" w:rsidRDefault="00E07EC5" w:rsidP="00E07EC5">
      <w:pPr>
        <w:rPr>
          <w:rtl/>
        </w:rPr>
      </w:pPr>
      <w:r w:rsidRPr="00F40D4B">
        <w:rPr>
          <w:rFonts w:hint="cs"/>
          <w:rtl/>
        </w:rPr>
        <w:t>מעשה שרבינא הוציא אפי' את הפירות, ודלא כרבר''ה</w:t>
      </w:r>
    </w:p>
    <w:p w14:paraId="01E77114" w14:textId="77777777" w:rsidR="00E07EC5" w:rsidRPr="00F40D4B" w:rsidRDefault="00E07EC5" w:rsidP="00E07EC5">
      <w:pPr>
        <w:pStyle w:val="aff9"/>
        <w:rPr>
          <w:rtl/>
        </w:rPr>
      </w:pPr>
      <w:r w:rsidRPr="00F40D4B">
        <w:rPr>
          <w:rtl/>
        </w:rPr>
        <w:t>***</w:t>
      </w:r>
    </w:p>
    <w:p w14:paraId="26E9BFC8" w14:textId="77777777" w:rsidR="00E07EC5" w:rsidRDefault="00E07EC5" w:rsidP="00E07EC5">
      <w:pPr>
        <w:pStyle w:val="36"/>
        <w:framePr w:wrap="notBeside"/>
        <w:rPr>
          <w:rtl/>
        </w:rPr>
      </w:pPr>
      <w:r>
        <w:rPr>
          <w:rFonts w:hint="cs"/>
          <w:rtl/>
        </w:rPr>
        <w:t>מ</w:t>
      </w:r>
      <w:r w:rsidRPr="00F40D4B">
        <w:rPr>
          <w:rtl/>
        </w:rPr>
        <w:t>רבא:</w:t>
      </w:r>
    </w:p>
    <w:p w14:paraId="706F1DA1" w14:textId="77777777" w:rsidR="00E07EC5" w:rsidRPr="00F40D4B" w:rsidRDefault="00E07EC5" w:rsidP="00E07EC5">
      <w:pPr>
        <w:rPr>
          <w:rtl/>
        </w:rPr>
      </w:pPr>
      <w:r w:rsidRPr="00F40D4B">
        <w:rPr>
          <w:rtl/>
        </w:rPr>
        <w:t>משכנתא באתרא דמסלקי</w:t>
      </w:r>
      <w:r>
        <w:rPr>
          <w:rStyle w:val="afffff2"/>
          <w:rFonts w:hint="cs"/>
          <w:rtl/>
        </w:rPr>
        <w:t xml:space="preserve"> </w:t>
      </w:r>
      <w:r w:rsidRPr="00905B19">
        <w:rPr>
          <w:rStyle w:val="afffff2"/>
          <w:rFonts w:hint="cs"/>
          <w:rtl/>
        </w:rPr>
        <w:t>[בכל עת שירצה]</w:t>
      </w:r>
      <w:r w:rsidRPr="00905B19">
        <w:rPr>
          <w:rStyle w:val="afffff2"/>
          <w:rtl/>
        </w:rPr>
        <w:t>,</w:t>
      </w:r>
    </w:p>
    <w:p w14:paraId="71D0AB00" w14:textId="77777777" w:rsidR="00E07EC5" w:rsidRPr="00F40D4B" w:rsidRDefault="00E07EC5" w:rsidP="00E07EC5">
      <w:pPr>
        <w:rPr>
          <w:rtl/>
        </w:rPr>
      </w:pPr>
      <w:r w:rsidRPr="00902ACF">
        <w:rPr>
          <w:rFonts w:cs="BA Vilna Bold" w:hint="cs"/>
          <w:rtl/>
        </w:rPr>
        <w:t>ב</w:t>
      </w:r>
      <w:r w:rsidRPr="00902ACF">
        <w:rPr>
          <w:rFonts w:cs="BA Vilna Bold"/>
          <w:rtl/>
        </w:rPr>
        <w:t>אכל שיעור זוזי</w:t>
      </w:r>
      <w:r w:rsidRPr="00F40D4B">
        <w:rPr>
          <w:rtl/>
        </w:rPr>
        <w:t xml:space="preserve"> - מסלקינן ליה, אכל טפי - לא מפקינן מיניה, ולא מחשבינן משטר לשטר.</w:t>
      </w:r>
    </w:p>
    <w:p w14:paraId="6D3D0AD2" w14:textId="77777777" w:rsidR="00E07EC5" w:rsidRPr="00CD40C9" w:rsidRDefault="00E07EC5" w:rsidP="00E07EC5">
      <w:pPr>
        <w:rPr>
          <w:rtl/>
        </w:rPr>
      </w:pPr>
      <w:r w:rsidRPr="00902ACF">
        <w:rPr>
          <w:rFonts w:cs="BA Vilna Bold"/>
          <w:rtl/>
        </w:rPr>
        <w:t>ובדיתמי,</w:t>
      </w:r>
      <w:r w:rsidRPr="00CD40C9">
        <w:rPr>
          <w:rtl/>
        </w:rPr>
        <w:t xml:space="preserve"> אכל שיעור זוזי - מסלקינן ליה, אכל טפי – </w:t>
      </w:r>
      <w:r w:rsidRPr="00CD40C9">
        <w:rPr>
          <w:rFonts w:hint="cs"/>
          <w:rtl/>
        </w:rPr>
        <w:t>מוציאין ממנו</w:t>
      </w:r>
      <w:r w:rsidRPr="00CD40C9">
        <w:rPr>
          <w:rtl/>
        </w:rPr>
        <w:t xml:space="preserve">, </w:t>
      </w:r>
    </w:p>
    <w:p w14:paraId="59D502D0" w14:textId="77777777" w:rsidR="00E07EC5" w:rsidRPr="00F40D4B" w:rsidRDefault="00E07EC5" w:rsidP="00E07EC5">
      <w:pPr>
        <w:rPr>
          <w:rtl/>
        </w:rPr>
      </w:pPr>
      <w:r w:rsidRPr="00F40D4B">
        <w:rPr>
          <w:rtl/>
        </w:rPr>
        <w:t>ומחשבין משטר לשטר.</w:t>
      </w:r>
    </w:p>
    <w:p w14:paraId="5BD9CE63" w14:textId="77777777" w:rsidR="00E07EC5" w:rsidRDefault="00E07EC5" w:rsidP="00E07EC5">
      <w:pPr>
        <w:pStyle w:val="36"/>
        <w:framePr w:wrap="notBeside"/>
        <w:rPr>
          <w:rtl/>
        </w:rPr>
      </w:pPr>
      <w:r w:rsidRPr="00F40D4B">
        <w:rPr>
          <w:rtl/>
        </w:rPr>
        <w:t>רב אשי:</w:t>
      </w:r>
    </w:p>
    <w:p w14:paraId="4DCF8A39" w14:textId="77777777" w:rsidR="00E07EC5" w:rsidRPr="00F40D4B" w:rsidRDefault="00E07EC5" w:rsidP="00E07EC5">
      <w:pPr>
        <w:rPr>
          <w:rtl/>
        </w:rPr>
      </w:pPr>
      <w:r w:rsidRPr="00F40D4B">
        <w:rPr>
          <w:rtl/>
        </w:rPr>
        <w:lastRenderedPageBreak/>
        <w:t xml:space="preserve">השתא </w:t>
      </w:r>
      <w:r>
        <w:rPr>
          <w:rFonts w:hint="cs"/>
          <w:rtl/>
        </w:rPr>
        <w:t>ד</w:t>
      </w:r>
      <w:r w:rsidRPr="00F40D4B">
        <w:rPr>
          <w:rtl/>
        </w:rPr>
        <w:t xml:space="preserve">אכל טפי לא מפקינן מיניה, </w:t>
      </w:r>
      <w:r w:rsidRPr="00902ACF">
        <w:rPr>
          <w:rFonts w:cs="BA Vilna Bold"/>
          <w:rtl/>
        </w:rPr>
        <w:t>אכל שיעור זוזי</w:t>
      </w:r>
      <w:r w:rsidRPr="00F40D4B">
        <w:rPr>
          <w:rtl/>
        </w:rPr>
        <w:t xml:space="preserve"> </w:t>
      </w:r>
      <w:r>
        <w:rPr>
          <w:rFonts w:hint="cs"/>
          <w:rtl/>
        </w:rPr>
        <w:t xml:space="preserve">גם </w:t>
      </w:r>
      <w:r w:rsidRPr="00F40D4B">
        <w:rPr>
          <w:rtl/>
        </w:rPr>
        <w:t>לא מסלקינן בלא זוזי.</w:t>
      </w:r>
      <w:r>
        <w:rPr>
          <w:rFonts w:hint="cs"/>
          <w:rtl/>
        </w:rPr>
        <w:t xml:space="preserve"> שהוא כמו להוציא ממנו והוי אבק ריבית שלא יוצא בדיינים.</w:t>
      </w:r>
    </w:p>
    <w:p w14:paraId="2DF699E1" w14:textId="77777777" w:rsidR="00E07EC5" w:rsidRDefault="00E07EC5" w:rsidP="00E07EC5">
      <w:pPr>
        <w:pStyle w:val="36"/>
        <w:framePr w:wrap="notBeside"/>
        <w:rPr>
          <w:rtl/>
        </w:rPr>
      </w:pPr>
      <w:r w:rsidRPr="00F40D4B">
        <w:rPr>
          <w:rtl/>
        </w:rPr>
        <w:t>רב אשי</w:t>
      </w:r>
    </w:p>
    <w:p w14:paraId="687A192A" w14:textId="77777777" w:rsidR="00E07EC5" w:rsidRPr="00F40D4B" w:rsidRDefault="00E07EC5" w:rsidP="00E07EC5">
      <w:pPr>
        <w:rPr>
          <w:rtl/>
        </w:rPr>
      </w:pPr>
      <w:r>
        <w:rPr>
          <w:rFonts w:hint="cs"/>
          <w:rtl/>
        </w:rPr>
        <w:t xml:space="preserve">עשה מעשה כן. </w:t>
      </w:r>
      <w:r w:rsidRPr="00F40D4B">
        <w:rPr>
          <w:rtl/>
        </w:rPr>
        <w:t>ביתומים קטנים כגדולים.</w:t>
      </w:r>
    </w:p>
    <w:p w14:paraId="2F6A81C2" w14:textId="207725AA" w:rsidR="00E07EC5" w:rsidRPr="00E07EC5" w:rsidRDefault="00E07EC5" w:rsidP="00E07EC5">
      <w:pPr>
        <w:pStyle w:val="aff9"/>
        <w:rPr>
          <w:rtl/>
        </w:rPr>
      </w:pPr>
      <w:r w:rsidRPr="00F40D4B">
        <w:rPr>
          <w:rtl/>
        </w:rPr>
        <w:t>***</w:t>
      </w:r>
    </w:p>
    <w:p w14:paraId="1799A939" w14:textId="1D27DCA4" w:rsidR="006F071F" w:rsidRPr="00F40D4B" w:rsidRDefault="006F071F" w:rsidP="00A6533C">
      <w:pPr>
        <w:pStyle w:val="affe"/>
        <w:framePr w:wrap="around"/>
        <w:rPr>
          <w:rtl/>
        </w:rPr>
      </w:pPr>
      <w:r w:rsidRPr="00F40D4B">
        <w:rPr>
          <w:rtl/>
        </w:rPr>
        <w:t>סז:</w:t>
      </w:r>
    </w:p>
    <w:p w14:paraId="6C36E473" w14:textId="77777777" w:rsidR="00A6533C" w:rsidRPr="00F40D4B" w:rsidRDefault="006F071F" w:rsidP="009B508D">
      <w:pPr>
        <w:rPr>
          <w:rtl/>
        </w:rPr>
      </w:pPr>
      <w:r w:rsidRPr="00F40D4B">
        <w:rPr>
          <w:rFonts w:hint="cs"/>
          <w:rtl/>
        </w:rPr>
        <w:t>רבדר''י מ</w:t>
      </w:r>
      <w:r w:rsidRPr="00F40D4B">
        <w:rPr>
          <w:rtl/>
        </w:rPr>
        <w:t>דרבא: האי משכנתא, באתרא דמסלקי - לא ניכול אלא בנכייתא</w:t>
      </w:r>
      <w:r w:rsidRPr="00F40D4B">
        <w:rPr>
          <w:rFonts w:hint="cs"/>
          <w:rtl/>
        </w:rPr>
        <w:t xml:space="preserve"> [סכום קבוע לכל שנה]</w:t>
      </w:r>
      <w:r w:rsidRPr="00F40D4B">
        <w:rPr>
          <w:rtl/>
        </w:rPr>
        <w:t>,</w:t>
      </w:r>
    </w:p>
    <w:p w14:paraId="2CD3EC6F" w14:textId="1CE0840F" w:rsidR="006F071F" w:rsidRPr="00F40D4B" w:rsidRDefault="006F071F" w:rsidP="009B508D">
      <w:pPr>
        <w:ind w:firstLine="720"/>
        <w:rPr>
          <w:rtl/>
        </w:rPr>
      </w:pPr>
      <w:r w:rsidRPr="00F40D4B">
        <w:rPr>
          <w:rtl/>
        </w:rPr>
        <w:t>ו</w:t>
      </w:r>
      <w:r w:rsidRPr="00F40D4B">
        <w:rPr>
          <w:rFonts w:hint="cs"/>
          <w:rtl/>
        </w:rPr>
        <w:t xml:space="preserve">ת"ח </w:t>
      </w:r>
      <w:r w:rsidRPr="00F40D4B">
        <w:rPr>
          <w:rtl/>
        </w:rPr>
        <w:t>אפילו בנכייתא לא ניכול.</w:t>
      </w:r>
      <w:r w:rsidRPr="00F40D4B">
        <w:rPr>
          <w:rFonts w:hint="cs"/>
          <w:rtl/>
        </w:rPr>
        <w:t xml:space="preserve">  </w:t>
      </w:r>
      <w:r w:rsidRPr="00F40D4B">
        <w:rPr>
          <w:rtl/>
        </w:rPr>
        <w:t xml:space="preserve">אלא </w:t>
      </w:r>
      <w:r w:rsidRPr="00F40D4B">
        <w:rPr>
          <w:rFonts w:hint="cs"/>
          <w:rtl/>
        </w:rPr>
        <w:t xml:space="preserve">יאכל </w:t>
      </w:r>
      <w:r w:rsidRPr="00F40D4B">
        <w:rPr>
          <w:rtl/>
        </w:rPr>
        <w:t xml:space="preserve"> - בקיצותא.</w:t>
      </w:r>
      <w:r w:rsidRPr="00F40D4B">
        <w:rPr>
          <w:rFonts w:hint="cs"/>
          <w:rtl/>
        </w:rPr>
        <w:t>[זמן קצוב]</w:t>
      </w:r>
    </w:p>
    <w:p w14:paraId="59221EB0" w14:textId="77777777" w:rsidR="006F071F" w:rsidRPr="00F40D4B" w:rsidRDefault="006F071F" w:rsidP="009B508D">
      <w:pPr>
        <w:rPr>
          <w:rtl/>
        </w:rPr>
      </w:pPr>
      <w:r w:rsidRPr="00F40D4B">
        <w:rPr>
          <w:rtl/>
        </w:rPr>
        <w:t>- הניחא למ"ד קיצותא שריא, אלא למ"ד קיצותא אסירא, מאי איכא למימר?</w:t>
      </w:r>
    </w:p>
    <w:p w14:paraId="2FBAD7E7" w14:textId="681DCDCF" w:rsidR="00A6533C" w:rsidRPr="00F40D4B" w:rsidRDefault="006F071F" w:rsidP="009B508D">
      <w:pPr>
        <w:ind w:firstLine="720"/>
        <w:rPr>
          <w:rtl/>
        </w:rPr>
      </w:pPr>
      <w:r w:rsidRPr="00F40D4B">
        <w:rPr>
          <w:rtl/>
        </w:rPr>
        <w:t xml:space="preserve">דאתמר: קיצותא, </w:t>
      </w:r>
      <w:r w:rsidR="00237964" w:rsidRPr="00F40D4B">
        <w:rPr>
          <w:rtl/>
        </w:rPr>
        <w:t>חלקו</w:t>
      </w:r>
      <w:r w:rsidRPr="00F40D4B">
        <w:rPr>
          <w:rFonts w:hint="cs"/>
          <w:rtl/>
        </w:rPr>
        <w:t xml:space="preserve"> ר''א ורבינא אי שריא או אסירא</w:t>
      </w:r>
    </w:p>
    <w:p w14:paraId="21EA184E" w14:textId="77777777" w:rsidR="00A6533C" w:rsidRPr="00F40D4B" w:rsidRDefault="006F071F" w:rsidP="009B508D">
      <w:pPr>
        <w:ind w:firstLine="720"/>
        <w:rPr>
          <w:rtl/>
        </w:rPr>
      </w:pPr>
      <w:r w:rsidRPr="00F40D4B">
        <w:rPr>
          <w:rtl/>
        </w:rPr>
        <w:t xml:space="preserve">קיצותא? דא"ל: עד </w:t>
      </w:r>
      <w:r w:rsidRPr="00F40D4B">
        <w:rPr>
          <w:rFonts w:hint="cs"/>
          <w:rtl/>
        </w:rPr>
        <w:t xml:space="preserve">ה' </w:t>
      </w:r>
      <w:r w:rsidRPr="00F40D4B">
        <w:rPr>
          <w:rtl/>
        </w:rPr>
        <w:t xml:space="preserve">שנין אכילנא לה בלא נכייתא, מכאן ואילך </w:t>
      </w:r>
      <w:r w:rsidRPr="00F40D4B">
        <w:rPr>
          <w:rFonts w:hint="cs"/>
          <w:rtl/>
        </w:rPr>
        <w:t>אנכה הפירות מכל החוב</w:t>
      </w:r>
    </w:p>
    <w:p w14:paraId="30FC9F7B" w14:textId="32953A4B" w:rsidR="006F071F" w:rsidRPr="00F40D4B" w:rsidRDefault="006F071F" w:rsidP="009B508D">
      <w:pPr>
        <w:rPr>
          <w:rtl/>
        </w:rPr>
      </w:pPr>
      <w:r w:rsidRPr="00F40D4B">
        <w:rPr>
          <w:rtl/>
        </w:rPr>
        <w:t>•</w:t>
      </w:r>
      <w:r w:rsidRPr="00F40D4B">
        <w:rPr>
          <w:rFonts w:hint="cs"/>
          <w:rtl/>
        </w:rPr>
        <w:t xml:space="preserve"> </w:t>
      </w:r>
      <w:r w:rsidRPr="00F40D4B">
        <w:rPr>
          <w:rtl/>
        </w:rPr>
        <w:t>א"ד: כל בלא נכייתא אסור.</w:t>
      </w:r>
      <w:r w:rsidRPr="00F40D4B">
        <w:rPr>
          <w:rFonts w:hint="cs"/>
          <w:rtl/>
        </w:rPr>
        <w:t xml:space="preserve"> וקיצותא ד</w:t>
      </w:r>
      <w:r w:rsidRPr="00F40D4B">
        <w:rPr>
          <w:rtl/>
        </w:rPr>
        <w:t xml:space="preserve">א"ל: עד </w:t>
      </w:r>
      <w:r w:rsidRPr="00F40D4B">
        <w:rPr>
          <w:rFonts w:hint="cs"/>
          <w:rtl/>
        </w:rPr>
        <w:t xml:space="preserve">ה' שנים אוכל בניכוי קצוב </w:t>
      </w:r>
      <w:r w:rsidRPr="00F40D4B">
        <w:rPr>
          <w:rtl/>
        </w:rPr>
        <w:t xml:space="preserve">מכאן ואילך </w:t>
      </w:r>
      <w:r w:rsidRPr="00F40D4B">
        <w:rPr>
          <w:rFonts w:hint="cs"/>
          <w:rtl/>
        </w:rPr>
        <w:t>אשום כנגד הכל</w:t>
      </w:r>
      <w:r w:rsidRPr="00F40D4B">
        <w:rPr>
          <w:rtl/>
        </w:rPr>
        <w:t>.</w:t>
      </w:r>
    </w:p>
    <w:p w14:paraId="780B4100" w14:textId="77777777" w:rsidR="00A6533C" w:rsidRPr="00F40D4B" w:rsidRDefault="006F071F" w:rsidP="009B508D">
      <w:pPr>
        <w:rPr>
          <w:rtl/>
        </w:rPr>
      </w:pPr>
      <w:r w:rsidRPr="00F40D4B">
        <w:rPr>
          <w:rtl/>
        </w:rPr>
        <w:t>מאן דאסר בקמייתא - שרי בבתרייתא,</w:t>
      </w:r>
    </w:p>
    <w:p w14:paraId="3203EFB3" w14:textId="72350B9B" w:rsidR="006F071F" w:rsidRPr="00F40D4B" w:rsidRDefault="006F071F" w:rsidP="009B508D">
      <w:pPr>
        <w:rPr>
          <w:rtl/>
        </w:rPr>
      </w:pPr>
      <w:r w:rsidRPr="00F40D4B">
        <w:rPr>
          <w:rtl/>
        </w:rPr>
        <w:t>מאן דאסר בבתרייתא</w:t>
      </w:r>
      <w:r w:rsidRPr="00F40D4B">
        <w:rPr>
          <w:rFonts w:hint="cs"/>
          <w:rtl/>
        </w:rPr>
        <w:t>,</w:t>
      </w:r>
      <w:r w:rsidRPr="00F40D4B">
        <w:rPr>
          <w:rtl/>
        </w:rPr>
        <w:t xml:space="preserve"> שרי כמשכנתא דסורא</w:t>
      </w:r>
      <w:r w:rsidRPr="00F40D4B">
        <w:rPr>
          <w:rFonts w:hint="cs"/>
          <w:rtl/>
        </w:rPr>
        <w:t xml:space="preserve"> שכתוב בה 'בהשלמת אלו השנים תצא הקרקע בלא כסף'</w:t>
      </w:r>
    </w:p>
    <w:p w14:paraId="67E8D2CA" w14:textId="77777777" w:rsidR="00A6533C" w:rsidRPr="00F40D4B" w:rsidRDefault="006F071F" w:rsidP="009B508D">
      <w:pPr>
        <w:rPr>
          <w:rtl/>
        </w:rPr>
      </w:pPr>
      <w:r w:rsidRPr="00F40D4B">
        <w:rPr>
          <w:rtl/>
        </w:rPr>
        <w:t>•</w:t>
      </w:r>
      <w:r w:rsidRPr="00F40D4B">
        <w:rPr>
          <w:rFonts w:hint="cs"/>
          <w:rtl/>
        </w:rPr>
        <w:t xml:space="preserve"> </w:t>
      </w:r>
      <w:r>
        <w:rPr>
          <w:rStyle w:val="affffc"/>
          <w:rtl/>
          <w:rPrChange w:id="9100" w:author="מנוע אמוראים" w:date="2026-10-05T16:41:14Z">
            <w:rPr>
              <w:rtl/>
            </w:rPr>
          </w:rPrChange>
        </w:rPr>
        <w:t xml:space="preserve">ר</w:t>
      </w:r>
      <w:r>
        <w:rPr>
          <w:rStyle w:val="affffc"/>
          <w:rFonts w:hint="cs"/>
          <w:rtl/>
          <w:rPrChange w:id="9101" w:author="מנוע אמוראים" w:date="2026-10-05T16:41:14Z">
            <w:rPr>
              <w:rFonts w:hint="cs"/>
              <w:rtl/>
            </w:rPr>
          </w:rPrChange>
        </w:rPr>
        <w:t xml:space="preserve">"פ</w:t>
      </w:r>
      <w:r>
        <w:rPr>
          <w:rFonts w:hint="cs"/>
          <w:rtl/>
        </w:rPr>
        <w:t xml:space="preserve"> ורהבדר'י</w:t>
      </w:r>
      <w:r w:rsidRPr="00F40D4B">
        <w:rPr>
          <w:rtl/>
        </w:rPr>
        <w:t>: האי משכנתא,</w:t>
      </w:r>
    </w:p>
    <w:p w14:paraId="574214FF" w14:textId="36655133" w:rsidR="006F071F" w:rsidRPr="00F40D4B" w:rsidRDefault="006F071F" w:rsidP="00FC23BB">
      <w:pPr>
        <w:rPr>
          <w:rtl/>
        </w:rPr>
      </w:pPr>
      <w:r w:rsidRPr="00F40D4B">
        <w:rPr>
          <w:rtl/>
        </w:rPr>
        <w:t>באתרא דמסלקי - אין בע"ח גובה הימנה, ואין הבכור נוטל בה פי שנים, ושביעית משמטתה.</w:t>
      </w:r>
    </w:p>
    <w:p w14:paraId="1D2C5394" w14:textId="77777777" w:rsidR="006F071F" w:rsidRPr="00F40D4B" w:rsidRDefault="006F071F" w:rsidP="009B508D">
      <w:pPr>
        <w:rPr>
          <w:rtl/>
        </w:rPr>
      </w:pPr>
      <w:r w:rsidRPr="00F40D4B">
        <w:rPr>
          <w:rtl/>
        </w:rPr>
        <w:t>ובאתרא דלא מסלקי - בע"ח גובה הימנו, ובכור נוטל בו פי שנים, ואין שביעית משמטתה.</w:t>
      </w:r>
    </w:p>
    <w:p w14:paraId="18DB576A" w14:textId="77777777" w:rsidR="00A6533C" w:rsidRPr="00F40D4B" w:rsidRDefault="006F071F" w:rsidP="009B508D">
      <w:pPr>
        <w:rPr>
          <w:rtl/>
        </w:rPr>
      </w:pPr>
      <w:r w:rsidRPr="00F40D4B">
        <w:rPr>
          <w:rFonts w:hint="cs"/>
          <w:rtl/>
        </w:rPr>
        <w:lastRenderedPageBreak/>
        <w:t>ואמ''ז מדר''פ</w:t>
      </w:r>
      <w:r w:rsidRPr="00F40D4B">
        <w:rPr>
          <w:rtl/>
        </w:rPr>
        <w:t xml:space="preserve">:  משכנתא, באתרא דמסלקי – </w:t>
      </w:r>
      <w:r w:rsidRPr="00F40D4B">
        <w:rPr>
          <w:rFonts w:hint="cs"/>
          <w:rtl/>
        </w:rPr>
        <w:t xml:space="preserve">אפי' </w:t>
      </w:r>
      <w:r w:rsidRPr="00F40D4B">
        <w:rPr>
          <w:rtl/>
        </w:rPr>
        <w:t xml:space="preserve">מתמרי </w:t>
      </w:r>
      <w:r w:rsidRPr="00F40D4B">
        <w:rPr>
          <w:rFonts w:hint="cs"/>
          <w:rtl/>
        </w:rPr>
        <w:t>הנושרים</w:t>
      </w:r>
      <w:r w:rsidRPr="00F40D4B">
        <w:rPr>
          <w:rtl/>
        </w:rPr>
        <w:t xml:space="preserve">, ואי </w:t>
      </w:r>
      <w:r w:rsidRPr="00F40D4B">
        <w:rPr>
          <w:rFonts w:hint="cs"/>
          <w:rtl/>
        </w:rPr>
        <w:t>הגביהם בסלים קנאם</w:t>
      </w:r>
    </w:p>
    <w:p w14:paraId="0B36A94A" w14:textId="77777777" w:rsidR="00A6533C" w:rsidRPr="00F40D4B" w:rsidRDefault="006F071F" w:rsidP="009B508D">
      <w:pPr>
        <w:rPr>
          <w:rtl/>
        </w:rPr>
      </w:pPr>
      <w:r w:rsidRPr="00F40D4B">
        <w:rPr>
          <w:rtl/>
        </w:rPr>
        <w:t>ולמ"ד כליו של לוקח ברשות מוכר - קנה לוקח, אפי</w:t>
      </w:r>
      <w:r w:rsidRPr="00F40D4B">
        <w:rPr>
          <w:rFonts w:hint="cs"/>
          <w:rtl/>
        </w:rPr>
        <w:t>' דלא הגביהם בסלים.</w:t>
      </w:r>
    </w:p>
    <w:p w14:paraId="3B046F8D" w14:textId="550A67A3" w:rsidR="006F071F" w:rsidRPr="00F40D4B" w:rsidRDefault="006F071F" w:rsidP="009B508D">
      <w:pPr>
        <w:rPr>
          <w:rtl/>
        </w:rPr>
      </w:pPr>
      <w:r w:rsidRPr="00F40D4B">
        <w:rPr>
          <w:rtl/>
        </w:rPr>
        <w:t>•</w:t>
      </w:r>
      <w:r w:rsidRPr="00F40D4B">
        <w:rPr>
          <w:rFonts w:hint="cs"/>
          <w:rtl/>
        </w:rPr>
        <w:t xml:space="preserve"> </w:t>
      </w:r>
      <w:r w:rsidRPr="00F40D4B">
        <w:rPr>
          <w:rtl/>
        </w:rPr>
        <w:t>פשיטא, באתרא דמסלקי ואמר לא מסתלקנא - הא קאמר דלא מסתלקנא.</w:t>
      </w:r>
    </w:p>
    <w:p w14:paraId="5ADCDFF4" w14:textId="77777777" w:rsidR="00A6533C" w:rsidRPr="00F40D4B" w:rsidRDefault="006F071F" w:rsidP="009B508D">
      <w:pPr>
        <w:ind w:firstLine="720"/>
        <w:rPr>
          <w:rtl/>
        </w:rPr>
      </w:pPr>
      <w:r w:rsidRPr="00F40D4B">
        <w:rPr>
          <w:rtl/>
        </w:rPr>
        <w:t>אלא באתרא דלא מסלקי, ואמר מסתלקנא, מאי? צריך למקנא מיניה, או לא?</w:t>
      </w:r>
    </w:p>
    <w:p w14:paraId="6D909F12" w14:textId="3102FE27" w:rsidR="006F071F" w:rsidRPr="00F40D4B" w:rsidRDefault="006F071F" w:rsidP="009B508D">
      <w:pPr>
        <w:rPr>
          <w:rtl/>
        </w:rPr>
      </w:pPr>
      <w:r w:rsidRPr="00F40D4B">
        <w:rPr>
          <w:rtl/>
        </w:rPr>
        <w:t xml:space="preserve">- </w:t>
      </w:r>
      <w:r w:rsidRPr="00F40D4B">
        <w:rPr>
          <w:rFonts w:hint="cs"/>
          <w:rtl/>
        </w:rPr>
        <w:t>לר''פ</w:t>
      </w:r>
      <w:r w:rsidRPr="00F40D4B">
        <w:rPr>
          <w:rtl/>
        </w:rPr>
        <w:t xml:space="preserve">: לא צריך למקנא מיניה, </w:t>
      </w:r>
      <w:r w:rsidRPr="00F40D4B">
        <w:rPr>
          <w:rFonts w:hint="cs"/>
          <w:rtl/>
        </w:rPr>
        <w:t>ולרשבדר''א</w:t>
      </w:r>
      <w:r w:rsidRPr="00F40D4B">
        <w:rPr>
          <w:rtl/>
        </w:rPr>
        <w:t>: צריך למקנא מיניה.</w:t>
      </w:r>
      <w:r w:rsidRPr="00F40D4B">
        <w:rPr>
          <w:rFonts w:hint="cs"/>
          <w:rtl/>
        </w:rPr>
        <w:t xml:space="preserve"> </w:t>
      </w:r>
      <w:r w:rsidRPr="00F40D4B">
        <w:rPr>
          <w:rtl/>
        </w:rPr>
        <w:t>והלכתא: צריך למקנא מיניה.</w:t>
      </w:r>
    </w:p>
    <w:p w14:paraId="6033664E" w14:textId="77777777" w:rsidR="006F071F" w:rsidRPr="00F40D4B" w:rsidRDefault="006F071F" w:rsidP="009B508D">
      <w:pPr>
        <w:rPr>
          <w:rtl/>
        </w:rPr>
      </w:pPr>
    </w:p>
    <w:p w14:paraId="2EE8A66A" w14:textId="77777777" w:rsidR="006F071F" w:rsidRPr="00F40D4B" w:rsidRDefault="006F071F" w:rsidP="009B508D">
      <w:pPr>
        <w:rPr>
          <w:rtl/>
        </w:rPr>
      </w:pPr>
      <w:r w:rsidRPr="00F40D4B">
        <w:rPr>
          <w:rtl/>
        </w:rPr>
        <w:t>•</w:t>
      </w:r>
      <w:r w:rsidRPr="00F40D4B">
        <w:rPr>
          <w:rFonts w:hint="cs"/>
          <w:rtl/>
        </w:rPr>
        <w:t xml:space="preserve"> </w:t>
      </w:r>
      <w:r w:rsidRPr="00F40D4B">
        <w:rPr>
          <w:rtl/>
        </w:rPr>
        <w:t>אמר: איזיל ואייתי זוזי - לא אכיל.</w:t>
      </w:r>
    </w:p>
    <w:p w14:paraId="2E44EF73" w14:textId="77777777" w:rsidR="006F071F" w:rsidRPr="00F40D4B" w:rsidRDefault="006F071F" w:rsidP="009B508D">
      <w:pPr>
        <w:rPr>
          <w:rtl/>
        </w:rPr>
      </w:pPr>
      <w:r w:rsidRPr="00F40D4B">
        <w:rPr>
          <w:rtl/>
        </w:rPr>
        <w:t xml:space="preserve">איזיל ואטרח ואייתי זוזי - </w:t>
      </w:r>
      <w:r w:rsidRPr="00F40D4B">
        <w:rPr>
          <w:rFonts w:hint="cs"/>
          <w:rtl/>
        </w:rPr>
        <w:t>ל</w:t>
      </w:r>
      <w:r w:rsidRPr="00F40D4B">
        <w:rPr>
          <w:rtl/>
        </w:rPr>
        <w:t>רבינא: אכיל, ו</w:t>
      </w:r>
      <w:r w:rsidRPr="00F40D4B">
        <w:rPr>
          <w:rFonts w:hint="cs"/>
          <w:rtl/>
        </w:rPr>
        <w:t>למ''ז בדר''מ</w:t>
      </w:r>
      <w:r w:rsidRPr="00F40D4B">
        <w:rPr>
          <w:rtl/>
        </w:rPr>
        <w:t>: לא אכיל.</w:t>
      </w:r>
      <w:r w:rsidRPr="00F40D4B">
        <w:rPr>
          <w:rFonts w:hint="cs"/>
          <w:rtl/>
        </w:rPr>
        <w:t xml:space="preserve"> </w:t>
      </w:r>
      <w:r w:rsidRPr="00F40D4B">
        <w:rPr>
          <w:rtl/>
        </w:rPr>
        <w:t>והלכתא: לא אכיל.</w:t>
      </w:r>
    </w:p>
    <w:p w14:paraId="181588E3" w14:textId="77777777" w:rsidR="00A6533C" w:rsidRPr="00F40D4B" w:rsidRDefault="006F071F" w:rsidP="009B508D">
      <w:pPr>
        <w:rPr>
          <w:rtl/>
        </w:rPr>
      </w:pPr>
      <w:r w:rsidRPr="00F40D4B">
        <w:rPr>
          <w:rtl/>
        </w:rPr>
        <w:t>•</w:t>
      </w:r>
      <w:r w:rsidRPr="00F40D4B">
        <w:rPr>
          <w:rFonts w:hint="cs"/>
          <w:rtl/>
        </w:rPr>
        <w:t xml:space="preserve"> </w:t>
      </w:r>
      <w:r>
        <w:rPr>
          <w:rStyle w:val="affffc"/>
          <w:rtl/>
          <w:rPrChange w:id="9102" w:author="מנוע אמוראים" w:date="2026-10-05T16:41:14Z">
            <w:rPr>
              <w:rtl/>
            </w:rPr>
          </w:rPrChange>
        </w:rPr>
        <w:t xml:space="preserve">ר"כ</w:t>
      </w:r>
      <w:r>
        <w:rPr>
          <w:rtl/>
        </w:rPr>
        <w:t xml:space="preserve"> </w:t>
      </w:r>
      <w:r>
        <w:rPr>
          <w:rStyle w:val="affffc"/>
          <w:rtl/>
          <w:rPrChange w:id="9103" w:author="מנוע אמוראים" w:date="2026-10-05T16:41:14Z">
            <w:rPr>
              <w:rtl/>
            </w:rPr>
          </w:rPrChange>
        </w:rPr>
        <w:t xml:space="preserve">ור</w:t>
      </w:r>
      <w:r>
        <w:rPr>
          <w:rStyle w:val="affffc"/>
          <w:rFonts w:hint="cs"/>
          <w:rtl/>
          <w:rPrChange w:id="9104" w:author="מנוע אמוראים" w:date="2026-10-05T16:41:14Z">
            <w:rPr>
              <w:rFonts w:hint="cs"/>
              <w:rtl/>
            </w:rPr>
          </w:rPrChange>
        </w:rPr>
        <w:t xml:space="preserve">"פ</w:t>
      </w:r>
      <w:r>
        <w:rPr>
          <w:rFonts w:hint="cs"/>
          <w:rtl/>
        </w:rPr>
        <w:t xml:space="preserve"> ורב אשי לא אכלו בניכוי ורבינא אכל בניכוי</w:t>
      </w:r>
    </w:p>
    <w:p w14:paraId="1A9CC77F" w14:textId="77777777" w:rsidR="00A6533C" w:rsidRPr="00F40D4B" w:rsidRDefault="006F071F" w:rsidP="009B508D">
      <w:pPr>
        <w:rPr>
          <w:rtl/>
        </w:rPr>
      </w:pPr>
      <w:r w:rsidRPr="00F40D4B">
        <w:rPr>
          <w:rtl/>
        </w:rPr>
        <w:t>•</w:t>
      </w:r>
      <w:r w:rsidRPr="00F40D4B">
        <w:rPr>
          <w:rFonts w:hint="cs"/>
          <w:rtl/>
        </w:rPr>
        <w:t xml:space="preserve"> מ''ז</w:t>
      </w:r>
      <w:r w:rsidRPr="00F40D4B">
        <w:rPr>
          <w:rtl/>
        </w:rPr>
        <w:t>: טעמא דמאן דאכיל בנכייתא מידי דהוה אשדה אחוזה.</w:t>
      </w:r>
      <w:r w:rsidRPr="00F40D4B">
        <w:rPr>
          <w:rFonts w:hint="cs"/>
          <w:rtl/>
        </w:rPr>
        <w:t xml:space="preserve"> דאפי' שאכל הרבה פירות פודה בסלע בלבד</w:t>
      </w:r>
    </w:p>
    <w:p w14:paraId="40F27E8C" w14:textId="4A55DED4" w:rsidR="006F071F" w:rsidRPr="00F40D4B" w:rsidRDefault="006F071F" w:rsidP="009B508D">
      <w:pPr>
        <w:rPr>
          <w:rtl/>
        </w:rPr>
      </w:pPr>
      <w:r w:rsidRPr="00F40D4B">
        <w:rPr>
          <w:rtl/>
        </w:rPr>
        <w:t xml:space="preserve">ומאן דאסר - אמר </w:t>
      </w:r>
      <w:r w:rsidRPr="00F40D4B">
        <w:rPr>
          <w:rFonts w:hint="cs"/>
          <w:rtl/>
        </w:rPr>
        <w:t>ד</w:t>
      </w:r>
      <w:r w:rsidRPr="00F40D4B">
        <w:rPr>
          <w:rtl/>
        </w:rPr>
        <w:t>שדה אחוזה הקדש היא, ורחמנא אוקמיה אפדיון.</w:t>
      </w:r>
      <w:r w:rsidRPr="00F40D4B">
        <w:rPr>
          <w:rFonts w:hint="cs"/>
          <w:rtl/>
        </w:rPr>
        <w:t xml:space="preserve">    </w:t>
      </w:r>
      <w:r w:rsidR="00237964" w:rsidRPr="00F40D4B">
        <w:rPr>
          <w:rtl/>
        </w:rPr>
        <w:t>כאן</w:t>
      </w:r>
      <w:r w:rsidRPr="00F40D4B">
        <w:rPr>
          <w:rtl/>
        </w:rPr>
        <w:t xml:space="preserve"> הלואה היא, ומיחזי כרבית.</w:t>
      </w:r>
    </w:p>
    <w:p w14:paraId="31ED8AF7" w14:textId="77777777" w:rsidR="006F071F" w:rsidRPr="00F40D4B" w:rsidRDefault="006F071F" w:rsidP="009B508D">
      <w:pPr>
        <w:rPr>
          <w:rtl/>
        </w:rPr>
      </w:pPr>
      <w:r w:rsidRPr="00F40D4B">
        <w:rPr>
          <w:rtl/>
        </w:rPr>
        <w:t>•</w:t>
      </w:r>
      <w:r w:rsidRPr="00F40D4B">
        <w:rPr>
          <w:rFonts w:hint="cs"/>
          <w:rtl/>
        </w:rPr>
        <w:t xml:space="preserve"> </w:t>
      </w:r>
      <w:r w:rsidRPr="00F40D4B">
        <w:rPr>
          <w:rtl/>
        </w:rPr>
        <w:t>רב אשי: אמרו לי סבי דמתא מחסיא: סתם משכנתא - ש</w:t>
      </w:r>
      <w:r w:rsidRPr="00F40D4B">
        <w:rPr>
          <w:rFonts w:hint="cs"/>
          <w:rtl/>
        </w:rPr>
        <w:t>נה</w:t>
      </w:r>
    </w:p>
    <w:p w14:paraId="00F8F1DD" w14:textId="77777777" w:rsidR="006F071F" w:rsidRPr="00F40D4B" w:rsidRDefault="006F071F" w:rsidP="009B508D">
      <w:pPr>
        <w:rPr>
          <w:rtl/>
        </w:rPr>
      </w:pPr>
      <w:r w:rsidRPr="00F40D4B">
        <w:rPr>
          <w:rFonts w:hint="cs"/>
          <w:rtl/>
        </w:rPr>
        <w:t xml:space="preserve">ונפק''מ דאי אכל שנה </w:t>
      </w:r>
      <w:r w:rsidRPr="00F40D4B">
        <w:rPr>
          <w:rtl/>
        </w:rPr>
        <w:t>מצי מסלק ליה, ואי לא - לא מצי מסלק ליה.</w:t>
      </w:r>
    </w:p>
    <w:p w14:paraId="69634D60" w14:textId="77777777" w:rsidR="006F071F" w:rsidRPr="00F40D4B" w:rsidRDefault="006F071F" w:rsidP="009B508D">
      <w:pPr>
        <w:rPr>
          <w:rtl/>
        </w:rPr>
      </w:pPr>
      <w:r w:rsidRPr="00F40D4B">
        <w:rPr>
          <w:rtl/>
        </w:rPr>
        <w:t>•</w:t>
      </w:r>
      <w:r w:rsidRPr="00F40D4B">
        <w:rPr>
          <w:rFonts w:hint="cs"/>
          <w:rtl/>
        </w:rPr>
        <w:t xml:space="preserve"> </w:t>
      </w:r>
      <w:r w:rsidRPr="00F40D4B">
        <w:rPr>
          <w:rtl/>
        </w:rPr>
        <w:t>וא</w:t>
      </w:r>
      <w:r w:rsidRPr="00F40D4B">
        <w:rPr>
          <w:rFonts w:hint="cs"/>
          <w:rtl/>
        </w:rPr>
        <w:t>ר''א</w:t>
      </w:r>
      <w:r w:rsidRPr="00F40D4B">
        <w:rPr>
          <w:rtl/>
        </w:rPr>
        <w:t xml:space="preserve">: אמרו לי סבי דמתא מחסיא: מאי משכנתא - דשכנה </w:t>
      </w:r>
      <w:r w:rsidRPr="00F40D4B">
        <w:rPr>
          <w:rFonts w:hint="cs"/>
          <w:rtl/>
        </w:rPr>
        <w:t>אצלו</w:t>
      </w:r>
      <w:r w:rsidRPr="00F40D4B">
        <w:rPr>
          <w:rtl/>
        </w:rPr>
        <w:t>.</w:t>
      </w:r>
      <w:r w:rsidRPr="00F40D4B">
        <w:rPr>
          <w:rFonts w:hint="cs"/>
          <w:rtl/>
        </w:rPr>
        <w:t xml:space="preserve"> ונפק''מ ל</w:t>
      </w:r>
      <w:r w:rsidRPr="00F40D4B">
        <w:rPr>
          <w:rtl/>
        </w:rPr>
        <w:t>דינא דבר מצרא.</w:t>
      </w:r>
    </w:p>
    <w:p w14:paraId="37312511" w14:textId="77777777" w:rsidR="00A6533C" w:rsidRPr="00F40D4B" w:rsidRDefault="00A6533C" w:rsidP="00A6533C">
      <w:pPr>
        <w:pStyle w:val="aff9"/>
        <w:rPr>
          <w:rtl/>
        </w:rPr>
      </w:pPr>
      <w:r w:rsidRPr="00F40D4B">
        <w:rPr>
          <w:rtl/>
        </w:rPr>
        <w:t>***</w:t>
      </w:r>
    </w:p>
    <w:p w14:paraId="047CFFD0" w14:textId="03E65AAC" w:rsidR="006F071F" w:rsidRPr="00F40D4B" w:rsidRDefault="006F071F" w:rsidP="00A6533C">
      <w:pPr>
        <w:pStyle w:val="affe"/>
        <w:framePr w:wrap="around"/>
        <w:rPr>
          <w:rtl/>
        </w:rPr>
      </w:pPr>
      <w:r w:rsidRPr="00F40D4B">
        <w:rPr>
          <w:rFonts w:hint="cs"/>
          <w:rtl/>
        </w:rPr>
        <w:lastRenderedPageBreak/>
        <w:t>סח.</w:t>
      </w:r>
    </w:p>
    <w:p w14:paraId="4A6E8A94" w14:textId="77777777" w:rsidR="006F071F" w:rsidRPr="00F40D4B" w:rsidRDefault="006F071F" w:rsidP="009B508D">
      <w:pPr>
        <w:rPr>
          <w:rtl/>
        </w:rPr>
      </w:pPr>
      <w:r w:rsidRPr="00F40D4B">
        <w:rPr>
          <w:rtl/>
        </w:rPr>
        <w:t>רבא: לית הלכתא לא כטרשי פפונאי, ולא כשטרי מחוזנאי, ולא כחכירי נרשאי.</w:t>
      </w:r>
    </w:p>
    <w:p w14:paraId="0DC73C91" w14:textId="77777777" w:rsidR="006F071F" w:rsidRPr="00F40D4B" w:rsidRDefault="006F071F" w:rsidP="009B508D">
      <w:pPr>
        <w:rPr>
          <w:rtl/>
        </w:rPr>
      </w:pPr>
      <w:r w:rsidRPr="00F40D4B">
        <w:rPr>
          <w:rtl/>
        </w:rPr>
        <w:t>•</w:t>
      </w:r>
      <w:r w:rsidRPr="00F40D4B">
        <w:rPr>
          <w:rFonts w:hint="cs"/>
          <w:rtl/>
        </w:rPr>
        <w:t xml:space="preserve"> </w:t>
      </w:r>
      <w:r w:rsidRPr="00F40D4B">
        <w:rPr>
          <w:rtl/>
        </w:rPr>
        <w:t>כטרשי פפונאי - כטרשי דרב פפא</w:t>
      </w:r>
      <w:r w:rsidRPr="00F40D4B">
        <w:rPr>
          <w:rFonts w:hint="cs"/>
          <w:rtl/>
        </w:rPr>
        <w:t>[שכר תמרים כתקופת היוקר]</w:t>
      </w:r>
      <w:r w:rsidRPr="00F40D4B">
        <w:rPr>
          <w:rtl/>
        </w:rPr>
        <w:t>.</w:t>
      </w:r>
    </w:p>
    <w:p w14:paraId="2F6B3043" w14:textId="77777777" w:rsidR="006F071F" w:rsidRPr="00F40D4B" w:rsidRDefault="006F071F" w:rsidP="009B508D">
      <w:pPr>
        <w:rPr>
          <w:rtl/>
        </w:rPr>
      </w:pPr>
      <w:r w:rsidRPr="00F40D4B">
        <w:rPr>
          <w:rtl/>
        </w:rPr>
        <w:t>•</w:t>
      </w:r>
      <w:r w:rsidRPr="00F40D4B">
        <w:rPr>
          <w:rFonts w:hint="cs"/>
          <w:rtl/>
        </w:rPr>
        <w:t xml:space="preserve"> </w:t>
      </w:r>
      <w:r w:rsidRPr="00F40D4B">
        <w:rPr>
          <w:rtl/>
        </w:rPr>
        <w:t xml:space="preserve">שטרי מחוזנאי – </w:t>
      </w:r>
      <w:r w:rsidRPr="00F40D4B">
        <w:rPr>
          <w:rFonts w:hint="cs"/>
          <w:rtl/>
        </w:rPr>
        <w:t xml:space="preserve">שחלקו ברווחים וכתבו </w:t>
      </w:r>
      <w:r w:rsidRPr="00F40D4B">
        <w:rPr>
          <w:rtl/>
        </w:rPr>
        <w:t>בשטרא</w:t>
      </w:r>
      <w:r w:rsidRPr="00F40D4B">
        <w:rPr>
          <w:rFonts w:hint="cs"/>
          <w:rtl/>
        </w:rPr>
        <w:t>[הרווח עם הקרן] דמי יימר שיהא רווח</w:t>
      </w:r>
      <w:r w:rsidRPr="00F40D4B">
        <w:rPr>
          <w:rtl/>
        </w:rPr>
        <w:t>.</w:t>
      </w:r>
    </w:p>
    <w:p w14:paraId="201EA689" w14:textId="77777777" w:rsidR="00A6533C" w:rsidRPr="00F40D4B" w:rsidRDefault="006F071F" w:rsidP="009B508D">
      <w:pPr>
        <w:rPr>
          <w:rtl/>
        </w:rPr>
      </w:pPr>
      <w:r w:rsidRPr="00F40D4B">
        <w:rPr>
          <w:rtl/>
        </w:rPr>
        <w:t>א"ל מ</w:t>
      </w:r>
      <w:r w:rsidRPr="00F40D4B">
        <w:rPr>
          <w:rFonts w:hint="cs"/>
          <w:rtl/>
        </w:rPr>
        <w:t>ב''א לר''א אבא נהג כך וכשבאו אליו להגיד שלא היה רווח האמינם</w:t>
      </w:r>
    </w:p>
    <w:p w14:paraId="41397F03" w14:textId="77777777" w:rsidR="00A6533C" w:rsidRPr="00F40D4B" w:rsidRDefault="006F071F" w:rsidP="009B508D">
      <w:pPr>
        <w:rPr>
          <w:rtl/>
        </w:rPr>
      </w:pPr>
      <w:r w:rsidRPr="00F40D4B">
        <w:rPr>
          <w:rFonts w:hint="cs"/>
          <w:rtl/>
        </w:rPr>
        <w:t>ו</w:t>
      </w:r>
      <w:r w:rsidRPr="00F40D4B">
        <w:rPr>
          <w:rtl/>
        </w:rPr>
        <w:t>א"ל: תינח היכא דאיתיה לדידיה, אי שכיב ונפל שטרא קמי יתמי מאי?</w:t>
      </w:r>
    </w:p>
    <w:p w14:paraId="177F7B99" w14:textId="7ED4B53A" w:rsidR="006F071F" w:rsidRPr="00F40D4B" w:rsidRDefault="006F071F" w:rsidP="009B508D">
      <w:pPr>
        <w:rPr>
          <w:rtl/>
        </w:rPr>
      </w:pPr>
      <w:r w:rsidRPr="00F40D4B">
        <w:rPr>
          <w:rtl/>
        </w:rPr>
        <w:t>הוי כשגגה שיוצא' מלפני השליט, ו</w:t>
      </w:r>
      <w:r w:rsidRPr="00F40D4B">
        <w:rPr>
          <w:rFonts w:hint="cs"/>
          <w:rtl/>
        </w:rPr>
        <w:t>נפטר אמימר</w:t>
      </w:r>
      <w:r w:rsidRPr="00F40D4B">
        <w:rPr>
          <w:rtl/>
        </w:rPr>
        <w:t>.</w:t>
      </w:r>
    </w:p>
    <w:p w14:paraId="631018C7"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חכירי נרשאי </w:t>
      </w:r>
      <w:r w:rsidRPr="00F40D4B">
        <w:rPr>
          <w:rFonts w:hint="cs"/>
          <w:rtl/>
        </w:rPr>
        <w:t>-שהיו כותבים פלוני משכן שדהו וחזר וחכר מן המלוה -דאימתי קנה המלוה שיחכור ללוה</w:t>
      </w:r>
    </w:p>
    <w:p w14:paraId="1B1CEF76" w14:textId="1438D355" w:rsidR="006F071F" w:rsidRPr="00F40D4B" w:rsidRDefault="006F071F" w:rsidP="009B508D">
      <w:pPr>
        <w:rPr>
          <w:rtl/>
        </w:rPr>
      </w:pPr>
      <w:r w:rsidRPr="00F40D4B">
        <w:rPr>
          <w:rFonts w:hint="cs"/>
          <w:rtl/>
        </w:rPr>
        <w:t>והשתא כותבים כן '</w:t>
      </w:r>
      <w:r w:rsidRPr="00F40D4B">
        <w:rPr>
          <w:rtl/>
        </w:rPr>
        <w:t>קנינא מ</w:t>
      </w:r>
      <w:r w:rsidRPr="00F40D4B">
        <w:rPr>
          <w:rFonts w:hint="cs"/>
          <w:rtl/>
        </w:rPr>
        <w:t xml:space="preserve">ן הלווה והיה אצלי כמה זמן ושב חכרה' -כדי </w:t>
      </w:r>
      <w:r w:rsidRPr="00F40D4B">
        <w:rPr>
          <w:rtl/>
        </w:rPr>
        <w:t>שלא תנעול דלת בפני לווין - שפיר</w:t>
      </w:r>
    </w:p>
    <w:p w14:paraId="401B51AB" w14:textId="77777777" w:rsidR="006F071F" w:rsidRPr="00F40D4B" w:rsidRDefault="006F071F" w:rsidP="009B508D">
      <w:pPr>
        <w:rPr>
          <w:rtl/>
        </w:rPr>
      </w:pPr>
      <w:r w:rsidRPr="00F40D4B">
        <w:rPr>
          <w:rFonts w:hint="cs"/>
          <w:rtl/>
        </w:rPr>
        <w:t xml:space="preserve">- </w:t>
      </w:r>
      <w:r w:rsidRPr="00F40D4B">
        <w:rPr>
          <w:rtl/>
        </w:rPr>
        <w:t>ולאו מלתא היא.</w:t>
      </w:r>
    </w:p>
    <w:p w14:paraId="18ACF901" w14:textId="77777777" w:rsidR="00A6533C" w:rsidRPr="00F40D4B" w:rsidRDefault="00A6533C" w:rsidP="00A6533C">
      <w:pPr>
        <w:pStyle w:val="aff9"/>
        <w:rPr>
          <w:rtl/>
        </w:rPr>
      </w:pPr>
      <w:r w:rsidRPr="00F40D4B">
        <w:rPr>
          <w:rtl/>
        </w:rPr>
        <w:t>***</w:t>
      </w:r>
    </w:p>
    <w:p w14:paraId="1A33C1A4" w14:textId="1A67BC3C" w:rsidR="006F071F" w:rsidRPr="00F40D4B" w:rsidRDefault="006F071F" w:rsidP="009B508D">
      <w:pPr>
        <w:rPr>
          <w:rtl/>
        </w:rPr>
      </w:pPr>
      <w:r w:rsidRPr="00F40D4B">
        <w:rPr>
          <w:rtl/>
        </w:rPr>
        <w:t>משנה.</w:t>
      </w:r>
    </w:p>
    <w:p w14:paraId="41664AD0" w14:textId="77777777" w:rsidR="00A6533C" w:rsidRPr="00F40D4B" w:rsidRDefault="006F071F" w:rsidP="009B508D">
      <w:pPr>
        <w:rPr>
          <w:rtl/>
        </w:rPr>
      </w:pPr>
      <w:r w:rsidRPr="00F40D4B">
        <w:rPr>
          <w:rtl/>
        </w:rPr>
        <w:t>אין מושיבין חנוני למחצית שכר, ולא יתן מעות ליקח בהן פירות למחצית שכר,</w:t>
      </w:r>
    </w:p>
    <w:p w14:paraId="498224E4" w14:textId="44210269" w:rsidR="006F071F" w:rsidRPr="00F40D4B" w:rsidRDefault="006F071F" w:rsidP="009B508D">
      <w:pPr>
        <w:ind w:firstLine="720"/>
        <w:rPr>
          <w:rtl/>
        </w:rPr>
      </w:pPr>
      <w:r w:rsidRPr="00F40D4B">
        <w:rPr>
          <w:rtl/>
        </w:rPr>
        <w:t>אלא אם כן נותן לו שכרו כפועל.</w:t>
      </w:r>
    </w:p>
    <w:p w14:paraId="032FF2FA" w14:textId="77777777" w:rsidR="00A6533C" w:rsidRPr="00F40D4B" w:rsidRDefault="006F071F" w:rsidP="009B508D">
      <w:pPr>
        <w:rPr>
          <w:rtl/>
        </w:rPr>
      </w:pPr>
      <w:r w:rsidRPr="00F40D4B">
        <w:rPr>
          <w:rtl/>
        </w:rPr>
        <w:t>אין מושיבין תרנגולין למחצה, ואין שמין עגלין וסייחין למחצה,</w:t>
      </w:r>
    </w:p>
    <w:p w14:paraId="207AC86E" w14:textId="64CC0D87" w:rsidR="006F071F" w:rsidRPr="00F40D4B" w:rsidRDefault="006F071F" w:rsidP="009B508D">
      <w:pPr>
        <w:ind w:firstLine="720"/>
        <w:rPr>
          <w:rtl/>
        </w:rPr>
      </w:pPr>
      <w:r w:rsidRPr="00F40D4B">
        <w:rPr>
          <w:rtl/>
        </w:rPr>
        <w:t>אלא אם כן נותן לו שכר עמלו ומזונו.</w:t>
      </w:r>
    </w:p>
    <w:p w14:paraId="2167E1EE" w14:textId="77777777" w:rsidR="006F071F" w:rsidRPr="00F40D4B" w:rsidRDefault="006F071F" w:rsidP="009B508D">
      <w:pPr>
        <w:rPr>
          <w:rtl/>
        </w:rPr>
      </w:pPr>
      <w:r w:rsidRPr="00F40D4B">
        <w:rPr>
          <w:rtl/>
        </w:rPr>
        <w:lastRenderedPageBreak/>
        <w:t>אבל מקבלין עגלין וסייחין למחצה, ומגדלין אותן עד שיהו משולשין, וחמור</w:t>
      </w:r>
      <w:r w:rsidRPr="00F40D4B">
        <w:rPr>
          <w:rFonts w:hint="cs"/>
          <w:rtl/>
        </w:rPr>
        <w:t xml:space="preserve"> -</w:t>
      </w:r>
      <w:r w:rsidRPr="00F40D4B">
        <w:rPr>
          <w:rtl/>
        </w:rPr>
        <w:t>עד שתהא טוענת.</w:t>
      </w:r>
    </w:p>
    <w:p w14:paraId="27E43A28" w14:textId="77777777" w:rsidR="00A6533C" w:rsidRPr="00F40D4B" w:rsidRDefault="00A6533C" w:rsidP="00A6533C">
      <w:pPr>
        <w:pStyle w:val="aff9"/>
        <w:rPr>
          <w:rtl/>
        </w:rPr>
      </w:pPr>
      <w:r w:rsidRPr="00F40D4B">
        <w:rPr>
          <w:rtl/>
        </w:rPr>
        <w:t>***</w:t>
      </w:r>
    </w:p>
    <w:p w14:paraId="757C4C80" w14:textId="68C9FC62" w:rsidR="006F071F" w:rsidRPr="00F40D4B" w:rsidRDefault="006F071F" w:rsidP="00A6533C">
      <w:pPr>
        <w:pStyle w:val="affe"/>
        <w:framePr w:wrap="around"/>
        <w:rPr>
          <w:rtl/>
        </w:rPr>
      </w:pPr>
      <w:r w:rsidRPr="00F40D4B">
        <w:rPr>
          <w:rtl/>
        </w:rPr>
        <w:t>סח:</w:t>
      </w:r>
    </w:p>
    <w:p w14:paraId="3C8FCD2D" w14:textId="77777777" w:rsidR="006F071F" w:rsidRPr="00F40D4B" w:rsidRDefault="006F071F" w:rsidP="009B508D">
      <w:pPr>
        <w:rPr>
          <w:rtl/>
        </w:rPr>
      </w:pPr>
      <w:r w:rsidRPr="00F40D4B">
        <w:rPr>
          <w:rtl/>
        </w:rPr>
        <w:t>תנא: כפועל בטל.</w:t>
      </w:r>
      <w:r w:rsidRPr="00F40D4B">
        <w:rPr>
          <w:rFonts w:hint="cs"/>
          <w:rtl/>
        </w:rPr>
        <w:t xml:space="preserve"> - </w:t>
      </w:r>
      <w:r w:rsidRPr="00F40D4B">
        <w:rPr>
          <w:rtl/>
        </w:rPr>
        <w:t>אביי: כפועל בטל של אותה מלאכה דבטל מינה.</w:t>
      </w:r>
    </w:p>
    <w:p w14:paraId="73BF08CB" w14:textId="77777777" w:rsidR="006F071F" w:rsidRPr="00F40D4B" w:rsidRDefault="006F071F" w:rsidP="009B508D">
      <w:pPr>
        <w:rPr>
          <w:rtl/>
        </w:rPr>
      </w:pPr>
      <w:r w:rsidRPr="00F40D4B">
        <w:rPr>
          <w:rtl/>
        </w:rPr>
        <w:t xml:space="preserve">וצריכא, </w:t>
      </w:r>
      <w:r w:rsidRPr="00F40D4B">
        <w:rPr>
          <w:rFonts w:hint="cs"/>
          <w:rtl/>
        </w:rPr>
        <w:t>חנווני - דלא לימא דכיון שאין טרחא סגי במשהו בעלמא כגרוגרת וכו'</w:t>
      </w:r>
      <w:r w:rsidRPr="00F40D4B">
        <w:rPr>
          <w:rtl/>
        </w:rPr>
        <w:t>–</w:t>
      </w:r>
      <w:r w:rsidRPr="00F40D4B">
        <w:rPr>
          <w:rFonts w:hint="cs"/>
          <w:rtl/>
        </w:rPr>
        <w:t xml:space="preserve"> אלא כפועל בטל</w:t>
      </w:r>
    </w:p>
    <w:p w14:paraId="24A961A2" w14:textId="77777777" w:rsidR="00A6533C" w:rsidRPr="00F40D4B" w:rsidRDefault="006F071F" w:rsidP="009B508D">
      <w:pPr>
        <w:ind w:firstLine="720"/>
        <w:rPr>
          <w:rtl/>
        </w:rPr>
      </w:pPr>
      <w:r w:rsidRPr="00F40D4B">
        <w:rPr>
          <w:rFonts w:hint="cs"/>
          <w:rtl/>
        </w:rPr>
        <w:t xml:space="preserve">    ומעות ליקח פירות- אפי' דנפיש טירחא משלם רק כפועל בטל</w:t>
      </w:r>
    </w:p>
    <w:p w14:paraId="0412B456" w14:textId="77777777" w:rsidR="00A6533C" w:rsidRPr="00F40D4B" w:rsidRDefault="00A6533C" w:rsidP="00A6533C">
      <w:pPr>
        <w:pStyle w:val="aff9"/>
        <w:rPr>
          <w:rtl/>
        </w:rPr>
      </w:pPr>
      <w:r w:rsidRPr="00F40D4B">
        <w:rPr>
          <w:rtl/>
        </w:rPr>
        <w:t>***</w:t>
      </w:r>
    </w:p>
    <w:p w14:paraId="5788BA92" w14:textId="0665A25E" w:rsidR="006F071F" w:rsidRPr="00F40D4B" w:rsidRDefault="006F071F" w:rsidP="009B508D">
      <w:pPr>
        <w:rPr>
          <w:rtl/>
        </w:rPr>
      </w:pPr>
      <w:r w:rsidRPr="00F40D4B">
        <w:rPr>
          <w:rtl/>
        </w:rPr>
        <w:t>•</w:t>
      </w:r>
      <w:r w:rsidRPr="00F40D4B">
        <w:rPr>
          <w:rFonts w:hint="cs"/>
          <w:rtl/>
        </w:rPr>
        <w:t xml:space="preserve"> </w:t>
      </w:r>
      <w:r w:rsidRPr="00F40D4B">
        <w:rPr>
          <w:rtl/>
        </w:rPr>
        <w:t>ת"ר: כמה הוא שכרו –</w:t>
      </w:r>
      <w:r w:rsidRPr="00F40D4B">
        <w:rPr>
          <w:rFonts w:hint="cs"/>
          <w:rtl/>
        </w:rPr>
        <w:t xml:space="preserve"> ר''מ:</w:t>
      </w:r>
      <w:r w:rsidRPr="00F40D4B">
        <w:rPr>
          <w:rtl/>
        </w:rPr>
        <w:t xml:space="preserve"> בין מרובה ובין מועט.</w:t>
      </w:r>
    </w:p>
    <w:p w14:paraId="336A5858" w14:textId="77777777" w:rsidR="006F071F" w:rsidRPr="00F40D4B" w:rsidRDefault="006F071F" w:rsidP="009B508D">
      <w:pPr>
        <w:rPr>
          <w:rtl/>
        </w:rPr>
      </w:pPr>
      <w:r>
        <w:rPr>
          <w:rStyle w:val="affffc"/>
          <w:rtl/>
          <w:rPrChange w:id="9105" w:author="מנוע אמוראים" w:date="2026-10-05T16:41:14Z">
            <w:rPr>
              <w:rtl/>
            </w:rPr>
          </w:rPrChange>
        </w:rPr>
        <w:t xml:space="preserve">ר</w:t>
      </w:r>
      <w:r>
        <w:rPr>
          <w:rStyle w:val="affffc"/>
          <w:rFonts w:hint="cs"/>
          <w:rtl/>
          <w:rPrChange w:id="9106" w:author="מנוע אמוראים" w:date="2026-10-05T16:41:14Z">
            <w:rPr>
              <w:rFonts w:hint="cs"/>
              <w:rtl/>
            </w:rPr>
          </w:rPrChange>
        </w:rPr>
        <w:t xml:space="preserve">"י</w:t>
      </w:r>
      <w:r w:rsidRPr="00F40D4B">
        <w:rPr>
          <w:rtl/>
        </w:rPr>
        <w:t>: אפילו לא טבל עמו אלא בציר, ולא אכל עמו אלא גרוגרת אחת - זהו שכרו.</w:t>
      </w:r>
    </w:p>
    <w:p w14:paraId="11CBF1A0" w14:textId="77777777" w:rsidR="006F071F" w:rsidRPr="00F40D4B" w:rsidRDefault="006F071F" w:rsidP="009B508D">
      <w:pPr>
        <w:rPr>
          <w:rtl/>
        </w:rPr>
      </w:pPr>
      <w:r w:rsidRPr="00F40D4B">
        <w:rPr>
          <w:rFonts w:hint="cs"/>
          <w:rtl/>
        </w:rPr>
        <w:t>רשב''י</w:t>
      </w:r>
      <w:r w:rsidRPr="00F40D4B">
        <w:rPr>
          <w:rtl/>
        </w:rPr>
        <w:t>: נותן לו שכרו משלם.</w:t>
      </w:r>
    </w:p>
    <w:p w14:paraId="58014FCE" w14:textId="77777777" w:rsidR="006F071F" w:rsidRPr="00F40D4B" w:rsidRDefault="006F071F" w:rsidP="009B508D">
      <w:pPr>
        <w:rPr>
          <w:rtl/>
        </w:rPr>
      </w:pPr>
      <w:r w:rsidRPr="00F40D4B">
        <w:rPr>
          <w:rtl/>
        </w:rPr>
        <w:t>•</w:t>
      </w:r>
      <w:r w:rsidRPr="00F40D4B">
        <w:rPr>
          <w:rFonts w:hint="cs"/>
          <w:rtl/>
        </w:rPr>
        <w:t xml:space="preserve"> </w:t>
      </w:r>
      <w:r w:rsidRPr="00F40D4B">
        <w:rPr>
          <w:rtl/>
        </w:rPr>
        <w:t>ת"ר: אין שמין לא את העזים ולא את הרחלים, ולא כל דבר שאינו עושה ואוכל למחצה.</w:t>
      </w:r>
    </w:p>
    <w:p w14:paraId="7D7CDF9B" w14:textId="77777777" w:rsidR="00A6533C" w:rsidRPr="00F40D4B" w:rsidRDefault="006F071F" w:rsidP="009B508D">
      <w:pPr>
        <w:ind w:firstLine="720"/>
        <w:rPr>
          <w:rtl/>
        </w:rPr>
      </w:pPr>
      <w:r w:rsidRPr="00F40D4B">
        <w:rPr>
          <w:rFonts w:hint="cs"/>
          <w:rtl/>
        </w:rPr>
        <w:t>ריב''י</w:t>
      </w:r>
      <w:r w:rsidRPr="00F40D4B">
        <w:rPr>
          <w:rtl/>
        </w:rPr>
        <w:t>: שמין את העזים מפני שחולבות, ואת הרחלים מפני שגוזזות ושוטפות ומורטות,</w:t>
      </w:r>
    </w:p>
    <w:p w14:paraId="79CC50D8" w14:textId="36B94AF1" w:rsidR="006F071F" w:rsidRPr="00F40D4B" w:rsidRDefault="006F071F" w:rsidP="009B508D">
      <w:pPr>
        <w:ind w:firstLine="720"/>
        <w:rPr>
          <w:rtl/>
        </w:rPr>
      </w:pPr>
      <w:r w:rsidRPr="00F40D4B">
        <w:rPr>
          <w:rtl/>
        </w:rPr>
        <w:t>ואת התרנגולת מפני שהיא עושה ואוכלת.</w:t>
      </w:r>
      <w:r w:rsidRPr="00F40D4B">
        <w:rPr>
          <w:rFonts w:hint="cs"/>
          <w:rtl/>
        </w:rPr>
        <w:t xml:space="preserve"> [דבשכר זה אינו ריבית]</w:t>
      </w:r>
    </w:p>
    <w:p w14:paraId="21A542DC" w14:textId="33526137" w:rsidR="00A6533C" w:rsidRPr="00F40D4B" w:rsidRDefault="006F071F" w:rsidP="009B508D">
      <w:pPr>
        <w:rPr>
          <w:rtl/>
        </w:rPr>
      </w:pPr>
      <w:r w:rsidRPr="00F40D4B">
        <w:rPr>
          <w:rFonts w:hint="cs"/>
          <w:rtl/>
        </w:rPr>
        <w:t>ואף ת''ק מודה וכל מאי ד</w:t>
      </w:r>
      <w:r w:rsidR="00237964" w:rsidRPr="00F40D4B">
        <w:rPr>
          <w:rFonts w:hint="cs"/>
          <w:rtl/>
        </w:rPr>
        <w:t>חלקו</w:t>
      </w:r>
      <w:r w:rsidRPr="00F40D4B">
        <w:rPr>
          <w:rFonts w:hint="cs"/>
          <w:rtl/>
        </w:rPr>
        <w:t xml:space="preserve"> רק אם חולק עם הבעלים במי חלב וצמר הנושר בשטיפה ומקוצים</w:t>
      </w:r>
    </w:p>
    <w:p w14:paraId="134596EA" w14:textId="77777777" w:rsidR="00A6533C" w:rsidRPr="00F40D4B" w:rsidRDefault="006F071F" w:rsidP="009B508D">
      <w:pPr>
        <w:rPr>
          <w:rtl/>
        </w:rPr>
      </w:pPr>
      <w:r w:rsidRPr="00F40D4B">
        <w:rPr>
          <w:rFonts w:hint="cs"/>
          <w:rtl/>
        </w:rPr>
        <w:t>דת''ק ס''ל כרשב''י</w:t>
      </w:r>
      <w:r w:rsidRPr="00F40D4B">
        <w:rPr>
          <w:rtl/>
        </w:rPr>
        <w:t xml:space="preserve">: </w:t>
      </w:r>
      <w:r w:rsidRPr="00F40D4B">
        <w:rPr>
          <w:rFonts w:hint="cs"/>
          <w:rtl/>
        </w:rPr>
        <w:t>ד</w:t>
      </w:r>
      <w:r w:rsidRPr="00F40D4B">
        <w:rPr>
          <w:rtl/>
        </w:rPr>
        <w:t>נותן לו שכרו משלם,</w:t>
      </w:r>
    </w:p>
    <w:p w14:paraId="354323F8" w14:textId="29894C6C" w:rsidR="006F071F" w:rsidRPr="00F40D4B" w:rsidRDefault="006F071F" w:rsidP="009B508D">
      <w:pPr>
        <w:rPr>
          <w:rtl/>
        </w:rPr>
      </w:pPr>
      <w:r w:rsidRPr="00F40D4B">
        <w:rPr>
          <w:rFonts w:hint="cs"/>
          <w:rtl/>
        </w:rPr>
        <w:t xml:space="preserve">וריב''י </w:t>
      </w:r>
      <w:r w:rsidRPr="00F40D4B">
        <w:rPr>
          <w:rtl/>
        </w:rPr>
        <w:t>ס"ל כאבוה</w:t>
      </w:r>
      <w:r w:rsidRPr="00F40D4B">
        <w:rPr>
          <w:rFonts w:hint="cs"/>
          <w:rtl/>
        </w:rPr>
        <w:t>:</w:t>
      </w:r>
      <w:r w:rsidRPr="00F40D4B">
        <w:rPr>
          <w:rtl/>
        </w:rPr>
        <w:t xml:space="preserve"> דאפי</w:t>
      </w:r>
      <w:r w:rsidRPr="00F40D4B">
        <w:rPr>
          <w:rFonts w:hint="cs"/>
          <w:rtl/>
        </w:rPr>
        <w:t>'</w:t>
      </w:r>
      <w:r w:rsidRPr="00F40D4B">
        <w:rPr>
          <w:rtl/>
        </w:rPr>
        <w:t xml:space="preserve"> לא טבל עמו אלא בציר, ולא אכל עמו אלא גרוגרת אחת - זהו שכרו.</w:t>
      </w:r>
    </w:p>
    <w:p w14:paraId="6BC7B6E2" w14:textId="77777777" w:rsidR="006F071F" w:rsidRPr="00F40D4B" w:rsidRDefault="006F071F" w:rsidP="009B508D">
      <w:pPr>
        <w:rPr>
          <w:rtl/>
        </w:rPr>
      </w:pPr>
    </w:p>
    <w:p w14:paraId="67BFFB7A" w14:textId="77777777" w:rsidR="006F071F" w:rsidRPr="00F40D4B" w:rsidRDefault="006F071F" w:rsidP="009B508D">
      <w:pPr>
        <w:rPr>
          <w:rtl/>
        </w:rPr>
      </w:pPr>
      <w:r w:rsidRPr="00F40D4B">
        <w:rPr>
          <w:rtl/>
        </w:rPr>
        <w:t>•</w:t>
      </w:r>
      <w:r w:rsidRPr="00F40D4B">
        <w:rPr>
          <w:rFonts w:hint="cs"/>
          <w:rtl/>
        </w:rPr>
        <w:t xml:space="preserve"> </w:t>
      </w:r>
      <w:r w:rsidRPr="00F40D4B">
        <w:rPr>
          <w:rtl/>
        </w:rPr>
        <w:t>ת"ר: משכרת אשה לחברתה תרנגולת בשני אפרוחין.</w:t>
      </w:r>
    </w:p>
    <w:p w14:paraId="70BBB778" w14:textId="77777777" w:rsidR="00A6533C" w:rsidRPr="00F40D4B" w:rsidRDefault="006F071F" w:rsidP="009B508D">
      <w:pPr>
        <w:ind w:firstLine="720"/>
        <w:rPr>
          <w:rtl/>
        </w:rPr>
      </w:pPr>
      <w:r w:rsidRPr="00F40D4B">
        <w:rPr>
          <w:rtl/>
        </w:rPr>
        <w:t>אשה שאמרה לחברתה: תרנגולת שלי וביצים של</w:t>
      </w:r>
      <w:r w:rsidRPr="00F40D4B">
        <w:rPr>
          <w:rFonts w:hint="cs"/>
          <w:rtl/>
        </w:rPr>
        <w:t>ך</w:t>
      </w:r>
      <w:r w:rsidRPr="00F40D4B">
        <w:rPr>
          <w:rtl/>
        </w:rPr>
        <w:t>, ואני ואת נחלוק באפרוחין</w:t>
      </w:r>
    </w:p>
    <w:p w14:paraId="1002AF52" w14:textId="22D216A7" w:rsidR="006F071F" w:rsidRPr="00F40D4B" w:rsidRDefault="006F071F" w:rsidP="009B508D">
      <w:pPr>
        <w:ind w:firstLine="720"/>
        <w:rPr>
          <w:rtl/>
        </w:rPr>
      </w:pPr>
      <w:r w:rsidRPr="00F40D4B">
        <w:rPr>
          <w:rtl/>
        </w:rPr>
        <w:t>- רבי יהודה</w:t>
      </w:r>
      <w:r w:rsidRPr="00F40D4B">
        <w:rPr>
          <w:rFonts w:hint="cs"/>
          <w:rtl/>
        </w:rPr>
        <w:t>:</w:t>
      </w:r>
      <w:r w:rsidRPr="00F40D4B">
        <w:rPr>
          <w:rtl/>
        </w:rPr>
        <w:t xml:space="preserve"> מתיר</w:t>
      </w:r>
      <w:r w:rsidRPr="00F40D4B">
        <w:rPr>
          <w:rFonts w:hint="cs"/>
          <w:rtl/>
        </w:rPr>
        <w:t xml:space="preserve"> [דאיכא ביצים מוזרות בשכרה</w:t>
      </w:r>
      <w:r w:rsidRPr="00F40D4B">
        <w:rPr>
          <w:rtl/>
        </w:rPr>
        <w:t>,</w:t>
      </w:r>
    </w:p>
    <w:p w14:paraId="520CA6E4" w14:textId="77777777" w:rsidR="006F071F" w:rsidRPr="00F40D4B" w:rsidRDefault="006F071F" w:rsidP="009B508D">
      <w:pPr>
        <w:ind w:firstLine="720"/>
        <w:rPr>
          <w:rtl/>
        </w:rPr>
      </w:pPr>
      <w:r w:rsidRPr="00F40D4B">
        <w:rPr>
          <w:rFonts w:hint="cs"/>
          <w:rtl/>
        </w:rPr>
        <w:t xml:space="preserve">- </w:t>
      </w:r>
      <w:r w:rsidRPr="00F40D4B">
        <w:rPr>
          <w:rtl/>
        </w:rPr>
        <w:t>רבי שמעון</w:t>
      </w:r>
      <w:r w:rsidRPr="00F40D4B">
        <w:rPr>
          <w:rFonts w:hint="cs"/>
          <w:rtl/>
        </w:rPr>
        <w:t>:</w:t>
      </w:r>
      <w:r w:rsidRPr="00F40D4B">
        <w:rPr>
          <w:rtl/>
        </w:rPr>
        <w:t xml:space="preserve"> אוסר</w:t>
      </w:r>
      <w:r w:rsidRPr="00F40D4B">
        <w:rPr>
          <w:rFonts w:hint="cs"/>
          <w:rtl/>
        </w:rPr>
        <w:t>, [דיש לה אחריות על חצי האפרוחין]</w:t>
      </w:r>
      <w:r w:rsidRPr="00F40D4B">
        <w:rPr>
          <w:rtl/>
        </w:rPr>
        <w:t>.</w:t>
      </w:r>
    </w:p>
    <w:p w14:paraId="4A6B6B51" w14:textId="77777777" w:rsidR="006F071F" w:rsidRPr="00F40D4B" w:rsidRDefault="006F071F" w:rsidP="009B508D">
      <w:pPr>
        <w:rPr>
          <w:rtl/>
        </w:rPr>
      </w:pPr>
    </w:p>
    <w:p w14:paraId="1600F13F" w14:textId="77777777" w:rsidR="006F071F" w:rsidRPr="00F40D4B" w:rsidRDefault="006F071F" w:rsidP="009B508D">
      <w:pPr>
        <w:rPr>
          <w:rtl/>
        </w:rPr>
      </w:pPr>
      <w:r w:rsidRPr="00F40D4B">
        <w:rPr>
          <w:rtl/>
        </w:rPr>
        <w:t>ת"ר: מקום שנהגו להעלות שכר כתף, למעות, לבהמה - מעלין, ואין משנין ממנהג המדינה.</w:t>
      </w:r>
    </w:p>
    <w:p w14:paraId="3D33CA2A" w14:textId="77777777" w:rsidR="006F071F" w:rsidRPr="00F40D4B" w:rsidRDefault="006F071F" w:rsidP="009B508D">
      <w:pPr>
        <w:rPr>
          <w:rtl/>
        </w:rPr>
      </w:pPr>
      <w:r w:rsidRPr="00F40D4B">
        <w:rPr>
          <w:rFonts w:hint="cs"/>
          <w:rtl/>
        </w:rPr>
        <w:t>ורשב''ג</w:t>
      </w:r>
      <w:r w:rsidRPr="00F40D4B">
        <w:rPr>
          <w:rtl/>
        </w:rPr>
        <w:t>: שמין עגל עם אמו, וסיח עם אמו, ואפילו במקום שנהגו להעלות שכר כתף למעות.</w:t>
      </w:r>
    </w:p>
    <w:p w14:paraId="06DF83A7" w14:textId="77777777" w:rsidR="006F071F" w:rsidRPr="00F40D4B" w:rsidRDefault="006F071F" w:rsidP="009B508D">
      <w:pPr>
        <w:rPr>
          <w:rtl/>
        </w:rPr>
      </w:pPr>
      <w:r w:rsidRPr="00F40D4B">
        <w:rPr>
          <w:rFonts w:hint="cs"/>
          <w:rtl/>
        </w:rPr>
        <w:t>ולרשב''ג שכרו בגללים,</w:t>
      </w:r>
      <w:r w:rsidRPr="00F40D4B">
        <w:rPr>
          <w:rFonts w:hint="cs"/>
          <w:rtl/>
        </w:rPr>
        <w:tab/>
        <w:t xml:space="preserve"> ואידך ס''ל דגללים אפקורי מפקיר להו</w:t>
      </w:r>
      <w:r w:rsidRPr="00F40D4B">
        <w:rPr>
          <w:rtl/>
        </w:rPr>
        <w:t>.</w:t>
      </w:r>
    </w:p>
    <w:p w14:paraId="47CA61B4" w14:textId="77777777" w:rsidR="006F071F" w:rsidRPr="00F40D4B" w:rsidRDefault="006F071F" w:rsidP="009B508D">
      <w:pPr>
        <w:rPr>
          <w:rtl/>
        </w:rPr>
      </w:pPr>
      <w:r>
        <w:rPr>
          <w:rtl/>
        </w:rPr>
        <w:t xml:space="preserve">אמר </w:t>
      </w:r>
      <w:r>
        <w:rPr>
          <w:rStyle w:val="affffc"/>
          <w:rtl/>
          <w:rPrChange w:id="9107" w:author="מנוע אמוראים" w:date="2026-10-05T16:41:14Z">
            <w:rPr>
              <w:rtl/>
            </w:rPr>
          </w:rPrChange>
        </w:rPr>
        <w:t xml:space="preserve">ר"נ</w:t>
      </w:r>
      <w:r>
        <w:rPr>
          <w:rtl/>
        </w:rPr>
        <w:t xml:space="preserve">: הלכה </w:t>
      </w:r>
      <w:r>
        <w:rPr>
          <w:rStyle w:val="affffc"/>
          <w:rtl/>
          <w:rPrChange w:id="9108" w:author="מנוע אמוראים" w:date="2026-10-05T16:41:14Z">
            <w:rPr>
              <w:rtl/>
            </w:rPr>
          </w:rPrChange>
        </w:rPr>
        <w:t xml:space="preserve">כר</w:t>
      </w:r>
      <w:r>
        <w:rPr>
          <w:rStyle w:val="affffc"/>
          <w:rFonts w:hint="cs"/>
          <w:rtl/>
          <w:rPrChange w:id="9109" w:author="מנוע אמוראים" w:date="2026-10-05T16:41:14Z">
            <w:rPr>
              <w:rFonts w:hint="cs"/>
              <w:rtl/>
            </w:rPr>
          </w:rPrChange>
        </w:rPr>
        <w:t xml:space="preserve">"י</w:t>
      </w:r>
      <w:r w:rsidRPr="00F40D4B">
        <w:rPr>
          <w:rtl/>
        </w:rPr>
        <w:t xml:space="preserve">, </w:t>
      </w:r>
      <w:r w:rsidRPr="00F40D4B">
        <w:rPr>
          <w:rFonts w:hint="cs"/>
          <w:rtl/>
        </w:rPr>
        <w:t>[דסגי בשכר מועט כטבל עמו בציר או אכל עמו גרוגרת]</w:t>
      </w:r>
    </w:p>
    <w:p w14:paraId="3A130D88" w14:textId="77777777" w:rsidR="006F071F" w:rsidRPr="00F40D4B" w:rsidRDefault="006F071F" w:rsidP="009B508D">
      <w:pPr>
        <w:rPr>
          <w:rtl/>
        </w:rPr>
      </w:pPr>
      <w:r w:rsidRPr="00F40D4B">
        <w:rPr>
          <w:rtl/>
        </w:rPr>
        <w:t>והלכה כר</w:t>
      </w:r>
      <w:r w:rsidRPr="00F40D4B">
        <w:rPr>
          <w:rFonts w:hint="cs"/>
          <w:rtl/>
        </w:rPr>
        <w:t>יב''י [דשמין למחצה אף אם לוקח בשכרו רק מי חלב וצמר הנושר]</w:t>
      </w:r>
    </w:p>
    <w:p w14:paraId="07FAFDC4" w14:textId="77777777" w:rsidR="006F071F" w:rsidRPr="00F40D4B" w:rsidRDefault="006F071F" w:rsidP="009B508D">
      <w:pPr>
        <w:rPr>
          <w:rtl/>
        </w:rPr>
      </w:pPr>
      <w:r w:rsidRPr="00F40D4B">
        <w:rPr>
          <w:rFonts w:hint="cs"/>
          <w:rtl/>
        </w:rPr>
        <w:t xml:space="preserve"> והלכה כרשב''ג [דגללים נחשבים שכר כתף],</w:t>
      </w:r>
    </w:p>
    <w:p w14:paraId="42E5F622" w14:textId="77777777" w:rsidR="006F071F" w:rsidRPr="00F40D4B" w:rsidRDefault="006F071F" w:rsidP="009B508D">
      <w:pPr>
        <w:rPr>
          <w:rtl/>
        </w:rPr>
      </w:pPr>
    </w:p>
    <w:p w14:paraId="63D38B6A"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בני רב עיליש </w:t>
      </w:r>
      <w:r w:rsidRPr="00F40D4B">
        <w:rPr>
          <w:rFonts w:hint="cs"/>
          <w:rtl/>
        </w:rPr>
        <w:t>יצא עליהם שטר שהיה כתוב בו חצי ברווח וחצי בהפסד</w:t>
      </w:r>
    </w:p>
    <w:p w14:paraId="73AE0294" w14:textId="35C1B899" w:rsidR="006F071F" w:rsidRPr="00F40D4B" w:rsidRDefault="006F071F" w:rsidP="009B508D">
      <w:pPr>
        <w:rPr>
          <w:rtl/>
        </w:rPr>
      </w:pPr>
      <w:r w:rsidRPr="00F40D4B">
        <w:rPr>
          <w:rFonts w:hint="cs"/>
          <w:rtl/>
        </w:rPr>
        <w:t xml:space="preserve">א. </w:t>
      </w:r>
      <w:r w:rsidRPr="00F40D4B">
        <w:rPr>
          <w:rtl/>
        </w:rPr>
        <w:t>רבא: רב עיליש גברא רבה הוא, ואיסורא לאינשי לא הוי ספי.</w:t>
      </w:r>
      <w:r w:rsidRPr="00F40D4B">
        <w:rPr>
          <w:rFonts w:hint="cs"/>
          <w:rtl/>
        </w:rPr>
        <w:t>[לעשות חצי ללא רווח דהוי ריבית]</w:t>
      </w:r>
    </w:p>
    <w:p w14:paraId="75A5E6FE" w14:textId="77777777" w:rsidR="006F071F" w:rsidRPr="00F40D4B" w:rsidRDefault="006F071F" w:rsidP="009B508D">
      <w:pPr>
        <w:rPr>
          <w:rtl/>
        </w:rPr>
      </w:pPr>
      <w:r w:rsidRPr="00F40D4B">
        <w:rPr>
          <w:rFonts w:hint="cs"/>
          <w:rtl/>
        </w:rPr>
        <w:lastRenderedPageBreak/>
        <w:t>ובהכרח דכוונתו דאו פלגא בשכר וממילא שני שליש בהפסד או חצי בהפסד וממילא שני שליש ברווח</w:t>
      </w:r>
      <w:r w:rsidRPr="00F40D4B">
        <w:rPr>
          <w:rtl/>
        </w:rPr>
        <w:t>.</w:t>
      </w:r>
    </w:p>
    <w:p w14:paraId="789B8898" w14:textId="77777777" w:rsidR="006F071F" w:rsidRPr="00F40D4B" w:rsidRDefault="006F071F" w:rsidP="00A6533C">
      <w:pPr>
        <w:pStyle w:val="affe"/>
        <w:framePr w:wrap="around"/>
        <w:rPr>
          <w:rtl/>
        </w:rPr>
      </w:pPr>
      <w:r w:rsidRPr="00F40D4B">
        <w:rPr>
          <w:rtl/>
        </w:rPr>
        <w:t>סט.</w:t>
      </w:r>
    </w:p>
    <w:p w14:paraId="1EFD4A6D" w14:textId="77777777" w:rsidR="00A6533C" w:rsidRPr="00F40D4B" w:rsidRDefault="006F071F" w:rsidP="009B508D">
      <w:pPr>
        <w:rPr>
          <w:rtl/>
        </w:rPr>
      </w:pPr>
      <w:r w:rsidRPr="00F40D4B">
        <w:rPr>
          <w:rFonts w:hint="cs"/>
          <w:rtl/>
        </w:rPr>
        <w:t xml:space="preserve">ב. </w:t>
      </w:r>
      <w:r>
        <w:rPr>
          <w:rStyle w:val="affffc"/>
          <w:rtl/>
          <w:rPrChange w:id="9110" w:author="מנוע אמוראים" w:date="2026-10-05T16:41:14Z">
            <w:rPr>
              <w:rtl/>
            </w:rPr>
          </w:rPrChange>
        </w:rPr>
        <w:t xml:space="preserve">ר"כ</w:t>
      </w:r>
      <w:r>
        <w:rPr>
          <w:rtl/>
        </w:rPr>
        <w:t xml:space="preserve">: </w:t>
      </w:r>
      <w:r w:rsidRPr="00F40D4B">
        <w:rPr>
          <w:rFonts w:hint="cs"/>
          <w:rtl/>
        </w:rPr>
        <w:t xml:space="preserve">דאר''ז דלמא דדלמא </w:t>
      </w:r>
      <w:r w:rsidRPr="00F40D4B">
        <w:rPr>
          <w:rtl/>
        </w:rPr>
        <w:t>רב עיליש טובל עמו בציר ה</w:t>
      </w:r>
      <w:r w:rsidRPr="00F40D4B">
        <w:rPr>
          <w:rFonts w:hint="cs"/>
          <w:rtl/>
        </w:rPr>
        <w:t>י</w:t>
      </w:r>
      <w:r>
        <w:rPr>
          <w:rtl/>
        </w:rPr>
        <w:t xml:space="preserve">ה, </w:t>
      </w:r>
      <w:r>
        <w:rPr>
          <w:rStyle w:val="affffc"/>
          <w:rtl/>
          <w:rPrChange w:id="9111" w:author="מנוע אמוראים" w:date="2026-10-05T16:41:14Z">
            <w:rPr>
              <w:rtl/>
            </w:rPr>
          </w:rPrChange>
        </w:rPr>
        <w:t xml:space="preserve">וא</w:t>
      </w:r>
      <w:r>
        <w:rPr>
          <w:rStyle w:val="affffc"/>
          <w:rFonts w:hint="cs"/>
          <w:rtl/>
          <w:rPrChange w:id="9112" w:author="מנוע אמוראים" w:date="2026-10-05T16:41:14Z">
            <w:rPr>
              <w:rFonts w:hint="cs"/>
              <w:rtl/>
            </w:rPr>
          </w:rPrChange>
        </w:rPr>
        <w:t xml:space="preserve">ר"נ</w:t>
      </w:r>
      <w:r>
        <w:rPr>
          <w:rFonts w:hint="cs"/>
          <w:rtl/>
        </w:rPr>
        <w:t xml:space="preserve"> הלכתא כר''י [דסגי בזה]</w:t>
      </w:r>
    </w:p>
    <w:p w14:paraId="42BC2489" w14:textId="23481293" w:rsidR="006F071F" w:rsidRPr="00F40D4B" w:rsidRDefault="006F071F" w:rsidP="009B508D">
      <w:pPr>
        <w:rPr>
          <w:rtl/>
        </w:rPr>
      </w:pPr>
      <w:r w:rsidRPr="00F40D4B">
        <w:rPr>
          <w:rFonts w:hint="cs"/>
          <w:rtl/>
        </w:rPr>
        <w:t xml:space="preserve">    -   וא''ל דר''נ לא אמר הלכה כר''י, אלא שיטה כר''י,- דאל''ה לימא הלכה כר''י דמיקל מכולהו</w:t>
      </w:r>
    </w:p>
    <w:p w14:paraId="46D2728A" w14:textId="77777777" w:rsidR="006F071F" w:rsidRPr="00F40D4B" w:rsidRDefault="006F071F" w:rsidP="009B508D">
      <w:pPr>
        <w:rPr>
          <w:rtl/>
        </w:rPr>
      </w:pPr>
    </w:p>
    <w:p w14:paraId="62F13290" w14:textId="77777777" w:rsidR="00A6533C" w:rsidRPr="00F40D4B" w:rsidRDefault="006F071F" w:rsidP="009B508D">
      <w:pPr>
        <w:rPr>
          <w:rtl/>
        </w:rPr>
      </w:pPr>
      <w:r w:rsidRPr="00F40D4B">
        <w:rPr>
          <w:rtl/>
        </w:rPr>
        <w:t>•</w:t>
      </w:r>
      <w:r w:rsidRPr="00F40D4B">
        <w:rPr>
          <w:rFonts w:hint="cs"/>
          <w:rtl/>
        </w:rPr>
        <w:t xml:space="preserve"> </w:t>
      </w:r>
      <w:r w:rsidRPr="00F40D4B">
        <w:rPr>
          <w:rtl/>
        </w:rPr>
        <w:t>רב: מותר שליש בשכרך - הר"ז מותר,</w:t>
      </w:r>
    </w:p>
    <w:p w14:paraId="77769323" w14:textId="14718B14" w:rsidR="006F071F" w:rsidRPr="00F40D4B" w:rsidRDefault="006F071F" w:rsidP="009B508D">
      <w:pPr>
        <w:rPr>
          <w:rtl/>
        </w:rPr>
      </w:pPr>
      <w:r w:rsidRPr="00F40D4B">
        <w:rPr>
          <w:rtl/>
        </w:rPr>
        <w:t xml:space="preserve">ושמואל: לא מצא מותר שליש ילך לביתו ריקן? </w:t>
      </w:r>
      <w:r w:rsidRPr="00F40D4B">
        <w:rPr>
          <w:rFonts w:hint="cs"/>
          <w:rtl/>
        </w:rPr>
        <w:t xml:space="preserve"> </w:t>
      </w:r>
      <w:r w:rsidRPr="00F40D4B">
        <w:rPr>
          <w:rtl/>
        </w:rPr>
        <w:t>אלא: קוצץ לו דינר.</w:t>
      </w:r>
    </w:p>
    <w:p w14:paraId="1AF78BC5" w14:textId="77777777" w:rsidR="006F071F" w:rsidRPr="00F40D4B" w:rsidRDefault="006F071F" w:rsidP="009B508D">
      <w:pPr>
        <w:rPr>
          <w:rtl/>
        </w:rPr>
      </w:pPr>
      <w:r w:rsidRPr="00F40D4B">
        <w:rPr>
          <w:rFonts w:hint="cs"/>
          <w:rtl/>
        </w:rPr>
        <w:t>והך דרב</w:t>
      </w:r>
      <w:r w:rsidRPr="00F40D4B">
        <w:rPr>
          <w:rtl/>
        </w:rPr>
        <w:t xml:space="preserve">: </w:t>
      </w:r>
      <w:r w:rsidRPr="00F40D4B">
        <w:rPr>
          <w:rFonts w:hint="cs"/>
          <w:rtl/>
        </w:rPr>
        <w:t>ד</w:t>
      </w:r>
      <w:r w:rsidRPr="00F40D4B">
        <w:rPr>
          <w:rtl/>
        </w:rPr>
        <w:t>ריש עגלא לפטומא.</w:t>
      </w:r>
      <w:r w:rsidRPr="00F40D4B">
        <w:rPr>
          <w:rFonts w:hint="cs"/>
          <w:rtl/>
        </w:rPr>
        <w:t xml:space="preserve"> לאו דקוצץ בדינר אלא </w:t>
      </w:r>
      <w:r w:rsidRPr="00F40D4B">
        <w:rPr>
          <w:rtl/>
        </w:rPr>
        <w:t>דקא"ל: א</w:t>
      </w:r>
      <w:r w:rsidRPr="00F40D4B">
        <w:rPr>
          <w:rFonts w:hint="cs"/>
          <w:rtl/>
        </w:rPr>
        <w:t>ו</w:t>
      </w:r>
      <w:r w:rsidRPr="00F40D4B">
        <w:rPr>
          <w:rtl/>
        </w:rPr>
        <w:t xml:space="preserve"> מותר שליש, אי ר</w:t>
      </w:r>
      <w:r w:rsidRPr="00F40D4B">
        <w:rPr>
          <w:rFonts w:hint="cs"/>
          <w:rtl/>
        </w:rPr>
        <w:t>אש העגל למפטם.</w:t>
      </w:r>
    </w:p>
    <w:p w14:paraId="25B9C754" w14:textId="77777777" w:rsidR="006F071F" w:rsidRPr="00F40D4B" w:rsidRDefault="006F071F" w:rsidP="009B508D">
      <w:pPr>
        <w:rPr>
          <w:rtl/>
        </w:rPr>
      </w:pPr>
      <w:r w:rsidRPr="00F40D4B">
        <w:rPr>
          <w:rFonts w:hint="cs"/>
          <w:rtl/>
        </w:rPr>
        <w:t xml:space="preserve">ב. </w:t>
      </w:r>
      <w:r w:rsidRPr="00F40D4B">
        <w:rPr>
          <w:rtl/>
        </w:rPr>
        <w:t>אב</w:t>
      </w:r>
      <w:r w:rsidRPr="00F40D4B">
        <w:rPr>
          <w:rFonts w:hint="cs"/>
          <w:rtl/>
        </w:rPr>
        <w:t>''א</w:t>
      </w:r>
      <w:r w:rsidRPr="00F40D4B">
        <w:rPr>
          <w:rtl/>
        </w:rPr>
        <w:t xml:space="preserve">: כי קאמר רב </w:t>
      </w:r>
      <w:r w:rsidRPr="00F40D4B">
        <w:rPr>
          <w:rFonts w:hint="cs"/>
          <w:rtl/>
        </w:rPr>
        <w:t>'</w:t>
      </w:r>
      <w:r w:rsidRPr="00F40D4B">
        <w:rPr>
          <w:rtl/>
        </w:rPr>
        <w:t>מותר שליש בשכרך מותר</w:t>
      </w:r>
      <w:r w:rsidRPr="00F40D4B">
        <w:rPr>
          <w:rFonts w:hint="cs"/>
          <w:rtl/>
        </w:rPr>
        <w:t>' ב</w:t>
      </w:r>
      <w:r w:rsidRPr="00F40D4B">
        <w:rPr>
          <w:rtl/>
        </w:rPr>
        <w:t>דאית ליה בהמה לדידיה, דא</w:t>
      </w:r>
      <w:r w:rsidRPr="00F40D4B">
        <w:rPr>
          <w:rFonts w:hint="cs"/>
          <w:rtl/>
        </w:rPr>
        <w:t>ין בזה טרחה יתירה כדא</w:t>
      </w:r>
      <w:r w:rsidRPr="00F40D4B">
        <w:rPr>
          <w:rtl/>
        </w:rPr>
        <w:t xml:space="preserve">מרי אינשי: </w:t>
      </w:r>
      <w:r w:rsidRPr="00F40D4B">
        <w:rPr>
          <w:rFonts w:hint="cs"/>
          <w:rtl/>
        </w:rPr>
        <w:t>עד שאתה מגבל לשורך גבל גם לשורי.</w:t>
      </w:r>
    </w:p>
    <w:p w14:paraId="21EA9DE0" w14:textId="77777777" w:rsidR="00A6533C" w:rsidRPr="00F40D4B" w:rsidRDefault="006F071F" w:rsidP="009B508D">
      <w:pPr>
        <w:rPr>
          <w:rtl/>
        </w:rPr>
      </w:pPr>
      <w:r w:rsidRPr="00F40D4B">
        <w:rPr>
          <w:rtl/>
        </w:rPr>
        <w:t>•</w:t>
      </w:r>
      <w:r w:rsidRPr="00F40D4B">
        <w:rPr>
          <w:rFonts w:hint="cs"/>
          <w:rtl/>
        </w:rPr>
        <w:t xml:space="preserve"> ר''א</w:t>
      </w:r>
      <w:r w:rsidRPr="00F40D4B">
        <w:rPr>
          <w:rtl/>
        </w:rPr>
        <w:t xml:space="preserve"> מהגרוניא זבין בהמה, ו</w:t>
      </w:r>
      <w:r w:rsidRPr="00F40D4B">
        <w:rPr>
          <w:rFonts w:hint="cs"/>
          <w:rtl/>
        </w:rPr>
        <w:t>נתן לאריס שיפטמה וראשה בשכרו ונתן חצי מהרווח</w:t>
      </w:r>
    </w:p>
    <w:p w14:paraId="78D78E34" w14:textId="3FA1168B" w:rsidR="006F071F" w:rsidRPr="00F40D4B" w:rsidRDefault="006F071F" w:rsidP="009B508D">
      <w:pPr>
        <w:rPr>
          <w:rtl/>
        </w:rPr>
      </w:pPr>
      <w:r w:rsidRPr="00F40D4B">
        <w:rPr>
          <w:rFonts w:hint="cs"/>
          <w:rtl/>
        </w:rPr>
        <w:t>אמרה לו אשת האריס דאי ישתתף עם ר''א בקניית הבהמה וודאי יתן לו גם את האליה עצמה</w:t>
      </w:r>
    </w:p>
    <w:p w14:paraId="02BF3CB2" w14:textId="77777777" w:rsidR="00A6533C" w:rsidRPr="00F40D4B" w:rsidRDefault="006F071F" w:rsidP="009B508D">
      <w:pPr>
        <w:rPr>
          <w:rtl/>
        </w:rPr>
      </w:pPr>
      <w:r w:rsidRPr="00F40D4B">
        <w:rPr>
          <w:rFonts w:hint="cs"/>
          <w:rtl/>
        </w:rPr>
        <w:t>הלך ועשה כן אך ר''א נתן לו רק חצי מהאליה וכן חצי מהראש ושאלו הא קודם הוא קיבל כל הראש</w:t>
      </w:r>
    </w:p>
    <w:p w14:paraId="43F4702D" w14:textId="77777777" w:rsidR="00A6533C" w:rsidRPr="00F40D4B" w:rsidRDefault="006F071F" w:rsidP="009B508D">
      <w:pPr>
        <w:rPr>
          <w:rtl/>
        </w:rPr>
      </w:pPr>
      <w:r w:rsidRPr="00F40D4B">
        <w:rPr>
          <w:rtl/>
        </w:rPr>
        <w:t xml:space="preserve">- א"ל: </w:t>
      </w:r>
      <w:r w:rsidRPr="00F40D4B">
        <w:rPr>
          <w:rFonts w:hint="cs"/>
          <w:rtl/>
        </w:rPr>
        <w:t>ר''א עד עכשיו כספי היה ואי לא הייתי מביא לך יותר היה נראה כריבית והשתא שותפי אנן</w:t>
      </w:r>
    </w:p>
    <w:p w14:paraId="416ABC1B" w14:textId="441A6729" w:rsidR="006F071F" w:rsidRPr="00F40D4B" w:rsidRDefault="006F071F" w:rsidP="009B508D">
      <w:pPr>
        <w:ind w:firstLine="720"/>
        <w:rPr>
          <w:rtl/>
        </w:rPr>
      </w:pPr>
      <w:r w:rsidRPr="00F40D4B">
        <w:rPr>
          <w:rFonts w:hint="cs"/>
          <w:rtl/>
        </w:rPr>
        <w:t>ואפי' שטרחת יותר דרך הוא גם באריס שטורח לבעל הקרקע להביא המזונות לבהמות</w:t>
      </w:r>
      <w:r w:rsidRPr="00F40D4B">
        <w:rPr>
          <w:rtl/>
        </w:rPr>
        <w:t>.</w:t>
      </w:r>
    </w:p>
    <w:p w14:paraId="36BF1C5E" w14:textId="77777777" w:rsidR="006F071F" w:rsidRPr="00F40D4B" w:rsidRDefault="006F071F" w:rsidP="009B508D">
      <w:pPr>
        <w:rPr>
          <w:rtl/>
        </w:rPr>
      </w:pPr>
    </w:p>
    <w:p w14:paraId="60F19EEA" w14:textId="77777777" w:rsidR="00A6533C" w:rsidRPr="00F40D4B" w:rsidRDefault="006F071F" w:rsidP="009B508D">
      <w:pPr>
        <w:rPr>
          <w:rtl/>
        </w:rPr>
      </w:pPr>
      <w:r w:rsidRPr="00F40D4B">
        <w:rPr>
          <w:rtl/>
        </w:rPr>
        <w:t>•</w:t>
      </w:r>
      <w:r w:rsidRPr="00F40D4B">
        <w:rPr>
          <w:rFonts w:hint="cs"/>
          <w:rtl/>
        </w:rPr>
        <w:t xml:space="preserve"> </w:t>
      </w:r>
      <w:r w:rsidRPr="00F40D4B">
        <w:rPr>
          <w:rtl/>
        </w:rPr>
        <w:t>ת"ר: השם בהמה לחבירו, עד מתי חייב לטפל בה?</w:t>
      </w:r>
    </w:p>
    <w:p w14:paraId="6C569D42" w14:textId="2E251DB6" w:rsidR="006F071F" w:rsidRPr="00F40D4B" w:rsidRDefault="006F071F" w:rsidP="009B508D">
      <w:pPr>
        <w:rPr>
          <w:rtl/>
        </w:rPr>
      </w:pPr>
      <w:r w:rsidRPr="00F40D4B">
        <w:rPr>
          <w:rtl/>
        </w:rPr>
        <w:t>סומכוס אומר: באתונות –</w:t>
      </w:r>
      <w:r w:rsidRPr="00F40D4B">
        <w:rPr>
          <w:rFonts w:hint="cs"/>
          <w:rtl/>
        </w:rPr>
        <w:t xml:space="preserve"> י''ח </w:t>
      </w:r>
      <w:r w:rsidRPr="00F40D4B">
        <w:rPr>
          <w:rtl/>
        </w:rPr>
        <w:t>חדש, בגודרות –</w:t>
      </w:r>
      <w:r w:rsidRPr="00F40D4B">
        <w:rPr>
          <w:rFonts w:hint="cs"/>
          <w:rtl/>
        </w:rPr>
        <w:t xml:space="preserve"> כ''ד</w:t>
      </w:r>
      <w:r w:rsidRPr="00F40D4B">
        <w:rPr>
          <w:rtl/>
        </w:rPr>
        <w:t xml:space="preserve"> חדש.</w:t>
      </w:r>
    </w:p>
    <w:p w14:paraId="51DBEA42" w14:textId="77777777" w:rsidR="006F071F" w:rsidRPr="00F40D4B" w:rsidRDefault="006F071F" w:rsidP="009B508D">
      <w:pPr>
        <w:rPr>
          <w:rtl/>
        </w:rPr>
      </w:pPr>
      <w:r w:rsidRPr="00F40D4B">
        <w:rPr>
          <w:rtl/>
        </w:rPr>
        <w:t>ואם בא לחלוק בתוך זמנו חברו מעכב עליו, אבל אינו דומה טיפולה של שנה זו לטיפולה של שנה אחרת.</w:t>
      </w:r>
    </w:p>
    <w:p w14:paraId="1989166D" w14:textId="77777777" w:rsidR="00A6533C" w:rsidRPr="00F40D4B" w:rsidRDefault="006F071F" w:rsidP="009B508D">
      <w:pPr>
        <w:rPr>
          <w:rtl/>
        </w:rPr>
      </w:pPr>
      <w:r w:rsidRPr="00F40D4B">
        <w:rPr>
          <w:rFonts w:hint="cs"/>
          <w:rtl/>
        </w:rPr>
        <w:t>ו'אבל'  היינו לפי דאינו דומה וכו'</w:t>
      </w:r>
    </w:p>
    <w:p w14:paraId="08349A42" w14:textId="0AE1F538" w:rsidR="006F071F" w:rsidRPr="00F40D4B" w:rsidRDefault="006F071F" w:rsidP="009B508D">
      <w:pPr>
        <w:rPr>
          <w:rtl/>
        </w:rPr>
      </w:pPr>
      <w:r w:rsidRPr="00F40D4B">
        <w:rPr>
          <w:rtl/>
        </w:rPr>
        <w:t>•</w:t>
      </w:r>
      <w:r w:rsidRPr="00F40D4B">
        <w:rPr>
          <w:rFonts w:hint="cs"/>
          <w:rtl/>
        </w:rPr>
        <w:t xml:space="preserve"> </w:t>
      </w:r>
      <w:r w:rsidRPr="00F40D4B">
        <w:rPr>
          <w:rtl/>
        </w:rPr>
        <w:t xml:space="preserve">תניא אידך: השם בהמה לחבירו, עד מתי חייב לטפל בולדות - בדקה </w:t>
      </w:r>
      <w:r w:rsidRPr="00F40D4B">
        <w:rPr>
          <w:rFonts w:hint="cs"/>
          <w:rtl/>
        </w:rPr>
        <w:t xml:space="preserve">ל' </w:t>
      </w:r>
      <w:r w:rsidRPr="00F40D4B">
        <w:rPr>
          <w:rtl/>
        </w:rPr>
        <w:t xml:space="preserve"> יום, ובגסה </w:t>
      </w:r>
      <w:r w:rsidRPr="00F40D4B">
        <w:rPr>
          <w:rFonts w:hint="cs"/>
          <w:rtl/>
        </w:rPr>
        <w:t>נ'</w:t>
      </w:r>
      <w:r w:rsidRPr="00F40D4B">
        <w:rPr>
          <w:rtl/>
        </w:rPr>
        <w:t xml:space="preserve"> יום.</w:t>
      </w:r>
    </w:p>
    <w:p w14:paraId="650E95BD" w14:textId="77777777" w:rsidR="006F071F" w:rsidRPr="00F40D4B" w:rsidRDefault="006F071F" w:rsidP="009B508D">
      <w:pPr>
        <w:rPr>
          <w:rtl/>
        </w:rPr>
      </w:pPr>
      <w:r w:rsidRPr="00F40D4B">
        <w:rPr>
          <w:rtl/>
        </w:rPr>
        <w:t xml:space="preserve">רבי יוסי אומר: בדקה </w:t>
      </w:r>
      <w:r w:rsidRPr="00F40D4B">
        <w:rPr>
          <w:rFonts w:hint="cs"/>
          <w:rtl/>
        </w:rPr>
        <w:t xml:space="preserve">ג' </w:t>
      </w:r>
      <w:r w:rsidRPr="00F40D4B">
        <w:rPr>
          <w:rtl/>
        </w:rPr>
        <w:t>חדשים, מפני שטיפולה מרובה.</w:t>
      </w:r>
      <w:r w:rsidRPr="00F40D4B">
        <w:rPr>
          <w:rFonts w:hint="cs"/>
          <w:rtl/>
        </w:rPr>
        <w:t>-</w:t>
      </w:r>
      <w:r w:rsidRPr="00F40D4B">
        <w:rPr>
          <w:rtl/>
        </w:rPr>
        <w:t xml:space="preserve"> ששיניה דקות.</w:t>
      </w:r>
    </w:p>
    <w:p w14:paraId="7B93639A" w14:textId="77777777" w:rsidR="006F071F" w:rsidRPr="00F40D4B" w:rsidRDefault="006F071F" w:rsidP="009B508D">
      <w:pPr>
        <w:ind w:firstLine="720"/>
        <w:rPr>
          <w:rtl/>
        </w:rPr>
      </w:pPr>
      <w:r w:rsidRPr="00F40D4B">
        <w:rPr>
          <w:rtl/>
        </w:rPr>
        <w:t>מכאן ואילך נוטל מחצה שלו, וחצי מחצה בשל חבירו.</w:t>
      </w:r>
    </w:p>
    <w:p w14:paraId="6060F305" w14:textId="77777777" w:rsidR="006F071F" w:rsidRPr="00F40D4B" w:rsidRDefault="006F071F" w:rsidP="009B508D">
      <w:pPr>
        <w:rPr>
          <w:rtl/>
        </w:rPr>
      </w:pPr>
    </w:p>
    <w:p w14:paraId="0257EC33" w14:textId="77777777" w:rsidR="006F071F" w:rsidRPr="00F40D4B" w:rsidRDefault="006F071F" w:rsidP="009B508D">
      <w:pPr>
        <w:rPr>
          <w:rtl/>
        </w:rPr>
      </w:pPr>
      <w:r w:rsidRPr="00F40D4B">
        <w:rPr>
          <w:rtl/>
        </w:rPr>
        <w:t>•</w:t>
      </w:r>
      <w:r w:rsidRPr="00F40D4B">
        <w:rPr>
          <w:rFonts w:hint="cs"/>
          <w:rtl/>
        </w:rPr>
        <w:t xml:space="preserve"> </w:t>
      </w:r>
      <w:r w:rsidRPr="00F40D4B">
        <w:rPr>
          <w:rtl/>
        </w:rPr>
        <w:t>רב מנשיא בר גדא שקל מחצה שלו</w:t>
      </w:r>
      <w:r w:rsidRPr="00F40D4B">
        <w:rPr>
          <w:rFonts w:hint="cs"/>
          <w:rtl/>
        </w:rPr>
        <w:t>,</w:t>
      </w:r>
      <w:r w:rsidRPr="00F40D4B">
        <w:rPr>
          <w:rtl/>
        </w:rPr>
        <w:t xml:space="preserve"> וחצי מחצה בשל חבירו.</w:t>
      </w:r>
    </w:p>
    <w:p w14:paraId="020D0ACA" w14:textId="77777777" w:rsidR="006F071F" w:rsidRPr="00F40D4B" w:rsidRDefault="006F071F" w:rsidP="009B508D">
      <w:pPr>
        <w:rPr>
          <w:rtl/>
        </w:rPr>
      </w:pPr>
      <w:r w:rsidRPr="00F40D4B">
        <w:rPr>
          <w:rtl/>
        </w:rPr>
        <w:t>אתא לקמיה דאביי</w:t>
      </w:r>
      <w:r w:rsidRPr="00F40D4B">
        <w:rPr>
          <w:rFonts w:hint="cs"/>
          <w:rtl/>
        </w:rPr>
        <w:t xml:space="preserve"> א''ל מי חילק לך ועוד דמקום </w:t>
      </w:r>
      <w:r w:rsidRPr="00F40D4B">
        <w:rPr>
          <w:rtl/>
        </w:rPr>
        <w:t xml:space="preserve">שנהגו לגדל </w:t>
      </w:r>
      <w:r w:rsidRPr="00F40D4B">
        <w:rPr>
          <w:rFonts w:hint="cs"/>
          <w:rtl/>
        </w:rPr>
        <w:t>הוא</w:t>
      </w:r>
      <w:r w:rsidRPr="00F40D4B">
        <w:rPr>
          <w:rtl/>
        </w:rPr>
        <w:t xml:space="preserve">- </w:t>
      </w:r>
      <w:r w:rsidRPr="00F40D4B">
        <w:rPr>
          <w:rFonts w:hint="cs"/>
          <w:rtl/>
        </w:rPr>
        <w:t>דתנן ד</w:t>
      </w:r>
      <w:r w:rsidRPr="00F40D4B">
        <w:rPr>
          <w:rtl/>
        </w:rPr>
        <w:t>יגדילו.</w:t>
      </w:r>
      <w:r w:rsidRPr="00F40D4B">
        <w:rPr>
          <w:rFonts w:hint="cs"/>
          <w:rtl/>
        </w:rPr>
        <w:t xml:space="preserve"> [הלכך חולקים בשווה]</w:t>
      </w:r>
    </w:p>
    <w:p w14:paraId="4963ABF2" w14:textId="77777777" w:rsidR="006F071F" w:rsidRPr="00F40D4B" w:rsidRDefault="006F071F" w:rsidP="009B508D">
      <w:pPr>
        <w:rPr>
          <w:rtl/>
        </w:rPr>
      </w:pPr>
    </w:p>
    <w:p w14:paraId="01632457" w14:textId="77777777" w:rsidR="00A6533C" w:rsidRPr="00F40D4B" w:rsidRDefault="006F071F" w:rsidP="009B508D">
      <w:pPr>
        <w:rPr>
          <w:rtl/>
        </w:rPr>
      </w:pPr>
      <w:r w:rsidRPr="00F40D4B">
        <w:rPr>
          <w:rtl/>
        </w:rPr>
        <w:t>•</w:t>
      </w:r>
      <w:r w:rsidRPr="00F40D4B">
        <w:rPr>
          <w:rFonts w:hint="cs"/>
          <w:rtl/>
        </w:rPr>
        <w:t xml:space="preserve"> אותם שני כותים שעשו עיסקא יחד והלך חד מהם וחלק המעות בלא דעת חבירו ועשה עסק והרויח</w:t>
      </w:r>
    </w:p>
    <w:p w14:paraId="0EAA28F9" w14:textId="0DBEE2A8" w:rsidR="006F071F" w:rsidRPr="00F40D4B" w:rsidRDefault="006F071F" w:rsidP="009B508D">
      <w:pPr>
        <w:rPr>
          <w:rtl/>
        </w:rPr>
      </w:pPr>
      <w:r>
        <w:rPr>
          <w:rtl/>
        </w:rPr>
        <w:t xml:space="preserve">אתו לקמיה </w:t>
      </w:r>
      <w:r>
        <w:rPr>
          <w:rStyle w:val="affffc"/>
          <w:rtl/>
          <w:rPrChange w:id="9113" w:author="מנוע אמוראים" w:date="2026-10-05T16:41:14Z">
            <w:rPr>
              <w:rtl/>
            </w:rPr>
          </w:rPrChange>
        </w:rPr>
        <w:t xml:space="preserve">דר</w:t>
      </w:r>
      <w:r>
        <w:rPr>
          <w:rStyle w:val="affffc"/>
          <w:rFonts w:hint="cs"/>
          <w:rtl/>
          <w:rPrChange w:id="9114" w:author="מנוע אמוראים" w:date="2026-10-05T16:41:14Z">
            <w:rPr>
              <w:rFonts w:hint="cs"/>
              <w:rtl/>
            </w:rPr>
          </w:rPrChange>
        </w:rPr>
        <w:t xml:space="preserve">"פ</w:t>
      </w:r>
      <w:r>
        <w:rPr>
          <w:rFonts w:hint="cs"/>
          <w:rtl/>
        </w:rPr>
        <w:t xml:space="preserve"> </w:t>
      </w:r>
      <w:r w:rsidRPr="00F40D4B">
        <w:rPr>
          <w:rtl/>
        </w:rPr>
        <w:t>א"ל: מאי נפק</w:t>
      </w:r>
      <w:r w:rsidRPr="00F40D4B">
        <w:rPr>
          <w:rFonts w:hint="cs"/>
          <w:rtl/>
        </w:rPr>
        <w:t xml:space="preserve">''מ הא </w:t>
      </w:r>
      <w:r>
        <w:rPr>
          <w:rtl/>
        </w:rPr>
        <w:t xml:space="preserve">הכי </w:t>
      </w:r>
      <w:r>
        <w:rPr>
          <w:rStyle w:val="affffc"/>
          <w:rtl/>
          <w:rPrChange w:id="9115" w:author="מנוע אמוראים" w:date="2026-10-05T16:41:14Z">
            <w:rPr>
              <w:rtl/>
            </w:rPr>
          </w:rPrChange>
        </w:rPr>
        <w:t xml:space="preserve">אר"נ</w:t>
      </w:r>
      <w:r>
        <w:rPr>
          <w:rtl/>
        </w:rPr>
        <w:t xml:space="preserve">: זוזי כמאן ד</w:t>
      </w:r>
      <w:r w:rsidR="00237964" w:rsidRPr="00F40D4B">
        <w:rPr>
          <w:rtl/>
        </w:rPr>
        <w:t>חלקו</w:t>
      </w:r>
      <w:r w:rsidRPr="00F40D4B">
        <w:rPr>
          <w:rtl/>
        </w:rPr>
        <w:t xml:space="preserve"> דמו.</w:t>
      </w:r>
      <w:r w:rsidRPr="00F40D4B">
        <w:rPr>
          <w:rFonts w:hint="cs"/>
          <w:rtl/>
        </w:rPr>
        <w:t xml:space="preserve"> וא''כ כל הרוח של אחד</w:t>
      </w:r>
    </w:p>
    <w:p w14:paraId="2F51A32E" w14:textId="77777777" w:rsidR="00A6533C" w:rsidRPr="00F40D4B" w:rsidRDefault="006F071F" w:rsidP="009B508D">
      <w:pPr>
        <w:rPr>
          <w:rtl/>
        </w:rPr>
      </w:pPr>
      <w:r w:rsidRPr="00F40D4B">
        <w:rPr>
          <w:rtl/>
        </w:rPr>
        <w:t xml:space="preserve">לשנה </w:t>
      </w:r>
      <w:r w:rsidRPr="00F40D4B">
        <w:rPr>
          <w:rFonts w:hint="cs"/>
          <w:rtl/>
        </w:rPr>
        <w:t>הבאה קנו יין יחד והאחר חלק לעצמו היין ועשה עסק והרוויח ובאו שוב לר''פ.</w:t>
      </w:r>
    </w:p>
    <w:p w14:paraId="224AADA9" w14:textId="77777777" w:rsidR="00A6533C" w:rsidRPr="00F40D4B" w:rsidRDefault="006F071F" w:rsidP="009B508D">
      <w:pPr>
        <w:rPr>
          <w:rtl/>
        </w:rPr>
      </w:pPr>
      <w:r w:rsidRPr="00F40D4B">
        <w:rPr>
          <w:rFonts w:hint="cs"/>
          <w:rtl/>
        </w:rPr>
        <w:t>ושאלו מי חלק לך היין א''ל הכותי חזינא דמר רודף אותי בדווקא.</w:t>
      </w:r>
    </w:p>
    <w:p w14:paraId="16C16322" w14:textId="14086D02" w:rsidR="006F071F" w:rsidRPr="00F40D4B" w:rsidRDefault="006F071F" w:rsidP="009B508D">
      <w:pPr>
        <w:rPr>
          <w:rtl/>
        </w:rPr>
      </w:pPr>
      <w:r w:rsidRPr="00F40D4B">
        <w:rPr>
          <w:rFonts w:hint="cs"/>
          <w:rtl/>
        </w:rPr>
        <w:lastRenderedPageBreak/>
        <w:t>אר''פ דבכה''ג [שיש לחשוד הדיין] חייב להודיע טעם הדין.</w:t>
      </w:r>
    </w:p>
    <w:p w14:paraId="54E4F9E3" w14:textId="77777777" w:rsidR="00A6533C" w:rsidRPr="00F40D4B" w:rsidRDefault="006F071F" w:rsidP="009B508D">
      <w:pPr>
        <w:rPr>
          <w:rtl/>
        </w:rPr>
      </w:pPr>
      <w:r w:rsidRPr="00F40D4B">
        <w:rPr>
          <w:rFonts w:hint="cs"/>
          <w:rtl/>
        </w:rPr>
        <w:t>דבשלמא גבי מעות לא שייך טובות ורעות א''כ יכול לחלוק בלא ידיעת חבירו</w:t>
      </w:r>
    </w:p>
    <w:p w14:paraId="1479BEC9" w14:textId="039060FA" w:rsidR="006F071F" w:rsidRPr="00F40D4B" w:rsidRDefault="006F071F" w:rsidP="009B508D">
      <w:pPr>
        <w:ind w:firstLine="720"/>
        <w:rPr>
          <w:rtl/>
        </w:rPr>
      </w:pPr>
      <w:r w:rsidRPr="00F40D4B">
        <w:rPr>
          <w:rFonts w:hint="cs"/>
          <w:rtl/>
        </w:rPr>
        <w:t>משא''כ ביין צריך שומא דיש יין טוב ויש יין דלא בסים</w:t>
      </w:r>
    </w:p>
    <w:p w14:paraId="1D98F33F" w14:textId="6DE492FF" w:rsidR="006F071F" w:rsidRPr="00F40D4B" w:rsidRDefault="006F071F" w:rsidP="009B508D">
      <w:pPr>
        <w:rPr>
          <w:rtl/>
        </w:rPr>
      </w:pPr>
      <w:r w:rsidRPr="00F40D4B">
        <w:rPr>
          <w:rtl/>
        </w:rPr>
        <w:t>•</w:t>
      </w:r>
      <w:r w:rsidRPr="00F40D4B">
        <w:rPr>
          <w:rFonts w:hint="cs"/>
          <w:rtl/>
        </w:rPr>
        <w:t xml:space="preserve"> </w:t>
      </w:r>
      <w:r>
        <w:rPr>
          <w:rtl/>
        </w:rPr>
        <w:t xml:space="preserve">גופא, אמר </w:t>
      </w:r>
      <w:r>
        <w:rPr>
          <w:rStyle w:val="affffc"/>
          <w:rtl/>
          <w:rPrChange w:id="9116" w:author="מנוע אמוראים" w:date="2026-10-05T16:41:14Z">
            <w:rPr>
              <w:rtl/>
            </w:rPr>
          </w:rPrChange>
        </w:rPr>
        <w:t xml:space="preserve">ר"נ</w:t>
      </w:r>
      <w:r>
        <w:rPr>
          <w:rtl/>
        </w:rPr>
        <w:t xml:space="preserve">: זוזי כמאן ד</w:t>
      </w:r>
      <w:r w:rsidR="00237964" w:rsidRPr="00F40D4B">
        <w:rPr>
          <w:rtl/>
        </w:rPr>
        <w:t>חלקו</w:t>
      </w:r>
      <w:r w:rsidRPr="00F40D4B">
        <w:rPr>
          <w:rtl/>
        </w:rPr>
        <w:t xml:space="preserve"> דמו.</w:t>
      </w:r>
      <w:r w:rsidRPr="00F40D4B">
        <w:rPr>
          <w:rFonts w:hint="cs"/>
          <w:rtl/>
        </w:rPr>
        <w:t xml:space="preserve"> </w:t>
      </w:r>
      <w:r w:rsidRPr="00F40D4B">
        <w:rPr>
          <w:rtl/>
        </w:rPr>
        <w:t>ה"מ טבי וטבי, תקולי ותקולי</w:t>
      </w:r>
      <w:r w:rsidRPr="00F40D4B">
        <w:rPr>
          <w:rFonts w:hint="cs"/>
          <w:rtl/>
        </w:rPr>
        <w:t>[כבדות]</w:t>
      </w:r>
      <w:r w:rsidRPr="00F40D4B">
        <w:rPr>
          <w:rtl/>
        </w:rPr>
        <w:t>.</w:t>
      </w:r>
      <w:r w:rsidRPr="00F40D4B">
        <w:rPr>
          <w:rFonts w:hint="cs"/>
          <w:rtl/>
        </w:rPr>
        <w:t xml:space="preserve"> </w:t>
      </w:r>
      <w:r w:rsidRPr="00F40D4B">
        <w:rPr>
          <w:rtl/>
        </w:rPr>
        <w:t>אבל טבי ותקולי - לא.</w:t>
      </w:r>
    </w:p>
    <w:p w14:paraId="7A63CCAC" w14:textId="77777777" w:rsidR="00A6533C" w:rsidRPr="00F40D4B" w:rsidRDefault="00A6533C" w:rsidP="00A6533C">
      <w:pPr>
        <w:pStyle w:val="aff9"/>
        <w:rPr>
          <w:rtl/>
        </w:rPr>
      </w:pPr>
      <w:r w:rsidRPr="00F40D4B">
        <w:rPr>
          <w:rtl/>
        </w:rPr>
        <w:t>***</w:t>
      </w:r>
    </w:p>
    <w:p w14:paraId="349EF68E" w14:textId="290D32D5" w:rsidR="006F071F" w:rsidRPr="00F40D4B" w:rsidRDefault="006F071F" w:rsidP="00A6533C">
      <w:pPr>
        <w:pStyle w:val="affe"/>
        <w:framePr w:wrap="around"/>
        <w:rPr>
          <w:rtl/>
        </w:rPr>
      </w:pPr>
      <w:r w:rsidRPr="00F40D4B">
        <w:rPr>
          <w:rtl/>
        </w:rPr>
        <w:t>סט:</w:t>
      </w:r>
    </w:p>
    <w:p w14:paraId="51658678" w14:textId="77777777" w:rsidR="006F071F" w:rsidRPr="00F40D4B" w:rsidRDefault="006F071F" w:rsidP="009B508D">
      <w:pPr>
        <w:rPr>
          <w:rtl/>
        </w:rPr>
      </w:pPr>
      <w:r w:rsidRPr="00F40D4B">
        <w:rPr>
          <w:rtl/>
        </w:rPr>
        <w:t>•</w:t>
      </w:r>
      <w:r w:rsidRPr="00F40D4B">
        <w:rPr>
          <w:rFonts w:hint="cs"/>
          <w:rtl/>
        </w:rPr>
        <w:t xml:space="preserve"> רב חמא </w:t>
      </w:r>
      <w:r w:rsidRPr="00F40D4B">
        <w:rPr>
          <w:rtl/>
        </w:rPr>
        <w:t>ה</w:t>
      </w:r>
      <w:r w:rsidRPr="00F40D4B">
        <w:rPr>
          <w:rFonts w:hint="cs"/>
          <w:rtl/>
        </w:rPr>
        <w:t>י</w:t>
      </w:r>
      <w:r w:rsidRPr="00F40D4B">
        <w:rPr>
          <w:rtl/>
        </w:rPr>
        <w:t xml:space="preserve">ה </w:t>
      </w:r>
      <w:r w:rsidRPr="00F40D4B">
        <w:rPr>
          <w:rFonts w:hint="cs"/>
          <w:rtl/>
        </w:rPr>
        <w:t>משכיר זוזי בזוז פשוט ליום ולבסוף כלו מעותיו [כעונש למלוה בריבית]</w:t>
      </w:r>
    </w:p>
    <w:p w14:paraId="3EE47E1D" w14:textId="77777777" w:rsidR="006F071F" w:rsidRPr="00F40D4B" w:rsidRDefault="006F071F" w:rsidP="009B508D">
      <w:pPr>
        <w:rPr>
          <w:rtl/>
        </w:rPr>
      </w:pPr>
      <w:r w:rsidRPr="00F40D4B">
        <w:rPr>
          <w:rFonts w:hint="cs"/>
          <w:rtl/>
        </w:rPr>
        <w:t xml:space="preserve"> </w:t>
      </w:r>
      <w:r w:rsidRPr="00F40D4B">
        <w:rPr>
          <w:rtl/>
        </w:rPr>
        <w:t>הוא סבר: מ</w:t>
      </w:r>
      <w:r w:rsidRPr="00F40D4B">
        <w:rPr>
          <w:rFonts w:hint="cs"/>
          <w:rtl/>
        </w:rPr>
        <w:t>"ש</w:t>
      </w:r>
      <w:r w:rsidRPr="00F40D4B">
        <w:rPr>
          <w:rtl/>
        </w:rPr>
        <w:t xml:space="preserve"> ממרא</w:t>
      </w:r>
      <w:r w:rsidRPr="00F40D4B">
        <w:rPr>
          <w:rFonts w:hint="cs"/>
          <w:rtl/>
        </w:rPr>
        <w:t xml:space="preserve">  ולא היא שמעדר חוזר בעינו וניכר פחתו משא''כ זוז- להכי הוי ריבית</w:t>
      </w:r>
      <w:r w:rsidRPr="00F40D4B">
        <w:rPr>
          <w:rtl/>
        </w:rPr>
        <w:t>.</w:t>
      </w:r>
    </w:p>
    <w:p w14:paraId="02CCB834"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רבא: שרי לאיניש </w:t>
      </w:r>
      <w:r w:rsidRPr="00F40D4B">
        <w:rPr>
          <w:rFonts w:hint="cs"/>
          <w:rtl/>
        </w:rPr>
        <w:t>לומר לחבירו</w:t>
      </w:r>
      <w:r w:rsidRPr="00F40D4B">
        <w:rPr>
          <w:rtl/>
        </w:rPr>
        <w:t xml:space="preserve">: הילך </w:t>
      </w:r>
      <w:r w:rsidRPr="00F40D4B">
        <w:rPr>
          <w:rFonts w:hint="cs"/>
          <w:rtl/>
        </w:rPr>
        <w:t xml:space="preserve">ד' </w:t>
      </w:r>
      <w:r w:rsidRPr="00F40D4B">
        <w:rPr>
          <w:rtl/>
        </w:rPr>
        <w:t xml:space="preserve">זוזי </w:t>
      </w:r>
      <w:r w:rsidRPr="00F40D4B">
        <w:rPr>
          <w:rFonts w:hint="cs"/>
          <w:rtl/>
        </w:rPr>
        <w:t>והלוה לפלוני מעות</w:t>
      </w:r>
      <w:r w:rsidRPr="00F40D4B">
        <w:rPr>
          <w:rtl/>
        </w:rPr>
        <w:t>,</w:t>
      </w:r>
    </w:p>
    <w:p w14:paraId="119253CB" w14:textId="27C31A17" w:rsidR="006F071F" w:rsidRPr="00F40D4B" w:rsidRDefault="006F071F" w:rsidP="009B508D">
      <w:pPr>
        <w:rPr>
          <w:rtl/>
        </w:rPr>
      </w:pPr>
      <w:r w:rsidRPr="00F40D4B">
        <w:rPr>
          <w:rFonts w:hint="cs"/>
          <w:rtl/>
        </w:rPr>
        <w:t>ד</w:t>
      </w:r>
      <w:r w:rsidRPr="00F40D4B">
        <w:rPr>
          <w:rtl/>
        </w:rPr>
        <w:t>לא אסרה תורה אלא רבית הבאה מלוה למלוה.</w:t>
      </w:r>
    </w:p>
    <w:p w14:paraId="35A5465F" w14:textId="77777777" w:rsidR="006F071F" w:rsidRPr="00F40D4B" w:rsidRDefault="006F071F" w:rsidP="009B508D">
      <w:pPr>
        <w:rPr>
          <w:rtl/>
        </w:rPr>
      </w:pPr>
      <w:r w:rsidRPr="00F40D4B">
        <w:rPr>
          <w:rtl/>
        </w:rPr>
        <w:t>•</w:t>
      </w:r>
      <w:r w:rsidRPr="00F40D4B">
        <w:rPr>
          <w:rFonts w:hint="cs"/>
          <w:rtl/>
        </w:rPr>
        <w:t xml:space="preserve"> </w:t>
      </w:r>
      <w:r w:rsidRPr="00F40D4B">
        <w:rPr>
          <w:rtl/>
        </w:rPr>
        <w:t>רבא: שרי לאיניש ל</w:t>
      </w:r>
      <w:r w:rsidRPr="00F40D4B">
        <w:rPr>
          <w:rFonts w:hint="cs"/>
          <w:rtl/>
        </w:rPr>
        <w:t>ו</w:t>
      </w:r>
      <w:r w:rsidRPr="00F40D4B">
        <w:rPr>
          <w:rtl/>
        </w:rPr>
        <w:t>מר לחב</w:t>
      </w:r>
      <w:r w:rsidRPr="00F40D4B">
        <w:rPr>
          <w:rFonts w:hint="cs"/>
          <w:rtl/>
        </w:rPr>
        <w:t>י</w:t>
      </w:r>
      <w:r w:rsidRPr="00F40D4B">
        <w:rPr>
          <w:rtl/>
        </w:rPr>
        <w:t>ר</w:t>
      </w:r>
      <w:r w:rsidRPr="00F40D4B">
        <w:rPr>
          <w:rFonts w:hint="cs"/>
          <w:rtl/>
        </w:rPr>
        <w:t>ו</w:t>
      </w:r>
      <w:r w:rsidRPr="00F40D4B">
        <w:rPr>
          <w:rtl/>
        </w:rPr>
        <w:t xml:space="preserve">: </w:t>
      </w:r>
      <w:r w:rsidRPr="00F40D4B">
        <w:rPr>
          <w:rFonts w:hint="cs"/>
          <w:rtl/>
        </w:rPr>
        <w:t>קח ד' זוזי ואמור לפלוני להלוות לי מעות -ד</w:t>
      </w:r>
      <w:r w:rsidRPr="00F40D4B">
        <w:rPr>
          <w:rtl/>
        </w:rPr>
        <w:t>שכר אמירה שקיל.</w:t>
      </w:r>
    </w:p>
    <w:p w14:paraId="4A70B04A" w14:textId="77777777" w:rsidR="00A6533C" w:rsidRPr="00F40D4B" w:rsidRDefault="006F071F" w:rsidP="009B508D">
      <w:pPr>
        <w:rPr>
          <w:rtl/>
        </w:rPr>
      </w:pPr>
      <w:r>
        <w:rPr>
          <w:rtl/>
        </w:rPr>
        <w:t xml:space="preserve">כי הא דאבא מר בריה </w:t>
      </w:r>
      <w:r>
        <w:rPr>
          <w:rStyle w:val="affffc"/>
          <w:rtl/>
          <w:rPrChange w:id="9117" w:author="מנוע אמוראים" w:date="2026-10-05T16:41:14Z">
            <w:rPr>
              <w:rtl/>
            </w:rPr>
          </w:rPrChange>
        </w:rPr>
        <w:t xml:space="preserve">דר</w:t>
      </w:r>
      <w:r>
        <w:rPr>
          <w:rStyle w:val="affffc"/>
          <w:rFonts w:hint="cs"/>
          <w:rtl/>
          <w:rPrChange w:id="9118" w:author="מנוע אמוראים" w:date="2026-10-05T16:41:14Z">
            <w:rPr>
              <w:rFonts w:hint="cs"/>
              <w:rtl/>
            </w:rPr>
          </w:rPrChange>
        </w:rPr>
        <w:t xml:space="preserve">"פ</w:t>
      </w:r>
      <w:r>
        <w:rPr>
          <w:rFonts w:hint="cs"/>
          <w:rtl/>
        </w:rPr>
        <w:t xml:space="preserve">-</w:t>
      </w:r>
      <w:r w:rsidRPr="00F40D4B">
        <w:rPr>
          <w:rtl/>
        </w:rPr>
        <w:t xml:space="preserve"> </w:t>
      </w:r>
      <w:r w:rsidRPr="00F40D4B">
        <w:rPr>
          <w:rFonts w:hint="cs"/>
          <w:rtl/>
        </w:rPr>
        <w:t>לקח עיגולי שעווה מתגרים, וא''ל לאבא להלוותם זוזי</w:t>
      </w:r>
    </w:p>
    <w:p w14:paraId="57849868" w14:textId="6C21095A" w:rsidR="006F071F" w:rsidRPr="00F40D4B" w:rsidRDefault="006F071F" w:rsidP="009B508D">
      <w:pPr>
        <w:rPr>
          <w:rtl/>
        </w:rPr>
      </w:pPr>
      <w:r>
        <w:rPr>
          <w:rtl/>
        </w:rPr>
        <w:t xml:space="preserve">אמרו ליה רבנן </w:t>
      </w:r>
      <w:r>
        <w:rPr>
          <w:rStyle w:val="affffc"/>
          <w:rtl/>
          <w:rPrChange w:id="9119" w:author="מנוע אמוראים" w:date="2026-10-05T16:41:14Z">
            <w:rPr>
              <w:rtl/>
            </w:rPr>
          </w:rPrChange>
        </w:rPr>
        <w:t xml:space="preserve">לר</w:t>
      </w:r>
      <w:r>
        <w:rPr>
          <w:rStyle w:val="affffc"/>
          <w:rFonts w:hint="cs"/>
          <w:rtl/>
          <w:rPrChange w:id="9120" w:author="מנוע אמוראים" w:date="2026-10-05T16:41:14Z">
            <w:rPr>
              <w:rFonts w:hint="cs"/>
              <w:rtl/>
            </w:rPr>
          </w:rPrChange>
        </w:rPr>
        <w:t xml:space="preserve">"פ</w:t>
      </w:r>
      <w:r w:rsidRPr="00F40D4B">
        <w:rPr>
          <w:rtl/>
        </w:rPr>
        <w:t>: אכיל בריה דמר רבית!</w:t>
      </w:r>
      <w:r w:rsidRPr="00F40D4B">
        <w:rPr>
          <w:rFonts w:hint="cs"/>
          <w:rtl/>
        </w:rPr>
        <w:t xml:space="preserve"> וא''ל דאי''ז ריבית דשכר אמירה שקיל ושרי</w:t>
      </w:r>
    </w:p>
    <w:p w14:paraId="6E8071D4" w14:textId="77777777" w:rsidR="00A6533C" w:rsidRPr="00F40D4B" w:rsidRDefault="00A6533C" w:rsidP="00A6533C">
      <w:pPr>
        <w:pStyle w:val="aff9"/>
        <w:rPr>
          <w:rtl/>
        </w:rPr>
      </w:pPr>
      <w:r w:rsidRPr="00F40D4B">
        <w:rPr>
          <w:rtl/>
        </w:rPr>
        <w:t>***</w:t>
      </w:r>
    </w:p>
    <w:p w14:paraId="346540F9" w14:textId="73611570" w:rsidR="006F071F" w:rsidRPr="00F40D4B" w:rsidRDefault="006F071F" w:rsidP="009B508D">
      <w:pPr>
        <w:rPr>
          <w:rtl/>
        </w:rPr>
      </w:pPr>
      <w:ins w:id="9924" w:author="מספור קטעי משנה" w:date="2026-10-06T06:45:11Z">
        <w:r>
          <w:rPr>
            <w:rStyle w:val="MisparKeta"/>
          </w:rPr>
          <w:t xml:space="preserve">ב. </w:t>
        </w:r>
      </w:ins>
      <w:r w:rsidRPr="00F40D4B">
        <w:rPr>
          <w:rtl/>
        </w:rPr>
        <w:t>משנה.</w:t>
      </w:r>
    </w:p>
    <w:p w14:paraId="2B7A5997" w14:textId="77777777" w:rsidR="006F071F" w:rsidRPr="00F40D4B" w:rsidRDefault="006F071F" w:rsidP="009B508D">
      <w:pPr>
        <w:rPr>
          <w:rtl/>
        </w:rPr>
      </w:pPr>
      <w:r w:rsidRPr="00F40D4B">
        <w:rPr>
          <w:rtl/>
        </w:rPr>
        <w:t>שמין פרה וחמור, וכל דבר שהוא עושה ואוכל, למחצה.</w:t>
      </w:r>
    </w:p>
    <w:p w14:paraId="0FCBB420" w14:textId="77777777" w:rsidR="006F071F" w:rsidRPr="00F40D4B" w:rsidRDefault="006F071F" w:rsidP="009B508D">
      <w:pPr>
        <w:rPr>
          <w:rtl/>
        </w:rPr>
      </w:pPr>
      <w:r w:rsidRPr="00F40D4B">
        <w:rPr>
          <w:rtl/>
        </w:rPr>
        <w:lastRenderedPageBreak/>
        <w:t>מקום שנהגו לחלוק את הולדות מיד - חולקין, מקום שנהגו לגדל - יגדילו.</w:t>
      </w:r>
    </w:p>
    <w:p w14:paraId="14C9E0EE" w14:textId="77777777" w:rsidR="006F071F" w:rsidRPr="00F40D4B" w:rsidRDefault="006F071F" w:rsidP="009B508D">
      <w:pPr>
        <w:rPr>
          <w:rtl/>
        </w:rPr>
      </w:pPr>
      <w:r w:rsidRPr="00F40D4B">
        <w:rPr>
          <w:rtl/>
        </w:rPr>
        <w:t>ר</w:t>
      </w:r>
      <w:r w:rsidRPr="00F40D4B">
        <w:rPr>
          <w:rFonts w:hint="cs"/>
          <w:rtl/>
        </w:rPr>
        <w:t>שב''ג</w:t>
      </w:r>
      <w:r w:rsidRPr="00F40D4B">
        <w:rPr>
          <w:rtl/>
        </w:rPr>
        <w:t xml:space="preserve"> אומר: שמין עגל עם אמו, וסיח עם אמו, ומפריז על שדהו, ואינו חושש משום רבית.</w:t>
      </w:r>
    </w:p>
    <w:p w14:paraId="4071650C" w14:textId="77777777" w:rsidR="00A6533C" w:rsidRPr="00F40D4B" w:rsidRDefault="00A6533C" w:rsidP="00A6533C">
      <w:pPr>
        <w:pStyle w:val="aff9"/>
        <w:rPr>
          <w:rtl/>
        </w:rPr>
      </w:pPr>
      <w:r w:rsidRPr="00F40D4B">
        <w:rPr>
          <w:rtl/>
        </w:rPr>
        <w:t>***</w:t>
      </w:r>
    </w:p>
    <w:p w14:paraId="296E0F76" w14:textId="1437EC50" w:rsidR="006F071F" w:rsidRPr="00F40D4B" w:rsidRDefault="006F071F" w:rsidP="009B508D">
      <w:pPr>
        <w:rPr>
          <w:rtl/>
        </w:rPr>
      </w:pPr>
      <w:r w:rsidRPr="00F40D4B">
        <w:rPr>
          <w:rtl/>
        </w:rPr>
        <w:t>ת"ר: מפריז על שדהו ואינו חושש משום רבית, כיצד? השוכר את השדה מחבירו בעשרה כורים חטין לשנה, ואומר לו: תן לי מאתים זוז ואפרנסנה, ואני אעלה לך שנים עשר כורין לשנה - מותר.</w:t>
      </w:r>
    </w:p>
    <w:p w14:paraId="7E53E539" w14:textId="77777777" w:rsidR="006F071F" w:rsidRPr="00F40D4B" w:rsidRDefault="006F071F" w:rsidP="009B508D">
      <w:pPr>
        <w:rPr>
          <w:rtl/>
        </w:rPr>
      </w:pPr>
      <w:r w:rsidRPr="00F40D4B">
        <w:rPr>
          <w:rtl/>
        </w:rPr>
        <w:t>אבל אין מפריז לא על חנות ולא על ספינה.</w:t>
      </w:r>
    </w:p>
    <w:p w14:paraId="0F055077" w14:textId="77777777" w:rsidR="00A6533C" w:rsidRPr="00F40D4B" w:rsidRDefault="006F071F" w:rsidP="009B508D">
      <w:pPr>
        <w:rPr>
          <w:rtl/>
        </w:rPr>
      </w:pPr>
      <w:r w:rsidRPr="00F40D4B">
        <w:rPr>
          <w:rtl/>
        </w:rPr>
        <w:t>•</w:t>
      </w:r>
      <w:r w:rsidRPr="00F40D4B">
        <w:rPr>
          <w:rFonts w:hint="cs"/>
          <w:rtl/>
        </w:rPr>
        <w:t xml:space="preserve"> </w:t>
      </w:r>
      <w:r>
        <w:rPr>
          <w:rStyle w:val="affffc"/>
          <w:rtl/>
          <w:rPrChange w:id="9121" w:author="מנוע אמוראים" w:date="2026-10-05T16:41:14Z">
            <w:rPr>
              <w:rtl/>
            </w:rPr>
          </w:rPrChange>
        </w:rPr>
        <w:t xml:space="preserve">א</w:t>
      </w:r>
      <w:r>
        <w:rPr>
          <w:rStyle w:val="affffc"/>
          <w:rFonts w:hint="cs"/>
          <w:rtl/>
          <w:rPrChange w:id="9122" w:author="מנוע אמוראים" w:date="2026-10-05T16:41:14Z">
            <w:rPr>
              <w:rFonts w:hint="cs"/>
              <w:rtl/>
            </w:rPr>
          </w:rPrChange>
        </w:rPr>
        <w:t xml:space="preserve">ר</w:t>
      </w:r>
      <w:r>
        <w:rPr>
          <w:rStyle w:val="affffc"/>
          <w:rtl/>
          <w:rPrChange w:id="9123" w:author="מנוע אמוראים" w:date="2026-10-05T16:41:14Z">
            <w:rPr>
              <w:rtl/>
            </w:rPr>
          </w:rPrChange>
        </w:rPr>
        <w:t xml:space="preserve">"נ</w:t>
      </w:r>
      <w:r>
        <w:rPr>
          <w:rtl/>
        </w:rPr>
        <w:t xml:space="preserve"> </w:t>
      </w:r>
      <w:r w:rsidRPr="00F40D4B">
        <w:rPr>
          <w:rFonts w:hint="cs"/>
          <w:rtl/>
        </w:rPr>
        <w:t>רב''א</w:t>
      </w:r>
      <w:r w:rsidRPr="00F40D4B">
        <w:rPr>
          <w:rtl/>
        </w:rPr>
        <w:t xml:space="preserve">: פעמים שמפריז על חנות לצור בה צורה, </w:t>
      </w:r>
      <w:r w:rsidRPr="00F40D4B">
        <w:rPr>
          <w:rFonts w:hint="cs"/>
          <w:rtl/>
        </w:rPr>
        <w:t>שיכנסו יותר אנשים ושכרה מרובה</w:t>
      </w:r>
    </w:p>
    <w:p w14:paraId="2120B7F1" w14:textId="591ED605" w:rsidR="006F071F" w:rsidRPr="00F40D4B" w:rsidRDefault="006F071F" w:rsidP="009B508D">
      <w:pPr>
        <w:rPr>
          <w:rtl/>
        </w:rPr>
      </w:pPr>
      <w:r w:rsidRPr="00F40D4B">
        <w:rPr>
          <w:rtl/>
        </w:rPr>
        <w:t xml:space="preserve">ספינה לעשות לה </w:t>
      </w:r>
      <w:r w:rsidRPr="00F40D4B">
        <w:rPr>
          <w:rFonts w:hint="cs"/>
          <w:rtl/>
        </w:rPr>
        <w:t>תורן- ששכרה יותר</w:t>
      </w:r>
      <w:r w:rsidRPr="00F40D4B">
        <w:rPr>
          <w:rtl/>
        </w:rPr>
        <w:t>.</w:t>
      </w:r>
    </w:p>
    <w:p w14:paraId="7F3D511E" w14:textId="77777777" w:rsidR="006F071F" w:rsidRPr="00F40D4B" w:rsidRDefault="006F071F" w:rsidP="009B508D">
      <w:pPr>
        <w:rPr>
          <w:rtl/>
        </w:rPr>
      </w:pPr>
    </w:p>
    <w:p w14:paraId="6E5DF16B" w14:textId="77777777" w:rsidR="006F071F" w:rsidRPr="00F40D4B" w:rsidRDefault="006F071F" w:rsidP="009B508D">
      <w:pPr>
        <w:rPr>
          <w:rtl/>
        </w:rPr>
      </w:pPr>
      <w:r w:rsidRPr="00F40D4B">
        <w:rPr>
          <w:rtl/>
        </w:rPr>
        <w:t>•</w:t>
      </w:r>
      <w:r w:rsidRPr="00F40D4B">
        <w:rPr>
          <w:rFonts w:hint="cs"/>
          <w:rtl/>
        </w:rPr>
        <w:t xml:space="preserve"> </w:t>
      </w:r>
      <w:r w:rsidRPr="00F40D4B">
        <w:rPr>
          <w:rtl/>
        </w:rPr>
        <w:t xml:space="preserve">ספינתא, אמר רב: </w:t>
      </w:r>
      <w:r w:rsidRPr="00F40D4B">
        <w:rPr>
          <w:rFonts w:hint="cs"/>
          <w:rtl/>
        </w:rPr>
        <w:t xml:space="preserve">דיכול לגבות </w:t>
      </w:r>
      <w:r w:rsidRPr="00F40D4B">
        <w:rPr>
          <w:rtl/>
        </w:rPr>
        <w:t>אגרא</w:t>
      </w:r>
      <w:r w:rsidRPr="00F40D4B">
        <w:rPr>
          <w:rFonts w:hint="cs"/>
          <w:rtl/>
        </w:rPr>
        <w:t>[שכירות],</w:t>
      </w:r>
      <w:r w:rsidRPr="00F40D4B">
        <w:rPr>
          <w:rtl/>
        </w:rPr>
        <w:t xml:space="preserve"> ופגרא</w:t>
      </w:r>
      <w:r w:rsidRPr="00F40D4B">
        <w:rPr>
          <w:rFonts w:hint="cs"/>
          <w:rtl/>
        </w:rPr>
        <w:t>[שאם תשבר ישלם השוכר דמיה]</w:t>
      </w:r>
      <w:r w:rsidRPr="00F40D4B">
        <w:rPr>
          <w:rtl/>
        </w:rPr>
        <w:t>.</w:t>
      </w:r>
    </w:p>
    <w:p w14:paraId="25038A16" w14:textId="77777777" w:rsidR="006F071F" w:rsidRPr="00F40D4B" w:rsidRDefault="006F071F" w:rsidP="009B508D">
      <w:pPr>
        <w:rPr>
          <w:rtl/>
        </w:rPr>
      </w:pPr>
      <w:r>
        <w:rPr>
          <w:rtl/>
        </w:rPr>
        <w:t xml:space="preserve">אמרו ליה </w:t>
      </w:r>
      <w:r>
        <w:rPr>
          <w:rStyle w:val="affffc"/>
          <w:rtl/>
          <w:rPrChange w:id="9124" w:author="מנוע אמוראים" w:date="2026-10-05T16:41:14Z">
            <w:rPr>
              <w:rtl/>
            </w:rPr>
          </w:rPrChange>
        </w:rPr>
        <w:t xml:space="preserve">ר"כ</w:t>
      </w:r>
      <w:r>
        <w:rPr>
          <w:rtl/>
        </w:rPr>
        <w:t xml:space="preserve"> ורב אסי לרב: אי אגרא - לא פגרא, אי פגרא - לא אגרא.</w:t>
      </w:r>
    </w:p>
    <w:p w14:paraId="13D53D58" w14:textId="77777777" w:rsidR="006F071F" w:rsidRPr="00F40D4B" w:rsidRDefault="006F071F" w:rsidP="009B508D">
      <w:pPr>
        <w:rPr>
          <w:rtl/>
        </w:rPr>
      </w:pPr>
      <w:r w:rsidRPr="00F40D4B">
        <w:rPr>
          <w:rtl/>
        </w:rPr>
        <w:t>שתיק רב.</w:t>
      </w:r>
    </w:p>
    <w:p w14:paraId="16A4B36F" w14:textId="77777777" w:rsidR="00A6533C" w:rsidRPr="00F40D4B" w:rsidRDefault="006F071F" w:rsidP="009B508D">
      <w:pPr>
        <w:rPr>
          <w:rtl/>
        </w:rPr>
      </w:pPr>
      <w:r w:rsidRPr="00F40D4B">
        <w:rPr>
          <w:rFonts w:hint="cs"/>
          <w:rtl/>
        </w:rPr>
        <w:t xml:space="preserve">והקשה ר''ש למה שתק רב הא </w:t>
      </w:r>
      <w:r w:rsidRPr="00F40D4B">
        <w:rPr>
          <w:rtl/>
        </w:rPr>
        <w:t>אע"פ שאמרו אין מקבלין צאן ברזל מישראל</w:t>
      </w:r>
      <w:r w:rsidRPr="00F40D4B">
        <w:rPr>
          <w:rFonts w:hint="cs"/>
          <w:rtl/>
        </w:rPr>
        <w:t xml:space="preserve"> [דריבית]</w:t>
      </w:r>
      <w:r w:rsidRPr="00F40D4B">
        <w:rPr>
          <w:rtl/>
        </w:rPr>
        <w:t>,</w:t>
      </w:r>
    </w:p>
    <w:p w14:paraId="50BB4B6B" w14:textId="309D1E6B" w:rsidR="006F071F" w:rsidRPr="00F40D4B" w:rsidRDefault="006F071F" w:rsidP="009B508D">
      <w:pPr>
        <w:ind w:firstLine="720"/>
        <w:rPr>
          <w:rtl/>
        </w:rPr>
      </w:pPr>
      <w:r w:rsidRPr="00F40D4B">
        <w:rPr>
          <w:rtl/>
        </w:rPr>
        <w:t>אבל מקבלין צאן ברזל מן הנכרים.</w:t>
      </w:r>
    </w:p>
    <w:p w14:paraId="10EE787E" w14:textId="77777777" w:rsidR="00A6533C" w:rsidRPr="00F40D4B" w:rsidRDefault="006F071F" w:rsidP="009B508D">
      <w:pPr>
        <w:rPr>
          <w:rtl/>
        </w:rPr>
      </w:pPr>
      <w:r w:rsidRPr="00F40D4B">
        <w:rPr>
          <w:rtl/>
        </w:rPr>
        <w:t>אבל אמרו: השם פרה לחבירו וא</w:t>
      </w:r>
      <w:r w:rsidRPr="00F40D4B">
        <w:rPr>
          <w:rFonts w:hint="cs"/>
          <w:rtl/>
        </w:rPr>
        <w:t>"ל</w:t>
      </w:r>
      <w:r w:rsidRPr="00F40D4B">
        <w:rPr>
          <w:rtl/>
        </w:rPr>
        <w:t xml:space="preserve"> הרי פרתך עשויה עלי ב</w:t>
      </w:r>
      <w:r w:rsidRPr="00F40D4B">
        <w:rPr>
          <w:rFonts w:hint="cs"/>
          <w:rtl/>
        </w:rPr>
        <w:t xml:space="preserve">ל' </w:t>
      </w:r>
      <w:r w:rsidRPr="00F40D4B">
        <w:rPr>
          <w:rtl/>
        </w:rPr>
        <w:t>דינר, ואני אעלה לך סלע בחדש מותר,</w:t>
      </w:r>
    </w:p>
    <w:p w14:paraId="5E87BECD" w14:textId="518C5D92" w:rsidR="006F071F" w:rsidRPr="00F40D4B" w:rsidRDefault="006F071F" w:rsidP="009B508D">
      <w:pPr>
        <w:ind w:firstLine="720"/>
        <w:rPr>
          <w:rtl/>
        </w:rPr>
      </w:pPr>
      <w:r w:rsidRPr="00F40D4B">
        <w:rPr>
          <w:rtl/>
        </w:rPr>
        <w:lastRenderedPageBreak/>
        <w:t>לפי שלא עשאה דמים</w:t>
      </w:r>
      <w:r w:rsidRPr="00F40D4B">
        <w:rPr>
          <w:rFonts w:hint="cs"/>
          <w:rtl/>
        </w:rPr>
        <w:t xml:space="preserve"> -מחיים אלא לאחר מיתה</w:t>
      </w:r>
      <w:r w:rsidRPr="00F40D4B">
        <w:rPr>
          <w:rtl/>
        </w:rPr>
        <w:t>.</w:t>
      </w:r>
      <w:r w:rsidRPr="00F40D4B">
        <w:rPr>
          <w:rFonts w:hint="cs"/>
          <w:rtl/>
        </w:rPr>
        <w:t>[ולא ריבית שיכול להחזירה איך שהיא]</w:t>
      </w:r>
    </w:p>
    <w:p w14:paraId="18AFB430" w14:textId="77777777" w:rsidR="006F071F" w:rsidRPr="00F40D4B" w:rsidRDefault="006F071F" w:rsidP="009B508D">
      <w:pPr>
        <w:rPr>
          <w:rtl/>
        </w:rPr>
      </w:pPr>
    </w:p>
    <w:p w14:paraId="27A056A0" w14:textId="77777777" w:rsidR="006F071F" w:rsidRPr="00F40D4B" w:rsidRDefault="006F071F" w:rsidP="009B508D">
      <w:pPr>
        <w:rPr>
          <w:rtl/>
        </w:rPr>
      </w:pPr>
      <w:r w:rsidRPr="00F40D4B">
        <w:rPr>
          <w:rtl/>
        </w:rPr>
        <w:t>•</w:t>
      </w:r>
      <w:r>
        <w:rPr>
          <w:rFonts w:hint="cs"/>
          <w:rtl/>
        </w:rPr>
        <w:t xml:space="preserve"> </w:t>
      </w:r>
      <w:r>
        <w:rPr>
          <w:rStyle w:val="affffc"/>
          <w:rFonts w:hint="cs"/>
          <w:rtl/>
          <w:rPrChange w:id="9125" w:author="מנוע אמוראים" w:date="2026-10-05T16:41:14Z">
            <w:rPr>
              <w:rFonts w:hint="cs"/>
              <w:rtl/>
            </w:rPr>
          </w:rPrChange>
        </w:rPr>
        <w:t xml:space="preserve">אר"פ</w:t>
      </w:r>
      <w:r w:rsidRPr="00F40D4B">
        <w:rPr>
          <w:rtl/>
        </w:rPr>
        <w:t xml:space="preserve"> הלכתא: ספינה אגרא ופגרא.</w:t>
      </w:r>
    </w:p>
    <w:p w14:paraId="4D281303" w14:textId="77777777" w:rsidR="006F071F" w:rsidRPr="00F40D4B" w:rsidRDefault="006F071F" w:rsidP="009B508D">
      <w:pPr>
        <w:rPr>
          <w:rtl/>
        </w:rPr>
      </w:pPr>
      <w:r w:rsidRPr="00F40D4B">
        <w:rPr>
          <w:rtl/>
        </w:rPr>
        <w:t>ונהגו בני כופרא: אגרא - בשעת משיכה, פגרא - בשעת שבירה.</w:t>
      </w:r>
      <w:r w:rsidRPr="00F40D4B">
        <w:rPr>
          <w:rFonts w:hint="cs"/>
          <w:rtl/>
        </w:rPr>
        <w:t xml:space="preserve"> [דבמתני' תני מנהגא]</w:t>
      </w:r>
    </w:p>
    <w:p w14:paraId="7F3DA04C" w14:textId="77777777" w:rsidR="00A6533C" w:rsidRPr="00F40D4B" w:rsidRDefault="00A6533C" w:rsidP="00A6533C">
      <w:pPr>
        <w:pStyle w:val="aff9"/>
        <w:rPr>
          <w:rtl/>
        </w:rPr>
      </w:pPr>
      <w:r w:rsidRPr="00F40D4B">
        <w:rPr>
          <w:rtl/>
        </w:rPr>
        <w:t>***</w:t>
      </w:r>
    </w:p>
    <w:p w14:paraId="41B0CD47" w14:textId="4B00F82C" w:rsidR="006F071F" w:rsidRPr="00F40D4B" w:rsidRDefault="006F071F" w:rsidP="00A6533C">
      <w:pPr>
        <w:pStyle w:val="affe"/>
        <w:framePr w:wrap="around"/>
        <w:rPr>
          <w:rtl/>
        </w:rPr>
      </w:pPr>
      <w:r w:rsidRPr="00F40D4B">
        <w:rPr>
          <w:rtl/>
        </w:rPr>
        <w:t>ע.</w:t>
      </w:r>
    </w:p>
    <w:p w14:paraId="7ADA1E06" w14:textId="77777777" w:rsidR="00FD4FFF" w:rsidRDefault="00FD4FFF" w:rsidP="00FD4FFF">
      <w:pPr>
        <w:pStyle w:val="36"/>
        <w:framePr w:wrap="notBeside"/>
        <w:rPr>
          <w:rtl/>
        </w:rPr>
      </w:pPr>
      <w:r w:rsidRPr="00F40D4B">
        <w:rPr>
          <w:rFonts w:hint="cs"/>
          <w:rtl/>
        </w:rPr>
        <w:t>ר''ע מ</w:t>
      </w:r>
      <w:r w:rsidRPr="00F40D4B">
        <w:rPr>
          <w:rtl/>
        </w:rPr>
        <w:t>שמואל:</w:t>
      </w:r>
    </w:p>
    <w:p w14:paraId="1CBED680" w14:textId="77777777" w:rsidR="00FD4FFF" w:rsidRPr="00F40D4B" w:rsidRDefault="00FD4FFF" w:rsidP="00FD4FFF">
      <w:pPr>
        <w:pStyle w:val="affff9"/>
        <w:rPr>
          <w:rtl/>
        </w:rPr>
      </w:pPr>
      <w:r w:rsidRPr="00F40D4B">
        <w:rPr>
          <w:rtl/>
        </w:rPr>
        <w:t>מעות של יתומים מותר להלוותן ברבית.</w:t>
      </w:r>
    </w:p>
    <w:p w14:paraId="6037ABF6" w14:textId="77777777" w:rsidR="00FD4FFF" w:rsidRDefault="00FD4FFF" w:rsidP="00FD4FFF">
      <w:pPr>
        <w:pStyle w:val="36"/>
        <w:framePr w:wrap="notBeside"/>
        <w:rPr>
          <w:rtl/>
        </w:rPr>
      </w:pPr>
      <w:r w:rsidRPr="00DD4741">
        <w:rPr>
          <w:rStyle w:val="affffc"/>
          <w:rtl/>
        </w:rPr>
        <w:t>א"ל ר"נ:</w:t>
      </w:r>
    </w:p>
    <w:p w14:paraId="52CCF6CD" w14:textId="77777777" w:rsidR="00FD4FFF" w:rsidRDefault="00FD4FFF" w:rsidP="00FD4FFF">
      <w:pPr>
        <w:rPr>
          <w:rtl/>
        </w:rPr>
      </w:pPr>
      <w:r>
        <w:rPr>
          <w:rFonts w:hint="cs"/>
          <w:rtl/>
        </w:rPr>
        <w:t>משום שהם יתומים</w:t>
      </w:r>
      <w:r w:rsidRPr="00F40D4B">
        <w:rPr>
          <w:rFonts w:hint="cs"/>
          <w:rtl/>
        </w:rPr>
        <w:t xml:space="preserve"> יכולים לעשות איסור? אם אוכלים את שאינו שלהם שילכו אחר אביהם לביה''ק</w:t>
      </w:r>
      <w:r>
        <w:rPr>
          <w:rFonts w:hint="cs"/>
          <w:rtl/>
        </w:rPr>
        <w:t>!</w:t>
      </w:r>
    </w:p>
    <w:p w14:paraId="1C24E8AC" w14:textId="77777777" w:rsidR="00FD4FFF" w:rsidRDefault="00FD4FFF" w:rsidP="00FD4FFF">
      <w:pPr>
        <w:pStyle w:val="36"/>
        <w:framePr w:wrap="notBeside"/>
        <w:rPr>
          <w:rtl/>
        </w:rPr>
      </w:pPr>
      <w:r w:rsidRPr="00F40D4B">
        <w:rPr>
          <w:rFonts w:hint="cs"/>
          <w:rtl/>
        </w:rPr>
        <w:t xml:space="preserve">- וא''ל </w:t>
      </w:r>
    </w:p>
    <w:p w14:paraId="4EFECBED" w14:textId="77777777" w:rsidR="00FD4FFF" w:rsidRPr="00F40D4B" w:rsidRDefault="00FD4FFF" w:rsidP="00FD4FFF">
      <w:pPr>
        <w:rPr>
          <w:rtl/>
        </w:rPr>
      </w:pPr>
      <w:r w:rsidRPr="00F40D4B">
        <w:rPr>
          <w:rFonts w:hint="cs"/>
          <w:rtl/>
        </w:rPr>
        <w:t>יספר לו המעשה איך היה</w:t>
      </w:r>
      <w:r w:rsidRPr="00F40D4B">
        <w:rPr>
          <w:rtl/>
        </w:rPr>
        <w:t>.</w:t>
      </w:r>
    </w:p>
    <w:p w14:paraId="1FE21AD7" w14:textId="77777777" w:rsidR="00FD4FFF" w:rsidRDefault="00FD4FFF" w:rsidP="00FD4FFF">
      <w:pPr>
        <w:pStyle w:val="36"/>
        <w:framePr w:wrap="notBeside"/>
        <w:rPr>
          <w:rtl/>
        </w:rPr>
      </w:pPr>
      <w:r w:rsidRPr="00F40D4B">
        <w:rPr>
          <w:rtl/>
        </w:rPr>
        <w:t>א"ל:</w:t>
      </w:r>
    </w:p>
    <w:p w14:paraId="402C787B" w14:textId="77777777" w:rsidR="00FD4FFF" w:rsidRPr="00F40D4B" w:rsidRDefault="00FD4FFF" w:rsidP="00FD4FFF">
      <w:pPr>
        <w:rPr>
          <w:rtl/>
        </w:rPr>
      </w:pPr>
      <w:r w:rsidRPr="00F40D4B">
        <w:rPr>
          <w:rFonts w:hint="cs"/>
          <w:rtl/>
        </w:rPr>
        <w:t xml:space="preserve">דוד נחושת </w:t>
      </w:r>
      <w:r w:rsidRPr="00DD4741">
        <w:rPr>
          <w:rStyle w:val="affffc"/>
          <w:rFonts w:hint="cs"/>
          <w:rtl/>
        </w:rPr>
        <w:t>דבני מ''ע שהיה בב''ד דשמואל</w:t>
      </w:r>
      <w:r w:rsidRPr="00F40D4B">
        <w:rPr>
          <w:rFonts w:hint="cs"/>
          <w:rtl/>
        </w:rPr>
        <w:t xml:space="preserve"> ו</w:t>
      </w:r>
      <w:r>
        <w:rPr>
          <w:rFonts w:hint="cs"/>
          <w:rtl/>
        </w:rPr>
        <w:t>כשה</w:t>
      </w:r>
      <w:r w:rsidRPr="00F40D4B">
        <w:rPr>
          <w:rFonts w:hint="cs"/>
          <w:rtl/>
        </w:rPr>
        <w:t>שכירו גבה גם את הפחת שלו מהשוכר</w:t>
      </w:r>
      <w:r>
        <w:rPr>
          <w:rFonts w:hint="cs"/>
          <w:rtl/>
        </w:rPr>
        <w:t xml:space="preserve"> </w:t>
      </w:r>
      <w:r>
        <w:rPr>
          <w:rtl/>
        </w:rPr>
        <w:t>–</w:t>
      </w:r>
      <w:r>
        <w:rPr>
          <w:rFonts w:hint="cs"/>
          <w:rtl/>
        </w:rPr>
        <w:t xml:space="preserve"> שאם לוקח דמי ההשכרה לא יקח הפחת, ואם לוקח הפחת לא יקח דמי ההשכרה.</w:t>
      </w:r>
    </w:p>
    <w:p w14:paraId="0516E060" w14:textId="77777777" w:rsidR="00FD4FFF" w:rsidRDefault="00FD4FFF" w:rsidP="00FD4FFF">
      <w:pPr>
        <w:pStyle w:val="36"/>
        <w:framePr w:wrap="notBeside"/>
        <w:rPr>
          <w:rtl/>
        </w:rPr>
      </w:pPr>
      <w:r w:rsidRPr="00F40D4B">
        <w:rPr>
          <w:rtl/>
        </w:rPr>
        <w:t>- א"ל:</w:t>
      </w:r>
    </w:p>
    <w:p w14:paraId="59AA869C" w14:textId="77777777" w:rsidR="00FD4FFF" w:rsidRPr="00F40D4B" w:rsidRDefault="00FD4FFF" w:rsidP="00FD4FFF">
      <w:pPr>
        <w:rPr>
          <w:rtl/>
        </w:rPr>
      </w:pPr>
      <w:r w:rsidRPr="00F40D4B">
        <w:rPr>
          <w:rtl/>
        </w:rPr>
        <w:t>כי הא - אפילו ב</w:t>
      </w:r>
      <w:r w:rsidRPr="00F40D4B">
        <w:rPr>
          <w:rFonts w:hint="cs"/>
          <w:rtl/>
        </w:rPr>
        <w:t xml:space="preserve">יתומים גדולים מותר </w:t>
      </w:r>
      <w:r>
        <w:rPr>
          <w:rFonts w:hint="cs"/>
          <w:rtl/>
        </w:rPr>
        <w:t xml:space="preserve">מפני שהם </w:t>
      </w:r>
      <w:r w:rsidRPr="00F40D4B">
        <w:rPr>
          <w:rFonts w:hint="cs"/>
          <w:rtl/>
        </w:rPr>
        <w:t>מקבלים עליהם פחת הנחושת עצמה שנקלתה</w:t>
      </w:r>
    </w:p>
    <w:p w14:paraId="7DFAF04D" w14:textId="77777777" w:rsidR="00FD4FFF" w:rsidRDefault="00FD4FFF" w:rsidP="00FD4FFF">
      <w:pPr>
        <w:pStyle w:val="36"/>
        <w:framePr w:wrap="notBeside"/>
        <w:rPr>
          <w:rtl/>
        </w:rPr>
      </w:pPr>
      <w:r w:rsidRPr="00F40D4B">
        <w:rPr>
          <w:rFonts w:hint="cs"/>
          <w:rtl/>
        </w:rPr>
        <w:t>רב''ש מר''ח</w:t>
      </w:r>
    </w:p>
    <w:p w14:paraId="1EE1ADD0" w14:textId="77777777" w:rsidR="00FD4FFF" w:rsidRPr="00F40D4B" w:rsidRDefault="00FD4FFF" w:rsidP="00FD4FFF">
      <w:pPr>
        <w:rPr>
          <w:rtl/>
        </w:rPr>
      </w:pPr>
      <w:r w:rsidRPr="00F40D4B">
        <w:rPr>
          <w:rtl/>
        </w:rPr>
        <w:t>מעות של יתומים מותר להלוותן קרוב לשכר ורחוק להפסד.</w:t>
      </w:r>
    </w:p>
    <w:p w14:paraId="52D5D782" w14:textId="77777777" w:rsidR="00FD4FFF" w:rsidRPr="00F40D4B" w:rsidRDefault="00FD4FFF" w:rsidP="00FD4FFF">
      <w:pPr>
        <w:rPr>
          <w:rtl/>
        </w:rPr>
      </w:pPr>
    </w:p>
    <w:p w14:paraId="70B972FC" w14:textId="77777777" w:rsidR="00FD4FFF" w:rsidRDefault="00FD4FFF" w:rsidP="00FD4FFF">
      <w:pPr>
        <w:pStyle w:val="36"/>
        <w:framePr w:wrap="notBeside"/>
        <w:rPr>
          <w:rtl/>
        </w:rPr>
      </w:pPr>
      <w:r w:rsidRPr="00F40D4B">
        <w:rPr>
          <w:rtl/>
        </w:rPr>
        <w:t>ת"ר:</w:t>
      </w:r>
    </w:p>
    <w:p w14:paraId="157D28CF" w14:textId="77777777" w:rsidR="00FD4FFF" w:rsidRPr="00F603BB" w:rsidRDefault="00FD4FFF" w:rsidP="00FD4FFF">
      <w:pPr>
        <w:rPr>
          <w:spacing w:val="-2"/>
          <w:rtl/>
        </w:rPr>
      </w:pPr>
      <w:r w:rsidRPr="00F603BB">
        <w:rPr>
          <w:spacing w:val="-2"/>
          <w:rtl/>
        </w:rPr>
        <w:t>קרוב לשכר ורחוק להפסד</w:t>
      </w:r>
      <w:r w:rsidRPr="00F603BB">
        <w:rPr>
          <w:rFonts w:hint="cs"/>
          <w:spacing w:val="-2"/>
          <w:rtl/>
        </w:rPr>
        <w:t>-</w:t>
      </w:r>
      <w:r w:rsidRPr="00F603BB">
        <w:rPr>
          <w:spacing w:val="-2"/>
          <w:rtl/>
        </w:rPr>
        <w:t xml:space="preserve"> רשע, קרוב להפסד ורחוק לשכר - חסיד,</w:t>
      </w:r>
    </w:p>
    <w:p w14:paraId="7D933907" w14:textId="77777777" w:rsidR="00FD4FFF" w:rsidRPr="00F40D4B" w:rsidRDefault="00FD4FFF" w:rsidP="00FD4FFF">
      <w:pPr>
        <w:spacing w:after="60"/>
        <w:rPr>
          <w:rtl/>
        </w:rPr>
      </w:pPr>
      <w:r w:rsidRPr="00F40D4B">
        <w:rPr>
          <w:rtl/>
        </w:rPr>
        <w:t>קרוב לזה ולזה, רחוק מזה ומזה - זו היא מדת כל אדם.</w:t>
      </w:r>
    </w:p>
    <w:p w14:paraId="13FFCBB7" w14:textId="77777777" w:rsidR="00FD4FFF" w:rsidRDefault="00FD4FFF" w:rsidP="00FD4FFF">
      <w:pPr>
        <w:pStyle w:val="36"/>
        <w:framePr w:wrap="notBeside"/>
        <w:rPr>
          <w:rtl/>
        </w:rPr>
      </w:pPr>
      <w:r w:rsidRPr="00F40D4B">
        <w:rPr>
          <w:rtl/>
        </w:rPr>
        <w:t>רבה לרב יוסף:</w:t>
      </w:r>
    </w:p>
    <w:p w14:paraId="5736DCDB" w14:textId="77777777" w:rsidR="00FD4FFF" w:rsidRPr="00F40D4B" w:rsidRDefault="00FD4FFF" w:rsidP="00FD4FFF">
      <w:pPr>
        <w:pStyle w:val="affff9"/>
        <w:rPr>
          <w:rtl/>
        </w:rPr>
      </w:pPr>
      <w:r>
        <w:rPr>
          <w:rFonts w:hint="cs"/>
          <w:rtl/>
        </w:rPr>
        <w:t xml:space="preserve">כיצד נוהגים במעות יתומים, </w:t>
      </w:r>
    </w:p>
    <w:p w14:paraId="6EC3B24B" w14:textId="77777777" w:rsidR="00FD4FFF" w:rsidRDefault="00FD4FFF" w:rsidP="00FD4FFF">
      <w:pPr>
        <w:pStyle w:val="36"/>
        <w:framePr w:wrap="notBeside"/>
        <w:rPr>
          <w:rtl/>
        </w:rPr>
      </w:pPr>
      <w:r w:rsidRPr="00F40D4B">
        <w:rPr>
          <w:rtl/>
        </w:rPr>
        <w:t>- א"ל:</w:t>
      </w:r>
    </w:p>
    <w:p w14:paraId="649BE74C" w14:textId="77777777" w:rsidR="00FD4FFF" w:rsidRDefault="00FD4FFF" w:rsidP="00FD4FFF">
      <w:pPr>
        <w:rPr>
          <w:rtl/>
        </w:rPr>
      </w:pPr>
      <w:r w:rsidRPr="00F40D4B">
        <w:rPr>
          <w:rtl/>
        </w:rPr>
        <w:t>מו</w:t>
      </w:r>
      <w:r w:rsidRPr="00F40D4B">
        <w:rPr>
          <w:rFonts w:hint="cs"/>
          <w:rtl/>
        </w:rPr>
        <w:t xml:space="preserve">שיבים ב''ד ונותנים </w:t>
      </w:r>
      <w:r>
        <w:rPr>
          <w:rFonts w:hint="cs"/>
          <w:rtl/>
        </w:rPr>
        <w:t xml:space="preserve">להם מעט מעט </w:t>
      </w:r>
      <w:r w:rsidRPr="00F40D4B">
        <w:rPr>
          <w:rFonts w:hint="cs"/>
          <w:rtl/>
        </w:rPr>
        <w:t>זוז זוז</w:t>
      </w:r>
      <w:r>
        <w:rPr>
          <w:rFonts w:hint="cs"/>
          <w:rtl/>
        </w:rPr>
        <w:t xml:space="preserve"> מה שיצטרכו </w:t>
      </w:r>
      <w:r w:rsidRPr="00F40D4B">
        <w:rPr>
          <w:rFonts w:hint="cs"/>
          <w:rtl/>
        </w:rPr>
        <w:t xml:space="preserve"> </w:t>
      </w:r>
    </w:p>
    <w:p w14:paraId="4C0538C8" w14:textId="77777777" w:rsidR="00FD4FFF" w:rsidRDefault="00FD4FFF" w:rsidP="00FD4FFF">
      <w:pPr>
        <w:pStyle w:val="36"/>
        <w:framePr w:wrap="notBeside"/>
        <w:rPr>
          <w:rtl/>
        </w:rPr>
      </w:pPr>
      <w:r w:rsidRPr="00F40D4B">
        <w:rPr>
          <w:rFonts w:hint="cs"/>
          <w:rtl/>
        </w:rPr>
        <w:t>ושאלו</w:t>
      </w:r>
    </w:p>
    <w:p w14:paraId="7F603941" w14:textId="77777777" w:rsidR="00FD4FFF" w:rsidRPr="00F603BB" w:rsidRDefault="00FD4FFF" w:rsidP="00FD4FFF">
      <w:pPr>
        <w:rPr>
          <w:sz w:val="16"/>
          <w:szCs w:val="14"/>
          <w:rtl/>
        </w:rPr>
      </w:pPr>
      <w:r w:rsidRPr="00F40D4B">
        <w:rPr>
          <w:rFonts w:hint="cs"/>
          <w:rtl/>
        </w:rPr>
        <w:t xml:space="preserve">הא </w:t>
      </w:r>
      <w:r>
        <w:rPr>
          <w:rFonts w:hint="cs"/>
          <w:rtl/>
        </w:rPr>
        <w:t xml:space="preserve">יתכלה הקרן, אלא מחפשים </w:t>
      </w:r>
      <w:r w:rsidRPr="00F40D4B">
        <w:rPr>
          <w:rFonts w:hint="cs"/>
          <w:rtl/>
        </w:rPr>
        <w:t xml:space="preserve">אחר עשיר דיש לו </w:t>
      </w:r>
      <w:r>
        <w:rPr>
          <w:rFonts w:hint="cs"/>
          <w:rtl/>
        </w:rPr>
        <w:t xml:space="preserve">חתיכות </w:t>
      </w:r>
      <w:r w:rsidRPr="00F40D4B">
        <w:rPr>
          <w:rFonts w:hint="cs"/>
          <w:rtl/>
        </w:rPr>
        <w:t>זהב</w:t>
      </w:r>
      <w:r>
        <w:rPr>
          <w:rFonts w:hint="cs"/>
          <w:rtl/>
        </w:rPr>
        <w:t xml:space="preserve"> שהן שלו</w:t>
      </w:r>
      <w:r w:rsidRPr="00F40D4B">
        <w:rPr>
          <w:rFonts w:hint="cs"/>
          <w:rtl/>
        </w:rPr>
        <w:t xml:space="preserve"> </w:t>
      </w:r>
      <w:r w:rsidRPr="00DD4741">
        <w:rPr>
          <w:rStyle w:val="afffff2"/>
          <w:rFonts w:hint="cs"/>
          <w:rtl/>
        </w:rPr>
        <w:t>[שבד''כ זה לא דבר הנפקד]</w:t>
      </w:r>
      <w:r>
        <w:rPr>
          <w:rFonts w:hint="cs"/>
          <w:rtl/>
        </w:rPr>
        <w:t xml:space="preserve"> </w:t>
      </w:r>
      <w:r w:rsidRPr="00F40D4B">
        <w:rPr>
          <w:rFonts w:hint="cs"/>
          <w:rtl/>
        </w:rPr>
        <w:t xml:space="preserve">ומביאים לו המעות </w:t>
      </w:r>
      <w:r w:rsidRPr="00F40D4B">
        <w:rPr>
          <w:rFonts w:hint="cs"/>
          <w:rtl/>
        </w:rPr>
        <w:lastRenderedPageBreak/>
        <w:t>בעיסקה ד</w:t>
      </w:r>
      <w:r w:rsidRPr="00F40D4B">
        <w:rPr>
          <w:rtl/>
        </w:rPr>
        <w:t>קרוב לשכר ורחוק להפסד.</w:t>
      </w:r>
      <w:r>
        <w:rPr>
          <w:rFonts w:hint="cs"/>
          <w:rtl/>
        </w:rPr>
        <w:t xml:space="preserve"> </w:t>
      </w:r>
      <w:r w:rsidRPr="00F40D4B">
        <w:rPr>
          <w:rFonts w:hint="cs"/>
          <w:rtl/>
        </w:rPr>
        <w:t>ודווקא זהב ולא דבר מסויים</w:t>
      </w:r>
      <w:r>
        <w:rPr>
          <w:rFonts w:hint="cs"/>
          <w:rtl/>
        </w:rPr>
        <w:t>,</w:t>
      </w:r>
      <w:r w:rsidRPr="00F40D4B">
        <w:rPr>
          <w:rFonts w:hint="cs"/>
          <w:rtl/>
        </w:rPr>
        <w:t xml:space="preserve"> שמא </w:t>
      </w:r>
      <w:r w:rsidRPr="00F40D4B">
        <w:rPr>
          <w:rtl/>
        </w:rPr>
        <w:t xml:space="preserve">פקדון </w:t>
      </w:r>
      <w:r w:rsidRPr="00F40D4B">
        <w:rPr>
          <w:rFonts w:hint="cs"/>
          <w:rtl/>
        </w:rPr>
        <w:t>הוא</w:t>
      </w:r>
      <w:r>
        <w:rPr>
          <w:rFonts w:hint="cs"/>
          <w:rtl/>
        </w:rPr>
        <w:t>,</w:t>
      </w:r>
      <w:r w:rsidRPr="00F40D4B">
        <w:rPr>
          <w:rFonts w:hint="cs"/>
          <w:rtl/>
        </w:rPr>
        <w:t xml:space="preserve"> </w:t>
      </w:r>
      <w:r>
        <w:rPr>
          <w:rFonts w:hint="cs"/>
          <w:rtl/>
        </w:rPr>
        <w:t xml:space="preserve">ואז יתן </w:t>
      </w:r>
      <w:r w:rsidRPr="00F40D4B">
        <w:rPr>
          <w:rFonts w:hint="cs"/>
          <w:rtl/>
        </w:rPr>
        <w:t xml:space="preserve">הבעלים </w:t>
      </w:r>
      <w:r w:rsidRPr="00F40D4B">
        <w:rPr>
          <w:rtl/>
        </w:rPr>
        <w:t>סימני</w:t>
      </w:r>
      <w:r w:rsidRPr="00F40D4B">
        <w:rPr>
          <w:rFonts w:hint="cs"/>
          <w:rtl/>
        </w:rPr>
        <w:t>ם</w:t>
      </w:r>
      <w:r w:rsidRPr="00F40D4B">
        <w:rPr>
          <w:rtl/>
        </w:rPr>
        <w:t xml:space="preserve"> </w:t>
      </w:r>
      <w:r>
        <w:rPr>
          <w:rFonts w:hint="cs"/>
          <w:rtl/>
        </w:rPr>
        <w:t xml:space="preserve">ויקח </w:t>
      </w:r>
      <w:r w:rsidRPr="00DD4741">
        <w:rPr>
          <w:rStyle w:val="afffff2"/>
          <w:rFonts w:hint="cs"/>
          <w:rtl/>
        </w:rPr>
        <w:t>ויפסידו היתומים שלא יהיה להם מאיפה לגבות</w:t>
      </w:r>
      <w:r>
        <w:rPr>
          <w:rStyle w:val="afffff2"/>
          <w:rFonts w:hint="cs"/>
          <w:rtl/>
        </w:rPr>
        <w:t>.</w:t>
      </w:r>
    </w:p>
    <w:p w14:paraId="29816255" w14:textId="77777777" w:rsidR="00FD4FFF" w:rsidRDefault="00FD4FFF" w:rsidP="00FD4FFF">
      <w:pPr>
        <w:pStyle w:val="36"/>
        <w:framePr w:wrap="notBeside"/>
        <w:rPr>
          <w:rtl/>
        </w:rPr>
      </w:pPr>
      <w:r w:rsidRPr="00F40D4B">
        <w:rPr>
          <w:rFonts w:hint="cs"/>
          <w:rtl/>
        </w:rPr>
        <w:t xml:space="preserve">רב </w:t>
      </w:r>
      <w:r w:rsidRPr="00F40D4B">
        <w:rPr>
          <w:rtl/>
        </w:rPr>
        <w:t>אשי:</w:t>
      </w:r>
    </w:p>
    <w:p w14:paraId="63A62A1F" w14:textId="77777777" w:rsidR="00FD4FFF" w:rsidRPr="00F40D4B" w:rsidRDefault="00FD4FFF" w:rsidP="00FD4FFF">
      <w:pPr>
        <w:rPr>
          <w:rtl/>
        </w:rPr>
      </w:pPr>
      <w:r w:rsidRPr="00F40D4B">
        <w:rPr>
          <w:rtl/>
        </w:rPr>
        <w:t>תינח אי מ</w:t>
      </w:r>
      <w:r w:rsidRPr="00F40D4B">
        <w:rPr>
          <w:rFonts w:hint="cs"/>
          <w:rtl/>
        </w:rPr>
        <w:t>וצאים אדם כזה אך אי לא</w:t>
      </w:r>
      <w:r>
        <w:rPr>
          <w:rFonts w:hint="cs"/>
          <w:rtl/>
        </w:rPr>
        <w:t>,</w:t>
      </w:r>
      <w:r w:rsidRPr="00F40D4B">
        <w:rPr>
          <w:rFonts w:hint="cs"/>
          <w:rtl/>
        </w:rPr>
        <w:t xml:space="preserve"> תיכלה קרן היתומים</w:t>
      </w:r>
      <w:r>
        <w:rPr>
          <w:rFonts w:hint="cs"/>
          <w:rtl/>
        </w:rPr>
        <w:t>?</w:t>
      </w:r>
    </w:p>
    <w:p w14:paraId="78AADFE5" w14:textId="77777777" w:rsidR="00FD4FFF" w:rsidRDefault="00FD4FFF" w:rsidP="00FD4FFF">
      <w:pPr>
        <w:pStyle w:val="36"/>
        <w:framePr w:wrap="notBeside"/>
        <w:rPr>
          <w:rtl/>
        </w:rPr>
      </w:pPr>
      <w:r w:rsidRPr="00F40D4B">
        <w:rPr>
          <w:rtl/>
        </w:rPr>
        <w:t>אלא א</w:t>
      </w:r>
      <w:r w:rsidRPr="00F40D4B">
        <w:rPr>
          <w:rFonts w:hint="cs"/>
          <w:rtl/>
        </w:rPr>
        <w:t>ר"א</w:t>
      </w:r>
      <w:r w:rsidRPr="00F40D4B">
        <w:rPr>
          <w:rtl/>
        </w:rPr>
        <w:t>:</w:t>
      </w:r>
    </w:p>
    <w:p w14:paraId="4E5C3EF7" w14:textId="77777777" w:rsidR="00FD4FFF" w:rsidRPr="00F603BB" w:rsidRDefault="00FD4FFF" w:rsidP="00FD4FFF">
      <w:pPr>
        <w:rPr>
          <w:rtl/>
        </w:rPr>
      </w:pPr>
      <w:r w:rsidRPr="00F603BB">
        <w:rPr>
          <w:rFonts w:hint="cs"/>
          <w:rtl/>
        </w:rPr>
        <w:t>מחפשים אדם שלא יצא ערעור על קרקעותיו ונאמן ושמע לד''ת ולא קיבל נידוי ועושים עמו עיסקה דקרובה לשכר ורחוקה מהפסד</w:t>
      </w:r>
      <w:r w:rsidRPr="00F603BB">
        <w:rPr>
          <w:rtl/>
        </w:rPr>
        <w:t>.</w:t>
      </w:r>
    </w:p>
    <w:p w14:paraId="43E85D6D" w14:textId="77777777" w:rsidR="00FD4FFF" w:rsidRPr="00F40D4B" w:rsidRDefault="00FD4FFF" w:rsidP="00FD4FFF">
      <w:pPr>
        <w:pStyle w:val="aff9"/>
        <w:rPr>
          <w:rtl/>
        </w:rPr>
      </w:pPr>
      <w:r w:rsidRPr="00F40D4B">
        <w:rPr>
          <w:rtl/>
        </w:rPr>
        <w:t>***</w:t>
      </w:r>
    </w:p>
    <w:p w14:paraId="4454F451" w14:textId="77777777" w:rsidR="00FD4FFF" w:rsidRPr="00F40D4B" w:rsidRDefault="00FD4FFF" w:rsidP="00FD4FFF">
      <w:pPr>
        <w:pStyle w:val="afffff"/>
        <w:framePr w:wrap="around"/>
        <w:rPr>
          <w:rtl/>
        </w:rPr>
      </w:pPr>
      <w:del w:id="20252" w:author="קלוד" w:date="2026-10-06T10:08:05Z">
        <w:r>
          <w:rPr>
            <w:rtl/>
          </w:rPr>
          <w:delText xml:space="preserve">ע: משנה.</w:delText>
        </w:r>
      </w:del>
      <w:ins w:id="20253" w:author="קלוד" w:date="2026-10-06T10:08:05Z">
        <w:r>
          <w:rPr>
            <w:rtl/>
          </w:rPr>
          <w:t xml:space="preserve">משנה ו</w:t>
        </w:r>
      </w:ins>
    </w:p>
    <w:p w14:paraId="0A2D997A" w14:textId="77777777" w:rsidR="00FD4FFF" w:rsidRPr="00F40D4B" w:rsidRDefault="00FD4FFF" w:rsidP="00FD4FFF">
      <w:pPr>
        <w:pStyle w:val="afff3"/>
        <w:rPr>
          <w:rtl/>
        </w:rPr>
      </w:pPr>
      <w:ins w:id="9820" w:author="מספור קטעי משנה" w:date="2026-10-06T10:03:19Z">
        <w:r>
          <w:rPr>
            <w:rStyle w:val="MisparKeta"/>
          </w:rPr>
          <w:t xml:space="preserve">א. </w:t>
        </w:r>
      </w:ins>
      <w:r w:rsidRPr="00F40D4B">
        <w:rPr>
          <w:rtl/>
        </w:rPr>
        <w:t>אין מקבלין צאן ברזל מישראל מפני שהוא רבית,</w:t>
      </w:r>
    </w:p>
    <w:p w14:paraId="12658CD4" w14:textId="77777777" w:rsidR="00FD4FFF" w:rsidRDefault="00FD4FFF" w:rsidP="00FD4FFF">
      <w:pPr>
        <w:pStyle w:val="afff3"/>
        <w:rPr>
          <w:rtl/>
        </w:rPr>
      </w:pPr>
      <w:r w:rsidRPr="00F40D4B">
        <w:rPr>
          <w:rtl/>
        </w:rPr>
        <w:t xml:space="preserve">אבל מקבלין צאן ברזל מן הנכרים, </w:t>
      </w:r>
    </w:p>
    <w:p w14:paraId="5CD85AA2" w14:textId="77777777" w:rsidR="00FD4FFF" w:rsidRPr="00F40D4B" w:rsidRDefault="00FD4FFF" w:rsidP="00FD4FFF">
      <w:pPr>
        <w:pStyle w:val="afff3"/>
        <w:rPr>
          <w:rtl/>
        </w:rPr>
      </w:pPr>
      <w:r w:rsidRPr="00F40D4B">
        <w:rPr>
          <w:rtl/>
        </w:rPr>
        <w:t>ולוין מהן ומלוין אותן ברבית, וכן בגר תושב.</w:t>
      </w:r>
    </w:p>
    <w:p w14:paraId="7319ECD6" w14:textId="77777777" w:rsidR="00FD4FFF" w:rsidRPr="00F603BB" w:rsidRDefault="00FD4FFF" w:rsidP="00FD4FFF">
      <w:pPr>
        <w:pStyle w:val="afff3"/>
        <w:spacing w:after="60"/>
        <w:rPr>
          <w:spacing w:val="0"/>
          <w:rtl/>
        </w:rPr>
      </w:pPr>
      <w:r w:rsidRPr="00F603BB">
        <w:rPr>
          <w:spacing w:val="0"/>
          <w:rtl/>
        </w:rPr>
        <w:t>מלוה ישראל מעותיו של נכרי מדעת הנכרי, אבל לא מדעת ישראל.</w:t>
      </w:r>
    </w:p>
    <w:p w14:paraId="449FD4D7" w14:textId="77777777" w:rsidR="00FD4FFF" w:rsidRDefault="00FD4FFF" w:rsidP="00FD4FFF">
      <w:pPr>
        <w:pStyle w:val="36"/>
        <w:framePr w:wrap="notBeside"/>
        <w:rPr>
          <w:rtl/>
        </w:rPr>
      </w:pPr>
      <w:r>
        <w:rPr>
          <w:rFonts w:hint="cs"/>
          <w:rtl/>
        </w:rPr>
        <w:t>משמע:</w:t>
      </w:r>
    </w:p>
    <w:p w14:paraId="42B502C3" w14:textId="77777777" w:rsidR="00FD4FFF" w:rsidRPr="00F40D4B" w:rsidRDefault="00FD4FFF" w:rsidP="00FD4FFF">
      <w:pPr>
        <w:rPr>
          <w:rtl/>
        </w:rPr>
      </w:pPr>
      <w:r>
        <w:rPr>
          <w:rFonts w:hint="cs"/>
          <w:rtl/>
        </w:rPr>
        <w:t xml:space="preserve">שזה נקרא </w:t>
      </w:r>
      <w:r w:rsidRPr="00F40D4B">
        <w:rPr>
          <w:rtl/>
        </w:rPr>
        <w:t>ברשות דמקבל?</w:t>
      </w:r>
    </w:p>
    <w:p w14:paraId="3537D7B2" w14:textId="77777777" w:rsidR="00FD4FFF" w:rsidRDefault="00FD4FFF" w:rsidP="00FD4FFF">
      <w:pPr>
        <w:pStyle w:val="36"/>
        <w:framePr w:wrap="notBeside"/>
        <w:rPr>
          <w:rtl/>
        </w:rPr>
      </w:pPr>
      <w:r w:rsidRPr="00F40D4B">
        <w:rPr>
          <w:rtl/>
        </w:rPr>
        <w:t>ורמינהו:</w:t>
      </w:r>
    </w:p>
    <w:p w14:paraId="3A5A8DDF" w14:textId="77777777" w:rsidR="00FD4FFF" w:rsidRPr="00F40D4B" w:rsidRDefault="00FD4FFF" w:rsidP="00FD4FFF">
      <w:pPr>
        <w:rPr>
          <w:rtl/>
        </w:rPr>
      </w:pPr>
      <w:r w:rsidRPr="00F40D4B">
        <w:rPr>
          <w:rtl/>
        </w:rPr>
        <w:t>המקבל צאן ברזל מהנכרים</w:t>
      </w:r>
      <w:r>
        <w:rPr>
          <w:rFonts w:hint="cs"/>
          <w:rtl/>
        </w:rPr>
        <w:t>,</w:t>
      </w:r>
      <w:r w:rsidRPr="00F40D4B">
        <w:rPr>
          <w:rtl/>
        </w:rPr>
        <w:t xml:space="preserve"> ולדות פטורין מבכורה</w:t>
      </w:r>
      <w:r w:rsidRPr="00F40D4B">
        <w:rPr>
          <w:rFonts w:hint="cs"/>
          <w:rtl/>
        </w:rPr>
        <w:t xml:space="preserve"> </w:t>
      </w:r>
      <w:r w:rsidRPr="003A773E">
        <w:rPr>
          <w:rStyle w:val="afffff2"/>
          <w:rFonts w:hint="cs"/>
          <w:rtl/>
        </w:rPr>
        <w:t>ברשות משקיע</w:t>
      </w:r>
    </w:p>
    <w:p w14:paraId="3F01856B" w14:textId="77777777" w:rsidR="00FD4FFF" w:rsidRDefault="00FD4FFF" w:rsidP="00FD4FFF">
      <w:pPr>
        <w:pStyle w:val="36"/>
        <w:framePr w:wrap="notBeside"/>
        <w:rPr>
          <w:rtl/>
        </w:rPr>
      </w:pPr>
      <w:r>
        <w:rPr>
          <w:rFonts w:hint="cs"/>
          <w:rtl/>
        </w:rPr>
        <w:t xml:space="preserve">- תירץ </w:t>
      </w:r>
      <w:r w:rsidRPr="00F40D4B">
        <w:rPr>
          <w:rtl/>
        </w:rPr>
        <w:t>אביי:</w:t>
      </w:r>
    </w:p>
    <w:p w14:paraId="386838CE" w14:textId="77777777" w:rsidR="00FD4FFF" w:rsidRDefault="00FD4FFF" w:rsidP="00FD4FFF">
      <w:pPr>
        <w:rPr>
          <w:rtl/>
        </w:rPr>
      </w:pPr>
      <w:r w:rsidRPr="00F40D4B">
        <w:rPr>
          <w:rFonts w:hint="cs"/>
          <w:rtl/>
        </w:rPr>
        <w:t xml:space="preserve">הא דבכורות במקבל הנכרי אונסא וזולא, </w:t>
      </w:r>
    </w:p>
    <w:p w14:paraId="115815FF" w14:textId="77777777" w:rsidR="00FD4FFF" w:rsidRPr="00F40D4B" w:rsidRDefault="00FD4FFF" w:rsidP="00FD4FFF">
      <w:pPr>
        <w:rPr>
          <w:rtl/>
        </w:rPr>
      </w:pPr>
      <w:r w:rsidRPr="00F40D4B">
        <w:rPr>
          <w:rFonts w:hint="cs"/>
          <w:rtl/>
        </w:rPr>
        <w:t>והא דלא מקבל ול</w:t>
      </w:r>
      <w:r>
        <w:rPr>
          <w:rFonts w:hint="cs"/>
          <w:rtl/>
        </w:rPr>
        <w:t>כך</w:t>
      </w:r>
      <w:r w:rsidRPr="00F40D4B">
        <w:rPr>
          <w:rFonts w:hint="cs"/>
          <w:rtl/>
        </w:rPr>
        <w:t xml:space="preserve"> באחריות הישראל</w:t>
      </w:r>
    </w:p>
    <w:p w14:paraId="7B50A556" w14:textId="77777777" w:rsidR="00FD4FFF" w:rsidRDefault="00FD4FFF" w:rsidP="00FD4FFF">
      <w:pPr>
        <w:pStyle w:val="36"/>
        <w:framePr w:wrap="notBeside"/>
        <w:rPr>
          <w:rtl/>
        </w:rPr>
      </w:pPr>
      <w:r>
        <w:rPr>
          <w:rFonts w:hint="cs"/>
          <w:rtl/>
        </w:rPr>
        <w:t xml:space="preserve">הקשה </w:t>
      </w:r>
      <w:r w:rsidRPr="00F40D4B">
        <w:rPr>
          <w:rtl/>
        </w:rPr>
        <w:t>רבא:</w:t>
      </w:r>
      <w:r>
        <w:rPr>
          <w:rFonts w:hint="cs"/>
          <w:rtl/>
        </w:rPr>
        <w:t xml:space="preserve"> א.</w:t>
      </w:r>
    </w:p>
    <w:p w14:paraId="5FE3BBF1" w14:textId="77777777" w:rsidR="00FD4FFF" w:rsidRPr="00F40D4B" w:rsidRDefault="00FD4FFF" w:rsidP="00FD4FFF">
      <w:pPr>
        <w:rPr>
          <w:rtl/>
        </w:rPr>
      </w:pPr>
      <w:r w:rsidRPr="00F40D4B">
        <w:rPr>
          <w:rtl/>
        </w:rPr>
        <w:t xml:space="preserve">אי דקביל עליה מרה אונסא וזולא </w:t>
      </w:r>
      <w:r>
        <w:rPr>
          <w:rtl/>
        </w:rPr>
        <w:t>–</w:t>
      </w:r>
      <w:r w:rsidRPr="00F40D4B">
        <w:rPr>
          <w:rtl/>
        </w:rPr>
        <w:t xml:space="preserve"> </w:t>
      </w:r>
      <w:r>
        <w:rPr>
          <w:rFonts w:hint="cs"/>
          <w:rtl/>
        </w:rPr>
        <w:t>זה נקרא צאן ברזל?</w:t>
      </w:r>
    </w:p>
    <w:p w14:paraId="3EADF560" w14:textId="77777777" w:rsidR="00FD4FFF" w:rsidRDefault="00FD4FFF" w:rsidP="00FD4FFF">
      <w:pPr>
        <w:pStyle w:val="36"/>
        <w:framePr w:wrap="notBeside"/>
        <w:rPr>
          <w:rtl/>
        </w:rPr>
      </w:pPr>
      <w:r w:rsidRPr="00F40D4B">
        <w:rPr>
          <w:rtl/>
        </w:rPr>
        <w:t xml:space="preserve">- </w:t>
      </w:r>
      <w:r>
        <w:rPr>
          <w:rFonts w:hint="cs"/>
          <w:rtl/>
        </w:rPr>
        <w:t>ב.</w:t>
      </w:r>
    </w:p>
    <w:p w14:paraId="32AB4223" w14:textId="77777777" w:rsidR="00FD4FFF" w:rsidRPr="00F40D4B" w:rsidRDefault="00FD4FFF" w:rsidP="00FD4FFF">
      <w:pPr>
        <w:rPr>
          <w:rtl/>
        </w:rPr>
      </w:pPr>
      <w:r w:rsidRPr="003A773E">
        <w:rPr>
          <w:rStyle w:val="affffc"/>
          <w:rtl/>
        </w:rPr>
        <w:t>סיפא:</w:t>
      </w:r>
      <w:r w:rsidRPr="00F40D4B">
        <w:rPr>
          <w:rtl/>
        </w:rPr>
        <w:t xml:space="preserve"> </w:t>
      </w:r>
      <w:r w:rsidRPr="00F40D4B">
        <w:rPr>
          <w:rFonts w:hint="cs"/>
          <w:rtl/>
        </w:rPr>
        <w:t>ד</w:t>
      </w:r>
      <w:r w:rsidRPr="00F40D4B">
        <w:rPr>
          <w:rtl/>
        </w:rPr>
        <w:t xml:space="preserve">מקבלין צאן ברזל מן הנכרים, </w:t>
      </w:r>
      <w:r w:rsidRPr="003A773E">
        <w:rPr>
          <w:rStyle w:val="affffc"/>
          <w:rtl/>
        </w:rPr>
        <w:t xml:space="preserve">ליפלוג </w:t>
      </w:r>
      <w:r>
        <w:rPr>
          <w:rStyle w:val="affffc"/>
          <w:rFonts w:hint="cs"/>
          <w:rtl/>
        </w:rPr>
        <w:t>ב</w:t>
      </w:r>
      <w:r w:rsidRPr="003A773E">
        <w:rPr>
          <w:rStyle w:val="affffc"/>
          <w:rtl/>
        </w:rPr>
        <w:t>"א</w:t>
      </w:r>
      <w:r w:rsidRPr="00F40D4B">
        <w:rPr>
          <w:rtl/>
        </w:rPr>
        <w:t xml:space="preserve"> </w:t>
      </w:r>
      <w:r w:rsidRPr="00F40D4B">
        <w:rPr>
          <w:rFonts w:hint="cs"/>
          <w:rtl/>
        </w:rPr>
        <w:t>בלא קביל עליה, אבל בקביל וכו'</w:t>
      </w:r>
    </w:p>
    <w:p w14:paraId="6F14FF85" w14:textId="77777777" w:rsidR="00FD4FFF" w:rsidRDefault="00FD4FFF" w:rsidP="00FD4FFF">
      <w:pPr>
        <w:pStyle w:val="36"/>
        <w:framePr w:wrap="notBeside"/>
        <w:rPr>
          <w:rtl/>
        </w:rPr>
      </w:pPr>
      <w:r w:rsidRPr="00F40D4B">
        <w:rPr>
          <w:rFonts w:hint="cs"/>
          <w:rtl/>
        </w:rPr>
        <w:t xml:space="preserve">- </w:t>
      </w:r>
      <w:r w:rsidRPr="00F40D4B">
        <w:rPr>
          <w:rFonts w:hint="cs"/>
          <w:rtl/>
        </w:rPr>
        <w:tab/>
      </w:r>
      <w:r w:rsidRPr="00F40D4B">
        <w:rPr>
          <w:rtl/>
        </w:rPr>
        <w:t>אלא רבא:</w:t>
      </w:r>
    </w:p>
    <w:p w14:paraId="139B841C" w14:textId="77777777" w:rsidR="00FD4FFF" w:rsidRDefault="00FD4FFF" w:rsidP="00FD4FFF">
      <w:pPr>
        <w:rPr>
          <w:rtl/>
        </w:rPr>
      </w:pPr>
      <w:r>
        <w:rPr>
          <w:rFonts w:hint="cs"/>
          <w:rtl/>
        </w:rPr>
        <w:t>בשניהם כשלא קיבל עליו הבעלים אונס וזולא.</w:t>
      </w:r>
    </w:p>
    <w:p w14:paraId="5027E423" w14:textId="77777777" w:rsidR="00FD4FFF" w:rsidRPr="00F40D4B" w:rsidRDefault="00FD4FFF" w:rsidP="00FD4FFF">
      <w:pPr>
        <w:rPr>
          <w:rtl/>
        </w:rPr>
      </w:pPr>
      <w:r>
        <w:rPr>
          <w:rFonts w:hint="cs"/>
          <w:rtl/>
        </w:rPr>
        <w:t xml:space="preserve">ומה שהולדות </w:t>
      </w:r>
      <w:r w:rsidRPr="00F40D4B">
        <w:rPr>
          <w:rtl/>
        </w:rPr>
        <w:t xml:space="preserve">פטורין מבכורה - כיון </w:t>
      </w:r>
      <w:r>
        <w:rPr>
          <w:rFonts w:hint="cs"/>
          <w:rtl/>
        </w:rPr>
        <w:t>ש</w:t>
      </w:r>
      <w:r w:rsidRPr="00F40D4B">
        <w:rPr>
          <w:rtl/>
        </w:rPr>
        <w:t xml:space="preserve">אי לא </w:t>
      </w:r>
      <w:r>
        <w:rPr>
          <w:rFonts w:hint="cs"/>
          <w:rtl/>
        </w:rPr>
        <w:t xml:space="preserve">יתן </w:t>
      </w:r>
      <w:r w:rsidRPr="00F40D4B">
        <w:rPr>
          <w:rtl/>
        </w:rPr>
        <w:t xml:space="preserve">זוזי </w:t>
      </w:r>
      <w:r>
        <w:rPr>
          <w:rFonts w:hint="cs"/>
          <w:rtl/>
        </w:rPr>
        <w:t>יתפוס ה</w:t>
      </w:r>
      <w:r w:rsidRPr="00F40D4B">
        <w:rPr>
          <w:rtl/>
        </w:rPr>
        <w:t>נכרי לבהמה,</w:t>
      </w:r>
      <w:r>
        <w:rPr>
          <w:rFonts w:hint="cs"/>
          <w:rtl/>
        </w:rPr>
        <w:t xml:space="preserve"> </w:t>
      </w:r>
      <w:r w:rsidRPr="00F40D4B">
        <w:rPr>
          <w:rtl/>
        </w:rPr>
        <w:t xml:space="preserve">ואי לא </w:t>
      </w:r>
      <w:r>
        <w:rPr>
          <w:rFonts w:hint="cs"/>
          <w:rtl/>
        </w:rPr>
        <w:t xml:space="preserve">ימצא את הבהמה יתפוס </w:t>
      </w:r>
      <w:r w:rsidRPr="00F40D4B">
        <w:rPr>
          <w:rtl/>
        </w:rPr>
        <w:t>לולדות, והוי ליה יד נכרי באמצע.</w:t>
      </w:r>
      <w:r w:rsidRPr="00F40D4B">
        <w:rPr>
          <w:rFonts w:hint="cs"/>
          <w:rtl/>
        </w:rPr>
        <w:t xml:space="preserve"> דפטור מן הבכורה</w:t>
      </w:r>
    </w:p>
    <w:p w14:paraId="2567F4DF" w14:textId="77777777" w:rsidR="00FD4FFF" w:rsidRPr="00F40D4B" w:rsidRDefault="00FD4FFF" w:rsidP="00FD4FFF">
      <w:pPr>
        <w:pStyle w:val="aff9"/>
        <w:rPr>
          <w:rtl/>
        </w:rPr>
      </w:pPr>
      <w:r w:rsidRPr="00F40D4B">
        <w:rPr>
          <w:rtl/>
        </w:rPr>
        <w:t>***</w:t>
      </w:r>
    </w:p>
    <w:p w14:paraId="291D8EE6" w14:textId="77777777" w:rsidR="00A6533C" w:rsidRPr="00F40D4B" w:rsidRDefault="00A6533C" w:rsidP="00A6533C">
      <w:pPr>
        <w:pStyle w:val="aff9"/>
        <w:rPr>
          <w:rtl/>
        </w:rPr>
      </w:pPr>
      <w:r w:rsidRPr="00F40D4B">
        <w:rPr>
          <w:rtl/>
        </w:rPr>
        <w:lastRenderedPageBreak/>
        <w:t>***</w:t>
      </w:r>
    </w:p>
    <w:p w14:paraId="1CE12A3A" w14:textId="1B26587E" w:rsidR="006F071F" w:rsidRPr="00F40D4B" w:rsidRDefault="006F071F" w:rsidP="009B508D">
      <w:pPr>
        <w:rPr>
          <w:rtl/>
        </w:rPr>
      </w:pPr>
      <w:r w:rsidRPr="00F40D4B">
        <w:rPr>
          <w:rtl/>
        </w:rPr>
        <w:t>•</w:t>
      </w:r>
      <w:r w:rsidRPr="00F40D4B">
        <w:rPr>
          <w:rFonts w:hint="cs"/>
          <w:rtl/>
        </w:rPr>
        <w:t xml:space="preserve"> '</w:t>
      </w:r>
      <w:r w:rsidRPr="00F40D4B">
        <w:rPr>
          <w:rtl/>
        </w:rPr>
        <w:t>מרבה הונו בנשך ותרבית לחונן דלים יקבצנו</w:t>
      </w:r>
      <w:r w:rsidRPr="00F40D4B">
        <w:rPr>
          <w:rFonts w:hint="cs"/>
          <w:rtl/>
        </w:rPr>
        <w:t>'- לחונן דלים'- רב: כגון שבור מלכא</w:t>
      </w:r>
    </w:p>
    <w:p w14:paraId="051DA547" w14:textId="77777777" w:rsidR="006F071F" w:rsidRPr="00F40D4B" w:rsidRDefault="006F071F" w:rsidP="009B508D">
      <w:pPr>
        <w:rPr>
          <w:rtl/>
        </w:rPr>
      </w:pPr>
      <w:r>
        <w:rPr>
          <w:rStyle w:val="affffc"/>
          <w:rtl/>
          <w:rPrChange w:id="9126" w:author="מנוע אמוראים" w:date="2026-10-05T16:41:14Z">
            <w:rPr>
              <w:rtl/>
            </w:rPr>
          </w:rPrChange>
        </w:rPr>
        <w:t xml:space="preserve">ר"נ</w:t>
      </w:r>
      <w:r>
        <w:rPr>
          <w:rtl/>
        </w:rPr>
        <w:t xml:space="preserve">: </w:t>
      </w:r>
      <w:r w:rsidRPr="00F40D4B">
        <w:rPr>
          <w:rFonts w:hint="cs"/>
          <w:rtl/>
        </w:rPr>
        <w:t xml:space="preserve">מדר''ה: </w:t>
      </w:r>
      <w:r w:rsidRPr="00F40D4B">
        <w:rPr>
          <w:rtl/>
        </w:rPr>
        <w:t>דאפילו רבית דנכרי</w:t>
      </w:r>
      <w:r w:rsidRPr="00F40D4B">
        <w:rPr>
          <w:rFonts w:hint="cs"/>
          <w:rtl/>
        </w:rPr>
        <w:t xml:space="preserve"> אסור</w:t>
      </w:r>
      <w:r w:rsidRPr="00F40D4B">
        <w:rPr>
          <w:rtl/>
        </w:rPr>
        <w:t>.</w:t>
      </w:r>
    </w:p>
    <w:p w14:paraId="6F1EC1EF" w14:textId="77777777" w:rsidR="00A6533C" w:rsidRPr="00F40D4B" w:rsidRDefault="006F071F" w:rsidP="009B508D">
      <w:pPr>
        <w:rPr>
          <w:rtl/>
        </w:rPr>
      </w:pPr>
      <w:r w:rsidRPr="00F40D4B">
        <w:rPr>
          <w:rFonts w:hint="cs"/>
          <w:rtl/>
        </w:rPr>
        <w:t>והך דלנכרי דתשיך הינו שאתה תתן לו נשך משא''כ לאחיך וקמ''ל לעבור בעשה ול''ת</w:t>
      </w:r>
    </w:p>
    <w:p w14:paraId="69D8A4A7" w14:textId="6E69E262" w:rsidR="006F071F" w:rsidRPr="00F40D4B" w:rsidRDefault="006F071F" w:rsidP="00A6533C">
      <w:pPr>
        <w:pStyle w:val="affe"/>
        <w:framePr w:wrap="around"/>
        <w:rPr>
          <w:rtl/>
        </w:rPr>
      </w:pPr>
      <w:r w:rsidRPr="00F40D4B">
        <w:rPr>
          <w:rtl/>
        </w:rPr>
        <w:t>עא.</w:t>
      </w:r>
    </w:p>
    <w:p w14:paraId="373188E3" w14:textId="77777777" w:rsidR="006F071F" w:rsidRPr="00F40D4B" w:rsidRDefault="006F071F" w:rsidP="009B508D">
      <w:pPr>
        <w:rPr>
          <w:rtl/>
        </w:rPr>
      </w:pPr>
      <w:r w:rsidRPr="00F40D4B">
        <w:rPr>
          <w:rtl/>
        </w:rPr>
        <w:t>•</w:t>
      </w:r>
      <w:r w:rsidRPr="00F40D4B">
        <w:rPr>
          <w:rFonts w:hint="cs"/>
          <w:rtl/>
        </w:rPr>
        <w:t xml:space="preserve"> והך ד'</w:t>
      </w:r>
      <w:r w:rsidRPr="00F40D4B">
        <w:rPr>
          <w:rtl/>
        </w:rPr>
        <w:t>לוין מהן ומלוין אותם ברבית</w:t>
      </w:r>
      <w:r w:rsidRPr="00F40D4B">
        <w:rPr>
          <w:rFonts w:hint="cs"/>
          <w:rtl/>
        </w:rPr>
        <w:t>'</w:t>
      </w:r>
      <w:r w:rsidRPr="00F40D4B">
        <w:rPr>
          <w:rtl/>
        </w:rPr>
        <w:t xml:space="preserve">, וכן בגר תושב! – </w:t>
      </w:r>
      <w:r w:rsidRPr="00F40D4B">
        <w:rPr>
          <w:rFonts w:hint="cs"/>
          <w:rtl/>
        </w:rPr>
        <w:t xml:space="preserve">רחבדר''ה: צריכא </w:t>
      </w:r>
      <w:r w:rsidRPr="00F40D4B">
        <w:rPr>
          <w:rtl/>
        </w:rPr>
        <w:t>בכדי חייו.</w:t>
      </w:r>
    </w:p>
    <w:p w14:paraId="025D4DBA" w14:textId="7D312259" w:rsidR="006F071F" w:rsidRPr="00F40D4B" w:rsidRDefault="006F071F" w:rsidP="009B508D">
      <w:pPr>
        <w:ind w:firstLine="720"/>
        <w:rPr>
          <w:rtl/>
        </w:rPr>
      </w:pPr>
      <w:r w:rsidRPr="00F40D4B">
        <w:rPr>
          <w:rtl/>
        </w:rPr>
        <w:t xml:space="preserve">רבינא: </w:t>
      </w:r>
      <w:r w:rsidR="00237964" w:rsidRPr="00F40D4B">
        <w:rPr>
          <w:rtl/>
        </w:rPr>
        <w:t>כאן</w:t>
      </w:r>
      <w:r w:rsidRPr="00F40D4B">
        <w:rPr>
          <w:rtl/>
        </w:rPr>
        <w:t xml:space="preserve"> בת</w:t>
      </w:r>
      <w:r w:rsidRPr="00F40D4B">
        <w:rPr>
          <w:rFonts w:hint="cs"/>
          <w:rtl/>
        </w:rPr>
        <w:t>''ח מיירי דכל מאי דגזור רבנן שלא ילמד ממעשיו משא''כ בת''ח</w:t>
      </w:r>
      <w:r w:rsidRPr="00F40D4B">
        <w:rPr>
          <w:rtl/>
        </w:rPr>
        <w:t>.</w:t>
      </w:r>
    </w:p>
    <w:p w14:paraId="2814DF97" w14:textId="77777777" w:rsidR="00FD4FFF" w:rsidRDefault="006F071F" w:rsidP="009B508D">
      <w:pPr>
        <w:rPr>
          <w:rtl/>
        </w:rPr>
      </w:pPr>
      <w:r w:rsidRPr="00F40D4B">
        <w:rPr>
          <w:rtl/>
        </w:rPr>
        <w:t>•</w:t>
      </w:r>
      <w:r w:rsidRPr="00F40D4B">
        <w:rPr>
          <w:rFonts w:hint="cs"/>
          <w:rtl/>
        </w:rPr>
        <w:t xml:space="preserve"> </w:t>
      </w:r>
      <w:r>
        <w:rPr>
          <w:rtl/>
        </w:rPr>
        <w:t xml:space="preserve">איכא דמתני לה להא </w:t>
      </w:r>
      <w:r>
        <w:rPr>
          <w:rStyle w:val="affffc"/>
          <w:rtl/>
          <w:rPrChange w:id="9127" w:author="מנוע אמוראים" w:date="2026-10-05T16:41:14Z">
            <w:rPr>
              <w:rtl/>
            </w:rPr>
          </w:rPrChange>
        </w:rPr>
        <w:t xml:space="preserve">דר</w:t>
      </w:r>
      <w:r>
        <w:rPr>
          <w:rStyle w:val="affffc"/>
          <w:rFonts w:hint="cs"/>
          <w:rtl/>
          <w:rPrChange w:id="9128" w:author="מנוע אמוראים" w:date="2026-10-05T16:41:14Z">
            <w:rPr>
              <w:rFonts w:hint="cs"/>
              <w:rtl/>
            </w:rPr>
          </w:rPrChange>
        </w:rPr>
        <w:t xml:space="preserve">"ה</w:t>
      </w:r>
      <w:r w:rsidRPr="00F40D4B">
        <w:rPr>
          <w:rtl/>
        </w:rPr>
        <w:t xml:space="preserve"> אהא, </w:t>
      </w:r>
    </w:p>
    <w:p w14:paraId="271D5754" w14:textId="77777777" w:rsidR="00FD4FFF" w:rsidRPr="003A773E" w:rsidRDefault="00FD4FFF" w:rsidP="00FD4FFF">
      <w:pPr>
        <w:jc w:val="center"/>
        <w:rPr>
          <w:rStyle w:val="affff8"/>
          <w:rtl/>
        </w:rPr>
      </w:pPr>
      <w:r w:rsidRPr="003A773E">
        <w:rPr>
          <w:rStyle w:val="affff8"/>
          <w:rFonts w:hint="cs"/>
          <w:rtl/>
        </w:rPr>
        <w:t>'</w:t>
      </w:r>
      <w:r w:rsidRPr="003A773E">
        <w:rPr>
          <w:rStyle w:val="affff8"/>
          <w:rtl/>
        </w:rPr>
        <w:t>אם כסף תלוה את עמי את העני עמך</w:t>
      </w:r>
      <w:r w:rsidRPr="003A773E">
        <w:rPr>
          <w:rStyle w:val="affff8"/>
          <w:rFonts w:hint="cs"/>
          <w:rtl/>
        </w:rPr>
        <w:t>'</w:t>
      </w:r>
      <w:r w:rsidRPr="003A773E">
        <w:rPr>
          <w:rStyle w:val="affff8"/>
          <w:rtl/>
        </w:rPr>
        <w:t>,</w:t>
      </w:r>
    </w:p>
    <w:p w14:paraId="2BAC04EA" w14:textId="77777777" w:rsidR="00FD4FFF" w:rsidRPr="00F40D4B" w:rsidRDefault="00FD4FFF" w:rsidP="00FD4FFF">
      <w:pPr>
        <w:rPr>
          <w:rtl/>
        </w:rPr>
      </w:pPr>
      <w:r w:rsidRPr="00902ACF">
        <w:rPr>
          <w:rFonts w:cs="BA Vilna Bold"/>
          <w:rtl/>
        </w:rPr>
        <w:t>עמי ונכרי -</w:t>
      </w:r>
      <w:r w:rsidRPr="00F40D4B">
        <w:rPr>
          <w:rtl/>
        </w:rPr>
        <w:t xml:space="preserve"> עמי קודם, </w:t>
      </w:r>
      <w:r w:rsidRPr="00902ACF">
        <w:rPr>
          <w:rFonts w:cs="BA Vilna Bold"/>
          <w:rtl/>
        </w:rPr>
        <w:t>עני ועשיר -</w:t>
      </w:r>
      <w:r w:rsidRPr="00F40D4B">
        <w:rPr>
          <w:rtl/>
        </w:rPr>
        <w:t xml:space="preserve"> עני קודם, </w:t>
      </w:r>
      <w:r w:rsidRPr="00902ACF">
        <w:rPr>
          <w:rFonts w:cs="BA Vilna Bold"/>
          <w:rtl/>
        </w:rPr>
        <w:t>ענייך ועניי עירך</w:t>
      </w:r>
      <w:r w:rsidRPr="00F40D4B">
        <w:rPr>
          <w:rtl/>
        </w:rPr>
        <w:t xml:space="preserve"> - ענייך קודמין,</w:t>
      </w:r>
      <w:r>
        <w:rPr>
          <w:rFonts w:hint="cs"/>
          <w:rtl/>
        </w:rPr>
        <w:t xml:space="preserve"> </w:t>
      </w:r>
      <w:r w:rsidRPr="00902ACF">
        <w:rPr>
          <w:rFonts w:cs="BA Vilna Bold"/>
          <w:rtl/>
        </w:rPr>
        <w:t>עניי עירך ועניי עיר אחרת</w:t>
      </w:r>
      <w:r w:rsidRPr="00F40D4B">
        <w:rPr>
          <w:rtl/>
        </w:rPr>
        <w:t xml:space="preserve"> - עניי עירך קודמין.</w:t>
      </w:r>
    </w:p>
    <w:p w14:paraId="01453EDB" w14:textId="77777777" w:rsidR="00FD4FFF" w:rsidRPr="00F40D4B" w:rsidRDefault="00FD4FFF" w:rsidP="00FD4FFF">
      <w:pPr>
        <w:rPr>
          <w:rtl/>
        </w:rPr>
      </w:pPr>
    </w:p>
    <w:p w14:paraId="588913BA" w14:textId="77777777" w:rsidR="00FD4FFF" w:rsidRDefault="00FD4FFF" w:rsidP="00FD4FFF">
      <w:pPr>
        <w:pStyle w:val="36"/>
        <w:framePr w:wrap="notBeside"/>
        <w:rPr>
          <w:rtl/>
        </w:rPr>
      </w:pPr>
      <w:r w:rsidRPr="00F40D4B">
        <w:rPr>
          <w:rtl/>
        </w:rPr>
        <w:t>•</w:t>
      </w:r>
    </w:p>
    <w:p w14:paraId="1DC69AF1" w14:textId="77777777" w:rsidR="00FD4FFF" w:rsidRPr="00F40D4B" w:rsidRDefault="00FD4FFF" w:rsidP="00FD4FFF">
      <w:pPr>
        <w:rPr>
          <w:rtl/>
        </w:rPr>
      </w:pPr>
      <w:r w:rsidRPr="00902ACF">
        <w:rPr>
          <w:rFonts w:cs="BA Vilna Bold"/>
          <w:rtl/>
        </w:rPr>
        <w:t xml:space="preserve">עמי ונכרי עמי קודם </w:t>
      </w:r>
      <w:r w:rsidRPr="00F40D4B">
        <w:rPr>
          <w:rFonts w:hint="cs"/>
          <w:rtl/>
        </w:rPr>
        <w:t xml:space="preserve"> </w:t>
      </w:r>
      <w:r w:rsidRPr="003A773E">
        <w:rPr>
          <w:rStyle w:val="affffc"/>
          <w:rFonts w:hint="cs"/>
          <w:rtl/>
        </w:rPr>
        <w:t>ר''נ:</w:t>
      </w:r>
      <w:r w:rsidRPr="00F40D4B">
        <w:rPr>
          <w:rFonts w:hint="cs"/>
          <w:rtl/>
        </w:rPr>
        <w:t xml:space="preserve"> </w:t>
      </w:r>
      <w:r w:rsidRPr="00F40D4B">
        <w:rPr>
          <w:rtl/>
        </w:rPr>
        <w:t>דאפילו לנכרי ברבית ולישראל בחנם.</w:t>
      </w:r>
    </w:p>
    <w:p w14:paraId="6732E2B8" w14:textId="77777777" w:rsidR="00FD4FFF" w:rsidRDefault="00FD4FFF" w:rsidP="00FD4FFF">
      <w:pPr>
        <w:pStyle w:val="36"/>
        <w:framePr w:wrap="notBeside"/>
        <w:rPr>
          <w:rtl/>
        </w:rPr>
      </w:pPr>
      <w:r w:rsidRPr="00F40D4B">
        <w:rPr>
          <w:rtl/>
        </w:rPr>
        <w:t xml:space="preserve">תניא </w:t>
      </w:r>
      <w:r w:rsidRPr="00F40D4B">
        <w:rPr>
          <w:rFonts w:hint="cs"/>
          <w:rtl/>
        </w:rPr>
        <w:t xml:space="preserve">א''ר </w:t>
      </w:r>
      <w:r w:rsidRPr="00F40D4B">
        <w:rPr>
          <w:rtl/>
        </w:rPr>
        <w:t>יוסי:</w:t>
      </w:r>
    </w:p>
    <w:p w14:paraId="26309E83" w14:textId="77777777" w:rsidR="00FD4FFF" w:rsidRPr="00F40D4B" w:rsidRDefault="00FD4FFF" w:rsidP="00FD4FFF">
      <w:pPr>
        <w:rPr>
          <w:rtl/>
        </w:rPr>
      </w:pPr>
      <w:r w:rsidRPr="00902ACF">
        <w:rPr>
          <w:rFonts w:cs="BA Vilna Bold"/>
          <w:rtl/>
        </w:rPr>
        <w:t>בא וראה סמיות עיניהם של מלוי ברבית:</w:t>
      </w:r>
      <w:r w:rsidRPr="00F40D4B">
        <w:rPr>
          <w:rtl/>
        </w:rPr>
        <w:t xml:space="preserve"> אדם קורא לחבירו רשע - יורד עמו לחייו.</w:t>
      </w:r>
      <w:r>
        <w:rPr>
          <w:rFonts w:hint="cs"/>
          <w:rtl/>
        </w:rPr>
        <w:t xml:space="preserve"> </w:t>
      </w:r>
      <w:r w:rsidRPr="00F40D4B">
        <w:rPr>
          <w:rtl/>
        </w:rPr>
        <w:t>והם מביאין עדים ולבלר וקולמוס ודיו, וכותבין וחותמין: פלוני זה כפר באלהי ישראל.</w:t>
      </w:r>
    </w:p>
    <w:p w14:paraId="323DD01F" w14:textId="77777777" w:rsidR="00FD4FFF" w:rsidRDefault="00FD4FFF" w:rsidP="00FD4FFF">
      <w:pPr>
        <w:pStyle w:val="36"/>
        <w:framePr w:wrap="notBeside"/>
        <w:rPr>
          <w:rtl/>
        </w:rPr>
      </w:pPr>
      <w:r w:rsidRPr="00F40D4B">
        <w:rPr>
          <w:rtl/>
        </w:rPr>
        <w:t>תניא ר</w:t>
      </w:r>
      <w:r w:rsidRPr="00F40D4B">
        <w:rPr>
          <w:rFonts w:hint="cs"/>
          <w:rtl/>
        </w:rPr>
        <w:t>שב''א</w:t>
      </w:r>
      <w:r w:rsidRPr="00F40D4B">
        <w:rPr>
          <w:rtl/>
        </w:rPr>
        <w:t>:</w:t>
      </w:r>
    </w:p>
    <w:p w14:paraId="08660883" w14:textId="77777777" w:rsidR="00FD4FFF" w:rsidRPr="00065518" w:rsidRDefault="00FD4FFF" w:rsidP="00FD4FFF">
      <w:pPr>
        <w:rPr>
          <w:rStyle w:val="affff8"/>
          <w:spacing w:val="-4"/>
          <w:rtl/>
        </w:rPr>
      </w:pPr>
      <w:r w:rsidRPr="00F40D4B">
        <w:rPr>
          <w:rtl/>
        </w:rPr>
        <w:t>כל מי שיש לו מעות ומלוה אותם שלא ברבית</w:t>
      </w:r>
      <w:r>
        <w:rPr>
          <w:rFonts w:hint="cs"/>
          <w:rtl/>
        </w:rPr>
        <w:t xml:space="preserve"> </w:t>
      </w:r>
      <w:r w:rsidRPr="00065518">
        <w:rPr>
          <w:rStyle w:val="affffc"/>
          <w:rtl/>
        </w:rPr>
        <w:t>- עליו הכתוב אומר</w:t>
      </w:r>
      <w:r w:rsidRPr="00F40D4B">
        <w:rPr>
          <w:rtl/>
        </w:rPr>
        <w:t xml:space="preserve"> </w:t>
      </w:r>
      <w:r w:rsidRPr="00065518">
        <w:rPr>
          <w:rStyle w:val="affff8"/>
          <w:rFonts w:hint="cs"/>
          <w:spacing w:val="-4"/>
          <w:rtl/>
        </w:rPr>
        <w:t>'</w:t>
      </w:r>
      <w:r w:rsidRPr="00065518">
        <w:rPr>
          <w:rStyle w:val="affff8"/>
          <w:spacing w:val="-4"/>
          <w:rtl/>
        </w:rPr>
        <w:t>כספו לא נתן בנשך ושחד על נקי לא לקח עשה אלה לא ימוט לעולם</w:t>
      </w:r>
      <w:r w:rsidRPr="00065518">
        <w:rPr>
          <w:rStyle w:val="affff8"/>
          <w:rFonts w:hint="cs"/>
          <w:spacing w:val="-4"/>
          <w:rtl/>
        </w:rPr>
        <w:t>'</w:t>
      </w:r>
      <w:r w:rsidRPr="00065518">
        <w:rPr>
          <w:rStyle w:val="affff8"/>
          <w:spacing w:val="-4"/>
          <w:rtl/>
        </w:rPr>
        <w:t>.</w:t>
      </w:r>
    </w:p>
    <w:p w14:paraId="4D61357F" w14:textId="77777777" w:rsidR="00FD4FFF" w:rsidRDefault="00FD4FFF" w:rsidP="00FD4FFF">
      <w:pPr>
        <w:rPr>
          <w:rtl/>
        </w:rPr>
      </w:pPr>
      <w:r w:rsidRPr="00F40D4B">
        <w:rPr>
          <w:rtl/>
        </w:rPr>
        <w:t>הא למדת שכל המלוה ברבית נכסיו מתמוטטי</w:t>
      </w:r>
      <w:r>
        <w:rPr>
          <w:rFonts w:hint="cs"/>
          <w:rtl/>
        </w:rPr>
        <w:t xml:space="preserve">ן ולא עולין </w:t>
      </w:r>
    </w:p>
    <w:p w14:paraId="254E33E9" w14:textId="77777777" w:rsidR="00FD4FFF" w:rsidRDefault="00FD4FFF" w:rsidP="00FD4FFF">
      <w:pPr>
        <w:rPr>
          <w:rtl/>
        </w:rPr>
      </w:pPr>
      <w:r>
        <w:rPr>
          <w:rFonts w:hint="cs"/>
          <w:rtl/>
        </w:rPr>
        <w:t>ואף שיש שלא מלוים בריבית ומתמוטטין מ''מ הם עולין אח'כ</w:t>
      </w:r>
    </w:p>
    <w:p w14:paraId="442A4544" w14:textId="77777777" w:rsidR="00FD4FFF" w:rsidRDefault="00FD4FFF" w:rsidP="00FD4FFF">
      <w:pPr>
        <w:pStyle w:val="36"/>
        <w:framePr w:wrap="notBeside"/>
        <w:rPr>
          <w:rStyle w:val="affff8"/>
          <w:rtl/>
        </w:rPr>
      </w:pPr>
      <w:r w:rsidRPr="00F40D4B">
        <w:rPr>
          <w:rtl/>
        </w:rPr>
        <w:t>א</w:t>
      </w:r>
      <w:r w:rsidRPr="00F40D4B">
        <w:rPr>
          <w:rFonts w:hint="cs"/>
          <w:rtl/>
        </w:rPr>
        <w:t>ר"ה</w:t>
      </w:r>
      <w:r w:rsidRPr="00F40D4B">
        <w:rPr>
          <w:rtl/>
        </w:rPr>
        <w:t>:</w:t>
      </w:r>
    </w:p>
    <w:p w14:paraId="24B01074" w14:textId="77777777" w:rsidR="00FD4FFF" w:rsidRDefault="00FD4FFF" w:rsidP="00FD4FFF">
      <w:pPr>
        <w:rPr>
          <w:rStyle w:val="affff8"/>
          <w:rtl/>
        </w:rPr>
      </w:pPr>
      <w:r w:rsidRPr="003A773E">
        <w:rPr>
          <w:rStyle w:val="affff8"/>
          <w:rtl/>
        </w:rPr>
        <w:t>למה תביט בוגדים תחריש כבלע רשע צדיק ממנו</w:t>
      </w:r>
      <w:r w:rsidRPr="003A773E">
        <w:rPr>
          <w:rStyle w:val="affff8"/>
          <w:rFonts w:hint="cs"/>
          <w:rtl/>
        </w:rPr>
        <w:t>'</w:t>
      </w:r>
      <w:r w:rsidRPr="003A773E">
        <w:rPr>
          <w:rStyle w:val="affff8"/>
          <w:rtl/>
        </w:rPr>
        <w:t xml:space="preserve"> –</w:t>
      </w:r>
    </w:p>
    <w:p w14:paraId="11740850" w14:textId="77777777" w:rsidR="00FD4FFF" w:rsidRPr="00F40D4B" w:rsidRDefault="00FD4FFF" w:rsidP="00FD4FFF">
      <w:pPr>
        <w:rPr>
          <w:rtl/>
        </w:rPr>
      </w:pPr>
      <w:r w:rsidRPr="00F40D4B">
        <w:rPr>
          <w:rtl/>
        </w:rPr>
        <w:t>צדיק ממנו - בולע, צדיק גמור - אינו בולע.</w:t>
      </w:r>
    </w:p>
    <w:p w14:paraId="2B6F9432" w14:textId="77777777" w:rsidR="00FD4FFF" w:rsidRDefault="00FD4FFF" w:rsidP="00FD4FFF">
      <w:pPr>
        <w:pStyle w:val="36"/>
        <w:framePr w:wrap="notBeside"/>
        <w:rPr>
          <w:rtl/>
        </w:rPr>
      </w:pPr>
      <w:r>
        <w:rPr>
          <w:rFonts w:hint="cs"/>
          <w:rtl/>
        </w:rPr>
        <w:lastRenderedPageBreak/>
        <w:t>רבי:</w:t>
      </w:r>
    </w:p>
    <w:p w14:paraId="7294FF4E" w14:textId="77777777" w:rsidR="00FD4FFF" w:rsidRPr="00F40D4B" w:rsidRDefault="00FD4FFF" w:rsidP="00FD4FFF">
      <w:pPr>
        <w:pStyle w:val="affff9"/>
        <w:rPr>
          <w:rtl/>
        </w:rPr>
      </w:pPr>
      <w:r w:rsidRPr="00B755D8">
        <w:rPr>
          <w:rStyle w:val="affff8"/>
          <w:rtl/>
        </w:rPr>
        <w:t>גר צדק</w:t>
      </w:r>
      <w:r w:rsidRPr="00F40D4B">
        <w:rPr>
          <w:rtl/>
        </w:rPr>
        <w:t xml:space="preserve"> האמור לענין מכירה, </w:t>
      </w:r>
      <w:r w:rsidRPr="00B755D8">
        <w:rPr>
          <w:rStyle w:val="affff8"/>
          <w:rtl/>
        </w:rPr>
        <w:t>וגר תושב</w:t>
      </w:r>
      <w:r w:rsidRPr="00F40D4B">
        <w:rPr>
          <w:rtl/>
        </w:rPr>
        <w:t xml:space="preserve"> האמור לענין רבית איני יודע מה הוא.</w:t>
      </w:r>
    </w:p>
    <w:p w14:paraId="59133591" w14:textId="77777777" w:rsidR="00FD4FFF" w:rsidRPr="00F40D4B" w:rsidRDefault="00FD4FFF" w:rsidP="00FD4FFF">
      <w:pPr>
        <w:rPr>
          <w:rtl/>
        </w:rPr>
      </w:pPr>
      <w:r w:rsidRPr="00902ACF">
        <w:rPr>
          <w:rFonts w:cs="BA Vilna Bold"/>
          <w:rtl/>
        </w:rPr>
        <w:t>גר צדק האמור לענין מכירה</w:t>
      </w:r>
      <w:r w:rsidRPr="00F40D4B">
        <w:rPr>
          <w:rtl/>
        </w:rPr>
        <w:t xml:space="preserve"> ד</w:t>
      </w:r>
      <w:r w:rsidRPr="00F40D4B">
        <w:rPr>
          <w:rFonts w:hint="cs"/>
          <w:rtl/>
        </w:rPr>
        <w:t>'</w:t>
      </w:r>
      <w:r w:rsidRPr="00885A90">
        <w:rPr>
          <w:rStyle w:val="affff8"/>
          <w:rtl/>
        </w:rPr>
        <w:t>וכי ימוך אחיך עמך ונמכר לך</w:t>
      </w:r>
      <w:r w:rsidRPr="00885A90">
        <w:rPr>
          <w:rStyle w:val="affff8"/>
          <w:rFonts w:hint="cs"/>
          <w:rtl/>
        </w:rPr>
        <w:t>'</w:t>
      </w:r>
      <w:r w:rsidRPr="00885A90">
        <w:rPr>
          <w:rStyle w:val="affff8"/>
          <w:rtl/>
        </w:rPr>
        <w:t>,</w:t>
      </w:r>
      <w:r w:rsidRPr="00F40D4B">
        <w:rPr>
          <w:rtl/>
        </w:rPr>
        <w:t xml:space="preserve"> </w:t>
      </w:r>
      <w:r w:rsidRPr="00F40D4B">
        <w:rPr>
          <w:rFonts w:hint="cs"/>
          <w:rtl/>
        </w:rPr>
        <w:t xml:space="preserve">או לגר, ואפי' </w:t>
      </w:r>
      <w:r w:rsidRPr="00442298">
        <w:rPr>
          <w:rStyle w:val="affff8"/>
          <w:rFonts w:hint="cs"/>
          <w:rtl/>
        </w:rPr>
        <w:t>'גר תושב'</w:t>
      </w:r>
      <w:r>
        <w:rPr>
          <w:rFonts w:hint="cs"/>
          <w:rtl/>
        </w:rPr>
        <w:t xml:space="preserve"> </w:t>
      </w:r>
    </w:p>
    <w:p w14:paraId="50FADA9C" w14:textId="77777777" w:rsidR="00FD4FFF" w:rsidRPr="0074241F" w:rsidRDefault="00FD4FFF" w:rsidP="00FD4FFF">
      <w:pPr>
        <w:rPr>
          <w:rtl/>
        </w:rPr>
      </w:pPr>
      <w:r w:rsidRPr="0074241F">
        <w:rPr>
          <w:rStyle w:val="affff8"/>
          <w:rFonts w:hint="cs"/>
          <w:rtl/>
        </w:rPr>
        <w:t>ד'</w:t>
      </w:r>
      <w:r w:rsidRPr="0074241F">
        <w:rPr>
          <w:rStyle w:val="affff8"/>
          <w:rtl/>
        </w:rPr>
        <w:t>משפחת גר</w:t>
      </w:r>
      <w:r w:rsidRPr="0074241F">
        <w:rPr>
          <w:rStyle w:val="affff8"/>
          <w:rFonts w:hint="cs"/>
          <w:rtl/>
        </w:rPr>
        <w:t>'</w:t>
      </w:r>
      <w:r w:rsidRPr="0074241F">
        <w:rPr>
          <w:rtl/>
        </w:rPr>
        <w:t xml:space="preserve"> זה הנכרי, </w:t>
      </w:r>
      <w:r w:rsidRPr="0074241F">
        <w:rPr>
          <w:rStyle w:val="affffc"/>
          <w:rtl/>
        </w:rPr>
        <w:t>כשאומר</w:t>
      </w:r>
      <w:r w:rsidRPr="0074241F">
        <w:rPr>
          <w:rtl/>
        </w:rPr>
        <w:t xml:space="preserve"> או </w:t>
      </w:r>
      <w:r w:rsidRPr="0074241F">
        <w:rPr>
          <w:rStyle w:val="affff8"/>
          <w:rtl/>
        </w:rPr>
        <w:t>לעקר</w:t>
      </w:r>
      <w:r w:rsidRPr="0074241F">
        <w:rPr>
          <w:rtl/>
        </w:rPr>
        <w:t xml:space="preserve"> זה הנמכר </w:t>
      </w:r>
      <w:r w:rsidRPr="0074241F">
        <w:rPr>
          <w:rFonts w:hint="cs"/>
          <w:rtl/>
        </w:rPr>
        <w:t xml:space="preserve">לע''ז </w:t>
      </w:r>
      <w:r w:rsidRPr="0074241F">
        <w:rPr>
          <w:rtl/>
        </w:rPr>
        <w:t>עצמה.</w:t>
      </w:r>
    </w:p>
    <w:p w14:paraId="42A171D5" w14:textId="77777777" w:rsidR="00FD4FFF" w:rsidRDefault="00FD4FFF" w:rsidP="00FD4FFF">
      <w:pPr>
        <w:pStyle w:val="36"/>
        <w:framePr w:wrap="notBeside"/>
        <w:rPr>
          <w:rtl/>
        </w:rPr>
      </w:pPr>
      <w:r>
        <w:rPr>
          <w:rFonts w:hint="cs"/>
          <w:rtl/>
        </w:rPr>
        <w:t>והך</w:t>
      </w:r>
    </w:p>
    <w:p w14:paraId="4698C614" w14:textId="77777777" w:rsidR="00FD4FFF" w:rsidRPr="00F40D4B" w:rsidRDefault="00FD4FFF" w:rsidP="00FD4FFF">
      <w:pPr>
        <w:rPr>
          <w:rtl/>
        </w:rPr>
      </w:pPr>
      <w:r>
        <w:rPr>
          <w:rFonts w:hint="cs"/>
          <w:rtl/>
        </w:rPr>
        <w:t>ד</w:t>
      </w:r>
      <w:r w:rsidRPr="00F40D4B">
        <w:rPr>
          <w:rtl/>
        </w:rPr>
        <w:t xml:space="preserve">גר לא נקנה בעבד עברי </w:t>
      </w:r>
      <w:r w:rsidRPr="00D46C96">
        <w:rPr>
          <w:rStyle w:val="affff8"/>
          <w:rFonts w:hint="cs"/>
          <w:rtl/>
        </w:rPr>
        <w:t>ד'</w:t>
      </w:r>
      <w:r w:rsidRPr="00D46C96">
        <w:rPr>
          <w:rStyle w:val="affff8"/>
          <w:rtl/>
        </w:rPr>
        <w:t>ושב אל משפחתו</w:t>
      </w:r>
      <w:r w:rsidRPr="00D46C96">
        <w:rPr>
          <w:rStyle w:val="affff8"/>
          <w:rFonts w:hint="cs"/>
          <w:rtl/>
        </w:rPr>
        <w:t>'</w:t>
      </w:r>
      <w:r w:rsidRPr="00F40D4B">
        <w:rPr>
          <w:rtl/>
        </w:rPr>
        <w:t xml:space="preserve"> בעינן, והא ליכא.</w:t>
      </w:r>
    </w:p>
    <w:p w14:paraId="6DF3D4F7" w14:textId="77777777" w:rsidR="00FD4FFF" w:rsidRDefault="00FD4FFF" w:rsidP="00FD4FFF">
      <w:pPr>
        <w:rPr>
          <w:rtl/>
        </w:rPr>
      </w:pPr>
      <w:r w:rsidRPr="00F40D4B">
        <w:rPr>
          <w:rtl/>
        </w:rPr>
        <w:t xml:space="preserve">ואין אשה וגר קונין עבד עברי, </w:t>
      </w:r>
      <w:r w:rsidRPr="00902ACF">
        <w:rPr>
          <w:rFonts w:cs="BA Vilna Bold"/>
          <w:rtl/>
        </w:rPr>
        <w:t xml:space="preserve">אשה </w:t>
      </w:r>
      <w:r>
        <w:rPr>
          <w:b/>
          <w:bCs/>
          <w:rtl/>
        </w:rPr>
        <w:t>–</w:t>
      </w:r>
      <w:r w:rsidRPr="00F40D4B">
        <w:rPr>
          <w:rtl/>
        </w:rPr>
        <w:t xml:space="preserve"> </w:t>
      </w:r>
      <w:r>
        <w:rPr>
          <w:rFonts w:hint="cs"/>
          <w:rtl/>
        </w:rPr>
        <w:t>שאין זה דרך ארץ</w:t>
      </w:r>
    </w:p>
    <w:p w14:paraId="3E3DF08E" w14:textId="77777777" w:rsidR="00FD4FFF" w:rsidRPr="00F40D4B" w:rsidRDefault="00FD4FFF" w:rsidP="00FD4FFF">
      <w:pPr>
        <w:rPr>
          <w:rtl/>
        </w:rPr>
      </w:pPr>
      <w:r w:rsidRPr="00F40D4B">
        <w:rPr>
          <w:rFonts w:hint="cs"/>
          <w:rtl/>
        </w:rPr>
        <w:t xml:space="preserve">וגר </w:t>
      </w:r>
      <w:r>
        <w:rPr>
          <w:rFonts w:hint="cs"/>
          <w:rtl/>
        </w:rPr>
        <w:t xml:space="preserve">שמקנה יכול לקנות,  ושאין מקנה אין קונה </w:t>
      </w:r>
    </w:p>
    <w:p w14:paraId="694255EB" w14:textId="77777777" w:rsidR="00FD4FFF" w:rsidRDefault="00FD4FFF" w:rsidP="00FD4FFF">
      <w:pPr>
        <w:pStyle w:val="36"/>
        <w:framePr w:wrap="notBeside"/>
        <w:rPr>
          <w:rtl/>
        </w:rPr>
      </w:pPr>
      <w:r w:rsidRPr="00F40D4B">
        <w:rPr>
          <w:rtl/>
        </w:rPr>
        <w:t>א</w:t>
      </w:r>
      <w:r w:rsidRPr="00F40D4B">
        <w:rPr>
          <w:rFonts w:hint="cs"/>
          <w:rtl/>
        </w:rPr>
        <w:t>רנב''י:</w:t>
      </w:r>
      <w:r w:rsidRPr="00F40D4B">
        <w:rPr>
          <w:rtl/>
        </w:rPr>
        <w:t xml:space="preserve"> </w:t>
      </w:r>
    </w:p>
    <w:p w14:paraId="30E70C83" w14:textId="77777777" w:rsidR="00FD4FFF" w:rsidRPr="00F40D4B" w:rsidRDefault="00FD4FFF" w:rsidP="00FD4FFF">
      <w:pPr>
        <w:rPr>
          <w:rtl/>
        </w:rPr>
      </w:pPr>
      <w:r w:rsidRPr="00F40D4B">
        <w:rPr>
          <w:rtl/>
        </w:rPr>
        <w:t>ינו קונה ודינו כישראל, אבל קונה ודינו כנכרי.</w:t>
      </w:r>
    </w:p>
    <w:p w14:paraId="2AD7C5E6" w14:textId="77777777" w:rsidR="00FD4FFF" w:rsidRDefault="00FD4FFF" w:rsidP="00FD4FFF">
      <w:pPr>
        <w:pStyle w:val="36"/>
        <w:framePr w:wrap="notBeside"/>
        <w:rPr>
          <w:rtl/>
        </w:rPr>
      </w:pPr>
      <w:r w:rsidRPr="00F40D4B">
        <w:rPr>
          <w:rtl/>
        </w:rPr>
        <w:t>דתניא:</w:t>
      </w:r>
    </w:p>
    <w:p w14:paraId="32CFC6E5" w14:textId="77777777" w:rsidR="00FD4FFF" w:rsidRPr="00F40D4B" w:rsidRDefault="00FD4FFF" w:rsidP="00FD4FFF">
      <w:pPr>
        <w:rPr>
          <w:rtl/>
        </w:rPr>
      </w:pPr>
      <w:r w:rsidRPr="00F40D4B">
        <w:rPr>
          <w:rtl/>
        </w:rPr>
        <w:t>הנרצע והנמכר לנכרי אינו עובד לא את הבן ולא את הבת.</w:t>
      </w:r>
    </w:p>
    <w:p w14:paraId="680E1DD3" w14:textId="77777777" w:rsidR="00FD4FFF" w:rsidRDefault="00FD4FFF" w:rsidP="00FD4FFF">
      <w:pPr>
        <w:pStyle w:val="affff9"/>
        <w:rPr>
          <w:rtl/>
        </w:rPr>
      </w:pPr>
      <w:r w:rsidRPr="00F40D4B">
        <w:rPr>
          <w:rtl/>
        </w:rPr>
        <w:t xml:space="preserve">אין אשה וגר קונין עבד עברי, </w:t>
      </w:r>
    </w:p>
    <w:p w14:paraId="009B114E" w14:textId="77777777" w:rsidR="00FD4FFF" w:rsidRDefault="00FD4FFF" w:rsidP="00FD4FFF">
      <w:pPr>
        <w:pStyle w:val="36"/>
        <w:framePr w:wrap="notBeside"/>
        <w:rPr>
          <w:rtl/>
        </w:rPr>
      </w:pPr>
      <w:r>
        <w:rPr>
          <w:rFonts w:hint="cs"/>
          <w:rtl/>
        </w:rPr>
        <w:t xml:space="preserve">והך </w:t>
      </w:r>
      <w:r w:rsidRPr="00F40D4B">
        <w:rPr>
          <w:rFonts w:hint="cs"/>
          <w:rtl/>
        </w:rPr>
        <w:t>ד</w:t>
      </w:r>
      <w:r w:rsidRPr="00F40D4B">
        <w:rPr>
          <w:rtl/>
        </w:rPr>
        <w:t>תניא:</w:t>
      </w:r>
    </w:p>
    <w:p w14:paraId="57F39528" w14:textId="77777777" w:rsidR="00FD4FFF" w:rsidRPr="00F40D4B" w:rsidRDefault="00FD4FFF" w:rsidP="00FD4FFF">
      <w:pPr>
        <w:rPr>
          <w:rtl/>
        </w:rPr>
      </w:pPr>
      <w:r w:rsidRPr="00F40D4B">
        <w:rPr>
          <w:rtl/>
        </w:rPr>
        <w:t xml:space="preserve">אשה קונה שפחות </w:t>
      </w:r>
      <w:r>
        <w:rPr>
          <w:rFonts w:hint="cs"/>
          <w:rtl/>
        </w:rPr>
        <w:t xml:space="preserve">ולא </w:t>
      </w:r>
      <w:r w:rsidRPr="00F40D4B">
        <w:rPr>
          <w:rtl/>
        </w:rPr>
        <w:t>עבדים.</w:t>
      </w:r>
      <w:r w:rsidRPr="00F40D4B">
        <w:rPr>
          <w:rFonts w:hint="cs"/>
          <w:rtl/>
        </w:rPr>
        <w:t xml:space="preserve"> </w:t>
      </w:r>
      <w:r w:rsidRPr="00B228F9">
        <w:rPr>
          <w:rStyle w:val="affffc"/>
          <w:rFonts w:hint="cs"/>
          <w:rtl/>
        </w:rPr>
        <w:t>ולרשב''ג</w:t>
      </w:r>
      <w:r w:rsidRPr="00F40D4B">
        <w:rPr>
          <w:rFonts w:hint="cs"/>
          <w:rtl/>
        </w:rPr>
        <w:t xml:space="preserve"> אף קונה העבדים</w:t>
      </w:r>
    </w:p>
    <w:p w14:paraId="36AE05BC" w14:textId="77777777" w:rsidR="00FD4FFF" w:rsidRDefault="00FD4FFF" w:rsidP="00FD4FFF">
      <w:pPr>
        <w:pStyle w:val="36"/>
        <w:framePr w:wrap="notBeside"/>
        <w:rPr>
          <w:rtl/>
        </w:rPr>
      </w:pPr>
      <w:r w:rsidRPr="00F40D4B">
        <w:rPr>
          <w:rFonts w:hint="cs"/>
          <w:rtl/>
        </w:rPr>
        <w:t>אפי' כרשב''ג</w:t>
      </w:r>
      <w:r w:rsidRPr="00F40D4B">
        <w:rPr>
          <w:rtl/>
        </w:rPr>
        <w:t>:</w:t>
      </w:r>
    </w:p>
    <w:p w14:paraId="4D1ED94F" w14:textId="77777777" w:rsidR="00FD4FFF" w:rsidRPr="0074241F" w:rsidRDefault="00FD4FFF" w:rsidP="00FD4FFF">
      <w:pPr>
        <w:rPr>
          <w:spacing w:val="2"/>
          <w:rtl/>
        </w:rPr>
      </w:pPr>
      <w:r w:rsidRPr="0074241F">
        <w:rPr>
          <w:rStyle w:val="affffc"/>
          <w:spacing w:val="2"/>
          <w:rtl/>
        </w:rPr>
        <w:t>כאן</w:t>
      </w:r>
      <w:r w:rsidRPr="0074241F">
        <w:rPr>
          <w:spacing w:val="2"/>
          <w:rtl/>
        </w:rPr>
        <w:t xml:space="preserve"> בעבד עברי</w:t>
      </w:r>
      <w:r w:rsidRPr="0074241F">
        <w:rPr>
          <w:rFonts w:hint="cs"/>
          <w:spacing w:val="2"/>
          <w:rtl/>
        </w:rPr>
        <w:t xml:space="preserve"> דצניע </w:t>
      </w:r>
      <w:r w:rsidRPr="0074241F">
        <w:rPr>
          <w:rStyle w:val="afffff2"/>
          <w:rFonts w:hint="cs"/>
          <w:spacing w:val="2"/>
          <w:rtl/>
        </w:rPr>
        <w:t>ולא יספר לכן לא יכולה</w:t>
      </w:r>
      <w:r w:rsidRPr="0074241F">
        <w:rPr>
          <w:rStyle w:val="afffff2"/>
          <w:spacing w:val="2"/>
          <w:rtl/>
        </w:rPr>
        <w:t>,</w:t>
      </w:r>
      <w:r w:rsidRPr="0074241F">
        <w:rPr>
          <w:spacing w:val="2"/>
          <w:rtl/>
        </w:rPr>
        <w:t xml:space="preserve"> כאן בעבד כנעני</w:t>
      </w:r>
      <w:r w:rsidRPr="0074241F">
        <w:rPr>
          <w:rFonts w:hint="cs"/>
          <w:spacing w:val="2"/>
          <w:rtl/>
        </w:rPr>
        <w:t xml:space="preserve"> שפרוץ</w:t>
      </w:r>
      <w:r w:rsidRPr="0074241F">
        <w:rPr>
          <w:spacing w:val="2"/>
          <w:rtl/>
        </w:rPr>
        <w:t>.</w:t>
      </w:r>
    </w:p>
    <w:p w14:paraId="338387A3" w14:textId="77777777" w:rsidR="00FD4FFF" w:rsidRDefault="00FD4FFF" w:rsidP="00FD4FFF">
      <w:pPr>
        <w:pStyle w:val="36"/>
        <w:framePr w:wrap="notBeside"/>
        <w:rPr>
          <w:rtl/>
        </w:rPr>
      </w:pPr>
      <w:r w:rsidRPr="00F40D4B">
        <w:rPr>
          <w:rFonts w:hint="cs"/>
          <w:rtl/>
        </w:rPr>
        <w:t>וה</w:t>
      </w:r>
      <w:r>
        <w:rPr>
          <w:rFonts w:hint="cs"/>
          <w:rtl/>
        </w:rPr>
        <w:t>ך דרב יוסף</w:t>
      </w:r>
    </w:p>
    <w:p w14:paraId="57F74D2F" w14:textId="77777777" w:rsidR="00FD4FFF" w:rsidRPr="00F40D4B" w:rsidRDefault="00FD4FFF" w:rsidP="00FD4FFF">
      <w:pPr>
        <w:rPr>
          <w:rtl/>
        </w:rPr>
      </w:pPr>
      <w:r>
        <w:rPr>
          <w:rFonts w:hint="cs"/>
          <w:rtl/>
        </w:rPr>
        <w:t>ש</w:t>
      </w:r>
      <w:r w:rsidRPr="00F40D4B">
        <w:rPr>
          <w:rFonts w:hint="cs"/>
          <w:rtl/>
        </w:rPr>
        <w:t>אלמנה לא תגדל כלב ולא תאכסן תלמידי ישיבה אצלה,</w:t>
      </w:r>
    </w:p>
    <w:p w14:paraId="4558DD2A" w14:textId="77777777" w:rsidR="00FD4FFF" w:rsidRPr="00F40D4B" w:rsidRDefault="00FD4FFF" w:rsidP="00FD4FFF">
      <w:pPr>
        <w:rPr>
          <w:rtl/>
        </w:rPr>
      </w:pPr>
      <w:r w:rsidRPr="00902ACF">
        <w:rPr>
          <w:rFonts w:cs="BA Vilna Bold"/>
          <w:rtl/>
        </w:rPr>
        <w:t>בר בי רב -</w:t>
      </w:r>
      <w:r w:rsidRPr="00F40D4B">
        <w:rPr>
          <w:rtl/>
        </w:rPr>
        <w:t xml:space="preserve"> </w:t>
      </w:r>
      <w:r w:rsidRPr="00F40D4B">
        <w:rPr>
          <w:rFonts w:hint="cs"/>
          <w:rtl/>
        </w:rPr>
        <w:t>ד</w:t>
      </w:r>
      <w:r w:rsidRPr="00F40D4B">
        <w:rPr>
          <w:rtl/>
        </w:rPr>
        <w:t xml:space="preserve">צניע </w:t>
      </w:r>
      <w:r w:rsidRPr="00F40D4B">
        <w:rPr>
          <w:rFonts w:hint="cs"/>
          <w:rtl/>
        </w:rPr>
        <w:t xml:space="preserve"> לכן אסור, </w:t>
      </w:r>
      <w:r>
        <w:rPr>
          <w:rtl/>
        </w:rPr>
        <w:tab/>
      </w:r>
      <w:r w:rsidRPr="00902ACF">
        <w:rPr>
          <w:rFonts w:cs="BA Vilna Bold" w:hint="cs"/>
          <w:rtl/>
        </w:rPr>
        <w:t>וכלב</w:t>
      </w:r>
      <w:r w:rsidRPr="00F40D4B">
        <w:rPr>
          <w:rFonts w:hint="cs"/>
          <w:rtl/>
        </w:rPr>
        <w:t xml:space="preserve"> יסרך אחריה ואין לחשוד,</w:t>
      </w:r>
    </w:p>
    <w:p w14:paraId="7D296CF8" w14:textId="77777777" w:rsidR="00FD4FFF" w:rsidRDefault="00FD4FFF" w:rsidP="00FD4FFF">
      <w:pPr>
        <w:pStyle w:val="36"/>
        <w:framePr w:wrap="notBeside"/>
        <w:rPr>
          <w:rtl/>
        </w:rPr>
      </w:pPr>
      <w:r w:rsidRPr="00F40D4B">
        <w:rPr>
          <w:rFonts w:hint="cs"/>
          <w:rtl/>
        </w:rPr>
        <w:t xml:space="preserve">ודחי' </w:t>
      </w:r>
    </w:p>
    <w:p w14:paraId="394668B2" w14:textId="77777777" w:rsidR="00FD4FFF" w:rsidRPr="00F40D4B" w:rsidRDefault="00FD4FFF" w:rsidP="00FD4FFF">
      <w:pPr>
        <w:spacing w:after="60"/>
        <w:rPr>
          <w:rtl/>
        </w:rPr>
      </w:pPr>
      <w:r w:rsidRPr="00F40D4B">
        <w:rPr>
          <w:rFonts w:hint="cs"/>
          <w:rtl/>
        </w:rPr>
        <w:t xml:space="preserve">אינה חוששת שיסרך דאנשים יסברו שמחמת </w:t>
      </w:r>
      <w:r>
        <w:rPr>
          <w:rFonts w:hint="cs"/>
          <w:rtl/>
        </w:rPr>
        <w:t xml:space="preserve">בשר </w:t>
      </w:r>
      <w:r w:rsidRPr="00F40D4B">
        <w:rPr>
          <w:rFonts w:hint="cs"/>
          <w:rtl/>
        </w:rPr>
        <w:t>שזרקה לו.</w:t>
      </w:r>
    </w:p>
    <w:p w14:paraId="5D2B3F37" w14:textId="77777777" w:rsidR="00FD4FFF" w:rsidRDefault="00FD4FFF" w:rsidP="00FD4FFF">
      <w:pPr>
        <w:pStyle w:val="36"/>
        <w:framePr w:wrap="notBeside"/>
        <w:rPr>
          <w:rtl/>
        </w:rPr>
      </w:pPr>
      <w:r w:rsidRPr="00F40D4B">
        <w:rPr>
          <w:rtl/>
        </w:rPr>
        <w:t>•</w:t>
      </w:r>
    </w:p>
    <w:p w14:paraId="5F2516EB" w14:textId="77777777" w:rsidR="00FD4FFF" w:rsidRPr="00F40D4B" w:rsidRDefault="00FD4FFF" w:rsidP="00FD4FFF">
      <w:pPr>
        <w:rPr>
          <w:rtl/>
        </w:rPr>
      </w:pPr>
      <w:r w:rsidRPr="00902ACF">
        <w:rPr>
          <w:rFonts w:cs="BA Vilna Bold"/>
          <w:rtl/>
        </w:rPr>
        <w:t>גר תושב האמור לענין רבית,</w:t>
      </w:r>
      <w:r w:rsidRPr="00F40D4B">
        <w:rPr>
          <w:rtl/>
        </w:rPr>
        <w:t xml:space="preserve"> </w:t>
      </w:r>
      <w:r w:rsidRPr="008E37DD">
        <w:rPr>
          <w:rStyle w:val="affff8"/>
          <w:rFonts w:hint="cs"/>
          <w:rtl/>
        </w:rPr>
        <w:t>ד'</w:t>
      </w:r>
      <w:r w:rsidRPr="008E37DD">
        <w:rPr>
          <w:rStyle w:val="affff8"/>
          <w:rtl/>
        </w:rPr>
        <w:t>וכי ימוך אחיך ומטה ידו עמך והחזקת בו גר ותושב וחי עמך אל תקח מאתו נשך ותרבית ויראת מאלהיך וחי אחיך עמך</w:t>
      </w:r>
      <w:r w:rsidRPr="008E37DD">
        <w:rPr>
          <w:rStyle w:val="affff8"/>
          <w:rFonts w:hint="cs"/>
          <w:rtl/>
        </w:rPr>
        <w:t>'</w:t>
      </w:r>
      <w:r w:rsidRPr="008E37DD">
        <w:rPr>
          <w:rStyle w:val="affff8"/>
          <w:rtl/>
        </w:rPr>
        <w:t>.</w:t>
      </w:r>
      <w:r w:rsidRPr="00F40D4B">
        <w:rPr>
          <w:rFonts w:hint="cs"/>
          <w:rtl/>
        </w:rPr>
        <w:t xml:space="preserve"> היינו מישראל</w:t>
      </w:r>
    </w:p>
    <w:p w14:paraId="2CED0B77" w14:textId="77777777" w:rsidR="00FD4FFF" w:rsidRPr="00F40D4B" w:rsidRDefault="00FD4FFF" w:rsidP="00FD4FFF">
      <w:pPr>
        <w:spacing w:after="60"/>
        <w:rPr>
          <w:rtl/>
        </w:rPr>
      </w:pPr>
      <w:r w:rsidRPr="00F40D4B">
        <w:rPr>
          <w:rFonts w:hint="cs"/>
          <w:rtl/>
        </w:rPr>
        <w:t xml:space="preserve">אבל מגר תושב </w:t>
      </w:r>
      <w:r>
        <w:rPr>
          <w:rFonts w:hint="cs"/>
          <w:rtl/>
        </w:rPr>
        <w:t xml:space="preserve">מותר </w:t>
      </w:r>
      <w:r w:rsidRPr="00D16D2E">
        <w:rPr>
          <w:rStyle w:val="affffc"/>
          <w:rFonts w:hint="cs"/>
          <w:rtl/>
        </w:rPr>
        <w:t>וכן הוא</w:t>
      </w:r>
      <w:r w:rsidRPr="00F40D4B">
        <w:rPr>
          <w:rFonts w:hint="cs"/>
          <w:rtl/>
        </w:rPr>
        <w:t xml:space="preserve"> ד'</w:t>
      </w:r>
      <w:r w:rsidRPr="00F40D4B">
        <w:rPr>
          <w:rtl/>
        </w:rPr>
        <w:t>לוין מהן ומלוין אותן ברבית</w:t>
      </w:r>
      <w:r w:rsidRPr="00F40D4B">
        <w:rPr>
          <w:rFonts w:hint="cs"/>
          <w:rtl/>
        </w:rPr>
        <w:t>'</w:t>
      </w:r>
      <w:r w:rsidRPr="00F40D4B">
        <w:rPr>
          <w:rtl/>
        </w:rPr>
        <w:t xml:space="preserve">, </w:t>
      </w:r>
    </w:p>
    <w:p w14:paraId="1CDDA2C2" w14:textId="77777777" w:rsidR="00FD4FFF" w:rsidRPr="00F40D4B" w:rsidRDefault="00FD4FFF" w:rsidP="00FD4FFF">
      <w:pPr>
        <w:pStyle w:val="affe"/>
        <w:framePr w:wrap="around"/>
        <w:rPr>
          <w:rtl/>
        </w:rPr>
      </w:pPr>
      <w:r w:rsidRPr="00F40D4B">
        <w:rPr>
          <w:rtl/>
        </w:rPr>
        <w:t>עא:</w:t>
      </w:r>
    </w:p>
    <w:p w14:paraId="7DB9ADBC" w14:textId="77777777" w:rsidR="00FD4FFF" w:rsidRDefault="00FD4FFF" w:rsidP="00FD4FFF">
      <w:pPr>
        <w:pStyle w:val="36"/>
        <w:framePr w:wrap="notBeside"/>
        <w:rPr>
          <w:rtl/>
        </w:rPr>
      </w:pPr>
      <w:r w:rsidRPr="00F40D4B">
        <w:rPr>
          <w:rtl/>
        </w:rPr>
        <w:t>•</w:t>
      </w:r>
      <w:r w:rsidRPr="00F40D4B">
        <w:rPr>
          <w:rFonts w:hint="cs"/>
          <w:rtl/>
        </w:rPr>
        <w:t xml:space="preserve"> </w:t>
      </w:r>
      <w:r w:rsidRPr="00F40D4B">
        <w:rPr>
          <w:rtl/>
        </w:rPr>
        <w:t>ת"ר:</w:t>
      </w:r>
    </w:p>
    <w:p w14:paraId="574B0D84" w14:textId="77777777" w:rsidR="00FD4FFF" w:rsidRPr="00F40D4B" w:rsidRDefault="00FD4FFF" w:rsidP="00FD4FFF">
      <w:pPr>
        <w:rPr>
          <w:rtl/>
        </w:rPr>
      </w:pPr>
      <w:r w:rsidRPr="00D16D2E">
        <w:rPr>
          <w:rStyle w:val="affff8"/>
          <w:rFonts w:hint="cs"/>
          <w:rtl/>
        </w:rPr>
        <w:t>'</w:t>
      </w:r>
      <w:r w:rsidRPr="00D16D2E">
        <w:rPr>
          <w:rStyle w:val="affff8"/>
          <w:rtl/>
        </w:rPr>
        <w:t>אל תקח מאתו נשך ותרבית</w:t>
      </w:r>
      <w:r w:rsidRPr="00D16D2E">
        <w:rPr>
          <w:rStyle w:val="affff8"/>
          <w:rFonts w:hint="cs"/>
          <w:rtl/>
        </w:rPr>
        <w:t>'</w:t>
      </w:r>
      <w:r w:rsidRPr="00D16D2E">
        <w:rPr>
          <w:rStyle w:val="affff8"/>
          <w:rtl/>
        </w:rPr>
        <w:t xml:space="preserve"> -</w:t>
      </w:r>
      <w:r w:rsidRPr="00F40D4B">
        <w:rPr>
          <w:rtl/>
        </w:rPr>
        <w:t xml:space="preserve"> אבל אתה נעשה לו ערב</w:t>
      </w:r>
      <w:r w:rsidRPr="00F40D4B">
        <w:rPr>
          <w:rFonts w:hint="cs"/>
          <w:rtl/>
        </w:rPr>
        <w:t xml:space="preserve"> והיינו לנכרי דלערב אסור</w:t>
      </w:r>
    </w:p>
    <w:p w14:paraId="7552637B" w14:textId="77777777" w:rsidR="00FD4FFF" w:rsidRPr="00F40D4B" w:rsidRDefault="00FD4FFF" w:rsidP="00FD4FFF">
      <w:pPr>
        <w:rPr>
          <w:rtl/>
        </w:rPr>
      </w:pPr>
      <w:r w:rsidRPr="00F40D4B">
        <w:rPr>
          <w:rFonts w:hint="cs"/>
          <w:rtl/>
        </w:rPr>
        <w:t xml:space="preserve">והיינו בנכרי </w:t>
      </w:r>
      <w:r w:rsidRPr="00F40D4B">
        <w:rPr>
          <w:rtl/>
        </w:rPr>
        <w:t>שקיבל עליו לדון בדיני ישראל.</w:t>
      </w:r>
      <w:r w:rsidRPr="00F40D4B">
        <w:rPr>
          <w:rFonts w:hint="cs"/>
          <w:rtl/>
        </w:rPr>
        <w:t xml:space="preserve"> אבל לא קיבל עליו שלא לשקול ריבית</w:t>
      </w:r>
    </w:p>
    <w:p w14:paraId="74BF606A" w14:textId="77777777" w:rsidR="00FD4FFF" w:rsidRPr="00F40D4B" w:rsidRDefault="00FD4FFF" w:rsidP="00FD4FFF">
      <w:pPr>
        <w:pStyle w:val="afffb"/>
        <w:rPr>
          <w:rtl/>
        </w:rPr>
      </w:pPr>
      <w:ins w:id="9925" w:author="מספור קטעי משנה" w:date="2026-10-06T06:45:11Z">
        <w:r>
          <w:rPr>
            <w:rStyle w:val="MisparKeta"/>
          </w:rPr>
          <w:t xml:space="preserve">א. </w:t>
        </w:r>
      </w:ins>
      <w:r w:rsidRPr="00F40D4B">
        <w:rPr>
          <w:rtl/>
        </w:rPr>
        <w:lastRenderedPageBreak/>
        <w:t>מלוה ישראל מעותיו של נכרי מדעת הנכרי כו'.</w:t>
      </w:r>
    </w:p>
    <w:p w14:paraId="6CE2B0BA" w14:textId="77777777" w:rsidR="00FD4FFF" w:rsidRDefault="00FD4FFF" w:rsidP="00FD4FFF">
      <w:pPr>
        <w:pStyle w:val="36"/>
        <w:framePr w:wrap="notBeside"/>
        <w:rPr>
          <w:rtl/>
        </w:rPr>
      </w:pPr>
      <w:r w:rsidRPr="00F40D4B">
        <w:rPr>
          <w:rtl/>
        </w:rPr>
        <w:t>ת"ר:</w:t>
      </w:r>
    </w:p>
    <w:p w14:paraId="4FA2B0E7" w14:textId="77777777" w:rsidR="00FD4FFF" w:rsidRPr="0074241F" w:rsidRDefault="00FD4FFF" w:rsidP="00FD4FFF">
      <w:pPr>
        <w:rPr>
          <w:rtl/>
        </w:rPr>
      </w:pPr>
      <w:r w:rsidRPr="0074241F">
        <w:rPr>
          <w:rtl/>
        </w:rPr>
        <w:t>מלוה ישראל מעותיו של נכרי מדעת הנכרי, אבל לא מדעת ישראל.</w:t>
      </w:r>
    </w:p>
    <w:p w14:paraId="2F6965F6" w14:textId="77777777" w:rsidR="00FD4FFF" w:rsidRPr="0074241F" w:rsidRDefault="00FD4FFF" w:rsidP="00FD4FFF">
      <w:pPr>
        <w:rPr>
          <w:spacing w:val="2"/>
          <w:rtl/>
        </w:rPr>
      </w:pPr>
      <w:r w:rsidRPr="0074241F">
        <w:rPr>
          <w:spacing w:val="2"/>
          <w:rtl/>
        </w:rPr>
        <w:t>כיצד? ישראל שלוה מעות מן הנכרי ברבית, וביקש להחזירם לו.</w:t>
      </w:r>
    </w:p>
    <w:p w14:paraId="79795240" w14:textId="77777777" w:rsidR="00FD4FFF" w:rsidRPr="0074241F" w:rsidRDefault="00FD4FFF" w:rsidP="00FD4FFF">
      <w:pPr>
        <w:rPr>
          <w:rtl/>
        </w:rPr>
      </w:pPr>
      <w:r w:rsidRPr="00B1069A">
        <w:rPr>
          <w:rStyle w:val="affffc"/>
          <w:rtl/>
        </w:rPr>
        <w:t>מצאו ישראל אחר ואמר לו:</w:t>
      </w:r>
      <w:r w:rsidRPr="00F40D4B">
        <w:rPr>
          <w:rtl/>
        </w:rPr>
        <w:t xml:space="preserve"> תנם לי, ואני אעלה לך כדרך שאתה </w:t>
      </w:r>
      <w:r w:rsidRPr="0074241F">
        <w:rPr>
          <w:rtl/>
        </w:rPr>
        <w:t>מעלה לו</w:t>
      </w:r>
      <w:r w:rsidRPr="0074241F">
        <w:rPr>
          <w:rFonts w:hint="cs"/>
          <w:rtl/>
        </w:rPr>
        <w:t xml:space="preserve"> </w:t>
      </w:r>
      <w:r w:rsidRPr="0074241F">
        <w:rPr>
          <w:rStyle w:val="afffff2"/>
          <w:rFonts w:hint="cs"/>
          <w:rtl/>
        </w:rPr>
        <w:t>[לנכרי]</w:t>
      </w:r>
      <w:r w:rsidRPr="0074241F">
        <w:rPr>
          <w:rStyle w:val="afffff2"/>
          <w:rtl/>
        </w:rPr>
        <w:t xml:space="preserve"> -</w:t>
      </w:r>
      <w:r w:rsidRPr="0074241F">
        <w:rPr>
          <w:rtl/>
        </w:rPr>
        <w:t xml:space="preserve"> אסור.</w:t>
      </w:r>
      <w:r w:rsidRPr="0074241F">
        <w:rPr>
          <w:rFonts w:hint="cs"/>
          <w:rtl/>
        </w:rPr>
        <w:t xml:space="preserve"> </w:t>
      </w:r>
      <w:r w:rsidRPr="0074241F">
        <w:rPr>
          <w:rtl/>
        </w:rPr>
        <w:t>ואם העמידו אצל נכרי מותר</w:t>
      </w:r>
      <w:r w:rsidRPr="0074241F">
        <w:rPr>
          <w:rFonts w:hint="cs"/>
          <w:rtl/>
        </w:rPr>
        <w:t xml:space="preserve"> </w:t>
      </w:r>
      <w:r w:rsidRPr="0074241F">
        <w:rPr>
          <w:rStyle w:val="afffff2"/>
          <w:rFonts w:hint="cs"/>
          <w:rtl/>
        </w:rPr>
        <w:t>דלוה ישר מהנכרי</w:t>
      </w:r>
      <w:r w:rsidRPr="0074241F">
        <w:rPr>
          <w:rStyle w:val="afffff2"/>
          <w:rtl/>
        </w:rPr>
        <w:t>.</w:t>
      </w:r>
    </w:p>
    <w:p w14:paraId="3E5550D2" w14:textId="77777777" w:rsidR="00FD4FFF" w:rsidRPr="00F40D4B" w:rsidRDefault="00FD4FFF" w:rsidP="00FD4FFF">
      <w:pPr>
        <w:rPr>
          <w:rtl/>
        </w:rPr>
      </w:pPr>
      <w:r w:rsidRPr="00F40D4B">
        <w:rPr>
          <w:rtl/>
        </w:rPr>
        <w:t>וכן נכרי שלוה מעות מישראל ברבית, וביקש להחזירם לו,</w:t>
      </w:r>
    </w:p>
    <w:p w14:paraId="6A0A4D98" w14:textId="77777777" w:rsidR="00FD4FFF" w:rsidRPr="00F40D4B" w:rsidRDefault="00FD4FFF" w:rsidP="00FD4FFF">
      <w:pPr>
        <w:rPr>
          <w:rtl/>
        </w:rPr>
      </w:pPr>
      <w:r w:rsidRPr="00D8144C">
        <w:rPr>
          <w:rStyle w:val="affffc"/>
          <w:rtl/>
        </w:rPr>
        <w:t>מצאו ישראל אחר ואמר לו:</w:t>
      </w:r>
      <w:r w:rsidRPr="00F40D4B">
        <w:rPr>
          <w:rtl/>
        </w:rPr>
        <w:t xml:space="preserve"> תנם לי, ואני אעלה לך כדרך שאתה מעלה לו - מותר.</w:t>
      </w:r>
      <w:r>
        <w:rPr>
          <w:rFonts w:hint="cs"/>
          <w:rtl/>
        </w:rPr>
        <w:t xml:space="preserve"> </w:t>
      </w:r>
      <w:r w:rsidRPr="00F40D4B">
        <w:rPr>
          <w:rtl/>
        </w:rPr>
        <w:t>ואם העמידו אצל ישראל - אסור.</w:t>
      </w:r>
    </w:p>
    <w:p w14:paraId="284FC119" w14:textId="77777777" w:rsidR="00FD4FFF" w:rsidRDefault="00FD4FFF" w:rsidP="00FD4FFF">
      <w:pPr>
        <w:pStyle w:val="36"/>
        <w:framePr w:wrap="notBeside"/>
        <w:rPr>
          <w:rtl/>
        </w:rPr>
      </w:pPr>
      <w:r w:rsidRPr="00F40D4B">
        <w:rPr>
          <w:rtl/>
        </w:rPr>
        <w:t>•</w:t>
      </w:r>
    </w:p>
    <w:p w14:paraId="16AF9FBF" w14:textId="77777777" w:rsidR="00FD4FFF" w:rsidRPr="00F40D4B" w:rsidRDefault="00FD4FFF" w:rsidP="00FD4FFF">
      <w:pPr>
        <w:rPr>
          <w:rtl/>
        </w:rPr>
      </w:pPr>
      <w:r w:rsidRPr="00F40D4B">
        <w:rPr>
          <w:rtl/>
        </w:rPr>
        <w:t>סיפא - לחומרא, אלא רישא, כיון דאין שליחות לנכרי - איהו ניהו דקא שקיל מיניה רביתא!</w:t>
      </w:r>
    </w:p>
    <w:p w14:paraId="6A9016AF" w14:textId="77777777" w:rsidR="00FD4FFF" w:rsidRDefault="00FD4FFF" w:rsidP="00FD4FFF">
      <w:pPr>
        <w:pStyle w:val="36"/>
        <w:framePr w:wrap="notBeside"/>
        <w:rPr>
          <w:rtl/>
        </w:rPr>
      </w:pPr>
      <w:r>
        <w:rPr>
          <w:rFonts w:hint="cs"/>
          <w:rtl/>
        </w:rPr>
        <w:t>מ</w:t>
      </w:r>
      <w:r w:rsidRPr="00F40D4B">
        <w:rPr>
          <w:rFonts w:hint="cs"/>
          <w:rtl/>
        </w:rPr>
        <w:t>ראבדר''א:</w:t>
      </w:r>
    </w:p>
    <w:p w14:paraId="34C32F89" w14:textId="77777777" w:rsidR="00FD4FFF" w:rsidRPr="00F40D4B" w:rsidRDefault="00FD4FFF" w:rsidP="00FD4FFF">
      <w:pPr>
        <w:spacing w:after="60"/>
        <w:rPr>
          <w:rtl/>
        </w:rPr>
      </w:pPr>
      <w:r w:rsidRPr="00995EF5">
        <w:rPr>
          <w:rStyle w:val="affffc"/>
          <w:rtl/>
        </w:rPr>
        <w:t>דא"ל:</w:t>
      </w:r>
      <w:r w:rsidRPr="00995EF5">
        <w:rPr>
          <w:rtl/>
        </w:rPr>
        <w:t xml:space="preserve"> הניחם ע"ג קרקע והיפטר.</w:t>
      </w:r>
      <w:r w:rsidRPr="00995EF5">
        <w:rPr>
          <w:rFonts w:hint="cs"/>
          <w:rtl/>
        </w:rPr>
        <w:t xml:space="preserve"> </w:t>
      </w:r>
      <w:r w:rsidRPr="00995EF5">
        <w:rPr>
          <w:rStyle w:val="affffc"/>
          <w:rFonts w:hint="cs"/>
          <w:rtl/>
        </w:rPr>
        <w:t>ודחי'</w:t>
      </w:r>
      <w:r w:rsidRPr="00995EF5">
        <w:rPr>
          <w:rFonts w:hint="cs"/>
          <w:rtl/>
        </w:rPr>
        <w:t xml:space="preserve"> דמאי קמ"ל </w:t>
      </w:r>
      <w:r w:rsidRPr="00995EF5">
        <w:rPr>
          <w:rStyle w:val="affffc"/>
          <w:rFonts w:hint="cs"/>
          <w:rtl/>
        </w:rPr>
        <w:t>ומיירי</w:t>
      </w:r>
      <w:r w:rsidRPr="00995EF5">
        <w:rPr>
          <w:rFonts w:hint="cs"/>
          <w:rtl/>
        </w:rPr>
        <w:t xml:space="preserve"> בנטל ונתן ביד</w:t>
      </w:r>
      <w:r>
        <w:rPr>
          <w:rFonts w:hint="cs"/>
          <w:rtl/>
        </w:rPr>
        <w:t xml:space="preserve"> </w:t>
      </w:r>
      <w:r w:rsidRPr="00B70B0F">
        <w:rPr>
          <w:rStyle w:val="affffc"/>
          <w:rFonts w:hint="cs"/>
          <w:rtl/>
        </w:rPr>
        <w:t>דהו''א</w:t>
      </w:r>
      <w:r>
        <w:rPr>
          <w:rStyle w:val="affffc"/>
          <w:rFonts w:hint="cs"/>
          <w:rtl/>
        </w:rPr>
        <w:t xml:space="preserve"> </w:t>
      </w:r>
      <w:r w:rsidRPr="00F40D4B">
        <w:rPr>
          <w:rtl/>
        </w:rPr>
        <w:t xml:space="preserve">נכרי </w:t>
      </w:r>
      <w:r>
        <w:rPr>
          <w:rFonts w:hint="cs"/>
          <w:rtl/>
        </w:rPr>
        <w:t xml:space="preserve">עצמו עושה על דעת ישראל נותן </w:t>
      </w:r>
      <w:r w:rsidRPr="00F40D4B">
        <w:rPr>
          <w:rtl/>
        </w:rPr>
        <w:t>קמ"ל.</w:t>
      </w:r>
    </w:p>
    <w:p w14:paraId="3F036D31" w14:textId="77777777" w:rsidR="00FD4FFF" w:rsidRDefault="00FD4FFF" w:rsidP="00FD4FFF">
      <w:pPr>
        <w:pStyle w:val="36"/>
        <w:framePr w:wrap="notBeside"/>
        <w:rPr>
          <w:rtl/>
        </w:rPr>
      </w:pPr>
      <w:r w:rsidRPr="00F40D4B">
        <w:rPr>
          <w:rFonts w:hint="cs"/>
          <w:rtl/>
        </w:rPr>
        <w:t xml:space="preserve">ב. </w:t>
      </w:r>
      <w:r w:rsidRPr="00F40D4B">
        <w:rPr>
          <w:rtl/>
        </w:rPr>
        <w:t>רב אשי:</w:t>
      </w:r>
    </w:p>
    <w:p w14:paraId="0180C327" w14:textId="77777777" w:rsidR="00FD4FFF" w:rsidRPr="00F40D4B" w:rsidRDefault="00FD4FFF" w:rsidP="00FD4FFF">
      <w:pPr>
        <w:rPr>
          <w:rtl/>
        </w:rPr>
      </w:pPr>
      <w:r w:rsidRPr="00F40D4B">
        <w:rPr>
          <w:rFonts w:hint="cs"/>
          <w:rtl/>
        </w:rPr>
        <w:t>הך ''</w:t>
      </w:r>
      <w:r w:rsidRPr="00F40D4B">
        <w:rPr>
          <w:rtl/>
        </w:rPr>
        <w:t>אין שליחות לנכרי</w:t>
      </w:r>
      <w:r w:rsidRPr="00F40D4B">
        <w:rPr>
          <w:rFonts w:hint="cs"/>
          <w:rtl/>
        </w:rPr>
        <w:t>'</w:t>
      </w:r>
      <w:r w:rsidRPr="00F40D4B">
        <w:rPr>
          <w:rtl/>
        </w:rPr>
        <w:t xml:space="preserve"> - ה"מ בתרומה, אבל בכל התורה כולה - יש שליחות לנכרי.</w:t>
      </w:r>
    </w:p>
    <w:p w14:paraId="43CB542F" w14:textId="77777777" w:rsidR="00FD4FFF" w:rsidRDefault="00FD4FFF" w:rsidP="00FD4FFF">
      <w:pPr>
        <w:pStyle w:val="36"/>
        <w:framePr w:wrap="notBeside"/>
        <w:rPr>
          <w:rtl/>
        </w:rPr>
      </w:pPr>
      <w:r>
        <w:rPr>
          <w:rFonts w:hint="cs"/>
          <w:rtl/>
        </w:rPr>
        <w:t>ודחי'</w:t>
      </w:r>
    </w:p>
    <w:p w14:paraId="6A695E92" w14:textId="77777777" w:rsidR="00FD4FFF" w:rsidRPr="00F40D4B" w:rsidRDefault="00FD4FFF" w:rsidP="00FD4FFF">
      <w:pPr>
        <w:spacing w:after="60"/>
        <w:rPr>
          <w:rtl/>
        </w:rPr>
      </w:pPr>
      <w:r>
        <w:rPr>
          <w:rFonts w:hint="cs"/>
          <w:rtl/>
        </w:rPr>
        <w:t>ד</w:t>
      </w:r>
      <w:r w:rsidRPr="00F40D4B">
        <w:rPr>
          <w:rtl/>
        </w:rPr>
        <w:t xml:space="preserve">ברותא היא, </w:t>
      </w:r>
      <w:r w:rsidRPr="00F40D4B">
        <w:rPr>
          <w:rFonts w:hint="cs"/>
          <w:rtl/>
        </w:rPr>
        <w:t xml:space="preserve">דשליחות דכל התורה ילפי </w:t>
      </w:r>
      <w:r w:rsidRPr="00F40D4B">
        <w:rPr>
          <w:rtl/>
        </w:rPr>
        <w:t xml:space="preserve">מתרומה </w:t>
      </w:r>
      <w:r w:rsidRPr="00E056D0">
        <w:rPr>
          <w:rStyle w:val="affff8"/>
          <w:rFonts w:hint="cs"/>
          <w:rtl/>
        </w:rPr>
        <w:t>ד'אתם גם אתם'</w:t>
      </w:r>
      <w:r w:rsidRPr="00F40D4B">
        <w:rPr>
          <w:rFonts w:hint="cs"/>
          <w:rtl/>
        </w:rPr>
        <w:t xml:space="preserve"> בני ברית</w:t>
      </w:r>
    </w:p>
    <w:p w14:paraId="675E07FD" w14:textId="77777777" w:rsidR="00FD4FFF" w:rsidRDefault="00FD4FFF" w:rsidP="00FD4FFF">
      <w:pPr>
        <w:pStyle w:val="36"/>
        <w:framePr w:wrap="notBeside"/>
        <w:rPr>
          <w:rtl/>
        </w:rPr>
      </w:pPr>
      <w:r w:rsidRPr="00F40D4B">
        <w:rPr>
          <w:rFonts w:hint="cs"/>
          <w:rtl/>
        </w:rPr>
        <w:t xml:space="preserve">ג. </w:t>
      </w:r>
      <w:r w:rsidRPr="00F40D4B">
        <w:rPr>
          <w:rtl/>
        </w:rPr>
        <w:t>א"ד</w:t>
      </w:r>
      <w:r w:rsidRPr="00F40D4B">
        <w:rPr>
          <w:rFonts w:hint="cs"/>
          <w:rtl/>
        </w:rPr>
        <w:t xml:space="preserve"> מר</w:t>
      </w:r>
      <w:r>
        <w:rPr>
          <w:rFonts w:hint="cs"/>
          <w:rtl/>
        </w:rPr>
        <w:t>"א</w:t>
      </w:r>
    </w:p>
    <w:p w14:paraId="1D6565E8" w14:textId="77777777" w:rsidR="00FD4FFF" w:rsidRPr="00F40D4B" w:rsidRDefault="00FD4FFF" w:rsidP="00FD4FFF">
      <w:pPr>
        <w:rPr>
          <w:rtl/>
        </w:rPr>
      </w:pPr>
      <w:r w:rsidRPr="00F40D4B">
        <w:rPr>
          <w:rFonts w:hint="cs"/>
          <w:rtl/>
        </w:rPr>
        <w:t xml:space="preserve">הך דאין שליחות לנכרי' </w:t>
      </w:r>
      <w:r>
        <w:rPr>
          <w:rFonts w:hint="cs"/>
          <w:rtl/>
        </w:rPr>
        <w:t>הם לנו</w:t>
      </w:r>
      <w:r w:rsidRPr="00F40D4B">
        <w:rPr>
          <w:rFonts w:hint="cs"/>
          <w:rtl/>
        </w:rPr>
        <w:t xml:space="preserve">, </w:t>
      </w:r>
      <w:r w:rsidRPr="00F40D4B">
        <w:rPr>
          <w:rtl/>
        </w:rPr>
        <w:t xml:space="preserve">אבל </w:t>
      </w:r>
      <w:r>
        <w:rPr>
          <w:rFonts w:hint="cs"/>
          <w:rtl/>
        </w:rPr>
        <w:t>אנו להם כן</w:t>
      </w:r>
    </w:p>
    <w:p w14:paraId="56032576" w14:textId="77777777" w:rsidR="00FD4FFF" w:rsidRDefault="00FD4FFF" w:rsidP="00FD4FFF">
      <w:pPr>
        <w:pStyle w:val="36"/>
        <w:framePr w:wrap="notBeside"/>
        <w:rPr>
          <w:rtl/>
        </w:rPr>
      </w:pPr>
      <w:r>
        <w:rPr>
          <w:rFonts w:hint="cs"/>
          <w:rtl/>
        </w:rPr>
        <w:t>ודחי'</w:t>
      </w:r>
    </w:p>
    <w:p w14:paraId="51C0F1D7" w14:textId="77777777" w:rsidR="00FD4FFF" w:rsidRPr="00F40D4B" w:rsidRDefault="00FD4FFF" w:rsidP="00FD4FFF">
      <w:pPr>
        <w:spacing w:after="60"/>
        <w:rPr>
          <w:rtl/>
        </w:rPr>
      </w:pPr>
      <w:r>
        <w:rPr>
          <w:rFonts w:hint="cs"/>
          <w:rtl/>
        </w:rPr>
        <w:t>ד</w:t>
      </w:r>
      <w:r w:rsidRPr="00F40D4B">
        <w:rPr>
          <w:rtl/>
        </w:rPr>
        <w:t>ברותא היא.</w:t>
      </w:r>
      <w:r w:rsidRPr="00F40D4B">
        <w:rPr>
          <w:rFonts w:hint="cs"/>
          <w:rtl/>
        </w:rPr>
        <w:t xml:space="preserve"> דמ''ש </w:t>
      </w:r>
      <w:r>
        <w:rPr>
          <w:rFonts w:hint="cs"/>
          <w:rtl/>
        </w:rPr>
        <w:t>הם לנו ש</w:t>
      </w:r>
      <w:r w:rsidRPr="00F40D4B">
        <w:rPr>
          <w:rtl/>
        </w:rPr>
        <w:t>לא ד</w:t>
      </w:r>
      <w:r w:rsidRPr="00F40D4B">
        <w:rPr>
          <w:rFonts w:hint="cs"/>
          <w:rtl/>
        </w:rPr>
        <w:t>'</w:t>
      </w:r>
      <w:r w:rsidRPr="00EA7023">
        <w:rPr>
          <w:rStyle w:val="affff8"/>
          <w:rtl/>
        </w:rPr>
        <w:t>אתם</w:t>
      </w:r>
      <w:r w:rsidRPr="00EA7023">
        <w:rPr>
          <w:rStyle w:val="affff8"/>
          <w:rFonts w:hint="cs"/>
          <w:rtl/>
        </w:rPr>
        <w:t xml:space="preserve"> </w:t>
      </w:r>
      <w:r w:rsidRPr="00EA7023">
        <w:rPr>
          <w:rStyle w:val="affff8"/>
          <w:rtl/>
        </w:rPr>
        <w:t>גם אתם</w:t>
      </w:r>
      <w:r w:rsidRPr="00EA7023">
        <w:rPr>
          <w:rStyle w:val="affff8"/>
          <w:rFonts w:hint="cs"/>
          <w:rtl/>
        </w:rPr>
        <w:t>'</w:t>
      </w:r>
      <w:r w:rsidRPr="00F40D4B">
        <w:rPr>
          <w:rFonts w:hint="cs"/>
          <w:rtl/>
        </w:rPr>
        <w:t xml:space="preserve"> ה''נ </w:t>
      </w:r>
      <w:r>
        <w:rPr>
          <w:rFonts w:hint="cs"/>
          <w:rtl/>
        </w:rPr>
        <w:t xml:space="preserve">אנו להם </w:t>
      </w:r>
    </w:p>
    <w:p w14:paraId="720A9401" w14:textId="77777777" w:rsidR="00FD4FFF" w:rsidRDefault="00FD4FFF" w:rsidP="00FD4FFF">
      <w:pPr>
        <w:pStyle w:val="36"/>
        <w:framePr w:wrap="notBeside"/>
        <w:rPr>
          <w:rtl/>
        </w:rPr>
      </w:pPr>
      <w:r w:rsidRPr="00F40D4B">
        <w:rPr>
          <w:rFonts w:hint="cs"/>
          <w:rtl/>
        </w:rPr>
        <w:t xml:space="preserve">ד. </w:t>
      </w:r>
      <w:r w:rsidRPr="00F40D4B">
        <w:rPr>
          <w:rtl/>
        </w:rPr>
        <w:t>רבינא:</w:t>
      </w:r>
    </w:p>
    <w:p w14:paraId="1ADCCE78" w14:textId="77777777" w:rsidR="00FD4FFF" w:rsidRPr="00F40D4B" w:rsidRDefault="00FD4FFF" w:rsidP="00FD4FFF">
      <w:pPr>
        <w:rPr>
          <w:rtl/>
        </w:rPr>
      </w:pPr>
      <w:r w:rsidRPr="00F40D4B">
        <w:rPr>
          <w:rtl/>
        </w:rPr>
        <w:t xml:space="preserve">נהי </w:t>
      </w:r>
      <w:r>
        <w:rPr>
          <w:rFonts w:hint="cs"/>
          <w:rtl/>
        </w:rPr>
        <w:t xml:space="preserve">שאין שליחות לנכרי זכירה מדרבנן יש כמו בקטן ישראל </w:t>
      </w:r>
    </w:p>
    <w:p w14:paraId="23E99ED9" w14:textId="77777777" w:rsidR="00FD4FFF" w:rsidRDefault="00FD4FFF" w:rsidP="00FD4FFF">
      <w:pPr>
        <w:pStyle w:val="36"/>
        <w:framePr w:wrap="notBeside"/>
        <w:rPr>
          <w:rtl/>
        </w:rPr>
      </w:pPr>
      <w:r>
        <w:rPr>
          <w:rFonts w:hint="cs"/>
          <w:rtl/>
        </w:rPr>
        <w:t>ודחי'</w:t>
      </w:r>
    </w:p>
    <w:p w14:paraId="547FA8B9" w14:textId="77777777" w:rsidR="00FD4FFF" w:rsidRPr="00995EF5" w:rsidRDefault="00FD4FFF" w:rsidP="00FD4FFF">
      <w:pPr>
        <w:rPr>
          <w:rtl/>
        </w:rPr>
      </w:pPr>
      <w:r w:rsidRPr="00995EF5">
        <w:rPr>
          <w:rFonts w:hint="cs"/>
          <w:rtl/>
        </w:rPr>
        <w:t>דדווקא קטן ישראל שביבוא לידי שליחות כשיגדל משא''כ נכרי.</w:t>
      </w:r>
    </w:p>
    <w:p w14:paraId="4A689AEF" w14:textId="77777777" w:rsidR="00A6533C" w:rsidRPr="00F40D4B" w:rsidRDefault="00A6533C" w:rsidP="00A6533C">
      <w:pPr>
        <w:pStyle w:val="aff9"/>
        <w:rPr>
          <w:rtl/>
        </w:rPr>
      </w:pPr>
      <w:r w:rsidRPr="00F40D4B">
        <w:rPr>
          <w:rtl/>
        </w:rPr>
        <w:t>***</w:t>
      </w:r>
    </w:p>
    <w:p w14:paraId="6D1D8BC6" w14:textId="23CB542A" w:rsidR="006F071F" w:rsidRPr="00F40D4B" w:rsidRDefault="006F071F" w:rsidP="00A6533C">
      <w:pPr>
        <w:pStyle w:val="affe"/>
        <w:framePr w:wrap="around"/>
        <w:rPr>
          <w:rtl/>
        </w:rPr>
      </w:pPr>
      <w:r w:rsidRPr="00F40D4B">
        <w:rPr>
          <w:rtl/>
        </w:rPr>
        <w:lastRenderedPageBreak/>
        <w:t>עב.</w:t>
      </w:r>
    </w:p>
    <w:p w14:paraId="1EB06A5F" w14:textId="77777777" w:rsidR="00A6533C" w:rsidRPr="00F40D4B" w:rsidRDefault="006F071F" w:rsidP="009B508D">
      <w:pPr>
        <w:rPr>
          <w:rtl/>
        </w:rPr>
      </w:pPr>
      <w:r w:rsidRPr="00F40D4B">
        <w:rPr>
          <w:rtl/>
        </w:rPr>
        <w:t>ת"ר: ישראל שלוה מעות מן הנכרי ברבית, וזקפן עליו במלוה, ונתגייר,</w:t>
      </w:r>
    </w:p>
    <w:p w14:paraId="7C2B744A" w14:textId="2A97DAC4" w:rsidR="006F071F" w:rsidRPr="00F40D4B" w:rsidRDefault="006F071F" w:rsidP="009B508D">
      <w:pPr>
        <w:rPr>
          <w:rtl/>
        </w:rPr>
      </w:pPr>
      <w:r w:rsidRPr="00F40D4B">
        <w:rPr>
          <w:rtl/>
        </w:rPr>
        <w:t>אם קודם שנתגייר זקפן עליו במלוה - גובה את הקרן וגובה את הרבית.</w:t>
      </w:r>
    </w:p>
    <w:p w14:paraId="2A193CF6" w14:textId="77777777" w:rsidR="006F071F" w:rsidRPr="00F40D4B" w:rsidRDefault="006F071F" w:rsidP="009B508D">
      <w:pPr>
        <w:rPr>
          <w:rtl/>
        </w:rPr>
      </w:pPr>
      <w:r w:rsidRPr="00F40D4B">
        <w:rPr>
          <w:rtl/>
        </w:rPr>
        <w:t>ואם לאחר שנתגייר זקפן עליו במלוה - גובה את הקרן ואינו גובה את הרבית.</w:t>
      </w:r>
    </w:p>
    <w:p w14:paraId="5CA58D5B" w14:textId="77777777" w:rsidR="00A6533C" w:rsidRPr="00F40D4B" w:rsidRDefault="006F071F" w:rsidP="009B508D">
      <w:pPr>
        <w:rPr>
          <w:rtl/>
        </w:rPr>
      </w:pPr>
      <w:r w:rsidRPr="00F40D4B">
        <w:rPr>
          <w:rtl/>
        </w:rPr>
        <w:t>וכן נכרי שלוה מעות מישראל ברבית וזקפן עליו במלוה ונתגייר,</w:t>
      </w:r>
    </w:p>
    <w:p w14:paraId="45DE4A29" w14:textId="77777777" w:rsidR="00A6533C" w:rsidRPr="00F40D4B" w:rsidRDefault="006F071F" w:rsidP="009B508D">
      <w:pPr>
        <w:rPr>
          <w:rtl/>
        </w:rPr>
      </w:pPr>
      <w:r w:rsidRPr="00F40D4B">
        <w:rPr>
          <w:rtl/>
        </w:rPr>
        <w:t>אם עד שלא נתגייר זקפן עליו במלוה - גובה את הקרן וגובה את הרבית,</w:t>
      </w:r>
    </w:p>
    <w:p w14:paraId="6C6A6819" w14:textId="746445FF" w:rsidR="006F071F" w:rsidRPr="00F40D4B" w:rsidRDefault="006F071F" w:rsidP="009B508D">
      <w:pPr>
        <w:rPr>
          <w:rtl/>
        </w:rPr>
      </w:pPr>
      <w:r w:rsidRPr="00F40D4B">
        <w:rPr>
          <w:rtl/>
        </w:rPr>
        <w:t>אם משנתגייר זקפן עליו במלוה - גובה את הקרן ואינו גובה את הרבית.</w:t>
      </w:r>
    </w:p>
    <w:p w14:paraId="49286DE2" w14:textId="77777777" w:rsidR="006F071F" w:rsidRPr="00F40D4B" w:rsidRDefault="006F071F" w:rsidP="009B508D">
      <w:pPr>
        <w:rPr>
          <w:rtl/>
        </w:rPr>
      </w:pPr>
      <w:r w:rsidRPr="00F40D4B">
        <w:rPr>
          <w:rtl/>
        </w:rPr>
        <w:t>רבי יוסי: נכרי שלוה מעות מישראל ברבית - בין כך ובין כך גובה את הקרן ואת הרבית.</w:t>
      </w:r>
    </w:p>
    <w:p w14:paraId="2F0C5909" w14:textId="77777777" w:rsidR="006F071F" w:rsidRPr="00F40D4B" w:rsidRDefault="006F071F" w:rsidP="009B508D">
      <w:pPr>
        <w:rPr>
          <w:rtl/>
        </w:rPr>
      </w:pPr>
      <w:r w:rsidRPr="00F40D4B">
        <w:rPr>
          <w:rtl/>
        </w:rPr>
        <w:t>•</w:t>
      </w:r>
      <w:r w:rsidRPr="00F40D4B">
        <w:rPr>
          <w:rFonts w:hint="cs"/>
          <w:rtl/>
        </w:rPr>
        <w:t xml:space="preserve"> </w:t>
      </w:r>
      <w:r w:rsidRPr="00F40D4B">
        <w:rPr>
          <w:rtl/>
        </w:rPr>
        <w:t>רבא</w:t>
      </w:r>
      <w:r w:rsidRPr="00F40D4B">
        <w:rPr>
          <w:rFonts w:hint="cs"/>
          <w:rtl/>
        </w:rPr>
        <w:t>- ר''ח מר''ה:</w:t>
      </w:r>
      <w:r w:rsidRPr="00F40D4B">
        <w:rPr>
          <w:rtl/>
        </w:rPr>
        <w:t xml:space="preserve"> הלכה כרבי יוסי.</w:t>
      </w:r>
      <w:r w:rsidRPr="00F40D4B">
        <w:rPr>
          <w:rFonts w:hint="cs"/>
          <w:rtl/>
        </w:rPr>
        <w:t xml:space="preserve"> וטעמא דרבי יוסי </w:t>
      </w:r>
      <w:r w:rsidRPr="00F40D4B">
        <w:rPr>
          <w:rtl/>
        </w:rPr>
        <w:t>- כדי שלא יאמרו בשביל מעותיו נתגייר זה.</w:t>
      </w:r>
    </w:p>
    <w:p w14:paraId="7C2CEAE2" w14:textId="77777777" w:rsidR="00A6533C" w:rsidRPr="00F40D4B" w:rsidRDefault="00A6533C" w:rsidP="00A6533C">
      <w:pPr>
        <w:pStyle w:val="aff9"/>
        <w:rPr>
          <w:rtl/>
        </w:rPr>
      </w:pPr>
      <w:r w:rsidRPr="00F40D4B">
        <w:rPr>
          <w:rtl/>
        </w:rPr>
        <w:t>***</w:t>
      </w:r>
    </w:p>
    <w:p w14:paraId="7CC5B349" w14:textId="68A42504" w:rsidR="006F071F" w:rsidRPr="00F40D4B" w:rsidRDefault="006F071F" w:rsidP="009B508D">
      <w:pPr>
        <w:rPr>
          <w:rtl/>
        </w:rPr>
      </w:pPr>
      <w:r w:rsidRPr="00F40D4B">
        <w:rPr>
          <w:rtl/>
        </w:rPr>
        <w:t xml:space="preserve">ת"ר: שטר שכתוב בו רבית – </w:t>
      </w:r>
      <w:r w:rsidRPr="00F40D4B">
        <w:rPr>
          <w:rFonts w:hint="cs"/>
          <w:rtl/>
        </w:rPr>
        <w:t xml:space="preserve">לר''מ: </w:t>
      </w:r>
      <w:r w:rsidRPr="00F40D4B">
        <w:rPr>
          <w:rtl/>
        </w:rPr>
        <w:t>קונסין אותו, ואינו גובה לא את הקרן ולא את הרבית</w:t>
      </w:r>
      <w:r w:rsidRPr="00F40D4B">
        <w:rPr>
          <w:rFonts w:hint="cs"/>
          <w:rtl/>
        </w:rPr>
        <w:t>.</w:t>
      </w:r>
    </w:p>
    <w:p w14:paraId="477BEE35" w14:textId="77777777" w:rsidR="006F071F" w:rsidRPr="00F40D4B" w:rsidRDefault="006F071F" w:rsidP="009B508D">
      <w:pPr>
        <w:ind w:firstLine="720"/>
        <w:rPr>
          <w:rtl/>
        </w:rPr>
      </w:pPr>
      <w:r w:rsidRPr="00F40D4B">
        <w:rPr>
          <w:rFonts w:hint="cs"/>
          <w:rtl/>
        </w:rPr>
        <w:t xml:space="preserve">  </w:t>
      </w:r>
      <w:r w:rsidRPr="00F40D4B">
        <w:rPr>
          <w:rtl/>
        </w:rPr>
        <w:t>וחכ</w:t>
      </w:r>
      <w:r w:rsidRPr="00F40D4B">
        <w:rPr>
          <w:rFonts w:hint="cs"/>
          <w:rtl/>
        </w:rPr>
        <w:t>''א</w:t>
      </w:r>
      <w:r w:rsidRPr="00F40D4B">
        <w:rPr>
          <w:rtl/>
        </w:rPr>
        <w:t>: גובה את הקרן ואינו גובה את הרבית.</w:t>
      </w:r>
    </w:p>
    <w:p w14:paraId="786E364D" w14:textId="77777777" w:rsidR="006F071F" w:rsidRPr="00F40D4B" w:rsidRDefault="006F071F" w:rsidP="009B508D">
      <w:pPr>
        <w:rPr>
          <w:rtl/>
        </w:rPr>
      </w:pPr>
      <w:r w:rsidRPr="00F40D4B">
        <w:rPr>
          <w:rFonts w:hint="cs"/>
          <w:rtl/>
        </w:rPr>
        <w:t>ופליגא דר''מ</w:t>
      </w:r>
      <w:r w:rsidRPr="00F40D4B">
        <w:rPr>
          <w:rtl/>
        </w:rPr>
        <w:t xml:space="preserve"> סבר: קנסינן התירא משום איסורא, ורבנן סברי: לא קנסינן התירא משום איסורא.</w:t>
      </w:r>
    </w:p>
    <w:p w14:paraId="37261A04" w14:textId="77777777" w:rsidR="006F071F" w:rsidRPr="00F40D4B" w:rsidRDefault="006F071F" w:rsidP="009B508D">
      <w:pPr>
        <w:rPr>
          <w:rtl/>
        </w:rPr>
      </w:pPr>
    </w:p>
    <w:p w14:paraId="4BC0D09D" w14:textId="7AEF520B" w:rsidR="006F071F" w:rsidRPr="00F40D4B" w:rsidRDefault="006F071F" w:rsidP="009B508D">
      <w:pPr>
        <w:rPr>
          <w:rtl/>
        </w:rPr>
      </w:pPr>
      <w:r w:rsidRPr="00F40D4B">
        <w:rPr>
          <w:rtl/>
        </w:rPr>
        <w:t xml:space="preserve">תנן </w:t>
      </w:r>
      <w:r w:rsidR="00237964" w:rsidRPr="00F40D4B">
        <w:rPr>
          <w:rtl/>
        </w:rPr>
        <w:t>שם</w:t>
      </w:r>
      <w:r w:rsidRPr="00F40D4B">
        <w:rPr>
          <w:rtl/>
        </w:rPr>
        <w:t>: שט</w:t>
      </w:r>
      <w:r w:rsidRPr="00F40D4B">
        <w:rPr>
          <w:rFonts w:hint="cs"/>
          <w:rtl/>
        </w:rPr>
        <w:t>"ח</w:t>
      </w:r>
      <w:r w:rsidRPr="00F40D4B">
        <w:rPr>
          <w:rtl/>
        </w:rPr>
        <w:t xml:space="preserve"> המוקדמין - פסולין, והמאוחרין - כשרין.</w:t>
      </w:r>
      <w:r w:rsidRPr="00F40D4B">
        <w:rPr>
          <w:rFonts w:hint="cs"/>
          <w:rtl/>
        </w:rPr>
        <w:t xml:space="preserve"> ויקשה למה פסולין אכתי יגבו בזמן שני</w:t>
      </w:r>
    </w:p>
    <w:p w14:paraId="3F0FE39D" w14:textId="77777777" w:rsidR="006F071F" w:rsidRPr="00F40D4B" w:rsidRDefault="006F071F" w:rsidP="009B508D">
      <w:pPr>
        <w:rPr>
          <w:rtl/>
        </w:rPr>
      </w:pPr>
      <w:r w:rsidRPr="00F40D4B">
        <w:rPr>
          <w:rtl/>
        </w:rPr>
        <w:lastRenderedPageBreak/>
        <w:t>•</w:t>
      </w:r>
      <w:r w:rsidRPr="00F40D4B">
        <w:rPr>
          <w:rFonts w:hint="cs"/>
          <w:rtl/>
        </w:rPr>
        <w:t xml:space="preserve"> ארשב''ל</w:t>
      </w:r>
      <w:r w:rsidRPr="00F40D4B">
        <w:rPr>
          <w:rtl/>
        </w:rPr>
        <w:t>: במחלוקת שנויה, ורבי מאיר היא</w:t>
      </w:r>
      <w:r w:rsidRPr="00F40D4B">
        <w:rPr>
          <w:rFonts w:hint="cs"/>
          <w:rtl/>
        </w:rPr>
        <w:t>[דקנסינן]</w:t>
      </w:r>
      <w:r w:rsidRPr="00F40D4B">
        <w:rPr>
          <w:rtl/>
        </w:rPr>
        <w:t>.</w:t>
      </w:r>
    </w:p>
    <w:p w14:paraId="5F9BC9F0" w14:textId="77777777" w:rsidR="006F071F" w:rsidRPr="00F40D4B" w:rsidRDefault="006F071F" w:rsidP="009B508D">
      <w:pPr>
        <w:rPr>
          <w:rtl/>
        </w:rPr>
      </w:pPr>
      <w:r w:rsidRPr="00F40D4B">
        <w:rPr>
          <w:rtl/>
        </w:rPr>
        <w:t>•</w:t>
      </w:r>
      <w:r w:rsidRPr="00F40D4B">
        <w:rPr>
          <w:rFonts w:hint="cs"/>
          <w:rtl/>
        </w:rPr>
        <w:t xml:space="preserve"> </w:t>
      </w:r>
      <w:r>
        <w:rPr>
          <w:rStyle w:val="affffc"/>
          <w:rtl/>
          <w:rPrChange w:id="9129" w:author="מנוע אמוראים" w:date="2026-10-05T16:41:14Z">
            <w:rPr>
              <w:rtl/>
            </w:rPr>
          </w:rPrChange>
        </w:rPr>
        <w:t xml:space="preserve">ורי"ו</w:t>
      </w:r>
      <w:r>
        <w:rPr>
          <w:rtl/>
        </w:rPr>
        <w:t xml:space="preserve">: אפילו תימא רבנן, גזירה שמא יגבה מזמן ראשון.</w:t>
      </w:r>
    </w:p>
    <w:p w14:paraId="769ED619" w14:textId="77777777" w:rsidR="006F071F" w:rsidRPr="00F40D4B" w:rsidRDefault="006F071F" w:rsidP="00A6533C">
      <w:pPr>
        <w:pStyle w:val="affe"/>
        <w:framePr w:wrap="around"/>
        <w:rPr>
          <w:rtl/>
        </w:rPr>
      </w:pPr>
      <w:r w:rsidRPr="00F40D4B">
        <w:rPr>
          <w:rtl/>
        </w:rPr>
        <w:t>עב:</w:t>
      </w:r>
    </w:p>
    <w:p w14:paraId="2F0300E4" w14:textId="77777777" w:rsidR="00FD4FFF" w:rsidRDefault="00FD4FFF" w:rsidP="009B508D">
      <w:pPr>
        <w:rPr>
          <w:rtl/>
        </w:rPr>
      </w:pPr>
    </w:p>
    <w:p w14:paraId="329300AA" w14:textId="77777777" w:rsidR="00FD4FFF" w:rsidRDefault="00FD4FFF" w:rsidP="009B508D">
      <w:pPr>
        <w:rPr>
          <w:rtl/>
        </w:rPr>
      </w:pPr>
    </w:p>
    <w:p w14:paraId="2DC2A2A4" w14:textId="5655411D" w:rsidR="00FD4FFF" w:rsidRPr="00F40D4B" w:rsidRDefault="00FD4FFF" w:rsidP="00FD4FFF">
      <w:pPr>
        <w:pStyle w:val="affff9"/>
        <w:rPr>
          <w:rtl/>
        </w:rPr>
      </w:pPr>
      <w:r>
        <w:rPr>
          <w:rFonts w:hint="cs"/>
          <w:rtl/>
        </w:rPr>
        <w:t xml:space="preserve">מעשה: </w:t>
      </w:r>
      <w:r w:rsidRPr="00F40D4B">
        <w:rPr>
          <w:rFonts w:hint="cs"/>
          <w:rtl/>
        </w:rPr>
        <w:t>שמשכן פרדס לחבירו ואכל בה שלוש שנים</w:t>
      </w:r>
    </w:p>
    <w:p w14:paraId="1EE63703" w14:textId="77777777" w:rsidR="00FD4FFF" w:rsidRDefault="00FD4FFF" w:rsidP="00FD4FFF">
      <w:pPr>
        <w:pStyle w:val="36"/>
        <w:framePr w:wrap="notBeside"/>
        <w:rPr>
          <w:rtl/>
        </w:rPr>
      </w:pPr>
      <w:r w:rsidRPr="00F40D4B">
        <w:rPr>
          <w:rFonts w:hint="cs"/>
          <w:rtl/>
        </w:rPr>
        <w:t>ו</w:t>
      </w:r>
      <w:r w:rsidRPr="00F40D4B">
        <w:rPr>
          <w:rtl/>
        </w:rPr>
        <w:t>א"ל:</w:t>
      </w:r>
    </w:p>
    <w:p w14:paraId="00D921DF" w14:textId="77777777" w:rsidR="00FD4FFF" w:rsidRPr="00F40D4B" w:rsidRDefault="00FD4FFF" w:rsidP="00FD4FFF">
      <w:pPr>
        <w:rPr>
          <w:rtl/>
        </w:rPr>
      </w:pPr>
      <w:r w:rsidRPr="00F40D4B">
        <w:rPr>
          <w:rtl/>
        </w:rPr>
        <w:t xml:space="preserve">אי </w:t>
      </w:r>
      <w:r w:rsidRPr="00F40D4B">
        <w:rPr>
          <w:rFonts w:hint="cs"/>
          <w:rtl/>
        </w:rPr>
        <w:t>תמכור לי</w:t>
      </w:r>
      <w:r w:rsidRPr="00F40D4B">
        <w:rPr>
          <w:rtl/>
        </w:rPr>
        <w:t xml:space="preserve"> מוטב, ואי לא </w:t>
      </w:r>
      <w:r w:rsidRPr="00F40D4B">
        <w:rPr>
          <w:rFonts w:hint="cs"/>
          <w:rtl/>
        </w:rPr>
        <w:t xml:space="preserve">אחביא </w:t>
      </w:r>
      <w:r w:rsidRPr="00F40D4B">
        <w:rPr>
          <w:rtl/>
        </w:rPr>
        <w:t>לשטר משכנתא, וא</w:t>
      </w:r>
      <w:r w:rsidRPr="00F40D4B">
        <w:rPr>
          <w:rFonts w:hint="cs"/>
          <w:rtl/>
        </w:rPr>
        <w:t>ומר ש</w:t>
      </w:r>
      <w:r w:rsidRPr="00F40D4B">
        <w:rPr>
          <w:rtl/>
        </w:rPr>
        <w:t>לקוחה היא בידי.</w:t>
      </w:r>
      <w:r>
        <w:rPr>
          <w:rFonts w:hint="cs"/>
          <w:rtl/>
        </w:rPr>
        <w:t xml:space="preserve">- </w:t>
      </w:r>
      <w:r w:rsidRPr="00F40D4B">
        <w:rPr>
          <w:rFonts w:hint="cs"/>
          <w:rtl/>
        </w:rPr>
        <w:t>הקנה לבנו קטן וקנה ממנו, מכר לא הוי</w:t>
      </w:r>
      <w:r>
        <w:rPr>
          <w:rFonts w:hint="cs"/>
          <w:rtl/>
        </w:rPr>
        <w:t>,</w:t>
      </w:r>
    </w:p>
    <w:p w14:paraId="24F508D5" w14:textId="77777777" w:rsidR="00FD4FFF" w:rsidRDefault="00FD4FFF" w:rsidP="00FD4FFF">
      <w:pPr>
        <w:rPr>
          <w:rtl/>
        </w:rPr>
      </w:pPr>
      <w:r w:rsidRPr="00F40D4B">
        <w:rPr>
          <w:rFonts w:hint="cs"/>
          <w:rtl/>
        </w:rPr>
        <w:t xml:space="preserve">אבל לגבי הכסף ששילם </w:t>
      </w:r>
    </w:p>
    <w:p w14:paraId="67609C49" w14:textId="77777777" w:rsidR="00FD4FFF" w:rsidRDefault="00FD4FFF" w:rsidP="00FD4FFF">
      <w:pPr>
        <w:pStyle w:val="36"/>
        <w:framePr w:wrap="notBeside"/>
        <w:rPr>
          <w:rtl/>
        </w:rPr>
      </w:pPr>
      <w:r w:rsidRPr="00F40D4B">
        <w:rPr>
          <w:rFonts w:hint="cs"/>
          <w:rtl/>
        </w:rPr>
        <w:t>יש להסתפק</w:t>
      </w:r>
    </w:p>
    <w:p w14:paraId="005877C0" w14:textId="77777777" w:rsidR="00FD4FFF" w:rsidRPr="00F40D4B" w:rsidRDefault="00FD4FFF" w:rsidP="00FD4FFF">
      <w:pPr>
        <w:rPr>
          <w:rtl/>
        </w:rPr>
      </w:pPr>
      <w:r w:rsidRPr="00F40D4B">
        <w:rPr>
          <w:rFonts w:hint="cs"/>
          <w:rtl/>
        </w:rPr>
        <w:t xml:space="preserve">אי </w:t>
      </w:r>
      <w:r w:rsidRPr="00F40D4B">
        <w:rPr>
          <w:rtl/>
        </w:rPr>
        <w:t>כמלוה בשטר</w:t>
      </w:r>
      <w:r>
        <w:rPr>
          <w:rFonts w:hint="cs"/>
          <w:rtl/>
        </w:rPr>
        <w:t xml:space="preserve"> </w:t>
      </w:r>
      <w:r w:rsidRPr="00F40D4B">
        <w:rPr>
          <w:rFonts w:hint="cs"/>
          <w:rtl/>
        </w:rPr>
        <w:t>[המכר]</w:t>
      </w:r>
      <w:r w:rsidRPr="00F40D4B">
        <w:rPr>
          <w:rtl/>
        </w:rPr>
        <w:t xml:space="preserve"> דמו וגובה מנכסים משועבדים,</w:t>
      </w:r>
    </w:p>
    <w:p w14:paraId="5CF6A6AA" w14:textId="77777777" w:rsidR="00FD4FFF" w:rsidRPr="00F40D4B" w:rsidRDefault="00FD4FFF" w:rsidP="00FD4FFF">
      <w:pPr>
        <w:rPr>
          <w:rtl/>
        </w:rPr>
      </w:pPr>
      <w:r w:rsidRPr="0008138F">
        <w:rPr>
          <w:rStyle w:val="affffc"/>
          <w:rtl/>
        </w:rPr>
        <w:t>או:</w:t>
      </w:r>
      <w:r w:rsidRPr="00F40D4B">
        <w:rPr>
          <w:rtl/>
        </w:rPr>
        <w:t xml:space="preserve"> כמלוה על פה דמו ואינו גובה מנכסים משועבדים?</w:t>
      </w:r>
    </w:p>
    <w:p w14:paraId="7D649E26" w14:textId="77777777" w:rsidR="00FD4FFF" w:rsidRDefault="00FD4FFF" w:rsidP="00FD4FFF">
      <w:pPr>
        <w:pStyle w:val="36"/>
        <w:framePr w:wrap="notBeside"/>
        <w:rPr>
          <w:rtl/>
        </w:rPr>
      </w:pPr>
      <w:r w:rsidRPr="00F40D4B">
        <w:rPr>
          <w:rtl/>
        </w:rPr>
        <w:t>אביי:</w:t>
      </w:r>
    </w:p>
    <w:p w14:paraId="18141098" w14:textId="77777777" w:rsidR="00FD4FFF" w:rsidRPr="00F40D4B" w:rsidRDefault="00FD4FFF" w:rsidP="00FD4FFF">
      <w:pPr>
        <w:rPr>
          <w:rtl/>
        </w:rPr>
      </w:pPr>
      <w:r w:rsidRPr="005D6658">
        <w:rPr>
          <w:rStyle w:val="affffc"/>
          <w:rFonts w:hint="cs"/>
          <w:rtl/>
        </w:rPr>
        <w:t>ואי''ז כ</w:t>
      </w:r>
      <w:r w:rsidRPr="005D6658">
        <w:rPr>
          <w:rStyle w:val="affffc"/>
          <w:rtl/>
        </w:rPr>
        <w:t>רבי אסי:</w:t>
      </w:r>
      <w:r w:rsidRPr="00F40D4B">
        <w:rPr>
          <w:rtl/>
        </w:rPr>
        <w:t xml:space="preserve"> </w:t>
      </w:r>
      <w:r w:rsidRPr="00F40D4B">
        <w:rPr>
          <w:rFonts w:hint="cs"/>
          <w:rtl/>
        </w:rPr>
        <w:t>ד</w:t>
      </w:r>
      <w:r w:rsidRPr="00F40D4B">
        <w:rPr>
          <w:rtl/>
        </w:rPr>
        <w:t>מודה בשטר שכתבו א</w:t>
      </w:r>
      <w:r w:rsidRPr="00F40D4B">
        <w:rPr>
          <w:rFonts w:hint="cs"/>
          <w:rtl/>
        </w:rPr>
        <w:t>"צ צ</w:t>
      </w:r>
      <w:r w:rsidRPr="00F40D4B">
        <w:rPr>
          <w:rtl/>
        </w:rPr>
        <w:t>ריך לקיימו, וגובה מנכסים משועבדים.</w:t>
      </w:r>
    </w:p>
    <w:p w14:paraId="54CD4333" w14:textId="77777777" w:rsidR="00FD4FFF" w:rsidRDefault="00FD4FFF" w:rsidP="00FD4FFF">
      <w:pPr>
        <w:pStyle w:val="36"/>
        <w:framePr w:wrap="notBeside"/>
        <w:rPr>
          <w:rtl/>
        </w:rPr>
      </w:pPr>
      <w:r w:rsidRPr="00F40D4B">
        <w:rPr>
          <w:rtl/>
        </w:rPr>
        <w:t>א"ל רבא:</w:t>
      </w:r>
    </w:p>
    <w:p w14:paraId="6197ED44" w14:textId="77777777" w:rsidR="00FD4FFF" w:rsidRPr="0093158D" w:rsidRDefault="00FD4FFF" w:rsidP="00FD4FFF">
      <w:pPr>
        <w:rPr>
          <w:rStyle w:val="afffff2"/>
          <w:rtl/>
        </w:rPr>
      </w:pPr>
      <w:r w:rsidRPr="0093158D">
        <w:rPr>
          <w:rtl/>
        </w:rPr>
        <w:t xml:space="preserve">מי דמי? </w:t>
      </w:r>
      <w:r w:rsidRPr="0093158D">
        <w:rPr>
          <w:rStyle w:val="affffc"/>
          <w:rtl/>
        </w:rPr>
        <w:t>שם</w:t>
      </w:r>
      <w:r w:rsidRPr="0093158D">
        <w:rPr>
          <w:rStyle w:val="affffc"/>
          <w:rFonts w:hint="cs"/>
          <w:rtl/>
        </w:rPr>
        <w:t>:</w:t>
      </w:r>
      <w:r w:rsidRPr="0093158D">
        <w:rPr>
          <w:rtl/>
        </w:rPr>
        <w:t xml:space="preserve"> ניתן להכתב, </w:t>
      </w:r>
      <w:r w:rsidRPr="0093158D">
        <w:rPr>
          <w:rStyle w:val="affffc"/>
          <w:rtl/>
        </w:rPr>
        <w:t>כאן</w:t>
      </w:r>
      <w:r w:rsidRPr="0093158D">
        <w:rPr>
          <w:rStyle w:val="affffc"/>
          <w:rFonts w:hint="cs"/>
          <w:rtl/>
        </w:rPr>
        <w:t>:</w:t>
      </w:r>
      <w:r w:rsidRPr="0093158D">
        <w:rPr>
          <w:rtl/>
        </w:rPr>
        <w:t xml:space="preserve"> לא ניתן להכתב</w:t>
      </w:r>
      <w:r w:rsidRPr="0093158D">
        <w:rPr>
          <w:rFonts w:hint="cs"/>
          <w:rtl/>
        </w:rPr>
        <w:t xml:space="preserve"> </w:t>
      </w:r>
      <w:r w:rsidRPr="0093158D">
        <w:rPr>
          <w:rStyle w:val="afffff2"/>
          <w:rFonts w:hint="cs"/>
          <w:rtl/>
        </w:rPr>
        <w:t>דהכרם יצא מרשות הלווה</w:t>
      </w:r>
      <w:r w:rsidRPr="0093158D">
        <w:rPr>
          <w:rStyle w:val="afffff2"/>
          <w:rtl/>
        </w:rPr>
        <w:t>.</w:t>
      </w:r>
    </w:p>
    <w:p w14:paraId="1C763F91" w14:textId="77777777" w:rsidR="00FD4FFF" w:rsidRDefault="00FD4FFF" w:rsidP="00FD4FFF">
      <w:pPr>
        <w:pStyle w:val="36"/>
        <w:framePr w:wrap="notBeside"/>
        <w:rPr>
          <w:rtl/>
        </w:rPr>
      </w:pPr>
      <w:r w:rsidRPr="00F40D4B">
        <w:rPr>
          <w:rtl/>
        </w:rPr>
        <w:t>מרימר</w:t>
      </w:r>
      <w:r>
        <w:rPr>
          <w:rFonts w:hint="cs"/>
          <w:rtl/>
        </w:rPr>
        <w:t>:</w:t>
      </w:r>
    </w:p>
    <w:p w14:paraId="7F716CCC" w14:textId="77777777" w:rsidR="00FD4FFF" w:rsidRPr="00F40D4B" w:rsidRDefault="00FD4FFF" w:rsidP="00FD4FFF">
      <w:pPr>
        <w:rPr>
          <w:rtl/>
        </w:rPr>
      </w:pPr>
      <w:r w:rsidRPr="005D6658">
        <w:rPr>
          <w:rStyle w:val="affffc"/>
          <w:rFonts w:hint="cs"/>
          <w:rtl/>
        </w:rPr>
        <w:t>אין לדמות להא דר''י</w:t>
      </w:r>
      <w:r w:rsidRPr="00F40D4B">
        <w:rPr>
          <w:rFonts w:hint="cs"/>
          <w:rtl/>
        </w:rPr>
        <w:t xml:space="preserve"> ד</w:t>
      </w:r>
      <w:r w:rsidRPr="00F40D4B">
        <w:rPr>
          <w:rtl/>
        </w:rPr>
        <w:t>גזירה שמא יגבה מזמן ראשון</w:t>
      </w:r>
      <w:r w:rsidRPr="00F40D4B">
        <w:rPr>
          <w:rFonts w:hint="cs"/>
          <w:rtl/>
        </w:rPr>
        <w:t xml:space="preserve"> דשם אכתי ניתן ליכתב מזמן שני משא'כ כאן</w:t>
      </w:r>
    </w:p>
    <w:p w14:paraId="3D67C71E" w14:textId="77777777" w:rsidR="00FD4FFF" w:rsidRDefault="00FD4FFF" w:rsidP="00FD4FFF">
      <w:pPr>
        <w:pStyle w:val="36"/>
        <w:framePr w:wrap="notBeside"/>
        <w:rPr>
          <w:rtl/>
        </w:rPr>
      </w:pPr>
      <w:r w:rsidRPr="00F40D4B">
        <w:rPr>
          <w:rFonts w:hint="cs"/>
          <w:rtl/>
        </w:rPr>
        <w:t>ו</w:t>
      </w:r>
      <w:r w:rsidRPr="00F40D4B">
        <w:rPr>
          <w:rtl/>
        </w:rPr>
        <w:t>הא דתניא:</w:t>
      </w:r>
    </w:p>
    <w:p w14:paraId="514EB139" w14:textId="77777777" w:rsidR="00FD4FFF" w:rsidRPr="00F40D4B" w:rsidRDefault="00FD4FFF" w:rsidP="00FD4FFF">
      <w:pPr>
        <w:rPr>
          <w:rtl/>
        </w:rPr>
      </w:pPr>
      <w:r w:rsidRPr="00F40D4B">
        <w:rPr>
          <w:rtl/>
        </w:rPr>
        <w:t>לשבח קרקעות כיצד? הרי שגזל שדה מחבירו ומכרה לאחר והשביחה, והרי היא יוצאה מתח</w:t>
      </w:r>
      <w:r w:rsidRPr="00F40D4B">
        <w:rPr>
          <w:rFonts w:hint="cs"/>
          <w:rtl/>
        </w:rPr>
        <w:t>"י</w:t>
      </w:r>
      <w:r w:rsidRPr="00F40D4B">
        <w:rPr>
          <w:rtl/>
        </w:rPr>
        <w:t>, כשהוא גובה - גובה את הקרן מנכסים משועבדים, ושבח גובה מנכסים בני חורין</w:t>
      </w:r>
    </w:p>
    <w:p w14:paraId="52F1C40D" w14:textId="77777777" w:rsidR="00FD4FFF" w:rsidRDefault="00FD4FFF" w:rsidP="00FD4FFF">
      <w:pPr>
        <w:pStyle w:val="36"/>
        <w:framePr w:wrap="notBeside"/>
        <w:rPr>
          <w:rtl/>
        </w:rPr>
      </w:pPr>
      <w:r w:rsidRPr="00F40D4B">
        <w:rPr>
          <w:rFonts w:hint="cs"/>
          <w:rtl/>
        </w:rPr>
        <w:t>-</w:t>
      </w:r>
      <w:r w:rsidRPr="00F40D4B">
        <w:rPr>
          <w:rFonts w:hint="cs"/>
          <w:rtl/>
        </w:rPr>
        <w:tab/>
      </w:r>
      <w:r w:rsidRPr="00F40D4B">
        <w:rPr>
          <w:rtl/>
        </w:rPr>
        <w:t>שם</w:t>
      </w:r>
    </w:p>
    <w:p w14:paraId="1FFB1997" w14:textId="77777777" w:rsidR="00FD4FFF" w:rsidRPr="00F40D4B" w:rsidRDefault="00FD4FFF" w:rsidP="00FD4FFF">
      <w:pPr>
        <w:rPr>
          <w:rtl/>
        </w:rPr>
      </w:pPr>
      <w:r w:rsidRPr="00F40D4B">
        <w:rPr>
          <w:rtl/>
        </w:rPr>
        <w:t>אי למ"ד ניח</w:t>
      </w:r>
      <w:r w:rsidRPr="00F40D4B">
        <w:rPr>
          <w:rFonts w:hint="cs"/>
          <w:rtl/>
        </w:rPr>
        <w:t>"ל שלא יקרא גזלן ואי למ''ד דניח''ל שישאר נאמן מפיס לבעלים ומקיים השטר</w:t>
      </w:r>
    </w:p>
    <w:p w14:paraId="7F117AC9" w14:textId="77777777" w:rsidR="00FD4FFF" w:rsidRPr="00F40D4B" w:rsidRDefault="00FD4FFF" w:rsidP="00FD4FFF">
      <w:pPr>
        <w:rPr>
          <w:rtl/>
        </w:rPr>
      </w:pPr>
      <w:r w:rsidRPr="0008138F">
        <w:rPr>
          <w:rStyle w:val="affffc"/>
          <w:rFonts w:hint="cs"/>
          <w:rtl/>
        </w:rPr>
        <w:t>אבל כאן</w:t>
      </w:r>
      <w:r>
        <w:rPr>
          <w:rFonts w:hint="cs"/>
          <w:rtl/>
        </w:rPr>
        <w:t xml:space="preserve"> הרי מתכוון </w:t>
      </w:r>
      <w:r w:rsidRPr="00F40D4B">
        <w:rPr>
          <w:rFonts w:hint="cs"/>
          <w:rtl/>
        </w:rPr>
        <w:t xml:space="preserve">להבריחו </w:t>
      </w:r>
      <w:r>
        <w:rPr>
          <w:rFonts w:hint="cs"/>
          <w:rtl/>
        </w:rPr>
        <w:t xml:space="preserve">- </w:t>
      </w:r>
      <w:r w:rsidRPr="00F40D4B">
        <w:rPr>
          <w:rFonts w:hint="cs"/>
          <w:rtl/>
        </w:rPr>
        <w:t>וודאי שלא יקיים השטר.</w:t>
      </w:r>
    </w:p>
    <w:p w14:paraId="5CA0756B" w14:textId="77777777" w:rsidR="00FD4FFF" w:rsidRPr="00F40D4B" w:rsidRDefault="00FD4FFF" w:rsidP="00FD4FFF">
      <w:pPr>
        <w:pStyle w:val="aff9"/>
        <w:rPr>
          <w:rtl/>
        </w:rPr>
      </w:pPr>
      <w:r w:rsidRPr="00F40D4B">
        <w:rPr>
          <w:rtl/>
        </w:rPr>
        <w:t>***</w:t>
      </w:r>
    </w:p>
    <w:p w14:paraId="12C56237" w14:textId="77777777" w:rsidR="00FD4FFF" w:rsidRPr="00F40D4B" w:rsidRDefault="00FD4FFF" w:rsidP="00FD4FFF">
      <w:pPr>
        <w:pStyle w:val="afffff"/>
        <w:framePr w:wrap="around"/>
        <w:rPr>
          <w:rtl/>
        </w:rPr>
      </w:pPr>
      <w:del w:id="20254" w:author="קלוד" w:date="2026-10-06T10:08:05Z">
        <w:r>
          <w:rPr>
            <w:rtl/>
          </w:rPr>
          <w:delText xml:space="preserve">משנה.</w:delText>
        </w:r>
      </w:del>
      <w:ins w:id="20255" w:author="קלוד" w:date="2026-10-06T10:08:05Z">
        <w:r>
          <w:rPr>
            <w:rtl/>
          </w:rPr>
          <w:t xml:space="preserve">משנה ז</w:t>
        </w:r>
      </w:ins>
    </w:p>
    <w:p w14:paraId="39559160" w14:textId="77777777" w:rsidR="00FD4FFF" w:rsidRPr="00F40D4B" w:rsidRDefault="00FD4FFF" w:rsidP="00FD4FFF">
      <w:pPr>
        <w:pStyle w:val="afff3"/>
        <w:rPr>
          <w:rtl/>
        </w:rPr>
      </w:pPr>
      <w:ins w:id="9821" w:author="מספור קטעי משנה" w:date="2026-10-06T10:03:19Z">
        <w:r>
          <w:rPr>
            <w:rStyle w:val="MisparKeta"/>
          </w:rPr>
          <w:t xml:space="preserve">א. </w:t>
        </w:r>
      </w:ins>
      <w:r w:rsidRPr="00F40D4B">
        <w:rPr>
          <w:rtl/>
        </w:rPr>
        <w:t>אין פוסקין על הפירות עד שיצא השער, יצא השער - פוסקין, ואע"פ שאין לזה יש לזה.</w:t>
      </w:r>
    </w:p>
    <w:p w14:paraId="22B6EEF6" w14:textId="77777777" w:rsidR="00FD4FFF" w:rsidRPr="005D6658" w:rsidRDefault="00FD4FFF" w:rsidP="00FD4FFF">
      <w:pPr>
        <w:pStyle w:val="afff3"/>
        <w:rPr>
          <w:spacing w:val="-2"/>
          <w:rtl/>
        </w:rPr>
      </w:pPr>
      <w:r w:rsidRPr="00203BA8">
        <w:rPr>
          <w:rFonts w:cs="BA TM • Vilna Extra-Bold"/>
          <w:spacing w:val="-2"/>
          <w:rtl/>
        </w:rPr>
        <w:lastRenderedPageBreak/>
        <w:t>היה הוא תחילה לקוצרים</w:t>
      </w:r>
      <w:r w:rsidRPr="005D6658">
        <w:rPr>
          <w:spacing w:val="-2"/>
          <w:rtl/>
        </w:rPr>
        <w:t xml:space="preserve"> פוסק עמו על הגדיש, ועל העביט של ענבים,</w:t>
      </w:r>
    </w:p>
    <w:p w14:paraId="5EFA1A19" w14:textId="77777777" w:rsidR="00FD4FFF" w:rsidRPr="005D6658" w:rsidRDefault="00FD4FFF" w:rsidP="00FD4FFF">
      <w:pPr>
        <w:pStyle w:val="afff3"/>
        <w:rPr>
          <w:spacing w:val="0"/>
          <w:rtl/>
        </w:rPr>
      </w:pPr>
      <w:r w:rsidRPr="005D6658">
        <w:rPr>
          <w:spacing w:val="0"/>
          <w:rtl/>
        </w:rPr>
        <w:t>ועל מעטן של זיתים, ועל ביצים של יוצר, ועל סיד מששקעו בכבשן.</w:t>
      </w:r>
    </w:p>
    <w:p w14:paraId="3BC81CE8" w14:textId="77777777" w:rsidR="00FD4FFF" w:rsidRPr="00F40D4B" w:rsidRDefault="00FD4FFF" w:rsidP="00FD4FFF">
      <w:pPr>
        <w:pStyle w:val="afff3"/>
        <w:rPr>
          <w:rtl/>
        </w:rPr>
      </w:pPr>
      <w:r w:rsidRPr="00F40D4B">
        <w:rPr>
          <w:rtl/>
        </w:rPr>
        <w:t>ופוסק עמו על הזבל כל ימות השנה,</w:t>
      </w:r>
    </w:p>
    <w:p w14:paraId="0709B25F" w14:textId="77777777" w:rsidR="00FD4FFF" w:rsidRDefault="00FD4FFF" w:rsidP="00FD4FFF">
      <w:pPr>
        <w:pStyle w:val="afff3"/>
        <w:rPr>
          <w:rStyle w:val="affffc"/>
          <w:rtl/>
        </w:rPr>
      </w:pPr>
      <w:r w:rsidRPr="0008138F">
        <w:rPr>
          <w:rStyle w:val="TanaimMishna"/>
          <w:rtl/>
          <w:rPrChange w:id="20092" w:author="קלוד" w:date="2026-10-06T10:08:05Z">
            <w:rPr>
              <w:rStyle w:val="affffc"/>
              <w:rtl/>
            </w:rPr>
          </w:rPrChange>
        </w:rPr>
        <w:t>רבי יוסי:</w:t>
      </w:r>
      <w:r w:rsidRPr="00F40D4B">
        <w:rPr>
          <w:rtl/>
        </w:rPr>
        <w:t xml:space="preserve"> אין פוסקין על הזבל אלא אם כן היתה לו זבל באשפה, </w:t>
      </w:r>
    </w:p>
    <w:p w14:paraId="1A0CA1EF" w14:textId="77777777" w:rsidR="00FD4FFF" w:rsidRPr="00F40D4B" w:rsidRDefault="00FD4FFF" w:rsidP="00FD4FFF">
      <w:pPr>
        <w:pStyle w:val="afff3"/>
        <w:rPr>
          <w:rtl/>
        </w:rPr>
      </w:pPr>
      <w:r w:rsidRPr="005D6658">
        <w:rPr>
          <w:rStyle w:val="TanaimMishna"/>
          <w:rtl/>
          <w:rPrChange w:id="20093" w:author="קלוד" w:date="2026-10-06T10:08:05Z">
            <w:rPr>
              <w:rStyle w:val="affffc"/>
              <w:rtl/>
            </w:rPr>
          </w:rPrChange>
        </w:rPr>
        <w:t>וחכמים</w:t>
      </w:r>
      <w:r>
        <w:rPr>
          <w:rStyle w:val="TanaimMishna"/>
          <w:rFonts w:hint="cs"/>
          <w:rtl/>
          <w:rPrChange w:id="20094" w:author="קלוד" w:date="2026-10-06T10:08:05Z">
            <w:rPr>
              <w:rStyle w:val="affffc"/>
              <w:rFonts w:hint="cs"/>
              <w:rtl/>
            </w:rPr>
          </w:rPrChange>
        </w:rPr>
        <w:t>:</w:t>
      </w:r>
      <w:r w:rsidRPr="00F40D4B">
        <w:rPr>
          <w:rtl/>
        </w:rPr>
        <w:t xml:space="preserve"> מתירים.</w:t>
      </w:r>
    </w:p>
    <w:p w14:paraId="71AD02DF" w14:textId="77777777" w:rsidR="00FD4FFF" w:rsidRPr="00F40D4B" w:rsidRDefault="00FD4FFF" w:rsidP="00FD4FFF">
      <w:pPr>
        <w:pStyle w:val="afff3"/>
        <w:rPr>
          <w:rtl/>
        </w:rPr>
      </w:pPr>
      <w:r w:rsidRPr="00F40D4B">
        <w:rPr>
          <w:rtl/>
        </w:rPr>
        <w:t>ופוסק עמו בשער הגבוה,</w:t>
      </w:r>
    </w:p>
    <w:p w14:paraId="155415EE" w14:textId="77777777" w:rsidR="00FD4FFF" w:rsidRPr="00F40D4B" w:rsidRDefault="00FD4FFF" w:rsidP="00FD4FFF">
      <w:pPr>
        <w:pStyle w:val="afff3"/>
        <w:spacing w:after="60"/>
        <w:rPr>
          <w:rtl/>
        </w:rPr>
      </w:pPr>
      <w:r w:rsidRPr="0008138F">
        <w:rPr>
          <w:rStyle w:val="TanaimMishna"/>
          <w:rtl/>
          <w:rPrChange w:id="20095" w:author="קלוד" w:date="2026-10-06T10:08:05Z">
            <w:rPr>
              <w:rStyle w:val="affffc"/>
              <w:rtl/>
            </w:rPr>
          </w:rPrChange>
        </w:rPr>
        <w:t>רבי יהודה:</w:t>
      </w:r>
      <w:r w:rsidRPr="00F40D4B">
        <w:rPr>
          <w:rtl/>
        </w:rPr>
        <w:t xml:space="preserve"> </w:t>
      </w:r>
      <w:r>
        <w:rPr>
          <w:rFonts w:hint="cs"/>
          <w:rtl/>
        </w:rPr>
        <w:t xml:space="preserve">אף </w:t>
      </w:r>
      <w:r w:rsidRPr="00F40D4B">
        <w:rPr>
          <w:rtl/>
        </w:rPr>
        <w:t>שלא פסק עמו בשער הגבוה יכול לומר: תן לי כזה או תן לי את מעותי.</w:t>
      </w:r>
    </w:p>
    <w:p w14:paraId="55DA1B1C" w14:textId="77777777" w:rsidR="00FD4FFF" w:rsidRDefault="00FD4FFF" w:rsidP="00FD4FFF">
      <w:pPr>
        <w:pStyle w:val="36"/>
        <w:framePr w:wrap="notBeside"/>
        <w:rPr>
          <w:rtl/>
        </w:rPr>
      </w:pPr>
      <w:r w:rsidRPr="00F40D4B">
        <w:rPr>
          <w:rFonts w:hint="cs"/>
          <w:rtl/>
        </w:rPr>
        <w:t>מ</w:t>
      </w:r>
      <w:r w:rsidRPr="00F40D4B">
        <w:rPr>
          <w:rtl/>
        </w:rPr>
        <w:t>רי"ו:</w:t>
      </w:r>
    </w:p>
    <w:p w14:paraId="2B4EDE3C" w14:textId="77777777" w:rsidR="00FD4FFF" w:rsidRPr="00F40D4B" w:rsidRDefault="00FD4FFF" w:rsidP="00FD4FFF">
      <w:pPr>
        <w:rPr>
          <w:rtl/>
        </w:rPr>
      </w:pPr>
      <w:r w:rsidRPr="00F40D4B">
        <w:rPr>
          <w:rtl/>
        </w:rPr>
        <w:t>אין פוסקין על השער שבשוק.</w:t>
      </w:r>
      <w:r w:rsidRPr="00F40D4B">
        <w:rPr>
          <w:rFonts w:hint="cs"/>
          <w:rtl/>
        </w:rPr>
        <w:t xml:space="preserve"> היינו בשוק של עיירות שאין שערם קבוע</w:t>
      </w:r>
      <w:r>
        <w:rPr>
          <w:rFonts w:hint="cs"/>
          <w:rtl/>
        </w:rPr>
        <w:t xml:space="preserve">, </w:t>
      </w:r>
      <w:r w:rsidRPr="00F40D4B">
        <w:rPr>
          <w:rFonts w:hint="cs"/>
          <w:rtl/>
        </w:rPr>
        <w:t>אבל שוק גדול כדורמוס הזה ששערו קבוע אפשר</w:t>
      </w:r>
    </w:p>
    <w:p w14:paraId="0BB06E34" w14:textId="77777777" w:rsidR="00FD4FFF" w:rsidRDefault="00FD4FFF" w:rsidP="00FD4FFF">
      <w:pPr>
        <w:pStyle w:val="36"/>
        <w:framePr w:wrap="notBeside"/>
        <w:rPr>
          <w:rtl/>
        </w:rPr>
      </w:pPr>
      <w:r w:rsidRPr="00F40D4B">
        <w:rPr>
          <w:rFonts w:hint="cs"/>
          <w:rtl/>
        </w:rPr>
        <w:t xml:space="preserve">ולמאי דס''ד </w:t>
      </w:r>
    </w:p>
    <w:p w14:paraId="0A808288" w14:textId="77777777" w:rsidR="00FD4FFF" w:rsidRPr="00F40D4B" w:rsidRDefault="00FD4FFF" w:rsidP="00FD4FFF">
      <w:pPr>
        <w:rPr>
          <w:rtl/>
        </w:rPr>
      </w:pPr>
      <w:r w:rsidRPr="00F40D4B">
        <w:rPr>
          <w:rFonts w:hint="cs"/>
          <w:rtl/>
        </w:rPr>
        <w:t xml:space="preserve">אין פוסקין </w:t>
      </w:r>
      <w:r w:rsidRPr="0008138F">
        <w:rPr>
          <w:rStyle w:val="affffc"/>
          <w:rFonts w:hint="cs"/>
          <w:rtl/>
        </w:rPr>
        <w:t>הך דמתני'</w:t>
      </w:r>
      <w:r>
        <w:rPr>
          <w:rFonts w:hint="cs"/>
          <w:rtl/>
        </w:rPr>
        <w:t xml:space="preserve"> </w:t>
      </w:r>
      <w:r w:rsidRPr="00F40D4B">
        <w:rPr>
          <w:rFonts w:hint="cs"/>
          <w:rtl/>
        </w:rPr>
        <w:t>דפוסקין ב</w:t>
      </w:r>
      <w:r w:rsidRPr="00F40D4B">
        <w:rPr>
          <w:rtl/>
        </w:rPr>
        <w:t xml:space="preserve">מתני </w:t>
      </w:r>
      <w:r w:rsidRPr="00F40D4B">
        <w:rPr>
          <w:rFonts w:hint="cs"/>
          <w:rtl/>
        </w:rPr>
        <w:t xml:space="preserve">בחיטי אוצרות וספינות </w:t>
      </w:r>
      <w:r w:rsidRPr="0008138F">
        <w:rPr>
          <w:rStyle w:val="afffff2"/>
          <w:rFonts w:hint="cs"/>
          <w:rtl/>
        </w:rPr>
        <w:t>[ששערם נמשך זמן רב]</w:t>
      </w:r>
    </w:p>
    <w:p w14:paraId="7F1C5360" w14:textId="77777777" w:rsidR="00FD4FFF" w:rsidRPr="00F40D4B" w:rsidRDefault="00FD4FFF" w:rsidP="00FD4FFF">
      <w:pPr>
        <w:pStyle w:val="aff9"/>
        <w:rPr>
          <w:rtl/>
        </w:rPr>
      </w:pPr>
      <w:r w:rsidRPr="00F40D4B">
        <w:rPr>
          <w:rtl/>
        </w:rPr>
        <w:t>***</w:t>
      </w:r>
    </w:p>
    <w:p w14:paraId="7CB77E03" w14:textId="77777777" w:rsidR="00FD4FFF" w:rsidRDefault="00FD4FFF" w:rsidP="00FD4FFF">
      <w:pPr>
        <w:pStyle w:val="36"/>
        <w:framePr w:wrap="notBeside"/>
        <w:rPr>
          <w:rtl/>
        </w:rPr>
      </w:pPr>
      <w:r w:rsidRPr="00F40D4B">
        <w:rPr>
          <w:rtl/>
        </w:rPr>
        <w:t>ת"ר:</w:t>
      </w:r>
    </w:p>
    <w:p w14:paraId="266A27E9" w14:textId="77777777" w:rsidR="00FD4FFF" w:rsidRDefault="00FD4FFF" w:rsidP="00FD4FFF">
      <w:pPr>
        <w:rPr>
          <w:rtl/>
        </w:rPr>
      </w:pPr>
      <w:ins w:id="9926" w:author="מספור קטעי משנה" w:date="2026-10-06T06:45:11Z">
        <w:r>
          <w:rPr>
            <w:rStyle w:val="MisparKeta"/>
          </w:rPr>
          <w:t xml:space="preserve">א. </w:t>
        </w:r>
      </w:ins>
      <w:r w:rsidRPr="00F40D4B">
        <w:rPr>
          <w:rtl/>
        </w:rPr>
        <w:t xml:space="preserve">אין פוסקין על הפירות עד שיצא השער, </w:t>
      </w:r>
    </w:p>
    <w:p w14:paraId="5189E1FF" w14:textId="77777777" w:rsidR="00FD4FFF" w:rsidRPr="00F40D4B" w:rsidRDefault="00FD4FFF" w:rsidP="00FD4FFF">
      <w:pPr>
        <w:rPr>
          <w:rtl/>
        </w:rPr>
      </w:pPr>
      <w:r w:rsidRPr="00F40D4B">
        <w:rPr>
          <w:rtl/>
        </w:rPr>
        <w:t>יצא השער פוסקין, אע"פ שאין לזה יש לזה.</w:t>
      </w:r>
    </w:p>
    <w:p w14:paraId="31AFD100" w14:textId="77777777" w:rsidR="00FD4FFF" w:rsidRDefault="00FD4FFF" w:rsidP="00FD4FFF">
      <w:pPr>
        <w:pStyle w:val="36"/>
        <w:framePr w:wrap="notBeside"/>
        <w:rPr>
          <w:rtl/>
        </w:rPr>
      </w:pPr>
      <w:r w:rsidRPr="00F40D4B">
        <w:rPr>
          <w:rtl/>
        </w:rPr>
        <w:t>•</w:t>
      </w:r>
    </w:p>
    <w:p w14:paraId="40F1ACEA" w14:textId="77777777" w:rsidR="00FD4FFF" w:rsidRDefault="00FD4FFF" w:rsidP="00FD4FFF">
      <w:pPr>
        <w:rPr>
          <w:rtl/>
        </w:rPr>
      </w:pPr>
      <w:r w:rsidRPr="00F40D4B">
        <w:rPr>
          <w:rtl/>
        </w:rPr>
        <w:t xml:space="preserve">היו חדשות מארבע וישנות משלש </w:t>
      </w:r>
    </w:p>
    <w:p w14:paraId="12836487" w14:textId="77777777" w:rsidR="00FD4FFF" w:rsidRPr="00F40D4B" w:rsidRDefault="00FD4FFF" w:rsidP="00FD4FFF">
      <w:pPr>
        <w:rPr>
          <w:rtl/>
        </w:rPr>
      </w:pPr>
      <w:r w:rsidRPr="00F40D4B">
        <w:rPr>
          <w:rtl/>
        </w:rPr>
        <w:t>- אין פוסקין עד שיצא השער לחדש ולישן.</w:t>
      </w:r>
    </w:p>
    <w:p w14:paraId="55B44883" w14:textId="77777777" w:rsidR="00FD4FFF" w:rsidRDefault="00FD4FFF" w:rsidP="00FD4FFF">
      <w:pPr>
        <w:pStyle w:val="36"/>
        <w:framePr w:wrap="notBeside"/>
        <w:rPr>
          <w:rtl/>
        </w:rPr>
      </w:pPr>
      <w:r w:rsidRPr="00F40D4B">
        <w:rPr>
          <w:rtl/>
        </w:rPr>
        <w:t>•</w:t>
      </w:r>
      <w:r w:rsidRPr="00F40D4B">
        <w:rPr>
          <w:rFonts w:hint="cs"/>
          <w:rtl/>
        </w:rPr>
        <w:t xml:space="preserve"> </w:t>
      </w:r>
    </w:p>
    <w:p w14:paraId="004EAFA5" w14:textId="77777777" w:rsidR="00FD4FFF" w:rsidRDefault="00FD4FFF" w:rsidP="00FD4FFF">
      <w:pPr>
        <w:rPr>
          <w:rtl/>
        </w:rPr>
      </w:pPr>
      <w:r>
        <w:rPr>
          <w:rFonts w:hint="cs"/>
          <w:rtl/>
        </w:rPr>
        <w:t>ה</w:t>
      </w:r>
      <w:r w:rsidRPr="00F40D4B">
        <w:rPr>
          <w:rtl/>
        </w:rPr>
        <w:t xml:space="preserve">יו לקוטות מארבע, ולכל אדם משלש </w:t>
      </w:r>
    </w:p>
    <w:p w14:paraId="65B50F8D" w14:textId="77777777" w:rsidR="00FD4FFF" w:rsidRPr="00F40D4B" w:rsidRDefault="00FD4FFF" w:rsidP="00FD4FFF">
      <w:pPr>
        <w:spacing w:after="60"/>
        <w:rPr>
          <w:rtl/>
        </w:rPr>
      </w:pPr>
      <w:r w:rsidRPr="00F40D4B">
        <w:rPr>
          <w:rtl/>
        </w:rPr>
        <w:t>- אין פוסקין עד שיצא השער ללוקט ולמוכר.</w:t>
      </w:r>
    </w:p>
    <w:p w14:paraId="6E22806B" w14:textId="77777777" w:rsidR="00FD4FFF" w:rsidRDefault="00FD4FFF" w:rsidP="00FD4FFF">
      <w:pPr>
        <w:pStyle w:val="36"/>
        <w:framePr w:wrap="notBeside"/>
        <w:rPr>
          <w:rtl/>
        </w:rPr>
      </w:pPr>
      <w:r>
        <w:rPr>
          <w:rFonts w:hint="cs"/>
          <w:rtl/>
        </w:rPr>
        <w:t>ר''נ:</w:t>
      </w:r>
    </w:p>
    <w:p w14:paraId="3CA57C30" w14:textId="77777777" w:rsidR="00FD4FFF" w:rsidRPr="00F40D4B" w:rsidRDefault="00FD4FFF" w:rsidP="00FD4FFF">
      <w:pPr>
        <w:pStyle w:val="affff9"/>
        <w:rPr>
          <w:rtl/>
        </w:rPr>
      </w:pPr>
      <w:r w:rsidRPr="00F40D4B">
        <w:rPr>
          <w:rtl/>
        </w:rPr>
        <w:t>פוסקין ללקוטות כשער הלקוטות.</w:t>
      </w:r>
    </w:p>
    <w:p w14:paraId="339A05E5" w14:textId="77777777" w:rsidR="00FD4FFF" w:rsidRDefault="00FD4FFF" w:rsidP="00FD4FFF">
      <w:pPr>
        <w:pStyle w:val="36"/>
        <w:framePr w:wrap="notBeside"/>
        <w:rPr>
          <w:rtl/>
        </w:rPr>
      </w:pPr>
      <w:r w:rsidRPr="00F40D4B">
        <w:rPr>
          <w:rFonts w:hint="cs"/>
          <w:rtl/>
        </w:rPr>
        <w:t>א.</w:t>
      </w:r>
    </w:p>
    <w:p w14:paraId="36E0EE78" w14:textId="77777777" w:rsidR="00FD4FFF" w:rsidRPr="00F40D4B" w:rsidRDefault="00FD4FFF" w:rsidP="00FD4FFF">
      <w:pPr>
        <w:rPr>
          <w:rtl/>
        </w:rPr>
      </w:pPr>
      <w:r>
        <w:rPr>
          <w:rFonts w:hint="cs"/>
          <w:rtl/>
        </w:rPr>
        <w:t xml:space="preserve">שאם אין לו </w:t>
      </w:r>
      <w:r w:rsidRPr="00F40D4B">
        <w:rPr>
          <w:rFonts w:hint="cs"/>
          <w:rtl/>
        </w:rPr>
        <w:t>ילוה מתבואת חבירו משא''כ בעה''ב מתבייש ללות תבואה מחבירו</w:t>
      </w:r>
    </w:p>
    <w:p w14:paraId="6E2947FC" w14:textId="77777777" w:rsidR="00FD4FFF" w:rsidRDefault="00FD4FFF" w:rsidP="00FD4FFF">
      <w:pPr>
        <w:pStyle w:val="36"/>
        <w:framePr w:wrap="notBeside"/>
        <w:rPr>
          <w:rtl/>
        </w:rPr>
      </w:pPr>
      <w:r w:rsidRPr="00F40D4B">
        <w:rPr>
          <w:rFonts w:hint="cs"/>
          <w:rtl/>
        </w:rPr>
        <w:t>ב.</w:t>
      </w:r>
    </w:p>
    <w:p w14:paraId="40BB78F2" w14:textId="77777777" w:rsidR="00FD4FFF" w:rsidRPr="00F40D4B" w:rsidRDefault="00FD4FFF" w:rsidP="00FD4FFF">
      <w:pPr>
        <w:spacing w:after="60"/>
        <w:rPr>
          <w:rtl/>
        </w:rPr>
      </w:pPr>
      <w:r w:rsidRPr="00F40D4B">
        <w:rPr>
          <w:rFonts w:hint="cs"/>
          <w:rtl/>
        </w:rPr>
        <w:t>מי שמביא כסף לבעה''ב על תבואה טובה הוא מביא</w:t>
      </w:r>
      <w:r w:rsidRPr="00F40D4B">
        <w:rPr>
          <w:rtl/>
        </w:rPr>
        <w:t>.</w:t>
      </w:r>
    </w:p>
    <w:p w14:paraId="731BB30E" w14:textId="77777777" w:rsidR="00FD4FFF" w:rsidRPr="005D6658" w:rsidRDefault="00FD4FFF" w:rsidP="00FD4FFF">
      <w:pPr>
        <w:pStyle w:val="36"/>
        <w:framePr w:wrap="notBeside"/>
      </w:pPr>
      <w:r w:rsidRPr="005D6658">
        <w:rPr>
          <w:rFonts w:hint="cs"/>
          <w:rtl/>
        </w:rPr>
        <w:t>ר''ש מר''ה:</w:t>
      </w:r>
    </w:p>
    <w:p w14:paraId="08B10372" w14:textId="77777777" w:rsidR="00FD4FFF" w:rsidRPr="00F40D4B" w:rsidRDefault="00FD4FFF" w:rsidP="00FD4FFF">
      <w:pPr>
        <w:pStyle w:val="affff9"/>
        <w:spacing w:before="0"/>
        <w:rPr>
          <w:rtl/>
        </w:rPr>
      </w:pPr>
      <w:r w:rsidRPr="00F40D4B">
        <w:rPr>
          <w:rtl/>
        </w:rPr>
        <w:t>אין לוין על שער שבשוק.</w:t>
      </w:r>
    </w:p>
    <w:p w14:paraId="09DDDA80" w14:textId="77777777" w:rsidR="00FD4FFF" w:rsidRDefault="00FD4FFF" w:rsidP="00FD4FFF">
      <w:pPr>
        <w:pStyle w:val="36"/>
        <w:framePr w:wrap="notBeside"/>
        <w:rPr>
          <w:rtl/>
        </w:rPr>
      </w:pPr>
      <w:r w:rsidRPr="00F40D4B">
        <w:rPr>
          <w:rFonts w:hint="cs"/>
          <w:rtl/>
        </w:rPr>
        <w:lastRenderedPageBreak/>
        <w:t>והך דשאלו לר''ה</w:t>
      </w:r>
    </w:p>
    <w:p w14:paraId="1F1408D0" w14:textId="77777777" w:rsidR="00FD4FFF" w:rsidRPr="00F40D4B" w:rsidRDefault="00FD4FFF" w:rsidP="00FD4FFF">
      <w:pPr>
        <w:rPr>
          <w:rtl/>
        </w:rPr>
      </w:pPr>
      <w:r w:rsidRPr="00F40D4B">
        <w:rPr>
          <w:rFonts w:hint="cs"/>
          <w:rtl/>
        </w:rPr>
        <w:t>אי אותם בר בי רב שלוים בתשרי ופורעים בטבת ע''פ שער תשרי ואמר להם דשרי דאי בעי יקנו בהיני או בשילי ופרעי</w:t>
      </w:r>
    </w:p>
    <w:p w14:paraId="3CF4C983" w14:textId="77777777" w:rsidR="00FD4FFF" w:rsidRDefault="00FD4FFF" w:rsidP="00FD4FFF">
      <w:pPr>
        <w:rPr>
          <w:rtl/>
        </w:rPr>
      </w:pPr>
      <w:r w:rsidRPr="00F40D4B">
        <w:rPr>
          <w:rFonts w:hint="cs"/>
          <w:rtl/>
        </w:rPr>
        <w:t xml:space="preserve">דבתחחילה סבר דאין לוין </w:t>
      </w:r>
      <w:r w:rsidRPr="005D6658">
        <w:rPr>
          <w:rStyle w:val="affffc"/>
          <w:rFonts w:hint="cs"/>
          <w:rtl/>
        </w:rPr>
        <w:t xml:space="preserve">וכיון דשמע </w:t>
      </w:r>
      <w:r>
        <w:rPr>
          <w:rStyle w:val="affffc"/>
          <w:rFonts w:hint="cs"/>
          <w:rtl/>
        </w:rPr>
        <w:t>ל</w:t>
      </w:r>
      <w:r w:rsidRPr="005D6658">
        <w:rPr>
          <w:rStyle w:val="affffc"/>
          <w:rFonts w:hint="cs"/>
          <w:rtl/>
        </w:rPr>
        <w:t>ר''א</w:t>
      </w:r>
      <w:r w:rsidRPr="00F40D4B">
        <w:rPr>
          <w:rFonts w:hint="cs"/>
          <w:rtl/>
        </w:rPr>
        <w:t xml:space="preserve"> דלוין</w:t>
      </w:r>
      <w:r>
        <w:rPr>
          <w:rFonts w:hint="cs"/>
          <w:rtl/>
        </w:rPr>
        <w:t>,</w:t>
      </w:r>
      <w:r w:rsidRPr="00F40D4B">
        <w:rPr>
          <w:rFonts w:hint="cs"/>
          <w:rtl/>
        </w:rPr>
        <w:t xml:space="preserve"> </w:t>
      </w:r>
      <w:r w:rsidRPr="005D6658">
        <w:rPr>
          <w:rStyle w:val="affffc"/>
          <w:rFonts w:hint="cs"/>
          <w:rtl/>
        </w:rPr>
        <w:t>אמר גם הוא</w:t>
      </w:r>
      <w:r w:rsidRPr="00F40D4B">
        <w:rPr>
          <w:rFonts w:hint="cs"/>
          <w:rtl/>
        </w:rPr>
        <w:t xml:space="preserve"> שלוין</w:t>
      </w:r>
    </w:p>
    <w:p w14:paraId="3CFC1CB9" w14:textId="77777777" w:rsidR="00FD4FFF" w:rsidRDefault="00FD4FFF" w:rsidP="00FD4FFF">
      <w:pPr>
        <w:rPr>
          <w:rtl/>
        </w:rPr>
      </w:pPr>
    </w:p>
    <w:p w14:paraId="379DEBF4" w14:textId="77777777" w:rsidR="006F071F" w:rsidRPr="00F40D4B" w:rsidRDefault="006F071F" w:rsidP="00A6533C">
      <w:pPr>
        <w:pStyle w:val="affe"/>
        <w:framePr w:wrap="around"/>
        <w:rPr>
          <w:rtl/>
        </w:rPr>
      </w:pPr>
      <w:r w:rsidRPr="00F40D4B">
        <w:rPr>
          <w:rtl/>
        </w:rPr>
        <w:t>עג.</w:t>
      </w:r>
    </w:p>
    <w:p w14:paraId="4071BCD1" w14:textId="77777777" w:rsidR="006F071F" w:rsidRPr="00F40D4B" w:rsidRDefault="006F071F" w:rsidP="009B508D">
      <w:pPr>
        <w:rPr>
          <w:rtl/>
        </w:rPr>
      </w:pPr>
      <w:r w:rsidRPr="00F40D4B">
        <w:rPr>
          <w:rtl/>
        </w:rPr>
        <w:t>ת"ר: המוליך חבילה ממקום למקום, מצאו חבירו וא</w:t>
      </w:r>
      <w:r w:rsidRPr="00F40D4B">
        <w:rPr>
          <w:rFonts w:hint="cs"/>
          <w:rtl/>
        </w:rPr>
        <w:t>"ל</w:t>
      </w:r>
      <w:r w:rsidRPr="00F40D4B">
        <w:rPr>
          <w:rtl/>
        </w:rPr>
        <w:t>: תנה לי ואני אעלה לך כ</w:t>
      </w:r>
      <w:r w:rsidRPr="00F40D4B">
        <w:rPr>
          <w:rFonts w:hint="cs"/>
          <w:rtl/>
        </w:rPr>
        <w:t>באותו מקום [ביוקר]</w:t>
      </w:r>
    </w:p>
    <w:p w14:paraId="66657B36" w14:textId="77777777" w:rsidR="006F071F" w:rsidRPr="00F40D4B" w:rsidRDefault="006F071F" w:rsidP="009B508D">
      <w:pPr>
        <w:ind w:firstLine="720"/>
        <w:rPr>
          <w:rtl/>
        </w:rPr>
      </w:pPr>
      <w:r w:rsidRPr="00F40D4B">
        <w:rPr>
          <w:rtl/>
        </w:rPr>
        <w:t>ברשות מוכר - מותר, ברשות לוקח - אסור.</w:t>
      </w:r>
    </w:p>
    <w:p w14:paraId="5E34A5ED" w14:textId="77777777" w:rsidR="006F071F" w:rsidRPr="00F40D4B" w:rsidRDefault="006F071F" w:rsidP="009B508D">
      <w:pPr>
        <w:rPr>
          <w:rtl/>
        </w:rPr>
      </w:pPr>
      <w:r w:rsidRPr="00F40D4B">
        <w:rPr>
          <w:rtl/>
        </w:rPr>
        <w:t>המוליך פירות ממקום למקום, מצאו חבירו וא</w:t>
      </w:r>
      <w:r w:rsidRPr="00F40D4B">
        <w:rPr>
          <w:rFonts w:hint="cs"/>
          <w:rtl/>
        </w:rPr>
        <w:t>"ל</w:t>
      </w:r>
      <w:r w:rsidRPr="00F40D4B">
        <w:rPr>
          <w:rtl/>
        </w:rPr>
        <w:t>: תנם לי ואני אעלה לך פירות שיש לי באותו מקום</w:t>
      </w:r>
    </w:p>
    <w:p w14:paraId="24CE50BD" w14:textId="77777777" w:rsidR="006F071F" w:rsidRPr="00F40D4B" w:rsidRDefault="006F071F" w:rsidP="009B508D">
      <w:pPr>
        <w:ind w:firstLine="720"/>
        <w:rPr>
          <w:rtl/>
        </w:rPr>
      </w:pPr>
      <w:r w:rsidRPr="00F40D4B">
        <w:rPr>
          <w:rtl/>
        </w:rPr>
        <w:t>אם יש לו פירות באותו מקום - מותר, ואם לאו - אסור.</w:t>
      </w:r>
    </w:p>
    <w:p w14:paraId="19FC1BC2" w14:textId="77777777" w:rsidR="006F071F" w:rsidRPr="00F40D4B" w:rsidRDefault="006F071F" w:rsidP="009B508D">
      <w:pPr>
        <w:ind w:firstLine="720"/>
        <w:rPr>
          <w:rtl/>
        </w:rPr>
      </w:pPr>
      <w:r w:rsidRPr="00F40D4B">
        <w:rPr>
          <w:rtl/>
        </w:rPr>
        <w:t>והחמרין מעלים במקום היוקר כבמקום הזול, ואינן חוששין.</w:t>
      </w:r>
    </w:p>
    <w:p w14:paraId="4FDA5D00" w14:textId="77777777" w:rsidR="00A6533C" w:rsidRPr="00F40D4B" w:rsidRDefault="006F071F" w:rsidP="009B508D">
      <w:pPr>
        <w:ind w:firstLine="720"/>
        <w:rPr>
          <w:rtl/>
        </w:rPr>
      </w:pPr>
      <w:r w:rsidRPr="00F40D4B">
        <w:rPr>
          <w:rFonts w:hint="cs"/>
          <w:rtl/>
        </w:rPr>
        <w:t>ו</w:t>
      </w:r>
      <w:r w:rsidRPr="00F40D4B">
        <w:rPr>
          <w:rtl/>
        </w:rPr>
        <w:t>טעמא</w:t>
      </w:r>
      <w:r w:rsidRPr="00F40D4B">
        <w:rPr>
          <w:rFonts w:hint="cs"/>
          <w:rtl/>
        </w:rPr>
        <w:t>-</w:t>
      </w:r>
      <w:r w:rsidRPr="00F40D4B">
        <w:rPr>
          <w:rtl/>
        </w:rPr>
        <w:t xml:space="preserve"> </w:t>
      </w:r>
      <w:r>
        <w:rPr>
          <w:rStyle w:val="affffc"/>
          <w:rFonts w:hint="cs"/>
          <w:rtl/>
          <w:rPrChange w:id="9130" w:author="מנוע אמוראים" w:date="2026-10-05T16:41:14Z">
            <w:rPr>
              <w:rFonts w:hint="cs"/>
              <w:rtl/>
            </w:rPr>
          </w:rPrChange>
        </w:rPr>
        <w:t xml:space="preserve">כדר"פ</w:t>
      </w:r>
      <w:r>
        <w:rPr>
          <w:rFonts w:hint="cs"/>
          <w:rtl/>
        </w:rPr>
        <w:t xml:space="preserve"> דניח''ל</w:t>
      </w:r>
      <w:r w:rsidRPr="00F40D4B">
        <w:rPr>
          <w:rtl/>
        </w:rPr>
        <w:t xml:space="preserve"> </w:t>
      </w:r>
      <w:r w:rsidRPr="00F40D4B">
        <w:rPr>
          <w:rFonts w:hint="cs"/>
          <w:rtl/>
        </w:rPr>
        <w:t>שיפתחו להם השער כשיראו שקונים אצלם</w:t>
      </w:r>
    </w:p>
    <w:p w14:paraId="0A184E69" w14:textId="77777777" w:rsidR="00A6533C" w:rsidRPr="00F40D4B" w:rsidRDefault="006F071F" w:rsidP="009B508D">
      <w:pPr>
        <w:ind w:firstLine="720"/>
        <w:rPr>
          <w:rtl/>
        </w:rPr>
      </w:pPr>
      <w:r w:rsidRPr="00F40D4B">
        <w:rPr>
          <w:rtl/>
        </w:rPr>
        <w:t>ר</w:t>
      </w:r>
      <w:r w:rsidRPr="00F40D4B">
        <w:rPr>
          <w:rFonts w:hint="cs"/>
          <w:rtl/>
        </w:rPr>
        <w:t>אבדר''א</w:t>
      </w:r>
      <w:r w:rsidRPr="00F40D4B">
        <w:rPr>
          <w:rtl/>
        </w:rPr>
        <w:t>: ניח</w:t>
      </w:r>
      <w:r w:rsidRPr="00F40D4B">
        <w:rPr>
          <w:rFonts w:hint="cs"/>
          <w:rtl/>
        </w:rPr>
        <w:t>"ל</w:t>
      </w:r>
      <w:r w:rsidRPr="00F40D4B">
        <w:rPr>
          <w:rtl/>
        </w:rPr>
        <w:t xml:space="preserve"> דמוזלי גבייהו</w:t>
      </w:r>
      <w:r w:rsidRPr="00F40D4B">
        <w:rPr>
          <w:rFonts w:hint="cs"/>
          <w:rtl/>
        </w:rPr>
        <w:t xml:space="preserve">[שמוכרים בשער הזול </w:t>
      </w:r>
      <w:r w:rsidRPr="00F40D4B">
        <w:rPr>
          <w:rtl/>
        </w:rPr>
        <w:t>–</w:t>
      </w:r>
    </w:p>
    <w:p w14:paraId="2399817E" w14:textId="5D9722A0" w:rsidR="006F071F" w:rsidRPr="00F40D4B" w:rsidRDefault="006F071F" w:rsidP="009B508D">
      <w:pPr>
        <w:ind w:firstLine="720"/>
        <w:rPr>
          <w:rtl/>
        </w:rPr>
      </w:pPr>
      <w:r w:rsidRPr="00F40D4B">
        <w:rPr>
          <w:rtl/>
        </w:rPr>
        <w:t xml:space="preserve">איכא בינייהו: </w:t>
      </w:r>
      <w:r w:rsidRPr="00F40D4B">
        <w:rPr>
          <w:rFonts w:hint="cs"/>
          <w:rtl/>
        </w:rPr>
        <w:t>בסוחר חדש דלר''פ עדין ניכר במעותיו משא''כ לראבדר''א</w:t>
      </w:r>
      <w:r w:rsidRPr="00F40D4B">
        <w:rPr>
          <w:rtl/>
        </w:rPr>
        <w:t>.</w:t>
      </w:r>
    </w:p>
    <w:p w14:paraId="53098EF2" w14:textId="77777777" w:rsidR="006F071F" w:rsidRPr="00F40D4B" w:rsidRDefault="006F071F" w:rsidP="009B508D">
      <w:pPr>
        <w:rPr>
          <w:rtl/>
        </w:rPr>
      </w:pPr>
    </w:p>
    <w:p w14:paraId="30FC7D20"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בסורא </w:t>
      </w:r>
      <w:r w:rsidRPr="00F40D4B">
        <w:rPr>
          <w:rFonts w:hint="cs"/>
          <w:rtl/>
        </w:rPr>
        <w:t>לקחו ארבע מידות בזוז, ובכפרי שש מידות בזוז, ורב היה נותן זוז לחמרים ומקבל ע''ע אונסים ולוקח מהם בחמש, ואפ' שיכל בשש [שקיבל ע''ע אונס] מ''מ אדם חשוב שאני</w:t>
      </w:r>
    </w:p>
    <w:p w14:paraId="7AB0ED3F" w14:textId="7737C138" w:rsidR="006F071F" w:rsidRPr="00F40D4B" w:rsidRDefault="006F071F" w:rsidP="009B508D">
      <w:pPr>
        <w:rPr>
          <w:rtl/>
        </w:rPr>
      </w:pPr>
    </w:p>
    <w:p w14:paraId="708A7482" w14:textId="77777777" w:rsidR="006F071F" w:rsidRPr="00F40D4B" w:rsidRDefault="006F071F" w:rsidP="009B508D">
      <w:pPr>
        <w:rPr>
          <w:rtl/>
        </w:rPr>
      </w:pPr>
      <w:r w:rsidRPr="00F40D4B">
        <w:rPr>
          <w:rtl/>
        </w:rPr>
        <w:lastRenderedPageBreak/>
        <w:t>•</w:t>
      </w:r>
      <w:r w:rsidRPr="00F40D4B">
        <w:rPr>
          <w:rFonts w:hint="cs"/>
          <w:rtl/>
        </w:rPr>
        <w:t xml:space="preserve"> </w:t>
      </w:r>
      <w:r w:rsidRPr="00F40D4B">
        <w:rPr>
          <w:rtl/>
        </w:rPr>
        <w:t xml:space="preserve">בעא </w:t>
      </w:r>
      <w:r>
        <w:rPr>
          <w:rStyle w:val="affffc"/>
          <w:rFonts w:hint="cs"/>
          <w:rtl/>
          <w:rPrChange w:id="9131" w:author="מנוע אמוראים" w:date="2026-10-05T16:41:14Z">
            <w:rPr>
              <w:rFonts w:hint="cs"/>
              <w:rtl/>
            </w:rPr>
          </w:rPrChange>
        </w:rPr>
        <w:t xml:space="preserve">ר"א</w:t>
      </w:r>
      <w:r>
        <w:rPr>
          <w:rtl/>
        </w:rPr>
        <w:t xml:space="preserve"> </w:t>
      </w:r>
      <w:r>
        <w:rPr>
          <w:rStyle w:val="affffc"/>
          <w:rtl/>
          <w:rPrChange w:id="9132" w:author="מנוע אמוראים" w:date="2026-10-05T16:41:14Z">
            <w:rPr>
              <w:rtl/>
            </w:rPr>
          </w:rPrChange>
        </w:rPr>
        <w:t xml:space="preserve">מרי"ו</w:t>
      </w:r>
      <w:r>
        <w:rPr>
          <w:rtl/>
        </w:rPr>
        <w:t xml:space="preserve">: מהו לעשות בגרוטאות כן? - א"ל: ביקש ר</w:t>
      </w:r>
      <w:r w:rsidRPr="00F40D4B">
        <w:rPr>
          <w:rFonts w:hint="cs"/>
          <w:rtl/>
        </w:rPr>
        <w:t xml:space="preserve">יב''י לעשות כן </w:t>
      </w:r>
      <w:r w:rsidRPr="00F40D4B">
        <w:rPr>
          <w:rtl/>
        </w:rPr>
        <w:t>בכלי פשתן, ולא הניחו רבי.</w:t>
      </w:r>
    </w:p>
    <w:p w14:paraId="0AA48B5A" w14:textId="77777777" w:rsidR="006F071F" w:rsidRPr="00F40D4B" w:rsidRDefault="006F071F" w:rsidP="009B508D">
      <w:pPr>
        <w:rPr>
          <w:rtl/>
        </w:rPr>
      </w:pPr>
      <w:r w:rsidRPr="00F40D4B">
        <w:rPr>
          <w:rtl/>
        </w:rPr>
        <w:t xml:space="preserve">א"ד: ביקש רבי לעשות בגרוטאות כן, ולא הניחו </w:t>
      </w:r>
      <w:r w:rsidRPr="00F40D4B">
        <w:rPr>
          <w:rFonts w:hint="cs"/>
          <w:rtl/>
        </w:rPr>
        <w:t>ריבר''י[שלא מצוי כ''כ לקנות]</w:t>
      </w:r>
    </w:p>
    <w:p w14:paraId="6582B35D" w14:textId="77777777" w:rsidR="006F071F" w:rsidRPr="00F40D4B" w:rsidRDefault="006F071F" w:rsidP="009B508D">
      <w:pPr>
        <w:rPr>
          <w:rtl/>
        </w:rPr>
      </w:pPr>
    </w:p>
    <w:p w14:paraId="6227F56A" w14:textId="77777777" w:rsidR="006F071F" w:rsidRPr="00F40D4B" w:rsidRDefault="006F071F" w:rsidP="009B508D">
      <w:pPr>
        <w:rPr>
          <w:rtl/>
        </w:rPr>
      </w:pPr>
      <w:r w:rsidRPr="00F40D4B">
        <w:rPr>
          <w:rtl/>
        </w:rPr>
        <w:t>•</w:t>
      </w:r>
      <w:r w:rsidRPr="00F40D4B">
        <w:rPr>
          <w:rFonts w:hint="cs"/>
          <w:rtl/>
        </w:rPr>
        <w:t xml:space="preserve"> </w:t>
      </w:r>
      <w:r w:rsidRPr="00F40D4B">
        <w:rPr>
          <w:rtl/>
        </w:rPr>
        <w:t>פרדיסא</w:t>
      </w:r>
      <w:r w:rsidRPr="00F40D4B">
        <w:rPr>
          <w:rFonts w:hint="cs"/>
          <w:rtl/>
        </w:rPr>
        <w:t xml:space="preserve"> [ענבים בעודם קטנים]</w:t>
      </w:r>
      <w:r w:rsidRPr="00F40D4B">
        <w:rPr>
          <w:rtl/>
        </w:rPr>
        <w:t>, רב אסר ושמואל שרי.</w:t>
      </w:r>
    </w:p>
    <w:p w14:paraId="4707C339" w14:textId="77777777" w:rsidR="00A6533C" w:rsidRPr="00F40D4B" w:rsidRDefault="006F071F" w:rsidP="009B508D">
      <w:pPr>
        <w:rPr>
          <w:rtl/>
        </w:rPr>
      </w:pPr>
      <w:r w:rsidRPr="00F40D4B">
        <w:rPr>
          <w:rtl/>
        </w:rPr>
        <w:t>רב אסר, כיון ד</w:t>
      </w:r>
      <w:r w:rsidRPr="00F40D4B">
        <w:rPr>
          <w:rFonts w:hint="cs"/>
          <w:rtl/>
        </w:rPr>
        <w:t>אח''כ שוה יותר נראה כשכר המתנת מעות</w:t>
      </w:r>
    </w:p>
    <w:p w14:paraId="148A92D1" w14:textId="241EA760" w:rsidR="006F071F" w:rsidRPr="00F40D4B" w:rsidRDefault="006F071F" w:rsidP="009B508D">
      <w:pPr>
        <w:rPr>
          <w:rtl/>
        </w:rPr>
      </w:pPr>
      <w:r w:rsidRPr="00F40D4B">
        <w:rPr>
          <w:rtl/>
        </w:rPr>
        <w:t xml:space="preserve">ושמואל </w:t>
      </w:r>
      <w:r w:rsidRPr="00F40D4B">
        <w:rPr>
          <w:rFonts w:hint="cs"/>
          <w:rtl/>
        </w:rPr>
        <w:t>התיר ד</w:t>
      </w:r>
      <w:r w:rsidRPr="00F40D4B">
        <w:rPr>
          <w:rtl/>
        </w:rPr>
        <w:t>כיון דהוי ביה תיוהא</w:t>
      </w:r>
      <w:r w:rsidRPr="00F40D4B">
        <w:rPr>
          <w:rFonts w:hint="cs"/>
          <w:rtl/>
        </w:rPr>
        <w:t>[עלול להיות קלקול] לא נראה כשכר המתנת המעות</w:t>
      </w:r>
    </w:p>
    <w:p w14:paraId="2A696767" w14:textId="77777777" w:rsidR="00A6533C" w:rsidRPr="00F40D4B" w:rsidRDefault="006F071F" w:rsidP="009B508D">
      <w:pPr>
        <w:rPr>
          <w:rtl/>
        </w:rPr>
      </w:pPr>
      <w:r w:rsidRPr="00F40D4B">
        <w:rPr>
          <w:rFonts w:hint="cs"/>
          <w:rtl/>
        </w:rPr>
        <w:t>רשב''ח</w:t>
      </w:r>
      <w:r w:rsidRPr="00F40D4B">
        <w:rPr>
          <w:rtl/>
        </w:rPr>
        <w:t>: ומודי רב ב</w:t>
      </w:r>
      <w:r w:rsidRPr="00F40D4B">
        <w:rPr>
          <w:rFonts w:hint="cs"/>
          <w:rtl/>
        </w:rPr>
        <w:t>מקום שהשוורים בוצרים שהפסדם מרובה דשרי ולא נראה כשכר המתנה</w:t>
      </w:r>
    </w:p>
    <w:p w14:paraId="246BBEF9"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שמואל </w:t>
      </w:r>
      <w:r w:rsidRPr="00F40D4B">
        <w:rPr>
          <w:rFonts w:hint="cs"/>
          <w:rtl/>
        </w:rPr>
        <w:t>אמר לבעה''ב המלוים תבואה לאריסים שיקנו בקרקע כדי שלא יהא כהלוואה ואסור</w:t>
      </w:r>
    </w:p>
    <w:p w14:paraId="424FEC31" w14:textId="7DC5B2DD" w:rsidR="006F071F" w:rsidRPr="00F40D4B" w:rsidRDefault="006F071F" w:rsidP="009B508D">
      <w:pPr>
        <w:rPr>
          <w:rtl/>
        </w:rPr>
      </w:pPr>
      <w:r w:rsidRPr="00F40D4B">
        <w:rPr>
          <w:rtl/>
        </w:rPr>
        <w:t>•</w:t>
      </w:r>
      <w:r w:rsidRPr="00F40D4B">
        <w:rPr>
          <w:rFonts w:hint="cs"/>
          <w:rtl/>
        </w:rPr>
        <w:t xml:space="preserve"> ר</w:t>
      </w:r>
      <w:r w:rsidRPr="00F40D4B">
        <w:rPr>
          <w:rtl/>
        </w:rPr>
        <w:t xml:space="preserve">בא </w:t>
      </w:r>
      <w:r w:rsidRPr="00F40D4B">
        <w:rPr>
          <w:rFonts w:hint="cs"/>
          <w:rtl/>
        </w:rPr>
        <w:t>אמר לשומרי השדות לכו וסייעו בגרנות כדי שלא תושלם השכירות עד אותה שעה אחרונה שאתם מקבלים מעט יותר, דלאו ריבית הוא אלא מחיר זול לפי אותו הזמן שמשלמים לכם</w:t>
      </w:r>
      <w:r w:rsidRPr="00F40D4B">
        <w:rPr>
          <w:rtl/>
        </w:rPr>
        <w:t>.</w:t>
      </w:r>
    </w:p>
    <w:p w14:paraId="0F24F3B6" w14:textId="77777777" w:rsidR="006F071F" w:rsidRPr="00F40D4B" w:rsidRDefault="006F071F" w:rsidP="009B508D">
      <w:pPr>
        <w:rPr>
          <w:rtl/>
        </w:rPr>
      </w:pPr>
    </w:p>
    <w:p w14:paraId="76526FE2"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אמרו רבנן לרבא: </w:t>
      </w:r>
      <w:r w:rsidRPr="00F40D4B">
        <w:rPr>
          <w:rFonts w:hint="cs"/>
          <w:rtl/>
        </w:rPr>
        <w:t>שהוא אוכל ריבית דכו''ע לוקחים ארבע ומסלקים לאריס בניסן ואתה שומרם עד אייר ולוקח שש</w:t>
      </w:r>
    </w:p>
    <w:p w14:paraId="75A2BC9A" w14:textId="77777777" w:rsidR="00A6533C" w:rsidRPr="00F40D4B" w:rsidRDefault="006F071F" w:rsidP="009B508D">
      <w:pPr>
        <w:rPr>
          <w:rtl/>
        </w:rPr>
      </w:pPr>
      <w:r w:rsidRPr="00F40D4B">
        <w:rPr>
          <w:rFonts w:hint="cs"/>
          <w:rtl/>
        </w:rPr>
        <w:t>א''ל רבא: שהם עושים שלא כדין שמפסידים האריס כי בניסן התבואה עדיין לא התבשלה מספיק</w:t>
      </w:r>
    </w:p>
    <w:p w14:paraId="14DF603B" w14:textId="2062494C" w:rsidR="006F071F" w:rsidRPr="00F40D4B" w:rsidRDefault="006F071F" w:rsidP="009B508D">
      <w:pPr>
        <w:rPr>
          <w:rtl/>
        </w:rPr>
      </w:pPr>
      <w:r w:rsidRPr="00F40D4B">
        <w:rPr>
          <w:rFonts w:hint="cs"/>
          <w:rtl/>
        </w:rPr>
        <w:t>ואני שממתין עד אייר הם מרוויחים שהתבואה יותר מבושלת ועל זה הוא לוקח שש [ולא הוי ריבית]</w:t>
      </w:r>
    </w:p>
    <w:p w14:paraId="541D2CD0" w14:textId="77777777" w:rsidR="00A6533C" w:rsidRPr="00F40D4B" w:rsidRDefault="006F071F" w:rsidP="00A6533C">
      <w:pPr>
        <w:pStyle w:val="affe"/>
        <w:framePr w:wrap="around"/>
        <w:rPr>
          <w:rtl/>
        </w:rPr>
      </w:pPr>
      <w:r w:rsidRPr="00F40D4B">
        <w:rPr>
          <w:rtl/>
        </w:rPr>
        <w:lastRenderedPageBreak/>
        <w:t>עג:</w:t>
      </w:r>
    </w:p>
    <w:p w14:paraId="12E39142" w14:textId="30414C69" w:rsidR="006F071F" w:rsidRPr="00F40D4B" w:rsidRDefault="006F071F" w:rsidP="009B508D">
      <w:pPr>
        <w:rPr>
          <w:rtl/>
        </w:rPr>
      </w:pPr>
      <w:r w:rsidRPr="00F40D4B">
        <w:rPr>
          <w:rtl/>
        </w:rPr>
        <w:t>•</w:t>
      </w:r>
      <w:r w:rsidRPr="00F40D4B">
        <w:rPr>
          <w:rFonts w:hint="cs"/>
          <w:rtl/>
        </w:rPr>
        <w:t xml:space="preserve"> </w:t>
      </w:r>
      <w:r w:rsidRPr="00F40D4B">
        <w:rPr>
          <w:rtl/>
        </w:rPr>
        <w:t>רב מרי בר רחל משכן ל</w:t>
      </w:r>
      <w:r w:rsidRPr="00F40D4B">
        <w:rPr>
          <w:rFonts w:hint="cs"/>
          <w:rtl/>
        </w:rPr>
        <w:t xml:space="preserve">ו </w:t>
      </w:r>
      <w:r w:rsidRPr="00F40D4B">
        <w:rPr>
          <w:rtl/>
        </w:rPr>
        <w:t xml:space="preserve">נכרי </w:t>
      </w:r>
      <w:r w:rsidRPr="00F40D4B">
        <w:rPr>
          <w:rFonts w:hint="cs"/>
          <w:rtl/>
        </w:rPr>
        <w:t>את ביתו, ואח''כ מכרו הנכרי לרבא</w:t>
      </w:r>
      <w:r w:rsidRPr="00F40D4B">
        <w:rPr>
          <w:rtl/>
        </w:rPr>
        <w:t>.</w:t>
      </w:r>
    </w:p>
    <w:p w14:paraId="3F4849C6" w14:textId="77777777" w:rsidR="006F071F" w:rsidRPr="00F40D4B" w:rsidRDefault="006F071F" w:rsidP="009B508D">
      <w:pPr>
        <w:rPr>
          <w:rtl/>
        </w:rPr>
      </w:pPr>
      <w:r w:rsidRPr="00F40D4B">
        <w:rPr>
          <w:rFonts w:hint="cs"/>
          <w:rtl/>
        </w:rPr>
        <w:t xml:space="preserve">המתין י''ב חודש ורק אז הביא שכירות הבית לרבא ואמר כי מה שלא הביא עד עתה דסתם משכנתא לשנה ואילו הנכרי היה רוצה לסלקני לא יכל ומעכשיו יקח </w:t>
      </w:r>
      <w:r w:rsidRPr="00F40D4B">
        <w:rPr>
          <w:rtl/>
        </w:rPr>
        <w:t xml:space="preserve">מר </w:t>
      </w:r>
      <w:r w:rsidRPr="00F40D4B">
        <w:rPr>
          <w:rFonts w:hint="cs"/>
          <w:rtl/>
        </w:rPr>
        <w:t>שכירות ביתו לשנה הבאה</w:t>
      </w:r>
    </w:p>
    <w:p w14:paraId="5342FEA1" w14:textId="77777777" w:rsidR="006F071F" w:rsidRPr="00F40D4B" w:rsidRDefault="006F071F" w:rsidP="009B508D">
      <w:pPr>
        <w:rPr>
          <w:rtl/>
        </w:rPr>
      </w:pPr>
      <w:r w:rsidRPr="00F40D4B">
        <w:rPr>
          <w:rtl/>
        </w:rPr>
        <w:t>א"ל: א</w:t>
      </w:r>
      <w:r w:rsidRPr="00F40D4B">
        <w:rPr>
          <w:rFonts w:hint="cs"/>
          <w:rtl/>
        </w:rPr>
        <w:t>ילו ידעתי שהיה ממושכן לך לא הייתי קונה אותו ועכשיו אנהג איתך כדיניהם דכל עוד ואין הגוי פורע כל החוב לא לוקח שכירות הבית ואני גם לא אקח ממך עד שאדאג שיסלק את חובו</w:t>
      </w:r>
    </w:p>
    <w:p w14:paraId="4C2F4E30" w14:textId="77777777" w:rsidR="006F071F" w:rsidRPr="00F40D4B" w:rsidRDefault="006F071F" w:rsidP="009B508D">
      <w:pPr>
        <w:rPr>
          <w:rtl/>
        </w:rPr>
      </w:pPr>
    </w:p>
    <w:p w14:paraId="211336FB" w14:textId="77777777" w:rsidR="00A6533C" w:rsidRPr="00F40D4B" w:rsidRDefault="006F071F" w:rsidP="009B508D">
      <w:pPr>
        <w:rPr>
          <w:rtl/>
        </w:rPr>
      </w:pPr>
      <w:r w:rsidRPr="00F40D4B">
        <w:rPr>
          <w:rtl/>
        </w:rPr>
        <w:t>•</w:t>
      </w:r>
      <w:r w:rsidRPr="00F40D4B">
        <w:rPr>
          <w:rFonts w:hint="cs"/>
          <w:rtl/>
        </w:rPr>
        <w:t xml:space="preserve"> </w:t>
      </w:r>
      <w:r w:rsidRPr="00F40D4B">
        <w:rPr>
          <w:rtl/>
        </w:rPr>
        <w:t xml:space="preserve">רבא מברניש לרב אשי: </w:t>
      </w:r>
      <w:r w:rsidRPr="00F40D4B">
        <w:rPr>
          <w:rFonts w:hint="cs"/>
          <w:rtl/>
        </w:rPr>
        <w:t>רבנן אוכלים ריבית שמביאים זוז על יין בתשרי ובוחרים בטבת</w:t>
      </w:r>
    </w:p>
    <w:p w14:paraId="50C6BB3A" w14:textId="6BAE8438" w:rsidR="00A6533C" w:rsidRPr="00F40D4B" w:rsidRDefault="006F071F" w:rsidP="009B508D">
      <w:pPr>
        <w:rPr>
          <w:rtl/>
        </w:rPr>
      </w:pPr>
      <w:r w:rsidRPr="00F40D4B">
        <w:rPr>
          <w:rtl/>
        </w:rPr>
        <w:t xml:space="preserve">א"ל: </w:t>
      </w:r>
      <w:r w:rsidRPr="00F40D4B">
        <w:rPr>
          <w:rFonts w:hint="cs"/>
          <w:rtl/>
        </w:rPr>
        <w:t>דאי''ז ריבית דמה שעכשיו מתברר שהיה חומץ כבר אז היה חומץ וזה מה שבחרו</w:t>
      </w:r>
    </w:p>
    <w:p w14:paraId="14BD12C1" w14:textId="64D4BF96" w:rsidR="006F071F" w:rsidRPr="00F40D4B" w:rsidRDefault="006F071F" w:rsidP="009B508D">
      <w:pPr>
        <w:rPr>
          <w:rtl/>
        </w:rPr>
      </w:pPr>
      <w:r w:rsidRPr="00F40D4B">
        <w:rPr>
          <w:rtl/>
        </w:rPr>
        <w:t>•</w:t>
      </w:r>
      <w:r w:rsidRPr="00F40D4B">
        <w:rPr>
          <w:rFonts w:hint="cs"/>
          <w:rtl/>
        </w:rPr>
        <w:t xml:space="preserve"> </w:t>
      </w:r>
      <w:r w:rsidRPr="00F40D4B">
        <w:rPr>
          <w:rtl/>
        </w:rPr>
        <w:t>רבינא ה</w:t>
      </w:r>
      <w:r w:rsidRPr="00F40D4B">
        <w:rPr>
          <w:rFonts w:hint="cs"/>
          <w:rtl/>
        </w:rPr>
        <w:t>יה נותן מעות לבני 'שנוותא' והיו תמיד מוסיפים לו מעצמם וא''ל ר''א דשרי דהם מוחלים לו</w:t>
      </w:r>
    </w:p>
    <w:p w14:paraId="6C21CD26" w14:textId="77777777" w:rsidR="00A6533C" w:rsidRPr="00F40D4B" w:rsidRDefault="006F071F" w:rsidP="009B508D">
      <w:pPr>
        <w:rPr>
          <w:rtl/>
        </w:rPr>
      </w:pPr>
      <w:r w:rsidRPr="00F40D4B">
        <w:rPr>
          <w:rFonts w:hint="cs"/>
          <w:rtl/>
        </w:rPr>
        <w:t>ואפי' דהקרקע לא שלהם כיון שהקרקע משועבדת למס המלך והוא אמר שהמשלמים יכולים שרי</w:t>
      </w:r>
    </w:p>
    <w:p w14:paraId="77568C75" w14:textId="6BD882E0" w:rsidR="006F071F" w:rsidRPr="00F40D4B" w:rsidRDefault="006F071F" w:rsidP="009B508D">
      <w:pPr>
        <w:rPr>
          <w:rtl/>
        </w:rPr>
      </w:pPr>
    </w:p>
    <w:p w14:paraId="16CC232C" w14:textId="77777777" w:rsidR="00A6533C" w:rsidRPr="00F40D4B" w:rsidRDefault="006F071F" w:rsidP="009B508D">
      <w:pPr>
        <w:rPr>
          <w:rtl/>
        </w:rPr>
      </w:pPr>
      <w:r w:rsidRPr="00F40D4B">
        <w:rPr>
          <w:rtl/>
        </w:rPr>
        <w:t>•</w:t>
      </w:r>
      <w:r w:rsidRPr="00F40D4B">
        <w:rPr>
          <w:rFonts w:hint="cs"/>
          <w:rtl/>
        </w:rPr>
        <w:t xml:space="preserve"> </w:t>
      </w:r>
      <w:r>
        <w:rPr>
          <w:rStyle w:val="affffc"/>
          <w:rtl/>
          <w:rPrChange w:id="9133" w:author="מנוע אמוראים" w:date="2026-10-05T16:41:14Z">
            <w:rPr>
              <w:rtl/>
            </w:rPr>
          </w:rPrChange>
        </w:rPr>
        <w:t xml:space="preserve">ר</w:t>
      </w:r>
      <w:r>
        <w:rPr>
          <w:rStyle w:val="affffc"/>
          <w:rFonts w:hint="cs"/>
          <w:rtl/>
          <w:rPrChange w:id="9134" w:author="מנוע אמוראים" w:date="2026-10-05T16:41:14Z">
            <w:rPr>
              <w:rFonts w:hint="cs"/>
              <w:rtl/>
            </w:rPr>
          </w:rPrChange>
        </w:rPr>
        <w:t xml:space="preserve">"פ</w:t>
      </w:r>
      <w:r w:rsidRPr="00F40D4B">
        <w:rPr>
          <w:rtl/>
        </w:rPr>
        <w:t xml:space="preserve"> לרבא: </w:t>
      </w:r>
      <w:r w:rsidRPr="00F40D4B">
        <w:rPr>
          <w:rFonts w:hint="cs"/>
          <w:rtl/>
        </w:rPr>
        <w:t>ראה לרבנן שנותנים מס גולגלת על אותם אנשים שאין להם מתוך כך משתעבדים בהם יותר</w:t>
      </w:r>
    </w:p>
    <w:p w14:paraId="0AFE5739" w14:textId="5A23499E" w:rsidR="006F071F" w:rsidRPr="00F40D4B" w:rsidRDefault="006F071F" w:rsidP="009B508D">
      <w:pPr>
        <w:rPr>
          <w:rtl/>
        </w:rPr>
      </w:pPr>
      <w:r w:rsidRPr="00F40D4B">
        <w:rPr>
          <w:rtl/>
        </w:rPr>
        <w:t xml:space="preserve">- א"ל: </w:t>
      </w:r>
      <w:r w:rsidRPr="00F40D4B">
        <w:rPr>
          <w:rFonts w:hint="cs"/>
          <w:rtl/>
        </w:rPr>
        <w:t>אילו נפטר הייתי לא יכולתי לומר לך דבר זה, דהכי אר''ש היות וחותם עבדותם נמצא ברשות המלך והוא אמר ד'מי שלא יתן מס ישתעבד לאלו שיתנו עבורו'</w:t>
      </w:r>
    </w:p>
    <w:p w14:paraId="5A64E997" w14:textId="77777777" w:rsidR="006F071F" w:rsidRPr="00F40D4B" w:rsidRDefault="006F071F" w:rsidP="009B508D">
      <w:pPr>
        <w:rPr>
          <w:rtl/>
        </w:rPr>
      </w:pPr>
    </w:p>
    <w:p w14:paraId="14BC74AA" w14:textId="77777777" w:rsidR="00A6533C" w:rsidRPr="00F40D4B" w:rsidRDefault="006F071F" w:rsidP="009B508D">
      <w:pPr>
        <w:rPr>
          <w:rtl/>
        </w:rPr>
      </w:pPr>
      <w:r w:rsidRPr="00F40D4B">
        <w:rPr>
          <w:rtl/>
        </w:rPr>
        <w:t>•</w:t>
      </w:r>
      <w:r w:rsidRPr="00F40D4B">
        <w:rPr>
          <w:rFonts w:hint="cs"/>
          <w:rtl/>
        </w:rPr>
        <w:t xml:space="preserve"> </w:t>
      </w:r>
      <w:r w:rsidRPr="00F40D4B">
        <w:rPr>
          <w:rtl/>
        </w:rPr>
        <w:t>רב סעורם אח</w:t>
      </w:r>
      <w:r w:rsidRPr="00F40D4B">
        <w:rPr>
          <w:rFonts w:hint="cs"/>
          <w:rtl/>
        </w:rPr>
        <w:t>י</w:t>
      </w:r>
      <w:r w:rsidRPr="00F40D4B">
        <w:rPr>
          <w:rtl/>
        </w:rPr>
        <w:t xml:space="preserve"> רבא ה</w:t>
      </w:r>
      <w:r w:rsidRPr="00F40D4B">
        <w:rPr>
          <w:rFonts w:hint="cs"/>
          <w:rtl/>
        </w:rPr>
        <w:t>יה, ותוקף אינשי ד</w:t>
      </w:r>
      <w:r w:rsidRPr="00F40D4B">
        <w:rPr>
          <w:rtl/>
        </w:rPr>
        <w:t xml:space="preserve">לא מעלו, </w:t>
      </w:r>
      <w:r w:rsidRPr="00F40D4B">
        <w:rPr>
          <w:rFonts w:hint="cs"/>
          <w:rtl/>
        </w:rPr>
        <w:t>ורותמם לסחוב מרכבתו של רבא</w:t>
      </w:r>
    </w:p>
    <w:p w14:paraId="0EA85BD6" w14:textId="53A8FB45" w:rsidR="006F071F" w:rsidRPr="00F40D4B" w:rsidRDefault="006F071F" w:rsidP="009B508D">
      <w:pPr>
        <w:rPr>
          <w:rtl/>
        </w:rPr>
      </w:pPr>
      <w:r>
        <w:rPr>
          <w:rtl/>
        </w:rPr>
        <w:t xml:space="preserve">א"ל רבא: שפיר עבדת, דתנינא: ראית שאינו נוהג כשורה, מנין שאתה רשאי להשתעבד בו - ת"ל </w:t>
      </w:r>
      <w:r>
        <w:rPr>
          <w:rStyle w:val="affff8"/>
          <w:rtl/>
          <w:rPrChange w:id="9006" w:author="מנוע פסוקים" w:date="2026-10-05T16:38:06Z">
            <w:rPr>
              <w:rtl/>
            </w:rPr>
          </w:rPrChange>
        </w:rPr>
        <w:t xml:space="preserve">לעולם בהם תעבדו ובאחיכם</w:t>
      </w:r>
      <w:r>
        <w:rPr>
          <w:rtl/>
        </w:rPr>
        <w:t xml:space="preserve">.</w:t>
      </w:r>
      <w:r w:rsidRPr="00F40D4B">
        <w:rPr>
          <w:rFonts w:hint="cs"/>
          <w:rtl/>
        </w:rPr>
        <w:t xml:space="preserve"> </w:t>
      </w:r>
      <w:r>
        <w:rPr>
          <w:rtl/>
        </w:rPr>
        <w:t xml:space="preserve">יכול אפילו נוהג כשורה - ת"ל </w:t>
      </w:r>
      <w:r>
        <w:rPr>
          <w:rStyle w:val="affff8"/>
          <w:rtl/>
          <w:rPrChange w:id="9007" w:author="מנוע פסוקים" w:date="2026-10-05T16:38:06Z">
            <w:rPr>
              <w:rtl/>
            </w:rPr>
          </w:rPrChange>
        </w:rPr>
        <w:t xml:space="preserve">ובאחיכם בני ישראל איש באחיו</w:t>
      </w:r>
      <w:r>
        <w:rPr>
          <w:rtl/>
        </w:rPr>
        <w:t xml:space="preserve"> וגו'.</w:t>
      </w:r>
    </w:p>
    <w:p w14:paraId="6BD7CDEC" w14:textId="77777777" w:rsidR="006F071F" w:rsidRPr="00F40D4B" w:rsidRDefault="006F071F" w:rsidP="009B508D">
      <w:pPr>
        <w:rPr>
          <w:rtl/>
        </w:rPr>
      </w:pPr>
    </w:p>
    <w:p w14:paraId="5103C4E1" w14:textId="77777777" w:rsidR="006F071F" w:rsidRPr="00F40D4B" w:rsidRDefault="006F071F" w:rsidP="009B508D">
      <w:pPr>
        <w:rPr>
          <w:rtl/>
        </w:rPr>
      </w:pPr>
      <w:r w:rsidRPr="00F40D4B">
        <w:rPr>
          <w:rtl/>
        </w:rPr>
        <w:t>•</w:t>
      </w:r>
      <w:r w:rsidRPr="00F40D4B">
        <w:rPr>
          <w:rFonts w:hint="cs"/>
          <w:rtl/>
        </w:rPr>
        <w:t xml:space="preserve"> אר''ח</w:t>
      </w:r>
      <w:r w:rsidRPr="00F40D4B">
        <w:rPr>
          <w:rtl/>
        </w:rPr>
        <w:t xml:space="preserve">: מאן דיהיב זוזי לחבריה </w:t>
      </w:r>
      <w:r w:rsidRPr="00F40D4B">
        <w:rPr>
          <w:rFonts w:hint="cs"/>
          <w:rtl/>
        </w:rPr>
        <w:t>לקנות עבורו יין ופשע ולא קנה משלם כב</w:t>
      </w:r>
      <w:r w:rsidRPr="00F40D4B">
        <w:rPr>
          <w:rtl/>
        </w:rPr>
        <w:t>אפרוותא דזולשפט</w:t>
      </w:r>
      <w:r w:rsidRPr="00F40D4B">
        <w:rPr>
          <w:rFonts w:hint="cs"/>
          <w:rtl/>
        </w:rPr>
        <w:t xml:space="preserve"> [נמל]</w:t>
      </w:r>
      <w:r w:rsidRPr="00F40D4B">
        <w:rPr>
          <w:rtl/>
        </w:rPr>
        <w:t>.</w:t>
      </w:r>
    </w:p>
    <w:p w14:paraId="35BDFC51" w14:textId="77777777" w:rsidR="00A6533C" w:rsidRPr="00F40D4B" w:rsidRDefault="006F071F" w:rsidP="009B508D">
      <w:pPr>
        <w:rPr>
          <w:rtl/>
        </w:rPr>
      </w:pPr>
      <w:r w:rsidRPr="00F40D4B">
        <w:rPr>
          <w:rFonts w:hint="cs"/>
          <w:rtl/>
        </w:rPr>
        <w:t>ואר''ז: דהך דר''ח דווקא ביין סתם אבל ביין זה לא דמי יימר שהיה משיג</w:t>
      </w:r>
    </w:p>
    <w:p w14:paraId="359B7B54" w14:textId="77777777" w:rsidR="00A6533C" w:rsidRPr="00F40D4B" w:rsidRDefault="006F071F" w:rsidP="009B508D">
      <w:pPr>
        <w:rPr>
          <w:rtl/>
        </w:rPr>
      </w:pPr>
      <w:r w:rsidRPr="00F40D4B">
        <w:rPr>
          <w:rFonts w:hint="cs"/>
          <w:rtl/>
        </w:rPr>
        <w:t>ולרב אשי: דאפי' ביין סתם דאסמכתא היא ולא קניא</w:t>
      </w:r>
    </w:p>
    <w:p w14:paraId="14B14135" w14:textId="1A716771" w:rsidR="006F071F" w:rsidRPr="00F40D4B" w:rsidRDefault="006F071F" w:rsidP="009B508D">
      <w:pPr>
        <w:ind w:firstLine="720"/>
        <w:rPr>
          <w:rtl/>
        </w:rPr>
      </w:pPr>
      <w:r w:rsidRPr="00F40D4B">
        <w:rPr>
          <w:rFonts w:hint="cs"/>
          <w:rtl/>
        </w:rPr>
        <w:t>ושאני מהא ד'</w:t>
      </w:r>
      <w:r w:rsidRPr="00F40D4B">
        <w:rPr>
          <w:rtl/>
        </w:rPr>
        <w:t xml:space="preserve">אם אוביר ולא אעביד </w:t>
      </w:r>
      <w:r w:rsidRPr="00F40D4B">
        <w:rPr>
          <w:rFonts w:hint="cs"/>
          <w:rtl/>
        </w:rPr>
        <w:t>ד</w:t>
      </w:r>
      <w:r w:rsidRPr="00F40D4B">
        <w:rPr>
          <w:rtl/>
        </w:rPr>
        <w:t>אשלם במיטבא</w:t>
      </w:r>
      <w:r w:rsidRPr="00F40D4B">
        <w:rPr>
          <w:rFonts w:hint="cs"/>
          <w:rtl/>
        </w:rPr>
        <w:t>- - ד</w:t>
      </w:r>
      <w:r w:rsidR="00237964" w:rsidRPr="00F40D4B">
        <w:rPr>
          <w:rtl/>
        </w:rPr>
        <w:t>שם</w:t>
      </w:r>
      <w:r w:rsidRPr="00F40D4B">
        <w:rPr>
          <w:rtl/>
        </w:rPr>
        <w:t xml:space="preserve"> בידו </w:t>
      </w:r>
      <w:r w:rsidR="00237964" w:rsidRPr="00F40D4B">
        <w:rPr>
          <w:rtl/>
        </w:rPr>
        <w:t>כאן</w:t>
      </w:r>
      <w:r w:rsidRPr="00F40D4B">
        <w:rPr>
          <w:rtl/>
        </w:rPr>
        <w:t xml:space="preserve"> לאו בידו.</w:t>
      </w:r>
    </w:p>
    <w:p w14:paraId="2648C5F5" w14:textId="77777777" w:rsidR="00A6533C" w:rsidRPr="00F40D4B" w:rsidRDefault="00A6533C" w:rsidP="00A6533C">
      <w:pPr>
        <w:pStyle w:val="aff9"/>
        <w:rPr>
          <w:rtl/>
        </w:rPr>
      </w:pPr>
      <w:r w:rsidRPr="00F40D4B">
        <w:rPr>
          <w:rtl/>
        </w:rPr>
        <w:t>***</w:t>
      </w:r>
    </w:p>
    <w:p w14:paraId="1BDEE37B" w14:textId="52551D10" w:rsidR="006F071F" w:rsidRPr="00F40D4B" w:rsidRDefault="006F071F" w:rsidP="00A6533C">
      <w:pPr>
        <w:pStyle w:val="affe"/>
        <w:framePr w:wrap="around"/>
        <w:rPr>
          <w:rtl/>
        </w:rPr>
      </w:pPr>
      <w:r w:rsidRPr="00F40D4B">
        <w:rPr>
          <w:rtl/>
        </w:rPr>
        <w:t>עד.</w:t>
      </w:r>
    </w:p>
    <w:p w14:paraId="29CF8080" w14:textId="77777777" w:rsidR="00FD4FFF" w:rsidRPr="00F40D4B" w:rsidRDefault="00FD4FFF" w:rsidP="00FD4FFF">
      <w:pPr>
        <w:pStyle w:val="affe"/>
        <w:framePr w:wrap="around"/>
        <w:rPr>
          <w:rtl/>
        </w:rPr>
      </w:pPr>
      <w:r w:rsidRPr="00F40D4B">
        <w:rPr>
          <w:rtl/>
        </w:rPr>
        <w:t>עד.</w:t>
      </w:r>
    </w:p>
    <w:p w14:paraId="18817D8D" w14:textId="77777777" w:rsidR="00FD4FFF" w:rsidRDefault="00FD4FFF" w:rsidP="00FD4FFF">
      <w:pPr>
        <w:pStyle w:val="affff9"/>
        <w:rPr>
          <w:rtl/>
        </w:rPr>
      </w:pPr>
      <w:r w:rsidRPr="00F40D4B">
        <w:rPr>
          <w:rFonts w:hint="cs"/>
          <w:rtl/>
        </w:rPr>
        <w:t xml:space="preserve">ג' אנשים </w:t>
      </w:r>
      <w:r>
        <w:rPr>
          <w:rFonts w:hint="cs"/>
          <w:rtl/>
        </w:rPr>
        <w:t>ש</w:t>
      </w:r>
      <w:r w:rsidRPr="00F40D4B">
        <w:rPr>
          <w:rFonts w:hint="cs"/>
          <w:rtl/>
        </w:rPr>
        <w:t>הביאו כסף לאחד לקנות עבורם וקנה עבור אחד</w:t>
      </w:r>
    </w:p>
    <w:p w14:paraId="3ABA55E7" w14:textId="77777777" w:rsidR="00FD4FFF" w:rsidRDefault="00FD4FFF" w:rsidP="00FD4FFF">
      <w:pPr>
        <w:pStyle w:val="36"/>
        <w:framePr w:wrap="notBeside"/>
        <w:rPr>
          <w:rtl/>
        </w:rPr>
      </w:pPr>
      <w:r>
        <w:rPr>
          <w:rFonts w:hint="cs"/>
          <w:rtl/>
        </w:rPr>
        <w:t>-רבא:</w:t>
      </w:r>
    </w:p>
    <w:p w14:paraId="197E43EE" w14:textId="77777777" w:rsidR="00FD4FFF" w:rsidRPr="00F40D4B" w:rsidRDefault="00FD4FFF" w:rsidP="00FD4FFF">
      <w:pPr>
        <w:rPr>
          <w:rtl/>
        </w:rPr>
      </w:pPr>
      <w:r w:rsidRPr="00F40D4B">
        <w:rPr>
          <w:rFonts w:hint="cs"/>
          <w:rtl/>
        </w:rPr>
        <w:t>קנה עבור כולם</w:t>
      </w:r>
    </w:p>
    <w:p w14:paraId="1C00C01A" w14:textId="77777777" w:rsidR="00FD4FFF" w:rsidRDefault="00FD4FFF" w:rsidP="00FD4FFF">
      <w:pPr>
        <w:pStyle w:val="36"/>
        <w:framePr w:wrap="notBeside"/>
        <w:rPr>
          <w:rtl/>
        </w:rPr>
      </w:pPr>
      <w:r w:rsidRPr="00F40D4B">
        <w:rPr>
          <w:rFonts w:hint="cs"/>
          <w:rtl/>
        </w:rPr>
        <w:t>ודוקא</w:t>
      </w:r>
    </w:p>
    <w:p w14:paraId="63D67997" w14:textId="77777777" w:rsidR="00FD4FFF" w:rsidRPr="00F40D4B" w:rsidRDefault="00FD4FFF" w:rsidP="00FD4FFF">
      <w:pPr>
        <w:rPr>
          <w:rtl/>
        </w:rPr>
      </w:pPr>
      <w:r w:rsidRPr="00F40D4B">
        <w:rPr>
          <w:rFonts w:hint="cs"/>
          <w:rtl/>
        </w:rPr>
        <w:t>ב</w:t>
      </w:r>
      <w:r w:rsidRPr="00F40D4B">
        <w:rPr>
          <w:rtl/>
        </w:rPr>
        <w:t xml:space="preserve">דלא צר וחתים </w:t>
      </w:r>
      <w:r w:rsidRPr="00F40D4B">
        <w:rPr>
          <w:rFonts w:hint="cs"/>
          <w:rtl/>
        </w:rPr>
        <w:t xml:space="preserve">לכ''א בפנ''ע </w:t>
      </w:r>
      <w:r>
        <w:rPr>
          <w:rFonts w:hint="cs"/>
          <w:rtl/>
        </w:rPr>
        <w:t xml:space="preserve">שאם צרר קנה </w:t>
      </w:r>
      <w:r w:rsidRPr="00F40D4B">
        <w:rPr>
          <w:rFonts w:hint="cs"/>
          <w:rtl/>
        </w:rPr>
        <w:t>רק למי שקנה</w:t>
      </w:r>
      <w:r w:rsidRPr="00F40D4B">
        <w:rPr>
          <w:rtl/>
        </w:rPr>
        <w:t>.</w:t>
      </w:r>
    </w:p>
    <w:p w14:paraId="36036F05" w14:textId="77777777" w:rsidR="00FD4FFF" w:rsidRDefault="00FD4FFF" w:rsidP="00FD4FFF">
      <w:pPr>
        <w:pStyle w:val="36"/>
        <w:framePr w:wrap="notBeside"/>
        <w:rPr>
          <w:rtl/>
        </w:rPr>
      </w:pPr>
      <w:r w:rsidRPr="00F40D4B">
        <w:rPr>
          <w:rFonts w:hint="cs"/>
          <w:rtl/>
        </w:rPr>
        <w:t>מרבא</w:t>
      </w:r>
      <w:r w:rsidRPr="00F40D4B">
        <w:rPr>
          <w:rtl/>
        </w:rPr>
        <w:t>:</w:t>
      </w:r>
    </w:p>
    <w:p w14:paraId="3CC6F280" w14:textId="77777777" w:rsidR="00FD4FFF" w:rsidRPr="00F40D4B" w:rsidRDefault="00FD4FFF" w:rsidP="00FD4FFF">
      <w:pPr>
        <w:pStyle w:val="affff9"/>
        <w:rPr>
          <w:rtl/>
        </w:rPr>
      </w:pPr>
      <w:r w:rsidRPr="00F40D4B">
        <w:rPr>
          <w:rtl/>
        </w:rPr>
        <w:t xml:space="preserve">סיטומתא </w:t>
      </w:r>
      <w:r w:rsidRPr="00A63DC2">
        <w:rPr>
          <w:rStyle w:val="afffff2"/>
          <w:rFonts w:hint="cs"/>
          <w:rtl/>
        </w:rPr>
        <w:t>[חותם על חביות היין]</w:t>
      </w:r>
      <w:r w:rsidRPr="00F40D4B">
        <w:rPr>
          <w:rFonts w:hint="cs"/>
          <w:rtl/>
        </w:rPr>
        <w:t xml:space="preserve"> </w:t>
      </w:r>
      <w:r w:rsidRPr="00F40D4B">
        <w:rPr>
          <w:rtl/>
        </w:rPr>
        <w:t>קניא.</w:t>
      </w:r>
    </w:p>
    <w:p w14:paraId="3751F09E" w14:textId="77777777" w:rsidR="00FD4FFF" w:rsidRPr="00F40D4B" w:rsidRDefault="00FD4FFF" w:rsidP="00FD4FFF">
      <w:pPr>
        <w:rPr>
          <w:rtl/>
        </w:rPr>
      </w:pPr>
      <w:r w:rsidRPr="00203BA8">
        <w:rPr>
          <w:rFonts w:cs="BA Vilna Bold"/>
          <w:rtl/>
        </w:rPr>
        <w:t>הלכתא</w:t>
      </w:r>
      <w:r>
        <w:rPr>
          <w:rFonts w:hint="cs"/>
          <w:rtl/>
        </w:rPr>
        <w:t>:</w:t>
      </w:r>
      <w:r w:rsidRPr="00F40D4B">
        <w:rPr>
          <w:rtl/>
        </w:rPr>
        <w:t xml:space="preserve"> </w:t>
      </w:r>
      <w:r w:rsidRPr="00A63DC2">
        <w:rPr>
          <w:rStyle w:val="affffc"/>
          <w:rFonts w:hint="cs"/>
          <w:rtl/>
        </w:rPr>
        <w:t>ר''ח</w:t>
      </w:r>
      <w:r w:rsidRPr="00A63DC2">
        <w:rPr>
          <w:rStyle w:val="affffc"/>
          <w:rtl/>
        </w:rPr>
        <w:t>:</w:t>
      </w:r>
      <w:r w:rsidRPr="00F40D4B">
        <w:rPr>
          <w:rtl/>
        </w:rPr>
        <w:t xml:space="preserve"> למקניא ממש, </w:t>
      </w:r>
      <w:r w:rsidRPr="00A63DC2">
        <w:rPr>
          <w:rStyle w:val="affffc"/>
          <w:rtl/>
        </w:rPr>
        <w:t>רבנן</w:t>
      </w:r>
      <w:r>
        <w:rPr>
          <w:rStyle w:val="affffc"/>
          <w:rFonts w:hint="cs"/>
          <w:rtl/>
        </w:rPr>
        <w:t>:</w:t>
      </w:r>
      <w:r w:rsidRPr="00F40D4B">
        <w:rPr>
          <w:rtl/>
        </w:rPr>
        <w:t xml:space="preserve"> לקבלי עליה מי שפרע.</w:t>
      </w:r>
    </w:p>
    <w:p w14:paraId="5D88A840" w14:textId="77777777" w:rsidR="00FD4FFF" w:rsidRPr="00A63DC2" w:rsidRDefault="00FD4FFF" w:rsidP="00FD4FFF">
      <w:pPr>
        <w:rPr>
          <w:spacing w:val="-2"/>
          <w:rtl/>
        </w:rPr>
      </w:pPr>
      <w:r w:rsidRPr="00203BA8">
        <w:rPr>
          <w:rFonts w:cs="BA Vilna Bold"/>
          <w:rtl/>
        </w:rPr>
        <w:t>והלכתא:</w:t>
      </w:r>
      <w:r w:rsidRPr="00F40D4B">
        <w:rPr>
          <w:rtl/>
        </w:rPr>
        <w:t xml:space="preserve"> </w:t>
      </w:r>
      <w:r w:rsidRPr="00A63DC2">
        <w:rPr>
          <w:spacing w:val="-2"/>
          <w:rtl/>
        </w:rPr>
        <w:t>לקבל עליה מי שפרע.</w:t>
      </w:r>
      <w:r w:rsidRPr="00A63DC2">
        <w:rPr>
          <w:rFonts w:hint="cs"/>
          <w:spacing w:val="-2"/>
          <w:rtl/>
        </w:rPr>
        <w:t xml:space="preserve"> ובמקום שנהגו לקנות ממש קנו </w:t>
      </w:r>
    </w:p>
    <w:p w14:paraId="5EAB8AB2" w14:textId="77777777" w:rsidR="00FD4FFF" w:rsidRPr="00F40D4B" w:rsidRDefault="00FD4FFF" w:rsidP="00FD4FFF">
      <w:pPr>
        <w:pStyle w:val="afffb"/>
        <w:rPr>
          <w:rtl/>
        </w:rPr>
      </w:pPr>
      <w:ins w:id="9927" w:author="מספור קטעי משנה" w:date="2026-10-06T06:45:11Z">
        <w:r>
          <w:rPr>
            <w:rStyle w:val="MisparKeta"/>
          </w:rPr>
          <w:t xml:space="preserve">ב. </w:t>
        </w:r>
      </w:ins>
      <w:r w:rsidRPr="00F40D4B">
        <w:rPr>
          <w:rtl/>
        </w:rPr>
        <w:lastRenderedPageBreak/>
        <w:t>היה הוא תחלה לקוצרים</w:t>
      </w:r>
    </w:p>
    <w:p w14:paraId="75F4BAA2" w14:textId="77777777" w:rsidR="00FD4FFF" w:rsidRDefault="00FD4FFF" w:rsidP="00FD4FFF">
      <w:pPr>
        <w:pStyle w:val="36"/>
        <w:framePr w:wrap="notBeside"/>
        <w:rPr>
          <w:rtl/>
        </w:rPr>
      </w:pPr>
      <w:r w:rsidRPr="00F40D4B">
        <w:rPr>
          <w:rtl/>
        </w:rPr>
        <w:t>רב:</w:t>
      </w:r>
    </w:p>
    <w:p w14:paraId="48A8CF3D" w14:textId="77777777" w:rsidR="00FD4FFF" w:rsidRPr="00F40D4B" w:rsidRDefault="00FD4FFF" w:rsidP="00FD4FFF">
      <w:pPr>
        <w:rPr>
          <w:rtl/>
        </w:rPr>
      </w:pPr>
      <w:r w:rsidRPr="00F40D4B">
        <w:rPr>
          <w:rtl/>
        </w:rPr>
        <w:t>מחוסר שתי</w:t>
      </w:r>
      <w:r w:rsidRPr="00F40D4B">
        <w:rPr>
          <w:rFonts w:hint="cs"/>
          <w:rtl/>
        </w:rPr>
        <w:t xml:space="preserve"> מלאכות</w:t>
      </w:r>
      <w:r w:rsidRPr="00F40D4B">
        <w:rPr>
          <w:rtl/>
        </w:rPr>
        <w:t xml:space="preserve"> - פוסק, שלש - אינו פוסק.</w:t>
      </w:r>
    </w:p>
    <w:p w14:paraId="0F2330B4" w14:textId="77777777" w:rsidR="00FD4FFF" w:rsidRDefault="00FD4FFF" w:rsidP="00FD4FFF">
      <w:pPr>
        <w:pStyle w:val="36"/>
        <w:framePr w:wrap="notBeside"/>
        <w:rPr>
          <w:rtl/>
        </w:rPr>
      </w:pPr>
      <w:r w:rsidRPr="00F40D4B">
        <w:rPr>
          <w:rtl/>
        </w:rPr>
        <w:t>ו</w:t>
      </w:r>
      <w:r w:rsidRPr="00F40D4B">
        <w:rPr>
          <w:rFonts w:hint="cs"/>
          <w:rtl/>
        </w:rPr>
        <w:t>ל</w:t>
      </w:r>
      <w:r w:rsidRPr="00F40D4B">
        <w:rPr>
          <w:rtl/>
        </w:rPr>
        <w:t>שמואל:</w:t>
      </w:r>
    </w:p>
    <w:p w14:paraId="54101F30" w14:textId="77777777" w:rsidR="00FD4FFF" w:rsidRPr="00F40D4B" w:rsidRDefault="00FD4FFF" w:rsidP="00FD4FFF">
      <w:pPr>
        <w:rPr>
          <w:rtl/>
        </w:rPr>
      </w:pPr>
      <w:r w:rsidRPr="00203BA8">
        <w:rPr>
          <w:rFonts w:cs="BA Vilna Bold"/>
          <w:rtl/>
        </w:rPr>
        <w:t>בידי אדם</w:t>
      </w:r>
      <w:r w:rsidRPr="00F40D4B">
        <w:rPr>
          <w:rtl/>
        </w:rPr>
        <w:t xml:space="preserve"> אפילו מאה פוסק, </w:t>
      </w:r>
      <w:r w:rsidRPr="00203BA8">
        <w:rPr>
          <w:rFonts w:cs="BA Vilna Bold"/>
          <w:rtl/>
        </w:rPr>
        <w:t xml:space="preserve">בידי שמים </w:t>
      </w:r>
      <w:r w:rsidRPr="00F40D4B">
        <w:rPr>
          <w:rtl/>
        </w:rPr>
        <w:t>אפילו אחת אינו פוסק.</w:t>
      </w:r>
    </w:p>
    <w:p w14:paraId="09895E51" w14:textId="77777777" w:rsidR="00FD4FFF" w:rsidRDefault="00FD4FFF" w:rsidP="00FD4FFF">
      <w:pPr>
        <w:pStyle w:val="36"/>
        <w:framePr w:wrap="notBeside"/>
        <w:rPr>
          <w:rtl/>
        </w:rPr>
      </w:pPr>
      <w:r w:rsidRPr="00F40D4B">
        <w:rPr>
          <w:rFonts w:hint="cs"/>
          <w:rtl/>
        </w:rPr>
        <w:t>והך ד</w:t>
      </w:r>
      <w:r w:rsidRPr="00F40D4B">
        <w:rPr>
          <w:rtl/>
        </w:rPr>
        <w:t>תנן:</w:t>
      </w:r>
    </w:p>
    <w:p w14:paraId="75F3EFC9" w14:textId="77777777" w:rsidR="00FD4FFF" w:rsidRPr="00A63DC2" w:rsidRDefault="00FD4FFF" w:rsidP="00FD4FFF">
      <w:pPr>
        <w:rPr>
          <w:rStyle w:val="afffff2"/>
          <w:rtl/>
        </w:rPr>
      </w:pPr>
      <w:r w:rsidRPr="00F40D4B">
        <w:rPr>
          <w:rtl/>
        </w:rPr>
        <w:t xml:space="preserve">פוסק עמו על הגדיש, </w:t>
      </w:r>
      <w:r>
        <w:rPr>
          <w:rFonts w:hint="cs"/>
          <w:rtl/>
        </w:rPr>
        <w:t xml:space="preserve">שכבר זרק בחמה </w:t>
      </w:r>
      <w:r w:rsidRPr="00F40D4B">
        <w:rPr>
          <w:rFonts w:hint="cs"/>
          <w:rtl/>
        </w:rPr>
        <w:t xml:space="preserve">ויבש </w:t>
      </w:r>
      <w:r w:rsidRPr="00A63DC2">
        <w:rPr>
          <w:rStyle w:val="afffff2"/>
          <w:rFonts w:hint="cs"/>
          <w:rtl/>
        </w:rPr>
        <w:t>ונותר רק ל</w:t>
      </w:r>
      <w:r>
        <w:rPr>
          <w:rStyle w:val="afffff2"/>
          <w:rFonts w:hint="cs"/>
          <w:rtl/>
        </w:rPr>
        <w:t>דו</w:t>
      </w:r>
      <w:r w:rsidRPr="00A63DC2">
        <w:rPr>
          <w:rStyle w:val="afffff2"/>
          <w:rFonts w:hint="cs"/>
          <w:rtl/>
        </w:rPr>
        <w:t>ש ולזרות</w:t>
      </w:r>
    </w:p>
    <w:p w14:paraId="2A42F239" w14:textId="77777777" w:rsidR="00FD4FFF" w:rsidRDefault="00FD4FFF" w:rsidP="00FD4FFF">
      <w:pPr>
        <w:pStyle w:val="36"/>
        <w:framePr w:wrap="notBeside"/>
        <w:rPr>
          <w:rtl/>
        </w:rPr>
      </w:pPr>
      <w:r w:rsidRPr="00F40D4B">
        <w:rPr>
          <w:rtl/>
        </w:rPr>
        <w:t>ולשמואל</w:t>
      </w:r>
      <w:r>
        <w:rPr>
          <w:rFonts w:hint="cs"/>
          <w:rtl/>
        </w:rPr>
        <w:t>:</w:t>
      </w:r>
    </w:p>
    <w:p w14:paraId="65534674" w14:textId="77777777" w:rsidR="00FD4FFF" w:rsidRPr="00F40D4B" w:rsidRDefault="00FD4FFF" w:rsidP="00FD4FFF">
      <w:pPr>
        <w:rPr>
          <w:rtl/>
        </w:rPr>
      </w:pPr>
      <w:r w:rsidRPr="00F40D4B">
        <w:rPr>
          <w:rtl/>
        </w:rPr>
        <w:t xml:space="preserve">דבידי שמים אפילו אחת אינו פוסק, </w:t>
      </w:r>
      <w:r w:rsidRPr="00F40D4B">
        <w:rPr>
          <w:rFonts w:hint="cs"/>
          <w:rtl/>
        </w:rPr>
        <w:t>לא נקרא דמחוסר זרייה דאפשר בנפוותא</w:t>
      </w:r>
    </w:p>
    <w:p w14:paraId="46C2B080" w14:textId="77777777" w:rsidR="00FD4FFF" w:rsidRPr="00F40D4B" w:rsidRDefault="00FD4FFF" w:rsidP="00FD4FFF">
      <w:pPr>
        <w:pStyle w:val="afffb"/>
        <w:rPr>
          <w:rtl/>
        </w:rPr>
      </w:pPr>
      <w:ins w:id="9928" w:author="מספור קטעי משנה" w:date="2026-10-06T06:45:11Z">
        <w:r>
          <w:rPr>
            <w:rStyle w:val="MisparKeta"/>
          </w:rPr>
          <w:t xml:space="preserve">ג. </w:t>
        </w:r>
      </w:ins>
      <w:r w:rsidRPr="00F40D4B">
        <w:rPr>
          <w:rtl/>
        </w:rPr>
        <w:t>ועל העביט של ענבים.</w:t>
      </w:r>
    </w:p>
    <w:p w14:paraId="35F9E89B" w14:textId="77777777" w:rsidR="00FD4FFF" w:rsidRDefault="00FD4FFF" w:rsidP="00FD4FFF">
      <w:pPr>
        <w:pStyle w:val="36"/>
        <w:framePr w:wrap="notBeside"/>
        <w:rPr>
          <w:rtl/>
        </w:rPr>
      </w:pPr>
      <w:r w:rsidRPr="00F40D4B">
        <w:rPr>
          <w:rFonts w:hint="cs"/>
          <w:rtl/>
        </w:rPr>
        <w:t>תני</w:t>
      </w:r>
    </w:p>
    <w:p w14:paraId="4F5D4E6F" w14:textId="77777777" w:rsidR="00FD4FFF" w:rsidRDefault="00FD4FFF" w:rsidP="00FD4FFF">
      <w:pPr>
        <w:rPr>
          <w:rtl/>
        </w:rPr>
      </w:pPr>
      <w:r w:rsidRPr="00F40D4B">
        <w:rPr>
          <w:rFonts w:hint="cs"/>
          <w:rtl/>
        </w:rPr>
        <w:t xml:space="preserve">על הכומר </w:t>
      </w:r>
      <w:r w:rsidRPr="00F40D4B">
        <w:rPr>
          <w:rtl/>
        </w:rPr>
        <w:t>של ענבים</w:t>
      </w:r>
      <w:r w:rsidRPr="00F40D4B">
        <w:rPr>
          <w:rFonts w:hint="cs"/>
          <w:rtl/>
        </w:rPr>
        <w:t xml:space="preserve"> </w:t>
      </w:r>
      <w:r w:rsidRPr="00A63DC2">
        <w:rPr>
          <w:rStyle w:val="afffff2"/>
          <w:rFonts w:hint="cs"/>
          <w:rtl/>
        </w:rPr>
        <w:t>[כמו בזיתים]</w:t>
      </w:r>
      <w:r w:rsidRPr="00F40D4B">
        <w:rPr>
          <w:rFonts w:hint="cs"/>
          <w:rtl/>
        </w:rPr>
        <w:t xml:space="preserve"> ולא מחוסר תלת </w:t>
      </w:r>
    </w:p>
    <w:p w14:paraId="4996E725" w14:textId="77777777" w:rsidR="00FD4FFF" w:rsidRPr="00F40D4B" w:rsidRDefault="00FD4FFF" w:rsidP="00FD4FFF">
      <w:pPr>
        <w:rPr>
          <w:rtl/>
        </w:rPr>
      </w:pPr>
      <w:r>
        <w:rPr>
          <w:rFonts w:hint="cs"/>
          <w:rtl/>
        </w:rPr>
        <w:t xml:space="preserve">- </w:t>
      </w:r>
      <w:r w:rsidRPr="00F40D4B">
        <w:rPr>
          <w:rFonts w:hint="cs"/>
          <w:rtl/>
        </w:rPr>
        <w:t>דמיירי במקום דהקונה הוא שמושכו מהגת</w:t>
      </w:r>
      <w:r w:rsidRPr="00F40D4B">
        <w:rPr>
          <w:rtl/>
        </w:rPr>
        <w:t>.</w:t>
      </w:r>
    </w:p>
    <w:p w14:paraId="3D2E42B8" w14:textId="77777777" w:rsidR="00FD4FFF" w:rsidRPr="00F40D4B" w:rsidRDefault="00FD4FFF" w:rsidP="00FD4FFF">
      <w:pPr>
        <w:pStyle w:val="afffb"/>
        <w:rPr>
          <w:rtl/>
        </w:rPr>
      </w:pPr>
      <w:ins w:id="9929" w:author="מספור קטעי משנה" w:date="2026-10-06T06:45:11Z">
        <w:r>
          <w:rPr>
            <w:rStyle w:val="MisparKeta"/>
          </w:rPr>
          <w:t xml:space="preserve">ד. </w:t>
        </w:r>
      </w:ins>
      <w:r w:rsidRPr="00F40D4B">
        <w:rPr>
          <w:rtl/>
        </w:rPr>
        <w:t>ועל המעטן של זיתים.</w:t>
      </w:r>
    </w:p>
    <w:p w14:paraId="32C2633D" w14:textId="77777777" w:rsidR="00FD4FFF" w:rsidRDefault="00FD4FFF" w:rsidP="00FD4FFF">
      <w:pPr>
        <w:pStyle w:val="36"/>
        <w:framePr w:wrap="notBeside"/>
        <w:rPr>
          <w:rtl/>
        </w:rPr>
      </w:pPr>
      <w:r w:rsidRPr="00F40D4B">
        <w:rPr>
          <w:rFonts w:hint="cs"/>
          <w:rtl/>
        </w:rPr>
        <w:t>תני</w:t>
      </w:r>
    </w:p>
    <w:p w14:paraId="6665DF31" w14:textId="77777777" w:rsidR="00FD4FFF" w:rsidRPr="008C7E29" w:rsidRDefault="00FD4FFF" w:rsidP="00FD4FFF">
      <w:pPr>
        <w:rPr>
          <w:rtl/>
        </w:rPr>
      </w:pPr>
      <w:r w:rsidRPr="008C7E29">
        <w:rPr>
          <w:rFonts w:hint="cs"/>
          <w:rtl/>
        </w:rPr>
        <w:t xml:space="preserve">על הכומר ולא מחוסר ג' </w:t>
      </w:r>
      <w:r w:rsidRPr="008C7E29">
        <w:rPr>
          <w:rStyle w:val="affffc"/>
          <w:rFonts w:hint="cs"/>
          <w:rtl/>
        </w:rPr>
        <w:t>דמיירי במקום</w:t>
      </w:r>
      <w:r w:rsidRPr="008C7E29">
        <w:rPr>
          <w:rFonts w:hint="cs"/>
          <w:rtl/>
        </w:rPr>
        <w:t xml:space="preserve"> שהקונה הוא מושך מבית הבד</w:t>
      </w:r>
      <w:r w:rsidRPr="008C7E29">
        <w:rPr>
          <w:rtl/>
        </w:rPr>
        <w:t>.</w:t>
      </w:r>
    </w:p>
    <w:p w14:paraId="6D30584E" w14:textId="77777777" w:rsidR="00FD4FFF" w:rsidRPr="00F40D4B" w:rsidRDefault="00FD4FFF" w:rsidP="00FD4FFF">
      <w:pPr>
        <w:pStyle w:val="afffb"/>
        <w:rPr>
          <w:rtl/>
        </w:rPr>
      </w:pPr>
      <w:ins w:id="9930" w:author="מספור קטעי משנה" w:date="2026-10-06T06:45:11Z">
        <w:r>
          <w:rPr>
            <w:rStyle w:val="MisparKeta"/>
          </w:rPr>
          <w:t xml:space="preserve">ו. </w:t>
        </w:r>
      </w:ins>
      <w:r w:rsidRPr="00F40D4B">
        <w:rPr>
          <w:rtl/>
        </w:rPr>
        <w:t>ועל הביצים של יוצר.</w:t>
      </w:r>
    </w:p>
    <w:p w14:paraId="72B88BB0" w14:textId="77777777" w:rsidR="00FD4FFF" w:rsidRPr="00F40D4B" w:rsidRDefault="00FD4FFF" w:rsidP="00FD4FFF">
      <w:pPr>
        <w:rPr>
          <w:rtl/>
        </w:rPr>
      </w:pPr>
      <w:r w:rsidRPr="00F40D4B">
        <w:rPr>
          <w:rFonts w:hint="cs"/>
          <w:rtl/>
        </w:rPr>
        <w:t>כ</w:t>
      </w:r>
      <w:r w:rsidRPr="00F40D4B">
        <w:rPr>
          <w:rtl/>
        </w:rPr>
        <w:t xml:space="preserve">גון </w:t>
      </w:r>
      <w:r w:rsidRPr="00F40D4B">
        <w:rPr>
          <w:rFonts w:hint="cs"/>
          <w:rtl/>
        </w:rPr>
        <w:t>שליפפו הביצים וצרו בהם צורה ויבשו ולא מחוסר ג' דמיירי במקום שהקונה הוא מוציא</w:t>
      </w:r>
    </w:p>
    <w:p w14:paraId="2CD3D9BF" w14:textId="77777777" w:rsidR="00FD4FFF" w:rsidRPr="00F40D4B" w:rsidRDefault="00FD4FFF" w:rsidP="00FD4FFF">
      <w:pPr>
        <w:pStyle w:val="afffb"/>
        <w:rPr>
          <w:rtl/>
        </w:rPr>
      </w:pPr>
      <w:ins w:id="9931" w:author="מספור קטעי משנה" w:date="2026-10-06T06:45:11Z">
        <w:r>
          <w:rPr>
            <w:rStyle w:val="MisparKeta"/>
          </w:rPr>
          <w:t xml:space="preserve">ו. </w:t>
        </w:r>
      </w:ins>
      <w:r w:rsidRPr="00F40D4B">
        <w:rPr>
          <w:rtl/>
        </w:rPr>
        <w:t>ועל הסיד משישקענו בכבשן.</w:t>
      </w:r>
    </w:p>
    <w:p w14:paraId="56554323" w14:textId="77777777" w:rsidR="00FD4FFF" w:rsidRPr="00F40D4B" w:rsidRDefault="00FD4FFF" w:rsidP="00FD4FFF">
      <w:pPr>
        <w:rPr>
          <w:rtl/>
        </w:rPr>
      </w:pPr>
      <w:r w:rsidRPr="00F40D4B">
        <w:rPr>
          <w:rFonts w:hint="cs"/>
          <w:rtl/>
        </w:rPr>
        <w:t>ולא מחוסר תלת דמיירי במקום דהקונה הוא מוציאן מהכבשן</w:t>
      </w:r>
    </w:p>
    <w:p w14:paraId="1FFD6BE2" w14:textId="77777777" w:rsidR="00FD4FFF" w:rsidRDefault="00FD4FFF" w:rsidP="00FD4FFF">
      <w:pPr>
        <w:pStyle w:val="36"/>
        <w:framePr w:wrap="notBeside"/>
        <w:rPr>
          <w:rtl/>
        </w:rPr>
      </w:pPr>
      <w:r w:rsidRPr="00F40D4B">
        <w:rPr>
          <w:rFonts w:hint="cs"/>
          <w:rtl/>
        </w:rPr>
        <w:t xml:space="preserve">ואפי' </w:t>
      </w:r>
      <w:r w:rsidRPr="00F40D4B">
        <w:rPr>
          <w:rtl/>
        </w:rPr>
        <w:t xml:space="preserve">לשמואל, </w:t>
      </w:r>
    </w:p>
    <w:p w14:paraId="58209298" w14:textId="77777777" w:rsidR="00FD4FFF" w:rsidRPr="00F40D4B" w:rsidRDefault="00FD4FFF" w:rsidP="00FD4FFF">
      <w:pPr>
        <w:rPr>
          <w:rtl/>
        </w:rPr>
      </w:pPr>
      <w:r>
        <w:rPr>
          <w:rFonts w:hint="cs"/>
          <w:rtl/>
        </w:rPr>
        <w:t>ש</w:t>
      </w:r>
      <w:r w:rsidRPr="00F40D4B">
        <w:rPr>
          <w:rFonts w:hint="cs"/>
          <w:rtl/>
        </w:rPr>
        <w:t>ב</w:t>
      </w:r>
      <w:r w:rsidRPr="00F40D4B">
        <w:rPr>
          <w:rtl/>
        </w:rPr>
        <w:t>ידי אדם – אפי</w:t>
      </w:r>
      <w:r w:rsidRPr="00F40D4B">
        <w:rPr>
          <w:rFonts w:hint="cs"/>
          <w:rtl/>
        </w:rPr>
        <w:t>'</w:t>
      </w:r>
      <w:r w:rsidRPr="00F40D4B">
        <w:rPr>
          <w:rtl/>
        </w:rPr>
        <w:t xml:space="preserve"> מאה פוסק, </w:t>
      </w:r>
      <w:r w:rsidRPr="00F40D4B">
        <w:rPr>
          <w:rFonts w:hint="cs"/>
          <w:rtl/>
        </w:rPr>
        <w:t xml:space="preserve">היינו </w:t>
      </w:r>
      <w:r w:rsidRPr="00F40D4B">
        <w:rPr>
          <w:rtl/>
        </w:rPr>
        <w:t>משראוי לשקעו בכבשן.</w:t>
      </w:r>
    </w:p>
    <w:p w14:paraId="74A4B4B8" w14:textId="77777777" w:rsidR="00FD4FFF" w:rsidRPr="00F40D4B" w:rsidRDefault="00FD4FFF" w:rsidP="00FD4FFF">
      <w:pPr>
        <w:pStyle w:val="afffb"/>
        <w:rPr>
          <w:rtl/>
        </w:rPr>
      </w:pPr>
      <w:ins w:id="9932" w:author="מספור קטעי משנה" w:date="2026-10-06T06:45:11Z">
        <w:r>
          <w:rPr>
            <w:rStyle w:val="MisparKeta"/>
          </w:rPr>
          <w:t xml:space="preserve">ז. </w:t>
        </w:r>
      </w:ins>
      <w:r w:rsidRPr="00F40D4B">
        <w:rPr>
          <w:rtl/>
        </w:rPr>
        <w:t>ועל הביצים של יוצר.</w:t>
      </w:r>
    </w:p>
    <w:p w14:paraId="6DB5FF70" w14:textId="77777777" w:rsidR="00FD4FFF" w:rsidRDefault="00FD4FFF" w:rsidP="00FD4FFF">
      <w:pPr>
        <w:pStyle w:val="36"/>
        <w:framePr w:wrap="notBeside"/>
        <w:rPr>
          <w:rtl/>
        </w:rPr>
      </w:pPr>
      <w:r w:rsidRPr="00F40D4B">
        <w:rPr>
          <w:rtl/>
        </w:rPr>
        <w:t>ת"ר</w:t>
      </w:r>
      <w:r w:rsidRPr="00F40D4B">
        <w:rPr>
          <w:rFonts w:hint="cs"/>
          <w:rtl/>
        </w:rPr>
        <w:t>-</w:t>
      </w:r>
      <w:r w:rsidRPr="00F40D4B">
        <w:rPr>
          <w:rtl/>
        </w:rPr>
        <w:t xml:space="preserve"> </w:t>
      </w:r>
      <w:r w:rsidRPr="00F40D4B">
        <w:rPr>
          <w:rFonts w:hint="cs"/>
          <w:rtl/>
        </w:rPr>
        <w:t>ר"מ:</w:t>
      </w:r>
    </w:p>
    <w:p w14:paraId="7A154A9E" w14:textId="77777777" w:rsidR="00FD4FFF" w:rsidRPr="00F40D4B" w:rsidRDefault="00FD4FFF" w:rsidP="00FD4FFF">
      <w:pPr>
        <w:rPr>
          <w:rtl/>
        </w:rPr>
      </w:pPr>
      <w:r w:rsidRPr="00F40D4B">
        <w:rPr>
          <w:rtl/>
        </w:rPr>
        <w:t>אין פוסקים על הביצים של יוצר עד שיעשו.</w:t>
      </w:r>
    </w:p>
    <w:p w14:paraId="1DDC94FF" w14:textId="77777777" w:rsidR="00FD4FFF" w:rsidRDefault="00FD4FFF" w:rsidP="00FD4FFF">
      <w:pPr>
        <w:pStyle w:val="36"/>
        <w:framePr w:wrap="notBeside"/>
        <w:rPr>
          <w:rtl/>
        </w:rPr>
      </w:pPr>
      <w:r w:rsidRPr="00F40D4B">
        <w:rPr>
          <w:rtl/>
        </w:rPr>
        <w:t>רבי יוסי:</w:t>
      </w:r>
    </w:p>
    <w:p w14:paraId="324CCF62" w14:textId="77777777" w:rsidR="00FD4FFF" w:rsidRPr="00F40D4B" w:rsidRDefault="00FD4FFF" w:rsidP="00FD4FFF">
      <w:pPr>
        <w:rPr>
          <w:rtl/>
        </w:rPr>
      </w:pPr>
      <w:r w:rsidRPr="00F40D4B">
        <w:rPr>
          <w:rtl/>
        </w:rPr>
        <w:t xml:space="preserve"> </w:t>
      </w:r>
      <w:r w:rsidRPr="00F40D4B">
        <w:rPr>
          <w:rFonts w:hint="cs"/>
          <w:rtl/>
        </w:rPr>
        <w:t xml:space="preserve">בד"א </w:t>
      </w:r>
      <w:r w:rsidRPr="00F40D4B">
        <w:rPr>
          <w:rtl/>
        </w:rPr>
        <w:t xml:space="preserve">בעפר לבן, אבל בעפר שחור, כגון כפר חנניא וחברותיה כפר שיחין וחברותיה </w:t>
      </w:r>
      <w:r>
        <w:rPr>
          <w:rtl/>
        </w:rPr>
        <w:t>–</w:t>
      </w:r>
      <w:r w:rsidRPr="00F40D4B">
        <w:rPr>
          <w:rtl/>
        </w:rPr>
        <w:t xml:space="preserve"> פוסקין</w:t>
      </w:r>
      <w:r>
        <w:rPr>
          <w:rFonts w:hint="cs"/>
          <w:rtl/>
        </w:rPr>
        <w:t xml:space="preserve">, </w:t>
      </w:r>
      <w:r w:rsidRPr="00F40D4B">
        <w:rPr>
          <w:rtl/>
        </w:rPr>
        <w:t>אע"פ שאין לזה יש לזה.</w:t>
      </w:r>
    </w:p>
    <w:p w14:paraId="47BCA6C9" w14:textId="77777777" w:rsidR="00FD4FFF" w:rsidRDefault="00FD4FFF" w:rsidP="00FD4FFF">
      <w:pPr>
        <w:pStyle w:val="36"/>
        <w:framePr w:wrap="notBeside"/>
        <w:rPr>
          <w:rtl/>
        </w:rPr>
      </w:pPr>
      <w:r w:rsidRPr="00F40D4B">
        <w:rPr>
          <w:rtl/>
        </w:rPr>
        <w:t>אמימר</w:t>
      </w:r>
    </w:p>
    <w:p w14:paraId="2B575219" w14:textId="77777777" w:rsidR="00FD4FFF" w:rsidRDefault="00FD4FFF" w:rsidP="00FD4FFF">
      <w:pPr>
        <w:rPr>
          <w:rtl/>
        </w:rPr>
      </w:pPr>
      <w:r>
        <w:rPr>
          <w:rFonts w:hint="cs"/>
          <w:rtl/>
        </w:rPr>
        <w:lastRenderedPageBreak/>
        <w:t>נתן</w:t>
      </w:r>
      <w:r w:rsidRPr="00F40D4B">
        <w:rPr>
          <w:rtl/>
        </w:rPr>
        <w:t xml:space="preserve"> </w:t>
      </w:r>
      <w:r>
        <w:rPr>
          <w:rFonts w:hint="cs"/>
          <w:rtl/>
        </w:rPr>
        <w:t>כסף</w:t>
      </w:r>
      <w:r w:rsidRPr="00F40D4B">
        <w:rPr>
          <w:rtl/>
        </w:rPr>
        <w:t xml:space="preserve"> מ</w:t>
      </w:r>
      <w:r w:rsidRPr="00F40D4B">
        <w:rPr>
          <w:rFonts w:hint="cs"/>
          <w:rtl/>
        </w:rPr>
        <w:t xml:space="preserve">רגע שהכניסו לביתם </w:t>
      </w:r>
      <w:r w:rsidRPr="00A63DC2">
        <w:rPr>
          <w:rStyle w:val="affffc"/>
          <w:rFonts w:hint="cs"/>
          <w:rtl/>
        </w:rPr>
        <w:t>וכרבי יוסי</w:t>
      </w:r>
      <w:r>
        <w:rPr>
          <w:rFonts w:hint="cs"/>
          <w:rtl/>
        </w:rPr>
        <w:t>,</w:t>
      </w:r>
      <w:r w:rsidRPr="00F40D4B">
        <w:rPr>
          <w:rFonts w:hint="cs"/>
          <w:rtl/>
        </w:rPr>
        <w:t xml:space="preserve"> </w:t>
      </w:r>
      <w:r w:rsidRPr="00A63DC2">
        <w:rPr>
          <w:rStyle w:val="affffc"/>
          <w:rFonts w:hint="cs"/>
          <w:rtl/>
        </w:rPr>
        <w:t>ובמקומו של אמימר</w:t>
      </w:r>
      <w:r>
        <w:rPr>
          <w:rStyle w:val="affffc"/>
          <w:rFonts w:hint="cs"/>
          <w:rtl/>
        </w:rPr>
        <w:t xml:space="preserve"> </w:t>
      </w:r>
      <w:r>
        <w:rPr>
          <w:rFonts w:hint="cs"/>
          <w:rtl/>
        </w:rPr>
        <w:t xml:space="preserve"> </w:t>
      </w:r>
      <w:r w:rsidRPr="00F40D4B">
        <w:rPr>
          <w:rFonts w:hint="cs"/>
          <w:rtl/>
        </w:rPr>
        <w:t>עפר שחור היה ואינו מצוי</w:t>
      </w:r>
      <w:r>
        <w:rPr>
          <w:rFonts w:hint="cs"/>
          <w:rtl/>
        </w:rPr>
        <w:t xml:space="preserve">, </w:t>
      </w:r>
      <w:r w:rsidRPr="00A63DC2">
        <w:rPr>
          <w:rStyle w:val="affffc"/>
          <w:rFonts w:hint="cs"/>
          <w:rtl/>
        </w:rPr>
        <w:t xml:space="preserve">לפיכך </w:t>
      </w:r>
      <w:r w:rsidRPr="00F40D4B">
        <w:rPr>
          <w:rFonts w:hint="cs"/>
          <w:rtl/>
        </w:rPr>
        <w:t>אי מכניס העפר סמ'ד ונותן לו מעותיו ואי לא לא</w:t>
      </w:r>
      <w:r w:rsidRPr="00F40D4B">
        <w:rPr>
          <w:rtl/>
        </w:rPr>
        <w:t>.</w:t>
      </w:r>
      <w:r>
        <w:rPr>
          <w:rFonts w:hint="cs"/>
          <w:rtl/>
        </w:rPr>
        <w:t xml:space="preserve"> </w:t>
      </w:r>
    </w:p>
    <w:p w14:paraId="4FF56432" w14:textId="77777777" w:rsidR="00FD4FFF" w:rsidRPr="00F40D4B" w:rsidRDefault="00FD4FFF" w:rsidP="00FD4FFF">
      <w:pPr>
        <w:pStyle w:val="afffb"/>
        <w:rPr>
          <w:rtl/>
        </w:rPr>
      </w:pPr>
      <w:ins w:id="9933" w:author="מספור קטעי משנה" w:date="2026-10-06T06:45:11Z">
        <w:r>
          <w:rPr>
            <w:rStyle w:val="MisparKeta"/>
          </w:rPr>
          <w:t xml:space="preserve">ח. </w:t>
        </w:r>
      </w:ins>
      <w:r w:rsidRPr="00F40D4B">
        <w:rPr>
          <w:rtl/>
        </w:rPr>
        <w:t>ופוסק עמו על הזבל כל ימות השנה</w:t>
      </w:r>
    </w:p>
    <w:p w14:paraId="1411A736" w14:textId="77777777" w:rsidR="00FD4FFF" w:rsidRDefault="00FD4FFF" w:rsidP="00FD4FFF">
      <w:pPr>
        <w:pStyle w:val="36"/>
        <w:framePr w:wrap="notBeside"/>
        <w:rPr>
          <w:rtl/>
        </w:rPr>
      </w:pPr>
      <w:r>
        <w:rPr>
          <w:rFonts w:hint="cs"/>
          <w:rtl/>
        </w:rPr>
        <w:t>נפק''מ</w:t>
      </w:r>
    </w:p>
    <w:p w14:paraId="04487C51" w14:textId="77777777" w:rsidR="00FD4FFF" w:rsidRPr="00F40D4B" w:rsidRDefault="00FD4FFF" w:rsidP="00FD4FFF">
      <w:pPr>
        <w:rPr>
          <w:rtl/>
        </w:rPr>
      </w:pPr>
      <w:r w:rsidRPr="00A63DC2">
        <w:rPr>
          <w:rStyle w:val="affffc"/>
          <w:rFonts w:hint="cs"/>
          <w:rtl/>
        </w:rPr>
        <w:t xml:space="preserve">דלת''ק </w:t>
      </w:r>
      <w:r w:rsidRPr="00F40D4B">
        <w:rPr>
          <w:rFonts w:hint="cs"/>
          <w:rtl/>
        </w:rPr>
        <w:t xml:space="preserve">אף בימות הגשמים </w:t>
      </w:r>
      <w:r w:rsidRPr="00A63DC2">
        <w:rPr>
          <w:rStyle w:val="affffc"/>
          <w:rFonts w:hint="cs"/>
          <w:rtl/>
        </w:rPr>
        <w:t>ולחכמים</w:t>
      </w:r>
      <w:r w:rsidRPr="00F40D4B">
        <w:rPr>
          <w:rFonts w:hint="cs"/>
          <w:rtl/>
        </w:rPr>
        <w:t xml:space="preserve"> לא</w:t>
      </w:r>
    </w:p>
    <w:p w14:paraId="6BD5DDA7" w14:textId="77777777" w:rsidR="00FD4FFF" w:rsidRDefault="00FD4FFF" w:rsidP="00FD4FFF">
      <w:pPr>
        <w:pStyle w:val="affe"/>
        <w:framePr w:wrap="around"/>
        <w:rPr>
          <w:rtl/>
        </w:rPr>
      </w:pPr>
      <w:r w:rsidRPr="00F40D4B">
        <w:rPr>
          <w:rtl/>
        </w:rPr>
        <w:t>עד:</w:t>
      </w:r>
      <w:r w:rsidRPr="00F40D4B">
        <w:rPr>
          <w:rFonts w:hint="cs"/>
          <w:rtl/>
        </w:rPr>
        <w:t xml:space="preserve"> </w:t>
      </w:r>
    </w:p>
    <w:p w14:paraId="06A552A5" w14:textId="77777777" w:rsidR="00FD4FFF" w:rsidRPr="00F40D4B" w:rsidRDefault="00FD4FFF" w:rsidP="00FD4FFF">
      <w:pPr>
        <w:pStyle w:val="afffb"/>
        <w:rPr>
          <w:rtl/>
        </w:rPr>
      </w:pPr>
      <w:ins w:id="9934" w:author="מספור קטעי משנה" w:date="2026-10-06T06:45:11Z">
        <w:r>
          <w:rPr>
            <w:rStyle w:val="MisparKeta"/>
          </w:rPr>
          <w:t xml:space="preserve">א. </w:t>
        </w:r>
      </w:ins>
      <w:r w:rsidRPr="00F40D4B">
        <w:rPr>
          <w:rtl/>
        </w:rPr>
        <w:t>ופוסק עמו כשער הגבוה.</w:t>
      </w:r>
    </w:p>
    <w:p w14:paraId="0F604AE7" w14:textId="77777777" w:rsidR="00FD4FFF" w:rsidRDefault="00FD4FFF" w:rsidP="00FD4FFF">
      <w:pPr>
        <w:pStyle w:val="36"/>
        <w:framePr w:wrap="notBeside"/>
        <w:rPr>
          <w:rtl/>
        </w:rPr>
      </w:pPr>
      <w:r>
        <w:rPr>
          <w:rFonts w:hint="cs"/>
          <w:rtl/>
        </w:rPr>
        <w:t>מעשה</w:t>
      </w:r>
    </w:p>
    <w:p w14:paraId="7C2633EA" w14:textId="77777777" w:rsidR="00FD4FFF" w:rsidRPr="00BD2CA8" w:rsidRDefault="00FD4FFF" w:rsidP="00FD4FFF">
      <w:pPr>
        <w:rPr>
          <w:spacing w:val="2"/>
          <w:rtl/>
        </w:rPr>
      </w:pPr>
      <w:r w:rsidRPr="00BD2CA8">
        <w:rPr>
          <w:rFonts w:hint="cs"/>
          <w:spacing w:val="2"/>
          <w:rtl/>
        </w:rPr>
        <w:t>שהביא כסף עבור נדונדיה לזמן מסויים ולבסוף הוזל הנדוניא</w:t>
      </w:r>
    </w:p>
    <w:p w14:paraId="60A29A75" w14:textId="77777777" w:rsidR="00FD4FFF" w:rsidRDefault="00FD4FFF" w:rsidP="00FD4FFF">
      <w:pPr>
        <w:pStyle w:val="36"/>
        <w:framePr w:wrap="notBeside"/>
        <w:rPr>
          <w:rtl/>
        </w:rPr>
      </w:pPr>
      <w:r w:rsidRPr="00F40D4B">
        <w:rPr>
          <w:rFonts w:hint="cs"/>
          <w:rtl/>
        </w:rPr>
        <w:t>ואר''פ</w:t>
      </w:r>
      <w:r>
        <w:rPr>
          <w:rFonts w:hint="cs"/>
          <w:rtl/>
        </w:rPr>
        <w:t>:</w:t>
      </w:r>
    </w:p>
    <w:p w14:paraId="590C5D7C" w14:textId="77777777" w:rsidR="00FD4FFF" w:rsidRDefault="00FD4FFF" w:rsidP="00FD4FFF">
      <w:pPr>
        <w:rPr>
          <w:rtl/>
        </w:rPr>
      </w:pPr>
      <w:r w:rsidRPr="00F40D4B">
        <w:rPr>
          <w:rFonts w:hint="cs"/>
          <w:rtl/>
        </w:rPr>
        <w:t>דאם פסק עמו ולוקח רוצה לחזור הרי הוא במי שפרע</w:t>
      </w:r>
      <w:r>
        <w:rPr>
          <w:rFonts w:hint="cs"/>
          <w:rtl/>
        </w:rPr>
        <w:t>,</w:t>
      </w:r>
      <w:r w:rsidRPr="00F40D4B">
        <w:rPr>
          <w:rFonts w:hint="cs"/>
          <w:rtl/>
        </w:rPr>
        <w:t xml:space="preserve"> </w:t>
      </w:r>
    </w:p>
    <w:p w14:paraId="4A6B35DD" w14:textId="77777777" w:rsidR="00FD4FFF" w:rsidRDefault="00FD4FFF" w:rsidP="00FD4FFF">
      <w:pPr>
        <w:rPr>
          <w:rtl/>
        </w:rPr>
      </w:pPr>
      <w:r w:rsidRPr="00F40D4B">
        <w:rPr>
          <w:rFonts w:hint="cs"/>
          <w:rtl/>
        </w:rPr>
        <w:t xml:space="preserve">ואי להיפך </w:t>
      </w:r>
      <w:r>
        <w:rPr>
          <w:rFonts w:hint="cs"/>
          <w:rtl/>
        </w:rPr>
        <w:t xml:space="preserve">- </w:t>
      </w:r>
      <w:r w:rsidRPr="00F40D4B">
        <w:rPr>
          <w:rFonts w:hint="cs"/>
          <w:rtl/>
        </w:rPr>
        <w:t>מוכר במי שפרע [דמעות לא קונות</w:t>
      </w:r>
      <w:r>
        <w:rPr>
          <w:rFonts w:hint="cs"/>
          <w:rtl/>
        </w:rPr>
        <w:t>]</w:t>
      </w:r>
    </w:p>
    <w:p w14:paraId="0DFE34A2" w14:textId="77777777" w:rsidR="00FD4FFF" w:rsidRDefault="00FD4FFF" w:rsidP="00FD4FFF">
      <w:pPr>
        <w:pStyle w:val="36"/>
        <w:framePr w:wrap="notBeside"/>
        <w:rPr>
          <w:rtl/>
        </w:rPr>
      </w:pPr>
      <w:r w:rsidRPr="00F40D4B">
        <w:rPr>
          <w:rtl/>
        </w:rPr>
        <w:t>רבינא ל</w:t>
      </w:r>
      <w:r w:rsidRPr="00F40D4B">
        <w:rPr>
          <w:rFonts w:hint="cs"/>
          <w:rtl/>
        </w:rPr>
        <w:t>ר"פ</w:t>
      </w:r>
      <w:r w:rsidRPr="00F40D4B">
        <w:rPr>
          <w:rtl/>
        </w:rPr>
        <w:t>:</w:t>
      </w:r>
    </w:p>
    <w:p w14:paraId="6C35DA0E" w14:textId="77777777" w:rsidR="00FD4FFF" w:rsidRPr="00F40D4B" w:rsidRDefault="00FD4FFF" w:rsidP="00FD4FFF">
      <w:pPr>
        <w:rPr>
          <w:rtl/>
        </w:rPr>
      </w:pPr>
      <w:r w:rsidRPr="00F40D4B">
        <w:rPr>
          <w:rtl/>
        </w:rPr>
        <w:t xml:space="preserve">וממאי דרבנן היא דחלקו </w:t>
      </w:r>
      <w:r w:rsidRPr="00F40D4B">
        <w:rPr>
          <w:rFonts w:hint="cs"/>
          <w:rtl/>
        </w:rPr>
        <w:t>אדר''ש ד</w:t>
      </w:r>
      <w:r w:rsidRPr="00F40D4B">
        <w:rPr>
          <w:rtl/>
        </w:rPr>
        <w:t>מעות לא קנו</w:t>
      </w:r>
      <w:r w:rsidRPr="00F40D4B">
        <w:rPr>
          <w:rFonts w:hint="cs"/>
          <w:rtl/>
        </w:rPr>
        <w:t xml:space="preserve"> ואפ''ה אי לא פסק שקיל כבתחילה</w:t>
      </w:r>
      <w:r>
        <w:rPr>
          <w:rFonts w:hint="cs"/>
          <w:rtl/>
        </w:rPr>
        <w:t>, ש</w:t>
      </w:r>
      <w:r w:rsidRPr="00F40D4B">
        <w:rPr>
          <w:rFonts w:hint="cs"/>
          <w:rtl/>
        </w:rPr>
        <w:t xml:space="preserve">מא ר''ש היא דמעות קונות ואי לא פסק </w:t>
      </w:r>
      <w:r>
        <w:rPr>
          <w:rFonts w:hint="cs"/>
          <w:rtl/>
        </w:rPr>
        <w:t xml:space="preserve">לוקח </w:t>
      </w:r>
      <w:r w:rsidRPr="00F40D4B">
        <w:rPr>
          <w:rFonts w:hint="cs"/>
          <w:rtl/>
        </w:rPr>
        <w:t>כדמעיקרא משום דמעות קונות</w:t>
      </w:r>
      <w:r>
        <w:rPr>
          <w:rFonts w:hint="cs"/>
          <w:rtl/>
        </w:rPr>
        <w:t>.</w:t>
      </w:r>
    </w:p>
    <w:p w14:paraId="68FB358F" w14:textId="77777777" w:rsidR="00FD4FFF" w:rsidRDefault="00FD4FFF" w:rsidP="00FD4FFF">
      <w:pPr>
        <w:pStyle w:val="36"/>
        <w:framePr w:wrap="notBeside"/>
        <w:rPr>
          <w:rStyle w:val="affffc"/>
          <w:rtl/>
        </w:rPr>
      </w:pPr>
      <w:r w:rsidRPr="00674CB6">
        <w:rPr>
          <w:rStyle w:val="affffc"/>
          <w:rtl/>
        </w:rPr>
        <w:t>אבל לרבנן,</w:t>
      </w:r>
    </w:p>
    <w:p w14:paraId="08428D23" w14:textId="77777777" w:rsidR="00FD4FFF" w:rsidRPr="00F40D4B" w:rsidRDefault="00FD4FFF" w:rsidP="00FD4FFF">
      <w:pPr>
        <w:rPr>
          <w:rtl/>
        </w:rPr>
      </w:pPr>
      <w:r w:rsidRPr="00F40D4B">
        <w:rPr>
          <w:rtl/>
        </w:rPr>
        <w:t xml:space="preserve">בין פסק בין לא פסק </w:t>
      </w:r>
      <w:r>
        <w:rPr>
          <w:rFonts w:hint="cs"/>
          <w:rtl/>
        </w:rPr>
        <w:t>ל</w:t>
      </w:r>
      <w:r w:rsidRPr="00F40D4B">
        <w:rPr>
          <w:rFonts w:hint="cs"/>
          <w:rtl/>
        </w:rPr>
        <w:t>וקח כדעכשיו דדעת אדם על השער הזול</w:t>
      </w:r>
    </w:p>
    <w:p w14:paraId="7C2D378D" w14:textId="77777777" w:rsidR="00FD4FFF" w:rsidRDefault="00FD4FFF" w:rsidP="00FD4FFF">
      <w:pPr>
        <w:pStyle w:val="36"/>
        <w:framePr w:wrap="notBeside"/>
        <w:rPr>
          <w:rtl/>
        </w:rPr>
      </w:pPr>
      <w:r w:rsidRPr="00F40D4B">
        <w:rPr>
          <w:rtl/>
        </w:rPr>
        <w:t>- א"ל:</w:t>
      </w:r>
    </w:p>
    <w:p w14:paraId="6DB91322" w14:textId="77777777" w:rsidR="00FD4FFF" w:rsidRPr="00F40D4B" w:rsidRDefault="00FD4FFF" w:rsidP="00FD4FFF">
      <w:pPr>
        <w:rPr>
          <w:rtl/>
        </w:rPr>
      </w:pPr>
      <w:r w:rsidRPr="00F40D4B">
        <w:rPr>
          <w:rtl/>
        </w:rPr>
        <w:t>אימור דא</w:t>
      </w:r>
      <w:r w:rsidRPr="00F40D4B">
        <w:rPr>
          <w:rFonts w:hint="cs"/>
          <w:rtl/>
        </w:rPr>
        <w:t xml:space="preserve">ר''ש בשער אחד ולא בשני שערים </w:t>
      </w:r>
      <w:r>
        <w:rPr>
          <w:rFonts w:hint="cs"/>
          <w:rtl/>
        </w:rPr>
        <w:t xml:space="preserve">שאל''כ </w:t>
      </w:r>
      <w:r w:rsidRPr="00F40D4B">
        <w:rPr>
          <w:rFonts w:hint="cs"/>
          <w:rtl/>
        </w:rPr>
        <w:t>מי שפרע בלוקח ליתא לר''ש</w:t>
      </w:r>
      <w:r>
        <w:rPr>
          <w:rFonts w:hint="cs"/>
          <w:rtl/>
        </w:rPr>
        <w:t xml:space="preserve">, </w:t>
      </w:r>
      <w:r w:rsidRPr="00F40D4B">
        <w:rPr>
          <w:rFonts w:hint="cs"/>
          <w:rtl/>
        </w:rPr>
        <w:t>והרי תניא ד</w:t>
      </w:r>
      <w:r w:rsidRPr="00F40D4B">
        <w:rPr>
          <w:rtl/>
        </w:rPr>
        <w:t>מכל מקום כך הלכה, אבל אמרו חכמים מי שפרע כו'.</w:t>
      </w:r>
      <w:r w:rsidRPr="00F40D4B">
        <w:rPr>
          <w:rFonts w:hint="cs"/>
          <w:rtl/>
        </w:rPr>
        <w:t xml:space="preserve"> והיינו דל''ש מוכר או לוקח</w:t>
      </w:r>
    </w:p>
    <w:p w14:paraId="701FE361" w14:textId="77777777" w:rsidR="00FD4FFF" w:rsidRDefault="00FD4FFF" w:rsidP="00FD4FFF">
      <w:pPr>
        <w:pStyle w:val="36"/>
        <w:framePr w:wrap="notBeside"/>
        <w:rPr>
          <w:rtl/>
        </w:rPr>
      </w:pPr>
      <w:r w:rsidRPr="00F40D4B">
        <w:rPr>
          <w:rtl/>
        </w:rPr>
        <w:t>•</w:t>
      </w:r>
    </w:p>
    <w:p w14:paraId="1262ECF6" w14:textId="77777777" w:rsidR="00FD4FFF" w:rsidRDefault="00FD4FFF" w:rsidP="00FD4FFF">
      <w:pPr>
        <w:rPr>
          <w:rtl/>
        </w:rPr>
      </w:pPr>
      <w:r w:rsidRPr="00F40D4B">
        <w:rPr>
          <w:rFonts w:hint="cs"/>
          <w:rtl/>
        </w:rPr>
        <w:t xml:space="preserve">וזה שהחתן עצמו עובר במי שפרע </w:t>
      </w:r>
    </w:p>
    <w:p w14:paraId="7829626B" w14:textId="77777777" w:rsidR="00FD4FFF" w:rsidRDefault="00FD4FFF" w:rsidP="00FD4FFF">
      <w:pPr>
        <w:pStyle w:val="36"/>
        <w:framePr w:wrap="notBeside"/>
        <w:rPr>
          <w:rtl/>
        </w:rPr>
      </w:pPr>
      <w:r w:rsidRPr="00F40D4B">
        <w:rPr>
          <w:rtl/>
        </w:rPr>
        <w:t>–</w:t>
      </w:r>
    </w:p>
    <w:p w14:paraId="66B1A6E5" w14:textId="77777777" w:rsidR="00FD4FFF" w:rsidRPr="00F40D4B" w:rsidRDefault="00FD4FFF" w:rsidP="00FD4FFF">
      <w:pPr>
        <w:rPr>
          <w:rtl/>
        </w:rPr>
      </w:pPr>
      <w:r w:rsidRPr="00F40D4B">
        <w:rPr>
          <w:rFonts w:hint="cs"/>
          <w:rtl/>
        </w:rPr>
        <w:t>דמיירי שהוא עצמו היה סוחר שקנה ומכר [ולא רק שליח]</w:t>
      </w:r>
    </w:p>
    <w:p w14:paraId="485C7B21" w14:textId="77777777" w:rsidR="00FD4FFF" w:rsidRPr="00F40D4B" w:rsidRDefault="00FD4FFF" w:rsidP="00FD4FFF">
      <w:pPr>
        <w:pStyle w:val="aff9"/>
        <w:rPr>
          <w:rtl/>
        </w:rPr>
      </w:pPr>
      <w:r w:rsidRPr="00F40D4B">
        <w:rPr>
          <w:rtl/>
        </w:rPr>
        <w:t>***</w:t>
      </w:r>
    </w:p>
    <w:p w14:paraId="1EEC75F6" w14:textId="77777777" w:rsidR="00FD4FFF" w:rsidRPr="00F40D4B" w:rsidRDefault="00FD4FFF" w:rsidP="00FD4FFF">
      <w:pPr>
        <w:pStyle w:val="afffff"/>
        <w:framePr w:wrap="around"/>
        <w:rPr>
          <w:rtl/>
        </w:rPr>
      </w:pPr>
      <w:del w:id="20256" w:author="קלוד" w:date="2026-10-06T10:08:05Z">
        <w:r>
          <w:rPr>
            <w:rtl/>
          </w:rPr>
          <w:delText xml:space="preserve">משנה.</w:delText>
        </w:r>
      </w:del>
      <w:ins w:id="20257" w:author="קלוד" w:date="2026-10-06T10:08:05Z">
        <w:r>
          <w:rPr>
            <w:rtl/>
          </w:rPr>
          <w:t xml:space="preserve">משנה ח</w:t>
        </w:r>
      </w:ins>
    </w:p>
    <w:p w14:paraId="70761117" w14:textId="77777777" w:rsidR="00FD4FFF" w:rsidRPr="00F40D4B" w:rsidRDefault="00FD4FFF" w:rsidP="00FD4FFF">
      <w:pPr>
        <w:pStyle w:val="afff3"/>
        <w:rPr>
          <w:rtl/>
        </w:rPr>
      </w:pPr>
      <w:ins w:id="9935" w:author="מספור קטעי משנה" w:date="2026-10-06T06:45:11Z">
        <w:r>
          <w:rPr>
            <w:rStyle w:val="MisparKeta"/>
          </w:rPr>
          <w:t xml:space="preserve">ב. </w:t>
        </w:r>
      </w:ins>
      <w:r w:rsidRPr="00F40D4B">
        <w:rPr>
          <w:rtl/>
        </w:rPr>
        <w:t>מלוה אדם את אריסיו חטין בחטין לזרע, אבל לא לאכול.</w:t>
      </w:r>
    </w:p>
    <w:p w14:paraId="7C7A9E6E" w14:textId="77777777" w:rsidR="00FD4FFF" w:rsidRPr="00F40D4B" w:rsidRDefault="00FD4FFF" w:rsidP="00FD4FFF">
      <w:pPr>
        <w:pStyle w:val="afff3"/>
        <w:rPr>
          <w:rtl/>
        </w:rPr>
      </w:pPr>
      <w:r w:rsidRPr="00BD2CA8">
        <w:rPr>
          <w:rStyle w:val="TanaimMishna"/>
          <w:rtl/>
          <w:rPrChange w:id="20096" w:author="קלוד" w:date="2026-10-06T10:08:05Z">
            <w:rPr>
              <w:rStyle w:val="affffc"/>
              <w:rtl/>
            </w:rPr>
          </w:rPrChange>
        </w:rPr>
        <w:t>שהיה רבן גמליאל</w:t>
      </w:r>
      <w:r w:rsidRPr="00F40D4B">
        <w:rPr>
          <w:rtl/>
        </w:rPr>
        <w:t xml:space="preserve"> מלוה את אריסיו חטין בחטין לזרע, ביוקר והוזלו,</w:t>
      </w:r>
    </w:p>
    <w:p w14:paraId="071CE491" w14:textId="77777777" w:rsidR="00FD4FFF" w:rsidRPr="00F40D4B" w:rsidRDefault="00FD4FFF" w:rsidP="00FD4FFF">
      <w:pPr>
        <w:pStyle w:val="afff3"/>
        <w:rPr>
          <w:rtl/>
        </w:rPr>
      </w:pPr>
      <w:r>
        <w:rPr>
          <w:rFonts w:hint="cs"/>
          <w:rtl/>
        </w:rPr>
        <w:t xml:space="preserve"> </w:t>
      </w:r>
      <w:r>
        <w:rPr>
          <w:rtl/>
        </w:rPr>
        <w:tab/>
      </w:r>
      <w:r>
        <w:rPr>
          <w:rtl/>
        </w:rPr>
        <w:tab/>
      </w:r>
      <w:r>
        <w:rPr>
          <w:rtl/>
        </w:rPr>
        <w:tab/>
      </w:r>
      <w:r>
        <w:rPr>
          <w:rtl/>
        </w:rPr>
        <w:tab/>
      </w:r>
      <w:r>
        <w:rPr>
          <w:rtl/>
        </w:rPr>
        <w:tab/>
      </w:r>
      <w:r>
        <w:rPr>
          <w:rtl/>
        </w:rPr>
        <w:tab/>
      </w:r>
      <w:r>
        <w:rPr>
          <w:rtl/>
        </w:rPr>
        <w:tab/>
      </w:r>
      <w:r w:rsidRPr="00F40D4B">
        <w:rPr>
          <w:rtl/>
        </w:rPr>
        <w:t>או בזול והוקרו - נוטל מהן כשער הזול.</w:t>
      </w:r>
    </w:p>
    <w:p w14:paraId="7A7932DD" w14:textId="77777777" w:rsidR="00FD4FFF" w:rsidRPr="00F40D4B" w:rsidRDefault="00FD4FFF" w:rsidP="00FD4FFF">
      <w:pPr>
        <w:pStyle w:val="afff3"/>
        <w:spacing w:after="60"/>
        <w:rPr>
          <w:rtl/>
        </w:rPr>
      </w:pPr>
      <w:r w:rsidRPr="00F40D4B">
        <w:rPr>
          <w:rtl/>
        </w:rPr>
        <w:t>ולא מפני שהלכה כן, אלא שרצה להחמיר על עצמו.</w:t>
      </w:r>
    </w:p>
    <w:p w14:paraId="16A13E3A" w14:textId="77777777" w:rsidR="00FD4FFF" w:rsidRDefault="00FD4FFF" w:rsidP="00FD4FFF">
      <w:pPr>
        <w:pStyle w:val="36"/>
        <w:framePr w:wrap="notBeside"/>
        <w:rPr>
          <w:rtl/>
        </w:rPr>
      </w:pPr>
      <w:r w:rsidRPr="00F40D4B">
        <w:rPr>
          <w:rtl/>
        </w:rPr>
        <w:lastRenderedPageBreak/>
        <w:t>ת"ר:</w:t>
      </w:r>
    </w:p>
    <w:p w14:paraId="42DCE6F3" w14:textId="77777777" w:rsidR="00FD4FFF" w:rsidRPr="008C7E29" w:rsidRDefault="00FD4FFF" w:rsidP="00FD4FFF">
      <w:pPr>
        <w:rPr>
          <w:rStyle w:val="afffff2"/>
          <w:spacing w:val="2"/>
          <w:rtl/>
        </w:rPr>
      </w:pPr>
      <w:r w:rsidRPr="008C7E29">
        <w:rPr>
          <w:spacing w:val="2"/>
          <w:rtl/>
        </w:rPr>
        <w:t>מלוה אדם את אריסיו חטים בחטים לזרע</w:t>
      </w:r>
      <w:r w:rsidRPr="008C7E29">
        <w:rPr>
          <w:rFonts w:hint="cs"/>
          <w:spacing w:val="2"/>
          <w:rtl/>
        </w:rPr>
        <w:t xml:space="preserve"> כ</w:t>
      </w:r>
      <w:r w:rsidRPr="008C7E29">
        <w:rPr>
          <w:spacing w:val="2"/>
          <w:rtl/>
        </w:rPr>
        <w:t xml:space="preserve">שלא ירד </w:t>
      </w:r>
      <w:r w:rsidRPr="008C7E29">
        <w:rPr>
          <w:rStyle w:val="afffff2"/>
          <w:spacing w:val="2"/>
          <w:rtl/>
        </w:rPr>
        <w:t>אבל ירד - אסור.</w:t>
      </w:r>
    </w:p>
    <w:p w14:paraId="2F94D4BD" w14:textId="77777777" w:rsidR="00FD4FFF" w:rsidRDefault="00FD4FFF" w:rsidP="00FD4FFF">
      <w:pPr>
        <w:pStyle w:val="36"/>
        <w:framePr w:wrap="notBeside"/>
        <w:rPr>
          <w:rtl/>
        </w:rPr>
      </w:pPr>
      <w:r>
        <w:rPr>
          <w:rFonts w:hint="cs"/>
          <w:rtl/>
        </w:rPr>
        <w:t>ר</w:t>
      </w:r>
      <w:r w:rsidRPr="00F40D4B">
        <w:rPr>
          <w:rtl/>
        </w:rPr>
        <w:t>בא:</w:t>
      </w:r>
    </w:p>
    <w:p w14:paraId="7BB2360A" w14:textId="77777777" w:rsidR="00FD4FFF" w:rsidRDefault="00FD4FFF" w:rsidP="00FD4FFF">
      <w:pPr>
        <w:rPr>
          <w:rtl/>
        </w:rPr>
      </w:pPr>
      <w:r w:rsidRPr="00BD2CA8">
        <w:rPr>
          <w:rStyle w:val="affffc"/>
          <w:rtl/>
        </w:rPr>
        <w:t>רבי אידי אסברה ניהלי,</w:t>
      </w:r>
      <w:r w:rsidRPr="00F40D4B">
        <w:rPr>
          <w:rtl/>
        </w:rPr>
        <w:t xml:space="preserve"> </w:t>
      </w:r>
      <w:r w:rsidRPr="00674CB6">
        <w:rPr>
          <w:rStyle w:val="affffc"/>
          <w:rtl/>
        </w:rPr>
        <w:t>באתרא דתנא דידן</w:t>
      </w:r>
      <w:r w:rsidRPr="00F40D4B">
        <w:rPr>
          <w:rtl/>
        </w:rPr>
        <w:t xml:space="preserve"> אריס </w:t>
      </w:r>
      <w:r w:rsidRPr="00F40D4B">
        <w:rPr>
          <w:rFonts w:hint="cs"/>
          <w:rtl/>
        </w:rPr>
        <w:t>נתן הזרע לכן בין ירד ובין לא כל שלא הביא הזרעים יכול לסלקו ולכך כשיורד עכשיו אחרי שלווה מבעה''ב על דעת ליטול פחות מכל אריס</w:t>
      </w:r>
      <w:r>
        <w:rPr>
          <w:rFonts w:hint="cs"/>
          <w:rtl/>
        </w:rPr>
        <w:t>,</w:t>
      </w:r>
    </w:p>
    <w:p w14:paraId="7ED02699" w14:textId="77777777" w:rsidR="00FD4FFF" w:rsidRDefault="00FD4FFF" w:rsidP="00FD4FFF">
      <w:pPr>
        <w:rPr>
          <w:rtl/>
        </w:rPr>
      </w:pPr>
      <w:r w:rsidRPr="00674CB6">
        <w:rPr>
          <w:rStyle w:val="affffc"/>
          <w:rtl/>
        </w:rPr>
        <w:t>באתרא דתנא ברא</w:t>
      </w:r>
      <w:r w:rsidRPr="00F40D4B">
        <w:rPr>
          <w:rtl/>
        </w:rPr>
        <w:t xml:space="preserve"> </w:t>
      </w:r>
      <w:r w:rsidRPr="00F40D4B">
        <w:rPr>
          <w:rFonts w:hint="cs"/>
          <w:rtl/>
        </w:rPr>
        <w:t xml:space="preserve">בעל הקרקע נותן הזרעים ורק אי לא ירד </w:t>
      </w:r>
      <w:r w:rsidRPr="00F40D4B">
        <w:rPr>
          <w:rtl/>
        </w:rPr>
        <w:t>מצי מסליק ליה,</w:t>
      </w:r>
      <w:r w:rsidRPr="00F40D4B">
        <w:rPr>
          <w:rFonts w:hint="cs"/>
          <w:rtl/>
        </w:rPr>
        <w:t xml:space="preserve"> וע''ד ליטול פחות</w:t>
      </w:r>
      <w:r>
        <w:rPr>
          <w:rFonts w:hint="cs"/>
          <w:rtl/>
        </w:rPr>
        <w:t xml:space="preserve"> </w:t>
      </w:r>
      <w:r w:rsidRPr="00F40D4B">
        <w:rPr>
          <w:rFonts w:hint="cs"/>
          <w:rtl/>
        </w:rPr>
        <w:t>ו</w:t>
      </w:r>
      <w:r w:rsidRPr="00F40D4B">
        <w:rPr>
          <w:rtl/>
        </w:rPr>
        <w:t xml:space="preserve">אי ירד, </w:t>
      </w:r>
      <w:r>
        <w:rPr>
          <w:rFonts w:hint="cs"/>
          <w:rtl/>
        </w:rPr>
        <w:t>אין יכול לסלקו</w:t>
      </w:r>
      <w:r w:rsidRPr="00F40D4B">
        <w:rPr>
          <w:rtl/>
        </w:rPr>
        <w:t>- אסור.</w:t>
      </w:r>
    </w:p>
    <w:p w14:paraId="23FF37FE" w14:textId="77777777" w:rsidR="00FD4FFF" w:rsidRPr="00F40D4B" w:rsidRDefault="00FD4FFF" w:rsidP="00FD4FFF">
      <w:pPr>
        <w:rPr>
          <w:rtl/>
        </w:rPr>
      </w:pPr>
    </w:p>
    <w:p w14:paraId="154BB776" w14:textId="7701678D" w:rsidR="006F071F" w:rsidRPr="00F40D4B" w:rsidRDefault="006F071F" w:rsidP="00A6533C">
      <w:pPr>
        <w:pStyle w:val="affe"/>
        <w:framePr w:wrap="around"/>
        <w:rPr>
          <w:rtl/>
        </w:rPr>
      </w:pPr>
      <w:r w:rsidRPr="00F40D4B">
        <w:rPr>
          <w:rtl/>
        </w:rPr>
        <w:t>עה.</w:t>
      </w:r>
    </w:p>
    <w:p w14:paraId="14C10868" w14:textId="77777777" w:rsidR="00A6533C" w:rsidRPr="00F40D4B" w:rsidRDefault="006F071F" w:rsidP="009B508D">
      <w:pPr>
        <w:rPr>
          <w:rtl/>
        </w:rPr>
      </w:pPr>
      <w:r w:rsidRPr="00F40D4B">
        <w:rPr>
          <w:rtl/>
        </w:rPr>
        <w:t>ת"ר: אומר אדם לחבירו הלויני כור חטין וקוצץ לו דמים,</w:t>
      </w:r>
    </w:p>
    <w:p w14:paraId="217950E8" w14:textId="072AEC89" w:rsidR="006F071F" w:rsidRPr="00F40D4B" w:rsidRDefault="006F071F" w:rsidP="009B508D">
      <w:pPr>
        <w:ind w:firstLine="720"/>
        <w:rPr>
          <w:rtl/>
        </w:rPr>
      </w:pPr>
      <w:r w:rsidRPr="00F40D4B">
        <w:rPr>
          <w:rFonts w:hint="cs"/>
          <w:rtl/>
        </w:rPr>
        <w:t xml:space="preserve">ואם לא קצץ </w:t>
      </w:r>
      <w:r w:rsidRPr="00F40D4B">
        <w:rPr>
          <w:rtl/>
        </w:rPr>
        <w:t>הוזלו נותן לו חטים, הוקרו - נותן דמיהם.</w:t>
      </w:r>
    </w:p>
    <w:p w14:paraId="4D7B61E5" w14:textId="77777777" w:rsidR="00890216" w:rsidRDefault="00890216" w:rsidP="00890216">
      <w:pPr>
        <w:pStyle w:val="aff9"/>
        <w:rPr>
          <w:rtl/>
        </w:rPr>
      </w:pPr>
      <w:r w:rsidRPr="00F40D4B">
        <w:rPr>
          <w:rtl/>
        </w:rPr>
        <w:t>***</w:t>
      </w:r>
    </w:p>
    <w:p w14:paraId="11675BD2" w14:textId="77777777" w:rsidR="00890216" w:rsidRPr="00F40D4B" w:rsidRDefault="00890216" w:rsidP="00890216">
      <w:pPr>
        <w:pStyle w:val="afffff"/>
        <w:framePr w:wrap="around"/>
        <w:spacing w:line="220" w:lineRule="exact"/>
        <w:rPr>
          <w:rtl/>
        </w:rPr>
      </w:pPr>
      <w:del w:id="20258" w:author="קלוד" w:date="2026-10-06T10:08:05Z">
        <w:r>
          <w:rPr>
            <w:rtl/>
          </w:rPr>
          <w:delText xml:space="preserve">משנה.</w:delText>
        </w:r>
      </w:del>
      <w:ins w:id="20259" w:author="קלוד" w:date="2026-10-06T10:08:05Z">
        <w:r>
          <w:rPr>
            <w:rtl/>
          </w:rPr>
          <w:t xml:space="preserve">משנה ט</w:t>
        </w:r>
      </w:ins>
    </w:p>
    <w:p w14:paraId="453A41A9" w14:textId="77777777" w:rsidR="00890216" w:rsidRPr="00F40D4B" w:rsidRDefault="00890216" w:rsidP="00890216">
      <w:pPr>
        <w:pStyle w:val="afff3"/>
        <w:spacing w:line="220" w:lineRule="exact"/>
        <w:rPr>
          <w:rtl/>
        </w:rPr>
      </w:pPr>
      <w:ins w:id="9936" w:author="מספור קטעי משנה" w:date="2026-10-06T06:45:11Z">
        <w:r>
          <w:rPr>
            <w:rStyle w:val="MisparKeta"/>
          </w:rPr>
          <w:t xml:space="preserve">א. </w:t>
        </w:r>
      </w:ins>
      <w:r w:rsidRPr="00F40D4B">
        <w:rPr>
          <w:rtl/>
        </w:rPr>
        <w:t>לא יאמר אדם לחבירו: הלויני כור חטין ואני אתן לך לגורן.</w:t>
      </w:r>
    </w:p>
    <w:p w14:paraId="66F5B6FA" w14:textId="77777777" w:rsidR="00890216" w:rsidRDefault="00890216" w:rsidP="00890216">
      <w:pPr>
        <w:pStyle w:val="afff3"/>
        <w:spacing w:line="220" w:lineRule="exact"/>
        <w:rPr>
          <w:rtl/>
        </w:rPr>
      </w:pPr>
      <w:r w:rsidRPr="00F40D4B">
        <w:rPr>
          <w:rtl/>
        </w:rPr>
        <w:t xml:space="preserve">אבל אומר לו: הלויני עד שיבא בני, או עד שאמצא מפתח </w:t>
      </w:r>
    </w:p>
    <w:p w14:paraId="7B7972B4" w14:textId="77777777" w:rsidR="00890216" w:rsidRDefault="00890216" w:rsidP="00890216">
      <w:pPr>
        <w:pStyle w:val="afff3"/>
        <w:spacing w:line="220" w:lineRule="exact"/>
        <w:rPr>
          <w:rtl/>
        </w:rPr>
      </w:pPr>
      <w:r w:rsidRPr="00EC0F17">
        <w:rPr>
          <w:rStyle w:val="TanaimMishna"/>
          <w:rtl/>
          <w:rPrChange w:id="20097" w:author="קלוד" w:date="2026-10-06T10:08:05Z">
            <w:rPr>
              <w:rStyle w:val="affffc"/>
              <w:rtl/>
            </w:rPr>
          </w:rPrChange>
        </w:rPr>
        <w:t>- והלל</w:t>
      </w:r>
      <w:r>
        <w:rPr>
          <w:rStyle w:val="TanaimMishna"/>
          <w:rFonts w:hint="cs"/>
          <w:rtl/>
          <w:rPrChange w:id="20098" w:author="קלוד" w:date="2026-10-06T10:08:05Z">
            <w:rPr>
              <w:rStyle w:val="affffc"/>
              <w:rFonts w:hint="cs"/>
              <w:rtl/>
            </w:rPr>
          </w:rPrChange>
        </w:rPr>
        <w:t>:</w:t>
      </w:r>
      <w:r w:rsidRPr="00F40D4B">
        <w:rPr>
          <w:rtl/>
        </w:rPr>
        <w:t xml:space="preserve"> אוסר.</w:t>
      </w:r>
      <w:r>
        <w:rPr>
          <w:rFonts w:hint="cs"/>
          <w:rtl/>
        </w:rPr>
        <w:t xml:space="preserve"> </w:t>
      </w:r>
      <w:r w:rsidRPr="00EC0F17">
        <w:rPr>
          <w:rStyle w:val="TanaimMishna"/>
          <w:rtl/>
          <w:rPrChange w:id="20099" w:author="קלוד" w:date="2026-10-06T10:08:05Z">
            <w:rPr>
              <w:rStyle w:val="affffc"/>
              <w:rtl/>
            </w:rPr>
          </w:rPrChange>
        </w:rPr>
        <w:t>וכן היה הלל אומר:</w:t>
      </w:r>
      <w:r w:rsidRPr="00F40D4B">
        <w:rPr>
          <w:rtl/>
        </w:rPr>
        <w:t xml:space="preserve"> </w:t>
      </w:r>
    </w:p>
    <w:p w14:paraId="7D325414" w14:textId="77777777" w:rsidR="00890216" w:rsidRPr="00F40D4B" w:rsidRDefault="00890216" w:rsidP="00890216">
      <w:pPr>
        <w:pStyle w:val="afff3"/>
        <w:spacing w:after="60" w:line="220" w:lineRule="exact"/>
        <w:rPr>
          <w:rtl/>
        </w:rPr>
      </w:pPr>
      <w:r w:rsidRPr="00F40D4B">
        <w:rPr>
          <w:rtl/>
        </w:rPr>
        <w:t xml:space="preserve">לא תלוה אשה ככר לחברתה עד שתעשיה דמים, </w:t>
      </w:r>
      <w:r>
        <w:rPr>
          <w:rtl/>
        </w:rPr>
        <w:tab/>
      </w:r>
      <w:r>
        <w:rPr>
          <w:rtl/>
        </w:rPr>
        <w:br/>
      </w:r>
      <w:r w:rsidRPr="00F40D4B">
        <w:rPr>
          <w:rtl/>
        </w:rPr>
        <w:t>שמא יוקרו חטין, ונמצאו באות לידי רבית.</w:t>
      </w:r>
    </w:p>
    <w:p w14:paraId="0ED08AAA" w14:textId="77777777" w:rsidR="00890216" w:rsidRDefault="00890216" w:rsidP="00890216">
      <w:pPr>
        <w:pStyle w:val="36"/>
        <w:framePr w:wrap="notBeside"/>
        <w:rPr>
          <w:rtl/>
        </w:rPr>
      </w:pPr>
      <w:r w:rsidRPr="00F40D4B">
        <w:rPr>
          <w:rtl/>
        </w:rPr>
        <w:t>רב הונא:</w:t>
      </w:r>
    </w:p>
    <w:p w14:paraId="716457EC" w14:textId="77777777" w:rsidR="00890216" w:rsidRPr="00F40D4B" w:rsidRDefault="00890216" w:rsidP="00890216">
      <w:pPr>
        <w:rPr>
          <w:rtl/>
        </w:rPr>
      </w:pPr>
      <w:r w:rsidRPr="00F40D4B">
        <w:rPr>
          <w:rtl/>
        </w:rPr>
        <w:t>יש לו סאה - לוה סאה, סאתים - לוה סאתים.</w:t>
      </w:r>
    </w:p>
    <w:p w14:paraId="318DF378" w14:textId="77777777" w:rsidR="00890216" w:rsidRDefault="00890216" w:rsidP="00890216">
      <w:pPr>
        <w:pStyle w:val="36"/>
        <w:framePr w:wrap="notBeside"/>
        <w:rPr>
          <w:rtl/>
        </w:rPr>
      </w:pPr>
      <w:r w:rsidRPr="00F40D4B">
        <w:rPr>
          <w:rtl/>
        </w:rPr>
        <w:t>רבי יצחק:</w:t>
      </w:r>
    </w:p>
    <w:p w14:paraId="2DC20A74" w14:textId="77777777" w:rsidR="00890216" w:rsidRPr="00F40D4B" w:rsidRDefault="00890216" w:rsidP="00890216">
      <w:pPr>
        <w:rPr>
          <w:rtl/>
        </w:rPr>
      </w:pPr>
      <w:r w:rsidRPr="00F40D4B">
        <w:rPr>
          <w:rtl/>
        </w:rPr>
        <w:t>אפילו יש לו סאה - לוה עליה כמה כורין.</w:t>
      </w:r>
    </w:p>
    <w:p w14:paraId="0817BF0A" w14:textId="77777777" w:rsidR="00890216" w:rsidRDefault="00890216" w:rsidP="00890216">
      <w:pPr>
        <w:pStyle w:val="36"/>
        <w:framePr w:wrap="notBeside"/>
        <w:rPr>
          <w:rtl/>
        </w:rPr>
      </w:pPr>
      <w:r w:rsidRPr="00F40D4B">
        <w:rPr>
          <w:rtl/>
        </w:rPr>
        <w:t>תני ר</w:t>
      </w:r>
      <w:r w:rsidRPr="00F40D4B">
        <w:rPr>
          <w:rFonts w:hint="cs"/>
          <w:rtl/>
        </w:rPr>
        <w:t xml:space="preserve">''ח לסייע לרי''צ </w:t>
      </w:r>
    </w:p>
    <w:p w14:paraId="12088D45" w14:textId="77777777" w:rsidR="00890216" w:rsidRPr="00BD3FF8" w:rsidRDefault="00890216" w:rsidP="00890216">
      <w:pPr>
        <w:rPr>
          <w:spacing w:val="2"/>
          <w:rtl/>
        </w:rPr>
      </w:pPr>
      <w:r w:rsidRPr="00BD3FF8">
        <w:rPr>
          <w:spacing w:val="2"/>
          <w:rtl/>
        </w:rPr>
        <w:t>טיפת יין אין לו, טיפת שמן אין לו</w:t>
      </w:r>
      <w:r w:rsidRPr="00BD3FF8">
        <w:rPr>
          <w:rFonts w:hint="cs"/>
          <w:spacing w:val="2"/>
          <w:rtl/>
        </w:rPr>
        <w:t xml:space="preserve">- </w:t>
      </w:r>
      <w:r w:rsidRPr="00BD3FF8">
        <w:rPr>
          <w:spacing w:val="2"/>
          <w:rtl/>
        </w:rPr>
        <w:t>הא יש לו</w:t>
      </w:r>
      <w:r w:rsidRPr="00BD3FF8">
        <w:rPr>
          <w:rFonts w:hint="cs"/>
          <w:spacing w:val="2"/>
          <w:rtl/>
        </w:rPr>
        <w:t xml:space="preserve"> </w:t>
      </w:r>
      <w:r w:rsidRPr="00BD3FF8">
        <w:rPr>
          <w:spacing w:val="2"/>
          <w:rtl/>
        </w:rPr>
        <w:t>לוה עליה כמה טיפין.</w:t>
      </w:r>
    </w:p>
    <w:p w14:paraId="6D20511A" w14:textId="77777777" w:rsidR="00890216" w:rsidRPr="00F40D4B" w:rsidRDefault="00890216" w:rsidP="00890216">
      <w:pPr>
        <w:pStyle w:val="afffb"/>
        <w:rPr>
          <w:rtl/>
        </w:rPr>
      </w:pPr>
      <w:ins w:id="9937" w:author="מספור קטעי משנה" w:date="2026-10-06T06:45:11Z">
        <w:r>
          <w:rPr>
            <w:rStyle w:val="MisparKeta"/>
          </w:rPr>
          <w:t xml:space="preserve">ג. </w:t>
        </w:r>
      </w:ins>
      <w:r w:rsidRPr="00F40D4B">
        <w:rPr>
          <w:rtl/>
        </w:rPr>
        <w:t>והלל אוסר.</w:t>
      </w:r>
    </w:p>
    <w:p w14:paraId="0BD445C3" w14:textId="77777777" w:rsidR="00890216" w:rsidRDefault="00890216" w:rsidP="00890216">
      <w:pPr>
        <w:pStyle w:val="36"/>
        <w:framePr w:wrap="notBeside"/>
        <w:rPr>
          <w:rtl/>
        </w:rPr>
      </w:pPr>
      <w:r w:rsidRPr="00F40D4B">
        <w:rPr>
          <w:rFonts w:hint="cs"/>
          <w:rtl/>
        </w:rPr>
        <w:t>ר''נ מ</w:t>
      </w:r>
      <w:r w:rsidRPr="00F40D4B">
        <w:rPr>
          <w:rtl/>
        </w:rPr>
        <w:t>שמואל:</w:t>
      </w:r>
    </w:p>
    <w:p w14:paraId="6985124B" w14:textId="77777777" w:rsidR="00890216" w:rsidRPr="00F40D4B" w:rsidRDefault="00890216" w:rsidP="00890216">
      <w:pPr>
        <w:rPr>
          <w:rtl/>
        </w:rPr>
      </w:pPr>
      <w:r w:rsidRPr="00F40D4B">
        <w:rPr>
          <w:rtl/>
        </w:rPr>
        <w:t>הלכה כדברי הלל.</w:t>
      </w:r>
      <w:r w:rsidRPr="00F40D4B">
        <w:rPr>
          <w:rFonts w:hint="cs"/>
          <w:rtl/>
        </w:rPr>
        <w:t xml:space="preserve"> </w:t>
      </w:r>
      <w:r>
        <w:rPr>
          <w:rtl/>
        </w:rPr>
        <w:t>–</w:t>
      </w:r>
      <w:r w:rsidRPr="00F40D4B">
        <w:rPr>
          <w:rFonts w:hint="cs"/>
          <w:rtl/>
        </w:rPr>
        <w:t xml:space="preserve"> </w:t>
      </w:r>
      <w:r>
        <w:rPr>
          <w:rFonts w:hint="cs"/>
          <w:rtl/>
        </w:rPr>
        <w:t xml:space="preserve">ואין הלכה כמותו </w:t>
      </w:r>
      <w:r w:rsidRPr="00EC0F17">
        <w:rPr>
          <w:rStyle w:val="afffff2"/>
          <w:rFonts w:hint="cs"/>
          <w:rtl/>
        </w:rPr>
        <w:t>[אלא כחכמים]</w:t>
      </w:r>
      <w:r w:rsidRPr="00EC0F17">
        <w:rPr>
          <w:rStyle w:val="afffff2"/>
          <w:rtl/>
        </w:rPr>
        <w:t>.</w:t>
      </w:r>
    </w:p>
    <w:p w14:paraId="311BB9E3" w14:textId="77777777" w:rsidR="00890216" w:rsidRPr="00F40D4B" w:rsidRDefault="00890216" w:rsidP="00890216">
      <w:pPr>
        <w:pStyle w:val="afffb"/>
        <w:rPr>
          <w:rtl/>
        </w:rPr>
      </w:pPr>
      <w:ins w:id="9938" w:author="מספור קטעי משנה" w:date="2026-10-06T06:45:11Z">
        <w:r>
          <w:rPr>
            <w:rStyle w:val="MisparKeta"/>
          </w:rPr>
          <w:t xml:space="preserve">ד. </w:t>
        </w:r>
      </w:ins>
      <w:r w:rsidRPr="00F40D4B">
        <w:rPr>
          <w:rtl/>
        </w:rPr>
        <w:t>וכן היה הלל אומר: לא תלוה אשה [וכו'].</w:t>
      </w:r>
    </w:p>
    <w:p w14:paraId="0FB70FDC" w14:textId="77777777" w:rsidR="00890216" w:rsidRDefault="00890216" w:rsidP="00890216">
      <w:pPr>
        <w:pStyle w:val="36"/>
        <w:framePr w:wrap="notBeside"/>
        <w:rPr>
          <w:rtl/>
        </w:rPr>
      </w:pPr>
      <w:r>
        <w:rPr>
          <w:rFonts w:hint="cs"/>
          <w:rtl/>
        </w:rPr>
        <w:lastRenderedPageBreak/>
        <w:t xml:space="preserve">א. </w:t>
      </w:r>
      <w:r w:rsidRPr="00F40D4B">
        <w:rPr>
          <w:rtl/>
        </w:rPr>
        <w:t>ריא"ש:</w:t>
      </w:r>
    </w:p>
    <w:p w14:paraId="7CE82EF4" w14:textId="77777777" w:rsidR="00890216" w:rsidRPr="00F40D4B" w:rsidRDefault="00890216" w:rsidP="00890216">
      <w:pPr>
        <w:rPr>
          <w:rtl/>
        </w:rPr>
      </w:pPr>
      <w:r w:rsidRPr="00F40D4B">
        <w:rPr>
          <w:rtl/>
        </w:rPr>
        <w:t>זו דברי הלל, אבל חכמים אומרים: לוים סתם, ופורעים סתם.</w:t>
      </w:r>
    </w:p>
    <w:p w14:paraId="725E4425" w14:textId="77777777" w:rsidR="00890216" w:rsidRDefault="00890216" w:rsidP="00890216">
      <w:pPr>
        <w:pStyle w:val="36"/>
        <w:framePr w:wrap="notBeside"/>
        <w:rPr>
          <w:rtl/>
        </w:rPr>
      </w:pPr>
      <w:r>
        <w:rPr>
          <w:rFonts w:hint="cs"/>
          <w:rtl/>
        </w:rPr>
        <w:t xml:space="preserve">ב. </w:t>
      </w:r>
      <w:r w:rsidRPr="00F40D4B">
        <w:rPr>
          <w:rtl/>
        </w:rPr>
        <w:t>ריא"ש:</w:t>
      </w:r>
    </w:p>
    <w:p w14:paraId="256922E0" w14:textId="77777777" w:rsidR="00890216" w:rsidRPr="00F40D4B" w:rsidRDefault="00890216" w:rsidP="00890216">
      <w:pPr>
        <w:rPr>
          <w:rtl/>
        </w:rPr>
      </w:pPr>
      <w:r w:rsidRPr="00F40D4B">
        <w:rPr>
          <w:rtl/>
        </w:rPr>
        <w:t>בני חבורה המקפידין זה על זה - עוברין משום מדה, ומשום משקל, ומשום מנין, ומשום לוין ופורעין ביום טוב, וכדברי הלל אף משום רבית.</w:t>
      </w:r>
    </w:p>
    <w:p w14:paraId="4D6BA059" w14:textId="77777777" w:rsidR="00890216" w:rsidRDefault="00890216" w:rsidP="00890216">
      <w:pPr>
        <w:pStyle w:val="36"/>
        <w:framePr w:wrap="notBeside"/>
        <w:rPr>
          <w:rtl/>
        </w:rPr>
      </w:pPr>
      <w:r>
        <w:rPr>
          <w:rFonts w:hint="cs"/>
          <w:rtl/>
        </w:rPr>
        <w:t xml:space="preserve">ג. </w:t>
      </w:r>
      <w:r w:rsidRPr="00F40D4B">
        <w:rPr>
          <w:rFonts w:hint="cs"/>
          <w:rtl/>
        </w:rPr>
        <w:t>ר</w:t>
      </w:r>
      <w:r w:rsidRPr="00F40D4B">
        <w:rPr>
          <w:rtl/>
        </w:rPr>
        <w:t>יא"ש:</w:t>
      </w:r>
    </w:p>
    <w:p w14:paraId="34F36048" w14:textId="77777777" w:rsidR="00890216" w:rsidRPr="00F40D4B" w:rsidRDefault="00890216" w:rsidP="00890216">
      <w:pPr>
        <w:rPr>
          <w:rtl/>
        </w:rPr>
      </w:pPr>
      <w:r w:rsidRPr="00F40D4B">
        <w:rPr>
          <w:rtl/>
        </w:rPr>
        <w:t>ת</w:t>
      </w:r>
      <w:r w:rsidRPr="00F40D4B">
        <w:rPr>
          <w:rFonts w:hint="cs"/>
          <w:rtl/>
        </w:rPr>
        <w:t>"ח</w:t>
      </w:r>
      <w:r w:rsidRPr="00F40D4B">
        <w:rPr>
          <w:rtl/>
        </w:rPr>
        <w:t xml:space="preserve"> מותרים ללוות זה מזה ברבית.</w:t>
      </w:r>
      <w:r w:rsidRPr="00F40D4B">
        <w:rPr>
          <w:rFonts w:hint="cs"/>
          <w:rtl/>
        </w:rPr>
        <w:t xml:space="preserve"> </w:t>
      </w:r>
      <w:r>
        <w:rPr>
          <w:rFonts w:hint="cs"/>
          <w:rtl/>
        </w:rPr>
        <w:t xml:space="preserve">שיודעים </w:t>
      </w:r>
      <w:r w:rsidRPr="00F40D4B">
        <w:rPr>
          <w:rtl/>
        </w:rPr>
        <w:t>דרבית אסורה, ומתנה הוא דיהבו אהדדי.</w:t>
      </w:r>
    </w:p>
    <w:p w14:paraId="77C17DD9" w14:textId="77777777" w:rsidR="00890216" w:rsidRDefault="00890216" w:rsidP="00890216">
      <w:pPr>
        <w:pStyle w:val="36"/>
        <w:framePr w:wrap="notBeside"/>
        <w:rPr>
          <w:rtl/>
        </w:rPr>
      </w:pPr>
      <w:r w:rsidRPr="00F40D4B">
        <w:rPr>
          <w:rtl/>
        </w:rPr>
        <w:t xml:space="preserve">שמואל </w:t>
      </w:r>
      <w:r>
        <w:rPr>
          <w:rFonts w:hint="cs"/>
          <w:rtl/>
        </w:rPr>
        <w:t xml:space="preserve"> לאב''א:</w:t>
      </w:r>
    </w:p>
    <w:p w14:paraId="5505E9EA" w14:textId="77777777" w:rsidR="00890216" w:rsidRPr="00F40D4B" w:rsidRDefault="00890216" w:rsidP="00890216">
      <w:pPr>
        <w:rPr>
          <w:rtl/>
        </w:rPr>
      </w:pPr>
      <w:r w:rsidRPr="00F40D4B">
        <w:rPr>
          <w:rtl/>
        </w:rPr>
        <w:t>הלויני מאה פלפלין במאה ועשרין פלפלין, ואריך.</w:t>
      </w:r>
    </w:p>
    <w:p w14:paraId="5EEB880D" w14:textId="77777777" w:rsidR="00890216" w:rsidRDefault="00890216" w:rsidP="00890216">
      <w:pPr>
        <w:pStyle w:val="36"/>
        <w:framePr w:wrap="notBeside"/>
        <w:rPr>
          <w:rtl/>
        </w:rPr>
      </w:pPr>
      <w:r w:rsidRPr="00F40D4B">
        <w:rPr>
          <w:rtl/>
        </w:rPr>
        <w:t>ריא"ר:</w:t>
      </w:r>
    </w:p>
    <w:p w14:paraId="0CCF56F5" w14:textId="77777777" w:rsidR="00890216" w:rsidRPr="00BD3FF8" w:rsidRDefault="00890216" w:rsidP="00890216">
      <w:pPr>
        <w:rPr>
          <w:rtl/>
        </w:rPr>
      </w:pPr>
      <w:r w:rsidRPr="00BD3FF8">
        <w:rPr>
          <w:rtl/>
        </w:rPr>
        <w:t>מותר לאדם להלוות בניו ובני ביתו ברבית כדי להטעימן טעם רבית.</w:t>
      </w:r>
    </w:p>
    <w:p w14:paraId="0947AEA1" w14:textId="77777777" w:rsidR="00890216" w:rsidRDefault="00890216" w:rsidP="00890216">
      <w:pPr>
        <w:pStyle w:val="36"/>
        <w:framePr w:wrap="notBeside"/>
        <w:rPr>
          <w:rtl/>
        </w:rPr>
      </w:pPr>
      <w:r>
        <w:rPr>
          <w:rFonts w:hint="cs"/>
          <w:rtl/>
        </w:rPr>
        <w:t>-</w:t>
      </w:r>
    </w:p>
    <w:p w14:paraId="1E02FDC1" w14:textId="77777777" w:rsidR="00890216" w:rsidRPr="00F40D4B" w:rsidRDefault="00890216" w:rsidP="00890216">
      <w:pPr>
        <w:rPr>
          <w:rtl/>
        </w:rPr>
      </w:pPr>
      <w:r w:rsidRPr="00F40D4B">
        <w:rPr>
          <w:rtl/>
        </w:rPr>
        <w:t xml:space="preserve">ולאו מילתא היא, </w:t>
      </w:r>
      <w:r>
        <w:rPr>
          <w:rFonts w:hint="cs"/>
          <w:rtl/>
        </w:rPr>
        <w:t xml:space="preserve">- </w:t>
      </w:r>
      <w:r w:rsidRPr="00F40D4B">
        <w:rPr>
          <w:rtl/>
        </w:rPr>
        <w:t xml:space="preserve">משום </w:t>
      </w:r>
      <w:r>
        <w:rPr>
          <w:rFonts w:hint="cs"/>
          <w:rtl/>
        </w:rPr>
        <w:t>שעלול להגיע לידי קלקול</w:t>
      </w:r>
      <w:r w:rsidRPr="00F40D4B">
        <w:rPr>
          <w:rtl/>
        </w:rPr>
        <w:t>.</w:t>
      </w:r>
    </w:p>
    <w:p w14:paraId="73CD8F7B" w14:textId="77777777" w:rsidR="00890216" w:rsidRPr="00F40D4B" w:rsidRDefault="00890216" w:rsidP="00890216">
      <w:pPr>
        <w:pStyle w:val="aff9"/>
        <w:rPr>
          <w:rtl/>
        </w:rPr>
      </w:pPr>
      <w:r w:rsidRPr="00F40D4B">
        <w:rPr>
          <w:rtl/>
        </w:rPr>
        <w:t>***</w:t>
      </w:r>
    </w:p>
    <w:p w14:paraId="30064EA1" w14:textId="77777777" w:rsidR="00890216" w:rsidRDefault="00890216" w:rsidP="00890216">
      <w:pPr>
        <w:pStyle w:val="affe"/>
        <w:framePr w:wrap="around"/>
        <w:spacing w:line="220" w:lineRule="exact"/>
        <w:rPr>
          <w:rtl/>
        </w:rPr>
      </w:pPr>
      <w:r w:rsidRPr="00F40D4B">
        <w:rPr>
          <w:rFonts w:hint="cs"/>
          <w:rtl/>
        </w:rPr>
        <w:t xml:space="preserve">עה: </w:t>
      </w:r>
    </w:p>
    <w:p w14:paraId="7D035485" w14:textId="77777777" w:rsidR="00890216" w:rsidRPr="00F40D4B" w:rsidRDefault="00890216" w:rsidP="00890216">
      <w:pPr>
        <w:pStyle w:val="afffff"/>
        <w:framePr w:wrap="around"/>
        <w:spacing w:line="220" w:lineRule="exact"/>
        <w:rPr>
          <w:rtl/>
        </w:rPr>
      </w:pPr>
      <w:del w:id="20260" w:author="קלוד" w:date="2026-10-06T10:08:05Z">
        <w:r>
          <w:rPr>
            <w:rtl/>
          </w:rPr>
          <w:delText xml:space="preserve">משנה.</w:delText>
        </w:r>
      </w:del>
      <w:ins w:id="20261" w:author="קלוד" w:date="2026-10-06T10:08:05Z">
        <w:r>
          <w:rPr>
            <w:rtl/>
          </w:rPr>
          <w:t xml:space="preserve">משנה י</w:t>
        </w:r>
      </w:ins>
    </w:p>
    <w:p w14:paraId="03CE70F3" w14:textId="77777777" w:rsidR="00890216" w:rsidRPr="00BD3FF8" w:rsidRDefault="00890216" w:rsidP="00890216">
      <w:pPr>
        <w:pStyle w:val="afff3"/>
        <w:spacing w:line="220" w:lineRule="exact"/>
        <w:rPr>
          <w:spacing w:val="2"/>
          <w:rtl/>
        </w:rPr>
      </w:pPr>
      <w:ins w:id="9822" w:author="מספור קטעי משנה" w:date="2026-10-06T10:03:19Z">
        <w:r>
          <w:rPr>
            <w:rStyle w:val="MisparKeta"/>
          </w:rPr>
          <w:t xml:space="preserve">ד. </w:t>
        </w:r>
      </w:ins>
      <w:r w:rsidRPr="00BD3FF8">
        <w:rPr>
          <w:spacing w:val="2"/>
          <w:rtl/>
        </w:rPr>
        <w:t>אומר אדם לחבירו: נכש עמי ואנכש עמך, עדור עמי ואעדור עמך.</w:t>
      </w:r>
    </w:p>
    <w:p w14:paraId="21CFCCDB" w14:textId="77777777" w:rsidR="00890216" w:rsidRPr="00F40D4B" w:rsidRDefault="00890216" w:rsidP="00890216">
      <w:pPr>
        <w:pStyle w:val="afff3"/>
        <w:spacing w:line="220" w:lineRule="exact"/>
        <w:rPr>
          <w:rtl/>
        </w:rPr>
      </w:pPr>
      <w:r w:rsidRPr="00F40D4B">
        <w:rPr>
          <w:rtl/>
        </w:rPr>
        <w:t>ולא יאמר לו: נכש עמי ואעדור עמך, עדור עמי ואנכש עמך.</w:t>
      </w:r>
    </w:p>
    <w:p w14:paraId="3BF2B856" w14:textId="77777777" w:rsidR="00890216" w:rsidRPr="00F40D4B" w:rsidRDefault="00890216" w:rsidP="00890216">
      <w:pPr>
        <w:pStyle w:val="afff3"/>
        <w:spacing w:line="220" w:lineRule="exact"/>
        <w:rPr>
          <w:rtl/>
        </w:rPr>
      </w:pPr>
      <w:r w:rsidRPr="00F40D4B">
        <w:rPr>
          <w:rtl/>
        </w:rPr>
        <w:t>כל ימי גריד - אחד, כל ימי רביעה - אחת.</w:t>
      </w:r>
    </w:p>
    <w:p w14:paraId="69969FB8" w14:textId="77777777" w:rsidR="00890216" w:rsidRPr="00F40D4B" w:rsidRDefault="00890216" w:rsidP="00890216">
      <w:pPr>
        <w:pStyle w:val="afff3"/>
        <w:spacing w:line="220" w:lineRule="exact"/>
        <w:rPr>
          <w:rtl/>
        </w:rPr>
      </w:pPr>
      <w:r w:rsidRPr="00F40D4B">
        <w:rPr>
          <w:rtl/>
        </w:rPr>
        <w:t>לא יאמר לו: חרוש עמי בגריד ואני אחרוש עמך ברביעה.</w:t>
      </w:r>
    </w:p>
    <w:p w14:paraId="527A45F0" w14:textId="77777777" w:rsidR="00890216" w:rsidRPr="00F40D4B" w:rsidRDefault="00890216" w:rsidP="00890216">
      <w:pPr>
        <w:pStyle w:val="afff3"/>
        <w:spacing w:line="220" w:lineRule="exact"/>
        <w:rPr>
          <w:rtl/>
        </w:rPr>
      </w:pPr>
      <w:r w:rsidRPr="00340658">
        <w:rPr>
          <w:rStyle w:val="TanaimMishna"/>
          <w:rtl/>
          <w:rPrChange w:id="20100" w:author="קלוד" w:date="2026-10-06T10:08:05Z">
            <w:rPr>
              <w:rStyle w:val="affffc"/>
              <w:rtl/>
            </w:rPr>
          </w:rPrChange>
        </w:rPr>
        <w:t>רבן גמליאל אומר:</w:t>
      </w:r>
      <w:r w:rsidRPr="00F40D4B">
        <w:rPr>
          <w:rtl/>
        </w:rPr>
        <w:t xml:space="preserve"> יש רבית מוקדמת, ויש רבית מאוחרת.</w:t>
      </w:r>
    </w:p>
    <w:p w14:paraId="37D9D7D6" w14:textId="77777777" w:rsidR="00890216" w:rsidRPr="00F40D4B" w:rsidRDefault="00890216" w:rsidP="00890216">
      <w:pPr>
        <w:pStyle w:val="afff3"/>
        <w:spacing w:line="220" w:lineRule="exact"/>
        <w:rPr>
          <w:rtl/>
        </w:rPr>
      </w:pPr>
      <w:r w:rsidRPr="00F40D4B">
        <w:rPr>
          <w:rtl/>
        </w:rPr>
        <w:t>כיצד? נתן עיניו ללוות הימנו, והוא משלח לו ואומר: בשביל שתלוני - זו היא רבית מוקדמת.</w:t>
      </w:r>
    </w:p>
    <w:p w14:paraId="3B3A09CE" w14:textId="77777777" w:rsidR="00890216" w:rsidRPr="00F40D4B" w:rsidRDefault="00890216" w:rsidP="00890216">
      <w:pPr>
        <w:pStyle w:val="afff3"/>
        <w:spacing w:after="60" w:line="220" w:lineRule="exact"/>
        <w:rPr>
          <w:rtl/>
        </w:rPr>
      </w:pPr>
      <w:r w:rsidRPr="00F40D4B">
        <w:rPr>
          <w:rtl/>
        </w:rPr>
        <w:t>לוה הימנו והחזיר לו את מעותיו, והוא משלח לו, ואומר: בשביל מעותיך שהיו בטילות אצלי</w:t>
      </w:r>
      <w:r>
        <w:rPr>
          <w:rFonts w:hint="cs"/>
          <w:rtl/>
        </w:rPr>
        <w:t xml:space="preserve"> </w:t>
      </w:r>
      <w:r w:rsidRPr="00F40D4B">
        <w:rPr>
          <w:rtl/>
        </w:rPr>
        <w:t xml:space="preserve"> </w:t>
      </w:r>
      <w:r w:rsidRPr="00F40D4B">
        <w:rPr>
          <w:rtl/>
        </w:rPr>
        <w:tab/>
        <w:t>- זו היא רבית מאוחרת.</w:t>
      </w:r>
    </w:p>
    <w:p w14:paraId="3C96EE3E" w14:textId="77777777" w:rsidR="00890216" w:rsidRPr="00F40D4B" w:rsidRDefault="00890216" w:rsidP="00890216">
      <w:pPr>
        <w:pStyle w:val="afff3"/>
        <w:spacing w:line="220" w:lineRule="exact"/>
        <w:rPr>
          <w:rtl/>
        </w:rPr>
      </w:pPr>
      <w:r w:rsidRPr="00340658">
        <w:rPr>
          <w:rStyle w:val="TanaimMishna"/>
          <w:rtl/>
          <w:rPrChange w:id="20101" w:author="קלוד" w:date="2026-10-06T10:08:05Z">
            <w:rPr>
              <w:rStyle w:val="affffc"/>
              <w:rtl/>
            </w:rPr>
          </w:rPrChange>
        </w:rPr>
        <w:t>רבי שמעון אומר:</w:t>
      </w:r>
      <w:r w:rsidRPr="00F40D4B">
        <w:rPr>
          <w:rtl/>
        </w:rPr>
        <w:t xml:space="preserve"> יש רבית דברים.</w:t>
      </w:r>
    </w:p>
    <w:p w14:paraId="053E822A" w14:textId="77777777" w:rsidR="00890216" w:rsidRPr="00F40D4B" w:rsidRDefault="00890216" w:rsidP="00890216">
      <w:pPr>
        <w:pStyle w:val="afff3"/>
        <w:spacing w:after="60" w:line="220" w:lineRule="exact"/>
        <w:rPr>
          <w:rtl/>
        </w:rPr>
      </w:pPr>
      <w:r w:rsidRPr="00F40D4B">
        <w:rPr>
          <w:rtl/>
        </w:rPr>
        <w:t>לא יאמר לו דע כי בא איש פלוני ממקום פלוני.</w:t>
      </w:r>
    </w:p>
    <w:p w14:paraId="4A143D3B" w14:textId="77777777" w:rsidR="00890216" w:rsidRPr="00F40D4B" w:rsidRDefault="00890216" w:rsidP="00890216">
      <w:pPr>
        <w:pStyle w:val="afff3"/>
        <w:spacing w:line="220" w:lineRule="exact"/>
        <w:rPr>
          <w:rtl/>
        </w:rPr>
      </w:pPr>
      <w:r w:rsidRPr="00F40D4B">
        <w:rPr>
          <w:rtl/>
        </w:rPr>
        <w:t>ואלו עוברין בלא תעשה: המלוה והלוה והערב והעדים,</w:t>
      </w:r>
    </w:p>
    <w:p w14:paraId="057DCE37" w14:textId="77777777" w:rsidR="00890216" w:rsidRDefault="00890216" w:rsidP="00890216">
      <w:pPr>
        <w:pStyle w:val="afff3"/>
        <w:spacing w:line="220" w:lineRule="exact"/>
        <w:rPr>
          <w:rtl/>
        </w:rPr>
      </w:pPr>
      <w:r>
        <w:rPr>
          <w:rStyle w:val="TanaimMishna"/>
          <w:rFonts w:hint="cs"/>
          <w:rtl/>
          <w:rPrChange w:id="20102" w:author="קלוד" w:date="2026-10-06T10:08:05Z">
            <w:rPr>
              <w:rStyle w:val="affffc"/>
              <w:rFonts w:hint="cs"/>
              <w:rtl/>
            </w:rPr>
          </w:rPrChange>
        </w:rPr>
        <w:t>וחכ"א</w:t>
      </w:r>
      <w:r w:rsidRPr="00340658">
        <w:rPr>
          <w:rStyle w:val="TanaimMishna"/>
          <w:rtl/>
          <w:rPrChange w:id="20103" w:author="קלוד" w:date="2026-10-06T10:08:05Z">
            <w:rPr>
              <w:rStyle w:val="affffc"/>
              <w:rtl/>
            </w:rPr>
          </w:rPrChange>
        </w:rPr>
        <w:t>:</w:t>
      </w:r>
      <w:r w:rsidRPr="00F40D4B">
        <w:rPr>
          <w:rtl/>
        </w:rPr>
        <w:t xml:space="preserve"> אף הסופר, עוברים </w:t>
      </w:r>
      <w:r w:rsidRPr="00340658">
        <w:rPr>
          <w:rStyle w:val="TanaimMishna"/>
          <w:rtl/>
          <w:rPrChange w:id="20104" w:author="קלוד" w:date="2026-10-06T10:08:05Z">
            <w:rPr>
              <w:rStyle w:val="affffc"/>
              <w:rtl/>
            </w:rPr>
          </w:rPrChange>
        </w:rPr>
        <w:t>משום</w:t>
      </w:r>
      <w:r w:rsidRPr="00F40D4B">
        <w:rPr>
          <w:rtl/>
        </w:rPr>
        <w:t xml:space="preserve"> </w:t>
      </w:r>
      <w:r w:rsidRPr="00340658">
        <w:rPr>
          <w:rStyle w:val="affff8"/>
          <w:rtl/>
        </w:rPr>
        <w:t>לא תתן</w:t>
      </w:r>
      <w:r w:rsidRPr="00F40D4B">
        <w:rPr>
          <w:rtl/>
        </w:rPr>
        <w:t xml:space="preserve"> </w:t>
      </w:r>
      <w:r w:rsidRPr="00340658">
        <w:rPr>
          <w:rStyle w:val="TanaimMishna"/>
          <w:rtl/>
          <w:rPrChange w:id="20105" w:author="קלוד" w:date="2026-10-06T10:08:05Z">
            <w:rPr>
              <w:rStyle w:val="affffc"/>
              <w:rtl/>
            </w:rPr>
          </w:rPrChange>
        </w:rPr>
        <w:t>ומשום</w:t>
      </w:r>
      <w:r w:rsidRPr="00F40D4B">
        <w:rPr>
          <w:rtl/>
        </w:rPr>
        <w:t xml:space="preserve"> </w:t>
      </w:r>
      <w:r w:rsidRPr="00340658">
        <w:rPr>
          <w:rStyle w:val="affff8"/>
          <w:rtl/>
        </w:rPr>
        <w:t>אל תקח מאתו,</w:t>
      </w:r>
      <w:r w:rsidRPr="00F40D4B">
        <w:rPr>
          <w:rtl/>
        </w:rPr>
        <w:t xml:space="preserve"> </w:t>
      </w:r>
    </w:p>
    <w:p w14:paraId="465CB5EC" w14:textId="77777777" w:rsidR="00890216" w:rsidRDefault="00890216" w:rsidP="00890216">
      <w:pPr>
        <w:pStyle w:val="afff3"/>
        <w:spacing w:line="220" w:lineRule="exact"/>
        <w:ind w:firstLine="113"/>
        <w:rPr>
          <w:rStyle w:val="affffc"/>
          <w:rtl/>
        </w:rPr>
      </w:pPr>
      <w:r w:rsidRPr="00340658">
        <w:rPr>
          <w:rStyle w:val="TanaimMishna"/>
          <w:rtl/>
          <w:rPrChange w:id="20106" w:author="קלוד" w:date="2026-10-06T10:08:05Z">
            <w:rPr>
              <w:rStyle w:val="affffc"/>
              <w:rtl/>
            </w:rPr>
          </w:rPrChange>
        </w:rPr>
        <w:t>ומשום</w:t>
      </w:r>
      <w:r w:rsidRPr="00F40D4B">
        <w:rPr>
          <w:rtl/>
        </w:rPr>
        <w:t xml:space="preserve"> </w:t>
      </w:r>
      <w:r w:rsidRPr="00340658">
        <w:rPr>
          <w:rStyle w:val="TanaimMishna"/>
          <w:rtl/>
          <w:rPrChange w:id="20107" w:author="קלוד" w:date="2026-10-06T10:08:05Z">
            <w:rPr>
              <w:rStyle w:val="affffc"/>
              <w:rtl/>
            </w:rPr>
          </w:rPrChange>
        </w:rPr>
        <w:t>לא תהיה לו כנושה,</w:t>
      </w:r>
      <w:r w:rsidRPr="00F40D4B">
        <w:rPr>
          <w:rtl/>
        </w:rPr>
        <w:t xml:space="preserve"> </w:t>
      </w:r>
      <w:r w:rsidRPr="00340658">
        <w:rPr>
          <w:rStyle w:val="TanaimMishna"/>
          <w:rtl/>
          <w:rPrChange w:id="20108" w:author="קלוד" w:date="2026-10-06T10:08:05Z">
            <w:rPr>
              <w:rStyle w:val="affffc"/>
              <w:rtl/>
            </w:rPr>
          </w:rPrChange>
        </w:rPr>
        <w:t>ומשום</w:t>
      </w:r>
      <w:r w:rsidRPr="00F40D4B">
        <w:rPr>
          <w:rtl/>
        </w:rPr>
        <w:t xml:space="preserve"> </w:t>
      </w:r>
      <w:r w:rsidRPr="00340658">
        <w:rPr>
          <w:rStyle w:val="TanaimMishna"/>
          <w:rtl/>
          <w:rPrChange w:id="20109" w:author="קלוד" w:date="2026-10-06T10:08:05Z">
            <w:rPr>
              <w:rStyle w:val="affffc"/>
              <w:rtl/>
            </w:rPr>
          </w:rPrChange>
        </w:rPr>
        <w:t>לא תשימון עליו נשך,</w:t>
      </w:r>
      <w:r w:rsidRPr="00F40D4B">
        <w:rPr>
          <w:rtl/>
        </w:rPr>
        <w:t xml:space="preserve"> </w:t>
      </w:r>
    </w:p>
    <w:p w14:paraId="6DBC036F" w14:textId="77777777" w:rsidR="00890216" w:rsidRPr="00F40D4B" w:rsidRDefault="00890216" w:rsidP="00890216">
      <w:pPr>
        <w:pStyle w:val="afff3"/>
        <w:spacing w:after="60" w:line="220" w:lineRule="exact"/>
        <w:ind w:firstLine="113"/>
        <w:rPr>
          <w:rtl/>
        </w:rPr>
      </w:pPr>
      <w:r w:rsidRPr="00340658">
        <w:rPr>
          <w:rStyle w:val="TanaimMishna"/>
          <w:rtl/>
          <w:rPrChange w:id="20110" w:author="קלוד" w:date="2026-10-06T10:08:05Z">
            <w:rPr>
              <w:rStyle w:val="affffc"/>
              <w:rtl/>
            </w:rPr>
          </w:rPrChange>
        </w:rPr>
        <w:lastRenderedPageBreak/>
        <w:t>ומשום</w:t>
      </w:r>
      <w:r w:rsidRPr="00F40D4B">
        <w:rPr>
          <w:rtl/>
        </w:rPr>
        <w:t xml:space="preserve"> </w:t>
      </w:r>
      <w:r w:rsidRPr="00340658">
        <w:rPr>
          <w:rStyle w:val="affff8"/>
          <w:rtl/>
        </w:rPr>
        <w:t>ולפני עור לא תתן מכשול ויראת מאלהיך אני ה'.</w:t>
      </w:r>
    </w:p>
    <w:p w14:paraId="60DCBE52" w14:textId="77777777" w:rsidR="00890216" w:rsidRDefault="00890216" w:rsidP="00890216">
      <w:pPr>
        <w:pStyle w:val="36"/>
        <w:framePr w:wrap="notBeside"/>
        <w:rPr>
          <w:rtl/>
        </w:rPr>
      </w:pPr>
      <w:r w:rsidRPr="00F40D4B">
        <w:rPr>
          <w:rFonts w:hint="cs"/>
          <w:rtl/>
        </w:rPr>
        <w:t>רשב''י</w:t>
      </w:r>
      <w:r w:rsidRPr="00F40D4B">
        <w:rPr>
          <w:rtl/>
        </w:rPr>
        <w:t>:</w:t>
      </w:r>
    </w:p>
    <w:p w14:paraId="0F7E3984" w14:textId="77777777" w:rsidR="00890216" w:rsidRPr="00F40D4B" w:rsidRDefault="00890216" w:rsidP="00890216">
      <w:pPr>
        <w:rPr>
          <w:rtl/>
        </w:rPr>
      </w:pPr>
      <w:r w:rsidRPr="00F40D4B">
        <w:rPr>
          <w:rtl/>
        </w:rPr>
        <w:t>מנין לנושה בחבירו מנה, ואינו רגיל להקדים לו שלום שאסור להקדים לו שלום</w:t>
      </w:r>
    </w:p>
    <w:p w14:paraId="78713BBD" w14:textId="77777777" w:rsidR="00890216" w:rsidRDefault="00890216" w:rsidP="00890216">
      <w:pPr>
        <w:pStyle w:val="36"/>
        <w:framePr w:wrap="notBeside"/>
        <w:rPr>
          <w:rtl/>
        </w:rPr>
      </w:pPr>
      <w:r w:rsidRPr="00F40D4B">
        <w:rPr>
          <w:rFonts w:hint="cs"/>
          <w:rtl/>
        </w:rPr>
        <w:t xml:space="preserve">- </w:t>
      </w:r>
      <w:r w:rsidRPr="00F40D4B">
        <w:rPr>
          <w:rtl/>
        </w:rPr>
        <w:t>ת"ל</w:t>
      </w:r>
    </w:p>
    <w:p w14:paraId="2B0DCA1B" w14:textId="77777777" w:rsidR="00890216" w:rsidRPr="00F40D4B" w:rsidRDefault="00890216" w:rsidP="00890216">
      <w:pPr>
        <w:rPr>
          <w:rtl/>
        </w:rPr>
      </w:pPr>
      <w:r w:rsidRPr="00340658">
        <w:rPr>
          <w:rStyle w:val="affff8"/>
          <w:rFonts w:hint="cs"/>
          <w:rtl/>
        </w:rPr>
        <w:t>'</w:t>
      </w:r>
      <w:r w:rsidRPr="00340658">
        <w:rPr>
          <w:rStyle w:val="affff8"/>
          <w:rtl/>
        </w:rPr>
        <w:t>נשך כל דבר אשר ישך</w:t>
      </w:r>
      <w:r w:rsidRPr="00340658">
        <w:rPr>
          <w:rStyle w:val="affff8"/>
          <w:rFonts w:hint="cs"/>
          <w:rtl/>
        </w:rPr>
        <w:t>'</w:t>
      </w:r>
      <w:r w:rsidRPr="00F40D4B">
        <w:rPr>
          <w:rtl/>
        </w:rPr>
        <w:t xml:space="preserve"> - אפילו דיבור אסור.</w:t>
      </w:r>
    </w:p>
    <w:p w14:paraId="4B0F3ECE" w14:textId="77777777" w:rsidR="00890216" w:rsidRPr="00F40D4B" w:rsidRDefault="00890216" w:rsidP="00890216">
      <w:pPr>
        <w:pStyle w:val="afffb"/>
        <w:rPr>
          <w:rtl/>
        </w:rPr>
      </w:pPr>
      <w:ins w:id="9939" w:author="מספור קטעי משנה" w:date="2026-10-06T06:45:11Z">
        <w:r>
          <w:rPr>
            <w:rStyle w:val="MisparKeta"/>
          </w:rPr>
          <w:t xml:space="preserve">ד. </w:t>
        </w:r>
      </w:ins>
      <w:r w:rsidRPr="00F40D4B">
        <w:rPr>
          <w:rtl/>
        </w:rPr>
        <w:t>ואלו עוברין.</w:t>
      </w:r>
    </w:p>
    <w:p w14:paraId="22E94C3D" w14:textId="77777777" w:rsidR="00890216" w:rsidRDefault="00890216" w:rsidP="00890216">
      <w:pPr>
        <w:pStyle w:val="36"/>
        <w:framePr w:wrap="notBeside"/>
        <w:rPr>
          <w:rtl/>
        </w:rPr>
      </w:pPr>
      <w:r w:rsidRPr="00F40D4B">
        <w:rPr>
          <w:rtl/>
        </w:rPr>
        <w:t>אביי:</w:t>
      </w:r>
    </w:p>
    <w:p w14:paraId="6B1E8D1C" w14:textId="77777777" w:rsidR="00890216" w:rsidRPr="00F40D4B" w:rsidRDefault="00890216" w:rsidP="00890216">
      <w:pPr>
        <w:rPr>
          <w:rtl/>
        </w:rPr>
      </w:pPr>
      <w:r w:rsidRPr="00F40D4B">
        <w:rPr>
          <w:rtl/>
        </w:rPr>
        <w:t xml:space="preserve">מלוה עובר בכולן, לוה עובר משום </w:t>
      </w:r>
      <w:r w:rsidRPr="00340658">
        <w:rPr>
          <w:rStyle w:val="affff8"/>
          <w:rFonts w:hint="cs"/>
          <w:rtl/>
        </w:rPr>
        <w:t>'</w:t>
      </w:r>
      <w:r w:rsidRPr="00340658">
        <w:rPr>
          <w:rStyle w:val="affff8"/>
          <w:rtl/>
        </w:rPr>
        <w:t>לא תשיך לאחיך ולאחיך לא תשיך</w:t>
      </w:r>
      <w:r w:rsidRPr="00340658">
        <w:rPr>
          <w:rStyle w:val="affff8"/>
          <w:rFonts w:hint="cs"/>
          <w:rtl/>
        </w:rPr>
        <w:t>'</w:t>
      </w:r>
      <w:r w:rsidRPr="00340658">
        <w:rPr>
          <w:rStyle w:val="affff8"/>
          <w:rtl/>
        </w:rPr>
        <w:t>,</w:t>
      </w:r>
      <w:r w:rsidRPr="00F40D4B">
        <w:rPr>
          <w:rtl/>
        </w:rPr>
        <w:t xml:space="preserve"> </w:t>
      </w:r>
      <w:r w:rsidRPr="00340658">
        <w:rPr>
          <w:rStyle w:val="affff8"/>
          <w:rtl/>
        </w:rPr>
        <w:t>ולפני עור לא תתן מכשול</w:t>
      </w:r>
      <w:r w:rsidRPr="00340658">
        <w:rPr>
          <w:rStyle w:val="affff8"/>
          <w:rFonts w:hint="cs"/>
          <w:rtl/>
        </w:rPr>
        <w:t>'</w:t>
      </w:r>
      <w:r w:rsidRPr="00340658">
        <w:rPr>
          <w:rStyle w:val="affff8"/>
          <w:rtl/>
        </w:rPr>
        <w:t>,</w:t>
      </w:r>
    </w:p>
    <w:p w14:paraId="0E1859EB" w14:textId="77777777" w:rsidR="00890216" w:rsidRPr="00F40D4B" w:rsidRDefault="00890216" w:rsidP="00890216">
      <w:pPr>
        <w:spacing w:after="60"/>
        <w:rPr>
          <w:rtl/>
        </w:rPr>
      </w:pPr>
      <w:r w:rsidRPr="00F40D4B">
        <w:rPr>
          <w:rtl/>
        </w:rPr>
        <w:t>ערב והעדים אין עוברין אלא משום</w:t>
      </w:r>
      <w:r w:rsidRPr="00F40D4B">
        <w:rPr>
          <w:rFonts w:hint="cs"/>
          <w:rtl/>
        </w:rPr>
        <w:t xml:space="preserve"> </w:t>
      </w:r>
      <w:r w:rsidRPr="00340658">
        <w:rPr>
          <w:rStyle w:val="affff8"/>
          <w:rFonts w:hint="cs"/>
          <w:rtl/>
        </w:rPr>
        <w:t>'</w:t>
      </w:r>
      <w:r w:rsidRPr="00340658">
        <w:rPr>
          <w:rStyle w:val="affff8"/>
          <w:rtl/>
        </w:rPr>
        <w:t>לא תשימון עליו נשך</w:t>
      </w:r>
      <w:r w:rsidRPr="00340658">
        <w:rPr>
          <w:rStyle w:val="affff8"/>
          <w:rFonts w:hint="cs"/>
          <w:rtl/>
        </w:rPr>
        <w:t>'</w:t>
      </w:r>
    </w:p>
    <w:p w14:paraId="573E51D4" w14:textId="77777777" w:rsidR="00890216" w:rsidRDefault="00890216" w:rsidP="00890216">
      <w:pPr>
        <w:pStyle w:val="36"/>
        <w:framePr w:wrap="notBeside"/>
        <w:rPr>
          <w:rtl/>
        </w:rPr>
      </w:pPr>
      <w:r w:rsidRPr="00F40D4B">
        <w:rPr>
          <w:rtl/>
        </w:rPr>
        <w:t>תניא ר</w:t>
      </w:r>
      <w:r w:rsidRPr="00F40D4B">
        <w:rPr>
          <w:rFonts w:hint="cs"/>
          <w:rtl/>
        </w:rPr>
        <w:t>"ש</w:t>
      </w:r>
      <w:r w:rsidRPr="00F40D4B">
        <w:rPr>
          <w:rtl/>
        </w:rPr>
        <w:t>:</w:t>
      </w:r>
    </w:p>
    <w:p w14:paraId="0CD61A78" w14:textId="77777777" w:rsidR="00890216" w:rsidRPr="00F40D4B" w:rsidRDefault="00890216" w:rsidP="00890216">
      <w:pPr>
        <w:spacing w:after="60"/>
        <w:rPr>
          <w:rtl/>
        </w:rPr>
      </w:pPr>
      <w:r w:rsidRPr="00F40D4B">
        <w:rPr>
          <w:rtl/>
        </w:rPr>
        <w:t>מלוי רבית יותר ממה שמרויחים - מפסידים, ולא עוד אלא שמשימים משה רבינו חכם ותורתו אמת.</w:t>
      </w:r>
      <w:r w:rsidRPr="00F40D4B">
        <w:rPr>
          <w:rFonts w:hint="cs"/>
          <w:rtl/>
        </w:rPr>
        <w:t xml:space="preserve"> </w:t>
      </w:r>
      <w:r w:rsidRPr="00F40D4B">
        <w:rPr>
          <w:rtl/>
        </w:rPr>
        <w:t>ואומרין: אילו היה יודע משה רבינו שיהיה ריוח בדבר לא היה כותבו.</w:t>
      </w:r>
    </w:p>
    <w:p w14:paraId="0CC22904" w14:textId="77777777" w:rsidR="00890216" w:rsidRDefault="00890216" w:rsidP="00890216">
      <w:pPr>
        <w:pStyle w:val="36"/>
        <w:framePr w:wrap="notBeside"/>
        <w:rPr>
          <w:rtl/>
        </w:rPr>
      </w:pPr>
      <w:r w:rsidRPr="00F40D4B">
        <w:rPr>
          <w:rtl/>
        </w:rPr>
        <w:t>ר</w:t>
      </w:r>
      <w:r w:rsidRPr="00F40D4B">
        <w:rPr>
          <w:rFonts w:hint="cs"/>
          <w:rtl/>
        </w:rPr>
        <w:t>"ד</w:t>
      </w:r>
      <w:r w:rsidRPr="00F40D4B">
        <w:rPr>
          <w:rtl/>
        </w:rPr>
        <w:t>:</w:t>
      </w:r>
    </w:p>
    <w:p w14:paraId="0FAC3381" w14:textId="77777777" w:rsidR="00890216" w:rsidRPr="00F40D4B" w:rsidRDefault="00890216" w:rsidP="00890216">
      <w:pPr>
        <w:rPr>
          <w:rtl/>
        </w:rPr>
      </w:pPr>
      <w:r w:rsidRPr="00F40D4B">
        <w:rPr>
          <w:rtl/>
        </w:rPr>
        <w:t xml:space="preserve">מנין לנושה בחבירו מנה, ויודע שאין לו, שאסור לעבור לפניו </w:t>
      </w:r>
      <w:r w:rsidRPr="00340658">
        <w:rPr>
          <w:rStyle w:val="affffc"/>
          <w:rtl/>
        </w:rPr>
        <w:t>- ת"ל</w:t>
      </w:r>
      <w:r w:rsidRPr="00F40D4B">
        <w:rPr>
          <w:rtl/>
        </w:rPr>
        <w:t xml:space="preserve"> </w:t>
      </w:r>
      <w:r w:rsidRPr="00340658">
        <w:rPr>
          <w:rStyle w:val="affff8"/>
          <w:rFonts w:hint="cs"/>
          <w:rtl/>
        </w:rPr>
        <w:t>'</w:t>
      </w:r>
      <w:r w:rsidRPr="00340658">
        <w:rPr>
          <w:rStyle w:val="affff8"/>
          <w:rtl/>
        </w:rPr>
        <w:t>לא תהיה לו כנשה</w:t>
      </w:r>
      <w:r w:rsidRPr="00340658">
        <w:rPr>
          <w:rStyle w:val="affff8"/>
          <w:rFonts w:hint="cs"/>
          <w:rtl/>
        </w:rPr>
        <w:t>'</w:t>
      </w:r>
      <w:r w:rsidRPr="00340658">
        <w:rPr>
          <w:rStyle w:val="affff8"/>
          <w:rtl/>
        </w:rPr>
        <w:t>.</w:t>
      </w:r>
    </w:p>
    <w:p w14:paraId="5C40A66A" w14:textId="77777777" w:rsidR="00890216" w:rsidRDefault="00890216" w:rsidP="00890216">
      <w:pPr>
        <w:pStyle w:val="36"/>
        <w:framePr w:wrap="notBeside"/>
        <w:rPr>
          <w:rtl/>
        </w:rPr>
      </w:pPr>
      <w:r w:rsidRPr="00F40D4B">
        <w:rPr>
          <w:rtl/>
        </w:rPr>
        <w:t>רבי אמי ורבי אסי:</w:t>
      </w:r>
    </w:p>
    <w:p w14:paraId="373D2672" w14:textId="77777777" w:rsidR="00890216" w:rsidRPr="00340658" w:rsidRDefault="00890216" w:rsidP="00890216">
      <w:pPr>
        <w:rPr>
          <w:rStyle w:val="affff8"/>
          <w:rtl/>
        </w:rPr>
      </w:pPr>
      <w:r w:rsidRPr="00F40D4B">
        <w:rPr>
          <w:rtl/>
        </w:rPr>
        <w:t>כאילו דנו בשני דינין</w:t>
      </w:r>
      <w:r w:rsidRPr="00340658">
        <w:rPr>
          <w:rStyle w:val="affffc"/>
          <w:rtl/>
        </w:rPr>
        <w:t>, שנא</w:t>
      </w:r>
      <w:r>
        <w:rPr>
          <w:rStyle w:val="affffc"/>
          <w:rFonts w:hint="cs"/>
          <w:rtl/>
        </w:rPr>
        <w:t>'</w:t>
      </w:r>
      <w:r w:rsidRPr="00F40D4B">
        <w:rPr>
          <w:rtl/>
        </w:rPr>
        <w:t xml:space="preserve"> </w:t>
      </w:r>
      <w:r w:rsidRPr="00340658">
        <w:rPr>
          <w:rStyle w:val="affff8"/>
          <w:rFonts w:hint="cs"/>
          <w:rtl/>
        </w:rPr>
        <w:t>'</w:t>
      </w:r>
      <w:r w:rsidRPr="00340658">
        <w:rPr>
          <w:rStyle w:val="affff8"/>
          <w:rtl/>
        </w:rPr>
        <w:t>הרכבת אנוש לראשנו באנו באש ובמים</w:t>
      </w:r>
      <w:r w:rsidRPr="00340658">
        <w:rPr>
          <w:rStyle w:val="affff8"/>
          <w:rFonts w:hint="cs"/>
          <w:rtl/>
        </w:rPr>
        <w:t>'</w:t>
      </w:r>
      <w:r w:rsidRPr="00340658">
        <w:rPr>
          <w:rStyle w:val="affff8"/>
          <w:rtl/>
        </w:rPr>
        <w:t>.</w:t>
      </w:r>
    </w:p>
    <w:p w14:paraId="3FF8B982" w14:textId="77777777" w:rsidR="00890216" w:rsidRDefault="00890216" w:rsidP="00890216">
      <w:pPr>
        <w:pStyle w:val="36"/>
        <w:framePr w:wrap="notBeside"/>
        <w:rPr>
          <w:rtl/>
        </w:rPr>
      </w:pPr>
      <w:r w:rsidRPr="00F40D4B">
        <w:rPr>
          <w:rtl/>
        </w:rPr>
        <w:t>ריא"ר:</w:t>
      </w:r>
    </w:p>
    <w:p w14:paraId="43F17EC0" w14:textId="77777777" w:rsidR="00890216" w:rsidRDefault="00890216" w:rsidP="00890216">
      <w:pPr>
        <w:rPr>
          <w:rStyle w:val="affff8"/>
          <w:rtl/>
        </w:rPr>
      </w:pPr>
      <w:r w:rsidRPr="00F40D4B">
        <w:rPr>
          <w:rtl/>
        </w:rPr>
        <w:t xml:space="preserve">כל מי שיש לו מעות, ומלוה אותן שלא בעדים עובר משום </w:t>
      </w:r>
      <w:r w:rsidRPr="00340658">
        <w:rPr>
          <w:rStyle w:val="affff8"/>
          <w:rFonts w:hint="cs"/>
          <w:rtl/>
        </w:rPr>
        <w:t>'</w:t>
      </w:r>
      <w:r w:rsidRPr="00340658">
        <w:rPr>
          <w:rStyle w:val="affff8"/>
          <w:rtl/>
        </w:rPr>
        <w:t>ולפני עור לא תתן מכשל,</w:t>
      </w:r>
    </w:p>
    <w:p w14:paraId="22987361" w14:textId="77777777" w:rsidR="00890216" w:rsidRDefault="00890216" w:rsidP="00890216">
      <w:pPr>
        <w:pStyle w:val="36"/>
        <w:framePr w:wrap="notBeside"/>
        <w:rPr>
          <w:rtl/>
        </w:rPr>
      </w:pPr>
      <w:r w:rsidRPr="00F40D4B">
        <w:rPr>
          <w:rtl/>
        </w:rPr>
        <w:t>ר</w:t>
      </w:r>
      <w:r w:rsidRPr="00F40D4B">
        <w:rPr>
          <w:rFonts w:hint="cs"/>
          <w:rtl/>
        </w:rPr>
        <w:t>''ל</w:t>
      </w:r>
      <w:r w:rsidRPr="00F40D4B">
        <w:rPr>
          <w:rtl/>
        </w:rPr>
        <w:t>:</w:t>
      </w:r>
    </w:p>
    <w:p w14:paraId="4D8F0BBB" w14:textId="77777777" w:rsidR="00890216" w:rsidRPr="00F40D4B" w:rsidRDefault="00890216" w:rsidP="00890216">
      <w:pPr>
        <w:spacing w:after="60"/>
        <w:rPr>
          <w:rtl/>
        </w:rPr>
      </w:pPr>
      <w:r w:rsidRPr="00F40D4B">
        <w:rPr>
          <w:rtl/>
        </w:rPr>
        <w:t xml:space="preserve">גורם קללה לעצמו </w:t>
      </w:r>
      <w:r w:rsidRPr="00340658">
        <w:rPr>
          <w:rStyle w:val="affffc"/>
          <w:rtl/>
        </w:rPr>
        <w:t>שנא</w:t>
      </w:r>
      <w:r>
        <w:rPr>
          <w:rStyle w:val="affffc"/>
          <w:rFonts w:hint="cs"/>
          <w:rtl/>
        </w:rPr>
        <w:t>'</w:t>
      </w:r>
      <w:r w:rsidRPr="00F40D4B">
        <w:rPr>
          <w:rtl/>
        </w:rPr>
        <w:t xml:space="preserve"> </w:t>
      </w:r>
      <w:r w:rsidRPr="00340658">
        <w:rPr>
          <w:rStyle w:val="affff8"/>
          <w:rFonts w:hint="cs"/>
          <w:rtl/>
        </w:rPr>
        <w:t>'</w:t>
      </w:r>
      <w:r w:rsidRPr="00340658">
        <w:rPr>
          <w:rStyle w:val="affff8"/>
          <w:rtl/>
        </w:rPr>
        <w:t>תאלמנה שפתי שקר הדוברות על צדיק עתק</w:t>
      </w:r>
      <w:r w:rsidRPr="00340658">
        <w:rPr>
          <w:rStyle w:val="affff8"/>
          <w:rFonts w:hint="cs"/>
          <w:rtl/>
        </w:rPr>
        <w:t>'</w:t>
      </w:r>
      <w:r w:rsidRPr="00340658">
        <w:rPr>
          <w:rStyle w:val="affff8"/>
          <w:rtl/>
        </w:rPr>
        <w:t>.</w:t>
      </w:r>
    </w:p>
    <w:p w14:paraId="03C1E752" w14:textId="77777777" w:rsidR="00890216" w:rsidRDefault="00890216" w:rsidP="00890216">
      <w:pPr>
        <w:pStyle w:val="36"/>
        <w:framePr w:wrap="notBeside"/>
        <w:rPr>
          <w:rtl/>
        </w:rPr>
      </w:pPr>
      <w:r w:rsidRPr="00F40D4B">
        <w:rPr>
          <w:rtl/>
        </w:rPr>
        <w:t>רבנן לרב אשי:</w:t>
      </w:r>
    </w:p>
    <w:p w14:paraId="40D3D4DC" w14:textId="77777777" w:rsidR="00890216" w:rsidRPr="00F40D4B" w:rsidRDefault="00890216" w:rsidP="00890216">
      <w:pPr>
        <w:rPr>
          <w:rtl/>
        </w:rPr>
      </w:pPr>
      <w:r w:rsidRPr="00F40D4B">
        <w:rPr>
          <w:rtl/>
        </w:rPr>
        <w:t>מקיים רבינא כל מה דאמור רבנן.</w:t>
      </w:r>
    </w:p>
    <w:p w14:paraId="1999CBDF" w14:textId="77777777" w:rsidR="00890216" w:rsidRDefault="00890216" w:rsidP="00890216">
      <w:pPr>
        <w:pStyle w:val="36"/>
        <w:framePr w:wrap="notBeside"/>
        <w:rPr>
          <w:rtl/>
        </w:rPr>
      </w:pPr>
      <w:r w:rsidRPr="00F40D4B">
        <w:rPr>
          <w:rtl/>
        </w:rPr>
        <w:t xml:space="preserve">שלח ליה </w:t>
      </w:r>
    </w:p>
    <w:p w14:paraId="3C2EFC95" w14:textId="77777777" w:rsidR="00890216" w:rsidRPr="00F40D4B" w:rsidRDefault="00890216" w:rsidP="00890216">
      <w:pPr>
        <w:rPr>
          <w:rtl/>
        </w:rPr>
      </w:pPr>
      <w:r w:rsidRPr="00F40D4B">
        <w:rPr>
          <w:rFonts w:hint="cs"/>
          <w:rtl/>
        </w:rPr>
        <w:t>ער''ש שישלח לו עשר זוז שהזדמן לי קרקע קטנה לקנות ושלח לו שישלח עדים ויכתוב שטר</w:t>
      </w:r>
    </w:p>
    <w:p w14:paraId="719CC069" w14:textId="77777777" w:rsidR="00890216" w:rsidRDefault="00890216" w:rsidP="00890216">
      <w:pPr>
        <w:rPr>
          <w:rStyle w:val="affffc"/>
          <w:rtl/>
        </w:rPr>
      </w:pPr>
      <w:r w:rsidRPr="00F40D4B">
        <w:rPr>
          <w:rFonts w:hint="cs"/>
          <w:rtl/>
        </w:rPr>
        <w:t xml:space="preserve">שלח לו אפי' אני? </w:t>
      </w:r>
    </w:p>
    <w:p w14:paraId="258E65A5" w14:textId="77777777" w:rsidR="00890216" w:rsidRPr="00F40D4B" w:rsidRDefault="00890216" w:rsidP="00890216">
      <w:pPr>
        <w:spacing w:after="60"/>
        <w:rPr>
          <w:rtl/>
        </w:rPr>
      </w:pPr>
      <w:r w:rsidRPr="002A5557">
        <w:rPr>
          <w:rStyle w:val="affffc"/>
          <w:rFonts w:hint="cs"/>
          <w:rtl/>
        </w:rPr>
        <w:t>שלח לו כ''ש מר</w:t>
      </w:r>
      <w:r w:rsidRPr="00F40D4B">
        <w:rPr>
          <w:rFonts w:hint="cs"/>
          <w:rtl/>
        </w:rPr>
        <w:t xml:space="preserve"> </w:t>
      </w:r>
      <w:r>
        <w:rPr>
          <w:rFonts w:hint="cs"/>
          <w:rtl/>
        </w:rPr>
        <w:t xml:space="preserve">שטרוד בגירסא </w:t>
      </w:r>
      <w:r w:rsidRPr="00F40D4B">
        <w:rPr>
          <w:rFonts w:hint="cs"/>
          <w:rtl/>
        </w:rPr>
        <w:t xml:space="preserve">וישכח ואני </w:t>
      </w:r>
      <w:r w:rsidRPr="00F40D4B">
        <w:rPr>
          <w:rtl/>
        </w:rPr>
        <w:t>וגורם קללה לעצמי.</w:t>
      </w:r>
    </w:p>
    <w:p w14:paraId="62DE3B30" w14:textId="77777777" w:rsidR="00890216" w:rsidRDefault="00890216" w:rsidP="00890216">
      <w:pPr>
        <w:pStyle w:val="36"/>
        <w:framePr w:wrap="notBeside"/>
        <w:rPr>
          <w:rtl/>
        </w:rPr>
      </w:pPr>
      <w:r w:rsidRPr="00F40D4B">
        <w:rPr>
          <w:rtl/>
        </w:rPr>
        <w:lastRenderedPageBreak/>
        <w:t>ת"ר:</w:t>
      </w:r>
    </w:p>
    <w:p w14:paraId="02918EE3" w14:textId="77777777" w:rsidR="00890216" w:rsidRPr="00F40D4B" w:rsidRDefault="00890216" w:rsidP="00890216">
      <w:pPr>
        <w:rPr>
          <w:rtl/>
        </w:rPr>
      </w:pPr>
      <w:r w:rsidRPr="00F40D4B">
        <w:rPr>
          <w:rtl/>
        </w:rPr>
        <w:t>שלשה צועקין ואינן נענין, ואלו הן:</w:t>
      </w:r>
      <w:r>
        <w:rPr>
          <w:rFonts w:hint="cs"/>
          <w:rtl/>
        </w:rPr>
        <w:t xml:space="preserve"> </w:t>
      </w:r>
      <w:r w:rsidRPr="00F40D4B">
        <w:rPr>
          <w:rtl/>
        </w:rPr>
        <w:t>מי שיש לו מעות ומלוה אותן שלא בעדים, והקונה אדון לעצמו, ומי שאשתו מושלת עליו.</w:t>
      </w:r>
    </w:p>
    <w:p w14:paraId="252343E7" w14:textId="77777777" w:rsidR="00890216" w:rsidRPr="00F40D4B" w:rsidRDefault="00890216" w:rsidP="00890216">
      <w:pPr>
        <w:rPr>
          <w:rtl/>
        </w:rPr>
      </w:pPr>
      <w:r w:rsidRPr="00203BA8">
        <w:rPr>
          <w:rFonts w:cs="BA Vilna Bold"/>
          <w:rtl/>
        </w:rPr>
        <w:t>קונה אדון לעצמו</w:t>
      </w:r>
      <w:r w:rsidRPr="00F40D4B">
        <w:rPr>
          <w:rFonts w:hint="cs"/>
          <w:rtl/>
        </w:rPr>
        <w:t xml:space="preserve"> </w:t>
      </w:r>
      <w:r w:rsidRPr="002A5557">
        <w:rPr>
          <w:rStyle w:val="affffc"/>
          <w:rtl/>
        </w:rPr>
        <w:t>א"ד:</w:t>
      </w:r>
      <w:r w:rsidRPr="00F40D4B">
        <w:rPr>
          <w:rtl/>
        </w:rPr>
        <w:t xml:space="preserve"> תולה נכסיו בנכרי </w:t>
      </w:r>
      <w:r w:rsidRPr="002A5557">
        <w:rPr>
          <w:rStyle w:val="affffc"/>
          <w:rtl/>
        </w:rPr>
        <w:t>א"ד:</w:t>
      </w:r>
      <w:r w:rsidRPr="00F40D4B">
        <w:rPr>
          <w:rtl/>
        </w:rPr>
        <w:t xml:space="preserve"> הכותב נכסיו לבניו בחייו,</w:t>
      </w:r>
    </w:p>
    <w:p w14:paraId="54F0B98E" w14:textId="77777777" w:rsidR="00890216" w:rsidRPr="00BD3FF8" w:rsidRDefault="00890216" w:rsidP="00890216">
      <w:pPr>
        <w:ind w:left="791" w:firstLine="113"/>
        <w:rPr>
          <w:spacing w:val="2"/>
          <w:rtl/>
        </w:rPr>
      </w:pPr>
      <w:r w:rsidRPr="00BD3FF8">
        <w:rPr>
          <w:rStyle w:val="affffc"/>
          <w:spacing w:val="2"/>
          <w:rtl/>
        </w:rPr>
        <w:t>א"ד:</w:t>
      </w:r>
      <w:r w:rsidRPr="00BD3FF8">
        <w:rPr>
          <w:spacing w:val="2"/>
          <w:rtl/>
        </w:rPr>
        <w:t xml:space="preserve"> </w:t>
      </w:r>
      <w:r w:rsidRPr="00BD3FF8">
        <w:rPr>
          <w:rFonts w:hint="cs"/>
          <w:spacing w:val="2"/>
          <w:rtl/>
        </w:rPr>
        <w:t>שרע לו בעיר זו ולא הולך לגור בעיר אחרת.</w:t>
      </w:r>
    </w:p>
    <w:p w14:paraId="320B55C0" w14:textId="77777777" w:rsidR="00890216" w:rsidRPr="00F40D4B" w:rsidRDefault="00890216" w:rsidP="00890216">
      <w:pPr>
        <w:jc w:val="center"/>
        <w:rPr>
          <w:rtl/>
        </w:rPr>
      </w:pPr>
      <w:r w:rsidRPr="00F40D4B">
        <w:rPr>
          <w:rtl/>
        </w:rPr>
        <w:t>הדרן עלך איזהו נשך.</w:t>
      </w:r>
    </w:p>
    <w:p w14:paraId="6A110AF4" w14:textId="62B178FD" w:rsidR="006F071F" w:rsidRPr="00F40D4B" w:rsidRDefault="006F071F" w:rsidP="009B508D">
      <w:pPr>
        <w:jc w:val="center"/>
        <w:rPr>
          <w:rtl/>
        </w:rPr>
      </w:pPr>
    </w:p>
    <w:p w14:paraId="2ADE24AF" w14:textId="77777777" w:rsidR="006F071F" w:rsidRPr="00F40D4B" w:rsidRDefault="006F071F" w:rsidP="009B508D">
      <w:pPr>
        <w:sectPr w:rsidR="006F071F" w:rsidRPr="00F40D4B" w:rsidSect="00F3504E">
          <w:pgSz w:w="5103" w:h="7371" w:code="9"/>
          <w:pgMar w:top="567" w:right="1134" w:bottom="567" w:left="567" w:header="567" w:footer="567" w:gutter="0"/>
          <w:cols w:space="708"/>
          <w:bidi/>
          <w:rtlGutter/>
          <w:docGrid w:linePitch="360"/>
        </w:sectPr>
      </w:pPr>
    </w:p>
    <w:p w14:paraId="7E118FBC" w14:textId="77777777" w:rsidR="00023BC3" w:rsidRPr="00F40D4B" w:rsidRDefault="00023BC3" w:rsidP="00023BC3">
      <w:pPr>
        <w:pStyle w:val="afffff"/>
        <w:framePr w:wrap="around"/>
        <w:rPr>
          <w:rtl/>
        </w:rPr>
      </w:pPr>
      <w:bookmarkStart w:id="5" w:name="_Hlk167096328"/>
      <w:r w:rsidRPr="00F40D4B">
        <w:rPr>
          <w:rtl/>
        </w:rPr>
        <w:lastRenderedPageBreak/>
        <w:t>משנה.</w:t>
      </w:r>
    </w:p>
    <w:p w14:paraId="507D953E" w14:textId="01DDE03A" w:rsidR="00E82000" w:rsidRDefault="00E82000" w:rsidP="00E82000">
      <w:pPr>
        <w:pStyle w:val="afff1"/>
        <w:framePr w:wrap="around"/>
        <w:rPr>
          <w:del w:id="40020" w:author="Claude" w:date="2026-10-06T14:10:01Z"/>
          <w:rtl/>
        </w:rPr>
      </w:pPr>
      <w:del w:id="40019" w:author="Claude" w:date="2026-10-06T14:10:01Z">
        <w:r>
          <w:rPr>
            <w:rFonts w:hint="cs"/>
            <w:rtl/>
          </w:rPr>
          <w:delText xml:space="preserve">האומנין</w:delText>
        </w:r>
      </w:del>
    </w:p>
    <w:p w14:paraId="341A3BC3" w14:textId="53C72214" w:rsidR="00E82000" w:rsidRDefault="00E82000" w:rsidP="00E82000">
      <w:pPr>
        <w:pStyle w:val="afff0"/>
        <w:framePr w:wrap="around"/>
        <w:rPr>
          <w:rtl/>
        </w:rPr>
      </w:pPr>
      <w:r>
        <w:rPr>
          <w:rFonts w:hint="cs"/>
          <w:rtl/>
        </w:rPr>
        <w:t>פרק שישי</w:t>
      </w:r>
    </w:p>
    <w:p>
      <w:pPr>
        <w:pStyle w:val="afff1"/>
        <w:framePr w:wrap="around"/>
        <w:rPr>
          <w:ins w:id="40022" w:author="Claude" w:date="2026-10-06T14:10:01Z"/>
          <w:rtl/>
        </w:rPr>
      </w:pPr>
      <w:ins w:id="40021" w:author="Claude" w:date="2026-10-06T14:10:01Z">
        <w:r>
          <w:rPr>
            <w:rFonts w:hint="cs"/>
            <w:rtl/>
          </w:rPr>
          <w:t xml:space="preserve">הפועלים </w:t>
        </w:r>
      </w:ins>
    </w:p>
    <w:p>
      <w:pPr>
        <w:pStyle w:val="afffff"/>
        <w:rPr>
          <w:ins w:id="20355" w:author="קלוד" w:date="2026-10-06T10:08:05Z"/>
        </w:rPr>
      </w:pPr>
      <w:ins w:id="20354" w:author="קלוד" w:date="2026-10-06T10:08:05Z">
        <w:r>
          <w:t xml:space="preserve">משנה א</w:t>
        </w:r>
      </w:ins>
    </w:p>
    <w:p w14:paraId="02C414A3" w14:textId="0CF28FA6" w:rsidR="00023BC3" w:rsidRPr="00EB1FFE" w:rsidRDefault="00023BC3" w:rsidP="00023BC3">
      <w:pPr>
        <w:pStyle w:val="afff3"/>
        <w:spacing w:line="220" w:lineRule="exact"/>
        <w:rPr>
          <w:spacing w:val="0"/>
          <w:rtl/>
        </w:rPr>
      </w:pPr>
      <w:ins w:id="9940" w:author="מספור קטעי משנה" w:date="2026-10-06T06:45:11Z">
        <w:r>
          <w:rPr>
            <w:rStyle w:val="MisparKeta"/>
          </w:rPr>
          <w:t xml:space="preserve">א. </w:t>
        </w:r>
      </w:ins>
      <w:r w:rsidRPr="00EB1FFE">
        <w:rPr>
          <w:spacing w:val="0"/>
          <w:rtl/>
        </w:rPr>
        <w:t>השוכר את האומנין והטעו זה את זה אין להם זה על זה אלא תרעומת.</w:t>
      </w:r>
    </w:p>
    <w:p w14:paraId="37587613" w14:textId="77777777" w:rsidR="00023BC3" w:rsidRDefault="00023BC3" w:rsidP="00023BC3">
      <w:pPr>
        <w:pStyle w:val="afff3"/>
        <w:spacing w:line="220" w:lineRule="exact"/>
        <w:rPr>
          <w:rtl/>
        </w:rPr>
      </w:pPr>
      <w:r w:rsidRPr="00F40D4B">
        <w:rPr>
          <w:rtl/>
        </w:rPr>
        <w:t xml:space="preserve">שכר את החמר ואת הקדר להביא פרייפרין וחלילים לכלה או למת, ופועלין להעלות פשתנו מן המשרה, וכל דבר שאבד, </w:t>
      </w:r>
    </w:p>
    <w:p w14:paraId="57B68DF8" w14:textId="77777777" w:rsidR="00023BC3" w:rsidRPr="00F40D4B" w:rsidRDefault="00023BC3" w:rsidP="00023BC3">
      <w:pPr>
        <w:pStyle w:val="afff3"/>
        <w:spacing w:after="60" w:line="220" w:lineRule="exact"/>
        <w:rPr>
          <w:rtl/>
        </w:rPr>
      </w:pPr>
      <w:r w:rsidRPr="00F40D4B">
        <w:rPr>
          <w:rtl/>
        </w:rPr>
        <w:t>וחזרו בהן</w:t>
      </w:r>
      <w:r w:rsidRPr="00F40D4B">
        <w:rPr>
          <w:rFonts w:hint="cs"/>
          <w:rtl/>
        </w:rPr>
        <w:t xml:space="preserve"> </w:t>
      </w:r>
      <w:r w:rsidRPr="00F40D4B">
        <w:rPr>
          <w:rtl/>
        </w:rPr>
        <w:t>מקום שאין שם אדם, שוכר עליהן או מטען.</w:t>
      </w:r>
    </w:p>
    <w:p w14:paraId="1171567D" w14:textId="77777777" w:rsidR="00023BC3" w:rsidRDefault="00023BC3" w:rsidP="00023BC3">
      <w:pPr>
        <w:pStyle w:val="afff3"/>
        <w:spacing w:line="220" w:lineRule="exact"/>
        <w:rPr>
          <w:rtl/>
        </w:rPr>
      </w:pPr>
      <w:r w:rsidRPr="00F40D4B">
        <w:rPr>
          <w:rtl/>
        </w:rPr>
        <w:t>השוכר את האומנין וחזרו בהן</w:t>
      </w:r>
      <w:r w:rsidRPr="00F40D4B">
        <w:rPr>
          <w:rFonts w:hint="cs"/>
          <w:rtl/>
        </w:rPr>
        <w:t xml:space="preserve"> </w:t>
      </w:r>
      <w:r w:rsidRPr="00F40D4B">
        <w:rPr>
          <w:rtl/>
        </w:rPr>
        <w:t>ידם על התחתונה</w:t>
      </w:r>
      <w:r>
        <w:rPr>
          <w:rFonts w:hint="cs"/>
          <w:rtl/>
        </w:rPr>
        <w:t>,</w:t>
      </w:r>
      <w:r w:rsidRPr="00F40D4B">
        <w:rPr>
          <w:rtl/>
        </w:rPr>
        <w:t xml:space="preserve"> </w:t>
      </w:r>
    </w:p>
    <w:p w14:paraId="440FA265" w14:textId="77777777" w:rsidR="00023BC3" w:rsidRPr="00F40D4B" w:rsidRDefault="00023BC3" w:rsidP="00023BC3">
      <w:pPr>
        <w:pStyle w:val="afff3"/>
        <w:spacing w:line="220" w:lineRule="exact"/>
        <w:rPr>
          <w:rtl/>
        </w:rPr>
      </w:pPr>
      <w:r w:rsidRPr="00F40D4B">
        <w:rPr>
          <w:rtl/>
        </w:rPr>
        <w:t>אם בעל הבית חוזר בו ידו על התחתונה.</w:t>
      </w:r>
    </w:p>
    <w:p w14:paraId="26D5E43F" w14:textId="77777777" w:rsidR="00023BC3" w:rsidRPr="00F40D4B" w:rsidRDefault="00023BC3" w:rsidP="00023BC3">
      <w:pPr>
        <w:pStyle w:val="afff3"/>
        <w:spacing w:after="60" w:line="220" w:lineRule="exact"/>
        <w:rPr>
          <w:rtl/>
        </w:rPr>
      </w:pPr>
      <w:r w:rsidRPr="00F40D4B">
        <w:rPr>
          <w:rtl/>
        </w:rPr>
        <w:t>כל המשנה - ידו על התחתונה, וכל החוזר בו - ידו על התחתונה.</w:t>
      </w:r>
    </w:p>
    <w:p w14:paraId="76A1F969" w14:textId="77777777" w:rsidR="00023BC3" w:rsidRPr="00F40D4B" w:rsidRDefault="00023BC3" w:rsidP="00023BC3">
      <w:pPr>
        <w:pStyle w:val="affe"/>
        <w:framePr w:wrap="around"/>
        <w:spacing w:line="220" w:lineRule="exact"/>
        <w:rPr>
          <w:rtl/>
        </w:rPr>
      </w:pPr>
      <w:r w:rsidRPr="00F40D4B">
        <w:rPr>
          <w:rtl/>
        </w:rPr>
        <w:t>עו.</w:t>
      </w:r>
    </w:p>
    <w:p w14:paraId="3EEA17A6" w14:textId="77777777" w:rsidR="00023BC3" w:rsidRPr="00F40D4B" w:rsidRDefault="00023BC3" w:rsidP="00023BC3">
      <w:pPr>
        <w:pStyle w:val="afffb"/>
        <w:rPr>
          <w:rtl/>
        </w:rPr>
      </w:pPr>
      <w:ins w:id="9823" w:author="מספור קטעי משנה" w:date="2026-10-06T10:03:19Z">
        <w:r>
          <w:rPr>
            <w:rStyle w:val="MisparKeta"/>
          </w:rPr>
          <w:t xml:space="preserve">א. </w:t>
        </w:r>
      </w:ins>
      <w:r w:rsidRPr="00F40D4B">
        <w:rPr>
          <w:rtl/>
        </w:rPr>
        <w:t>הטעו זה את זה</w:t>
      </w:r>
      <w:r>
        <w:rPr>
          <w:rFonts w:hint="cs"/>
          <w:rtl/>
        </w:rPr>
        <w:t xml:space="preserve"> </w:t>
      </w:r>
      <w:r w:rsidRPr="00E47992">
        <w:rPr>
          <w:rStyle w:val="afffff2"/>
          <w:rFonts w:hint="cs"/>
          <w:rtl/>
        </w:rPr>
        <w:t>[ולא חזרו]</w:t>
      </w:r>
      <w:r w:rsidRPr="00F40D4B">
        <w:rPr>
          <w:rtl/>
        </w:rPr>
        <w:t xml:space="preserve"> </w:t>
      </w:r>
    </w:p>
    <w:p w14:paraId="5AF13CDD" w14:textId="6EA66EAA" w:rsidR="00F707CE" w:rsidRPr="00F707CE" w:rsidRDefault="00023BC3" w:rsidP="00023BC3">
      <w:pPr>
        <w:pStyle w:val="36"/>
        <w:framePr w:wrap="notBeside"/>
        <w:rPr>
          <w:rtl/>
        </w:rPr>
      </w:pPr>
      <w:r w:rsidRPr="00F707CE">
        <w:rPr>
          <w:rFonts w:hint="cs"/>
          <w:rtl/>
        </w:rPr>
        <w:t>לא</w:t>
      </w:r>
      <w:r w:rsidR="00E82000" w:rsidRPr="00F707CE">
        <w:rPr>
          <w:rFonts w:hint="cs"/>
          <w:rtl/>
        </w:rPr>
        <w:t xml:space="preserve"> מדובר</w:t>
      </w:r>
      <w:r w:rsidR="00F707CE" w:rsidRPr="00F707CE">
        <w:rPr>
          <w:rFonts w:hint="cs"/>
          <w:rtl/>
        </w:rPr>
        <w:t>:</w:t>
      </w:r>
    </w:p>
    <w:p w14:paraId="70332041" w14:textId="2A535BB0" w:rsidR="00023BC3" w:rsidRDefault="00023BC3" w:rsidP="00023BC3">
      <w:pPr>
        <w:rPr>
          <w:rtl/>
        </w:rPr>
      </w:pPr>
      <w:r w:rsidRPr="00F40D4B">
        <w:rPr>
          <w:rFonts w:hint="cs"/>
          <w:rtl/>
        </w:rPr>
        <w:t>באמר בעה</w:t>
      </w:r>
      <w:r w:rsidRPr="00F40D4B">
        <w:rPr>
          <w:rtl/>
        </w:rPr>
        <w:t>"</w:t>
      </w:r>
      <w:r w:rsidRPr="00F40D4B">
        <w:rPr>
          <w:rFonts w:hint="cs"/>
          <w:rtl/>
        </w:rPr>
        <w:t xml:space="preserve">ב שישכור לו פועלים בארבעה והוא אמר בג', </w:t>
      </w:r>
    </w:p>
    <w:p w14:paraId="11BED782" w14:textId="7B7AB65C" w:rsidR="00F707CE" w:rsidRPr="00F707CE" w:rsidRDefault="00023BC3" w:rsidP="00023BC3">
      <w:pPr>
        <w:pStyle w:val="36"/>
        <w:framePr w:wrap="notBeside"/>
        <w:rPr>
          <w:rtl/>
        </w:rPr>
      </w:pPr>
      <w:r w:rsidRPr="00F707CE">
        <w:rPr>
          <w:rFonts w:hint="cs"/>
          <w:rtl/>
        </w:rPr>
        <w:t xml:space="preserve">- </w:t>
      </w:r>
      <w:r w:rsidR="00E82000" w:rsidRPr="00F707CE">
        <w:rPr>
          <w:rFonts w:hint="cs"/>
          <w:rtl/>
        </w:rPr>
        <w:t>שהרי</w:t>
      </w:r>
      <w:r w:rsidR="00F707CE" w:rsidRPr="00F707CE">
        <w:rPr>
          <w:rFonts w:hint="cs"/>
          <w:rtl/>
        </w:rPr>
        <w:t>:</w:t>
      </w:r>
    </w:p>
    <w:p w14:paraId="0580D7DF" w14:textId="73B8C086" w:rsidR="00023BC3" w:rsidRPr="00F40D4B" w:rsidRDefault="00023BC3" w:rsidP="00023BC3">
      <w:pPr>
        <w:rPr>
          <w:rtl/>
        </w:rPr>
      </w:pPr>
      <w:r w:rsidRPr="00F40D4B">
        <w:rPr>
          <w:rFonts w:hint="cs"/>
          <w:rtl/>
        </w:rPr>
        <w:t>סבור וקיבל</w:t>
      </w:r>
    </w:p>
    <w:p w14:paraId="7A18C63B" w14:textId="38BCB7DE" w:rsidR="00F707CE" w:rsidRPr="00F707CE" w:rsidRDefault="00023BC3" w:rsidP="00023BC3">
      <w:pPr>
        <w:pStyle w:val="36"/>
        <w:framePr w:wrap="notBeside"/>
        <w:rPr>
          <w:rtl/>
        </w:rPr>
      </w:pPr>
      <w:r w:rsidRPr="00F707CE">
        <w:rPr>
          <w:rFonts w:hint="cs"/>
          <w:rtl/>
        </w:rPr>
        <w:t>ולא</w:t>
      </w:r>
      <w:r w:rsidR="00E82000" w:rsidRPr="00F707CE">
        <w:rPr>
          <w:rFonts w:hint="cs"/>
          <w:rtl/>
        </w:rPr>
        <w:t xml:space="preserve"> מדובר</w:t>
      </w:r>
      <w:r w:rsidR="00F707CE" w:rsidRPr="00F707CE">
        <w:rPr>
          <w:rFonts w:hint="cs"/>
          <w:rtl/>
        </w:rPr>
        <w:t>:</w:t>
      </w:r>
    </w:p>
    <w:p w14:paraId="2D82FEB9" w14:textId="615E4F65" w:rsidR="00023BC3" w:rsidRPr="00F40D4B" w:rsidRDefault="00E82000" w:rsidP="00023BC3">
      <w:pPr>
        <w:rPr>
          <w:rtl/>
        </w:rPr>
      </w:pPr>
      <w:r>
        <w:rPr>
          <w:rFonts w:hint="cs"/>
          <w:rtl/>
        </w:rPr>
        <w:t>ב</w:t>
      </w:r>
      <w:r w:rsidR="00023BC3" w:rsidRPr="00F40D4B">
        <w:rPr>
          <w:rFonts w:hint="cs"/>
          <w:rtl/>
        </w:rPr>
        <w:t>אמר בעה</w:t>
      </w:r>
      <w:r w:rsidR="00023BC3" w:rsidRPr="00F40D4B">
        <w:rPr>
          <w:rtl/>
        </w:rPr>
        <w:t>"</w:t>
      </w:r>
      <w:r w:rsidR="00023BC3" w:rsidRPr="00F40D4B">
        <w:rPr>
          <w:rFonts w:hint="cs"/>
          <w:rtl/>
        </w:rPr>
        <w:t>ב בג' והוא אמר להם בד' דבשכרכם עלי מביא משלו</w:t>
      </w:r>
    </w:p>
    <w:p w14:paraId="109D1B9B" w14:textId="77777777" w:rsidR="00F707CE" w:rsidRPr="00F707CE" w:rsidRDefault="00023BC3" w:rsidP="00023BC3">
      <w:pPr>
        <w:pStyle w:val="36"/>
        <w:framePr w:wrap="notBeside"/>
        <w:rPr>
          <w:rtl/>
        </w:rPr>
      </w:pPr>
      <w:r w:rsidRPr="00F707CE">
        <w:rPr>
          <w:rtl/>
        </w:rPr>
        <w:t>–</w:t>
      </w:r>
      <w:r w:rsidR="00F707CE" w:rsidRPr="00F707CE">
        <w:rPr>
          <w:rtl/>
        </w:rPr>
        <w:t>:</w:t>
      </w:r>
    </w:p>
    <w:p w14:paraId="6D5D2850" w14:textId="2379BEE5" w:rsidR="00023BC3" w:rsidRPr="00EB1FFE" w:rsidRDefault="00023BC3" w:rsidP="00023BC3">
      <w:pPr>
        <w:rPr>
          <w:spacing w:val="2"/>
          <w:rtl/>
        </w:rPr>
      </w:pPr>
      <w:r w:rsidRPr="00EB1FFE">
        <w:rPr>
          <w:rFonts w:hint="cs"/>
          <w:spacing w:val="2"/>
          <w:rtl/>
        </w:rPr>
        <w:t>דהראהו בשל חברו נותן שכרו משלם ונוטל מבעה</w:t>
      </w:r>
      <w:r w:rsidRPr="00EB1FFE">
        <w:rPr>
          <w:spacing w:val="2"/>
          <w:rtl/>
        </w:rPr>
        <w:t>"</w:t>
      </w:r>
      <w:r w:rsidRPr="00EB1FFE">
        <w:rPr>
          <w:rFonts w:hint="cs"/>
          <w:spacing w:val="2"/>
          <w:rtl/>
        </w:rPr>
        <w:t>ב מה שהנהו.</w:t>
      </w:r>
    </w:p>
    <w:p w14:paraId="78C0A76C" w14:textId="4E497758" w:rsidR="00F707CE" w:rsidRPr="00F707CE" w:rsidRDefault="00023BC3" w:rsidP="00023BC3">
      <w:pPr>
        <w:pStyle w:val="36"/>
        <w:framePr w:wrap="notBeside"/>
        <w:rPr>
          <w:rtl/>
        </w:rPr>
      </w:pPr>
      <w:r w:rsidRPr="00F707CE">
        <w:rPr>
          <w:rFonts w:hint="cs"/>
          <w:rtl/>
        </w:rPr>
        <w:t>א</w:t>
      </w:r>
      <w:r w:rsidR="00F707CE" w:rsidRPr="00F707CE">
        <w:rPr>
          <w:rFonts w:hint="cs"/>
          <w:rtl/>
        </w:rPr>
        <w:t>.</w:t>
      </w:r>
    </w:p>
    <w:p w14:paraId="210FC55F" w14:textId="7638B690" w:rsidR="00023BC3" w:rsidRPr="00F40D4B" w:rsidRDefault="00023BC3" w:rsidP="00023BC3">
      <w:pPr>
        <w:rPr>
          <w:rtl/>
        </w:rPr>
      </w:pPr>
      <w:r w:rsidRPr="00F40D4B">
        <w:rPr>
          <w:rFonts w:hint="cs"/>
          <w:rtl/>
        </w:rPr>
        <w:t xml:space="preserve">אלא באמר </w:t>
      </w:r>
      <w:r w:rsidRPr="00E82000">
        <w:rPr>
          <w:rFonts w:hint="cs"/>
          <w:b/>
          <w:bCs/>
          <w:rtl/>
        </w:rPr>
        <w:t>ש</w:t>
      </w:r>
      <w:r w:rsidRPr="00E82000">
        <w:rPr>
          <w:b/>
          <w:bCs/>
          <w:rtl/>
        </w:rPr>
        <w:t>כרכם על בע</w:t>
      </w:r>
      <w:r w:rsidRPr="00E82000">
        <w:rPr>
          <w:rFonts w:hint="cs"/>
          <w:b/>
          <w:bCs/>
          <w:rtl/>
        </w:rPr>
        <w:t>ה"ב</w:t>
      </w:r>
      <w:r w:rsidRPr="00F40D4B">
        <w:rPr>
          <w:rFonts w:hint="cs"/>
          <w:rtl/>
        </w:rPr>
        <w:t xml:space="preserve"> סתם, ויש שמשתכרים בד' ויש שמשתכרים בג'</w:t>
      </w:r>
      <w:r>
        <w:rPr>
          <w:rFonts w:hint="cs"/>
          <w:rtl/>
        </w:rPr>
        <w:t xml:space="preserve">, </w:t>
      </w:r>
      <w:r w:rsidRPr="00F40D4B">
        <w:rPr>
          <w:rFonts w:hint="cs"/>
          <w:rtl/>
        </w:rPr>
        <w:t>ואמרו אי לא היית אומר בד', היינו טורחים למצוא משכיר בד'.</w:t>
      </w:r>
    </w:p>
    <w:p w14:paraId="6CB5D2A4" w14:textId="6CEF90E6" w:rsidR="00F707CE" w:rsidRPr="00F707CE" w:rsidRDefault="00023BC3" w:rsidP="00023BC3">
      <w:pPr>
        <w:pStyle w:val="36"/>
        <w:framePr w:wrap="notBeside"/>
        <w:rPr>
          <w:rtl/>
        </w:rPr>
      </w:pPr>
      <w:r w:rsidRPr="00F707CE">
        <w:rPr>
          <w:rFonts w:hint="cs"/>
          <w:rtl/>
        </w:rPr>
        <w:t>ב</w:t>
      </w:r>
      <w:r w:rsidR="00F707CE" w:rsidRPr="00F707CE">
        <w:rPr>
          <w:rFonts w:hint="cs"/>
          <w:rtl/>
        </w:rPr>
        <w:t>.</w:t>
      </w:r>
    </w:p>
    <w:p w14:paraId="0BEE718E" w14:textId="11E3D6D8" w:rsidR="00023BC3" w:rsidRPr="00F40D4B" w:rsidRDefault="00023BC3" w:rsidP="00023BC3">
      <w:pPr>
        <w:rPr>
          <w:rtl/>
        </w:rPr>
      </w:pPr>
      <w:r w:rsidRPr="00E82000">
        <w:rPr>
          <w:rFonts w:hint="cs"/>
          <w:b/>
          <w:bCs/>
          <w:rtl/>
        </w:rPr>
        <w:t>בבעה</w:t>
      </w:r>
      <w:r w:rsidRPr="00E82000">
        <w:rPr>
          <w:b/>
          <w:bCs/>
          <w:rtl/>
        </w:rPr>
        <w:t>"</w:t>
      </w:r>
      <w:r w:rsidRPr="00E82000">
        <w:rPr>
          <w:rFonts w:hint="cs"/>
          <w:b/>
          <w:bCs/>
          <w:rtl/>
        </w:rPr>
        <w:t>ב</w:t>
      </w:r>
      <w:r>
        <w:rPr>
          <w:rFonts w:hint="cs"/>
          <w:rtl/>
        </w:rPr>
        <w:t>,</w:t>
      </w:r>
      <w:r w:rsidRPr="00F40D4B">
        <w:rPr>
          <w:rFonts w:hint="cs"/>
          <w:rtl/>
        </w:rPr>
        <w:t xml:space="preserve"> </w:t>
      </w:r>
      <w:r w:rsidRPr="00E47992">
        <w:rPr>
          <w:rStyle w:val="affffc"/>
          <w:rFonts w:hint="cs"/>
          <w:rtl/>
        </w:rPr>
        <w:t>שאומר</w:t>
      </w:r>
      <w:r w:rsidR="00E82000">
        <w:rPr>
          <w:rStyle w:val="affffc"/>
          <w:rFonts w:hint="cs"/>
          <w:rtl/>
        </w:rPr>
        <w:t>ים</w:t>
      </w:r>
      <w:r>
        <w:rPr>
          <w:rFonts w:hint="cs"/>
          <w:rtl/>
        </w:rPr>
        <w:t xml:space="preserve"> </w:t>
      </w:r>
      <w:r w:rsidRPr="00F40D4B">
        <w:rPr>
          <w:rFonts w:hint="cs"/>
          <w:rtl/>
        </w:rPr>
        <w:t>אי לא היית אומר בד', לא הייתי מזלזל בעצמי להשתכר,</w:t>
      </w:r>
    </w:p>
    <w:p w14:paraId="4C8F6018" w14:textId="51E783AF" w:rsidR="00F707CE" w:rsidRPr="00F707CE" w:rsidRDefault="00023BC3" w:rsidP="00023BC3">
      <w:pPr>
        <w:pStyle w:val="36"/>
        <w:framePr w:wrap="notBeside"/>
        <w:rPr>
          <w:rtl/>
        </w:rPr>
      </w:pPr>
      <w:r w:rsidRPr="00F707CE">
        <w:rPr>
          <w:rFonts w:hint="cs"/>
          <w:rtl/>
        </w:rPr>
        <w:t>ג</w:t>
      </w:r>
      <w:r w:rsidR="00F707CE" w:rsidRPr="00F707CE">
        <w:rPr>
          <w:rFonts w:hint="cs"/>
          <w:rtl/>
        </w:rPr>
        <w:t>.</w:t>
      </w:r>
    </w:p>
    <w:p w14:paraId="38C01A50" w14:textId="165EC3EF" w:rsidR="00023BC3" w:rsidRPr="00F40D4B" w:rsidRDefault="00023BC3" w:rsidP="00023BC3">
      <w:pPr>
        <w:rPr>
          <w:rtl/>
        </w:rPr>
      </w:pPr>
      <w:r w:rsidRPr="00E82000">
        <w:rPr>
          <w:b/>
          <w:bCs/>
          <w:rtl/>
        </w:rPr>
        <w:t>בפועלים</w:t>
      </w:r>
      <w:r w:rsidRPr="00F40D4B">
        <w:rPr>
          <w:rtl/>
        </w:rPr>
        <w:t>,</w:t>
      </w:r>
      <w:r w:rsidRPr="00F40D4B">
        <w:rPr>
          <w:rFonts w:hint="cs"/>
          <w:rtl/>
        </w:rPr>
        <w:t xml:space="preserve"> </w:t>
      </w:r>
      <w:r w:rsidRPr="00E47992">
        <w:rPr>
          <w:rStyle w:val="affffc"/>
          <w:rFonts w:hint="cs"/>
          <w:rtl/>
        </w:rPr>
        <w:t>שאומרים</w:t>
      </w:r>
      <w:r>
        <w:rPr>
          <w:rFonts w:hint="cs"/>
          <w:rtl/>
        </w:rPr>
        <w:t xml:space="preserve"> </w:t>
      </w:r>
      <w:r w:rsidRPr="00F40D4B">
        <w:rPr>
          <w:rFonts w:hint="cs"/>
          <w:rtl/>
        </w:rPr>
        <w:t>כיון שאמרת בד' טרחנו לעשות לך עבודה טובה.</w:t>
      </w:r>
    </w:p>
    <w:p w14:paraId="3CBE3D10" w14:textId="0C954F77" w:rsidR="00023BC3" w:rsidRPr="00F40D4B" w:rsidRDefault="00023BC3" w:rsidP="00023BC3">
      <w:pPr>
        <w:rPr>
          <w:rtl/>
        </w:rPr>
      </w:pPr>
      <w:r w:rsidRPr="00F40D4B">
        <w:rPr>
          <w:rFonts w:hint="cs"/>
          <w:rtl/>
        </w:rPr>
        <w:t>וא</w:t>
      </w:r>
      <w:r w:rsidRPr="00F40D4B">
        <w:rPr>
          <w:rtl/>
        </w:rPr>
        <w:t>"</w:t>
      </w:r>
      <w:r w:rsidRPr="00F40D4B">
        <w:rPr>
          <w:rFonts w:hint="cs"/>
          <w:rtl/>
        </w:rPr>
        <w:t xml:space="preserve">א לראות, דמיירי </w:t>
      </w:r>
      <w:r>
        <w:rPr>
          <w:rFonts w:hint="cs"/>
          <w:rtl/>
        </w:rPr>
        <w:t>בחריצים שנתמלאו כבר במים</w:t>
      </w:r>
      <w:r w:rsidR="00E82000">
        <w:rPr>
          <w:rFonts w:hint="cs"/>
          <w:rtl/>
        </w:rPr>
        <w:t>.</w:t>
      </w:r>
    </w:p>
    <w:p w14:paraId="79D88E55" w14:textId="5C7D0F05" w:rsidR="00F707CE" w:rsidRPr="00F707CE" w:rsidRDefault="00023BC3" w:rsidP="00023BC3">
      <w:pPr>
        <w:pStyle w:val="36"/>
        <w:framePr w:wrap="notBeside"/>
        <w:rPr>
          <w:rtl/>
        </w:rPr>
      </w:pPr>
      <w:r w:rsidRPr="00F707CE">
        <w:rPr>
          <w:rFonts w:hint="cs"/>
          <w:rtl/>
        </w:rPr>
        <w:t>ד</w:t>
      </w:r>
      <w:r w:rsidR="00F707CE" w:rsidRPr="00F707CE">
        <w:rPr>
          <w:rFonts w:hint="cs"/>
          <w:rtl/>
        </w:rPr>
        <w:t>.</w:t>
      </w:r>
    </w:p>
    <w:p w14:paraId="5AF1FA85" w14:textId="3366625E" w:rsidR="00023BC3" w:rsidRPr="00F40D4B" w:rsidRDefault="00023BC3" w:rsidP="00023BC3">
      <w:pPr>
        <w:rPr>
          <w:rtl/>
        </w:rPr>
      </w:pPr>
      <w:r w:rsidRPr="00E82000">
        <w:rPr>
          <w:rFonts w:hint="cs"/>
          <w:b/>
          <w:bCs/>
          <w:rtl/>
        </w:rPr>
        <w:t>שאמר בעה</w:t>
      </w:r>
      <w:r w:rsidRPr="00E82000">
        <w:rPr>
          <w:b/>
          <w:bCs/>
          <w:rtl/>
        </w:rPr>
        <w:t>"</w:t>
      </w:r>
      <w:r w:rsidRPr="00E82000">
        <w:rPr>
          <w:rFonts w:hint="cs"/>
          <w:b/>
          <w:bCs/>
          <w:rtl/>
        </w:rPr>
        <w:t>ב בד' והוא אמר בג'</w:t>
      </w:r>
      <w:r w:rsidRPr="00F40D4B">
        <w:rPr>
          <w:rFonts w:hint="cs"/>
          <w:rtl/>
        </w:rPr>
        <w:t xml:space="preserve"> ואפי' דסבור וקיבל מ</w:t>
      </w:r>
      <w:r w:rsidRPr="00F40D4B">
        <w:rPr>
          <w:rtl/>
        </w:rPr>
        <w:t>"</w:t>
      </w:r>
      <w:r w:rsidRPr="00F40D4B">
        <w:rPr>
          <w:rFonts w:hint="cs"/>
          <w:rtl/>
        </w:rPr>
        <w:t xml:space="preserve">מ </w:t>
      </w:r>
      <w:r w:rsidRPr="00E47992">
        <w:rPr>
          <w:rStyle w:val="affff8"/>
          <w:rFonts w:hint="cs"/>
          <w:rtl/>
        </w:rPr>
        <w:t>אל תמנע טוב מבעליו</w:t>
      </w:r>
    </w:p>
    <w:p w14:paraId="1024A014" w14:textId="77777777" w:rsidR="00023BC3" w:rsidRPr="00F40D4B" w:rsidRDefault="00023BC3" w:rsidP="00023BC3">
      <w:pPr>
        <w:pStyle w:val="aff9"/>
        <w:rPr>
          <w:rtl/>
        </w:rPr>
      </w:pPr>
      <w:r w:rsidRPr="00F40D4B">
        <w:rPr>
          <w:rFonts w:hint="cs"/>
          <w:rtl/>
        </w:rPr>
        <w:t>***</w:t>
      </w:r>
    </w:p>
    <w:p w14:paraId="3F6FAB2D" w14:textId="3D72018D" w:rsidR="00F707CE" w:rsidRPr="00F707CE" w:rsidRDefault="00023BC3" w:rsidP="00023BC3">
      <w:pPr>
        <w:pStyle w:val="36"/>
        <w:framePr w:wrap="notBeside"/>
        <w:rPr>
          <w:rtl/>
        </w:rPr>
      </w:pPr>
      <w:r w:rsidRPr="00F707CE">
        <w:rPr>
          <w:rFonts w:hint="cs"/>
          <w:rtl/>
        </w:rPr>
        <w:lastRenderedPageBreak/>
        <w:t>פשיטא</w:t>
      </w:r>
      <w:r w:rsidR="00F707CE" w:rsidRPr="00F707CE">
        <w:rPr>
          <w:rFonts w:hint="cs"/>
          <w:rtl/>
        </w:rPr>
        <w:t>:</w:t>
      </w:r>
    </w:p>
    <w:p w14:paraId="5BF3CBA4" w14:textId="03D93916" w:rsidR="00023BC3" w:rsidRDefault="00023BC3" w:rsidP="00023BC3">
      <w:pPr>
        <w:rPr>
          <w:rtl/>
        </w:rPr>
      </w:pPr>
      <w:r w:rsidRPr="00E47992">
        <w:rPr>
          <w:rStyle w:val="affffc"/>
          <w:rFonts w:hint="cs"/>
          <w:rtl/>
        </w:rPr>
        <w:t>אמר בעה</w:t>
      </w:r>
      <w:r w:rsidRPr="00E47992">
        <w:rPr>
          <w:rStyle w:val="affffc"/>
          <w:rtl/>
        </w:rPr>
        <w:t>"</w:t>
      </w:r>
      <w:r w:rsidRPr="00E47992">
        <w:rPr>
          <w:rStyle w:val="affffc"/>
          <w:rFonts w:hint="cs"/>
          <w:rtl/>
        </w:rPr>
        <w:t>ב</w:t>
      </w:r>
      <w:r w:rsidRPr="00F40D4B">
        <w:rPr>
          <w:rFonts w:hint="cs"/>
          <w:rtl/>
        </w:rPr>
        <w:t xml:space="preserve"> בג', </w:t>
      </w:r>
      <w:r w:rsidRPr="00E47992">
        <w:rPr>
          <w:rStyle w:val="affffc"/>
          <w:rFonts w:hint="cs"/>
          <w:rtl/>
        </w:rPr>
        <w:t>והוא אמר</w:t>
      </w:r>
      <w:r w:rsidRPr="00F40D4B">
        <w:rPr>
          <w:rFonts w:hint="cs"/>
          <w:rtl/>
        </w:rPr>
        <w:t xml:space="preserve"> בד', </w:t>
      </w:r>
      <w:r w:rsidRPr="00E47992">
        <w:rPr>
          <w:rStyle w:val="affffc"/>
          <w:rFonts w:hint="cs"/>
          <w:rtl/>
        </w:rPr>
        <w:t>והם אמרו</w:t>
      </w:r>
      <w:r w:rsidRPr="00F40D4B">
        <w:rPr>
          <w:rFonts w:hint="cs"/>
          <w:rtl/>
        </w:rPr>
        <w:t xml:space="preserve"> '</w:t>
      </w:r>
      <w:r w:rsidRPr="00F40D4B">
        <w:rPr>
          <w:rtl/>
        </w:rPr>
        <w:t>כמו שאמר בע</w:t>
      </w:r>
      <w:r w:rsidRPr="00F40D4B">
        <w:rPr>
          <w:rFonts w:hint="cs"/>
          <w:rtl/>
        </w:rPr>
        <w:t>ה</w:t>
      </w:r>
      <w:r w:rsidRPr="00F40D4B">
        <w:rPr>
          <w:rtl/>
        </w:rPr>
        <w:t>"</w:t>
      </w:r>
      <w:r w:rsidRPr="00F40D4B">
        <w:rPr>
          <w:rFonts w:hint="cs"/>
          <w:rtl/>
        </w:rPr>
        <w:t>ב'</w:t>
      </w:r>
    </w:p>
    <w:p w14:paraId="30328CA7" w14:textId="6B3222F0" w:rsidR="00F707CE" w:rsidRPr="00F707CE" w:rsidRDefault="00F707CE" w:rsidP="00023BC3">
      <w:pPr>
        <w:pStyle w:val="36"/>
        <w:framePr w:wrap="notBeside"/>
        <w:rPr>
          <w:rtl/>
        </w:rPr>
      </w:pPr>
      <w:r w:rsidRPr="00F707CE">
        <w:rPr>
          <w:rtl/>
        </w:rPr>
        <w:t>-</w:t>
      </w:r>
    </w:p>
    <w:p w14:paraId="2CDEB782" w14:textId="3A06C14D" w:rsidR="00023BC3" w:rsidRPr="00F40D4B" w:rsidRDefault="00023BC3" w:rsidP="00023BC3">
      <w:pPr>
        <w:rPr>
          <w:rtl/>
        </w:rPr>
      </w:pPr>
      <w:r w:rsidRPr="00F40D4B">
        <w:rPr>
          <w:rtl/>
        </w:rPr>
        <w:t>דעתייהו אעילויא.</w:t>
      </w:r>
    </w:p>
    <w:p w14:paraId="313A9AEA" w14:textId="77777777" w:rsidR="00F707CE" w:rsidRPr="00F707CE" w:rsidRDefault="00023BC3" w:rsidP="00023BC3">
      <w:pPr>
        <w:pStyle w:val="36"/>
        <w:framePr w:wrap="notBeside"/>
        <w:rPr>
          <w:rtl/>
        </w:rPr>
      </w:pPr>
      <w:r w:rsidRPr="00F707CE">
        <w:rPr>
          <w:rFonts w:hint="cs"/>
          <w:rtl/>
        </w:rPr>
        <w:t>ובעי</w:t>
      </w:r>
      <w:r w:rsidR="00F707CE" w:rsidRPr="00F707CE">
        <w:rPr>
          <w:rtl/>
        </w:rPr>
        <w:t>:</w:t>
      </w:r>
    </w:p>
    <w:p w14:paraId="6ED5E25A" w14:textId="1E4AA8CE" w:rsidR="00023BC3" w:rsidRPr="00F40D4B" w:rsidRDefault="00023BC3" w:rsidP="00023BC3">
      <w:pPr>
        <w:rPr>
          <w:rtl/>
        </w:rPr>
      </w:pPr>
      <w:r w:rsidRPr="00E47992">
        <w:rPr>
          <w:rStyle w:val="affffc"/>
          <w:rFonts w:hint="cs"/>
          <w:rtl/>
        </w:rPr>
        <w:t>באמר בעה</w:t>
      </w:r>
      <w:r w:rsidRPr="00E47992">
        <w:rPr>
          <w:rStyle w:val="affffc"/>
          <w:rtl/>
        </w:rPr>
        <w:t>"</w:t>
      </w:r>
      <w:r w:rsidRPr="00E47992">
        <w:rPr>
          <w:rStyle w:val="affffc"/>
          <w:rFonts w:hint="cs"/>
          <w:rtl/>
        </w:rPr>
        <w:t>ב</w:t>
      </w:r>
      <w:r w:rsidRPr="00F40D4B">
        <w:rPr>
          <w:rFonts w:hint="cs"/>
          <w:rtl/>
        </w:rPr>
        <w:t xml:space="preserve"> בד' </w:t>
      </w:r>
      <w:r w:rsidRPr="00E47992">
        <w:rPr>
          <w:rStyle w:val="affffc"/>
          <w:rFonts w:hint="cs"/>
          <w:rtl/>
        </w:rPr>
        <w:t>והוא אמר</w:t>
      </w:r>
      <w:r w:rsidRPr="00F40D4B">
        <w:rPr>
          <w:rFonts w:hint="cs"/>
          <w:rtl/>
        </w:rPr>
        <w:t xml:space="preserve"> בג' </w:t>
      </w:r>
      <w:r w:rsidRPr="00E47992">
        <w:rPr>
          <w:rStyle w:val="affffc"/>
          <w:rtl/>
        </w:rPr>
        <w:t>ואמר</w:t>
      </w:r>
      <w:r w:rsidRPr="00E47992">
        <w:rPr>
          <w:rStyle w:val="affffc"/>
          <w:rFonts w:hint="cs"/>
          <w:rtl/>
        </w:rPr>
        <w:t>ו</w:t>
      </w:r>
      <w:r w:rsidRPr="00E47992">
        <w:rPr>
          <w:rStyle w:val="affffc"/>
          <w:rtl/>
        </w:rPr>
        <w:t>:</w:t>
      </w:r>
      <w:r w:rsidRPr="00F40D4B">
        <w:rPr>
          <w:rtl/>
        </w:rPr>
        <w:t xml:space="preserve"> </w:t>
      </w:r>
      <w:r w:rsidRPr="00F40D4B">
        <w:rPr>
          <w:rFonts w:hint="cs"/>
          <w:rtl/>
        </w:rPr>
        <w:t>'</w:t>
      </w:r>
      <w:r w:rsidRPr="00F40D4B">
        <w:rPr>
          <w:rtl/>
        </w:rPr>
        <w:t>כמה שאמר בע</w:t>
      </w:r>
      <w:r w:rsidRPr="00F40D4B">
        <w:rPr>
          <w:rFonts w:hint="cs"/>
          <w:rtl/>
        </w:rPr>
        <w:t>ה</w:t>
      </w:r>
      <w:r w:rsidRPr="00F40D4B">
        <w:rPr>
          <w:rtl/>
        </w:rPr>
        <w:t>"</w:t>
      </w:r>
      <w:r w:rsidRPr="00F40D4B">
        <w:rPr>
          <w:rFonts w:hint="cs"/>
          <w:rtl/>
        </w:rPr>
        <w:t>ב'</w:t>
      </w:r>
      <w:r w:rsidRPr="00F40D4B">
        <w:rPr>
          <w:rtl/>
        </w:rPr>
        <w:t xml:space="preserve">, </w:t>
      </w:r>
      <w:r w:rsidRPr="00F40D4B">
        <w:rPr>
          <w:rFonts w:hint="cs"/>
          <w:rtl/>
        </w:rPr>
        <w:t>א</w:t>
      </w:r>
      <w:r>
        <w:rPr>
          <w:rFonts w:hint="cs"/>
          <w:rtl/>
        </w:rPr>
        <w:t>ם</w:t>
      </w:r>
      <w:r w:rsidRPr="00F40D4B">
        <w:rPr>
          <w:rFonts w:hint="cs"/>
          <w:rtl/>
        </w:rPr>
        <w:t xml:space="preserve"> על דברו סומכים או על בעה</w:t>
      </w:r>
      <w:r w:rsidRPr="00F40D4B">
        <w:rPr>
          <w:rtl/>
        </w:rPr>
        <w:t>"</w:t>
      </w:r>
      <w:r w:rsidRPr="00F40D4B">
        <w:rPr>
          <w:rFonts w:hint="cs"/>
          <w:rtl/>
        </w:rPr>
        <w:t>ב?</w:t>
      </w:r>
    </w:p>
    <w:p w14:paraId="64A814CF" w14:textId="40F18A75" w:rsidR="00F707CE" w:rsidRPr="00F707CE" w:rsidRDefault="00023BC3" w:rsidP="00023BC3">
      <w:pPr>
        <w:pStyle w:val="36"/>
        <w:framePr w:wrap="notBeside"/>
        <w:rPr>
          <w:rtl/>
        </w:rPr>
      </w:pPr>
      <w:r w:rsidRPr="00F707CE">
        <w:rPr>
          <w:rtl/>
        </w:rPr>
        <w:t>ת</w:t>
      </w:r>
      <w:r w:rsidRPr="00F707CE">
        <w:rPr>
          <w:rFonts w:hint="cs"/>
          <w:rtl/>
        </w:rPr>
        <w:t>"ש</w:t>
      </w:r>
      <w:r w:rsidR="00F707CE" w:rsidRPr="00F707CE">
        <w:rPr>
          <w:rtl/>
        </w:rPr>
        <w:t>:</w:t>
      </w:r>
    </w:p>
    <w:p w14:paraId="7BC9B1B1" w14:textId="3055BFB3" w:rsidR="00E82000" w:rsidRDefault="00023BC3" w:rsidP="00023BC3">
      <w:pPr>
        <w:rPr>
          <w:rtl/>
        </w:rPr>
      </w:pPr>
      <w:r w:rsidRPr="00E47992">
        <w:rPr>
          <w:rStyle w:val="affffc"/>
          <w:rFonts w:hint="cs"/>
          <w:rtl/>
        </w:rPr>
        <w:t>אשה אמרה</w:t>
      </w:r>
      <w:r>
        <w:rPr>
          <w:rFonts w:hint="cs"/>
          <w:rtl/>
        </w:rPr>
        <w:t xml:space="preserve"> </w:t>
      </w:r>
      <w:r w:rsidRPr="00F40D4B">
        <w:rPr>
          <w:rtl/>
        </w:rPr>
        <w:t xml:space="preserve">הבא לי גיטי, </w:t>
      </w:r>
      <w:r w:rsidRPr="00E47992">
        <w:rPr>
          <w:rStyle w:val="affffc"/>
          <w:rFonts w:hint="cs"/>
          <w:rtl/>
        </w:rPr>
        <w:t>והשליח אומר</w:t>
      </w:r>
      <w:r>
        <w:rPr>
          <w:rFonts w:hint="cs"/>
          <w:rtl/>
        </w:rPr>
        <w:t xml:space="preserve"> </w:t>
      </w:r>
      <w:r w:rsidRPr="00F40D4B">
        <w:rPr>
          <w:rtl/>
        </w:rPr>
        <w:t xml:space="preserve">ואשתך אמרה התקבל לי גיטי, </w:t>
      </w:r>
    </w:p>
    <w:p w14:paraId="6BB461AE" w14:textId="65A165C2" w:rsidR="00023BC3" w:rsidRPr="00F40D4B" w:rsidRDefault="00023BC3" w:rsidP="00023BC3">
      <w:pPr>
        <w:rPr>
          <w:rtl/>
        </w:rPr>
      </w:pPr>
      <w:r w:rsidRPr="00E47992">
        <w:rPr>
          <w:rStyle w:val="affffc"/>
          <w:rtl/>
        </w:rPr>
        <w:t>ו</w:t>
      </w:r>
      <w:r w:rsidRPr="00E47992">
        <w:rPr>
          <w:rStyle w:val="affffc"/>
          <w:rFonts w:hint="cs"/>
          <w:rtl/>
        </w:rPr>
        <w:t xml:space="preserve">הבעל </w:t>
      </w:r>
      <w:r w:rsidRPr="00E47992">
        <w:rPr>
          <w:rStyle w:val="affffc"/>
          <w:rtl/>
        </w:rPr>
        <w:t>אומר</w:t>
      </w:r>
      <w:r w:rsidRPr="00F40D4B">
        <w:rPr>
          <w:rtl/>
        </w:rPr>
        <w:t xml:space="preserve"> הילך כמה שאמרה.</w:t>
      </w:r>
    </w:p>
    <w:p w14:paraId="0C4934F7" w14:textId="3C56EB3D" w:rsidR="00F707CE" w:rsidRPr="00F707CE" w:rsidRDefault="00023BC3" w:rsidP="00023BC3">
      <w:pPr>
        <w:pStyle w:val="36"/>
        <w:framePr w:wrap="notBeside"/>
        <w:rPr>
          <w:rtl/>
        </w:rPr>
      </w:pPr>
      <w:r w:rsidRPr="00F707CE">
        <w:rPr>
          <w:rFonts w:hint="cs"/>
          <w:rtl/>
        </w:rPr>
        <w:t>ר"נ</w:t>
      </w:r>
      <w:r w:rsidR="00F707CE" w:rsidRPr="00F707CE">
        <w:rPr>
          <w:rFonts w:hint="cs"/>
          <w:rtl/>
        </w:rPr>
        <w:t>:</w:t>
      </w:r>
    </w:p>
    <w:p w14:paraId="60D95EC4" w14:textId="1F3340C9" w:rsidR="00023BC3" w:rsidRPr="00F40D4B" w:rsidRDefault="00023BC3" w:rsidP="00023BC3">
      <w:pPr>
        <w:rPr>
          <w:rtl/>
        </w:rPr>
      </w:pPr>
      <w:r w:rsidRPr="00F40D4B">
        <w:rPr>
          <w:rtl/>
        </w:rPr>
        <w:t>אפילו הגיע גט לידה אינה מגורשת.</w:t>
      </w:r>
    </w:p>
    <w:p w14:paraId="5C231B4B" w14:textId="77777777" w:rsidR="00F707CE" w:rsidRPr="00F707CE" w:rsidRDefault="00023BC3" w:rsidP="00023BC3">
      <w:pPr>
        <w:pStyle w:val="36"/>
        <w:framePr w:wrap="notBeside"/>
        <w:rPr>
          <w:rtl/>
        </w:rPr>
      </w:pPr>
      <w:r w:rsidRPr="00F707CE">
        <w:rPr>
          <w:rtl/>
        </w:rPr>
        <w:t>ש</w:t>
      </w:r>
      <w:r w:rsidRPr="00F707CE">
        <w:rPr>
          <w:rFonts w:hint="cs"/>
          <w:rtl/>
        </w:rPr>
        <w:t>"מ</w:t>
      </w:r>
      <w:r w:rsidR="00F707CE" w:rsidRPr="00F707CE">
        <w:rPr>
          <w:rtl/>
        </w:rPr>
        <w:t>:</w:t>
      </w:r>
    </w:p>
    <w:p w14:paraId="6922012C" w14:textId="6F81A851" w:rsidR="00023BC3" w:rsidRPr="00F40D4B" w:rsidRDefault="00023BC3" w:rsidP="00023BC3">
      <w:pPr>
        <w:rPr>
          <w:rtl/>
        </w:rPr>
      </w:pPr>
      <w:r w:rsidRPr="00E82000">
        <w:rPr>
          <w:rFonts w:hint="cs"/>
          <w:b/>
          <w:bCs/>
          <w:rtl/>
        </w:rPr>
        <w:t xml:space="preserve">שעל דיבורו </w:t>
      </w:r>
      <w:r w:rsidRPr="00E82000">
        <w:rPr>
          <w:b/>
          <w:bCs/>
          <w:rtl/>
        </w:rPr>
        <w:t>ס</w:t>
      </w:r>
      <w:r w:rsidRPr="00E82000">
        <w:rPr>
          <w:rFonts w:hint="cs"/>
          <w:b/>
          <w:bCs/>
          <w:rtl/>
        </w:rPr>
        <w:t>ומ</w:t>
      </w:r>
      <w:r w:rsidRPr="00E82000">
        <w:rPr>
          <w:b/>
          <w:bCs/>
          <w:rtl/>
        </w:rPr>
        <w:t>ך,</w:t>
      </w:r>
      <w:r w:rsidRPr="00F40D4B">
        <w:rPr>
          <w:rtl/>
        </w:rPr>
        <w:t xml:space="preserve"> </w:t>
      </w:r>
      <w:r>
        <w:rPr>
          <w:rFonts w:hint="cs"/>
          <w:rtl/>
        </w:rPr>
        <w:t xml:space="preserve">שאם על דיבורה מרגע שגט בידה תיגרש </w:t>
      </w:r>
    </w:p>
    <w:p w14:paraId="5893E0CE" w14:textId="77777777" w:rsidR="00023BC3" w:rsidRPr="00F40D4B" w:rsidRDefault="00023BC3" w:rsidP="00023BC3">
      <w:pPr>
        <w:pStyle w:val="affe"/>
        <w:framePr w:wrap="around"/>
        <w:spacing w:line="220" w:lineRule="exact"/>
        <w:rPr>
          <w:rtl/>
        </w:rPr>
      </w:pPr>
      <w:r w:rsidRPr="00F40D4B">
        <w:rPr>
          <w:rtl/>
        </w:rPr>
        <w:t>עו:</w:t>
      </w:r>
    </w:p>
    <w:p w14:paraId="6ED35EFD" w14:textId="16113F76" w:rsidR="00F707CE" w:rsidRPr="00F707CE" w:rsidRDefault="00023BC3" w:rsidP="00023BC3">
      <w:pPr>
        <w:pStyle w:val="36"/>
        <w:framePr w:wrap="notBeside"/>
        <w:rPr>
          <w:rtl/>
        </w:rPr>
      </w:pPr>
      <w:r w:rsidRPr="00F707CE">
        <w:rPr>
          <w:rFonts w:hint="cs"/>
          <w:rtl/>
        </w:rPr>
        <w:t>- ודחי' בשלמא</w:t>
      </w:r>
      <w:r w:rsidR="00F707CE" w:rsidRPr="00F707CE">
        <w:rPr>
          <w:rFonts w:hint="cs"/>
          <w:rtl/>
        </w:rPr>
        <w:t>:</w:t>
      </w:r>
    </w:p>
    <w:p w14:paraId="5203FD4D" w14:textId="49DAED6E" w:rsidR="00023BC3" w:rsidRPr="00F40D4B" w:rsidRDefault="00023BC3" w:rsidP="00023BC3">
      <w:pPr>
        <w:rPr>
          <w:rtl/>
        </w:rPr>
      </w:pPr>
      <w:r w:rsidRPr="00E47992">
        <w:rPr>
          <w:rStyle w:val="affffc"/>
          <w:rFonts w:hint="cs"/>
          <w:rtl/>
        </w:rPr>
        <w:t>אשה אמרה</w:t>
      </w:r>
      <w:r>
        <w:rPr>
          <w:rFonts w:hint="cs"/>
          <w:rtl/>
        </w:rPr>
        <w:t xml:space="preserve"> </w:t>
      </w:r>
      <w:r w:rsidRPr="00F40D4B">
        <w:rPr>
          <w:rtl/>
        </w:rPr>
        <w:t>התקבל לי גיטי</w:t>
      </w:r>
      <w:r w:rsidRPr="00F40D4B">
        <w:rPr>
          <w:rFonts w:hint="cs"/>
          <w:rtl/>
        </w:rPr>
        <w:t>,</w:t>
      </w:r>
      <w:r w:rsidRPr="00F40D4B">
        <w:rPr>
          <w:rtl/>
        </w:rPr>
        <w:t xml:space="preserve"> </w:t>
      </w:r>
      <w:r w:rsidRPr="00E47992">
        <w:rPr>
          <w:rStyle w:val="affffc"/>
          <w:rFonts w:hint="cs"/>
          <w:rtl/>
        </w:rPr>
        <w:t>והשליח מספר לבעל</w:t>
      </w:r>
      <w:r>
        <w:rPr>
          <w:rStyle w:val="affffc"/>
          <w:rFonts w:hint="cs"/>
          <w:rtl/>
        </w:rPr>
        <w:t>:</w:t>
      </w:r>
      <w:r>
        <w:rPr>
          <w:rFonts w:hint="cs"/>
          <w:rtl/>
        </w:rPr>
        <w:t xml:space="preserve"> </w:t>
      </w:r>
      <w:r w:rsidRPr="00F40D4B">
        <w:rPr>
          <w:rtl/>
        </w:rPr>
        <w:t xml:space="preserve">אשתך אמרה הבא </w:t>
      </w:r>
      <w:r w:rsidRPr="00E47992">
        <w:rPr>
          <w:rStyle w:val="affffc"/>
          <w:rFonts w:hint="cs"/>
          <w:rtl/>
        </w:rPr>
        <w:t xml:space="preserve">והבעל </w:t>
      </w:r>
      <w:r w:rsidRPr="00E47992">
        <w:rPr>
          <w:rStyle w:val="affffc"/>
          <w:rtl/>
        </w:rPr>
        <w:t>אומר</w:t>
      </w:r>
      <w:r>
        <w:rPr>
          <w:rStyle w:val="affffc"/>
          <w:rFonts w:hint="cs"/>
          <w:rtl/>
        </w:rPr>
        <w:t>:</w:t>
      </w:r>
      <w:r w:rsidRPr="00F40D4B">
        <w:rPr>
          <w:rtl/>
        </w:rPr>
        <w:t xml:space="preserve"> הילך כמו שאמרה,</w:t>
      </w:r>
    </w:p>
    <w:p w14:paraId="3A8D9DFA" w14:textId="078954F9" w:rsidR="00F707CE" w:rsidRPr="00F707CE" w:rsidRDefault="00023BC3" w:rsidP="00023BC3">
      <w:pPr>
        <w:pStyle w:val="36"/>
        <w:framePr w:wrap="notBeside"/>
        <w:rPr>
          <w:rtl/>
        </w:rPr>
      </w:pPr>
      <w:r w:rsidRPr="00F707CE">
        <w:rPr>
          <w:rFonts w:hint="cs"/>
          <w:rtl/>
        </w:rPr>
        <w:t>דלר"נ</w:t>
      </w:r>
      <w:r w:rsidR="00F707CE" w:rsidRPr="00F707CE">
        <w:rPr>
          <w:rtl/>
        </w:rPr>
        <w:t>:</w:t>
      </w:r>
    </w:p>
    <w:p w14:paraId="2BE0F685" w14:textId="3DEFFB6F" w:rsidR="00023BC3" w:rsidRPr="00F40D4B" w:rsidRDefault="00023BC3" w:rsidP="00023BC3">
      <w:pPr>
        <w:rPr>
          <w:rtl/>
        </w:rPr>
      </w:pPr>
      <w:r w:rsidRPr="00F40D4B">
        <w:rPr>
          <w:rtl/>
        </w:rPr>
        <w:t xml:space="preserve">משיגיע גט לידו מגורשת </w:t>
      </w:r>
      <w:r w:rsidR="00E82000">
        <w:rPr>
          <w:rFonts w:hint="cs"/>
          <w:rtl/>
        </w:rPr>
        <w:t xml:space="preserve">-שעל דיבורה </w:t>
      </w:r>
      <w:r w:rsidRPr="00F40D4B">
        <w:rPr>
          <w:rFonts w:hint="cs"/>
          <w:rtl/>
        </w:rPr>
        <w:t>סומך</w:t>
      </w:r>
      <w:r w:rsidRPr="00F40D4B">
        <w:rPr>
          <w:rtl/>
        </w:rPr>
        <w:t>.</w:t>
      </w:r>
    </w:p>
    <w:p w14:paraId="1C5B2619" w14:textId="6231B2AB" w:rsidR="00F707CE" w:rsidRPr="00F707CE" w:rsidRDefault="00023BC3" w:rsidP="00023BC3">
      <w:pPr>
        <w:pStyle w:val="36"/>
        <w:framePr w:wrap="notBeside"/>
        <w:rPr>
          <w:rtl/>
        </w:rPr>
      </w:pPr>
      <w:r w:rsidRPr="00F707CE">
        <w:rPr>
          <w:rFonts w:hint="cs"/>
          <w:rtl/>
        </w:rPr>
        <w:t>א"נ</w:t>
      </w:r>
      <w:r w:rsidR="00F707CE" w:rsidRPr="00F707CE">
        <w:rPr>
          <w:rtl/>
        </w:rPr>
        <w:t>:</w:t>
      </w:r>
    </w:p>
    <w:p w14:paraId="6563AFCA" w14:textId="65F252B0" w:rsidR="00023BC3" w:rsidRPr="00F40D4B" w:rsidRDefault="00023BC3" w:rsidP="00023BC3">
      <w:pPr>
        <w:rPr>
          <w:rtl/>
        </w:rPr>
      </w:pPr>
      <w:r w:rsidRPr="00F40D4B">
        <w:rPr>
          <w:rtl/>
        </w:rPr>
        <w:t xml:space="preserve">משהגיע גט לידה מגורשת </w:t>
      </w:r>
      <w:r w:rsidR="00E82000">
        <w:rPr>
          <w:rFonts w:hint="cs"/>
          <w:rtl/>
        </w:rPr>
        <w:t>-</w:t>
      </w:r>
      <w:r w:rsidRPr="00F40D4B">
        <w:rPr>
          <w:rtl/>
        </w:rPr>
        <w:t xml:space="preserve"> </w:t>
      </w:r>
      <w:r w:rsidR="00E82000">
        <w:rPr>
          <w:rFonts w:hint="cs"/>
          <w:rtl/>
        </w:rPr>
        <w:t xml:space="preserve">שעל דיבורו </w:t>
      </w:r>
      <w:r w:rsidRPr="00F40D4B">
        <w:rPr>
          <w:rFonts w:hint="cs"/>
          <w:rtl/>
        </w:rPr>
        <w:t>ס</w:t>
      </w:r>
      <w:r w:rsidR="00E82000">
        <w:rPr>
          <w:rFonts w:hint="cs"/>
          <w:rtl/>
        </w:rPr>
        <w:t>ו</w:t>
      </w:r>
      <w:r w:rsidRPr="00F40D4B">
        <w:rPr>
          <w:rtl/>
        </w:rPr>
        <w:t>מך.</w:t>
      </w:r>
    </w:p>
    <w:p w14:paraId="3C5BC94D" w14:textId="77777777" w:rsidR="00023BC3" w:rsidRPr="00F40D4B" w:rsidRDefault="00023BC3" w:rsidP="00023BC3">
      <w:pPr>
        <w:rPr>
          <w:rtl/>
        </w:rPr>
      </w:pPr>
      <w:r w:rsidRPr="00E82000">
        <w:rPr>
          <w:rStyle w:val="affffc"/>
          <w:rFonts w:hint="cs"/>
          <w:rtl/>
        </w:rPr>
        <w:t xml:space="preserve">אבל </w:t>
      </w:r>
      <w:r w:rsidRPr="00E82000">
        <w:rPr>
          <w:rStyle w:val="affffc"/>
          <w:rtl/>
        </w:rPr>
        <w:t>שם</w:t>
      </w:r>
      <w:r w:rsidRPr="00F40D4B">
        <w:rPr>
          <w:rtl/>
        </w:rPr>
        <w:t xml:space="preserve">  </w:t>
      </w:r>
      <w:r w:rsidRPr="00F40D4B">
        <w:rPr>
          <w:rFonts w:hint="cs"/>
          <w:rtl/>
        </w:rPr>
        <w:t>לא מהני דעקר שליחותו לגמרי שאמר שהוא שליח לקבלה ולא להולכה.</w:t>
      </w:r>
    </w:p>
    <w:p w14:paraId="28465E8C" w14:textId="77777777" w:rsidR="00023BC3" w:rsidRPr="00F40D4B" w:rsidRDefault="00023BC3" w:rsidP="00E82000">
      <w:pPr>
        <w:pStyle w:val="affff9"/>
        <w:rPr>
          <w:rtl/>
        </w:rPr>
      </w:pPr>
      <w:r>
        <w:rPr>
          <w:rFonts w:hint="cs"/>
          <w:rtl/>
        </w:rPr>
        <w:t>אופן נוסף לפרש 'הטעו' של המשנה</w:t>
      </w:r>
    </w:p>
    <w:p w14:paraId="2EA5F6F4" w14:textId="77777777" w:rsidR="00023BC3" w:rsidRPr="00F40D4B" w:rsidRDefault="00023BC3" w:rsidP="00023BC3">
      <w:pPr>
        <w:rPr>
          <w:rtl/>
        </w:rPr>
      </w:pPr>
      <w:r>
        <w:rPr>
          <w:rFonts w:hint="cs"/>
          <w:rtl/>
        </w:rPr>
        <w:t xml:space="preserve">שגם לפועלין שחוזרין בהן קוראים הטעו. </w:t>
      </w:r>
    </w:p>
    <w:p w14:paraId="4986E10B" w14:textId="47341328" w:rsidR="00F707CE" w:rsidRPr="00F707CE" w:rsidRDefault="00023BC3" w:rsidP="00023BC3">
      <w:pPr>
        <w:pStyle w:val="36"/>
        <w:framePr w:wrap="notBeside"/>
        <w:rPr>
          <w:rtl/>
        </w:rPr>
      </w:pPr>
      <w:r w:rsidRPr="00F707CE">
        <w:rPr>
          <w:rtl/>
        </w:rPr>
        <w:t>דתניא</w:t>
      </w:r>
      <w:r w:rsidR="00F707CE" w:rsidRPr="00F707CE">
        <w:rPr>
          <w:rtl/>
        </w:rPr>
        <w:t>:</w:t>
      </w:r>
    </w:p>
    <w:p w14:paraId="0108DBE3" w14:textId="6FD13FBB" w:rsidR="00023BC3" w:rsidRDefault="00023BC3" w:rsidP="00023BC3">
      <w:pPr>
        <w:rPr>
          <w:rtl/>
        </w:rPr>
      </w:pPr>
      <w:r w:rsidRPr="00F40D4B">
        <w:rPr>
          <w:rtl/>
        </w:rPr>
        <w:t xml:space="preserve">השוכר את האומנין והטעו את בעל הבית, </w:t>
      </w:r>
    </w:p>
    <w:p w14:paraId="4BE84EF5" w14:textId="020B5B40" w:rsidR="00023BC3" w:rsidRPr="00F40D4B" w:rsidRDefault="00023BC3" w:rsidP="00023BC3">
      <w:pPr>
        <w:rPr>
          <w:rtl/>
        </w:rPr>
      </w:pPr>
      <w:r w:rsidRPr="00F40D4B">
        <w:rPr>
          <w:rtl/>
        </w:rPr>
        <w:t>או בע</w:t>
      </w:r>
      <w:r w:rsidRPr="00F40D4B">
        <w:rPr>
          <w:rFonts w:hint="cs"/>
          <w:rtl/>
        </w:rPr>
        <w:t xml:space="preserve">ה"ב </w:t>
      </w:r>
      <w:r w:rsidRPr="00F40D4B">
        <w:rPr>
          <w:rtl/>
        </w:rPr>
        <w:t xml:space="preserve">הטעה אותן </w:t>
      </w:r>
      <w:r>
        <w:rPr>
          <w:rFonts w:hint="cs"/>
          <w:rtl/>
        </w:rPr>
        <w:t xml:space="preserve">ולא הלכו- </w:t>
      </w:r>
      <w:r w:rsidRPr="00F40D4B">
        <w:rPr>
          <w:rtl/>
        </w:rPr>
        <w:t>אין להם ז</w:t>
      </w:r>
      <w:r w:rsidRPr="00F40D4B">
        <w:rPr>
          <w:rFonts w:hint="cs"/>
          <w:rtl/>
        </w:rPr>
        <w:t>ע</w:t>
      </w:r>
      <w:r w:rsidRPr="00F40D4B">
        <w:rPr>
          <w:rtl/>
        </w:rPr>
        <w:t>"</w:t>
      </w:r>
      <w:r w:rsidRPr="00F40D4B">
        <w:rPr>
          <w:rFonts w:hint="cs"/>
          <w:rtl/>
        </w:rPr>
        <w:t>ז</w:t>
      </w:r>
      <w:r w:rsidRPr="00F40D4B">
        <w:rPr>
          <w:rtl/>
        </w:rPr>
        <w:t xml:space="preserve"> אלא תרעומת.</w:t>
      </w:r>
    </w:p>
    <w:p w14:paraId="2A29EF63" w14:textId="77777777" w:rsidR="00023BC3" w:rsidRDefault="00023BC3" w:rsidP="00023BC3">
      <w:pPr>
        <w:rPr>
          <w:rtl/>
        </w:rPr>
      </w:pPr>
      <w:r w:rsidRPr="00E82000">
        <w:rPr>
          <w:b/>
          <w:bCs/>
          <w:rtl/>
        </w:rPr>
        <w:t>אבל הלכו חמרים</w:t>
      </w:r>
      <w:r w:rsidRPr="00F40D4B">
        <w:rPr>
          <w:rtl/>
        </w:rPr>
        <w:t xml:space="preserve"> ולא מצאו תבואה, פועלין ומצאו שדה לחה</w:t>
      </w:r>
      <w:r>
        <w:rPr>
          <w:rFonts w:hint="cs"/>
          <w:rtl/>
        </w:rPr>
        <w:t xml:space="preserve"> </w:t>
      </w:r>
    </w:p>
    <w:p w14:paraId="25D17ADD" w14:textId="77777777" w:rsidR="00023BC3" w:rsidRPr="00F40D4B" w:rsidRDefault="00023BC3" w:rsidP="00023BC3">
      <w:pPr>
        <w:rPr>
          <w:rtl/>
        </w:rPr>
      </w:pPr>
      <w:r w:rsidRPr="00F40D4B">
        <w:rPr>
          <w:rtl/>
        </w:rPr>
        <w:t>- נותן להן שכרן משלם,</w:t>
      </w:r>
    </w:p>
    <w:p w14:paraId="70633837" w14:textId="77777777" w:rsidR="00023BC3" w:rsidRPr="00F40D4B" w:rsidRDefault="00023BC3" w:rsidP="00023BC3">
      <w:pPr>
        <w:rPr>
          <w:rtl/>
        </w:rPr>
      </w:pPr>
      <w:r w:rsidRPr="00F40D4B">
        <w:rPr>
          <w:rtl/>
        </w:rPr>
        <w:t>אבל אינו דומה הבא טעון לבא ריקן, עושה מלאכה ליושב ובטל.</w:t>
      </w:r>
    </w:p>
    <w:p w14:paraId="454BA409" w14:textId="77777777" w:rsidR="00F707CE" w:rsidRPr="00F707CE" w:rsidRDefault="00023BC3" w:rsidP="00023BC3">
      <w:pPr>
        <w:pStyle w:val="36"/>
        <w:framePr w:wrap="notBeside"/>
        <w:rPr>
          <w:rtl/>
        </w:rPr>
      </w:pPr>
      <w:r w:rsidRPr="00F707CE">
        <w:rPr>
          <w:rtl/>
        </w:rPr>
        <w:t>בד"א</w:t>
      </w:r>
      <w:r w:rsidR="00F707CE" w:rsidRPr="00F707CE">
        <w:rPr>
          <w:rtl/>
        </w:rPr>
        <w:t>:</w:t>
      </w:r>
    </w:p>
    <w:p w14:paraId="5BA68434" w14:textId="5674436E" w:rsidR="00023BC3" w:rsidRPr="00EB1FFE" w:rsidRDefault="00023BC3" w:rsidP="00023BC3">
      <w:pPr>
        <w:rPr>
          <w:rtl/>
        </w:rPr>
      </w:pPr>
      <w:r w:rsidRPr="00EB1FFE">
        <w:rPr>
          <w:rtl/>
        </w:rPr>
        <w:t>שלא התחילו, אבל התחילו במלאכה שמין להן מה שעשו.</w:t>
      </w:r>
    </w:p>
    <w:p w14:paraId="24972DA0" w14:textId="77777777" w:rsidR="00F707CE" w:rsidRPr="00F707CE" w:rsidRDefault="00023BC3" w:rsidP="00023BC3">
      <w:pPr>
        <w:pStyle w:val="36"/>
        <w:framePr w:wrap="notBeside"/>
        <w:rPr>
          <w:rtl/>
        </w:rPr>
      </w:pPr>
      <w:r w:rsidRPr="00F707CE">
        <w:rPr>
          <w:rtl/>
        </w:rPr>
        <w:t>כיצד?</w:t>
      </w:r>
      <w:r w:rsidR="00F707CE" w:rsidRPr="00F707CE">
        <w:rPr>
          <w:rtl/>
        </w:rPr>
        <w:t>:</w:t>
      </w:r>
    </w:p>
    <w:p w14:paraId="66540B86" w14:textId="01E0B548" w:rsidR="00023BC3" w:rsidRPr="00F40D4B" w:rsidRDefault="00023BC3" w:rsidP="00023BC3">
      <w:pPr>
        <w:rPr>
          <w:rtl/>
        </w:rPr>
      </w:pPr>
      <w:r w:rsidRPr="00F40D4B">
        <w:rPr>
          <w:rtl/>
        </w:rPr>
        <w:lastRenderedPageBreak/>
        <w:t>קבלו קמה לקצור בשני סלעים</w:t>
      </w:r>
      <w:r w:rsidRPr="00E47992">
        <w:rPr>
          <w:rStyle w:val="afffff2"/>
          <w:rFonts w:hint="cs"/>
          <w:rtl/>
        </w:rPr>
        <w:t xml:space="preserve"> </w:t>
      </w:r>
      <w:r>
        <w:rPr>
          <w:rStyle w:val="afffff2"/>
          <w:rFonts w:hint="cs"/>
          <w:rtl/>
        </w:rPr>
        <w:t xml:space="preserve">ח' </w:t>
      </w:r>
      <w:r w:rsidRPr="00E47992">
        <w:rPr>
          <w:rStyle w:val="afffff2"/>
          <w:rFonts w:hint="cs"/>
          <w:rtl/>
        </w:rPr>
        <w:t>דינרים</w:t>
      </w:r>
      <w:r w:rsidRPr="00F40D4B">
        <w:rPr>
          <w:rtl/>
        </w:rPr>
        <w:t xml:space="preserve"> קצרו חציה</w:t>
      </w:r>
      <w:r w:rsidRPr="00F40D4B">
        <w:rPr>
          <w:rFonts w:hint="cs"/>
          <w:rtl/>
        </w:rPr>
        <w:t xml:space="preserve"> </w:t>
      </w:r>
      <w:r w:rsidRPr="00F40D4B">
        <w:rPr>
          <w:rtl/>
        </w:rPr>
        <w:t>והניחו חציה,</w:t>
      </w:r>
    </w:p>
    <w:p w14:paraId="414AEE31" w14:textId="77777777" w:rsidR="00023BC3" w:rsidRPr="00EB1FFE" w:rsidRDefault="00023BC3" w:rsidP="00023BC3">
      <w:pPr>
        <w:rPr>
          <w:spacing w:val="2"/>
          <w:rtl/>
        </w:rPr>
      </w:pPr>
      <w:r w:rsidRPr="00EB1FFE">
        <w:rPr>
          <w:spacing w:val="2"/>
          <w:rtl/>
        </w:rPr>
        <w:t xml:space="preserve">בגד לארוג </w:t>
      </w:r>
      <w:r w:rsidRPr="00EB1FFE">
        <w:rPr>
          <w:rFonts w:hint="cs"/>
          <w:spacing w:val="2"/>
          <w:rtl/>
        </w:rPr>
        <w:t xml:space="preserve">ב' </w:t>
      </w:r>
      <w:r w:rsidRPr="00EB1FFE">
        <w:rPr>
          <w:spacing w:val="2"/>
          <w:rtl/>
        </w:rPr>
        <w:t xml:space="preserve">סלעים, ארגו חציו והניחו חציו </w:t>
      </w:r>
      <w:r w:rsidRPr="00EB1FFE">
        <w:rPr>
          <w:rFonts w:hint="cs"/>
          <w:spacing w:val="2"/>
          <w:rtl/>
        </w:rPr>
        <w:t>-</w:t>
      </w:r>
      <w:r w:rsidRPr="00EB1FFE">
        <w:rPr>
          <w:spacing w:val="2"/>
          <w:rtl/>
        </w:rPr>
        <w:t>שמין להן מה שעשו.</w:t>
      </w:r>
    </w:p>
    <w:p w14:paraId="72A0B7D2" w14:textId="77777777" w:rsidR="00023BC3" w:rsidRPr="00F40D4B" w:rsidRDefault="00023BC3" w:rsidP="00023BC3">
      <w:pPr>
        <w:rPr>
          <w:rtl/>
        </w:rPr>
      </w:pPr>
      <w:r w:rsidRPr="00F40D4B">
        <w:rPr>
          <w:rtl/>
        </w:rPr>
        <w:t>היה יפה ששה דינרים</w:t>
      </w:r>
      <w:r w:rsidRPr="00F40D4B">
        <w:rPr>
          <w:rFonts w:hint="cs"/>
          <w:rtl/>
        </w:rPr>
        <w:t xml:space="preserve"> </w:t>
      </w:r>
      <w:r w:rsidRPr="00E47992">
        <w:rPr>
          <w:rStyle w:val="afffff2"/>
          <w:rFonts w:hint="cs"/>
          <w:rtl/>
        </w:rPr>
        <w:t>[מה שלא עשו]</w:t>
      </w:r>
      <w:r w:rsidRPr="00E47992">
        <w:rPr>
          <w:rStyle w:val="afffff2"/>
          <w:rtl/>
        </w:rPr>
        <w:t>-</w:t>
      </w:r>
      <w:r w:rsidRPr="00F40D4B">
        <w:rPr>
          <w:rtl/>
        </w:rPr>
        <w:t xml:space="preserve"> נותן להן סלע</w:t>
      </w:r>
      <w:r w:rsidRPr="00F40D4B">
        <w:rPr>
          <w:rFonts w:hint="cs"/>
          <w:rtl/>
        </w:rPr>
        <w:t>[4]</w:t>
      </w:r>
      <w:r w:rsidRPr="00F40D4B">
        <w:rPr>
          <w:rtl/>
        </w:rPr>
        <w:t>, או יגמרו מלאכתן ויטלו שני סלעים</w:t>
      </w:r>
      <w:r>
        <w:rPr>
          <w:rFonts w:hint="cs"/>
          <w:rtl/>
        </w:rPr>
        <w:t xml:space="preserve">, </w:t>
      </w:r>
      <w:r w:rsidRPr="00F40D4B">
        <w:rPr>
          <w:rtl/>
        </w:rPr>
        <w:t>ואם סלע - נותן להם סלע.</w:t>
      </w:r>
    </w:p>
    <w:p w14:paraId="564085E4" w14:textId="45ADDD02" w:rsidR="00F707CE" w:rsidRPr="00F707CE" w:rsidRDefault="00023BC3" w:rsidP="00023BC3">
      <w:pPr>
        <w:pStyle w:val="36"/>
        <w:framePr w:wrap="notBeside"/>
        <w:rPr>
          <w:rtl/>
        </w:rPr>
      </w:pPr>
      <w:r w:rsidRPr="00F707CE">
        <w:rPr>
          <w:rtl/>
        </w:rPr>
        <w:t>רבי דוסא</w:t>
      </w:r>
      <w:r w:rsidR="00F707CE" w:rsidRPr="00F707CE">
        <w:rPr>
          <w:rFonts w:hint="cs"/>
          <w:rtl/>
        </w:rPr>
        <w:t>:</w:t>
      </w:r>
    </w:p>
    <w:p w14:paraId="4481992C" w14:textId="56BE1BE2" w:rsidR="00023BC3" w:rsidRPr="00EB1FFE" w:rsidRDefault="00023BC3" w:rsidP="00023BC3">
      <w:pPr>
        <w:rPr>
          <w:rtl/>
        </w:rPr>
      </w:pPr>
      <w:r w:rsidRPr="00EB1FFE">
        <w:rPr>
          <w:rtl/>
        </w:rPr>
        <w:t xml:space="preserve">שמין להן מה שעתיד להעשות, היה יפה </w:t>
      </w:r>
      <w:r w:rsidRPr="00EB1FFE">
        <w:rPr>
          <w:rFonts w:hint="cs"/>
          <w:rtl/>
        </w:rPr>
        <w:t>ו'</w:t>
      </w:r>
      <w:r w:rsidRPr="00EB1FFE">
        <w:rPr>
          <w:rtl/>
        </w:rPr>
        <w:t xml:space="preserve"> דינרים - נותן להם שקל</w:t>
      </w:r>
    </w:p>
    <w:p w14:paraId="3ADE0D58" w14:textId="77777777" w:rsidR="00023BC3" w:rsidRPr="00F40D4B" w:rsidRDefault="00023BC3" w:rsidP="00023BC3">
      <w:pPr>
        <w:rPr>
          <w:rtl/>
        </w:rPr>
      </w:pPr>
      <w:r w:rsidRPr="00F40D4B">
        <w:rPr>
          <w:rtl/>
        </w:rPr>
        <w:t>או יגמרו מלאכתן ויטלו שני סלעים</w:t>
      </w:r>
      <w:r w:rsidRPr="00F40D4B">
        <w:rPr>
          <w:rFonts w:hint="cs"/>
          <w:rtl/>
        </w:rPr>
        <w:t xml:space="preserve">, </w:t>
      </w:r>
      <w:r w:rsidRPr="00F40D4B">
        <w:rPr>
          <w:rtl/>
        </w:rPr>
        <w:t>ואם סלע - נותן להם סלע.</w:t>
      </w:r>
    </w:p>
    <w:p w14:paraId="0D13A2A1" w14:textId="77777777" w:rsidR="00F707CE" w:rsidRPr="00F707CE" w:rsidRDefault="00023BC3" w:rsidP="00023BC3">
      <w:pPr>
        <w:pStyle w:val="36"/>
        <w:framePr w:wrap="notBeside"/>
        <w:rPr>
          <w:rtl/>
        </w:rPr>
      </w:pPr>
      <w:r w:rsidRPr="00F707CE">
        <w:rPr>
          <w:rtl/>
        </w:rPr>
        <w:t>בד"א</w:t>
      </w:r>
      <w:r w:rsidR="00F707CE" w:rsidRPr="00F707CE">
        <w:rPr>
          <w:rtl/>
        </w:rPr>
        <w:t>:</w:t>
      </w:r>
    </w:p>
    <w:p w14:paraId="298CAC08" w14:textId="045D5F0A" w:rsidR="00023BC3" w:rsidRPr="00F40D4B" w:rsidRDefault="00023BC3" w:rsidP="00023BC3">
      <w:pPr>
        <w:rPr>
          <w:rtl/>
        </w:rPr>
      </w:pPr>
      <w:r w:rsidRPr="00F40D4B">
        <w:rPr>
          <w:rtl/>
        </w:rPr>
        <w:t>בדבר שאין אבוד, אבל בדבר האבוד - שוכר עליהן או מטען.</w:t>
      </w:r>
    </w:p>
    <w:p w14:paraId="14B0775D" w14:textId="77777777" w:rsidR="00023BC3" w:rsidRDefault="00023BC3" w:rsidP="00023BC3">
      <w:pPr>
        <w:rPr>
          <w:rtl/>
        </w:rPr>
      </w:pPr>
      <w:r w:rsidRPr="00E47992">
        <w:rPr>
          <w:rStyle w:val="affffc"/>
          <w:rFonts w:hint="cs"/>
          <w:rtl/>
        </w:rPr>
        <w:t>ש</w:t>
      </w:r>
      <w:r w:rsidRPr="00E47992">
        <w:rPr>
          <w:rStyle w:val="affffc"/>
          <w:rtl/>
        </w:rPr>
        <w:t>אומר להן:</w:t>
      </w:r>
      <w:r w:rsidRPr="00F40D4B">
        <w:rPr>
          <w:rtl/>
        </w:rPr>
        <w:t xml:space="preserve"> סלע קצצתי לכם - באו וטלו שתים.</w:t>
      </w:r>
      <w:r>
        <w:rPr>
          <w:rFonts w:hint="cs"/>
          <w:rtl/>
        </w:rPr>
        <w:t xml:space="preserve"> </w:t>
      </w:r>
    </w:p>
    <w:p w14:paraId="50DFF710" w14:textId="77777777" w:rsidR="00023BC3" w:rsidRDefault="00023BC3" w:rsidP="00023BC3">
      <w:pPr>
        <w:rPr>
          <w:rtl/>
        </w:rPr>
      </w:pPr>
      <w:r>
        <w:rPr>
          <w:rFonts w:hint="cs"/>
          <w:rtl/>
        </w:rPr>
        <w:t>ויכול להטעותן עד ארבעים או חמישים זוז,</w:t>
      </w:r>
    </w:p>
    <w:p w14:paraId="3B15F735" w14:textId="77777777" w:rsidR="00023BC3" w:rsidRDefault="00023BC3" w:rsidP="00E82000">
      <w:pPr>
        <w:rPr>
          <w:rtl/>
        </w:rPr>
      </w:pPr>
      <w:r>
        <w:rPr>
          <w:rFonts w:hint="cs"/>
          <w:rtl/>
        </w:rPr>
        <w:t xml:space="preserve">ודווקא בזמן שאין שם פועלים לשכור, </w:t>
      </w:r>
      <w:r w:rsidRPr="00F40D4B">
        <w:rPr>
          <w:rtl/>
        </w:rPr>
        <w:t>אבל יש שם פועלים לשכור, ואמר צא ושכור מאלו - אין לו עליהן אלא תרעומת.</w:t>
      </w:r>
    </w:p>
    <w:p w14:paraId="2837C8D3" w14:textId="78C3B8C6" w:rsidR="00E82000" w:rsidRPr="00F40D4B" w:rsidRDefault="00E82000" w:rsidP="00E82000">
      <w:pPr>
        <w:pStyle w:val="aff9"/>
        <w:rPr>
          <w:rtl/>
        </w:rPr>
      </w:pPr>
      <w:r>
        <w:rPr>
          <w:rFonts w:hint="cs"/>
          <w:rtl/>
        </w:rPr>
        <w:t>***</w:t>
      </w:r>
    </w:p>
    <w:p w14:paraId="1321A94A" w14:textId="3A5650B2" w:rsidR="00F707CE" w:rsidRPr="00F707CE" w:rsidRDefault="00023BC3" w:rsidP="00E82000">
      <w:pPr>
        <w:pStyle w:val="36"/>
        <w:framePr w:wrap="notBeside"/>
        <w:rPr>
          <w:rtl/>
        </w:rPr>
      </w:pPr>
      <w:r w:rsidRPr="00F707CE">
        <w:rPr>
          <w:rtl/>
        </w:rPr>
        <w:t xml:space="preserve">תני </w:t>
      </w:r>
      <w:r w:rsidR="00E82000" w:rsidRPr="00F707CE">
        <w:rPr>
          <w:rFonts w:hint="cs"/>
          <w:rtl/>
        </w:rPr>
        <w:t xml:space="preserve">לפני </w:t>
      </w:r>
      <w:r w:rsidRPr="00F707CE">
        <w:rPr>
          <w:rtl/>
        </w:rPr>
        <w:t>רב</w:t>
      </w:r>
      <w:r w:rsidR="00F707CE" w:rsidRPr="00F707CE">
        <w:rPr>
          <w:rtl/>
        </w:rPr>
        <w:t>:</w:t>
      </w:r>
    </w:p>
    <w:p w14:paraId="54986F10" w14:textId="4552C378" w:rsidR="00023BC3" w:rsidRPr="00F40D4B" w:rsidRDefault="00E82000" w:rsidP="00E82000">
      <w:pPr>
        <w:pStyle w:val="affff9"/>
        <w:rPr>
          <w:rtl/>
        </w:rPr>
      </w:pPr>
      <w:r>
        <w:rPr>
          <w:rFonts w:hint="cs"/>
          <w:rtl/>
        </w:rPr>
        <w:t>נ</w:t>
      </w:r>
      <w:r w:rsidR="00023BC3" w:rsidRPr="00F40D4B">
        <w:rPr>
          <w:rtl/>
        </w:rPr>
        <w:t>ותן להם שכרן משלם.</w:t>
      </w:r>
    </w:p>
    <w:p w14:paraId="71D6839E" w14:textId="588C1016" w:rsidR="00F707CE" w:rsidRPr="00F707CE" w:rsidRDefault="00023BC3" w:rsidP="00023BC3">
      <w:pPr>
        <w:pStyle w:val="36"/>
        <w:framePr w:wrap="notBeside"/>
        <w:rPr>
          <w:rtl/>
        </w:rPr>
      </w:pPr>
      <w:r w:rsidRPr="00F707CE">
        <w:rPr>
          <w:rFonts w:hint="cs"/>
          <w:rtl/>
        </w:rPr>
        <w:t>א"ל</w:t>
      </w:r>
      <w:r w:rsidRPr="00F707CE">
        <w:rPr>
          <w:rtl/>
        </w:rPr>
        <w:t xml:space="preserve">: </w:t>
      </w:r>
      <w:r w:rsidRPr="00F707CE">
        <w:rPr>
          <w:rFonts w:hint="cs"/>
          <w:rtl/>
        </w:rPr>
        <w:t>מ</w:t>
      </w:r>
      <w:r w:rsidRPr="00F707CE">
        <w:rPr>
          <w:rtl/>
        </w:rPr>
        <w:t>חביבי</w:t>
      </w:r>
      <w:r w:rsidRPr="00F707CE">
        <w:rPr>
          <w:rFonts w:hint="cs"/>
          <w:rtl/>
        </w:rPr>
        <w:t xml:space="preserve"> [ר"ח]</w:t>
      </w:r>
      <w:r w:rsidR="00F707CE" w:rsidRPr="00F707CE">
        <w:rPr>
          <w:rFonts w:hint="cs"/>
          <w:rtl/>
        </w:rPr>
        <w:t>:</w:t>
      </w:r>
    </w:p>
    <w:p w14:paraId="7BAB8B51" w14:textId="0D68356E" w:rsidR="00023BC3" w:rsidRPr="00F40D4B" w:rsidRDefault="00023BC3" w:rsidP="00023BC3">
      <w:pPr>
        <w:rPr>
          <w:rtl/>
        </w:rPr>
      </w:pPr>
      <w:r w:rsidRPr="00F40D4B">
        <w:rPr>
          <w:rtl/>
        </w:rPr>
        <w:t>אנ</w:t>
      </w:r>
      <w:r w:rsidRPr="00F40D4B">
        <w:rPr>
          <w:rFonts w:hint="cs"/>
          <w:rtl/>
        </w:rPr>
        <w:t xml:space="preserve">י הייתי </w:t>
      </w:r>
      <w:r>
        <w:rPr>
          <w:rFonts w:hint="cs"/>
          <w:rtl/>
        </w:rPr>
        <w:t xml:space="preserve">רק </w:t>
      </w:r>
      <w:r w:rsidRPr="00F40D4B">
        <w:rPr>
          <w:rtl/>
        </w:rPr>
        <w:t>כפועל בטל, ואת אמרת נותן להם שכרן משלם!</w:t>
      </w:r>
    </w:p>
    <w:p w14:paraId="622F68F8" w14:textId="16610298" w:rsidR="00F707CE" w:rsidRPr="00F707CE" w:rsidRDefault="00023BC3" w:rsidP="00023BC3">
      <w:pPr>
        <w:pStyle w:val="36"/>
        <w:framePr w:wrap="notBeside"/>
        <w:rPr>
          <w:rtl/>
        </w:rPr>
      </w:pPr>
      <w:r w:rsidRPr="00F707CE">
        <w:rPr>
          <w:rFonts w:hint="cs"/>
          <w:rtl/>
        </w:rPr>
        <w:t xml:space="preserve"> -א</w:t>
      </w:r>
      <w:r w:rsidR="00F707CE" w:rsidRPr="00F707CE">
        <w:rPr>
          <w:rFonts w:hint="cs"/>
          <w:rtl/>
        </w:rPr>
        <w:t>.</w:t>
      </w:r>
    </w:p>
    <w:p w14:paraId="22045508" w14:textId="4D842940" w:rsidR="00023BC3" w:rsidRPr="00F40D4B" w:rsidRDefault="00023BC3" w:rsidP="00023BC3">
      <w:pPr>
        <w:rPr>
          <w:rtl/>
        </w:rPr>
      </w:pPr>
      <w:r>
        <w:rPr>
          <w:rFonts w:hint="cs"/>
          <w:rtl/>
        </w:rPr>
        <w:t>שלא סיימו לפניו סוף הבייתא שנותן כפועל בטל</w:t>
      </w:r>
    </w:p>
    <w:p w14:paraId="1B075C62" w14:textId="3F2718F4" w:rsidR="00F707CE" w:rsidRPr="00F707CE" w:rsidRDefault="00023BC3" w:rsidP="00023BC3">
      <w:pPr>
        <w:pStyle w:val="36"/>
        <w:framePr w:wrap="notBeside"/>
        <w:rPr>
          <w:rtl/>
        </w:rPr>
      </w:pPr>
      <w:r w:rsidRPr="00F707CE">
        <w:rPr>
          <w:rFonts w:hint="cs"/>
          <w:rtl/>
        </w:rPr>
        <w:t>ב</w:t>
      </w:r>
      <w:r w:rsidR="00F707CE" w:rsidRPr="00F707CE">
        <w:rPr>
          <w:rFonts w:hint="cs"/>
          <w:rtl/>
        </w:rPr>
        <w:t>.</w:t>
      </w:r>
    </w:p>
    <w:p w14:paraId="55312CB8" w14:textId="4FDAE170" w:rsidR="00023BC3" w:rsidRPr="00F40D4B" w:rsidRDefault="00023BC3" w:rsidP="00023BC3">
      <w:pPr>
        <w:rPr>
          <w:rtl/>
        </w:rPr>
      </w:pPr>
      <w:r>
        <w:rPr>
          <w:rFonts w:hint="cs"/>
          <w:rtl/>
        </w:rPr>
        <w:t>סיימו לפניו</w:t>
      </w:r>
      <w:r w:rsidRPr="00C37676">
        <w:rPr>
          <w:rStyle w:val="affffc"/>
          <w:rFonts w:hint="cs"/>
          <w:rtl/>
        </w:rPr>
        <w:t>, ואמר</w:t>
      </w:r>
      <w:r>
        <w:rPr>
          <w:rFonts w:hint="cs"/>
          <w:rtl/>
        </w:rPr>
        <w:t xml:space="preserve"> </w:t>
      </w:r>
      <w:r w:rsidRPr="00F40D4B">
        <w:rPr>
          <w:rFonts w:hint="cs"/>
          <w:rtl/>
        </w:rPr>
        <w:t>אני</w:t>
      </w:r>
      <w:r>
        <w:rPr>
          <w:rFonts w:hint="cs"/>
          <w:rtl/>
        </w:rPr>
        <w:t xml:space="preserve"> </w:t>
      </w:r>
      <w:r w:rsidRPr="00F40D4B">
        <w:rPr>
          <w:rFonts w:hint="cs"/>
          <w:rtl/>
        </w:rPr>
        <w:t>לא הייתי מביא כלל ואת אמרת כפועל בטל?</w:t>
      </w:r>
    </w:p>
    <w:p w14:paraId="5150D976" w14:textId="351CA95C" w:rsidR="00F707CE" w:rsidRPr="00F707CE" w:rsidRDefault="00023BC3" w:rsidP="00023BC3">
      <w:pPr>
        <w:pStyle w:val="36"/>
        <w:framePr w:wrap="notBeside"/>
        <w:rPr>
          <w:rtl/>
        </w:rPr>
      </w:pPr>
      <w:r w:rsidRPr="00F707CE">
        <w:rPr>
          <w:rFonts w:hint="cs"/>
          <w:rtl/>
        </w:rPr>
        <w:t>והתשובה</w:t>
      </w:r>
      <w:r w:rsidR="00F707CE" w:rsidRPr="00F707CE">
        <w:rPr>
          <w:rFonts w:hint="cs"/>
          <w:rtl/>
        </w:rPr>
        <w:t>:</w:t>
      </w:r>
    </w:p>
    <w:p w14:paraId="7CAE21FC" w14:textId="046FD527" w:rsidR="00023BC3" w:rsidRPr="00F40D4B" w:rsidRDefault="00023BC3" w:rsidP="00023BC3">
      <w:pPr>
        <w:rPr>
          <w:rtl/>
        </w:rPr>
      </w:pPr>
      <w:r w:rsidRPr="00F40D4B">
        <w:rPr>
          <w:rFonts w:hint="cs"/>
          <w:rtl/>
        </w:rPr>
        <w:t>הא דראו לשדה מן הערב</w:t>
      </w:r>
      <w:r w:rsidR="00E82000">
        <w:rPr>
          <w:rFonts w:hint="cs"/>
          <w:rtl/>
        </w:rPr>
        <w:t>,</w:t>
      </w:r>
      <w:r w:rsidRPr="00F40D4B">
        <w:rPr>
          <w:rFonts w:hint="cs"/>
          <w:rtl/>
        </w:rPr>
        <w:t xml:space="preserve"> והא דלא ראו קודם</w:t>
      </w:r>
      <w:r w:rsidR="00E82000">
        <w:rPr>
          <w:rFonts w:hint="cs"/>
          <w:rtl/>
        </w:rPr>
        <w:t>.</w:t>
      </w:r>
    </w:p>
    <w:p w14:paraId="6EC5476A" w14:textId="5A169134" w:rsidR="00F707CE" w:rsidRPr="00F707CE" w:rsidRDefault="00023BC3" w:rsidP="00023BC3">
      <w:pPr>
        <w:pStyle w:val="36"/>
        <w:framePr w:wrap="notBeside"/>
        <w:rPr>
          <w:rtl/>
        </w:rPr>
      </w:pPr>
      <w:r w:rsidRPr="00F707CE">
        <w:rPr>
          <w:rFonts w:hint="cs"/>
          <w:rtl/>
        </w:rPr>
        <w:t>וכרבא</w:t>
      </w:r>
      <w:r w:rsidR="00F707CE" w:rsidRPr="00F707CE">
        <w:rPr>
          <w:rFonts w:hint="cs"/>
          <w:rtl/>
        </w:rPr>
        <w:t>:</w:t>
      </w:r>
    </w:p>
    <w:p w14:paraId="13539C30" w14:textId="25B368B9" w:rsidR="00E82000" w:rsidRDefault="00023BC3" w:rsidP="00023BC3">
      <w:pPr>
        <w:rPr>
          <w:rtl/>
        </w:rPr>
      </w:pPr>
      <w:r w:rsidRPr="00F40D4B">
        <w:rPr>
          <w:rFonts w:hint="cs"/>
          <w:rtl/>
        </w:rPr>
        <w:t>שמי ששכר פועלים לריפקא ובא מטר ומילא המים</w:t>
      </w:r>
      <w:r w:rsidR="00E82000">
        <w:rPr>
          <w:rFonts w:hint="cs"/>
          <w:rtl/>
        </w:rPr>
        <w:t>,</w:t>
      </w:r>
      <w:r w:rsidRPr="00F40D4B">
        <w:rPr>
          <w:rFonts w:hint="cs"/>
          <w:rtl/>
        </w:rPr>
        <w:t xml:space="preserve"> </w:t>
      </w:r>
    </w:p>
    <w:p w14:paraId="18FA47FB" w14:textId="616C505B" w:rsidR="00023BC3" w:rsidRPr="00F40D4B" w:rsidRDefault="00023BC3" w:rsidP="00023BC3">
      <w:pPr>
        <w:rPr>
          <w:rtl/>
        </w:rPr>
      </w:pPr>
      <w:r w:rsidRPr="00F40D4B">
        <w:rPr>
          <w:rFonts w:hint="cs"/>
          <w:rtl/>
        </w:rPr>
        <w:t>אי ראו מן הערב, הפסד הפועלים.</w:t>
      </w:r>
    </w:p>
    <w:p w14:paraId="21397F00" w14:textId="6911CE29" w:rsidR="006F071F" w:rsidRPr="00F40D4B" w:rsidRDefault="00023BC3" w:rsidP="00023BC3">
      <w:r w:rsidRPr="00F40D4B">
        <w:rPr>
          <w:rFonts w:hint="cs"/>
          <w:rtl/>
        </w:rPr>
        <w:t xml:space="preserve">ואי לא ראו </w:t>
      </w:r>
      <w:r w:rsidR="00E82000">
        <w:rPr>
          <w:rFonts w:hint="cs"/>
          <w:rtl/>
        </w:rPr>
        <w:t xml:space="preserve">- </w:t>
      </w:r>
      <w:r w:rsidRPr="00F40D4B">
        <w:rPr>
          <w:rFonts w:hint="cs"/>
          <w:rtl/>
        </w:rPr>
        <w:t>הפסד בעה</w:t>
      </w:r>
      <w:r w:rsidRPr="00F40D4B">
        <w:rPr>
          <w:rtl/>
        </w:rPr>
        <w:t>"</w:t>
      </w:r>
      <w:r w:rsidRPr="00F40D4B">
        <w:rPr>
          <w:rFonts w:hint="cs"/>
          <w:rtl/>
        </w:rPr>
        <w:t xml:space="preserve">ב </w:t>
      </w:r>
      <w:r w:rsidR="00E82000">
        <w:rPr>
          <w:rFonts w:hint="cs"/>
          <w:rtl/>
        </w:rPr>
        <w:t xml:space="preserve">- </w:t>
      </w:r>
      <w:r w:rsidRPr="00F40D4B">
        <w:rPr>
          <w:rFonts w:hint="cs"/>
          <w:rtl/>
        </w:rPr>
        <w:t>ויביא לפועל כפועל בטל.</w:t>
      </w:r>
    </w:p>
    <w:p w14:paraId="2A4FB86C" w14:textId="77777777" w:rsidR="00023BC3" w:rsidRPr="00F40D4B" w:rsidRDefault="00023BC3" w:rsidP="00023BC3">
      <w:pPr>
        <w:pStyle w:val="affe"/>
        <w:framePr w:wrap="around"/>
        <w:spacing w:line="220" w:lineRule="atLeast"/>
        <w:rPr>
          <w:rtl/>
        </w:rPr>
      </w:pPr>
      <w:r w:rsidRPr="00F40D4B">
        <w:rPr>
          <w:rtl/>
        </w:rPr>
        <w:lastRenderedPageBreak/>
        <w:t>עז.</w:t>
      </w:r>
    </w:p>
    <w:p w14:paraId="50E485F1" w14:textId="1574C83B" w:rsidR="00F707CE" w:rsidRPr="00F707CE" w:rsidRDefault="00023BC3" w:rsidP="00023BC3">
      <w:pPr>
        <w:pStyle w:val="36"/>
        <w:framePr w:wrap="notBeside"/>
        <w:spacing w:line="220" w:lineRule="atLeast"/>
        <w:rPr>
          <w:rtl/>
        </w:rPr>
      </w:pPr>
      <w:r w:rsidRPr="00F707CE">
        <w:rPr>
          <w:rFonts w:hint="cs"/>
          <w:rtl/>
        </w:rPr>
        <w:t>א. ר</w:t>
      </w:r>
      <w:r w:rsidRPr="00F707CE">
        <w:rPr>
          <w:rtl/>
        </w:rPr>
        <w:t>בא</w:t>
      </w:r>
      <w:r w:rsidR="00F707CE" w:rsidRPr="00F707CE">
        <w:rPr>
          <w:rtl/>
        </w:rPr>
        <w:t>:</w:t>
      </w:r>
    </w:p>
    <w:p w14:paraId="1AAE6DB3" w14:textId="21518EEB" w:rsidR="00023BC3" w:rsidRPr="00E82000" w:rsidRDefault="00023BC3" w:rsidP="00023BC3">
      <w:pPr>
        <w:spacing w:line="220" w:lineRule="atLeast"/>
        <w:rPr>
          <w:b/>
          <w:bCs/>
          <w:rtl/>
        </w:rPr>
      </w:pPr>
      <w:r w:rsidRPr="00E82000">
        <w:rPr>
          <w:rFonts w:hint="cs"/>
          <w:b/>
          <w:bCs/>
          <w:rtl/>
        </w:rPr>
        <w:t xml:space="preserve">המשכיר </w:t>
      </w:r>
      <w:r w:rsidRPr="00E82000">
        <w:rPr>
          <w:b/>
          <w:bCs/>
          <w:rtl/>
        </w:rPr>
        <w:t>לד</w:t>
      </w:r>
      <w:r w:rsidRPr="00E82000">
        <w:rPr>
          <w:rFonts w:hint="cs"/>
          <w:b/>
          <w:bCs/>
          <w:rtl/>
        </w:rPr>
        <w:t xml:space="preserve">לות מים, </w:t>
      </w:r>
    </w:p>
    <w:p w14:paraId="30B33083" w14:textId="77777777" w:rsidR="00023BC3" w:rsidRPr="00203BA8" w:rsidRDefault="00023BC3" w:rsidP="00023BC3">
      <w:pPr>
        <w:spacing w:line="220" w:lineRule="atLeast"/>
        <w:rPr>
          <w:rtl/>
        </w:rPr>
      </w:pPr>
      <w:r w:rsidRPr="00E82000">
        <w:rPr>
          <w:rFonts w:hint="cs"/>
          <w:b/>
          <w:bCs/>
          <w:rtl/>
        </w:rPr>
        <w:t>ובא מטר,</w:t>
      </w:r>
      <w:r w:rsidRPr="00203BA8">
        <w:rPr>
          <w:rFonts w:hint="cs"/>
          <w:rtl/>
        </w:rPr>
        <w:t xml:space="preserve"> הפסד הפועלים. </w:t>
      </w:r>
      <w:r w:rsidRPr="00E82000">
        <w:rPr>
          <w:rFonts w:hint="cs"/>
          <w:b/>
          <w:bCs/>
          <w:rtl/>
        </w:rPr>
        <w:t>בא נהר</w:t>
      </w:r>
      <w:r w:rsidRPr="00203BA8">
        <w:rPr>
          <w:rFonts w:hint="cs"/>
          <w:rtl/>
        </w:rPr>
        <w:t xml:space="preserve"> הפסד בעה</w:t>
      </w:r>
      <w:r w:rsidRPr="00203BA8">
        <w:rPr>
          <w:rtl/>
        </w:rPr>
        <w:t>"</w:t>
      </w:r>
      <w:r w:rsidRPr="00203BA8">
        <w:rPr>
          <w:rFonts w:hint="cs"/>
          <w:rtl/>
        </w:rPr>
        <w:t xml:space="preserve">ב, ונותן </w:t>
      </w:r>
      <w:r w:rsidRPr="00203BA8">
        <w:rPr>
          <w:rtl/>
        </w:rPr>
        <w:t>כפועל בטל.</w:t>
      </w:r>
    </w:p>
    <w:p w14:paraId="35F90CD2" w14:textId="6CD22693" w:rsidR="00F707CE" w:rsidRPr="00F707CE" w:rsidRDefault="00023BC3" w:rsidP="00023BC3">
      <w:pPr>
        <w:pStyle w:val="36"/>
        <w:framePr w:wrap="notBeside"/>
        <w:spacing w:line="220" w:lineRule="atLeast"/>
        <w:rPr>
          <w:rtl/>
        </w:rPr>
      </w:pPr>
      <w:r w:rsidRPr="00F707CE">
        <w:rPr>
          <w:rFonts w:hint="cs"/>
          <w:rtl/>
        </w:rPr>
        <w:t xml:space="preserve">ב. </w:t>
      </w:r>
      <w:r w:rsidRPr="00F707CE">
        <w:rPr>
          <w:rtl/>
        </w:rPr>
        <w:t>רבא</w:t>
      </w:r>
      <w:r w:rsidR="00F707CE" w:rsidRPr="00F707CE">
        <w:rPr>
          <w:rtl/>
        </w:rPr>
        <w:t>:</w:t>
      </w:r>
    </w:p>
    <w:p w14:paraId="1F696B58" w14:textId="69F34DB5" w:rsidR="00023BC3" w:rsidRPr="00F40D4B" w:rsidRDefault="00023BC3" w:rsidP="00023BC3">
      <w:pPr>
        <w:spacing w:line="220" w:lineRule="atLeast"/>
        <w:rPr>
          <w:rtl/>
        </w:rPr>
      </w:pPr>
      <w:r w:rsidRPr="00E82000">
        <w:rPr>
          <w:rFonts w:hint="cs"/>
          <w:b/>
          <w:bCs/>
          <w:rtl/>
        </w:rPr>
        <w:t>ופסק נהר באמצע היום</w:t>
      </w:r>
      <w:r w:rsidRPr="00F40D4B">
        <w:rPr>
          <w:rFonts w:hint="cs"/>
          <w:rtl/>
        </w:rPr>
        <w:t xml:space="preserve"> </w:t>
      </w:r>
      <w:r>
        <w:rPr>
          <w:rFonts w:hint="cs"/>
          <w:rtl/>
        </w:rPr>
        <w:t>אם לא נהג להפסיק</w:t>
      </w:r>
      <w:r w:rsidRPr="00F40D4B">
        <w:rPr>
          <w:rtl/>
        </w:rPr>
        <w:t xml:space="preserve">- </w:t>
      </w:r>
      <w:r w:rsidR="00E82000">
        <w:rPr>
          <w:rFonts w:hint="cs"/>
          <w:rtl/>
        </w:rPr>
        <w:t xml:space="preserve">הפסד </w:t>
      </w:r>
      <w:r w:rsidRPr="00F40D4B">
        <w:rPr>
          <w:rtl/>
        </w:rPr>
        <w:t>דפועלים.</w:t>
      </w:r>
    </w:p>
    <w:p w14:paraId="2A47BF26" w14:textId="77777777" w:rsidR="00023BC3" w:rsidRPr="00203BA8" w:rsidRDefault="00023BC3" w:rsidP="00023BC3">
      <w:pPr>
        <w:spacing w:after="60"/>
        <w:rPr>
          <w:spacing w:val="-2"/>
          <w:rtl/>
        </w:rPr>
      </w:pPr>
      <w:r w:rsidRPr="00E82000">
        <w:rPr>
          <w:rFonts w:hint="cs"/>
          <w:rtl/>
        </w:rPr>
        <w:t>בע</w:t>
      </w:r>
      <w:r w:rsidRPr="00E82000">
        <w:rPr>
          <w:rtl/>
        </w:rPr>
        <w:t>ביד דפסיק</w:t>
      </w:r>
      <w:r w:rsidRPr="00203BA8">
        <w:rPr>
          <w:rFonts w:hint="cs"/>
          <w:spacing w:val="-2"/>
          <w:rtl/>
        </w:rPr>
        <w:t xml:space="preserve"> אי בני העיר הם הפסד הפועלים ואי לאו הפסד בעה</w:t>
      </w:r>
      <w:r w:rsidRPr="00203BA8">
        <w:rPr>
          <w:spacing w:val="-2"/>
          <w:rtl/>
        </w:rPr>
        <w:t>"</w:t>
      </w:r>
      <w:r w:rsidRPr="00203BA8">
        <w:rPr>
          <w:rFonts w:hint="cs"/>
          <w:spacing w:val="-2"/>
          <w:rtl/>
        </w:rPr>
        <w:t>ב.</w:t>
      </w:r>
    </w:p>
    <w:p w14:paraId="3D1203F3" w14:textId="1660A1D3" w:rsidR="00F707CE" w:rsidRPr="00F707CE" w:rsidRDefault="00023BC3" w:rsidP="00023BC3">
      <w:pPr>
        <w:pStyle w:val="36"/>
        <w:framePr w:wrap="notBeside"/>
        <w:spacing w:line="220" w:lineRule="atLeast"/>
        <w:rPr>
          <w:rtl/>
        </w:rPr>
      </w:pPr>
      <w:r w:rsidRPr="00F707CE">
        <w:rPr>
          <w:rFonts w:hint="cs"/>
          <w:rtl/>
        </w:rPr>
        <w:t xml:space="preserve">ג. </w:t>
      </w:r>
      <w:r w:rsidRPr="00F707CE">
        <w:rPr>
          <w:rtl/>
        </w:rPr>
        <w:t>רבא</w:t>
      </w:r>
      <w:r w:rsidR="00F707CE" w:rsidRPr="00F707CE">
        <w:rPr>
          <w:rtl/>
        </w:rPr>
        <w:t>:</w:t>
      </w:r>
    </w:p>
    <w:p w14:paraId="5BAE2F31" w14:textId="2E6D95A1" w:rsidR="00023BC3" w:rsidRPr="00E82000" w:rsidRDefault="00023BC3" w:rsidP="00023BC3">
      <w:pPr>
        <w:spacing w:line="220" w:lineRule="atLeast"/>
        <w:rPr>
          <w:b/>
          <w:bCs/>
          <w:rtl/>
        </w:rPr>
      </w:pPr>
      <w:r w:rsidRPr="00E82000">
        <w:rPr>
          <w:rFonts w:hint="cs"/>
          <w:b/>
          <w:bCs/>
          <w:rtl/>
        </w:rPr>
        <w:t xml:space="preserve">השוכר פועלים לעבודה והשלימוה באמצע היום </w:t>
      </w:r>
    </w:p>
    <w:p w14:paraId="44554EE8" w14:textId="77777777" w:rsidR="00023BC3" w:rsidRDefault="00023BC3" w:rsidP="00023BC3">
      <w:pPr>
        <w:spacing w:line="220" w:lineRule="atLeast"/>
        <w:rPr>
          <w:rtl/>
        </w:rPr>
      </w:pPr>
      <w:r w:rsidRPr="00E82000">
        <w:rPr>
          <w:rFonts w:hint="cs"/>
          <w:b/>
          <w:bCs/>
          <w:rtl/>
        </w:rPr>
        <w:t>ובעבודה כמותה</w:t>
      </w:r>
      <w:r w:rsidRPr="00F40D4B">
        <w:rPr>
          <w:rFonts w:hint="cs"/>
          <w:rtl/>
        </w:rPr>
        <w:t xml:space="preserve"> </w:t>
      </w:r>
      <w:r>
        <w:rPr>
          <w:rFonts w:hint="cs"/>
          <w:rtl/>
        </w:rPr>
        <w:t xml:space="preserve">או שקלה ממנה- </w:t>
      </w:r>
      <w:r w:rsidRPr="00F40D4B">
        <w:rPr>
          <w:rFonts w:hint="cs"/>
          <w:rtl/>
        </w:rPr>
        <w:t>יכל לצוותם לעשותה</w:t>
      </w:r>
      <w:r>
        <w:rPr>
          <w:rFonts w:hint="cs"/>
          <w:rtl/>
        </w:rPr>
        <w:t>,</w:t>
      </w:r>
      <w:r w:rsidRPr="00F40D4B">
        <w:rPr>
          <w:rFonts w:hint="cs"/>
          <w:rtl/>
        </w:rPr>
        <w:t xml:space="preserve"> </w:t>
      </w:r>
    </w:p>
    <w:p w14:paraId="17C0E789" w14:textId="45D904E8" w:rsidR="00023BC3" w:rsidRPr="00F40D4B" w:rsidRDefault="00E82000" w:rsidP="00023BC3">
      <w:pPr>
        <w:spacing w:line="220" w:lineRule="atLeast"/>
        <w:rPr>
          <w:rtl/>
        </w:rPr>
      </w:pPr>
      <w:r>
        <w:rPr>
          <w:rFonts w:hint="cs"/>
          <w:b/>
          <w:bCs/>
          <w:rtl/>
        </w:rPr>
        <w:t xml:space="preserve">ובעבודה </w:t>
      </w:r>
      <w:r w:rsidR="00023BC3" w:rsidRPr="00E82000">
        <w:rPr>
          <w:rFonts w:hint="cs"/>
          <w:b/>
          <w:bCs/>
          <w:rtl/>
        </w:rPr>
        <w:t>קשה ממנה</w:t>
      </w:r>
      <w:r w:rsidR="00023BC3" w:rsidRPr="00F40D4B">
        <w:rPr>
          <w:rFonts w:hint="cs"/>
          <w:rtl/>
        </w:rPr>
        <w:t xml:space="preserve"> אינו יכול, ונ</w:t>
      </w:r>
      <w:r w:rsidR="00023BC3" w:rsidRPr="00F40D4B">
        <w:rPr>
          <w:rtl/>
        </w:rPr>
        <w:t>ותן שכרן משלם.</w:t>
      </w:r>
    </w:p>
    <w:p w14:paraId="5E7F30A9" w14:textId="7B0C8097" w:rsidR="00023BC3" w:rsidRPr="00F40D4B" w:rsidRDefault="00023BC3" w:rsidP="00E82000">
      <w:pPr>
        <w:spacing w:line="220" w:lineRule="atLeast"/>
        <w:rPr>
          <w:rtl/>
        </w:rPr>
      </w:pPr>
      <w:r w:rsidRPr="00F40D4B">
        <w:rPr>
          <w:rFonts w:hint="cs"/>
          <w:rtl/>
        </w:rPr>
        <w:t>ולא כפועל בטל דב</w:t>
      </w:r>
      <w:r w:rsidRPr="00F40D4B">
        <w:rPr>
          <w:rtl/>
        </w:rPr>
        <w:t>אכל</w:t>
      </w:r>
      <w:r w:rsidRPr="00F40D4B">
        <w:rPr>
          <w:rFonts w:hint="cs"/>
          <w:rtl/>
        </w:rPr>
        <w:t>ו</w:t>
      </w:r>
      <w:r w:rsidRPr="00F40D4B">
        <w:rPr>
          <w:rtl/>
        </w:rPr>
        <w:t>שי דמחוזא א</w:t>
      </w:r>
      <w:r w:rsidR="00E82000">
        <w:rPr>
          <w:rFonts w:hint="cs"/>
          <w:rtl/>
        </w:rPr>
        <w:t xml:space="preserve">ם הם </w:t>
      </w:r>
      <w:r w:rsidRPr="00F40D4B">
        <w:rPr>
          <w:rtl/>
        </w:rPr>
        <w:t xml:space="preserve">לא </w:t>
      </w:r>
      <w:r w:rsidR="00E82000">
        <w:rPr>
          <w:rFonts w:hint="cs"/>
          <w:rtl/>
        </w:rPr>
        <w:t xml:space="preserve">עובדים נחלשים </w:t>
      </w:r>
    </w:p>
    <w:p w14:paraId="507A9E95" w14:textId="77777777" w:rsidR="00023BC3" w:rsidRPr="00F40D4B" w:rsidRDefault="00023BC3" w:rsidP="00023BC3">
      <w:pPr>
        <w:pStyle w:val="aff9"/>
        <w:spacing w:line="220" w:lineRule="atLeast"/>
        <w:rPr>
          <w:rtl/>
        </w:rPr>
      </w:pPr>
      <w:r w:rsidRPr="00F40D4B">
        <w:rPr>
          <w:rtl/>
        </w:rPr>
        <w:t>***</w:t>
      </w:r>
    </w:p>
    <w:p w14:paraId="4913F7F1" w14:textId="078600A9" w:rsidR="00F707CE" w:rsidRPr="00F707CE" w:rsidRDefault="00F707CE" w:rsidP="00023BC3">
      <w:pPr>
        <w:pStyle w:val="36"/>
        <w:framePr w:wrap="notBeside"/>
        <w:spacing w:line="220" w:lineRule="atLeast"/>
        <w:rPr>
          <w:rtl/>
        </w:rPr>
      </w:pPr>
      <w:r w:rsidRPr="00F707CE">
        <w:rPr>
          <w:rtl/>
        </w:rPr>
        <w:t>•</w:t>
      </w:r>
    </w:p>
    <w:p w14:paraId="48E6BF04" w14:textId="772E5F89" w:rsidR="00023BC3" w:rsidRPr="00E82000" w:rsidRDefault="00023BC3" w:rsidP="00023BC3">
      <w:pPr>
        <w:spacing w:line="220" w:lineRule="atLeast"/>
        <w:rPr>
          <w:b/>
          <w:bCs/>
          <w:rtl/>
        </w:rPr>
      </w:pPr>
      <w:r w:rsidRPr="00E82000">
        <w:rPr>
          <w:b/>
          <w:bCs/>
          <w:rtl/>
        </w:rPr>
        <w:t xml:space="preserve">שמין להם את מה שעשו, </w:t>
      </w:r>
    </w:p>
    <w:p w14:paraId="573AD16C" w14:textId="77777777" w:rsidR="00023BC3" w:rsidRPr="00203BA8" w:rsidRDefault="00023BC3" w:rsidP="00023BC3">
      <w:pPr>
        <w:spacing w:after="60" w:line="220" w:lineRule="atLeast"/>
        <w:rPr>
          <w:spacing w:val="-2"/>
          <w:rtl/>
        </w:rPr>
      </w:pPr>
      <w:r w:rsidRPr="00203BA8">
        <w:rPr>
          <w:spacing w:val="-2"/>
          <w:rtl/>
        </w:rPr>
        <w:t>היה יפה ששה דינרים</w:t>
      </w:r>
      <w:r w:rsidRPr="00203BA8">
        <w:rPr>
          <w:rFonts w:hint="cs"/>
          <w:spacing w:val="-2"/>
          <w:rtl/>
        </w:rPr>
        <w:t>-</w:t>
      </w:r>
      <w:r w:rsidRPr="00203BA8">
        <w:rPr>
          <w:spacing w:val="-2"/>
          <w:rtl/>
        </w:rPr>
        <w:t xml:space="preserve"> נותן להם סלע.</w:t>
      </w:r>
      <w:r w:rsidRPr="00203BA8">
        <w:rPr>
          <w:rFonts w:hint="cs"/>
          <w:spacing w:val="-2"/>
          <w:rtl/>
        </w:rPr>
        <w:t xml:space="preserve"> </w:t>
      </w:r>
      <w:r w:rsidRPr="00203BA8">
        <w:rPr>
          <w:rStyle w:val="affffc"/>
          <w:rFonts w:hint="cs"/>
          <w:spacing w:val="-2"/>
          <w:rtl/>
        </w:rPr>
        <w:t>וס</w:t>
      </w:r>
      <w:r w:rsidRPr="00203BA8">
        <w:rPr>
          <w:rStyle w:val="affffc"/>
          <w:spacing w:val="-2"/>
          <w:rtl/>
        </w:rPr>
        <w:t>"</w:t>
      </w:r>
      <w:r w:rsidRPr="00203BA8">
        <w:rPr>
          <w:rStyle w:val="affffc"/>
          <w:rFonts w:hint="cs"/>
          <w:spacing w:val="-2"/>
          <w:rtl/>
        </w:rPr>
        <w:t>ל רבנן</w:t>
      </w:r>
      <w:r w:rsidRPr="00203BA8">
        <w:rPr>
          <w:rFonts w:hint="cs"/>
          <w:spacing w:val="-2"/>
          <w:rtl/>
        </w:rPr>
        <w:t xml:space="preserve"> דיד פועל על העליונה</w:t>
      </w:r>
    </w:p>
    <w:p w14:paraId="2597CF06" w14:textId="70D9848C" w:rsidR="00F707CE" w:rsidRPr="00F707CE" w:rsidRDefault="00F707CE" w:rsidP="00023BC3">
      <w:pPr>
        <w:pStyle w:val="36"/>
        <w:framePr w:wrap="notBeside"/>
        <w:spacing w:line="220" w:lineRule="atLeast"/>
        <w:rPr>
          <w:rtl/>
        </w:rPr>
      </w:pPr>
      <w:r w:rsidRPr="00F707CE">
        <w:rPr>
          <w:rtl/>
        </w:rPr>
        <w:t>•</w:t>
      </w:r>
    </w:p>
    <w:p w14:paraId="1C5049DF" w14:textId="1E1BA50E" w:rsidR="00023BC3" w:rsidRPr="00E82000" w:rsidRDefault="00023BC3" w:rsidP="00023BC3">
      <w:pPr>
        <w:spacing w:line="220" w:lineRule="atLeast"/>
        <w:rPr>
          <w:b/>
          <w:bCs/>
          <w:rtl/>
        </w:rPr>
      </w:pPr>
      <w:r w:rsidRPr="00E82000">
        <w:rPr>
          <w:b/>
          <w:bCs/>
          <w:rtl/>
        </w:rPr>
        <w:t>או יגמרו מלאכתן ויטלו שני סלעים.</w:t>
      </w:r>
    </w:p>
    <w:p w14:paraId="7D721375" w14:textId="77777777" w:rsidR="00F707CE" w:rsidRPr="00F707CE" w:rsidRDefault="00023BC3" w:rsidP="00023BC3">
      <w:pPr>
        <w:pStyle w:val="36"/>
        <w:framePr w:wrap="notBeside"/>
        <w:spacing w:line="220" w:lineRule="atLeast"/>
        <w:rPr>
          <w:rtl/>
        </w:rPr>
      </w:pPr>
      <w:r w:rsidRPr="00F707CE">
        <w:rPr>
          <w:rFonts w:hint="cs"/>
          <w:rtl/>
        </w:rPr>
        <w:t>וקמ</w:t>
      </w:r>
      <w:r w:rsidRPr="00F707CE">
        <w:rPr>
          <w:rtl/>
        </w:rPr>
        <w:t>"</w:t>
      </w:r>
      <w:r w:rsidRPr="00F707CE">
        <w:rPr>
          <w:rFonts w:hint="cs"/>
          <w:rtl/>
        </w:rPr>
        <w:t>ל</w:t>
      </w:r>
      <w:r w:rsidR="00F707CE" w:rsidRPr="00F707CE">
        <w:rPr>
          <w:rtl/>
        </w:rPr>
        <w:t>:</w:t>
      </w:r>
    </w:p>
    <w:p w14:paraId="4B9EBFF1" w14:textId="4BEDD0DA" w:rsidR="00023BC3" w:rsidRDefault="00023BC3" w:rsidP="00023BC3">
      <w:pPr>
        <w:spacing w:line="220" w:lineRule="atLeast"/>
        <w:rPr>
          <w:rtl/>
        </w:rPr>
      </w:pPr>
      <w:r w:rsidRPr="00F40D4B">
        <w:rPr>
          <w:rFonts w:hint="cs"/>
          <w:rtl/>
        </w:rPr>
        <w:t>דא</w:t>
      </w:r>
      <w:r>
        <w:rPr>
          <w:rFonts w:hint="cs"/>
          <w:rtl/>
        </w:rPr>
        <w:t>ף</w:t>
      </w:r>
      <w:r w:rsidRPr="00F40D4B">
        <w:rPr>
          <w:rFonts w:hint="cs"/>
          <w:rtl/>
        </w:rPr>
        <w:t xml:space="preserve"> במקום </w:t>
      </w:r>
      <w:r>
        <w:rPr>
          <w:rFonts w:hint="cs"/>
          <w:rtl/>
        </w:rPr>
        <w:t xml:space="preserve">שנתייקרה העבודה </w:t>
      </w:r>
      <w:r w:rsidRPr="00F40D4B">
        <w:rPr>
          <w:rtl/>
        </w:rPr>
        <w:t>ואמרו פועלים, ו</w:t>
      </w:r>
      <w:r w:rsidRPr="00F40D4B">
        <w:rPr>
          <w:rFonts w:hint="cs"/>
          <w:rtl/>
        </w:rPr>
        <w:t>בעה</w:t>
      </w:r>
      <w:r w:rsidRPr="00F40D4B">
        <w:rPr>
          <w:rtl/>
        </w:rPr>
        <w:t>"</w:t>
      </w:r>
      <w:r w:rsidRPr="00F40D4B">
        <w:rPr>
          <w:rFonts w:hint="cs"/>
          <w:rtl/>
        </w:rPr>
        <w:t>ב פייסם</w:t>
      </w:r>
      <w:r>
        <w:rPr>
          <w:rFonts w:hint="cs"/>
          <w:rtl/>
        </w:rPr>
        <w:t>,</w:t>
      </w:r>
      <w:r w:rsidRPr="00F40D4B">
        <w:rPr>
          <w:rFonts w:hint="cs"/>
          <w:rtl/>
        </w:rPr>
        <w:t xml:space="preserve"> </w:t>
      </w:r>
    </w:p>
    <w:p w14:paraId="24366F86" w14:textId="77777777" w:rsidR="00023BC3" w:rsidRDefault="00023BC3" w:rsidP="00023BC3">
      <w:pPr>
        <w:spacing w:line="220" w:lineRule="atLeast"/>
        <w:rPr>
          <w:rtl/>
        </w:rPr>
      </w:pPr>
      <w:r>
        <w:rPr>
          <w:rFonts w:hint="cs"/>
          <w:rtl/>
        </w:rPr>
        <w:t>ש</w:t>
      </w:r>
      <w:r w:rsidRPr="00F40D4B">
        <w:rPr>
          <w:rFonts w:hint="cs"/>
          <w:rtl/>
        </w:rPr>
        <w:t>אינם יכולים לומר דע</w:t>
      </w:r>
      <w:r w:rsidRPr="00F40D4B">
        <w:rPr>
          <w:rtl/>
        </w:rPr>
        <w:t>"</w:t>
      </w:r>
      <w:r w:rsidRPr="00F40D4B">
        <w:rPr>
          <w:rFonts w:hint="cs"/>
          <w:rtl/>
        </w:rPr>
        <w:t xml:space="preserve">ד </w:t>
      </w:r>
      <w:r>
        <w:rPr>
          <w:rFonts w:hint="cs"/>
          <w:rtl/>
        </w:rPr>
        <w:t>ש</w:t>
      </w:r>
      <w:r w:rsidRPr="00F40D4B">
        <w:rPr>
          <w:rFonts w:hint="cs"/>
          <w:rtl/>
        </w:rPr>
        <w:t xml:space="preserve">יוסיף להם שכרם </w:t>
      </w:r>
    </w:p>
    <w:p w14:paraId="57611B87" w14:textId="77777777" w:rsidR="00023BC3" w:rsidRPr="00F40D4B" w:rsidRDefault="00023BC3" w:rsidP="00023BC3">
      <w:pPr>
        <w:spacing w:after="60" w:line="220" w:lineRule="atLeast"/>
        <w:rPr>
          <w:rtl/>
        </w:rPr>
      </w:pPr>
      <w:r>
        <w:rPr>
          <w:rFonts w:hint="cs"/>
          <w:rtl/>
        </w:rPr>
        <w:t>ש</w:t>
      </w:r>
      <w:r w:rsidRPr="00F40D4B">
        <w:rPr>
          <w:rFonts w:hint="cs"/>
          <w:rtl/>
        </w:rPr>
        <w:t xml:space="preserve">הוא אומר להם </w:t>
      </w:r>
      <w:r>
        <w:rPr>
          <w:rFonts w:hint="cs"/>
          <w:rtl/>
        </w:rPr>
        <w:t>ש</w:t>
      </w:r>
      <w:r w:rsidRPr="00F40D4B">
        <w:rPr>
          <w:rFonts w:hint="cs"/>
          <w:rtl/>
        </w:rPr>
        <w:t xml:space="preserve">הוא על דעת שיוסיף להם </w:t>
      </w:r>
      <w:r w:rsidRPr="00F40D4B">
        <w:rPr>
          <w:rtl/>
        </w:rPr>
        <w:t>באכילה ושתיה.</w:t>
      </w:r>
    </w:p>
    <w:p w14:paraId="60DF064F" w14:textId="2BDDED7B" w:rsidR="00F707CE" w:rsidRPr="00F707CE" w:rsidRDefault="00F707CE" w:rsidP="00023BC3">
      <w:pPr>
        <w:pStyle w:val="36"/>
        <w:framePr w:wrap="notBeside"/>
        <w:spacing w:line="220" w:lineRule="atLeast"/>
        <w:rPr>
          <w:rtl/>
        </w:rPr>
      </w:pPr>
      <w:r w:rsidRPr="00F707CE">
        <w:rPr>
          <w:rtl/>
        </w:rPr>
        <w:t>•</w:t>
      </w:r>
    </w:p>
    <w:p w14:paraId="545778BC" w14:textId="1C616EA9" w:rsidR="00023BC3" w:rsidRPr="00E82000" w:rsidRDefault="00023BC3" w:rsidP="00023BC3">
      <w:pPr>
        <w:spacing w:line="220" w:lineRule="atLeast"/>
        <w:rPr>
          <w:b/>
          <w:bCs/>
          <w:rtl/>
        </w:rPr>
      </w:pPr>
      <w:r w:rsidRPr="00E82000">
        <w:rPr>
          <w:b/>
          <w:bCs/>
          <w:rtl/>
        </w:rPr>
        <w:t>סלע נותן להם סלע.</w:t>
      </w:r>
    </w:p>
    <w:p w14:paraId="51A2D930" w14:textId="77777777" w:rsidR="00F707CE" w:rsidRPr="00F707CE" w:rsidRDefault="00023BC3" w:rsidP="00023BC3">
      <w:pPr>
        <w:pStyle w:val="36"/>
        <w:framePr w:wrap="notBeside"/>
        <w:spacing w:line="220" w:lineRule="atLeast"/>
        <w:rPr>
          <w:rtl/>
        </w:rPr>
      </w:pPr>
      <w:r w:rsidRPr="00F707CE">
        <w:rPr>
          <w:rFonts w:hint="cs"/>
          <w:rtl/>
        </w:rPr>
        <w:t>וקמ</w:t>
      </w:r>
      <w:r w:rsidRPr="00F707CE">
        <w:rPr>
          <w:rtl/>
        </w:rPr>
        <w:t>"</w:t>
      </w:r>
      <w:r w:rsidRPr="00F707CE">
        <w:rPr>
          <w:rFonts w:hint="cs"/>
          <w:rtl/>
        </w:rPr>
        <w:t>ל</w:t>
      </w:r>
      <w:r w:rsidR="00F707CE" w:rsidRPr="00F707CE">
        <w:rPr>
          <w:rtl/>
        </w:rPr>
        <w:t>:</w:t>
      </w:r>
    </w:p>
    <w:p w14:paraId="62ACC732" w14:textId="6701F863" w:rsidR="00023BC3" w:rsidRPr="00F40D4B" w:rsidRDefault="00023BC3" w:rsidP="00023BC3">
      <w:pPr>
        <w:spacing w:after="60" w:line="220" w:lineRule="atLeast"/>
        <w:rPr>
          <w:rtl/>
        </w:rPr>
      </w:pPr>
      <w:r w:rsidRPr="00F40D4B">
        <w:rPr>
          <w:rFonts w:hint="cs"/>
          <w:rtl/>
        </w:rPr>
        <w:t xml:space="preserve">אפי' </w:t>
      </w:r>
      <w:r>
        <w:rPr>
          <w:rFonts w:hint="cs"/>
          <w:rtl/>
        </w:rPr>
        <w:t xml:space="preserve">בהוזלה עבודתם </w:t>
      </w:r>
      <w:r w:rsidRPr="00F40D4B">
        <w:rPr>
          <w:rFonts w:hint="cs"/>
          <w:rtl/>
        </w:rPr>
        <w:t>והשכירם ביותר זוז ולבסוף נתייקרה בזוז ושוה היום סלע</w:t>
      </w:r>
      <w:r>
        <w:rPr>
          <w:rFonts w:hint="cs"/>
          <w:rtl/>
        </w:rPr>
        <w:t>. ש</w:t>
      </w:r>
      <w:r w:rsidRPr="00F40D4B">
        <w:rPr>
          <w:rFonts w:hint="cs"/>
          <w:rtl/>
        </w:rPr>
        <w:t xml:space="preserve">אין יכולים לומר שהמחיר זוז יותר, </w:t>
      </w:r>
      <w:r>
        <w:rPr>
          <w:rFonts w:hint="cs"/>
          <w:rtl/>
        </w:rPr>
        <w:t>-ש</w:t>
      </w:r>
      <w:r w:rsidRPr="00F40D4B">
        <w:rPr>
          <w:rFonts w:hint="cs"/>
          <w:rtl/>
        </w:rPr>
        <w:t>כל מה שהוסיף זוז כדי שיתרצו.</w:t>
      </w:r>
      <w:r>
        <w:rPr>
          <w:rFonts w:hint="cs"/>
          <w:rtl/>
        </w:rPr>
        <w:t>.</w:t>
      </w:r>
    </w:p>
    <w:p w14:paraId="24A87A40" w14:textId="77777777" w:rsidR="00F707CE" w:rsidRPr="00F707CE" w:rsidRDefault="00023BC3" w:rsidP="00023BC3">
      <w:pPr>
        <w:pStyle w:val="36"/>
        <w:framePr w:wrap="notBeside"/>
        <w:spacing w:line="220" w:lineRule="atLeast"/>
        <w:rPr>
          <w:rtl/>
        </w:rPr>
      </w:pPr>
      <w:r w:rsidRPr="00F707CE">
        <w:rPr>
          <w:rtl/>
        </w:rPr>
        <w:lastRenderedPageBreak/>
        <w:t>רבי דוסא</w:t>
      </w:r>
      <w:r w:rsidR="00F707CE" w:rsidRPr="00F707CE">
        <w:rPr>
          <w:rtl/>
        </w:rPr>
        <w:t>:</w:t>
      </w:r>
    </w:p>
    <w:p w14:paraId="7D8EEFEC" w14:textId="6F72DD80" w:rsidR="00023BC3" w:rsidRPr="00F40D4B" w:rsidRDefault="00023BC3" w:rsidP="00023BC3">
      <w:pPr>
        <w:spacing w:after="60" w:line="220" w:lineRule="atLeast"/>
        <w:rPr>
          <w:rtl/>
        </w:rPr>
      </w:pPr>
      <w:r w:rsidRPr="00E82000">
        <w:rPr>
          <w:b/>
          <w:bCs/>
          <w:rtl/>
        </w:rPr>
        <w:t>שמין להן מה שעתיד להיעשות:</w:t>
      </w:r>
      <w:r w:rsidRPr="00E82000">
        <w:rPr>
          <w:rStyle w:val="afffff2"/>
          <w:rtl/>
        </w:rPr>
        <w:t xml:space="preserve"> היה יפה ששה דינרים נותן להם שקל.</w:t>
      </w:r>
      <w:r>
        <w:rPr>
          <w:rStyle w:val="affffc"/>
          <w:rFonts w:hint="cs"/>
          <w:rtl/>
        </w:rPr>
        <w:t xml:space="preserve"> </w:t>
      </w:r>
      <w:r w:rsidRPr="003319F0">
        <w:rPr>
          <w:rStyle w:val="affffc"/>
          <w:rtl/>
        </w:rPr>
        <w:t xml:space="preserve">סבר: </w:t>
      </w:r>
      <w:r w:rsidRPr="00F40D4B">
        <w:rPr>
          <w:rtl/>
        </w:rPr>
        <w:t>יד פועל על התחתונה.</w:t>
      </w:r>
    </w:p>
    <w:p w14:paraId="77235D5A" w14:textId="31A63A0F" w:rsidR="00F707CE" w:rsidRPr="00F707CE" w:rsidRDefault="00F707CE" w:rsidP="00023BC3">
      <w:pPr>
        <w:pStyle w:val="36"/>
        <w:framePr w:wrap="notBeside"/>
        <w:spacing w:line="220" w:lineRule="atLeast"/>
        <w:rPr>
          <w:rtl/>
        </w:rPr>
      </w:pPr>
      <w:r w:rsidRPr="00F707CE">
        <w:rPr>
          <w:rtl/>
        </w:rPr>
        <w:t>•</w:t>
      </w:r>
    </w:p>
    <w:p w14:paraId="13BF15A6" w14:textId="6E66C1BD" w:rsidR="00023BC3" w:rsidRPr="00E82000" w:rsidRDefault="00023BC3" w:rsidP="00023BC3">
      <w:pPr>
        <w:spacing w:line="220" w:lineRule="atLeast"/>
        <w:rPr>
          <w:b/>
          <w:bCs/>
          <w:rtl/>
        </w:rPr>
      </w:pPr>
      <w:r w:rsidRPr="00E82000">
        <w:rPr>
          <w:b/>
          <w:bCs/>
          <w:rtl/>
        </w:rPr>
        <w:t>או יגמרו מלאכתן ויטלו שני סלעים</w:t>
      </w:r>
      <w:r w:rsidRPr="00E82000">
        <w:rPr>
          <w:rFonts w:hint="cs"/>
          <w:b/>
          <w:bCs/>
          <w:rtl/>
        </w:rPr>
        <w:t xml:space="preserve"> </w:t>
      </w:r>
    </w:p>
    <w:p w14:paraId="6B305F79" w14:textId="77777777" w:rsidR="00F707CE" w:rsidRPr="00F707CE" w:rsidRDefault="00023BC3" w:rsidP="00023BC3">
      <w:pPr>
        <w:pStyle w:val="36"/>
        <w:framePr w:wrap="notBeside"/>
        <w:spacing w:line="220" w:lineRule="atLeast"/>
        <w:rPr>
          <w:rtl/>
        </w:rPr>
      </w:pPr>
      <w:r w:rsidRPr="00F707CE">
        <w:rPr>
          <w:rFonts w:hint="cs"/>
          <w:rtl/>
        </w:rPr>
        <w:t>וקמ</w:t>
      </w:r>
      <w:r w:rsidRPr="00F707CE">
        <w:rPr>
          <w:rtl/>
        </w:rPr>
        <w:t>"</w:t>
      </w:r>
      <w:r w:rsidRPr="00F707CE">
        <w:rPr>
          <w:rFonts w:hint="cs"/>
          <w:rtl/>
        </w:rPr>
        <w:t>ל</w:t>
      </w:r>
      <w:r w:rsidR="00F707CE" w:rsidRPr="00F707CE">
        <w:rPr>
          <w:rtl/>
        </w:rPr>
        <w:t>:</w:t>
      </w:r>
    </w:p>
    <w:p w14:paraId="4A486D09" w14:textId="22C142E7" w:rsidR="00023BC3" w:rsidRPr="00F40D4B" w:rsidRDefault="00023BC3" w:rsidP="00023BC3">
      <w:pPr>
        <w:spacing w:line="220" w:lineRule="atLeast"/>
        <w:rPr>
          <w:rtl/>
        </w:rPr>
      </w:pPr>
      <w:r>
        <w:rPr>
          <w:rFonts w:hint="cs"/>
          <w:rtl/>
        </w:rPr>
        <w:t>שהוזלה העבודה, וה</w:t>
      </w:r>
      <w:r w:rsidRPr="00F40D4B">
        <w:rPr>
          <w:rtl/>
        </w:rPr>
        <w:t>פועלים ופייסוהו.</w:t>
      </w:r>
      <w:r>
        <w:rPr>
          <w:rFonts w:hint="cs"/>
          <w:rtl/>
        </w:rPr>
        <w:t xml:space="preserve"> ונתרצה. </w:t>
      </w:r>
    </w:p>
    <w:p w14:paraId="578BC8D0" w14:textId="77777777" w:rsidR="00023BC3" w:rsidRDefault="00023BC3" w:rsidP="00023BC3">
      <w:pPr>
        <w:spacing w:line="220" w:lineRule="atLeast"/>
        <w:rPr>
          <w:rtl/>
        </w:rPr>
      </w:pPr>
      <w:r w:rsidRPr="00203BA8">
        <w:rPr>
          <w:rStyle w:val="affffc"/>
          <w:rFonts w:hint="cs"/>
          <w:rtl/>
        </w:rPr>
        <w:t>שאינו יכול לומר</w:t>
      </w:r>
      <w:r>
        <w:rPr>
          <w:rFonts w:hint="cs"/>
          <w:rtl/>
        </w:rPr>
        <w:t xml:space="preserve"> על דעת שתורידו מהשכר, </w:t>
      </w:r>
    </w:p>
    <w:p w14:paraId="28A3A589" w14:textId="77777777" w:rsidR="00023BC3" w:rsidRPr="00F40D4B" w:rsidRDefault="00023BC3" w:rsidP="00023BC3">
      <w:pPr>
        <w:spacing w:after="60" w:line="220" w:lineRule="atLeast"/>
        <w:rPr>
          <w:rtl/>
        </w:rPr>
      </w:pPr>
      <w:r w:rsidRPr="00E00583">
        <w:rPr>
          <w:rStyle w:val="affffc"/>
          <w:rFonts w:hint="cs"/>
          <w:rtl/>
        </w:rPr>
        <w:t>שהם אומרים לו</w:t>
      </w:r>
      <w:r>
        <w:rPr>
          <w:rStyle w:val="affffc"/>
          <w:rFonts w:hint="cs"/>
          <w:rtl/>
        </w:rPr>
        <w:t>:</w:t>
      </w:r>
      <w:r>
        <w:rPr>
          <w:rFonts w:hint="cs"/>
          <w:rtl/>
        </w:rPr>
        <w:t xml:space="preserve"> שזה על דעת שעובדים עבודה יפה יותר. </w:t>
      </w:r>
    </w:p>
    <w:p w14:paraId="517B2B05" w14:textId="24582D52" w:rsidR="00F707CE" w:rsidRPr="00F707CE" w:rsidRDefault="00F707CE" w:rsidP="00023BC3">
      <w:pPr>
        <w:pStyle w:val="36"/>
        <w:framePr w:wrap="notBeside"/>
        <w:spacing w:line="220" w:lineRule="atLeast"/>
        <w:rPr>
          <w:rtl/>
        </w:rPr>
      </w:pPr>
      <w:r w:rsidRPr="00F707CE">
        <w:rPr>
          <w:rtl/>
        </w:rPr>
        <w:t>•</w:t>
      </w:r>
    </w:p>
    <w:p w14:paraId="3D544F3A" w14:textId="39CB90B4" w:rsidR="00023BC3" w:rsidRPr="00E82000" w:rsidRDefault="00023BC3" w:rsidP="00023BC3">
      <w:pPr>
        <w:spacing w:line="220" w:lineRule="atLeast"/>
        <w:rPr>
          <w:b/>
          <w:bCs/>
          <w:rtl/>
        </w:rPr>
      </w:pPr>
      <w:r w:rsidRPr="00E82000">
        <w:rPr>
          <w:b/>
          <w:bCs/>
          <w:rtl/>
        </w:rPr>
        <w:t>סלע נותן להם סלע.</w:t>
      </w:r>
    </w:p>
    <w:p w14:paraId="7525C9D3" w14:textId="77777777" w:rsidR="00F707CE" w:rsidRPr="00F707CE" w:rsidRDefault="00023BC3" w:rsidP="00023BC3">
      <w:pPr>
        <w:pStyle w:val="36"/>
        <w:framePr w:wrap="notBeside"/>
        <w:spacing w:line="220" w:lineRule="atLeast"/>
        <w:rPr>
          <w:rtl/>
        </w:rPr>
      </w:pPr>
      <w:r w:rsidRPr="00F707CE">
        <w:rPr>
          <w:rFonts w:hint="cs"/>
          <w:rtl/>
        </w:rPr>
        <w:t>מיירי</w:t>
      </w:r>
      <w:r w:rsidR="00F707CE" w:rsidRPr="00F707CE">
        <w:rPr>
          <w:rtl/>
        </w:rPr>
        <w:t>:</w:t>
      </w:r>
    </w:p>
    <w:p w14:paraId="7920FB0A" w14:textId="7D2E52A7" w:rsidR="00023BC3" w:rsidRDefault="00023BC3" w:rsidP="00023BC3">
      <w:pPr>
        <w:spacing w:line="220" w:lineRule="atLeast"/>
        <w:rPr>
          <w:rtl/>
        </w:rPr>
      </w:pPr>
      <w:r w:rsidRPr="00F40D4B">
        <w:rPr>
          <w:rFonts w:hint="cs"/>
          <w:rtl/>
        </w:rPr>
        <w:t xml:space="preserve">בהוזילו לו מתחילה בזוז ולבסוף הוזלה עבודתם </w:t>
      </w:r>
      <w:r>
        <w:rPr>
          <w:rFonts w:hint="cs"/>
          <w:rtl/>
        </w:rPr>
        <w:t>ש</w:t>
      </w:r>
      <w:r w:rsidRPr="00F40D4B">
        <w:rPr>
          <w:rFonts w:hint="cs"/>
          <w:rtl/>
        </w:rPr>
        <w:t>צריך ליתן מה שהתרצה בסלע</w:t>
      </w:r>
    </w:p>
    <w:p w14:paraId="014BB030" w14:textId="77777777" w:rsidR="00023BC3" w:rsidRPr="00E82000" w:rsidRDefault="00023BC3" w:rsidP="00E82000">
      <w:pPr>
        <w:pStyle w:val="aff9"/>
        <w:rPr>
          <w:rtl/>
        </w:rPr>
      </w:pPr>
      <w:r w:rsidRPr="00E82000">
        <w:rPr>
          <w:rFonts w:hint="cs"/>
          <w:rtl/>
        </w:rPr>
        <w:t>***</w:t>
      </w:r>
    </w:p>
    <w:p w14:paraId="6F432D2F" w14:textId="161016CB" w:rsidR="00F707CE" w:rsidRPr="00F707CE" w:rsidRDefault="00023BC3" w:rsidP="00023BC3">
      <w:pPr>
        <w:pStyle w:val="36"/>
        <w:framePr w:wrap="notBeside"/>
        <w:spacing w:line="220" w:lineRule="atLeast"/>
        <w:rPr>
          <w:rtl/>
        </w:rPr>
      </w:pPr>
      <w:r w:rsidRPr="00F707CE">
        <w:rPr>
          <w:rtl/>
        </w:rPr>
        <w:t>רב</w:t>
      </w:r>
      <w:r w:rsidR="00F707CE" w:rsidRPr="00F707CE">
        <w:rPr>
          <w:rtl/>
        </w:rPr>
        <w:t>:</w:t>
      </w:r>
    </w:p>
    <w:p w14:paraId="1AF522CE" w14:textId="45BC98EA" w:rsidR="00023BC3" w:rsidRPr="00F40D4B" w:rsidRDefault="00023BC3" w:rsidP="00023BC3">
      <w:pPr>
        <w:spacing w:line="220" w:lineRule="atLeast"/>
        <w:rPr>
          <w:rtl/>
        </w:rPr>
      </w:pPr>
      <w:r w:rsidRPr="00E82000">
        <w:rPr>
          <w:b/>
          <w:bCs/>
          <w:rtl/>
        </w:rPr>
        <w:t>הלכה כרבי דוס</w:t>
      </w:r>
      <w:r w:rsidRPr="00E82000">
        <w:rPr>
          <w:rFonts w:hint="cs"/>
          <w:b/>
          <w:bCs/>
          <w:rtl/>
        </w:rPr>
        <w:t>א</w:t>
      </w:r>
      <w:r w:rsidRPr="00F40D4B">
        <w:rPr>
          <w:rFonts w:hint="cs"/>
          <w:rtl/>
        </w:rPr>
        <w:t xml:space="preserve"> </w:t>
      </w:r>
      <w:r w:rsidRPr="00E00583">
        <w:rPr>
          <w:rStyle w:val="afffff2"/>
          <w:rFonts w:hint="cs"/>
          <w:rtl/>
        </w:rPr>
        <w:t>[</w:t>
      </w:r>
      <w:r>
        <w:rPr>
          <w:rStyle w:val="afffff2"/>
          <w:rFonts w:hint="cs"/>
          <w:rtl/>
        </w:rPr>
        <w:t>ש</w:t>
      </w:r>
      <w:r w:rsidRPr="00E00583">
        <w:rPr>
          <w:rStyle w:val="afffff2"/>
          <w:rFonts w:hint="cs"/>
          <w:rtl/>
        </w:rPr>
        <w:t>יד פועל על התחתונה].</w:t>
      </w:r>
    </w:p>
    <w:p w14:paraId="71213329" w14:textId="7DC5BF0A" w:rsidR="00F707CE" w:rsidRPr="00F707CE" w:rsidRDefault="00023BC3" w:rsidP="00023BC3">
      <w:pPr>
        <w:pStyle w:val="36"/>
        <w:framePr w:wrap="notBeside"/>
        <w:spacing w:line="220" w:lineRule="atLeast"/>
        <w:rPr>
          <w:rtl/>
        </w:rPr>
      </w:pPr>
      <w:r w:rsidRPr="00F707CE">
        <w:rPr>
          <w:rFonts w:hint="cs"/>
          <w:rtl/>
        </w:rPr>
        <w:t>ויקשה מרב</w:t>
      </w:r>
      <w:r w:rsidR="00F707CE" w:rsidRPr="00F707CE">
        <w:rPr>
          <w:rFonts w:hint="cs"/>
          <w:rtl/>
        </w:rPr>
        <w:t>:</w:t>
      </w:r>
    </w:p>
    <w:p w14:paraId="74896677" w14:textId="7F295EA7" w:rsidR="00023BC3" w:rsidRPr="00F40D4B" w:rsidRDefault="00023BC3" w:rsidP="00023BC3">
      <w:pPr>
        <w:spacing w:line="220" w:lineRule="atLeast"/>
        <w:rPr>
          <w:rtl/>
        </w:rPr>
      </w:pPr>
      <w:r>
        <w:rPr>
          <w:rFonts w:hint="cs"/>
          <w:rtl/>
        </w:rPr>
        <w:t>ש</w:t>
      </w:r>
      <w:r w:rsidRPr="00F40D4B">
        <w:rPr>
          <w:rtl/>
        </w:rPr>
        <w:t xml:space="preserve">פועל </w:t>
      </w:r>
      <w:r w:rsidRPr="00E82000">
        <w:rPr>
          <w:b/>
          <w:bCs/>
          <w:rtl/>
        </w:rPr>
        <w:t>יכול</w:t>
      </w:r>
      <w:r w:rsidRPr="00F40D4B">
        <w:rPr>
          <w:rtl/>
        </w:rPr>
        <w:t xml:space="preserve"> לחזור בו אפילו בחצי היום</w:t>
      </w:r>
      <w:r w:rsidRPr="00F40D4B">
        <w:rPr>
          <w:rFonts w:hint="cs"/>
          <w:rtl/>
        </w:rPr>
        <w:t>,</w:t>
      </w:r>
    </w:p>
    <w:p w14:paraId="2B8009BA" w14:textId="53FBC6BA" w:rsidR="00F707CE" w:rsidRPr="00F707CE" w:rsidRDefault="00023BC3" w:rsidP="00023BC3">
      <w:pPr>
        <w:pStyle w:val="36"/>
        <w:framePr w:wrap="notBeside"/>
        <w:spacing w:line="220" w:lineRule="atLeast"/>
        <w:rPr>
          <w:rtl/>
        </w:rPr>
      </w:pPr>
      <w:r w:rsidRPr="00F707CE">
        <w:rPr>
          <w:rFonts w:hint="cs"/>
          <w:rtl/>
        </w:rPr>
        <w:t>ואין לחלק</w:t>
      </w:r>
      <w:r w:rsidR="00F707CE" w:rsidRPr="00F707CE">
        <w:rPr>
          <w:rFonts w:hint="cs"/>
          <w:rtl/>
        </w:rPr>
        <w:t>:</w:t>
      </w:r>
    </w:p>
    <w:p w14:paraId="0FEAB002" w14:textId="21B4ADE6" w:rsidR="00023BC3" w:rsidRPr="00203BA8" w:rsidRDefault="00023BC3" w:rsidP="00023BC3">
      <w:pPr>
        <w:spacing w:line="220" w:lineRule="atLeast"/>
        <w:rPr>
          <w:rtl/>
        </w:rPr>
      </w:pPr>
      <w:r w:rsidRPr="00203BA8">
        <w:rPr>
          <w:rFonts w:hint="cs"/>
          <w:spacing w:val="-2"/>
          <w:rtl/>
        </w:rPr>
        <w:t xml:space="preserve">בין שכירות לקבלנות שהרי </w:t>
      </w:r>
      <w:r w:rsidRPr="00203BA8">
        <w:rPr>
          <w:spacing w:val="-2"/>
          <w:rtl/>
        </w:rPr>
        <w:t xml:space="preserve">השוכר פועל, ולחצי היום שמע שמת לו </w:t>
      </w:r>
      <w:r w:rsidRPr="00203BA8">
        <w:rPr>
          <w:rtl/>
        </w:rPr>
        <w:t>מת</w:t>
      </w:r>
      <w:r w:rsidRPr="00203BA8">
        <w:rPr>
          <w:rFonts w:hint="cs"/>
          <w:rtl/>
        </w:rPr>
        <w:t xml:space="preserve"> </w:t>
      </w:r>
      <w:r w:rsidRPr="00203BA8">
        <w:rPr>
          <w:rtl/>
        </w:rPr>
        <w:t xml:space="preserve">או אחזתו חמה, </w:t>
      </w:r>
      <w:r w:rsidRPr="00E82000">
        <w:rPr>
          <w:rFonts w:hint="cs"/>
          <w:b/>
          <w:bCs/>
          <w:rtl/>
        </w:rPr>
        <w:t>ב</w:t>
      </w:r>
      <w:r w:rsidRPr="00E82000">
        <w:rPr>
          <w:b/>
          <w:bCs/>
          <w:rtl/>
        </w:rPr>
        <w:t>שכיר</w:t>
      </w:r>
      <w:r w:rsidRPr="00203BA8">
        <w:rPr>
          <w:rtl/>
        </w:rPr>
        <w:t xml:space="preserve"> נותן לו שכרו, </w:t>
      </w:r>
      <w:r w:rsidRPr="00E82000">
        <w:rPr>
          <w:rFonts w:hint="cs"/>
          <w:b/>
          <w:bCs/>
          <w:rtl/>
        </w:rPr>
        <w:t>ב</w:t>
      </w:r>
      <w:r w:rsidRPr="00E82000">
        <w:rPr>
          <w:b/>
          <w:bCs/>
          <w:rtl/>
        </w:rPr>
        <w:t>קבלן</w:t>
      </w:r>
      <w:r w:rsidRPr="00203BA8">
        <w:rPr>
          <w:rtl/>
        </w:rPr>
        <w:t xml:space="preserve"> נותן קבלנותו.</w:t>
      </w:r>
    </w:p>
    <w:p w14:paraId="396EEEEE" w14:textId="77777777" w:rsidR="00023BC3" w:rsidRPr="00E00583" w:rsidRDefault="00023BC3" w:rsidP="00023BC3">
      <w:pPr>
        <w:spacing w:line="220" w:lineRule="atLeast"/>
        <w:rPr>
          <w:rStyle w:val="afffff2"/>
          <w:rtl/>
        </w:rPr>
      </w:pPr>
      <w:r>
        <w:rPr>
          <w:rStyle w:val="afffff2"/>
          <w:rFonts w:hint="cs"/>
          <w:rtl/>
        </w:rPr>
        <w:t>ובהכרח ש</w:t>
      </w:r>
      <w:r w:rsidRPr="00E00583">
        <w:rPr>
          <w:rStyle w:val="afffff2"/>
          <w:rFonts w:hint="cs"/>
          <w:rtl/>
        </w:rPr>
        <w:t>אלו דברי ר''ד שהרי לרבנן אף בלא אנוס יד פועל על העליונה</w:t>
      </w:r>
    </w:p>
    <w:p w14:paraId="67310ED8" w14:textId="10B01384" w:rsidR="00F707CE" w:rsidRPr="00F707CE" w:rsidRDefault="00023BC3" w:rsidP="00023BC3">
      <w:pPr>
        <w:pStyle w:val="36"/>
        <w:framePr w:wrap="notBeside"/>
        <w:spacing w:line="220" w:lineRule="atLeast"/>
        <w:rPr>
          <w:rtl/>
        </w:rPr>
      </w:pPr>
      <w:r w:rsidRPr="00F707CE">
        <w:rPr>
          <w:rFonts w:hint="cs"/>
          <w:rtl/>
        </w:rPr>
        <w:t>- א. רנב"י</w:t>
      </w:r>
      <w:r w:rsidR="00F707CE" w:rsidRPr="00F707CE">
        <w:rPr>
          <w:rtl/>
        </w:rPr>
        <w:t>:</w:t>
      </w:r>
    </w:p>
    <w:p w14:paraId="3D648190" w14:textId="6A01EEBF" w:rsidR="00023BC3" w:rsidRPr="00F40D4B" w:rsidRDefault="00023BC3" w:rsidP="00023BC3">
      <w:pPr>
        <w:spacing w:line="220" w:lineRule="atLeast"/>
        <w:rPr>
          <w:rtl/>
        </w:rPr>
      </w:pPr>
      <w:r w:rsidRPr="00F40D4B">
        <w:rPr>
          <w:rtl/>
        </w:rPr>
        <w:t xml:space="preserve">בדבר האבוד </w:t>
      </w:r>
      <w:r>
        <w:rPr>
          <w:rFonts w:hint="cs"/>
          <w:rtl/>
        </w:rPr>
        <w:t xml:space="preserve">ולכו''ע </w:t>
      </w:r>
      <w:r w:rsidRPr="003319F0">
        <w:rPr>
          <w:rStyle w:val="afffff2"/>
          <w:rFonts w:hint="cs"/>
          <w:rtl/>
        </w:rPr>
        <w:t>[דיד פועל על התחתונה]</w:t>
      </w:r>
      <w:r w:rsidRPr="003319F0">
        <w:rPr>
          <w:rStyle w:val="afffff2"/>
          <w:rtl/>
        </w:rPr>
        <w:t>.</w:t>
      </w:r>
    </w:p>
    <w:p w14:paraId="53CB392B" w14:textId="77777777" w:rsidR="00023BC3" w:rsidRPr="00F40D4B" w:rsidRDefault="00023BC3" w:rsidP="00023BC3">
      <w:pPr>
        <w:pStyle w:val="affe"/>
        <w:framePr w:wrap="around"/>
        <w:spacing w:line="220" w:lineRule="atLeast"/>
        <w:rPr>
          <w:rtl/>
        </w:rPr>
      </w:pPr>
      <w:r w:rsidRPr="00F40D4B">
        <w:rPr>
          <w:rtl/>
        </w:rPr>
        <w:t>עז:</w:t>
      </w:r>
    </w:p>
    <w:p w14:paraId="6236C145" w14:textId="10D040D7" w:rsidR="00F707CE" w:rsidRPr="00F707CE" w:rsidRDefault="00023BC3" w:rsidP="00023BC3">
      <w:pPr>
        <w:pStyle w:val="36"/>
        <w:framePr w:wrap="notBeside"/>
        <w:spacing w:line="220" w:lineRule="atLeast"/>
        <w:rPr>
          <w:rtl/>
        </w:rPr>
      </w:pPr>
      <w:r w:rsidRPr="00F707CE">
        <w:rPr>
          <w:rFonts w:hint="cs"/>
          <w:rtl/>
        </w:rPr>
        <w:t>ויקשה מד</w:t>
      </w:r>
      <w:r w:rsidRPr="00F707CE">
        <w:rPr>
          <w:rtl/>
        </w:rPr>
        <w:t>תנן</w:t>
      </w:r>
      <w:r w:rsidR="00F707CE" w:rsidRPr="00F707CE">
        <w:rPr>
          <w:rtl/>
        </w:rPr>
        <w:t>:</w:t>
      </w:r>
    </w:p>
    <w:p w14:paraId="2A0413BD" w14:textId="60135F2A" w:rsidR="00023BC3" w:rsidRPr="00F40D4B" w:rsidRDefault="00023BC3" w:rsidP="00023BC3">
      <w:pPr>
        <w:spacing w:line="220" w:lineRule="atLeast"/>
        <w:rPr>
          <w:rtl/>
        </w:rPr>
      </w:pPr>
      <w:r w:rsidRPr="00F40D4B">
        <w:rPr>
          <w:rtl/>
        </w:rPr>
        <w:t>כל המשנה ידו על התחתונה, וכל החוזר בו - ידו על התחתונה.</w:t>
      </w:r>
    </w:p>
    <w:p w14:paraId="7975FAB2" w14:textId="1F9D5AC2" w:rsidR="00023BC3" w:rsidRPr="00F40D4B" w:rsidRDefault="00023BC3" w:rsidP="00023BC3">
      <w:pPr>
        <w:spacing w:line="220" w:lineRule="atLeast"/>
        <w:rPr>
          <w:rtl/>
        </w:rPr>
      </w:pPr>
      <w:r w:rsidRPr="00F40D4B">
        <w:rPr>
          <w:rFonts w:hint="cs"/>
          <w:rtl/>
        </w:rPr>
        <w:t>'כ</w:t>
      </w:r>
      <w:r w:rsidRPr="00F40D4B">
        <w:rPr>
          <w:rtl/>
        </w:rPr>
        <w:t>ל המשנה ידו על התחתונה</w:t>
      </w:r>
      <w:r w:rsidRPr="00F40D4B">
        <w:rPr>
          <w:rFonts w:hint="cs"/>
          <w:rtl/>
        </w:rPr>
        <w:t>'</w:t>
      </w:r>
      <w:r w:rsidRPr="00F40D4B">
        <w:rPr>
          <w:rtl/>
        </w:rPr>
        <w:t xml:space="preserve"> </w:t>
      </w:r>
      <w:r w:rsidR="00E82000">
        <w:rPr>
          <w:rFonts w:hint="cs"/>
          <w:rtl/>
        </w:rPr>
        <w:t>-</w:t>
      </w:r>
      <w:r w:rsidRPr="00F40D4B">
        <w:rPr>
          <w:rtl/>
        </w:rPr>
        <w:t xml:space="preserve"> </w:t>
      </w:r>
      <w:r>
        <w:rPr>
          <w:rFonts w:hint="cs"/>
          <w:rtl/>
        </w:rPr>
        <w:t xml:space="preserve">שהתנא סתם </w:t>
      </w:r>
      <w:r w:rsidRPr="00F40D4B">
        <w:rPr>
          <w:rtl/>
        </w:rPr>
        <w:t>כרבי יהודה.</w:t>
      </w:r>
    </w:p>
    <w:p w14:paraId="3E1F71FB" w14:textId="77777777" w:rsidR="00023BC3" w:rsidRPr="00F40D4B" w:rsidRDefault="00023BC3" w:rsidP="00023BC3">
      <w:pPr>
        <w:spacing w:line="220" w:lineRule="atLeast"/>
        <w:rPr>
          <w:rtl/>
        </w:rPr>
      </w:pPr>
      <w:r w:rsidRPr="00F40D4B">
        <w:rPr>
          <w:rFonts w:hint="cs"/>
          <w:rtl/>
        </w:rPr>
        <w:t>'</w:t>
      </w:r>
      <w:r w:rsidRPr="00F40D4B">
        <w:rPr>
          <w:rtl/>
        </w:rPr>
        <w:t>כל החוזר בו ידו על התחתונה</w:t>
      </w:r>
      <w:r w:rsidRPr="00F40D4B">
        <w:rPr>
          <w:rFonts w:hint="cs"/>
          <w:rtl/>
        </w:rPr>
        <w:t>'</w:t>
      </w:r>
      <w:r w:rsidRPr="00F40D4B">
        <w:rPr>
          <w:rtl/>
        </w:rPr>
        <w:t xml:space="preserve"> לאתויי  פועל וכרבי דוסא</w:t>
      </w:r>
      <w:r w:rsidRPr="00F40D4B">
        <w:rPr>
          <w:rFonts w:hint="cs"/>
          <w:rtl/>
        </w:rPr>
        <w:t>,</w:t>
      </w:r>
    </w:p>
    <w:p w14:paraId="70EAF8C3" w14:textId="77777777" w:rsidR="00F707CE" w:rsidRPr="00F707CE" w:rsidRDefault="00023BC3" w:rsidP="00023BC3">
      <w:pPr>
        <w:pStyle w:val="36"/>
        <w:framePr w:wrap="notBeside"/>
        <w:spacing w:line="220" w:lineRule="atLeast"/>
        <w:rPr>
          <w:rtl/>
        </w:rPr>
      </w:pPr>
      <w:r w:rsidRPr="00F707CE">
        <w:rPr>
          <w:rFonts w:hint="cs"/>
          <w:rtl/>
        </w:rPr>
        <w:t xml:space="preserve">א. </w:t>
      </w:r>
      <w:r w:rsidRPr="00F707CE">
        <w:rPr>
          <w:rtl/>
        </w:rPr>
        <w:t>רבי דוסא</w:t>
      </w:r>
      <w:r w:rsidR="00F707CE" w:rsidRPr="00F707CE">
        <w:rPr>
          <w:rtl/>
        </w:rPr>
        <w:t>:</w:t>
      </w:r>
    </w:p>
    <w:p w14:paraId="438EC9DB" w14:textId="69A16D4C" w:rsidR="00023BC3" w:rsidRPr="00F40D4B" w:rsidRDefault="00023BC3" w:rsidP="00023BC3">
      <w:pPr>
        <w:spacing w:line="220" w:lineRule="atLeast"/>
        <w:rPr>
          <w:rtl/>
        </w:rPr>
      </w:pPr>
      <w:r w:rsidRPr="00F40D4B">
        <w:rPr>
          <w:rtl/>
        </w:rPr>
        <w:t xml:space="preserve">תרתי אמר, </w:t>
      </w:r>
      <w:r w:rsidRPr="003319F0">
        <w:rPr>
          <w:rStyle w:val="affffc"/>
          <w:rtl/>
        </w:rPr>
        <w:t>ורב ס"ל</w:t>
      </w:r>
      <w:r w:rsidRPr="00F40D4B">
        <w:rPr>
          <w:rtl/>
        </w:rPr>
        <w:t xml:space="preserve"> </w:t>
      </w:r>
      <w:r>
        <w:rPr>
          <w:rFonts w:hint="cs"/>
          <w:rtl/>
        </w:rPr>
        <w:t xml:space="preserve">כמותו </w:t>
      </w:r>
      <w:r w:rsidRPr="00F40D4B">
        <w:rPr>
          <w:rtl/>
        </w:rPr>
        <w:t>בחדא</w:t>
      </w:r>
      <w:r>
        <w:rPr>
          <w:rFonts w:hint="cs"/>
          <w:rtl/>
        </w:rPr>
        <w:t xml:space="preserve"> </w:t>
      </w:r>
      <w:r w:rsidRPr="003319F0">
        <w:rPr>
          <w:rStyle w:val="afffff2"/>
          <w:rFonts w:hint="cs"/>
          <w:rtl/>
        </w:rPr>
        <w:t>[קבלן]</w:t>
      </w:r>
      <w:r w:rsidRPr="003319F0">
        <w:rPr>
          <w:rStyle w:val="afffff2"/>
          <w:rtl/>
        </w:rPr>
        <w:t xml:space="preserve"> </w:t>
      </w:r>
      <w:r>
        <w:rPr>
          <w:rFonts w:hint="cs"/>
          <w:rtl/>
        </w:rPr>
        <w:t xml:space="preserve">וחלק </w:t>
      </w:r>
      <w:r w:rsidRPr="00F40D4B">
        <w:rPr>
          <w:rtl/>
        </w:rPr>
        <w:t>בחדא</w:t>
      </w:r>
      <w:r>
        <w:rPr>
          <w:rFonts w:hint="cs"/>
          <w:rtl/>
        </w:rPr>
        <w:t xml:space="preserve"> </w:t>
      </w:r>
      <w:r w:rsidRPr="003319F0">
        <w:rPr>
          <w:rStyle w:val="afffff2"/>
          <w:rFonts w:hint="cs"/>
          <w:rtl/>
        </w:rPr>
        <w:t>[שכיר יום]</w:t>
      </w:r>
    </w:p>
    <w:p w14:paraId="67504617" w14:textId="56BA1494" w:rsidR="00F707CE" w:rsidRPr="00F707CE" w:rsidRDefault="00023BC3" w:rsidP="00023BC3">
      <w:pPr>
        <w:pStyle w:val="36"/>
        <w:framePr w:wrap="notBeside"/>
        <w:spacing w:line="220" w:lineRule="atLeast"/>
        <w:rPr>
          <w:rtl/>
        </w:rPr>
      </w:pPr>
      <w:r w:rsidRPr="00F707CE">
        <w:rPr>
          <w:rFonts w:hint="cs"/>
          <w:rtl/>
        </w:rPr>
        <w:t>ב. לאתויי</w:t>
      </w:r>
      <w:r w:rsidR="00F707CE" w:rsidRPr="00F707CE">
        <w:rPr>
          <w:rFonts w:hint="cs"/>
          <w:rtl/>
        </w:rPr>
        <w:t>:</w:t>
      </w:r>
    </w:p>
    <w:p w14:paraId="2E11D0AD" w14:textId="01565039" w:rsidR="00023BC3" w:rsidRPr="00203BA8" w:rsidRDefault="00023BC3" w:rsidP="00023BC3">
      <w:pPr>
        <w:spacing w:line="220" w:lineRule="atLeast"/>
        <w:rPr>
          <w:spacing w:val="2"/>
          <w:rtl/>
        </w:rPr>
      </w:pPr>
      <w:r w:rsidRPr="00203BA8">
        <w:rPr>
          <w:rFonts w:hint="cs"/>
          <w:spacing w:val="2"/>
          <w:rtl/>
        </w:rPr>
        <w:t xml:space="preserve">כל החוזר בו </w:t>
      </w:r>
      <w:r w:rsidRPr="00203BA8">
        <w:rPr>
          <w:spacing w:val="2"/>
          <w:rtl/>
        </w:rPr>
        <w:t xml:space="preserve">שמכר שדה לחבירו באלף זוז ונתן לו מהן מאתים זוז, </w:t>
      </w:r>
    </w:p>
    <w:p w14:paraId="7C7F53FC" w14:textId="77777777" w:rsidR="00023BC3" w:rsidRPr="00203BA8" w:rsidRDefault="00023BC3" w:rsidP="00023BC3">
      <w:pPr>
        <w:spacing w:line="220" w:lineRule="atLeast"/>
        <w:rPr>
          <w:rtl/>
        </w:rPr>
      </w:pPr>
      <w:r w:rsidRPr="00203BA8">
        <w:rPr>
          <w:rtl/>
        </w:rPr>
        <w:t xml:space="preserve">בזמן שהמוכר חוזר בו יד לוקח על העליונה, </w:t>
      </w:r>
    </w:p>
    <w:p w14:paraId="3BC5F444" w14:textId="77777777" w:rsidR="00023BC3" w:rsidRPr="00203BA8" w:rsidRDefault="00023BC3" w:rsidP="00023BC3">
      <w:pPr>
        <w:spacing w:line="220" w:lineRule="atLeast"/>
        <w:rPr>
          <w:spacing w:val="2"/>
          <w:rtl/>
        </w:rPr>
      </w:pPr>
      <w:r w:rsidRPr="00203BA8">
        <w:rPr>
          <w:spacing w:val="2"/>
          <w:rtl/>
        </w:rPr>
        <w:lastRenderedPageBreak/>
        <w:t>רצה אומר לו תן לי מעותי, או קרקע כנגד מעותי</w:t>
      </w:r>
      <w:r w:rsidRPr="00203BA8">
        <w:rPr>
          <w:rFonts w:hint="cs"/>
          <w:spacing w:val="2"/>
          <w:rtl/>
        </w:rPr>
        <w:t xml:space="preserve"> וגובה</w:t>
      </w:r>
      <w:r w:rsidRPr="00203BA8">
        <w:rPr>
          <w:spacing w:val="2"/>
          <w:rtl/>
        </w:rPr>
        <w:t xml:space="preserve"> מהעידית.</w:t>
      </w:r>
    </w:p>
    <w:p w14:paraId="3438A926" w14:textId="77777777" w:rsidR="00023BC3" w:rsidRDefault="00023BC3" w:rsidP="00023BC3">
      <w:pPr>
        <w:spacing w:line="220" w:lineRule="atLeast"/>
        <w:rPr>
          <w:rtl/>
        </w:rPr>
      </w:pPr>
      <w:r w:rsidRPr="00E82000">
        <w:rPr>
          <w:b/>
          <w:bCs/>
          <w:rtl/>
        </w:rPr>
        <w:t>ובזמן שלוקח חוזר בו</w:t>
      </w:r>
      <w:r w:rsidRPr="00F40D4B">
        <w:rPr>
          <w:rtl/>
        </w:rPr>
        <w:t xml:space="preserve"> יד מוכר על העליונה, </w:t>
      </w:r>
    </w:p>
    <w:p w14:paraId="7CBDE57A" w14:textId="77777777" w:rsidR="00023BC3" w:rsidRDefault="00023BC3" w:rsidP="00023BC3">
      <w:pPr>
        <w:spacing w:line="220" w:lineRule="atLeast"/>
        <w:rPr>
          <w:rtl/>
        </w:rPr>
      </w:pPr>
      <w:r w:rsidRPr="00F40D4B">
        <w:rPr>
          <w:rtl/>
        </w:rPr>
        <w:t xml:space="preserve">רצה - אומר לו: הילך מעותיך, </w:t>
      </w:r>
    </w:p>
    <w:p w14:paraId="1C196EE3" w14:textId="77777777" w:rsidR="00023BC3" w:rsidRPr="00F40D4B" w:rsidRDefault="00023BC3" w:rsidP="00023BC3">
      <w:pPr>
        <w:spacing w:line="220" w:lineRule="atLeast"/>
        <w:rPr>
          <w:rtl/>
        </w:rPr>
      </w:pPr>
      <w:r w:rsidRPr="00F40D4B">
        <w:rPr>
          <w:rtl/>
        </w:rPr>
        <w:t>רצה אומר: הילך קרקע כנגד מעותיך</w:t>
      </w:r>
      <w:r w:rsidRPr="00F40D4B">
        <w:rPr>
          <w:rFonts w:hint="cs"/>
          <w:rtl/>
        </w:rPr>
        <w:t xml:space="preserve"> ו</w:t>
      </w:r>
      <w:r w:rsidRPr="00F40D4B">
        <w:rPr>
          <w:rtl/>
        </w:rPr>
        <w:t>מגביהו - מן הזיבורית.</w:t>
      </w:r>
    </w:p>
    <w:p w14:paraId="16BFADCB" w14:textId="77777777" w:rsidR="00023BC3" w:rsidRPr="00F40D4B" w:rsidRDefault="00023BC3" w:rsidP="00023BC3">
      <w:pPr>
        <w:spacing w:line="220" w:lineRule="atLeast"/>
        <w:rPr>
          <w:rtl/>
        </w:rPr>
      </w:pPr>
      <w:r w:rsidRPr="003319F0">
        <w:rPr>
          <w:rStyle w:val="affffc"/>
          <w:rFonts w:hint="cs"/>
          <w:rtl/>
        </w:rPr>
        <w:t>רשב</w:t>
      </w:r>
      <w:r w:rsidRPr="003319F0">
        <w:rPr>
          <w:rStyle w:val="affffc"/>
          <w:rtl/>
        </w:rPr>
        <w:t>"</w:t>
      </w:r>
      <w:r w:rsidRPr="003319F0">
        <w:rPr>
          <w:rStyle w:val="affffc"/>
          <w:rFonts w:hint="cs"/>
          <w:rtl/>
        </w:rPr>
        <w:t>ג</w:t>
      </w:r>
      <w:r w:rsidRPr="003319F0">
        <w:rPr>
          <w:rStyle w:val="affffc"/>
          <w:rtl/>
        </w:rPr>
        <w:t xml:space="preserve">: </w:t>
      </w:r>
      <w:r w:rsidRPr="00F40D4B">
        <w:rPr>
          <w:rtl/>
        </w:rPr>
        <w:t>מלמדין אותן שלא יחזרו.</w:t>
      </w:r>
    </w:p>
    <w:p w14:paraId="77F7020C" w14:textId="77777777" w:rsidR="00F707CE" w:rsidRPr="00F707CE" w:rsidRDefault="00023BC3" w:rsidP="00023BC3">
      <w:pPr>
        <w:pStyle w:val="36"/>
        <w:framePr w:wrap="notBeside"/>
        <w:spacing w:line="220" w:lineRule="atLeast"/>
        <w:rPr>
          <w:rtl/>
        </w:rPr>
      </w:pPr>
      <w:r w:rsidRPr="00F707CE">
        <w:rPr>
          <w:rtl/>
        </w:rPr>
        <w:t>כיצד</w:t>
      </w:r>
      <w:r w:rsidR="00F707CE" w:rsidRPr="00F707CE">
        <w:rPr>
          <w:rtl/>
        </w:rPr>
        <w:t>:</w:t>
      </w:r>
    </w:p>
    <w:p w14:paraId="55013850" w14:textId="0D9DC0B8" w:rsidR="00023BC3" w:rsidRDefault="00023BC3" w:rsidP="00023BC3">
      <w:pPr>
        <w:spacing w:line="220" w:lineRule="atLeast"/>
        <w:rPr>
          <w:rtl/>
        </w:rPr>
      </w:pPr>
      <w:r w:rsidRPr="00F40D4B">
        <w:rPr>
          <w:rtl/>
        </w:rPr>
        <w:t>כותב לו: אני פלוני בן פלוני מכרתי שדה פלונית לפלוני באלף זוז, ונתן לי מהם מאתים זוז, והריני נושה בו שמונה מאות זוז.</w:t>
      </w:r>
    </w:p>
    <w:p w14:paraId="2ADA48E7" w14:textId="77777777" w:rsidR="00023BC3" w:rsidRPr="00F40D4B" w:rsidRDefault="00023BC3" w:rsidP="00023BC3">
      <w:pPr>
        <w:spacing w:line="220" w:lineRule="atLeast"/>
        <w:rPr>
          <w:rtl/>
        </w:rPr>
      </w:pPr>
      <w:r w:rsidRPr="00F40D4B">
        <w:rPr>
          <w:rFonts w:hint="cs"/>
          <w:rtl/>
        </w:rPr>
        <w:t xml:space="preserve">- </w:t>
      </w:r>
      <w:r w:rsidRPr="00F40D4B">
        <w:rPr>
          <w:rtl/>
        </w:rPr>
        <w:t>קנה, ומחזיר לו את השאר אפילו לאחר כמה שנים.</w:t>
      </w:r>
    </w:p>
    <w:p w14:paraId="132B98B7" w14:textId="77777777" w:rsidR="00023BC3" w:rsidRPr="00F40D4B" w:rsidRDefault="00023BC3" w:rsidP="00023BC3">
      <w:pPr>
        <w:pStyle w:val="affff9"/>
        <w:spacing w:line="220" w:lineRule="atLeast"/>
        <w:rPr>
          <w:rtl/>
        </w:rPr>
      </w:pPr>
      <w:r w:rsidRPr="00F40D4B">
        <w:rPr>
          <w:rtl/>
        </w:rPr>
        <w:t xml:space="preserve">אמר מר: </w:t>
      </w:r>
      <w:r w:rsidRPr="00F40D4B">
        <w:rPr>
          <w:rFonts w:hint="cs"/>
          <w:rtl/>
        </w:rPr>
        <w:t>ו</w:t>
      </w:r>
      <w:r w:rsidRPr="00F40D4B">
        <w:rPr>
          <w:rtl/>
        </w:rPr>
        <w:t>מגביהו מן העידית.</w:t>
      </w:r>
    </w:p>
    <w:p w14:paraId="29F37991" w14:textId="1725E536" w:rsidR="00F707CE" w:rsidRPr="00F707CE" w:rsidRDefault="00023BC3" w:rsidP="00023BC3">
      <w:pPr>
        <w:pStyle w:val="36"/>
        <w:framePr w:wrap="notBeside"/>
        <w:spacing w:line="220" w:lineRule="atLeast"/>
        <w:rPr>
          <w:rtl/>
        </w:rPr>
      </w:pPr>
      <w:r w:rsidRPr="00F707CE">
        <w:rPr>
          <w:rFonts w:hint="cs"/>
          <w:rtl/>
        </w:rPr>
        <w:t>א. רנב"י</w:t>
      </w:r>
      <w:r w:rsidR="00F707CE" w:rsidRPr="00F707CE">
        <w:rPr>
          <w:rFonts w:hint="cs"/>
          <w:rtl/>
        </w:rPr>
        <w:t>:</w:t>
      </w:r>
    </w:p>
    <w:p w14:paraId="15EA547A" w14:textId="5A1670D5" w:rsidR="00023BC3" w:rsidRPr="00203BA8" w:rsidRDefault="00023BC3" w:rsidP="00023BC3">
      <w:pPr>
        <w:spacing w:line="220" w:lineRule="atLeast"/>
        <w:rPr>
          <w:spacing w:val="2"/>
          <w:rtl/>
        </w:rPr>
      </w:pPr>
      <w:r>
        <w:rPr>
          <w:rFonts w:hint="cs"/>
          <w:rtl/>
        </w:rPr>
        <w:t>ה</w:t>
      </w:r>
      <w:r w:rsidRPr="00F40D4B">
        <w:rPr>
          <w:rFonts w:hint="cs"/>
          <w:rtl/>
        </w:rPr>
        <w:t xml:space="preserve">יינו מעידית וזיבורית שבה, ולא מעידית שבנכסיו דלא גרע </w:t>
      </w:r>
      <w:r w:rsidRPr="00203BA8">
        <w:rPr>
          <w:rFonts w:hint="cs"/>
          <w:spacing w:val="2"/>
          <w:rtl/>
        </w:rPr>
        <w:t>מבע</w:t>
      </w:r>
      <w:r w:rsidRPr="00203BA8">
        <w:rPr>
          <w:spacing w:val="2"/>
          <w:rtl/>
        </w:rPr>
        <w:t>"</w:t>
      </w:r>
      <w:r w:rsidRPr="00203BA8">
        <w:rPr>
          <w:rFonts w:hint="cs"/>
          <w:spacing w:val="2"/>
          <w:rtl/>
        </w:rPr>
        <w:t>ח דגובה מבינונית</w:t>
      </w:r>
      <w:r w:rsidRPr="00203BA8">
        <w:rPr>
          <w:rStyle w:val="affffc"/>
          <w:rFonts w:hint="cs"/>
          <w:spacing w:val="2"/>
          <w:rtl/>
        </w:rPr>
        <w:t xml:space="preserve"> ועוד</w:t>
      </w:r>
      <w:r w:rsidRPr="00203BA8">
        <w:rPr>
          <w:rFonts w:hint="cs"/>
          <w:spacing w:val="2"/>
          <w:rtl/>
        </w:rPr>
        <w:t xml:space="preserve"> הא מן הקרקע עצמה ישלם המעות</w:t>
      </w:r>
      <w:r w:rsidRPr="00203BA8">
        <w:rPr>
          <w:spacing w:val="2"/>
          <w:rtl/>
        </w:rPr>
        <w:t>.</w:t>
      </w:r>
    </w:p>
    <w:p w14:paraId="0C41EB81" w14:textId="0F4F44C7" w:rsidR="00F707CE" w:rsidRPr="00F707CE" w:rsidRDefault="00023BC3" w:rsidP="00023BC3">
      <w:pPr>
        <w:pStyle w:val="36"/>
        <w:framePr w:wrap="notBeside"/>
        <w:spacing w:line="220" w:lineRule="atLeast"/>
        <w:rPr>
          <w:rtl/>
        </w:rPr>
      </w:pPr>
      <w:r w:rsidRPr="00F707CE">
        <w:rPr>
          <w:rFonts w:hint="cs"/>
          <w:rtl/>
        </w:rPr>
        <w:t>ב. ראבדר</w:t>
      </w:r>
      <w:r w:rsidRPr="00F707CE">
        <w:rPr>
          <w:rtl/>
        </w:rPr>
        <w:t>"</w:t>
      </w:r>
      <w:r w:rsidRPr="00F707CE">
        <w:rPr>
          <w:rFonts w:hint="cs"/>
          <w:rtl/>
        </w:rPr>
        <w:t>א</w:t>
      </w:r>
      <w:r w:rsidR="00F707CE" w:rsidRPr="00F707CE">
        <w:rPr>
          <w:rtl/>
        </w:rPr>
        <w:t>:</w:t>
      </w:r>
    </w:p>
    <w:p w14:paraId="3D4136CE" w14:textId="7C8B6F83" w:rsidR="00023BC3" w:rsidRPr="00F40D4B" w:rsidRDefault="00023BC3" w:rsidP="00E82000">
      <w:pPr>
        <w:spacing w:line="220" w:lineRule="atLeast"/>
        <w:rPr>
          <w:rtl/>
        </w:rPr>
      </w:pPr>
      <w:r w:rsidRPr="00F40D4B">
        <w:rPr>
          <w:rtl/>
        </w:rPr>
        <w:t>אפי</w:t>
      </w:r>
      <w:r w:rsidRPr="00F40D4B">
        <w:rPr>
          <w:rFonts w:hint="cs"/>
          <w:rtl/>
        </w:rPr>
        <w:t xml:space="preserve">' </w:t>
      </w:r>
      <w:r w:rsidRPr="00F40D4B">
        <w:rPr>
          <w:rtl/>
        </w:rPr>
        <w:t xml:space="preserve">מעידית דנכסיו, סתם </w:t>
      </w:r>
      <w:r>
        <w:rPr>
          <w:rFonts w:hint="cs"/>
          <w:rtl/>
        </w:rPr>
        <w:t xml:space="preserve">המוכר קרקע באלף </w:t>
      </w:r>
      <w:r w:rsidRPr="00F40D4B">
        <w:rPr>
          <w:rtl/>
        </w:rPr>
        <w:t>זוזי</w:t>
      </w:r>
      <w:r>
        <w:rPr>
          <w:rFonts w:hint="cs"/>
          <w:rtl/>
        </w:rPr>
        <w:t>,</w:t>
      </w:r>
      <w:r w:rsidRPr="00F40D4B">
        <w:rPr>
          <w:rtl/>
        </w:rPr>
        <w:t xml:space="preserve"> </w:t>
      </w:r>
      <w:r>
        <w:rPr>
          <w:rFonts w:hint="cs"/>
          <w:rtl/>
        </w:rPr>
        <w:t xml:space="preserve">הוזלו </w:t>
      </w:r>
      <w:r w:rsidRPr="00F40D4B">
        <w:rPr>
          <w:rtl/>
        </w:rPr>
        <w:t xml:space="preserve">מוזיל ומזבין נכסיו, והוה ליה כניזק, </w:t>
      </w:r>
      <w:r w:rsidRPr="00631808">
        <w:rPr>
          <w:rStyle w:val="affffc"/>
          <w:rtl/>
        </w:rPr>
        <w:t>ותנן:</w:t>
      </w:r>
      <w:r w:rsidRPr="00F40D4B">
        <w:rPr>
          <w:rtl/>
        </w:rPr>
        <w:t xml:space="preserve"> הניזקין שמין להן בעידית,</w:t>
      </w:r>
    </w:p>
    <w:p w14:paraId="410BE288" w14:textId="6A9C2393" w:rsidR="006F071F" w:rsidRPr="00F40D4B" w:rsidRDefault="006F071F" w:rsidP="00E82000">
      <w:pPr>
        <w:pStyle w:val="affff9"/>
        <w:rPr>
          <w:rtl/>
        </w:rPr>
      </w:pPr>
      <w:r w:rsidRPr="00F40D4B">
        <w:rPr>
          <w:rFonts w:hint="cs"/>
          <w:rtl/>
        </w:rPr>
        <w:t>רשב</w:t>
      </w:r>
      <w:r w:rsidRPr="00F40D4B">
        <w:rPr>
          <w:rtl/>
        </w:rPr>
        <w:t>"</w:t>
      </w:r>
      <w:r w:rsidRPr="00F40D4B">
        <w:rPr>
          <w:rFonts w:hint="cs"/>
          <w:rtl/>
        </w:rPr>
        <w:t>ג</w:t>
      </w:r>
      <w:r w:rsidRPr="00F40D4B">
        <w:rPr>
          <w:rtl/>
        </w:rPr>
        <w:t>: מלמדין אותן שלא יחזרו, כותב לו: אני פלוני בן פלוני כו'.</w:t>
      </w:r>
    </w:p>
    <w:p w14:paraId="7FFE4A74" w14:textId="04219B84" w:rsidR="006F071F" w:rsidRPr="00F40D4B" w:rsidRDefault="006F071F" w:rsidP="009B508D">
      <w:pPr>
        <w:rPr>
          <w:rtl/>
        </w:rPr>
      </w:pPr>
      <w:r w:rsidRPr="00F40D4B">
        <w:rPr>
          <w:rtl/>
        </w:rPr>
        <w:t xml:space="preserve">הא לא כתב </w:t>
      </w:r>
      <w:r w:rsidR="00E82000">
        <w:rPr>
          <w:rFonts w:hint="cs"/>
          <w:rtl/>
        </w:rPr>
        <w:t>כן</w:t>
      </w:r>
      <w:r w:rsidRPr="00F40D4B">
        <w:rPr>
          <w:rtl/>
        </w:rPr>
        <w:t xml:space="preserve">- לא קני? </w:t>
      </w:r>
      <w:r w:rsidRPr="00E82000">
        <w:rPr>
          <w:rStyle w:val="affffc"/>
          <w:rtl/>
        </w:rPr>
        <w:t>והתניא:</w:t>
      </w:r>
      <w:r w:rsidRPr="00F40D4B">
        <w:rPr>
          <w:rtl/>
        </w:rPr>
        <w:t xml:space="preserve"> הנותן ערבון לחבירו ואמר לו: אם אני חוזר בי - ערבוני מחול לך, </w:t>
      </w:r>
      <w:r w:rsidRPr="00E82000">
        <w:rPr>
          <w:rStyle w:val="affffc"/>
          <w:rtl/>
        </w:rPr>
        <w:t>והלה אומר:</w:t>
      </w:r>
      <w:r w:rsidRPr="00F40D4B">
        <w:rPr>
          <w:rtl/>
        </w:rPr>
        <w:t xml:space="preserve"> אם אני חוזר בי - אכפול לך ערבונך.</w:t>
      </w:r>
      <w:r w:rsidRPr="00F40D4B">
        <w:rPr>
          <w:rFonts w:hint="cs"/>
          <w:rtl/>
        </w:rPr>
        <w:t xml:space="preserve"> </w:t>
      </w:r>
      <w:r w:rsidRPr="00E82000">
        <w:rPr>
          <w:rStyle w:val="affffc"/>
          <w:rFonts w:hint="cs"/>
          <w:rtl/>
        </w:rPr>
        <w:t>לרבי יוסי</w:t>
      </w:r>
      <w:r w:rsidRPr="00F40D4B">
        <w:rPr>
          <w:rFonts w:hint="cs"/>
          <w:rtl/>
        </w:rPr>
        <w:t xml:space="preserve"> נתקיימו התנאים דאסמכתא קניא</w:t>
      </w:r>
    </w:p>
    <w:p w14:paraId="597B362E" w14:textId="77777777" w:rsidR="006F071F" w:rsidRPr="00F40D4B" w:rsidRDefault="006F071F" w:rsidP="009B508D">
      <w:pPr>
        <w:rPr>
          <w:rtl/>
        </w:rPr>
      </w:pPr>
      <w:r w:rsidRPr="00E82000">
        <w:rPr>
          <w:rStyle w:val="affffc"/>
          <w:rFonts w:hint="cs"/>
          <w:rtl/>
        </w:rPr>
        <w:t>ר</w:t>
      </w:r>
      <w:r w:rsidRPr="00E82000">
        <w:rPr>
          <w:rStyle w:val="affffc"/>
          <w:rtl/>
        </w:rPr>
        <w:t>"</w:t>
      </w:r>
      <w:r w:rsidRPr="00E82000">
        <w:rPr>
          <w:rStyle w:val="affffc"/>
          <w:rFonts w:hint="cs"/>
          <w:rtl/>
        </w:rPr>
        <w:t>י</w:t>
      </w:r>
      <w:r w:rsidRPr="00E82000">
        <w:rPr>
          <w:rStyle w:val="affffc"/>
          <w:rtl/>
        </w:rPr>
        <w:t>:</w:t>
      </w:r>
      <w:r w:rsidRPr="00F40D4B">
        <w:rPr>
          <w:rtl/>
        </w:rPr>
        <w:t xml:space="preserve"> דיו שיקנה כנגד ערבונו.</w:t>
      </w:r>
    </w:p>
    <w:p w14:paraId="0C6DEEC4" w14:textId="77777777" w:rsidR="00A6533C" w:rsidRPr="00F40D4B" w:rsidRDefault="006F071F" w:rsidP="009B508D">
      <w:pPr>
        <w:rPr>
          <w:rtl/>
        </w:rPr>
      </w:pPr>
      <w:r w:rsidRPr="00E82000">
        <w:rPr>
          <w:rStyle w:val="affffc"/>
          <w:rFonts w:hint="cs"/>
          <w:rtl/>
        </w:rPr>
        <w:t>רשב</w:t>
      </w:r>
      <w:r w:rsidRPr="00E82000">
        <w:rPr>
          <w:rStyle w:val="affffc"/>
          <w:rtl/>
        </w:rPr>
        <w:t>"</w:t>
      </w:r>
      <w:r w:rsidRPr="00E82000">
        <w:rPr>
          <w:rStyle w:val="affffc"/>
          <w:rFonts w:hint="cs"/>
          <w:rtl/>
        </w:rPr>
        <w:t>ג</w:t>
      </w:r>
      <w:r w:rsidRPr="00E82000">
        <w:rPr>
          <w:rStyle w:val="affffc"/>
          <w:rtl/>
        </w:rPr>
        <w:t>:</w:t>
      </w:r>
      <w:r w:rsidRPr="00F40D4B">
        <w:rPr>
          <w:rtl/>
        </w:rPr>
        <w:t xml:space="preserve">  בד"א - בזמן שאמר לו ערבוני יקון.</w:t>
      </w:r>
      <w:r w:rsidRPr="00F40D4B">
        <w:rPr>
          <w:rFonts w:hint="cs"/>
          <w:rtl/>
        </w:rPr>
        <w:t xml:space="preserve"> </w:t>
      </w:r>
      <w:r w:rsidRPr="00F40D4B">
        <w:rPr>
          <w:rtl/>
        </w:rPr>
        <w:t xml:space="preserve">אבל מכר באלף זוז ונתן מהם </w:t>
      </w:r>
      <w:r w:rsidRPr="00F40D4B">
        <w:rPr>
          <w:rFonts w:hint="cs"/>
          <w:rtl/>
        </w:rPr>
        <w:t>ת'ק</w:t>
      </w:r>
      <w:r w:rsidRPr="00F40D4B">
        <w:rPr>
          <w:rtl/>
        </w:rPr>
        <w:t xml:space="preserve"> זוז - קנה, ומחזיר לו את השאר אפילו לאחר כמה שנים! – </w:t>
      </w:r>
      <w:r w:rsidRPr="00F40D4B">
        <w:rPr>
          <w:rFonts w:hint="cs"/>
          <w:rtl/>
        </w:rPr>
        <w:t>היינו בעייל ונפיק אזוזי</w:t>
      </w:r>
    </w:p>
    <w:p w14:paraId="57B434B0" w14:textId="0ED3D75D" w:rsidR="00F707CE" w:rsidRPr="00F707CE" w:rsidRDefault="006F071F" w:rsidP="00E82000">
      <w:pPr>
        <w:pStyle w:val="36"/>
        <w:framePr w:wrap="notBeside"/>
        <w:rPr>
          <w:rtl/>
        </w:rPr>
      </w:pPr>
      <w:r w:rsidRPr="00F707CE">
        <w:rPr>
          <w:rFonts w:hint="cs"/>
          <w:rtl/>
        </w:rPr>
        <w:lastRenderedPageBreak/>
        <w:t>כרבא</w:t>
      </w:r>
      <w:r w:rsidR="00F707CE" w:rsidRPr="00F707CE">
        <w:rPr>
          <w:rtl/>
        </w:rPr>
        <w:t>:</w:t>
      </w:r>
    </w:p>
    <w:p w14:paraId="44B7EEC7" w14:textId="57F47187" w:rsidR="006F071F" w:rsidRPr="00F40D4B" w:rsidRDefault="00E82000" w:rsidP="00E82000">
      <w:pPr>
        <w:rPr>
          <w:rtl/>
        </w:rPr>
      </w:pPr>
      <w:r w:rsidRPr="00E82000">
        <w:rPr>
          <w:rFonts w:hint="cs"/>
          <w:b/>
          <w:bCs/>
          <w:rtl/>
        </w:rPr>
        <w:t xml:space="preserve">שהמוכר דבר לחבירו </w:t>
      </w:r>
      <w:r w:rsidR="006F071F" w:rsidRPr="00E82000">
        <w:rPr>
          <w:b/>
          <w:bCs/>
          <w:rtl/>
        </w:rPr>
        <w:t>ו</w:t>
      </w:r>
      <w:r w:rsidR="006F071F" w:rsidRPr="00E82000">
        <w:rPr>
          <w:rFonts w:hint="cs"/>
          <w:b/>
          <w:bCs/>
          <w:rtl/>
        </w:rPr>
        <w:t>חוזר אחריו לבקש המעות</w:t>
      </w:r>
      <w:r w:rsidR="006F071F" w:rsidRPr="00F40D4B">
        <w:rPr>
          <w:rFonts w:hint="cs"/>
          <w:rtl/>
        </w:rPr>
        <w:t xml:space="preserve"> לא קנה ואי לא עייל ונפיק קני</w:t>
      </w:r>
    </w:p>
    <w:p w14:paraId="7FEED3DF" w14:textId="5C525302" w:rsidR="00F707CE" w:rsidRPr="00F707CE" w:rsidRDefault="006F071F" w:rsidP="00E82000">
      <w:pPr>
        <w:pStyle w:val="36"/>
        <w:framePr w:wrap="notBeside"/>
        <w:rPr>
          <w:rtl/>
        </w:rPr>
      </w:pPr>
      <w:r w:rsidRPr="00F707CE">
        <w:rPr>
          <w:rtl/>
        </w:rPr>
        <w:t>רבא</w:t>
      </w:r>
      <w:r w:rsidR="00F707CE" w:rsidRPr="00F707CE">
        <w:rPr>
          <w:rtl/>
        </w:rPr>
        <w:t>:</w:t>
      </w:r>
    </w:p>
    <w:p w14:paraId="5F502235" w14:textId="37562C50" w:rsidR="006F071F" w:rsidRPr="00F40D4B" w:rsidRDefault="006F071F" w:rsidP="00E82000">
      <w:pPr>
        <w:spacing w:after="60"/>
        <w:rPr>
          <w:rtl/>
        </w:rPr>
      </w:pPr>
      <w:r w:rsidRPr="00E82000">
        <w:rPr>
          <w:b/>
          <w:bCs/>
          <w:rtl/>
        </w:rPr>
        <w:t>ה</w:t>
      </w:r>
      <w:r w:rsidRPr="00E82000">
        <w:rPr>
          <w:rFonts w:hint="cs"/>
          <w:b/>
          <w:bCs/>
          <w:rtl/>
        </w:rPr>
        <w:t>מלוה מאה זוז לחברו ופרעו זוז זוז</w:t>
      </w:r>
      <w:r w:rsidRPr="00F40D4B">
        <w:rPr>
          <w:rFonts w:hint="cs"/>
          <w:rtl/>
        </w:rPr>
        <w:t xml:space="preserve"> פרעון הוא אלא שיש לו תרעומת עליו </w:t>
      </w:r>
      <w:r w:rsidR="00E82000">
        <w:rPr>
          <w:rFonts w:hint="cs"/>
          <w:rtl/>
        </w:rPr>
        <w:t>שהפסידו</w:t>
      </w:r>
      <w:r w:rsidRPr="00F40D4B">
        <w:rPr>
          <w:rtl/>
        </w:rPr>
        <w:t>.</w:t>
      </w:r>
    </w:p>
    <w:p w14:paraId="10F90FE7" w14:textId="096F77F2" w:rsidR="00F707CE" w:rsidRPr="00F707CE" w:rsidRDefault="00E82000" w:rsidP="00E82000">
      <w:pPr>
        <w:pStyle w:val="36"/>
        <w:framePr w:wrap="notBeside"/>
        <w:rPr>
          <w:rtl/>
        </w:rPr>
      </w:pPr>
      <w:r w:rsidRPr="00F707CE">
        <w:rPr>
          <w:rFonts w:hint="cs"/>
          <w:rtl/>
        </w:rPr>
        <w:t>מעשה</w:t>
      </w:r>
      <w:r w:rsidR="00F707CE" w:rsidRPr="00F707CE">
        <w:rPr>
          <w:rFonts w:hint="cs"/>
          <w:rtl/>
        </w:rPr>
        <w:t>:</w:t>
      </w:r>
    </w:p>
    <w:p w14:paraId="04C1DDF5" w14:textId="084317EA" w:rsidR="00A6533C" w:rsidRPr="00F40D4B" w:rsidRDefault="006F071F" w:rsidP="009B508D">
      <w:pPr>
        <w:rPr>
          <w:rtl/>
        </w:rPr>
      </w:pPr>
      <w:r w:rsidRPr="00F40D4B">
        <w:rPr>
          <w:rFonts w:hint="cs"/>
          <w:rtl/>
        </w:rPr>
        <w:t>מכר לחברו חמור ונשאר לו זוז וחיזר אחריו בשבילו</w:t>
      </w:r>
    </w:p>
    <w:p w14:paraId="65FAC7F9" w14:textId="77777777" w:rsidR="00F707CE" w:rsidRPr="00F707CE" w:rsidRDefault="006F071F" w:rsidP="00E82000">
      <w:pPr>
        <w:pStyle w:val="36"/>
        <w:framePr w:wrap="notBeside"/>
        <w:rPr>
          <w:rtl/>
        </w:rPr>
      </w:pPr>
      <w:r w:rsidRPr="00F707CE">
        <w:rPr>
          <w:rFonts w:hint="cs"/>
          <w:rtl/>
        </w:rPr>
        <w:t>ר</w:t>
      </w:r>
      <w:r w:rsidRPr="00F707CE">
        <w:rPr>
          <w:rtl/>
        </w:rPr>
        <w:t>"</w:t>
      </w:r>
      <w:r w:rsidRPr="00F707CE">
        <w:rPr>
          <w:rFonts w:hint="cs"/>
          <w:rtl/>
        </w:rPr>
        <w:t>מ מדרבא</w:t>
      </w:r>
      <w:r w:rsidR="00F707CE" w:rsidRPr="00F707CE">
        <w:rPr>
          <w:rFonts w:hint="cs"/>
          <w:rtl/>
        </w:rPr>
        <w:t>:</w:t>
      </w:r>
    </w:p>
    <w:p w14:paraId="6496DD75" w14:textId="3DE3C49E" w:rsidR="006F071F" w:rsidRPr="00F40D4B" w:rsidRDefault="00E82000" w:rsidP="009B508D">
      <w:pPr>
        <w:rPr>
          <w:rtl/>
        </w:rPr>
      </w:pPr>
      <w:r>
        <w:rPr>
          <w:rFonts w:hint="cs"/>
          <w:rtl/>
        </w:rPr>
        <w:t xml:space="preserve">זוז אחד כמעות הרבה ולא קנה. </w:t>
      </w:r>
    </w:p>
    <w:p w14:paraId="2232EA2F" w14:textId="77777777" w:rsidR="00F707CE" w:rsidRPr="00F707CE" w:rsidRDefault="006F071F" w:rsidP="00E82000">
      <w:pPr>
        <w:pStyle w:val="36"/>
        <w:framePr w:wrap="notBeside"/>
        <w:rPr>
          <w:rtl/>
        </w:rPr>
      </w:pPr>
      <w:r w:rsidRPr="00F707CE">
        <w:rPr>
          <w:rFonts w:hint="cs"/>
          <w:rtl/>
        </w:rPr>
        <w:t xml:space="preserve">והך </w:t>
      </w:r>
      <w:r w:rsidR="00E82000" w:rsidRPr="00F707CE">
        <w:rPr>
          <w:rFonts w:hint="cs"/>
          <w:rtl/>
        </w:rPr>
        <w:t xml:space="preserve"> דרבא</w:t>
      </w:r>
      <w:r w:rsidR="00F707CE" w:rsidRPr="00F707CE">
        <w:rPr>
          <w:rFonts w:hint="cs"/>
          <w:rtl/>
        </w:rPr>
        <w:t>:</w:t>
      </w:r>
    </w:p>
    <w:p w14:paraId="3A5CB1D3" w14:textId="60D68ED8" w:rsidR="006F071F" w:rsidRPr="00E82000" w:rsidRDefault="006F071F" w:rsidP="00E82000">
      <w:pPr>
        <w:spacing w:after="60"/>
        <w:rPr>
          <w:sz w:val="16"/>
          <w:szCs w:val="14"/>
          <w:rtl/>
        </w:rPr>
      </w:pPr>
      <w:r w:rsidRPr="00F40D4B">
        <w:rPr>
          <w:rFonts w:hint="cs"/>
          <w:rtl/>
        </w:rPr>
        <w:t>ד</w:t>
      </w:r>
      <w:r w:rsidRPr="00F40D4B">
        <w:rPr>
          <w:rtl/>
        </w:rPr>
        <w:t>קני</w:t>
      </w:r>
      <w:r w:rsidRPr="00F40D4B">
        <w:rPr>
          <w:rFonts w:hint="cs"/>
          <w:rtl/>
        </w:rPr>
        <w:t xml:space="preserve">- </w:t>
      </w:r>
      <w:r w:rsidRPr="00F40D4B">
        <w:rPr>
          <w:rtl/>
        </w:rPr>
        <w:t xml:space="preserve"> </w:t>
      </w:r>
      <w:r w:rsidR="00E82000">
        <w:rPr>
          <w:rFonts w:hint="cs"/>
          <w:rtl/>
        </w:rPr>
        <w:t xml:space="preserve">מדובר </w:t>
      </w:r>
      <w:r w:rsidRPr="00F40D4B">
        <w:rPr>
          <w:rtl/>
        </w:rPr>
        <w:t>במוכר שדהו מפני רעתה</w:t>
      </w:r>
      <w:r w:rsidRPr="00F40D4B">
        <w:rPr>
          <w:rFonts w:hint="cs"/>
          <w:rtl/>
        </w:rPr>
        <w:t xml:space="preserve"> </w:t>
      </w:r>
      <w:r w:rsidRPr="00E82000">
        <w:rPr>
          <w:rStyle w:val="afffff2"/>
          <w:rFonts w:hint="cs"/>
          <w:rtl/>
        </w:rPr>
        <w:t>[דנתרצה בכל אופן למכרה]</w:t>
      </w:r>
      <w:r w:rsidRPr="00E82000">
        <w:rPr>
          <w:rStyle w:val="afffff2"/>
          <w:rtl/>
        </w:rPr>
        <w:t>.</w:t>
      </w:r>
    </w:p>
    <w:p w14:paraId="684BBB3A" w14:textId="3E8725A3" w:rsidR="00F707CE" w:rsidRPr="00F707CE" w:rsidRDefault="006F071F" w:rsidP="00E82000">
      <w:pPr>
        <w:pStyle w:val="36"/>
        <w:framePr w:wrap="notBeside"/>
        <w:rPr>
          <w:rtl/>
        </w:rPr>
      </w:pPr>
      <w:r w:rsidRPr="00F707CE">
        <w:rPr>
          <w:rtl/>
        </w:rPr>
        <w:t>פשיטא,</w:t>
      </w:r>
      <w:r w:rsidR="00F707CE" w:rsidRPr="00F707CE">
        <w:rPr>
          <w:rtl/>
        </w:rPr>
        <w:t>:</w:t>
      </w:r>
    </w:p>
    <w:p w14:paraId="111EC964" w14:textId="164ECE44" w:rsidR="006F071F" w:rsidRPr="00F40D4B" w:rsidRDefault="00E82000" w:rsidP="009B508D">
      <w:pPr>
        <w:rPr>
          <w:rtl/>
        </w:rPr>
      </w:pPr>
      <w:r w:rsidRPr="00E82000">
        <w:rPr>
          <w:rFonts w:hint="cs"/>
          <w:b/>
          <w:bCs/>
          <w:rtl/>
        </w:rPr>
        <w:t>ר</w:t>
      </w:r>
      <w:r w:rsidR="006F071F" w:rsidRPr="00E82000">
        <w:rPr>
          <w:rFonts w:hint="cs"/>
          <w:b/>
          <w:bCs/>
          <w:rtl/>
        </w:rPr>
        <w:t>צה למכור במאה ולא מצא</w:t>
      </w:r>
      <w:r w:rsidR="006F071F" w:rsidRPr="00F40D4B">
        <w:rPr>
          <w:rFonts w:hint="cs"/>
          <w:rtl/>
        </w:rPr>
        <w:t xml:space="preserve"> ומכר במאתים </w:t>
      </w:r>
      <w:r w:rsidR="006F071F" w:rsidRPr="00F40D4B">
        <w:rPr>
          <w:rtl/>
        </w:rPr>
        <w:t>עייל ונפיק אזוזי - לא קני.</w:t>
      </w:r>
    </w:p>
    <w:p w14:paraId="77E97B75" w14:textId="77777777" w:rsidR="00F707CE" w:rsidRPr="00F707CE" w:rsidRDefault="00E82000" w:rsidP="00E82000">
      <w:pPr>
        <w:pStyle w:val="36"/>
        <w:framePr w:wrap="notBeside"/>
        <w:rPr>
          <w:rtl/>
        </w:rPr>
      </w:pPr>
      <w:r w:rsidRPr="00F707CE">
        <w:rPr>
          <w:rFonts w:hint="cs"/>
          <w:rtl/>
        </w:rPr>
        <w:t>אבל</w:t>
      </w:r>
      <w:r w:rsidR="00F707CE" w:rsidRPr="00F707CE">
        <w:rPr>
          <w:rFonts w:hint="cs"/>
          <w:rtl/>
        </w:rPr>
        <w:t>:</w:t>
      </w:r>
    </w:p>
    <w:p w14:paraId="3A822935" w14:textId="3C5A8693" w:rsidR="00A6533C" w:rsidRPr="00F40D4B" w:rsidRDefault="006F071F" w:rsidP="009B508D">
      <w:pPr>
        <w:rPr>
          <w:rtl/>
        </w:rPr>
      </w:pPr>
      <w:r w:rsidRPr="00F40D4B">
        <w:rPr>
          <w:rFonts w:hint="cs"/>
          <w:rtl/>
        </w:rPr>
        <w:t>רצה למכור במאה ולא מצא ואי טרח היה מוצא ולא טרח ומצא במאתים ועיל ונפיק אזוזי</w:t>
      </w:r>
      <w:r w:rsidR="00E82000">
        <w:rPr>
          <w:rFonts w:hint="cs"/>
          <w:rtl/>
        </w:rPr>
        <w:t xml:space="preserve"> אם הוא כמוכר מפני רעתה או לא </w:t>
      </w:r>
    </w:p>
    <w:p w14:paraId="479B9791" w14:textId="49237C63" w:rsidR="00F707CE" w:rsidRPr="00F707CE" w:rsidRDefault="00F707CE" w:rsidP="00E82000">
      <w:pPr>
        <w:pStyle w:val="36"/>
        <w:framePr w:wrap="notBeside"/>
        <w:rPr>
          <w:rtl/>
        </w:rPr>
      </w:pPr>
      <w:r w:rsidRPr="00F707CE">
        <w:rPr>
          <w:rFonts w:hint="cs"/>
          <w:rtl/>
        </w:rPr>
        <w:t>-</w:t>
      </w:r>
    </w:p>
    <w:p w14:paraId="341B251E" w14:textId="53323156" w:rsidR="006F071F" w:rsidRPr="00F40D4B" w:rsidRDefault="006F071F" w:rsidP="00E82000">
      <w:pPr>
        <w:rPr>
          <w:rtl/>
        </w:rPr>
      </w:pPr>
      <w:r w:rsidRPr="00F40D4B">
        <w:rPr>
          <w:rtl/>
        </w:rPr>
        <w:t>תיקו.</w:t>
      </w:r>
    </w:p>
    <w:p w14:paraId="3A134402" w14:textId="77777777" w:rsidR="00023BC3" w:rsidRPr="00F40D4B" w:rsidRDefault="00023BC3" w:rsidP="00023BC3">
      <w:pPr>
        <w:pStyle w:val="afffb"/>
        <w:rPr>
          <w:rtl/>
        </w:rPr>
      </w:pPr>
      <w:ins w:id="9824" w:author="מספור קטעי משנה" w:date="2026-10-06T10:03:19Z">
        <w:r>
          <w:rPr>
            <w:rStyle w:val="MisparKeta"/>
          </w:rPr>
          <w:t xml:space="preserve">א. </w:t>
        </w:r>
      </w:ins>
      <w:r w:rsidRPr="00F40D4B">
        <w:rPr>
          <w:rtl/>
        </w:rPr>
        <w:t>שכר את החמר ואת הקדר וכו' שוכר עליהן או מטען.</w:t>
      </w:r>
    </w:p>
    <w:p w14:paraId="5C12ECAE" w14:textId="1685622D" w:rsidR="00F707CE" w:rsidRPr="00F707CE" w:rsidRDefault="00023BC3" w:rsidP="00023BC3">
      <w:pPr>
        <w:pStyle w:val="36"/>
        <w:framePr w:wrap="notBeside"/>
        <w:rPr>
          <w:rtl/>
        </w:rPr>
      </w:pPr>
      <w:r w:rsidRPr="00F707CE">
        <w:rPr>
          <w:rFonts w:hint="cs"/>
          <w:rtl/>
        </w:rPr>
        <w:t>ר"נ</w:t>
      </w:r>
      <w:r w:rsidR="00F707CE" w:rsidRPr="00F707CE">
        <w:rPr>
          <w:rtl/>
        </w:rPr>
        <w:t>:</w:t>
      </w:r>
    </w:p>
    <w:p w14:paraId="6EDC55A0" w14:textId="37128206" w:rsidR="00023BC3" w:rsidRPr="00F40D4B" w:rsidRDefault="00023BC3" w:rsidP="00023BC3">
      <w:pPr>
        <w:rPr>
          <w:rtl/>
        </w:rPr>
      </w:pPr>
      <w:r w:rsidRPr="00F40D4B">
        <w:rPr>
          <w:rtl/>
        </w:rPr>
        <w:t>עד כדי שכרן.</w:t>
      </w:r>
    </w:p>
    <w:p w14:paraId="1915EB44" w14:textId="7809D458" w:rsidR="00F707CE" w:rsidRPr="00F707CE" w:rsidRDefault="00023BC3" w:rsidP="00023BC3">
      <w:pPr>
        <w:pStyle w:val="36"/>
        <w:framePr w:wrap="notBeside"/>
        <w:rPr>
          <w:rtl/>
        </w:rPr>
      </w:pPr>
      <w:r w:rsidRPr="00F707CE">
        <w:rPr>
          <w:rFonts w:hint="cs"/>
          <w:rtl/>
        </w:rPr>
        <w:t>והך</w:t>
      </w:r>
      <w:r w:rsidR="00F707CE" w:rsidRPr="00F707CE">
        <w:rPr>
          <w:rFonts w:hint="cs"/>
          <w:rtl/>
        </w:rPr>
        <w:t>:</w:t>
      </w:r>
    </w:p>
    <w:p w14:paraId="11816403" w14:textId="5D0EBA82" w:rsidR="00023BC3" w:rsidRPr="00F40D4B" w:rsidRDefault="00023BC3" w:rsidP="00023BC3">
      <w:pPr>
        <w:rPr>
          <w:rtl/>
        </w:rPr>
      </w:pPr>
      <w:r w:rsidRPr="00F40D4B">
        <w:rPr>
          <w:rtl/>
        </w:rPr>
        <w:t>עד ארבעים וחמשים זוז</w:t>
      </w:r>
      <w:r w:rsidRPr="00F40D4B">
        <w:rPr>
          <w:rFonts w:hint="cs"/>
          <w:rtl/>
        </w:rPr>
        <w:t xml:space="preserve"> </w:t>
      </w:r>
      <w:r>
        <w:rPr>
          <w:rFonts w:hint="cs"/>
          <w:rtl/>
        </w:rPr>
        <w:t>-</w:t>
      </w:r>
      <w:r w:rsidRPr="00F40D4B">
        <w:rPr>
          <w:rFonts w:hint="cs"/>
          <w:rtl/>
        </w:rPr>
        <w:t>היינו</w:t>
      </w:r>
      <w:r w:rsidRPr="00F40D4B">
        <w:rPr>
          <w:rtl/>
        </w:rPr>
        <w:t xml:space="preserve"> </w:t>
      </w:r>
      <w:r w:rsidRPr="00F40D4B">
        <w:rPr>
          <w:rFonts w:hint="cs"/>
          <w:rtl/>
        </w:rPr>
        <w:t>בשיש בידו משלהן הרבה</w:t>
      </w:r>
    </w:p>
    <w:p w14:paraId="2BE68788" w14:textId="77777777" w:rsidR="00023BC3" w:rsidRPr="00F40D4B" w:rsidRDefault="00023BC3" w:rsidP="00023BC3">
      <w:pPr>
        <w:pStyle w:val="aff9"/>
        <w:rPr>
          <w:rtl/>
        </w:rPr>
      </w:pPr>
      <w:r w:rsidRPr="00F40D4B">
        <w:rPr>
          <w:rtl/>
        </w:rPr>
        <w:t>***</w:t>
      </w:r>
    </w:p>
    <w:p w14:paraId="45EA27F9" w14:textId="77777777" w:rsidR="00023BC3" w:rsidRPr="00F40D4B" w:rsidRDefault="00023BC3" w:rsidP="00023BC3">
      <w:pPr>
        <w:pStyle w:val="afffff"/>
        <w:framePr w:wrap="around"/>
        <w:rPr>
          <w:rtl/>
        </w:rPr>
      </w:pPr>
      <w:del w:id="20262" w:author="קלוד" w:date="2026-10-06T10:08:05Z">
        <w:r>
          <w:rPr>
            <w:rtl/>
          </w:rPr>
          <w:delText xml:space="preserve">משנה.</w:delText>
        </w:r>
      </w:del>
      <w:ins w:id="20263" w:author="קלוד" w:date="2026-10-06T10:08:05Z">
        <w:r>
          <w:rPr>
            <w:rtl/>
          </w:rPr>
          <w:t xml:space="preserve">משנה ג</w:t>
        </w:r>
      </w:ins>
    </w:p>
    <w:p w14:paraId="430C64CE" w14:textId="77777777" w:rsidR="00023BC3" w:rsidRPr="00A05A51" w:rsidRDefault="00023BC3" w:rsidP="00023BC3">
      <w:pPr>
        <w:pStyle w:val="afff3"/>
        <w:spacing w:line="220" w:lineRule="exact"/>
        <w:jc w:val="center"/>
        <w:rPr>
          <w:rFonts w:cs="BA TM • Vilna Extra-Bold"/>
          <w:rtl/>
        </w:rPr>
      </w:pPr>
      <w:ins w:id="9825" w:author="מספור קטעי משנה" w:date="2026-10-06T10:03:19Z">
        <w:r>
          <w:rPr>
            <w:rStyle w:val="MisparKeta"/>
          </w:rPr>
          <w:t xml:space="preserve">ב. </w:t>
        </w:r>
      </w:ins>
      <w:r w:rsidRPr="00A05A51">
        <w:rPr>
          <w:rFonts w:cs="BA TM • Vilna Extra-Bold"/>
          <w:rtl/>
        </w:rPr>
        <w:t>השוכר את החמור</w:t>
      </w:r>
    </w:p>
    <w:p w14:paraId="4D841B83" w14:textId="77777777" w:rsidR="00023BC3" w:rsidRPr="00F40D4B" w:rsidRDefault="00023BC3" w:rsidP="00023BC3">
      <w:pPr>
        <w:pStyle w:val="afff3"/>
        <w:spacing w:after="60" w:line="220" w:lineRule="exact"/>
        <w:rPr>
          <w:rtl/>
        </w:rPr>
      </w:pPr>
      <w:r w:rsidRPr="00F40D4B">
        <w:rPr>
          <w:rtl/>
        </w:rPr>
        <w:t>להוליכו בהר והוליכו בבקעה, בבקעה והוליכו בהר,</w:t>
      </w:r>
      <w:r>
        <w:rPr>
          <w:rFonts w:hint="cs"/>
          <w:rtl/>
        </w:rPr>
        <w:t xml:space="preserve"> </w:t>
      </w:r>
      <w:r>
        <w:rPr>
          <w:rtl/>
        </w:rPr>
        <w:tab/>
      </w:r>
      <w:r>
        <w:rPr>
          <w:rtl/>
        </w:rPr>
        <w:br/>
      </w:r>
      <w:r w:rsidRPr="00F40D4B">
        <w:rPr>
          <w:rtl/>
        </w:rPr>
        <w:t>אפילו זו עשר מילין וזו עשר מילין, ומתה - חייב.</w:t>
      </w:r>
    </w:p>
    <w:p w14:paraId="602040E9" w14:textId="77777777" w:rsidR="00023BC3" w:rsidRPr="00A05A51" w:rsidRDefault="00023BC3" w:rsidP="00023BC3">
      <w:pPr>
        <w:pStyle w:val="afff3"/>
        <w:rPr>
          <w:rFonts w:cs="BA TM • Vilna Extra-Bold"/>
          <w:rtl/>
        </w:rPr>
      </w:pPr>
      <w:r w:rsidRPr="00A05A51">
        <w:rPr>
          <w:rFonts w:cs="BA TM • Vilna Extra-Bold"/>
          <w:rtl/>
        </w:rPr>
        <w:t xml:space="preserve">להוליכה בהר והוליכה בבקעה, </w:t>
      </w:r>
    </w:p>
    <w:p w14:paraId="5067200E" w14:textId="77777777" w:rsidR="00023BC3" w:rsidRPr="00F40D4B" w:rsidRDefault="00023BC3" w:rsidP="00023BC3">
      <w:pPr>
        <w:pStyle w:val="afff3"/>
        <w:spacing w:after="60" w:line="220" w:lineRule="exact"/>
        <w:rPr>
          <w:rtl/>
        </w:rPr>
      </w:pPr>
      <w:r w:rsidRPr="00F40D4B">
        <w:rPr>
          <w:rtl/>
        </w:rPr>
        <w:t>אם החליקה פטור, ואם הוחמה חייב.</w:t>
      </w:r>
    </w:p>
    <w:p w14:paraId="1F45AB21" w14:textId="77777777" w:rsidR="00023BC3" w:rsidRPr="00A05A51" w:rsidRDefault="00023BC3" w:rsidP="00023BC3">
      <w:pPr>
        <w:pStyle w:val="afff3"/>
        <w:rPr>
          <w:rFonts w:cs="BA TM • Vilna Extra-Bold"/>
          <w:rtl/>
        </w:rPr>
      </w:pPr>
      <w:r w:rsidRPr="00A05A51">
        <w:rPr>
          <w:rFonts w:cs="BA TM • Vilna Extra-Bold"/>
          <w:rtl/>
        </w:rPr>
        <w:t xml:space="preserve">להוליכה בבקעה והוליכה בהר, </w:t>
      </w:r>
    </w:p>
    <w:p w14:paraId="4EC2D5FF" w14:textId="77777777" w:rsidR="00023BC3" w:rsidRPr="00F40D4B" w:rsidRDefault="00023BC3" w:rsidP="00023BC3">
      <w:pPr>
        <w:pStyle w:val="afff3"/>
        <w:spacing w:after="60" w:line="220" w:lineRule="exact"/>
        <w:rPr>
          <w:rtl/>
        </w:rPr>
      </w:pPr>
      <w:r w:rsidRPr="00F40D4B">
        <w:rPr>
          <w:rtl/>
        </w:rPr>
        <w:t>אם החליקה חייב, ואם הוחמה פטור, אם מחמת המעלה חייב.</w:t>
      </w:r>
    </w:p>
    <w:p w14:paraId="23987CA4" w14:textId="77777777" w:rsidR="00023BC3" w:rsidRPr="00F40D4B" w:rsidRDefault="00023BC3" w:rsidP="00023BC3">
      <w:pPr>
        <w:pStyle w:val="afff3"/>
        <w:rPr>
          <w:rtl/>
        </w:rPr>
      </w:pPr>
      <w:r w:rsidRPr="00A05A51">
        <w:rPr>
          <w:rFonts w:cs="BA TM • Vilna Extra-Bold"/>
          <w:rtl/>
        </w:rPr>
        <w:lastRenderedPageBreak/>
        <w:t xml:space="preserve">שוכר חמור והבריקה או שנעשית אנגריא </w:t>
      </w:r>
      <w:r w:rsidRPr="00A77859">
        <w:rPr>
          <w:rStyle w:val="TanaimMishna"/>
          <w:rFonts w:hint="cs"/>
          <w:rtl/>
          <w:rPrChange w:id="20111" w:author="קלוד" w:date="2026-10-06T10:08:05Z">
            <w:rPr>
              <w:rStyle w:val="affffc"/>
              <w:rFonts w:hint="cs"/>
              <w:rtl/>
            </w:rPr>
          </w:rPrChange>
        </w:rPr>
        <w:t>א''ל</w:t>
      </w:r>
      <w:r w:rsidRPr="00A77859">
        <w:rPr>
          <w:rStyle w:val="TanaimMishna"/>
          <w:rtl/>
          <w:rPrChange w:id="20112" w:author="קלוד" w:date="2026-10-06T10:08:05Z">
            <w:rPr>
              <w:rStyle w:val="affffc"/>
              <w:rtl/>
            </w:rPr>
          </w:rPrChange>
        </w:rPr>
        <w:t>:</w:t>
      </w:r>
      <w:r w:rsidRPr="00F40D4B">
        <w:rPr>
          <w:rtl/>
        </w:rPr>
        <w:t xml:space="preserve"> הרי שלך לפניך.</w:t>
      </w:r>
    </w:p>
    <w:p w14:paraId="2BF273B9" w14:textId="77777777" w:rsidR="00023BC3" w:rsidRPr="00F40D4B" w:rsidRDefault="00023BC3" w:rsidP="00023BC3">
      <w:pPr>
        <w:pStyle w:val="afff3"/>
        <w:spacing w:after="60" w:line="220" w:lineRule="exact"/>
        <w:rPr>
          <w:rtl/>
        </w:rPr>
      </w:pPr>
      <w:r w:rsidRPr="00A05A51">
        <w:rPr>
          <w:rFonts w:cs="BA TM • Vilna Extra-Bold" w:hint="cs"/>
          <w:rtl/>
        </w:rPr>
        <w:t xml:space="preserve"> </w:t>
      </w:r>
      <w:r w:rsidRPr="00A05A51">
        <w:rPr>
          <w:rFonts w:cs="BA TM • Vilna Extra-Bold"/>
          <w:rtl/>
        </w:rPr>
        <w:tab/>
      </w:r>
      <w:r w:rsidRPr="00A05A51">
        <w:rPr>
          <w:rFonts w:cs="BA TM • Vilna Extra-Bold"/>
          <w:rtl/>
        </w:rPr>
        <w:tab/>
      </w:r>
      <w:r w:rsidRPr="00A05A51">
        <w:rPr>
          <w:rFonts w:cs="BA TM • Vilna Extra-Bold"/>
          <w:rtl/>
        </w:rPr>
        <w:tab/>
      </w:r>
      <w:r w:rsidRPr="00A05A51">
        <w:rPr>
          <w:rFonts w:cs="BA TM • Vilna Extra-Bold"/>
          <w:rtl/>
        </w:rPr>
        <w:tab/>
      </w:r>
      <w:r w:rsidRPr="00A05A51">
        <w:rPr>
          <w:rFonts w:cs="BA TM • Vilna Extra-Bold"/>
          <w:rtl/>
        </w:rPr>
        <w:tab/>
      </w:r>
      <w:r w:rsidRPr="00A05A51">
        <w:rPr>
          <w:rFonts w:cs="BA TM • Vilna Extra-Bold" w:hint="cs"/>
          <w:rtl/>
        </w:rPr>
        <w:t xml:space="preserve">  </w:t>
      </w:r>
      <w:r w:rsidRPr="00A05A51">
        <w:rPr>
          <w:rFonts w:cs="BA TM • Vilna Extra-Bold"/>
          <w:rtl/>
        </w:rPr>
        <w:t>מתה או נשברה</w:t>
      </w:r>
      <w:r w:rsidRPr="00F40D4B">
        <w:rPr>
          <w:rtl/>
        </w:rPr>
        <w:t xml:space="preserve"> - חייב להעמיד לו חמור.</w:t>
      </w:r>
    </w:p>
    <w:p w14:paraId="0F4E5960" w14:textId="77777777" w:rsidR="00023BC3" w:rsidRPr="00F40D4B" w:rsidRDefault="00023BC3" w:rsidP="00023BC3">
      <w:pPr>
        <w:pStyle w:val="affe"/>
        <w:framePr w:wrap="around"/>
        <w:rPr>
          <w:rtl/>
        </w:rPr>
      </w:pPr>
      <w:r w:rsidRPr="00F40D4B">
        <w:rPr>
          <w:rtl/>
        </w:rPr>
        <w:t>עח:</w:t>
      </w:r>
    </w:p>
    <w:p w14:paraId="4BC77132" w14:textId="77777777" w:rsidR="00023BC3" w:rsidRPr="00F40D4B" w:rsidRDefault="00023BC3" w:rsidP="00023BC3">
      <w:pPr>
        <w:pStyle w:val="affff9"/>
        <w:rPr>
          <w:rtl/>
        </w:rPr>
      </w:pPr>
      <w:r>
        <w:rPr>
          <w:rFonts w:hint="cs"/>
          <w:rtl/>
        </w:rPr>
        <w:t xml:space="preserve">טעם שברישא חילק בין הר לבקעה ובסיפא לא חילק </w:t>
      </w:r>
    </w:p>
    <w:p w14:paraId="0DB4B01A" w14:textId="77777777" w:rsidR="00F707CE" w:rsidRPr="00F707CE" w:rsidRDefault="00023BC3" w:rsidP="00023BC3">
      <w:pPr>
        <w:pStyle w:val="36"/>
        <w:framePr w:wrap="notBeside"/>
        <w:rPr>
          <w:rtl/>
        </w:rPr>
      </w:pPr>
      <w:r w:rsidRPr="00F707CE">
        <w:rPr>
          <w:rFonts w:hint="cs"/>
          <w:rtl/>
        </w:rPr>
        <w:t>א. ר' ינאי</w:t>
      </w:r>
      <w:r w:rsidR="00F707CE" w:rsidRPr="00F707CE">
        <w:rPr>
          <w:rtl/>
        </w:rPr>
        <w:t>:</w:t>
      </w:r>
    </w:p>
    <w:p w14:paraId="03438C03" w14:textId="78EF419A" w:rsidR="00023BC3" w:rsidRPr="00F40D4B" w:rsidRDefault="00023BC3" w:rsidP="00023BC3">
      <w:pPr>
        <w:rPr>
          <w:rtl/>
        </w:rPr>
      </w:pPr>
      <w:r w:rsidRPr="00F40D4B">
        <w:rPr>
          <w:rFonts w:hint="cs"/>
          <w:rtl/>
        </w:rPr>
        <w:t xml:space="preserve">שמתה מחמת </w:t>
      </w:r>
      <w:r w:rsidRPr="00E82000">
        <w:rPr>
          <w:rFonts w:hint="cs"/>
          <w:b/>
          <w:bCs/>
          <w:rtl/>
        </w:rPr>
        <w:t>אויר</w:t>
      </w:r>
      <w:r>
        <w:rPr>
          <w:rFonts w:hint="cs"/>
          <w:rtl/>
        </w:rPr>
        <w:t xml:space="preserve"> ההר או הבקעה שהרגה.</w:t>
      </w:r>
    </w:p>
    <w:p w14:paraId="60FFC71C" w14:textId="18C33E96" w:rsidR="00F707CE" w:rsidRPr="00F707CE" w:rsidRDefault="00023BC3" w:rsidP="00023BC3">
      <w:pPr>
        <w:pStyle w:val="36"/>
        <w:framePr w:wrap="notBeside"/>
        <w:rPr>
          <w:rtl/>
        </w:rPr>
      </w:pPr>
      <w:r w:rsidRPr="00F707CE">
        <w:rPr>
          <w:rFonts w:hint="cs"/>
          <w:rtl/>
        </w:rPr>
        <w:t>ב. ריב</w:t>
      </w:r>
      <w:r w:rsidRPr="00F707CE">
        <w:rPr>
          <w:rtl/>
        </w:rPr>
        <w:t>"</w:t>
      </w:r>
      <w:r w:rsidRPr="00F707CE">
        <w:rPr>
          <w:rFonts w:hint="cs"/>
          <w:rtl/>
        </w:rPr>
        <w:t>ח</w:t>
      </w:r>
      <w:r w:rsidR="00F707CE" w:rsidRPr="00F707CE">
        <w:rPr>
          <w:rtl/>
        </w:rPr>
        <w:t>:</w:t>
      </w:r>
    </w:p>
    <w:p w14:paraId="4795C7F5" w14:textId="67D4925C" w:rsidR="00023BC3" w:rsidRPr="00F40D4B" w:rsidRDefault="00023BC3" w:rsidP="00023BC3">
      <w:pPr>
        <w:rPr>
          <w:rtl/>
        </w:rPr>
      </w:pPr>
      <w:r w:rsidRPr="00F40D4B">
        <w:rPr>
          <w:rtl/>
        </w:rPr>
        <w:t xml:space="preserve">שמתה מחמת </w:t>
      </w:r>
      <w:r w:rsidRPr="00E82000">
        <w:rPr>
          <w:rFonts w:hint="cs"/>
          <w:b/>
          <w:bCs/>
          <w:rtl/>
        </w:rPr>
        <w:t>עייפות</w:t>
      </w:r>
      <w:r w:rsidRPr="00E2660B">
        <w:rPr>
          <w:rStyle w:val="afffff2"/>
          <w:rtl/>
        </w:rPr>
        <w:t>.</w:t>
      </w:r>
    </w:p>
    <w:p w14:paraId="725FC1C1" w14:textId="0B8A56CC" w:rsidR="00F707CE" w:rsidRPr="00F707CE" w:rsidRDefault="00023BC3" w:rsidP="00023BC3">
      <w:pPr>
        <w:pStyle w:val="36"/>
        <w:framePr w:wrap="notBeside"/>
        <w:rPr>
          <w:rtl/>
        </w:rPr>
      </w:pPr>
      <w:r w:rsidRPr="00F707CE">
        <w:rPr>
          <w:rFonts w:hint="cs"/>
          <w:rtl/>
        </w:rPr>
        <w:t xml:space="preserve">ג. </w:t>
      </w:r>
      <w:r w:rsidRPr="00F707CE">
        <w:rPr>
          <w:rtl/>
        </w:rPr>
        <w:t>רבה</w:t>
      </w:r>
      <w:r w:rsidR="00F707CE" w:rsidRPr="00F707CE">
        <w:rPr>
          <w:rtl/>
        </w:rPr>
        <w:t>:</w:t>
      </w:r>
    </w:p>
    <w:p w14:paraId="1B0CA862" w14:textId="4F866865" w:rsidR="00023BC3" w:rsidRPr="00F40D4B" w:rsidRDefault="00023BC3" w:rsidP="00023BC3">
      <w:pPr>
        <w:rPr>
          <w:rtl/>
        </w:rPr>
      </w:pPr>
      <w:r w:rsidRPr="00F40D4B">
        <w:rPr>
          <w:rtl/>
        </w:rPr>
        <w:t xml:space="preserve">שהכישה </w:t>
      </w:r>
      <w:r w:rsidRPr="00E82000">
        <w:rPr>
          <w:b/>
          <w:bCs/>
          <w:rtl/>
        </w:rPr>
        <w:t>נחש</w:t>
      </w:r>
      <w:r w:rsidRPr="00F40D4B">
        <w:rPr>
          <w:rtl/>
        </w:rPr>
        <w:t>.</w:t>
      </w:r>
    </w:p>
    <w:p w14:paraId="3068F5C7" w14:textId="43E10462" w:rsidR="00F707CE" w:rsidRPr="00F707CE" w:rsidRDefault="00023BC3" w:rsidP="00023BC3">
      <w:pPr>
        <w:pStyle w:val="36"/>
        <w:framePr w:wrap="notBeside"/>
        <w:rPr>
          <w:rtl/>
        </w:rPr>
      </w:pPr>
      <w:r w:rsidRPr="00F707CE">
        <w:rPr>
          <w:rFonts w:hint="cs"/>
          <w:rtl/>
        </w:rPr>
        <w:t>ד. מרי</w:t>
      </w:r>
      <w:r w:rsidRPr="00F707CE">
        <w:rPr>
          <w:rtl/>
        </w:rPr>
        <w:t>"</w:t>
      </w:r>
      <w:r w:rsidRPr="00F707CE">
        <w:rPr>
          <w:rFonts w:hint="cs"/>
          <w:rtl/>
        </w:rPr>
        <w:t>ו</w:t>
      </w:r>
      <w:r w:rsidR="00F707CE" w:rsidRPr="00F707CE">
        <w:rPr>
          <w:rtl/>
        </w:rPr>
        <w:t>:</w:t>
      </w:r>
    </w:p>
    <w:p w14:paraId="72256A81" w14:textId="5E990BDD" w:rsidR="00023BC3" w:rsidRPr="00F40D4B" w:rsidRDefault="00023BC3" w:rsidP="00023BC3">
      <w:pPr>
        <w:spacing w:after="60"/>
        <w:rPr>
          <w:rtl/>
        </w:rPr>
      </w:pPr>
      <w:r>
        <w:rPr>
          <w:rStyle w:val="affffc"/>
          <w:rFonts w:hint="cs"/>
          <w:rtl/>
        </w:rPr>
        <w:t xml:space="preserve">הך </w:t>
      </w:r>
      <w:r w:rsidRPr="00E2660B">
        <w:rPr>
          <w:rStyle w:val="affffc"/>
          <w:rFonts w:hint="cs"/>
          <w:rtl/>
        </w:rPr>
        <w:t>כר''מ</w:t>
      </w:r>
      <w:r w:rsidRPr="00E2660B">
        <w:rPr>
          <w:rStyle w:val="affffc"/>
          <w:rtl/>
        </w:rPr>
        <w:t xml:space="preserve"> דאמר:</w:t>
      </w:r>
      <w:r w:rsidRPr="00F40D4B">
        <w:rPr>
          <w:rtl/>
        </w:rPr>
        <w:t xml:space="preserve"> כל המעביר על דעת של בעל הבית נקרא גזלן.</w:t>
      </w:r>
    </w:p>
    <w:p w14:paraId="169DC2F8" w14:textId="0DEF7C22" w:rsidR="00F707CE" w:rsidRPr="00F707CE" w:rsidRDefault="00023BC3" w:rsidP="00023BC3">
      <w:pPr>
        <w:pStyle w:val="36"/>
        <w:framePr w:wrap="notBeside"/>
        <w:rPr>
          <w:rtl/>
        </w:rPr>
      </w:pPr>
      <w:r w:rsidRPr="00F707CE">
        <w:rPr>
          <w:rFonts w:hint="cs"/>
          <w:rtl/>
        </w:rPr>
        <w:t>לאו ר</w:t>
      </w:r>
      <w:r w:rsidRPr="00F707CE">
        <w:rPr>
          <w:rtl/>
        </w:rPr>
        <w:t>"</w:t>
      </w:r>
      <w:r w:rsidRPr="00F707CE">
        <w:rPr>
          <w:rFonts w:hint="cs"/>
          <w:rtl/>
        </w:rPr>
        <w:t>מ</w:t>
      </w:r>
      <w:r w:rsidRPr="00F707CE">
        <w:rPr>
          <w:rtl/>
        </w:rPr>
        <w:t xml:space="preserve"> דצבע</w:t>
      </w:r>
      <w:r w:rsidR="00F707CE" w:rsidRPr="00F707CE">
        <w:rPr>
          <w:rFonts w:hint="cs"/>
          <w:rtl/>
        </w:rPr>
        <w:t>:</w:t>
      </w:r>
    </w:p>
    <w:p w14:paraId="140C1B96" w14:textId="45A99AA0" w:rsidR="00023BC3" w:rsidRPr="00296925" w:rsidRDefault="00023BC3" w:rsidP="00023BC3">
      <w:pPr>
        <w:rPr>
          <w:spacing w:val="2"/>
          <w:rtl/>
        </w:rPr>
      </w:pPr>
      <w:r w:rsidRPr="00296925">
        <w:rPr>
          <w:spacing w:val="2"/>
          <w:rtl/>
        </w:rPr>
        <w:t>הנותן צמר לצבע לצבוע לו אדום וצבעו שחור, שחור וצבעו אדום</w:t>
      </w:r>
    </w:p>
    <w:p w14:paraId="2F8AFB65" w14:textId="77777777" w:rsidR="00023BC3" w:rsidRPr="00F40D4B" w:rsidRDefault="00023BC3" w:rsidP="00023BC3">
      <w:pPr>
        <w:rPr>
          <w:rtl/>
        </w:rPr>
      </w:pPr>
      <w:r w:rsidRPr="00A77859">
        <w:rPr>
          <w:rStyle w:val="affffc"/>
          <w:rFonts w:hint="cs"/>
          <w:rtl/>
        </w:rPr>
        <w:t>דלר''מ:</w:t>
      </w:r>
      <w:r>
        <w:t xml:space="preserve"> </w:t>
      </w:r>
      <w:r w:rsidRPr="00F40D4B">
        <w:rPr>
          <w:rtl/>
        </w:rPr>
        <w:t>נותן לו דמי צמרו,</w:t>
      </w:r>
    </w:p>
    <w:p w14:paraId="01DB2A7C" w14:textId="77777777" w:rsidR="00023BC3" w:rsidRPr="00F40D4B" w:rsidRDefault="00023BC3" w:rsidP="00023BC3">
      <w:pPr>
        <w:rPr>
          <w:rtl/>
        </w:rPr>
      </w:pPr>
      <w:r w:rsidRPr="00A77859">
        <w:rPr>
          <w:rStyle w:val="affffc"/>
          <w:rFonts w:hint="cs"/>
          <w:rtl/>
        </w:rPr>
        <w:t>ולר''י</w:t>
      </w:r>
      <w:r>
        <w:rPr>
          <w:rStyle w:val="affffc"/>
          <w:rFonts w:hint="cs"/>
          <w:rtl/>
        </w:rPr>
        <w:t>:</w:t>
      </w:r>
      <w:r>
        <w:rPr>
          <w:rFonts w:hint="cs"/>
          <w:rtl/>
        </w:rPr>
        <w:t xml:space="preserve"> </w:t>
      </w:r>
      <w:r w:rsidRPr="00F40D4B">
        <w:rPr>
          <w:rtl/>
        </w:rPr>
        <w:t>אם השבח יתר על היציאה נותן לו את היציאה,</w:t>
      </w:r>
    </w:p>
    <w:p w14:paraId="4FF993E3" w14:textId="77777777" w:rsidR="00023BC3" w:rsidRPr="00F40D4B" w:rsidRDefault="00023BC3" w:rsidP="00023BC3">
      <w:pPr>
        <w:rPr>
          <w:rtl/>
        </w:rPr>
      </w:pPr>
      <w:r w:rsidRPr="00F40D4B">
        <w:rPr>
          <w:rtl/>
        </w:rPr>
        <w:t>ואם היציאה יתירה על השבח נותן לו את השבח.</w:t>
      </w:r>
    </w:p>
    <w:p w14:paraId="5E24CB2E" w14:textId="33632218" w:rsidR="00F707CE" w:rsidRPr="00F707CE" w:rsidRDefault="00F707CE" w:rsidP="00023BC3">
      <w:pPr>
        <w:pStyle w:val="36"/>
        <w:framePr w:wrap="notBeside"/>
        <w:rPr>
          <w:rtl/>
        </w:rPr>
      </w:pPr>
      <w:r w:rsidRPr="00F707CE">
        <w:rPr>
          <w:rFonts w:hint="cs"/>
          <w:rtl/>
        </w:rPr>
        <w:t>-</w:t>
      </w:r>
    </w:p>
    <w:p w14:paraId="2C63096C" w14:textId="3D4D6B93" w:rsidR="00023BC3" w:rsidRPr="00F40D4B" w:rsidRDefault="00023BC3" w:rsidP="00023BC3">
      <w:pPr>
        <w:spacing w:after="60"/>
        <w:rPr>
          <w:rtl/>
        </w:rPr>
      </w:pPr>
      <w:r w:rsidRPr="00F40D4B">
        <w:rPr>
          <w:rFonts w:hint="cs"/>
          <w:rtl/>
        </w:rPr>
        <w:t>ד</w:t>
      </w:r>
      <w:r w:rsidRPr="00F40D4B">
        <w:rPr>
          <w:rtl/>
        </w:rPr>
        <w:t xml:space="preserve">שאני שם </w:t>
      </w:r>
      <w:r>
        <w:rPr>
          <w:rFonts w:hint="cs"/>
          <w:rtl/>
        </w:rPr>
        <w:t xml:space="preserve">שקנאו </w:t>
      </w:r>
      <w:r w:rsidRPr="00F40D4B">
        <w:rPr>
          <w:rtl/>
        </w:rPr>
        <w:t>בשינוי מעשה.</w:t>
      </w:r>
    </w:p>
    <w:p w14:paraId="6B07A797" w14:textId="74818DC9" w:rsidR="00F707CE" w:rsidRPr="00F707CE" w:rsidRDefault="00023BC3" w:rsidP="00023BC3">
      <w:pPr>
        <w:pStyle w:val="36"/>
        <w:framePr w:wrap="notBeside"/>
        <w:rPr>
          <w:rtl/>
        </w:rPr>
      </w:pPr>
      <w:r w:rsidRPr="00F707CE">
        <w:rPr>
          <w:rFonts w:hint="cs"/>
          <w:rtl/>
        </w:rPr>
        <w:t xml:space="preserve">ולאו </w:t>
      </w:r>
      <w:r w:rsidRPr="00F707CE">
        <w:rPr>
          <w:rtl/>
        </w:rPr>
        <w:t>ר</w:t>
      </w:r>
      <w:r w:rsidRPr="00F707CE">
        <w:rPr>
          <w:rFonts w:hint="cs"/>
          <w:rtl/>
        </w:rPr>
        <w:t>"מ  דפורים</w:t>
      </w:r>
      <w:r w:rsidR="00F707CE" w:rsidRPr="00F707CE">
        <w:rPr>
          <w:rFonts w:hint="cs"/>
          <w:rtl/>
        </w:rPr>
        <w:t>:</w:t>
      </w:r>
    </w:p>
    <w:p w14:paraId="708475A7" w14:textId="44938950" w:rsidR="00023BC3" w:rsidRPr="00296925" w:rsidRDefault="00023BC3" w:rsidP="00023BC3">
      <w:pPr>
        <w:rPr>
          <w:rtl/>
        </w:rPr>
      </w:pPr>
      <w:r w:rsidRPr="00296925">
        <w:rPr>
          <w:rtl/>
        </w:rPr>
        <w:t>מגבת פורים</w:t>
      </w:r>
      <w:r w:rsidRPr="00296925">
        <w:rPr>
          <w:rFonts w:hint="cs"/>
          <w:rtl/>
        </w:rPr>
        <w:t xml:space="preserve"> </w:t>
      </w:r>
      <w:r w:rsidRPr="00296925">
        <w:rPr>
          <w:rtl/>
        </w:rPr>
        <w:t>לפורים, מגבת העיר לאותה העיר, ואין מדקדקין בדבר.</w:t>
      </w:r>
    </w:p>
    <w:p w14:paraId="24A274B1" w14:textId="77777777" w:rsidR="00023BC3" w:rsidRPr="00F40D4B" w:rsidRDefault="00023BC3" w:rsidP="00023BC3">
      <w:pPr>
        <w:rPr>
          <w:rtl/>
        </w:rPr>
      </w:pPr>
      <w:r w:rsidRPr="00F40D4B">
        <w:rPr>
          <w:rtl/>
        </w:rPr>
        <w:t>אבל לוקחין עגלים שוחטין ואוכלים אותן, והמותר יפול לצדקה.</w:t>
      </w:r>
    </w:p>
    <w:p w14:paraId="076368DF" w14:textId="77777777" w:rsidR="00023BC3" w:rsidRPr="00F40D4B" w:rsidRDefault="00023BC3" w:rsidP="00023BC3">
      <w:pPr>
        <w:rPr>
          <w:rtl/>
        </w:rPr>
      </w:pPr>
      <w:r w:rsidRPr="00A77859">
        <w:rPr>
          <w:rStyle w:val="affffc"/>
          <w:rFonts w:hint="cs"/>
          <w:rtl/>
        </w:rPr>
        <w:t>ולר''א מר''מ:</w:t>
      </w:r>
      <w:r>
        <w:t xml:space="preserve"> </w:t>
      </w:r>
      <w:r w:rsidRPr="00F40D4B">
        <w:rPr>
          <w:rtl/>
        </w:rPr>
        <w:t>מגבת פורים לפורים, ואין העני רשאי ליקח מהן רצועה לסנדלו, א</w:t>
      </w:r>
      <w:r w:rsidRPr="00F40D4B">
        <w:rPr>
          <w:rFonts w:hint="cs"/>
          <w:rtl/>
        </w:rPr>
        <w:t>א"כ</w:t>
      </w:r>
      <w:r w:rsidRPr="00F40D4B">
        <w:rPr>
          <w:rtl/>
        </w:rPr>
        <w:t xml:space="preserve"> התנה במעמד אנשי העיר, </w:t>
      </w:r>
      <w:r w:rsidRPr="00E2660B">
        <w:rPr>
          <w:rStyle w:val="affffc"/>
          <w:rFonts w:hint="cs"/>
          <w:rtl/>
        </w:rPr>
        <w:t>ורשב</w:t>
      </w:r>
      <w:r w:rsidRPr="00E2660B">
        <w:rPr>
          <w:rStyle w:val="affffc"/>
          <w:rtl/>
        </w:rPr>
        <w:t>"</w:t>
      </w:r>
      <w:r w:rsidRPr="00E2660B">
        <w:rPr>
          <w:rStyle w:val="affffc"/>
          <w:rFonts w:hint="cs"/>
          <w:rtl/>
        </w:rPr>
        <w:t>ג</w:t>
      </w:r>
      <w:r w:rsidRPr="00F40D4B">
        <w:rPr>
          <w:rFonts w:hint="cs"/>
          <w:rtl/>
        </w:rPr>
        <w:t xml:space="preserve"> מיקל.</w:t>
      </w:r>
    </w:p>
    <w:p w14:paraId="04290758" w14:textId="48C6524F" w:rsidR="00F707CE" w:rsidRPr="00F707CE" w:rsidRDefault="00F707CE" w:rsidP="00023BC3">
      <w:pPr>
        <w:pStyle w:val="36"/>
        <w:framePr w:wrap="notBeside"/>
        <w:rPr>
          <w:rtl/>
        </w:rPr>
      </w:pPr>
      <w:r w:rsidRPr="00F707CE">
        <w:rPr>
          <w:rFonts w:hint="cs"/>
          <w:rtl/>
        </w:rPr>
        <w:t>-</w:t>
      </w:r>
    </w:p>
    <w:p w14:paraId="1A4350F1" w14:textId="1FB52A6B" w:rsidR="00023BC3" w:rsidRPr="00F40D4B" w:rsidRDefault="00023BC3" w:rsidP="00023BC3">
      <w:pPr>
        <w:spacing w:after="60"/>
        <w:rPr>
          <w:rtl/>
        </w:rPr>
      </w:pPr>
      <w:r w:rsidRPr="00F40D4B">
        <w:rPr>
          <w:rFonts w:hint="cs"/>
          <w:rtl/>
        </w:rPr>
        <w:t xml:space="preserve">דשאני </w:t>
      </w:r>
      <w:r>
        <w:rPr>
          <w:rFonts w:hint="cs"/>
          <w:rtl/>
        </w:rPr>
        <w:t xml:space="preserve">שעל דעת פורים נתן, ולא לדבר אחר. </w:t>
      </w:r>
    </w:p>
    <w:p w14:paraId="103498A3" w14:textId="30EE22AE" w:rsidR="00F707CE" w:rsidRPr="00F707CE" w:rsidRDefault="00023BC3" w:rsidP="00023BC3">
      <w:pPr>
        <w:pStyle w:val="36"/>
        <w:framePr w:wrap="notBeside"/>
        <w:rPr>
          <w:rtl/>
        </w:rPr>
      </w:pPr>
      <w:r w:rsidRPr="00F707CE">
        <w:rPr>
          <w:rFonts w:hint="cs"/>
          <w:rtl/>
        </w:rPr>
        <w:t xml:space="preserve">- </w:t>
      </w:r>
      <w:r w:rsidRPr="00F707CE">
        <w:rPr>
          <w:rtl/>
        </w:rPr>
        <w:t>אלא</w:t>
      </w:r>
      <w:r w:rsidRPr="00F707CE">
        <w:rPr>
          <w:rFonts w:hint="cs"/>
          <w:rtl/>
        </w:rPr>
        <w:t xml:space="preserve"> ר''מ</w:t>
      </w:r>
      <w:r w:rsidR="00F707CE" w:rsidRPr="00F707CE">
        <w:rPr>
          <w:rFonts w:hint="cs"/>
          <w:rtl/>
        </w:rPr>
        <w:t>:</w:t>
      </w:r>
    </w:p>
    <w:p w14:paraId="3C8B71C6" w14:textId="350B5E7C" w:rsidR="00023BC3" w:rsidRPr="00F40D4B" w:rsidRDefault="00023BC3" w:rsidP="00023BC3">
      <w:pPr>
        <w:rPr>
          <w:rtl/>
        </w:rPr>
      </w:pPr>
      <w:r w:rsidRPr="00F40D4B">
        <w:rPr>
          <w:rtl/>
        </w:rPr>
        <w:t>הנותן דינר לעני ליקח לו חלוק, לא יקח בו טלית, טלית לא יקח בו חלוק,</w:t>
      </w:r>
      <w:r>
        <w:rPr>
          <w:rFonts w:hint="cs"/>
          <w:rtl/>
        </w:rPr>
        <w:t xml:space="preserve"> </w:t>
      </w:r>
      <w:r w:rsidRPr="00F40D4B">
        <w:rPr>
          <w:rtl/>
        </w:rPr>
        <w:t>מפני שמעביר על דעתו של ב</w:t>
      </w:r>
      <w:r w:rsidRPr="00F40D4B">
        <w:rPr>
          <w:rFonts w:hint="cs"/>
          <w:rtl/>
        </w:rPr>
        <w:t>עה"ב</w:t>
      </w:r>
      <w:r w:rsidRPr="00F40D4B">
        <w:rPr>
          <w:rtl/>
        </w:rPr>
        <w:t>.</w:t>
      </w:r>
    </w:p>
    <w:p w14:paraId="6F26B8A3" w14:textId="77777777" w:rsidR="00F707CE" w:rsidRPr="00F707CE" w:rsidRDefault="00023BC3" w:rsidP="00023BC3">
      <w:pPr>
        <w:pStyle w:val="36"/>
        <w:framePr w:wrap="notBeside"/>
        <w:rPr>
          <w:rtl/>
        </w:rPr>
      </w:pPr>
      <w:r w:rsidRPr="00F707CE">
        <w:rPr>
          <w:rFonts w:hint="cs"/>
          <w:rtl/>
        </w:rPr>
        <w:t>ואין לומר</w:t>
      </w:r>
      <w:r w:rsidR="00F707CE" w:rsidRPr="00F707CE">
        <w:rPr>
          <w:rtl/>
        </w:rPr>
        <w:t>:</w:t>
      </w:r>
    </w:p>
    <w:p w14:paraId="151AF78B" w14:textId="4CD053AC" w:rsidR="00023BC3" w:rsidRPr="00F40D4B" w:rsidRDefault="00023BC3" w:rsidP="00023BC3">
      <w:pPr>
        <w:rPr>
          <w:rtl/>
        </w:rPr>
      </w:pPr>
      <w:r w:rsidRPr="00F40D4B">
        <w:rPr>
          <w:rFonts w:hint="cs"/>
          <w:rtl/>
        </w:rPr>
        <w:lastRenderedPageBreak/>
        <w:t>ד</w:t>
      </w:r>
      <w:r w:rsidRPr="00F40D4B">
        <w:rPr>
          <w:rtl/>
        </w:rPr>
        <w:t xml:space="preserve">שאני </w:t>
      </w:r>
      <w:r w:rsidRPr="00F40D4B">
        <w:rPr>
          <w:rFonts w:hint="cs"/>
          <w:rtl/>
        </w:rPr>
        <w:t xml:space="preserve">שיבואו לחשוד בו שיאמרו פלוני לקח לקנות לעני  בגד </w:t>
      </w:r>
      <w:r w:rsidRPr="00296925">
        <w:rPr>
          <w:rFonts w:hint="cs"/>
          <w:spacing w:val="2"/>
          <w:rtl/>
        </w:rPr>
        <w:t>ולא קנה לו, -דא</w:t>
      </w:r>
      <w:r w:rsidRPr="00296925">
        <w:rPr>
          <w:spacing w:val="2"/>
          <w:rtl/>
        </w:rPr>
        <w:t>"</w:t>
      </w:r>
      <w:r w:rsidRPr="00296925">
        <w:rPr>
          <w:rFonts w:hint="cs"/>
          <w:spacing w:val="2"/>
          <w:rtl/>
        </w:rPr>
        <w:t xml:space="preserve">כ </w:t>
      </w:r>
      <w:r w:rsidRPr="00296925">
        <w:rPr>
          <w:spacing w:val="2"/>
          <w:rtl/>
        </w:rPr>
        <w:t>ליתני מפני החשד</w:t>
      </w:r>
      <w:r w:rsidRPr="00296925">
        <w:rPr>
          <w:rStyle w:val="afffff2"/>
          <w:spacing w:val="2"/>
          <w:rtl/>
        </w:rPr>
        <w:t xml:space="preserve">, </w:t>
      </w:r>
      <w:r w:rsidRPr="00296925">
        <w:rPr>
          <w:rStyle w:val="afffff2"/>
          <w:rFonts w:hint="cs"/>
          <w:spacing w:val="2"/>
          <w:rtl/>
        </w:rPr>
        <w:t>[ולא מצד שעובר על דעת בעה''ב</w:t>
      </w:r>
    </w:p>
    <w:p w14:paraId="247341A0" w14:textId="77777777" w:rsidR="00F707CE" w:rsidRPr="00F707CE" w:rsidRDefault="00023BC3" w:rsidP="00023BC3">
      <w:pPr>
        <w:pStyle w:val="36"/>
        <w:framePr w:wrap="notBeside"/>
        <w:rPr>
          <w:rtl/>
        </w:rPr>
      </w:pPr>
      <w:r w:rsidRPr="00F707CE">
        <w:rPr>
          <w:rtl/>
        </w:rPr>
        <w:t>ש"מ</w:t>
      </w:r>
      <w:r w:rsidR="00F707CE" w:rsidRPr="00F707CE">
        <w:rPr>
          <w:rtl/>
        </w:rPr>
        <w:t>:</w:t>
      </w:r>
    </w:p>
    <w:p w14:paraId="338C80A8" w14:textId="3B86262C" w:rsidR="00023BC3" w:rsidRPr="00F40D4B" w:rsidRDefault="00023BC3" w:rsidP="00023BC3">
      <w:pPr>
        <w:rPr>
          <w:rtl/>
        </w:rPr>
      </w:pPr>
      <w:r w:rsidRPr="00F40D4B">
        <w:rPr>
          <w:rtl/>
        </w:rPr>
        <w:t>משום דשני הוא וכל המעביר על דעת של בעל הבית נקרא גזלן.</w:t>
      </w:r>
    </w:p>
    <w:p w14:paraId="30307D35" w14:textId="77777777" w:rsidR="00023BC3" w:rsidRPr="00F40D4B" w:rsidRDefault="00023BC3" w:rsidP="00023BC3">
      <w:pPr>
        <w:pStyle w:val="afffb"/>
        <w:rPr>
          <w:rtl/>
        </w:rPr>
      </w:pPr>
      <w:ins w:id="9941" w:author="מספור קטעי משנה" w:date="2026-10-06T06:45:11Z">
        <w:r>
          <w:rPr>
            <w:rStyle w:val="MisparKeta"/>
          </w:rPr>
          <w:t xml:space="preserve">ב. </w:t>
        </w:r>
      </w:ins>
      <w:r w:rsidRPr="00F40D4B">
        <w:rPr>
          <w:rtl/>
        </w:rPr>
        <w:t xml:space="preserve">השוכר את החמור </w:t>
      </w:r>
      <w:r w:rsidRPr="00A77859">
        <w:rPr>
          <w:u w:val="single"/>
          <w:rtl/>
        </w:rPr>
        <w:t>והבריקה.</w:t>
      </w:r>
    </w:p>
    <w:p w14:paraId="1E775DEC" w14:textId="575F704C" w:rsidR="00F707CE" w:rsidRPr="00F707CE" w:rsidRDefault="00023BC3" w:rsidP="00023BC3">
      <w:pPr>
        <w:pStyle w:val="36"/>
        <w:framePr w:wrap="notBeside"/>
        <w:rPr>
          <w:rtl/>
        </w:rPr>
      </w:pPr>
      <w:r w:rsidRPr="00F707CE">
        <w:rPr>
          <w:rFonts w:hint="cs"/>
          <w:rtl/>
        </w:rPr>
        <w:t>תרגמו בבל</w:t>
      </w:r>
      <w:r w:rsidR="00F707CE" w:rsidRPr="00F707CE">
        <w:rPr>
          <w:rFonts w:hint="cs"/>
          <w:rtl/>
        </w:rPr>
        <w:t>:</w:t>
      </w:r>
    </w:p>
    <w:p w14:paraId="6966B911" w14:textId="74A95038" w:rsidR="00023BC3" w:rsidRPr="00F40D4B" w:rsidRDefault="00023BC3" w:rsidP="00023BC3">
      <w:pPr>
        <w:rPr>
          <w:rtl/>
        </w:rPr>
      </w:pPr>
      <w:r w:rsidRPr="00F40D4B">
        <w:rPr>
          <w:rFonts w:hint="cs"/>
          <w:rtl/>
        </w:rPr>
        <w:t>כתם לבן בעין</w:t>
      </w:r>
      <w:r w:rsidRPr="00F40D4B">
        <w:rPr>
          <w:rtl/>
        </w:rPr>
        <w:t xml:space="preserve">, </w:t>
      </w:r>
      <w:r w:rsidRPr="00F40D4B">
        <w:rPr>
          <w:rFonts w:hint="cs"/>
          <w:rtl/>
        </w:rPr>
        <w:t xml:space="preserve"> </w:t>
      </w:r>
      <w:r w:rsidRPr="008C56FE">
        <w:rPr>
          <w:rStyle w:val="affffc"/>
          <w:rtl/>
        </w:rPr>
        <w:t>רבא</w:t>
      </w:r>
      <w:r>
        <w:rPr>
          <w:rStyle w:val="affffc"/>
          <w:rFonts w:hint="cs"/>
          <w:rtl/>
        </w:rPr>
        <w:t xml:space="preserve"> פירש</w:t>
      </w:r>
      <w:r w:rsidRPr="008C56FE">
        <w:rPr>
          <w:rStyle w:val="affffc"/>
          <w:rtl/>
        </w:rPr>
        <w:t>:</w:t>
      </w:r>
      <w:r w:rsidRPr="00F40D4B">
        <w:rPr>
          <w:rtl/>
        </w:rPr>
        <w:t xml:space="preserve"> </w:t>
      </w:r>
      <w:r w:rsidRPr="00F40D4B">
        <w:rPr>
          <w:rFonts w:hint="cs"/>
          <w:rtl/>
        </w:rPr>
        <w:t>שהתליעו רגליה</w:t>
      </w:r>
      <w:r w:rsidRPr="00F40D4B">
        <w:rPr>
          <w:rtl/>
        </w:rPr>
        <w:t>.</w:t>
      </w:r>
    </w:p>
    <w:p w14:paraId="0C105FB1" w14:textId="77777777" w:rsidR="00F707CE" w:rsidRPr="00F707CE" w:rsidRDefault="00023BC3" w:rsidP="00023BC3">
      <w:pPr>
        <w:pStyle w:val="36"/>
        <w:framePr w:wrap="notBeside"/>
        <w:rPr>
          <w:rtl/>
        </w:rPr>
      </w:pPr>
      <w:r w:rsidRPr="00F707CE">
        <w:rPr>
          <w:rFonts w:hint="cs"/>
          <w:rtl/>
        </w:rPr>
        <w:t>מעשה באחד</w:t>
      </w:r>
      <w:r w:rsidR="00F707CE" w:rsidRPr="00F707CE">
        <w:rPr>
          <w:rtl/>
        </w:rPr>
        <w:t>:</w:t>
      </w:r>
    </w:p>
    <w:p w14:paraId="5A899D28" w14:textId="645AD7A9" w:rsidR="00023BC3" w:rsidRPr="00F40D4B" w:rsidRDefault="00023BC3" w:rsidP="00023BC3">
      <w:pPr>
        <w:rPr>
          <w:rtl/>
        </w:rPr>
      </w:pPr>
      <w:r w:rsidRPr="00F40D4B">
        <w:rPr>
          <w:rFonts w:hint="cs"/>
          <w:rtl/>
        </w:rPr>
        <w:t xml:space="preserve">שראה שהתליעו </w:t>
      </w:r>
      <w:r>
        <w:rPr>
          <w:rFonts w:hint="cs"/>
          <w:rtl/>
        </w:rPr>
        <w:t xml:space="preserve">מבגדי </w:t>
      </w:r>
      <w:r w:rsidRPr="00F40D4B">
        <w:rPr>
          <w:rFonts w:hint="cs"/>
          <w:rtl/>
        </w:rPr>
        <w:t xml:space="preserve">המלך </w:t>
      </w:r>
      <w:r w:rsidRPr="00A77859">
        <w:rPr>
          <w:rStyle w:val="affffc"/>
          <w:rFonts w:hint="cs"/>
          <w:rtl/>
        </w:rPr>
        <w:t>שאלוהו</w:t>
      </w:r>
      <w:r w:rsidRPr="00F40D4B">
        <w:rPr>
          <w:rFonts w:hint="cs"/>
          <w:rtl/>
        </w:rPr>
        <w:t xml:space="preserve"> אם בשל כסף </w:t>
      </w:r>
      <w:r w:rsidRPr="00A77859">
        <w:rPr>
          <w:rStyle w:val="afffff2"/>
          <w:rFonts w:hint="cs"/>
          <w:rtl/>
        </w:rPr>
        <w:t>פשתן</w:t>
      </w:r>
      <w:r w:rsidRPr="00F40D4B">
        <w:rPr>
          <w:rFonts w:hint="cs"/>
          <w:rtl/>
        </w:rPr>
        <w:t xml:space="preserve"> או </w:t>
      </w:r>
      <w:r w:rsidRPr="00A77859">
        <w:rPr>
          <w:rFonts w:hint="cs"/>
          <w:spacing w:val="2"/>
          <w:rtl/>
        </w:rPr>
        <w:t xml:space="preserve">בשל זהב </w:t>
      </w:r>
      <w:r w:rsidRPr="00A77859">
        <w:rPr>
          <w:rStyle w:val="afffff2"/>
          <w:rFonts w:hint="cs"/>
          <w:spacing w:val="2"/>
          <w:rtl/>
        </w:rPr>
        <w:t>צמר אדום,</w:t>
      </w:r>
      <w:r w:rsidRPr="00A77859">
        <w:rPr>
          <w:rFonts w:hint="cs"/>
          <w:spacing w:val="2"/>
          <w:rtl/>
        </w:rPr>
        <w:t xml:space="preserve"> </w:t>
      </w:r>
      <w:r w:rsidRPr="00A77859">
        <w:rPr>
          <w:rStyle w:val="affffc"/>
          <w:rFonts w:hint="cs"/>
          <w:spacing w:val="2"/>
          <w:rtl/>
        </w:rPr>
        <w:t>א''ל:</w:t>
      </w:r>
      <w:r w:rsidRPr="00A77859">
        <w:rPr>
          <w:rFonts w:hint="cs"/>
          <w:spacing w:val="2"/>
          <w:rtl/>
        </w:rPr>
        <w:t xml:space="preserve"> בשל כסף והרגוהו כי אין עש בשל פשתן,</w:t>
      </w:r>
      <w:r w:rsidRPr="00F40D4B">
        <w:rPr>
          <w:rFonts w:hint="cs"/>
          <w:rtl/>
        </w:rPr>
        <w:t xml:space="preserve"> </w:t>
      </w:r>
      <w:r w:rsidRPr="008C56FE">
        <w:rPr>
          <w:rStyle w:val="affffc"/>
          <w:rFonts w:hint="cs"/>
          <w:rtl/>
        </w:rPr>
        <w:t>וא</w:t>
      </w:r>
      <w:r w:rsidRPr="008C56FE">
        <w:rPr>
          <w:rStyle w:val="affffc"/>
          <w:rtl/>
        </w:rPr>
        <w:t>"</w:t>
      </w:r>
      <w:r w:rsidRPr="008C56FE">
        <w:rPr>
          <w:rStyle w:val="affffc"/>
          <w:rFonts w:hint="cs"/>
          <w:rtl/>
        </w:rPr>
        <w:t>ד</w:t>
      </w:r>
      <w:r>
        <w:rPr>
          <w:rStyle w:val="affffc"/>
          <w:rFonts w:hint="cs"/>
          <w:rtl/>
        </w:rPr>
        <w:t>:</w:t>
      </w:r>
      <w:r w:rsidRPr="00F40D4B">
        <w:rPr>
          <w:rFonts w:hint="cs"/>
          <w:rtl/>
        </w:rPr>
        <w:t xml:space="preserve"> בשל זהב והניחו לו</w:t>
      </w:r>
      <w:r>
        <w:rPr>
          <w:rFonts w:hint="cs"/>
          <w:rtl/>
        </w:rPr>
        <w:t>.</w:t>
      </w:r>
    </w:p>
    <w:p w14:paraId="6C5EDE85" w14:textId="77777777" w:rsidR="00023BC3" w:rsidRPr="00F40D4B" w:rsidRDefault="00023BC3" w:rsidP="00023BC3">
      <w:pPr>
        <w:pStyle w:val="afffb"/>
        <w:rPr>
          <w:rtl/>
        </w:rPr>
      </w:pPr>
      <w:ins w:id="9942" w:author="מספור קטעי משנה" w:date="2026-10-06T06:45:11Z">
        <w:r>
          <w:rPr>
            <w:rStyle w:val="MisparKeta"/>
          </w:rPr>
          <w:t xml:space="preserve">ב. </w:t>
        </w:r>
      </w:ins>
      <w:r w:rsidRPr="00F40D4B">
        <w:rPr>
          <w:rtl/>
        </w:rPr>
        <w:t>או שנעשית אנגריא אומר לו הרי שלך לפניך.</w:t>
      </w:r>
    </w:p>
    <w:p w14:paraId="38CD07C3" w14:textId="2FDA9570" w:rsidR="00F707CE" w:rsidRPr="00F707CE" w:rsidRDefault="00023BC3" w:rsidP="00023BC3">
      <w:pPr>
        <w:pStyle w:val="36"/>
        <w:framePr w:wrap="notBeside"/>
        <w:rPr>
          <w:rtl/>
        </w:rPr>
      </w:pPr>
      <w:r w:rsidRPr="00F707CE">
        <w:rPr>
          <w:rtl/>
        </w:rPr>
        <w:t>רב</w:t>
      </w:r>
      <w:r w:rsidR="00F707CE" w:rsidRPr="00F707CE">
        <w:rPr>
          <w:rtl/>
        </w:rPr>
        <w:t>:</w:t>
      </w:r>
    </w:p>
    <w:p w14:paraId="1B23EB9F" w14:textId="6B33AEFD" w:rsidR="00023BC3" w:rsidRPr="00296925" w:rsidRDefault="00023BC3" w:rsidP="00023BC3">
      <w:pPr>
        <w:rPr>
          <w:rtl/>
        </w:rPr>
      </w:pPr>
      <w:r w:rsidRPr="00296925">
        <w:rPr>
          <w:rFonts w:hint="cs"/>
          <w:rtl/>
        </w:rPr>
        <w:t xml:space="preserve">דווקא </w:t>
      </w:r>
      <w:r w:rsidRPr="00296925">
        <w:rPr>
          <w:rtl/>
        </w:rPr>
        <w:t xml:space="preserve">באנגריא חוזרת, אבל </w:t>
      </w:r>
      <w:r w:rsidRPr="00296925">
        <w:rPr>
          <w:rFonts w:hint="cs"/>
          <w:rtl/>
        </w:rPr>
        <w:t>ב</w:t>
      </w:r>
      <w:r w:rsidRPr="00296925">
        <w:rPr>
          <w:rtl/>
        </w:rPr>
        <w:t>שאינה חוזרת - חייב להעמיד לו חמור.</w:t>
      </w:r>
    </w:p>
    <w:p w14:paraId="66DC7DEB" w14:textId="746673B1" w:rsidR="00F707CE" w:rsidRPr="00F707CE" w:rsidRDefault="00023BC3" w:rsidP="00023BC3">
      <w:pPr>
        <w:pStyle w:val="36"/>
        <w:framePr w:wrap="notBeside"/>
        <w:rPr>
          <w:rtl/>
        </w:rPr>
      </w:pPr>
      <w:r w:rsidRPr="00F707CE">
        <w:rPr>
          <w:rtl/>
        </w:rPr>
        <w:t>ושמואל</w:t>
      </w:r>
      <w:r w:rsidR="00F707CE" w:rsidRPr="00F707CE">
        <w:rPr>
          <w:rtl/>
        </w:rPr>
        <w:t>:</w:t>
      </w:r>
    </w:p>
    <w:p w14:paraId="0DF78E3D" w14:textId="2CAF9464" w:rsidR="00023BC3" w:rsidRPr="00296925" w:rsidRDefault="00023BC3" w:rsidP="00023BC3">
      <w:pPr>
        <w:rPr>
          <w:spacing w:val="2"/>
          <w:rtl/>
        </w:rPr>
      </w:pPr>
      <w:r w:rsidRPr="00296925">
        <w:rPr>
          <w:rFonts w:hint="cs"/>
          <w:spacing w:val="2"/>
          <w:rtl/>
        </w:rPr>
        <w:t>אף ב</w:t>
      </w:r>
      <w:r w:rsidRPr="00296925">
        <w:rPr>
          <w:spacing w:val="2"/>
          <w:rtl/>
        </w:rPr>
        <w:t xml:space="preserve">שאינה חוזרת, אם בדרך הליכה ניטלה </w:t>
      </w:r>
      <w:r w:rsidRPr="00296925">
        <w:rPr>
          <w:rStyle w:val="affffc"/>
          <w:rFonts w:hint="cs"/>
          <w:spacing w:val="2"/>
          <w:rtl/>
        </w:rPr>
        <w:t>א''ל</w:t>
      </w:r>
      <w:r w:rsidRPr="00296925">
        <w:rPr>
          <w:rStyle w:val="affffc"/>
          <w:spacing w:val="2"/>
          <w:rtl/>
        </w:rPr>
        <w:t>:</w:t>
      </w:r>
      <w:r w:rsidRPr="00296925">
        <w:rPr>
          <w:spacing w:val="2"/>
          <w:rtl/>
        </w:rPr>
        <w:t xml:space="preserve"> הרי שלך לפניך,</w:t>
      </w:r>
    </w:p>
    <w:p w14:paraId="6D186F82" w14:textId="77777777" w:rsidR="00023BC3" w:rsidRPr="00F40D4B" w:rsidRDefault="00023BC3" w:rsidP="00023BC3">
      <w:pPr>
        <w:rPr>
          <w:rtl/>
        </w:rPr>
      </w:pPr>
      <w:r>
        <w:rPr>
          <w:rFonts w:hint="cs"/>
          <w:rtl/>
        </w:rPr>
        <w:t>ו</w:t>
      </w:r>
      <w:r w:rsidRPr="00F40D4B">
        <w:rPr>
          <w:rtl/>
        </w:rPr>
        <w:t>אם לאו בדרך הליכתה ניטלה - חייב להעמיד לו חמור.</w:t>
      </w:r>
    </w:p>
    <w:p w14:paraId="1E527167" w14:textId="77777777" w:rsidR="00023BC3" w:rsidRDefault="00023BC3" w:rsidP="00023BC3">
      <w:pPr>
        <w:rPr>
          <w:rtl/>
        </w:rPr>
      </w:pPr>
    </w:p>
    <w:p w14:paraId="6E3E66DA" w14:textId="29D129F5" w:rsidR="00F707CE" w:rsidRPr="00F707CE" w:rsidRDefault="006F071F" w:rsidP="00E82000">
      <w:pPr>
        <w:pStyle w:val="36"/>
        <w:framePr w:wrap="notBeside"/>
        <w:rPr>
          <w:rtl/>
        </w:rPr>
      </w:pPr>
      <w:r w:rsidRPr="00F707CE">
        <w:rPr>
          <w:rFonts w:hint="cs"/>
          <w:rtl/>
        </w:rPr>
        <w:t>ו</w:t>
      </w:r>
      <w:r w:rsidRPr="00F707CE">
        <w:rPr>
          <w:rtl/>
        </w:rPr>
        <w:t xml:space="preserve">הא </w:t>
      </w:r>
      <w:r w:rsidRPr="00F707CE">
        <w:rPr>
          <w:rFonts w:hint="cs"/>
          <w:rtl/>
        </w:rPr>
        <w:t>ד</w:t>
      </w:r>
      <w:r w:rsidRPr="00F707CE">
        <w:rPr>
          <w:rtl/>
        </w:rPr>
        <w:t>סיפא</w:t>
      </w:r>
      <w:r w:rsidR="00F707CE" w:rsidRPr="00F707CE">
        <w:rPr>
          <w:rtl/>
        </w:rPr>
        <w:t>:</w:t>
      </w:r>
    </w:p>
    <w:p w14:paraId="08E92EA2" w14:textId="33D7860D" w:rsidR="00E82000" w:rsidRDefault="006F071F" w:rsidP="00E82000">
      <w:pPr>
        <w:rPr>
          <w:rtl/>
        </w:rPr>
      </w:pPr>
      <w:r>
        <w:rPr>
          <w:rStyle w:val="affffc"/>
          <w:rFonts w:hint="cs"/>
          <w:rtl/>
          <w:rPrChange w:id="9135" w:author="מנוע אמוראים" w:date="2026-10-05T16:41:14Z">
            <w:rPr>
              <w:rFonts w:hint="cs"/>
              <w:rtl/>
            </w:rPr>
          </w:rPrChange>
        </w:rPr>
        <w:t xml:space="preserve">דרשב</w:t>
      </w:r>
      <w:r>
        <w:rPr>
          <w:rStyle w:val="affffc"/>
          <w:rtl/>
          <w:rPrChange w:id="9136" w:author="מנוע אמוראים" w:date="2026-10-05T16:41:14Z">
            <w:rPr>
              <w:rtl/>
            </w:rPr>
          </w:rPrChange>
        </w:rPr>
        <w:t xml:space="preserve">"</w:t>
      </w:r>
      <w:r>
        <w:rPr>
          <w:rStyle w:val="affffc"/>
          <w:rFonts w:hint="cs"/>
          <w:rtl/>
          <w:rPrChange w:id="9137" w:author="מנוע אמוראים" w:date="2026-10-05T16:41:14Z">
            <w:rPr>
              <w:rFonts w:hint="cs"/>
              <w:rtl/>
            </w:rPr>
          </w:rPrChange>
        </w:rPr>
        <w:t xml:space="preserve">א</w:t>
      </w:r>
      <w:r w:rsidRPr="00F40D4B">
        <w:rPr>
          <w:rtl/>
        </w:rPr>
        <w:t xml:space="preserve"> </w:t>
      </w:r>
      <w:r w:rsidRPr="00F40D4B">
        <w:rPr>
          <w:rFonts w:hint="cs"/>
          <w:rtl/>
        </w:rPr>
        <w:t>מחלק אי בדרך הליכתה או לא מכלל דלת</w:t>
      </w:r>
      <w:r w:rsidRPr="00F40D4B">
        <w:rPr>
          <w:rtl/>
        </w:rPr>
        <w:t>"</w:t>
      </w:r>
      <w:r w:rsidRPr="00F40D4B">
        <w:rPr>
          <w:rFonts w:hint="cs"/>
          <w:rtl/>
        </w:rPr>
        <w:t>ק ל</w:t>
      </w:r>
      <w:r w:rsidRPr="00F40D4B">
        <w:rPr>
          <w:rtl/>
        </w:rPr>
        <w:t>"</w:t>
      </w:r>
      <w:r w:rsidRPr="00F40D4B">
        <w:rPr>
          <w:rFonts w:hint="cs"/>
          <w:rtl/>
        </w:rPr>
        <w:t>ש</w:t>
      </w:r>
    </w:p>
    <w:p w14:paraId="7C784EC3" w14:textId="2A8F2D7F" w:rsidR="00F707CE" w:rsidRPr="00F707CE" w:rsidRDefault="006F071F" w:rsidP="00E82000">
      <w:pPr>
        <w:pStyle w:val="36"/>
        <w:framePr w:wrap="notBeside"/>
        <w:rPr>
          <w:rtl/>
        </w:rPr>
      </w:pPr>
      <w:r w:rsidRPr="00F707CE">
        <w:rPr>
          <w:rFonts w:hint="cs"/>
          <w:rtl/>
        </w:rPr>
        <w:t>-</w:t>
      </w:r>
      <w:r w:rsidR="00E82000" w:rsidRPr="00F707CE">
        <w:rPr>
          <w:rFonts w:hint="cs"/>
          <w:rtl/>
        </w:rPr>
        <w:t xml:space="preserve"> א</w:t>
      </w:r>
      <w:r w:rsidR="00F707CE" w:rsidRPr="00F707CE">
        <w:rPr>
          <w:rFonts w:hint="cs"/>
          <w:rtl/>
        </w:rPr>
        <w:t>.</w:t>
      </w:r>
    </w:p>
    <w:p w14:paraId="75364E93" w14:textId="6AFCB9FF" w:rsidR="00A6533C" w:rsidRPr="00F40D4B" w:rsidRDefault="006F071F" w:rsidP="009B508D">
      <w:pPr>
        <w:rPr>
          <w:rtl/>
        </w:rPr>
      </w:pPr>
      <w:r w:rsidRPr="00F40D4B">
        <w:rPr>
          <w:rFonts w:hint="cs"/>
          <w:rtl/>
        </w:rPr>
        <w:t>שמואל ס</w:t>
      </w:r>
      <w:r w:rsidRPr="00F40D4B">
        <w:rPr>
          <w:rtl/>
        </w:rPr>
        <w:t>"</w:t>
      </w:r>
      <w:r>
        <w:rPr>
          <w:rFonts w:hint="cs"/>
          <w:rtl/>
        </w:rPr>
        <w:t xml:space="preserve">ל </w:t>
      </w:r>
      <w:r>
        <w:rPr>
          <w:rStyle w:val="affffc"/>
          <w:rFonts w:hint="cs"/>
          <w:rtl/>
          <w:rPrChange w:id="9138" w:author="מנוע אמוראים" w:date="2026-10-05T16:41:14Z">
            <w:rPr>
              <w:rFonts w:hint="cs"/>
              <w:rtl/>
            </w:rPr>
          </w:rPrChange>
        </w:rPr>
        <w:t xml:space="preserve">כרשב</w:t>
      </w:r>
      <w:r>
        <w:rPr>
          <w:rStyle w:val="affffc"/>
          <w:rtl/>
          <w:rPrChange w:id="9139" w:author="מנוע אמוראים" w:date="2026-10-05T16:41:14Z">
            <w:rPr>
              <w:rtl/>
            </w:rPr>
          </w:rPrChange>
        </w:rPr>
        <w:t xml:space="preserve">"</w:t>
      </w:r>
      <w:r>
        <w:rPr>
          <w:rStyle w:val="affffc"/>
          <w:rFonts w:hint="cs"/>
          <w:rtl/>
          <w:rPrChange w:id="9140" w:author="מנוע אמוראים" w:date="2026-10-05T16:41:14Z">
            <w:rPr>
              <w:rFonts w:hint="cs"/>
              <w:rtl/>
            </w:rPr>
          </w:rPrChange>
        </w:rPr>
        <w:t xml:space="preserve">א</w:t>
      </w:r>
    </w:p>
    <w:p w14:paraId="10470439" w14:textId="165FD335" w:rsidR="006F071F" w:rsidRPr="00F40D4B" w:rsidRDefault="006F071F" w:rsidP="00A6533C">
      <w:pPr>
        <w:pStyle w:val="affe"/>
        <w:framePr w:wrap="around"/>
        <w:rPr>
          <w:rtl/>
        </w:rPr>
      </w:pPr>
      <w:r w:rsidRPr="00F40D4B">
        <w:rPr>
          <w:rtl/>
        </w:rPr>
        <w:t>עט.</w:t>
      </w:r>
    </w:p>
    <w:p w14:paraId="7DB2560C" w14:textId="77777777" w:rsidR="00F707CE" w:rsidRPr="00F707CE" w:rsidRDefault="00E82000" w:rsidP="00E82000">
      <w:pPr>
        <w:pStyle w:val="36"/>
        <w:framePr w:wrap="notBeside"/>
        <w:rPr>
          <w:rtl/>
        </w:rPr>
      </w:pPr>
      <w:r w:rsidRPr="00F707CE">
        <w:rPr>
          <w:rFonts w:hint="cs"/>
          <w:rtl/>
        </w:rPr>
        <w:t>ב. כרשב''א וה''ק</w:t>
      </w:r>
      <w:r w:rsidR="00F707CE" w:rsidRPr="00F707CE">
        <w:rPr>
          <w:rFonts w:hint="cs"/>
          <w:rtl/>
        </w:rPr>
        <w:t>:</w:t>
      </w:r>
    </w:p>
    <w:p w14:paraId="1219F327" w14:textId="2E729B08" w:rsidR="00E82000" w:rsidRDefault="006F071F" w:rsidP="009B508D">
      <w:pPr>
        <w:rPr>
          <w:rtl/>
        </w:rPr>
      </w:pPr>
      <w:r w:rsidRPr="00F40D4B">
        <w:rPr>
          <w:rtl/>
        </w:rPr>
        <w:t xml:space="preserve">השוכר את החמור והבריקה או נשתטית </w:t>
      </w:r>
      <w:r w:rsidRPr="00E82000">
        <w:rPr>
          <w:rStyle w:val="affffc"/>
          <w:rtl/>
        </w:rPr>
        <w:t>א</w:t>
      </w:r>
      <w:r w:rsidRPr="00E82000">
        <w:rPr>
          <w:rStyle w:val="affffc"/>
          <w:rFonts w:hint="cs"/>
          <w:rtl/>
        </w:rPr>
        <w:t>"ל</w:t>
      </w:r>
      <w:r w:rsidRPr="00E82000">
        <w:rPr>
          <w:rStyle w:val="affffc"/>
          <w:rtl/>
        </w:rPr>
        <w:t>:</w:t>
      </w:r>
      <w:r w:rsidRPr="00F40D4B">
        <w:rPr>
          <w:rtl/>
        </w:rPr>
        <w:t xml:space="preserve"> ה</w:t>
      </w:r>
      <w:r w:rsidRPr="00F40D4B">
        <w:rPr>
          <w:rFonts w:hint="cs"/>
          <w:rtl/>
        </w:rPr>
        <w:t>ש</w:t>
      </w:r>
      <w:r w:rsidRPr="00F40D4B">
        <w:rPr>
          <w:rtl/>
        </w:rPr>
        <w:t>"</w:t>
      </w:r>
      <w:r w:rsidRPr="00F40D4B">
        <w:rPr>
          <w:rFonts w:hint="cs"/>
          <w:rtl/>
        </w:rPr>
        <w:t xml:space="preserve">ל. </w:t>
      </w:r>
    </w:p>
    <w:p w14:paraId="4C9B50E4" w14:textId="1F3D6A0B" w:rsidR="006F071F" w:rsidRPr="00F40D4B" w:rsidRDefault="006F071F" w:rsidP="009B508D">
      <w:pPr>
        <w:rPr>
          <w:rtl/>
        </w:rPr>
      </w:pPr>
      <w:r w:rsidRPr="00F40D4B">
        <w:rPr>
          <w:rtl/>
        </w:rPr>
        <w:t>מתה או שנעשית אנגריא חייב להעמיד לו חמור.</w:t>
      </w:r>
    </w:p>
    <w:p w14:paraId="7D7B0E4B" w14:textId="79C04BF2" w:rsidR="006F071F" w:rsidRPr="00F40D4B" w:rsidRDefault="006F071F" w:rsidP="00E82000">
      <w:pPr>
        <w:rPr>
          <w:rtl/>
        </w:rPr>
      </w:pPr>
      <w:r w:rsidRPr="00F40D4B">
        <w:rPr>
          <w:rtl/>
        </w:rPr>
        <w:t xml:space="preserve">אבל ניטלה בדרך הליכתה </w:t>
      </w:r>
      <w:r w:rsidR="00E82000">
        <w:rPr>
          <w:rtl/>
        </w:rPr>
        <w:t>–</w:t>
      </w:r>
      <w:r w:rsidRPr="00F40D4B">
        <w:rPr>
          <w:rtl/>
        </w:rPr>
        <w:t xml:space="preserve"> </w:t>
      </w:r>
      <w:r w:rsidR="00E82000" w:rsidRPr="00E82000">
        <w:rPr>
          <w:rStyle w:val="affffc"/>
          <w:rFonts w:hint="cs"/>
          <w:rtl/>
        </w:rPr>
        <w:t>א"ל</w:t>
      </w:r>
      <w:r w:rsidRPr="00E82000">
        <w:rPr>
          <w:rStyle w:val="affffc"/>
          <w:rtl/>
        </w:rPr>
        <w:t>:</w:t>
      </w:r>
      <w:r w:rsidRPr="00F40D4B">
        <w:rPr>
          <w:rtl/>
        </w:rPr>
        <w:t xml:space="preserve"> הרי שלך לפניך, </w:t>
      </w:r>
      <w:r w:rsidR="00E82000" w:rsidRPr="00E82000">
        <w:rPr>
          <w:rStyle w:val="affffc"/>
          <w:rFonts w:hint="cs"/>
          <w:rtl/>
        </w:rPr>
        <w:t>כרשב''א</w:t>
      </w:r>
      <w:r w:rsidR="00E82000">
        <w:rPr>
          <w:rFonts w:hint="cs"/>
          <w:rtl/>
        </w:rPr>
        <w:t xml:space="preserve"> </w:t>
      </w:r>
    </w:p>
    <w:p w14:paraId="2C7AF22F" w14:textId="16814628" w:rsidR="00A6533C" w:rsidRPr="00F40D4B" w:rsidRDefault="006F071F" w:rsidP="00E82000">
      <w:pPr>
        <w:rPr>
          <w:rtl/>
        </w:rPr>
      </w:pPr>
      <w:r>
        <w:rPr>
          <w:rFonts w:hint="cs"/>
          <w:rtl/>
        </w:rPr>
        <w:t xml:space="preserve">ולא </w:t>
      </w:r>
      <w:r>
        <w:rPr>
          <w:rStyle w:val="affffc"/>
          <w:rFonts w:hint="cs"/>
          <w:rtl/>
          <w:rPrChange w:id="9141" w:author="מנוע אמוראים" w:date="2026-10-05T16:41:14Z">
            <w:rPr>
              <w:rFonts w:hint="cs"/>
              <w:rtl/>
            </w:rPr>
          </w:rPrChange>
        </w:rPr>
        <w:t xml:space="preserve">כרשב</w:t>
      </w:r>
      <w:r>
        <w:rPr>
          <w:rStyle w:val="affffc"/>
          <w:rtl/>
          <w:rPrChange w:id="9142" w:author="מנוע אמוראים" w:date="2026-10-05T16:41:14Z">
            <w:rPr>
              <w:rtl/>
            </w:rPr>
          </w:rPrChange>
        </w:rPr>
        <w:t xml:space="preserve">"</w:t>
      </w:r>
      <w:r>
        <w:rPr>
          <w:rStyle w:val="affffc"/>
          <w:rFonts w:hint="cs"/>
          <w:rtl/>
          <w:rPrChange w:id="9143" w:author="מנוע אמוראים" w:date="2026-10-05T16:41:14Z">
            <w:rPr>
              <w:rFonts w:hint="cs"/>
              <w:rtl/>
            </w:rPr>
          </w:rPrChange>
        </w:rPr>
        <w:t xml:space="preserve">א</w:t>
      </w:r>
      <w:r>
        <w:rPr>
          <w:rFonts w:hint="cs"/>
          <w:rtl/>
        </w:rPr>
        <w:t xml:space="preserve"> דבשוכר חמור לרכב עליה והבריקה או נשטתה דחייב להעמיד לו חמור</w:t>
      </w:r>
      <w:r w:rsidR="00E82000">
        <w:rPr>
          <w:rFonts w:hint="cs"/>
          <w:rtl/>
        </w:rPr>
        <w:t xml:space="preserve">, </w:t>
      </w:r>
      <w:r w:rsidRPr="00F40D4B">
        <w:rPr>
          <w:rFonts w:hint="cs"/>
          <w:rtl/>
        </w:rPr>
        <w:t>ובמתני' אומר לו הרי שלך לפניך</w:t>
      </w:r>
    </w:p>
    <w:p w14:paraId="2634294D" w14:textId="2DB0E0CA" w:rsidR="00F707CE" w:rsidRPr="00F707CE" w:rsidRDefault="006F071F" w:rsidP="00E82000">
      <w:pPr>
        <w:pStyle w:val="36"/>
        <w:framePr w:wrap="notBeside"/>
        <w:rPr>
          <w:rtl/>
        </w:rPr>
      </w:pPr>
      <w:r w:rsidRPr="00F707CE">
        <w:rPr>
          <w:rFonts w:hint="cs"/>
          <w:rtl/>
        </w:rPr>
        <w:lastRenderedPageBreak/>
        <w:t>רבר</w:t>
      </w:r>
      <w:r w:rsidRPr="00F707CE">
        <w:rPr>
          <w:rtl/>
        </w:rPr>
        <w:t>"</w:t>
      </w:r>
      <w:r w:rsidRPr="00F707CE">
        <w:rPr>
          <w:rFonts w:hint="cs"/>
          <w:rtl/>
        </w:rPr>
        <w:t>ה</w:t>
      </w:r>
      <w:r w:rsidR="00F707CE" w:rsidRPr="00F707CE">
        <w:rPr>
          <w:rtl/>
        </w:rPr>
        <w:t>:</w:t>
      </w:r>
    </w:p>
    <w:p w14:paraId="665779A6" w14:textId="3D9C09E3" w:rsidR="006F071F" w:rsidRPr="00F40D4B" w:rsidRDefault="006F071F" w:rsidP="009B508D">
      <w:pPr>
        <w:rPr>
          <w:rtl/>
        </w:rPr>
      </w:pPr>
      <w:r w:rsidRPr="00F40D4B">
        <w:rPr>
          <w:rtl/>
        </w:rPr>
        <w:t>לרכוב עליה שאני.</w:t>
      </w:r>
    </w:p>
    <w:p w14:paraId="2607F25F" w14:textId="75856048" w:rsidR="00F707CE" w:rsidRPr="00F707CE" w:rsidRDefault="006F071F" w:rsidP="00E82000">
      <w:pPr>
        <w:pStyle w:val="36"/>
        <w:framePr w:wrap="notBeside"/>
        <w:rPr>
          <w:rtl/>
        </w:rPr>
      </w:pPr>
      <w:r w:rsidRPr="00F707CE">
        <w:rPr>
          <w:rFonts w:hint="cs"/>
          <w:rtl/>
        </w:rPr>
        <w:t>ר</w:t>
      </w:r>
      <w:r w:rsidRPr="00F707CE">
        <w:rPr>
          <w:rtl/>
        </w:rPr>
        <w:t>"</w:t>
      </w:r>
      <w:r w:rsidRPr="00F707CE">
        <w:rPr>
          <w:rFonts w:hint="cs"/>
          <w:rtl/>
        </w:rPr>
        <w:t>פ</w:t>
      </w:r>
      <w:r w:rsidR="00F707CE" w:rsidRPr="00F707CE">
        <w:rPr>
          <w:rtl/>
        </w:rPr>
        <w:t>:</w:t>
      </w:r>
    </w:p>
    <w:p w14:paraId="44E2C2B3" w14:textId="3A212EAA" w:rsidR="006F071F" w:rsidRPr="00F40D4B" w:rsidRDefault="006F071F" w:rsidP="009B508D">
      <w:pPr>
        <w:rPr>
          <w:rtl/>
        </w:rPr>
      </w:pPr>
      <w:r w:rsidRPr="00F40D4B">
        <w:rPr>
          <w:rtl/>
        </w:rPr>
        <w:t>וכלי זכוכית - כלרכוב עליה דמי.</w:t>
      </w:r>
    </w:p>
    <w:p w14:paraId="0AD45EFC" w14:textId="77777777" w:rsidR="00A6533C" w:rsidRPr="00F40D4B" w:rsidRDefault="00A6533C" w:rsidP="00A6533C">
      <w:pPr>
        <w:pStyle w:val="aff9"/>
        <w:rPr>
          <w:rtl/>
        </w:rPr>
      </w:pPr>
      <w:r w:rsidRPr="00F40D4B">
        <w:rPr>
          <w:rtl/>
        </w:rPr>
        <w:t>***</w:t>
      </w:r>
    </w:p>
    <w:p w14:paraId="3E1CD0E6" w14:textId="56D7EE3D" w:rsidR="00F707CE" w:rsidRPr="00F707CE" w:rsidRDefault="00023BC3" w:rsidP="00023BC3">
      <w:pPr>
        <w:pStyle w:val="36"/>
        <w:framePr w:wrap="notBeside"/>
        <w:rPr>
          <w:rtl/>
        </w:rPr>
      </w:pPr>
      <w:r w:rsidRPr="00F707CE">
        <w:rPr>
          <w:rFonts w:hint="cs"/>
          <w:rtl/>
        </w:rPr>
        <w:t>רבר</w:t>
      </w:r>
      <w:r w:rsidRPr="00F707CE">
        <w:rPr>
          <w:rtl/>
        </w:rPr>
        <w:t>"</w:t>
      </w:r>
      <w:r w:rsidRPr="00F707CE">
        <w:rPr>
          <w:rFonts w:hint="cs"/>
          <w:rtl/>
        </w:rPr>
        <w:t>ה</w:t>
      </w:r>
      <w:r w:rsidRPr="00F707CE">
        <w:rPr>
          <w:rtl/>
        </w:rPr>
        <w:t xml:space="preserve"> </w:t>
      </w:r>
      <w:r w:rsidRPr="00F707CE">
        <w:rPr>
          <w:rFonts w:hint="cs"/>
          <w:rtl/>
        </w:rPr>
        <w:t>מ</w:t>
      </w:r>
      <w:r w:rsidRPr="00F707CE">
        <w:rPr>
          <w:rtl/>
        </w:rPr>
        <w:t>רב</w:t>
      </w:r>
      <w:r w:rsidR="00F707CE" w:rsidRPr="00F707CE">
        <w:rPr>
          <w:rtl/>
        </w:rPr>
        <w:t>:</w:t>
      </w:r>
    </w:p>
    <w:p w14:paraId="4A205C43" w14:textId="19E9EC59" w:rsidR="00023BC3" w:rsidRPr="00F40D4B" w:rsidRDefault="00023BC3" w:rsidP="00023BC3">
      <w:pPr>
        <w:rPr>
          <w:rtl/>
        </w:rPr>
      </w:pPr>
      <w:r w:rsidRPr="00881751">
        <w:rPr>
          <w:rStyle w:val="affffa"/>
          <w:rtl/>
        </w:rPr>
        <w:t xml:space="preserve">שוכר חמור לרכב, ומת </w:t>
      </w:r>
      <w:r w:rsidRPr="00881751">
        <w:rPr>
          <w:rStyle w:val="affffa"/>
          <w:rFonts w:hint="cs"/>
          <w:rtl/>
        </w:rPr>
        <w:t xml:space="preserve">לו </w:t>
      </w:r>
      <w:r w:rsidRPr="00881751">
        <w:rPr>
          <w:rStyle w:val="affffa"/>
          <w:rtl/>
        </w:rPr>
        <w:t>בחצי הדרך</w:t>
      </w:r>
      <w:r w:rsidRPr="00F40D4B">
        <w:rPr>
          <w:rtl/>
        </w:rPr>
        <w:t xml:space="preserve"> - נותן שכר חצי הדרך, </w:t>
      </w:r>
      <w:r>
        <w:rPr>
          <w:rFonts w:hint="cs"/>
          <w:rtl/>
        </w:rPr>
        <w:t xml:space="preserve">ויש לו רק </w:t>
      </w:r>
      <w:r w:rsidRPr="00F40D4B">
        <w:rPr>
          <w:rtl/>
        </w:rPr>
        <w:t>תרעומת.</w:t>
      </w:r>
      <w:r>
        <w:rPr>
          <w:rFonts w:hint="cs"/>
          <w:rtl/>
        </w:rPr>
        <w:t xml:space="preserve"> </w:t>
      </w:r>
      <w:r w:rsidRPr="00F40D4B">
        <w:rPr>
          <w:rFonts w:hint="cs"/>
          <w:rtl/>
        </w:rPr>
        <w:t>וב</w:t>
      </w:r>
      <w:r w:rsidRPr="00F40D4B">
        <w:rPr>
          <w:rtl/>
        </w:rPr>
        <w:t xml:space="preserve">דלא </w:t>
      </w:r>
      <w:r w:rsidRPr="00F40D4B">
        <w:rPr>
          <w:rFonts w:hint="cs"/>
          <w:rtl/>
        </w:rPr>
        <w:t>מצוי להשכיר</w:t>
      </w:r>
      <w:r w:rsidRPr="00F40D4B">
        <w:rPr>
          <w:rtl/>
        </w:rPr>
        <w:t>,</w:t>
      </w:r>
      <w:r>
        <w:rPr>
          <w:rFonts w:hint="cs"/>
          <w:rtl/>
        </w:rPr>
        <w:t xml:space="preserve"> שאם </w:t>
      </w:r>
      <w:r w:rsidRPr="00F40D4B">
        <w:rPr>
          <w:rFonts w:hint="cs"/>
          <w:rtl/>
        </w:rPr>
        <w:t>הי</w:t>
      </w:r>
      <w:r>
        <w:rPr>
          <w:rFonts w:hint="cs"/>
          <w:rtl/>
        </w:rPr>
        <w:t>ית</w:t>
      </w:r>
      <w:r w:rsidRPr="00F40D4B">
        <w:rPr>
          <w:rFonts w:hint="cs"/>
          <w:rtl/>
        </w:rPr>
        <w:t xml:space="preserve"> רוצה להגיע עד כאן ג</w:t>
      </w:r>
      <w:r>
        <w:rPr>
          <w:rFonts w:hint="cs"/>
          <w:rtl/>
        </w:rPr>
        <w:t>ם</w:t>
      </w:r>
      <w:r w:rsidRPr="00F40D4B">
        <w:rPr>
          <w:rFonts w:hint="cs"/>
          <w:rtl/>
        </w:rPr>
        <w:t xml:space="preserve"> היית צריך לשלם.</w:t>
      </w:r>
    </w:p>
    <w:p w14:paraId="399BE738" w14:textId="52C68095" w:rsidR="00F707CE" w:rsidRPr="00F707CE" w:rsidRDefault="00023BC3" w:rsidP="00023BC3">
      <w:pPr>
        <w:pStyle w:val="36"/>
        <w:framePr w:wrap="notBeside"/>
        <w:rPr>
          <w:rtl/>
        </w:rPr>
      </w:pPr>
      <w:r w:rsidRPr="00F707CE">
        <w:rPr>
          <w:rFonts w:hint="cs"/>
          <w:rtl/>
        </w:rPr>
        <w:t>- ומיירי</w:t>
      </w:r>
      <w:r w:rsidR="00F707CE" w:rsidRPr="00F707CE">
        <w:rPr>
          <w:rFonts w:hint="cs"/>
          <w:rtl/>
        </w:rPr>
        <w:t>:</w:t>
      </w:r>
    </w:p>
    <w:p w14:paraId="11CA9AD2" w14:textId="7286D4BA" w:rsidR="00023BC3" w:rsidRPr="00F40D4B" w:rsidRDefault="00023BC3" w:rsidP="00023BC3">
      <w:pPr>
        <w:spacing w:after="60"/>
        <w:rPr>
          <w:rtl/>
        </w:rPr>
      </w:pPr>
      <w:r>
        <w:rPr>
          <w:rFonts w:hint="cs"/>
          <w:rtl/>
        </w:rPr>
        <w:t>ש</w:t>
      </w:r>
      <w:r w:rsidRPr="00F40D4B">
        <w:rPr>
          <w:rFonts w:hint="cs"/>
          <w:rtl/>
        </w:rPr>
        <w:t>אמר חמור זה</w:t>
      </w:r>
      <w:r>
        <w:rPr>
          <w:rFonts w:hint="cs"/>
          <w:rtl/>
        </w:rPr>
        <w:t>,</w:t>
      </w:r>
      <w:r w:rsidRPr="00F40D4B">
        <w:rPr>
          <w:rFonts w:hint="cs"/>
          <w:rtl/>
        </w:rPr>
        <w:t xml:space="preserve"> ואין בדמי הנבילה ליקח אחר</w:t>
      </w:r>
      <w:r>
        <w:rPr>
          <w:rFonts w:hint="cs"/>
          <w:rtl/>
        </w:rPr>
        <w:t>,</w:t>
      </w:r>
    </w:p>
    <w:p w14:paraId="47C7782D" w14:textId="77777777" w:rsidR="00F707CE" w:rsidRPr="00F707CE" w:rsidRDefault="00023BC3" w:rsidP="00023BC3">
      <w:pPr>
        <w:pStyle w:val="36"/>
        <w:framePr w:wrap="notBeside"/>
        <w:rPr>
          <w:rtl/>
        </w:rPr>
      </w:pPr>
      <w:r w:rsidRPr="00F707CE">
        <w:rPr>
          <w:rFonts w:hint="cs"/>
          <w:rtl/>
        </w:rPr>
        <w:t>אבל לשכור</w:t>
      </w:r>
      <w:r w:rsidR="00F707CE" w:rsidRPr="00F707CE">
        <w:rPr>
          <w:rtl/>
        </w:rPr>
        <w:t>:</w:t>
      </w:r>
    </w:p>
    <w:p w14:paraId="7A233C75" w14:textId="2D022EBB" w:rsidR="00023BC3" w:rsidRPr="00F40D4B" w:rsidRDefault="00023BC3" w:rsidP="00023BC3">
      <w:pPr>
        <w:rPr>
          <w:rtl/>
        </w:rPr>
      </w:pPr>
      <w:r w:rsidRPr="00881751">
        <w:rPr>
          <w:rStyle w:val="affffc"/>
          <w:rFonts w:hint="cs"/>
          <w:rtl/>
        </w:rPr>
        <w:t>לרב:</w:t>
      </w:r>
      <w:r w:rsidRPr="00F40D4B">
        <w:rPr>
          <w:rFonts w:hint="cs"/>
          <w:rtl/>
        </w:rPr>
        <w:t xml:space="preserve"> לא ישכור דלא מכלי</w:t>
      </w:r>
      <w:r>
        <w:rPr>
          <w:rFonts w:hint="cs"/>
          <w:rtl/>
        </w:rPr>
        <w:t>א</w:t>
      </w:r>
      <w:r w:rsidRPr="00F40D4B">
        <w:rPr>
          <w:rFonts w:hint="cs"/>
          <w:rtl/>
        </w:rPr>
        <w:t xml:space="preserve"> קרנא, </w:t>
      </w:r>
      <w:r w:rsidRPr="00881751">
        <w:rPr>
          <w:rStyle w:val="affffc"/>
          <w:rFonts w:hint="cs"/>
          <w:rtl/>
        </w:rPr>
        <w:t>ולשמואל:</w:t>
      </w:r>
      <w:r w:rsidRPr="00F40D4B">
        <w:rPr>
          <w:rFonts w:hint="cs"/>
          <w:rtl/>
        </w:rPr>
        <w:t xml:space="preserve"> ישכור דמכלי</w:t>
      </w:r>
      <w:r>
        <w:rPr>
          <w:rFonts w:hint="cs"/>
          <w:rtl/>
        </w:rPr>
        <w:t>א</w:t>
      </w:r>
      <w:r w:rsidRPr="00F40D4B">
        <w:rPr>
          <w:rFonts w:hint="cs"/>
          <w:rtl/>
        </w:rPr>
        <w:t xml:space="preserve"> קרנא.</w:t>
      </w:r>
    </w:p>
    <w:p w14:paraId="0130F087" w14:textId="77777777" w:rsidR="00F707CE" w:rsidRPr="00F707CE" w:rsidRDefault="00023BC3" w:rsidP="00023BC3">
      <w:pPr>
        <w:pStyle w:val="36"/>
        <w:framePr w:wrap="notBeside"/>
        <w:rPr>
          <w:rtl/>
        </w:rPr>
      </w:pPr>
      <w:r w:rsidRPr="00F707CE">
        <w:rPr>
          <w:rFonts w:hint="cs"/>
          <w:rtl/>
        </w:rPr>
        <w:t>והך</w:t>
      </w:r>
      <w:r w:rsidR="00F707CE" w:rsidRPr="00F707CE">
        <w:rPr>
          <w:rtl/>
        </w:rPr>
        <w:t>:</w:t>
      </w:r>
    </w:p>
    <w:p w14:paraId="2B2EAC73" w14:textId="4A5A31AF" w:rsidR="00023BC3" w:rsidRPr="00F40D4B" w:rsidRDefault="00023BC3" w:rsidP="00023BC3">
      <w:pPr>
        <w:rPr>
          <w:rtl/>
        </w:rPr>
      </w:pPr>
      <w:r w:rsidRPr="00E82000">
        <w:rPr>
          <w:rFonts w:hint="cs"/>
          <w:b/>
          <w:bCs/>
          <w:rtl/>
        </w:rPr>
        <w:t>דבמשכנתא דסורא</w:t>
      </w:r>
      <w:r w:rsidRPr="00F40D4B">
        <w:rPr>
          <w:rFonts w:hint="cs"/>
          <w:rtl/>
        </w:rPr>
        <w:t xml:space="preserve"> ד</w:t>
      </w:r>
      <w:r w:rsidRPr="00F40D4B">
        <w:rPr>
          <w:rtl/>
        </w:rPr>
        <w:t>יבש האילן או נקצץ שניהם אסורין בו,</w:t>
      </w:r>
      <w:r w:rsidRPr="00F40D4B">
        <w:rPr>
          <w:rFonts w:hint="cs"/>
          <w:rtl/>
        </w:rPr>
        <w:t xml:space="preserve"> אלא</w:t>
      </w:r>
      <w:r w:rsidRPr="00F40D4B">
        <w:rPr>
          <w:rtl/>
        </w:rPr>
        <w:t xml:space="preserve"> ילקח בו קרקע, והוא אוכל פירות.</w:t>
      </w:r>
    </w:p>
    <w:p w14:paraId="389A8434" w14:textId="77777777" w:rsidR="00023BC3" w:rsidRPr="00F40D4B" w:rsidRDefault="00023BC3" w:rsidP="00023BC3">
      <w:pPr>
        <w:rPr>
          <w:rtl/>
        </w:rPr>
      </w:pPr>
      <w:r w:rsidRPr="00F40D4B">
        <w:rPr>
          <w:rtl/>
        </w:rPr>
        <w:t>ו</w:t>
      </w:r>
      <w:r w:rsidRPr="00F40D4B">
        <w:rPr>
          <w:rFonts w:hint="cs"/>
          <w:rtl/>
        </w:rPr>
        <w:t>אפי' דכשיגיע היובל תחזור הקרקע ללוה וכליא קרנא [דאילן]</w:t>
      </w:r>
    </w:p>
    <w:p w14:paraId="791BF097" w14:textId="77777777" w:rsidR="00F707CE" w:rsidRPr="00F707CE" w:rsidRDefault="00023BC3" w:rsidP="00023BC3">
      <w:pPr>
        <w:pStyle w:val="36"/>
        <w:framePr w:wrap="notBeside"/>
        <w:rPr>
          <w:rtl/>
        </w:rPr>
      </w:pPr>
      <w:r w:rsidRPr="00F707CE">
        <w:rPr>
          <w:rFonts w:hint="cs"/>
          <w:rtl/>
        </w:rPr>
        <w:t>- הב</w:t>
      </w:r>
      <w:r w:rsidRPr="00F707CE">
        <w:rPr>
          <w:rtl/>
        </w:rPr>
        <w:t>"</w:t>
      </w:r>
      <w:r w:rsidRPr="00F707CE">
        <w:rPr>
          <w:rFonts w:hint="cs"/>
          <w:rtl/>
        </w:rPr>
        <w:t>ע</w:t>
      </w:r>
      <w:r w:rsidR="00F707CE" w:rsidRPr="00F707CE">
        <w:rPr>
          <w:rtl/>
        </w:rPr>
        <w:t>:</w:t>
      </w:r>
    </w:p>
    <w:p w14:paraId="04587D81" w14:textId="4D881860" w:rsidR="00023BC3" w:rsidRPr="00F40D4B" w:rsidRDefault="00023BC3" w:rsidP="00023BC3">
      <w:pPr>
        <w:rPr>
          <w:rtl/>
        </w:rPr>
      </w:pPr>
      <w:r w:rsidRPr="00F40D4B">
        <w:rPr>
          <w:rFonts w:hint="cs"/>
          <w:rtl/>
        </w:rPr>
        <w:t>בזמן שאין היובל נוהג</w:t>
      </w:r>
      <w:r>
        <w:rPr>
          <w:rFonts w:hint="cs"/>
          <w:rtl/>
        </w:rPr>
        <w:t xml:space="preserve">, </w:t>
      </w:r>
      <w:r w:rsidRPr="00F40D4B">
        <w:rPr>
          <w:rFonts w:hint="cs"/>
          <w:rtl/>
        </w:rPr>
        <w:t xml:space="preserve">דאי לסוף שישים שנה וככל </w:t>
      </w:r>
      <w:r w:rsidRPr="00F40D4B">
        <w:rPr>
          <w:rtl/>
        </w:rPr>
        <w:t>מוכר שדהו לששים שנה שאינה חוזרת ביובל</w:t>
      </w:r>
      <w:r>
        <w:rPr>
          <w:rFonts w:hint="cs"/>
          <w:rtl/>
        </w:rPr>
        <w:t>,</w:t>
      </w:r>
      <w:r w:rsidRPr="00F40D4B">
        <w:rPr>
          <w:rtl/>
        </w:rPr>
        <w:t xml:space="preserve"> </w:t>
      </w:r>
      <w:r w:rsidRPr="00F40D4B">
        <w:rPr>
          <w:rFonts w:hint="cs"/>
          <w:rtl/>
        </w:rPr>
        <w:t>ד</w:t>
      </w:r>
      <w:r w:rsidRPr="00881751">
        <w:rPr>
          <w:rStyle w:val="affff8"/>
          <w:rFonts w:hint="cs"/>
          <w:rtl/>
        </w:rPr>
        <w:t>'</w:t>
      </w:r>
      <w:r w:rsidRPr="00881751">
        <w:rPr>
          <w:rStyle w:val="affff8"/>
          <w:rtl/>
        </w:rPr>
        <w:t>והארץ לא תמכר לצמיתות</w:t>
      </w:r>
      <w:r w:rsidRPr="00F40D4B">
        <w:rPr>
          <w:rFonts w:hint="cs"/>
          <w:rtl/>
        </w:rPr>
        <w:t xml:space="preserve"> </w:t>
      </w:r>
      <w:r w:rsidRPr="00F40D4B">
        <w:rPr>
          <w:rtl/>
        </w:rPr>
        <w:t>יצתה זו שא</w:t>
      </w:r>
      <w:r w:rsidRPr="00F40D4B">
        <w:rPr>
          <w:rFonts w:hint="cs"/>
          <w:rtl/>
        </w:rPr>
        <w:t>ע</w:t>
      </w:r>
      <w:r w:rsidRPr="00F40D4B">
        <w:rPr>
          <w:rtl/>
        </w:rPr>
        <w:t>"</w:t>
      </w:r>
      <w:r w:rsidRPr="00F40D4B">
        <w:rPr>
          <w:rFonts w:hint="cs"/>
          <w:rtl/>
        </w:rPr>
        <w:t>פ</w:t>
      </w:r>
      <w:r w:rsidRPr="00F40D4B">
        <w:rPr>
          <w:rtl/>
        </w:rPr>
        <w:t xml:space="preserve"> שאין שם יובל אינה נצמתת</w:t>
      </w:r>
      <w:r>
        <w:rPr>
          <w:rFonts w:hint="cs"/>
          <w:rtl/>
        </w:rPr>
        <w:t xml:space="preserve">, </w:t>
      </w:r>
      <w:r w:rsidRPr="00F40D4B">
        <w:rPr>
          <w:rFonts w:hint="cs"/>
          <w:rtl/>
        </w:rPr>
        <w:t xml:space="preserve">אכתי אחר ס' שנה </w:t>
      </w:r>
      <w:r>
        <w:rPr>
          <w:rFonts w:hint="cs"/>
          <w:rtl/>
        </w:rPr>
        <w:t xml:space="preserve">חוזרת לבעלים </w:t>
      </w:r>
      <w:r w:rsidRPr="00F40D4B">
        <w:rPr>
          <w:rFonts w:hint="cs"/>
          <w:rtl/>
        </w:rPr>
        <w:t>וכליא קרנא</w:t>
      </w:r>
    </w:p>
    <w:p w14:paraId="0892D7CA" w14:textId="64007E85" w:rsidR="00F707CE" w:rsidRPr="00F707CE" w:rsidRDefault="00023BC3" w:rsidP="00023BC3">
      <w:pPr>
        <w:pStyle w:val="36"/>
        <w:framePr w:wrap="notBeside"/>
        <w:rPr>
          <w:rtl/>
        </w:rPr>
      </w:pPr>
      <w:r w:rsidRPr="00F707CE">
        <w:rPr>
          <w:rFonts w:hint="cs"/>
          <w:rtl/>
        </w:rPr>
        <w:t>וכן מסתבר</w:t>
      </w:r>
      <w:r w:rsidR="00F707CE" w:rsidRPr="00F707CE">
        <w:rPr>
          <w:rFonts w:hint="cs"/>
          <w:rtl/>
        </w:rPr>
        <w:t>:</w:t>
      </w:r>
    </w:p>
    <w:p w14:paraId="37652BA4" w14:textId="3FE9D4BB" w:rsidR="00023BC3" w:rsidRDefault="00023BC3" w:rsidP="00023BC3">
      <w:pPr>
        <w:rPr>
          <w:rtl/>
        </w:rPr>
      </w:pPr>
      <w:r w:rsidRPr="00F40D4B">
        <w:rPr>
          <w:rFonts w:hint="cs"/>
          <w:rtl/>
        </w:rPr>
        <w:t>דאי בזמן שיובל נוהג ומכלינן קרנא יבקע העצים וישרפם ויקחם</w:t>
      </w:r>
    </w:p>
    <w:p w14:paraId="660A62D4" w14:textId="77777777" w:rsidR="00F707CE" w:rsidRPr="00F707CE" w:rsidRDefault="00023BC3" w:rsidP="00023BC3">
      <w:pPr>
        <w:pStyle w:val="36"/>
        <w:framePr w:wrap="notBeside"/>
        <w:rPr>
          <w:rtl/>
        </w:rPr>
      </w:pPr>
      <w:r w:rsidRPr="00F707CE">
        <w:rPr>
          <w:rFonts w:hint="cs"/>
          <w:rtl/>
        </w:rPr>
        <w:t>- ודחי'</w:t>
      </w:r>
      <w:r w:rsidR="00F707CE" w:rsidRPr="00F707CE">
        <w:rPr>
          <w:rtl/>
        </w:rPr>
        <w:t>:</w:t>
      </w:r>
    </w:p>
    <w:p w14:paraId="48CF4507" w14:textId="046D094C" w:rsidR="00023BC3" w:rsidRPr="00F40D4B" w:rsidRDefault="00023BC3" w:rsidP="00023BC3">
      <w:pPr>
        <w:rPr>
          <w:rtl/>
        </w:rPr>
      </w:pPr>
      <w:r w:rsidRPr="00F40D4B">
        <w:rPr>
          <w:rFonts w:hint="cs"/>
          <w:rtl/>
        </w:rPr>
        <w:t>דאי משום כך פעמים שיושלמו ימי המשכנתא לפני היובל או ששילם ד' וה' שנים קודם היובל</w:t>
      </w:r>
    </w:p>
    <w:p w14:paraId="5297F821" w14:textId="77777777" w:rsidR="00023BC3" w:rsidRPr="00F40D4B" w:rsidRDefault="00023BC3" w:rsidP="00023BC3">
      <w:pPr>
        <w:pStyle w:val="affe"/>
        <w:framePr w:wrap="around"/>
        <w:rPr>
          <w:rtl/>
        </w:rPr>
      </w:pPr>
      <w:r w:rsidRPr="00F40D4B">
        <w:rPr>
          <w:rFonts w:hint="cs"/>
          <w:rtl/>
        </w:rPr>
        <w:t>עט:</w:t>
      </w:r>
    </w:p>
    <w:p w14:paraId="2B16FAFB" w14:textId="77777777" w:rsidR="00023BC3" w:rsidRDefault="00023BC3" w:rsidP="00023BC3">
      <w:pPr>
        <w:pStyle w:val="affff9"/>
        <w:rPr>
          <w:rtl/>
        </w:rPr>
      </w:pPr>
      <w:r w:rsidRPr="00F40D4B">
        <w:rPr>
          <w:rtl/>
        </w:rPr>
        <w:t xml:space="preserve">השוכר את הספינה וטבעה בחצי הדרך, </w:t>
      </w:r>
    </w:p>
    <w:p w14:paraId="011E5250" w14:textId="3B7293E5" w:rsidR="00F707CE" w:rsidRPr="00F707CE" w:rsidRDefault="00023BC3" w:rsidP="00023BC3">
      <w:pPr>
        <w:pStyle w:val="36"/>
        <w:framePr w:wrap="notBeside"/>
        <w:rPr>
          <w:rtl/>
        </w:rPr>
      </w:pPr>
      <w:r w:rsidRPr="00F707CE">
        <w:rPr>
          <w:rtl/>
        </w:rPr>
        <w:t>ר"</w:t>
      </w:r>
      <w:r w:rsidRPr="00F707CE">
        <w:rPr>
          <w:rFonts w:hint="cs"/>
          <w:rtl/>
        </w:rPr>
        <w:t>נ</w:t>
      </w:r>
      <w:r w:rsidR="00F707CE" w:rsidRPr="00F707CE">
        <w:rPr>
          <w:rtl/>
        </w:rPr>
        <w:t>:</w:t>
      </w:r>
    </w:p>
    <w:p w14:paraId="4B2AC28B" w14:textId="377E3E07" w:rsidR="00023BC3" w:rsidRPr="00F40D4B" w:rsidRDefault="00023BC3" w:rsidP="00023BC3">
      <w:pPr>
        <w:rPr>
          <w:rtl/>
        </w:rPr>
      </w:pPr>
      <w:r w:rsidRPr="00F40D4B">
        <w:rPr>
          <w:rtl/>
        </w:rPr>
        <w:t>אם נתן לא יטול, ואם לא נתן - לא יתן.</w:t>
      </w:r>
    </w:p>
    <w:p w14:paraId="0C220DDF" w14:textId="77777777" w:rsidR="00F707CE" w:rsidRPr="00F707CE" w:rsidRDefault="00023BC3" w:rsidP="00023BC3">
      <w:pPr>
        <w:pStyle w:val="36"/>
        <w:framePr w:wrap="notBeside"/>
        <w:rPr>
          <w:rtl/>
        </w:rPr>
      </w:pPr>
      <w:r w:rsidRPr="00F707CE">
        <w:rPr>
          <w:rFonts w:hint="cs"/>
          <w:rtl/>
        </w:rPr>
        <w:t>וקשה</w:t>
      </w:r>
      <w:r w:rsidR="00F707CE" w:rsidRPr="00F707CE">
        <w:rPr>
          <w:rtl/>
        </w:rPr>
        <w:t>:</w:t>
      </w:r>
    </w:p>
    <w:p w14:paraId="48528FCC" w14:textId="03486A48" w:rsidR="00023BC3" w:rsidRPr="000E6184" w:rsidRDefault="00023BC3" w:rsidP="00023BC3">
      <w:pPr>
        <w:rPr>
          <w:rtl/>
        </w:rPr>
      </w:pPr>
      <w:r w:rsidRPr="000E6184">
        <w:rPr>
          <w:rFonts w:hint="cs"/>
          <w:rtl/>
        </w:rPr>
        <w:t xml:space="preserve">דאי בספינה </w:t>
      </w:r>
      <w:r w:rsidRPr="00E82000">
        <w:rPr>
          <w:rFonts w:hint="cs"/>
          <w:b/>
          <w:bCs/>
          <w:rtl/>
        </w:rPr>
        <w:t>זו</w:t>
      </w:r>
      <w:r w:rsidRPr="000E6184">
        <w:rPr>
          <w:rFonts w:hint="cs"/>
          <w:rtl/>
        </w:rPr>
        <w:t xml:space="preserve"> ויין סתם למה לא יטול שיבקש ספינה ויוליך יין אחר</w:t>
      </w:r>
    </w:p>
    <w:p w14:paraId="2263525D" w14:textId="77777777" w:rsidR="00023BC3" w:rsidRPr="00F40D4B" w:rsidRDefault="00023BC3" w:rsidP="00023BC3">
      <w:pPr>
        <w:rPr>
          <w:rtl/>
        </w:rPr>
      </w:pPr>
      <w:r w:rsidRPr="00F40D4B">
        <w:rPr>
          <w:rFonts w:hint="cs"/>
          <w:rtl/>
        </w:rPr>
        <w:lastRenderedPageBreak/>
        <w:t xml:space="preserve">ואי בספינה סתם </w:t>
      </w:r>
      <w:r w:rsidRPr="00E82000">
        <w:rPr>
          <w:rFonts w:hint="cs"/>
          <w:b/>
          <w:bCs/>
          <w:rtl/>
        </w:rPr>
        <w:t>ויין זה</w:t>
      </w:r>
      <w:r>
        <w:rPr>
          <w:rFonts w:hint="cs"/>
          <w:rtl/>
        </w:rPr>
        <w:t>,</w:t>
      </w:r>
      <w:r w:rsidRPr="00F40D4B">
        <w:rPr>
          <w:rFonts w:hint="cs"/>
          <w:rtl/>
        </w:rPr>
        <w:t xml:space="preserve"> למה לא יתן, יאמר תן היין ואוליכם לך</w:t>
      </w:r>
    </w:p>
    <w:p w14:paraId="341A9973" w14:textId="6D373842" w:rsidR="00F707CE" w:rsidRPr="00F707CE" w:rsidRDefault="00023BC3" w:rsidP="00023BC3">
      <w:pPr>
        <w:pStyle w:val="36"/>
        <w:framePr w:wrap="notBeside"/>
        <w:rPr>
          <w:rtl/>
        </w:rPr>
      </w:pPr>
      <w:r w:rsidRPr="00F707CE">
        <w:rPr>
          <w:rFonts w:hint="cs"/>
          <w:rtl/>
        </w:rPr>
        <w:t>- ר'פ: מיירי</w:t>
      </w:r>
      <w:r w:rsidR="00F707CE" w:rsidRPr="00F707CE">
        <w:rPr>
          <w:rFonts w:hint="cs"/>
          <w:rtl/>
        </w:rPr>
        <w:t>:</w:t>
      </w:r>
    </w:p>
    <w:p w14:paraId="6B0B0308" w14:textId="117AEE74" w:rsidR="00023BC3" w:rsidRDefault="00023BC3" w:rsidP="00023BC3">
      <w:pPr>
        <w:spacing w:after="60"/>
        <w:rPr>
          <w:rtl/>
        </w:rPr>
      </w:pPr>
      <w:r w:rsidRPr="00F40D4B">
        <w:rPr>
          <w:rtl/>
        </w:rPr>
        <w:t>בספינה זו ויין זה, אבל בספינה סתם ויין סתם חולקין.</w:t>
      </w:r>
    </w:p>
    <w:p w14:paraId="20299403" w14:textId="23239727" w:rsidR="00F707CE" w:rsidRPr="00F707CE" w:rsidRDefault="00023BC3" w:rsidP="00023BC3">
      <w:pPr>
        <w:pStyle w:val="36"/>
        <w:framePr w:wrap="notBeside"/>
        <w:rPr>
          <w:rtl/>
        </w:rPr>
      </w:pPr>
      <w:r w:rsidRPr="00F707CE">
        <w:rPr>
          <w:rFonts w:hint="cs"/>
          <w:rtl/>
        </w:rPr>
        <w:t>ת</w:t>
      </w:r>
      <w:r w:rsidRPr="00F707CE">
        <w:rPr>
          <w:rtl/>
        </w:rPr>
        <w:t>"</w:t>
      </w:r>
      <w:r w:rsidRPr="00F707CE">
        <w:rPr>
          <w:rFonts w:hint="cs"/>
          <w:rtl/>
        </w:rPr>
        <w:t>ר</w:t>
      </w:r>
      <w:r w:rsidR="00F707CE" w:rsidRPr="00F707CE">
        <w:rPr>
          <w:rtl/>
        </w:rPr>
        <w:t>:</w:t>
      </w:r>
    </w:p>
    <w:p w14:paraId="74FB4217" w14:textId="7B7DB22E" w:rsidR="00023BC3" w:rsidRPr="000E6184" w:rsidRDefault="00023BC3" w:rsidP="00023BC3">
      <w:pPr>
        <w:rPr>
          <w:rtl/>
        </w:rPr>
      </w:pPr>
      <w:r w:rsidRPr="00881751">
        <w:rPr>
          <w:rStyle w:val="affffa"/>
          <w:rtl/>
        </w:rPr>
        <w:t>השוכר ספינה ופרקה בחצי הדרך</w:t>
      </w:r>
      <w:r w:rsidRPr="00F40D4B">
        <w:rPr>
          <w:rtl/>
        </w:rPr>
        <w:t xml:space="preserve"> נותן </w:t>
      </w:r>
      <w:r w:rsidRPr="000E6184">
        <w:rPr>
          <w:rtl/>
        </w:rPr>
        <w:t>שכר חצי הדרך, ואין עליו אלא תרעומת.</w:t>
      </w:r>
      <w:r w:rsidRPr="000E6184">
        <w:rPr>
          <w:rFonts w:hint="cs"/>
          <w:rtl/>
        </w:rPr>
        <w:t xml:space="preserve"> ולאו בפרקה ממש ובמצוי לשכור שיש לו</w:t>
      </w:r>
      <w:r w:rsidRPr="000E6184">
        <w:rPr>
          <w:rtl/>
        </w:rPr>
        <w:t xml:space="preserve"> תרעומת משום ר</w:t>
      </w:r>
      <w:r w:rsidRPr="000E6184">
        <w:rPr>
          <w:rFonts w:hint="cs"/>
          <w:rtl/>
        </w:rPr>
        <w:t>יעוע הספינה- שטענה ממונית היא</w:t>
      </w:r>
    </w:p>
    <w:p w14:paraId="42458509" w14:textId="77777777" w:rsidR="00F707CE" w:rsidRPr="00F707CE" w:rsidRDefault="00023BC3" w:rsidP="00023BC3">
      <w:pPr>
        <w:pStyle w:val="36"/>
        <w:framePr w:wrap="notBeside"/>
        <w:rPr>
          <w:rtl/>
        </w:rPr>
      </w:pPr>
      <w:r w:rsidRPr="00F707CE">
        <w:rPr>
          <w:rFonts w:hint="cs"/>
          <w:rtl/>
        </w:rPr>
        <w:t>אלא</w:t>
      </w:r>
      <w:r w:rsidR="00F707CE" w:rsidRPr="00F707CE">
        <w:rPr>
          <w:rtl/>
        </w:rPr>
        <w:t>:</w:t>
      </w:r>
    </w:p>
    <w:p w14:paraId="774DA42D" w14:textId="761FEFF5" w:rsidR="00023BC3" w:rsidRPr="00F40D4B" w:rsidRDefault="00023BC3" w:rsidP="00023BC3">
      <w:pPr>
        <w:rPr>
          <w:rtl/>
        </w:rPr>
      </w:pPr>
      <w:r w:rsidRPr="00F40D4B">
        <w:rPr>
          <w:rFonts w:hint="cs"/>
          <w:rtl/>
        </w:rPr>
        <w:t>שרוצה למלאותה באמצע הדרך</w:t>
      </w:r>
      <w:r>
        <w:rPr>
          <w:rFonts w:hint="cs"/>
          <w:rtl/>
        </w:rPr>
        <w:t>,</w:t>
      </w:r>
      <w:r w:rsidRPr="00F40D4B">
        <w:rPr>
          <w:rFonts w:hint="cs"/>
          <w:rtl/>
        </w:rPr>
        <w:t xml:space="preserve"> ולא </w:t>
      </w:r>
      <w:r>
        <w:rPr>
          <w:rFonts w:hint="cs"/>
          <w:rtl/>
        </w:rPr>
        <w:t xml:space="preserve">הכל </w:t>
      </w:r>
      <w:r w:rsidRPr="00F40D4B">
        <w:rPr>
          <w:rFonts w:hint="cs"/>
          <w:rtl/>
        </w:rPr>
        <w:t>ב</w:t>
      </w:r>
      <w:r>
        <w:rPr>
          <w:rFonts w:hint="cs"/>
          <w:rtl/>
        </w:rPr>
        <w:t>התחלה,</w:t>
      </w:r>
    </w:p>
    <w:p w14:paraId="78A038FF" w14:textId="77777777" w:rsidR="00023BC3" w:rsidRPr="00F40D4B" w:rsidRDefault="00023BC3" w:rsidP="00023BC3">
      <w:pPr>
        <w:spacing w:after="60"/>
        <w:rPr>
          <w:rtl/>
        </w:rPr>
      </w:pPr>
      <w:r w:rsidRPr="00F40D4B">
        <w:rPr>
          <w:rFonts w:hint="cs"/>
          <w:rtl/>
        </w:rPr>
        <w:t xml:space="preserve">והתרעומת היא </w:t>
      </w:r>
      <w:r w:rsidRPr="00881751">
        <w:rPr>
          <w:rStyle w:val="affffc"/>
          <w:rFonts w:hint="cs"/>
          <w:rtl/>
        </w:rPr>
        <w:t>א.</w:t>
      </w:r>
      <w:r w:rsidRPr="00F40D4B">
        <w:rPr>
          <w:rFonts w:hint="cs"/>
          <w:rtl/>
        </w:rPr>
        <w:t xml:space="preserve"> שינוי דעת </w:t>
      </w:r>
      <w:r w:rsidRPr="00881751">
        <w:rPr>
          <w:rStyle w:val="affffc"/>
          <w:rFonts w:hint="cs"/>
          <w:rtl/>
        </w:rPr>
        <w:t>ב.</w:t>
      </w:r>
      <w:r w:rsidRPr="00F40D4B">
        <w:rPr>
          <w:rFonts w:hint="cs"/>
          <w:rtl/>
        </w:rPr>
        <w:t xml:space="preserve"> שצריך לקנות חבלים ארוכים </w:t>
      </w:r>
      <w:r w:rsidRPr="00881751">
        <w:rPr>
          <w:rStyle w:val="afffff2"/>
          <w:rFonts w:hint="cs"/>
          <w:rtl/>
        </w:rPr>
        <w:t>[במקום שיביא קודם לכן]</w:t>
      </w:r>
    </w:p>
    <w:p w14:paraId="230D66C6" w14:textId="3A0181D1" w:rsidR="00F707CE" w:rsidRPr="00F707CE" w:rsidRDefault="00023BC3" w:rsidP="00023BC3">
      <w:pPr>
        <w:pStyle w:val="36"/>
        <w:framePr w:wrap="notBeside"/>
        <w:rPr>
          <w:rtl/>
        </w:rPr>
      </w:pPr>
      <w:r w:rsidRPr="00F707CE">
        <w:rPr>
          <w:rtl/>
        </w:rPr>
        <w:t>ת"ר</w:t>
      </w:r>
      <w:r w:rsidR="00F707CE" w:rsidRPr="00F707CE">
        <w:rPr>
          <w:rtl/>
        </w:rPr>
        <w:t>:</w:t>
      </w:r>
    </w:p>
    <w:p w14:paraId="5D1529AE" w14:textId="000D8E01" w:rsidR="00023BC3" w:rsidRPr="00F40D4B" w:rsidRDefault="00023BC3" w:rsidP="00023BC3">
      <w:pPr>
        <w:rPr>
          <w:rtl/>
        </w:rPr>
      </w:pPr>
      <w:r w:rsidRPr="00881751">
        <w:rPr>
          <w:rStyle w:val="affffa"/>
          <w:rtl/>
        </w:rPr>
        <w:t>השוכר חמור לרכוב עליה</w:t>
      </w:r>
      <w:r w:rsidRPr="00F40D4B">
        <w:rPr>
          <w:rtl/>
        </w:rPr>
        <w:t xml:space="preserve"> שוכר מניח עליה כסותו ולגנותו ומזונות של אותה הדרך, מכאן ואילך חמר מעכב עליו.</w:t>
      </w:r>
    </w:p>
    <w:p w14:paraId="0FECDEDE" w14:textId="77777777" w:rsidR="00023BC3" w:rsidRPr="00F40D4B" w:rsidRDefault="00023BC3" w:rsidP="00023BC3">
      <w:pPr>
        <w:rPr>
          <w:rtl/>
        </w:rPr>
      </w:pPr>
      <w:r w:rsidRPr="00E82000">
        <w:rPr>
          <w:b/>
          <w:bCs/>
          <w:rtl/>
        </w:rPr>
        <w:t>חמר -</w:t>
      </w:r>
      <w:r w:rsidRPr="00F40D4B">
        <w:rPr>
          <w:rtl/>
        </w:rPr>
        <w:t xml:space="preserve"> מניח עליו שעורים ותבן ומזונותיו של אותו היום, מכאן ואילך שוכר מעכב עליו.</w:t>
      </w:r>
    </w:p>
    <w:p w14:paraId="4C14188C" w14:textId="704ACA21" w:rsidR="00F707CE" w:rsidRPr="00F707CE" w:rsidRDefault="00023BC3" w:rsidP="00023BC3">
      <w:pPr>
        <w:pStyle w:val="36"/>
        <w:framePr w:wrap="notBeside"/>
        <w:rPr>
          <w:rtl/>
        </w:rPr>
      </w:pPr>
      <w:r w:rsidRPr="00F707CE">
        <w:rPr>
          <w:rFonts w:hint="cs"/>
          <w:rtl/>
        </w:rPr>
        <w:t>ר</w:t>
      </w:r>
      <w:r w:rsidRPr="00F707CE">
        <w:rPr>
          <w:rtl/>
        </w:rPr>
        <w:t>"</w:t>
      </w:r>
      <w:r w:rsidRPr="00F707CE">
        <w:rPr>
          <w:rFonts w:hint="cs"/>
          <w:rtl/>
        </w:rPr>
        <w:t>פ</w:t>
      </w:r>
      <w:r w:rsidR="00F707CE" w:rsidRPr="00F707CE">
        <w:rPr>
          <w:rFonts w:hint="cs"/>
          <w:rtl/>
        </w:rPr>
        <w:t>:</w:t>
      </w:r>
    </w:p>
    <w:p w14:paraId="4F94CD62" w14:textId="542C8C6D" w:rsidR="00023BC3" w:rsidRPr="00F40D4B" w:rsidRDefault="00023BC3" w:rsidP="00023BC3">
      <w:pPr>
        <w:spacing w:after="60"/>
        <w:rPr>
          <w:rtl/>
        </w:rPr>
      </w:pPr>
      <w:r>
        <w:rPr>
          <w:rFonts w:hint="cs"/>
          <w:rtl/>
        </w:rPr>
        <w:t xml:space="preserve">שמצוי לטרוח ולמכור מפונדק לפונדק </w:t>
      </w:r>
      <w:r w:rsidRPr="00E82000">
        <w:rPr>
          <w:rFonts w:hint="cs"/>
          <w:b/>
          <w:bCs/>
          <w:rtl/>
        </w:rPr>
        <w:t>וחמר</w:t>
      </w:r>
      <w:r w:rsidRPr="00F40D4B">
        <w:rPr>
          <w:rFonts w:hint="cs"/>
          <w:rtl/>
        </w:rPr>
        <w:t xml:space="preserve"> דרכו לטרוח בזה </w:t>
      </w:r>
      <w:r w:rsidRPr="00E82000">
        <w:rPr>
          <w:rFonts w:hint="cs"/>
          <w:b/>
          <w:bCs/>
          <w:rtl/>
        </w:rPr>
        <w:t>ושוכר</w:t>
      </w:r>
      <w:r w:rsidRPr="00F40D4B">
        <w:rPr>
          <w:rFonts w:hint="cs"/>
          <w:rtl/>
        </w:rPr>
        <w:t xml:space="preserve"> אין דרכו לטרוח בזה</w:t>
      </w:r>
      <w:r>
        <w:rPr>
          <w:rFonts w:hint="cs"/>
          <w:rtl/>
        </w:rPr>
        <w:t>.</w:t>
      </w:r>
    </w:p>
    <w:p w14:paraId="78B59AAD" w14:textId="30E43E9F" w:rsidR="00F707CE" w:rsidRPr="00F707CE" w:rsidRDefault="00023BC3" w:rsidP="00023BC3">
      <w:pPr>
        <w:pStyle w:val="36"/>
        <w:framePr w:wrap="notBeside"/>
        <w:rPr>
          <w:rtl/>
        </w:rPr>
      </w:pPr>
      <w:r w:rsidRPr="00F707CE">
        <w:rPr>
          <w:rtl/>
        </w:rPr>
        <w:t>ת"ר</w:t>
      </w:r>
      <w:r w:rsidR="00F707CE" w:rsidRPr="00F707CE">
        <w:rPr>
          <w:rtl/>
        </w:rPr>
        <w:t>:</w:t>
      </w:r>
    </w:p>
    <w:p w14:paraId="56BEE269" w14:textId="39FEA2BA" w:rsidR="00023BC3" w:rsidRPr="00F40D4B" w:rsidRDefault="00023BC3" w:rsidP="00023BC3">
      <w:pPr>
        <w:rPr>
          <w:rtl/>
        </w:rPr>
      </w:pPr>
      <w:r w:rsidRPr="002620C2">
        <w:rPr>
          <w:rStyle w:val="affffa"/>
          <w:rtl/>
        </w:rPr>
        <w:t>השוכר החמור לרכוב עליה איש</w:t>
      </w:r>
      <w:r w:rsidRPr="00F40D4B">
        <w:rPr>
          <w:rtl/>
        </w:rPr>
        <w:t xml:space="preserve"> - לא תרכב עליה אשה, אשה - רוכב עליה איש.</w:t>
      </w:r>
      <w:r>
        <w:rPr>
          <w:rFonts w:hint="cs"/>
          <w:rtl/>
        </w:rPr>
        <w:t xml:space="preserve"> </w:t>
      </w:r>
      <w:r w:rsidRPr="002620C2">
        <w:rPr>
          <w:rStyle w:val="afffff2"/>
          <w:rFonts w:hint="cs"/>
          <w:rtl/>
        </w:rPr>
        <w:t>[שהאשה פחות בקיאה ברכיבה]</w:t>
      </w:r>
    </w:p>
    <w:p w14:paraId="7400A80A" w14:textId="77777777" w:rsidR="00023BC3" w:rsidRPr="00F40D4B" w:rsidRDefault="00023BC3" w:rsidP="00023BC3">
      <w:pPr>
        <w:rPr>
          <w:rtl/>
        </w:rPr>
      </w:pPr>
      <w:r w:rsidRPr="00F40D4B">
        <w:rPr>
          <w:rtl/>
        </w:rPr>
        <w:t>ואשה - בין גדולה ובין קטנה אפילו מעוברת ו</w:t>
      </w:r>
      <w:r w:rsidRPr="00F40D4B">
        <w:rPr>
          <w:rFonts w:hint="cs"/>
          <w:rtl/>
        </w:rPr>
        <w:t xml:space="preserve">היא </w:t>
      </w:r>
      <w:r w:rsidRPr="00F40D4B">
        <w:rPr>
          <w:rtl/>
        </w:rPr>
        <w:t>מניקה.</w:t>
      </w:r>
    </w:p>
    <w:p w14:paraId="7B3EEEC8" w14:textId="0C624613" w:rsidR="00F707CE" w:rsidRPr="00F707CE" w:rsidRDefault="00023BC3" w:rsidP="00023BC3">
      <w:pPr>
        <w:pStyle w:val="36"/>
        <w:framePr w:wrap="notBeside"/>
        <w:rPr>
          <w:rtl/>
        </w:rPr>
      </w:pPr>
      <w:r w:rsidRPr="00F707CE">
        <w:rPr>
          <w:rtl/>
        </w:rPr>
        <w:t>אביי:</w:t>
      </w:r>
      <w:r w:rsidRPr="00F707CE">
        <w:rPr>
          <w:rFonts w:hint="cs"/>
          <w:rtl/>
        </w:rPr>
        <w:t xml:space="preserve"> ש''מ</w:t>
      </w:r>
      <w:r w:rsidR="00F707CE" w:rsidRPr="00F707CE">
        <w:rPr>
          <w:rFonts w:hint="cs"/>
          <w:rtl/>
        </w:rPr>
        <w:t>:</w:t>
      </w:r>
    </w:p>
    <w:p w14:paraId="7C27ED52" w14:textId="69FBC845" w:rsidR="00023BC3" w:rsidRDefault="00023BC3" w:rsidP="00023BC3">
      <w:pPr>
        <w:rPr>
          <w:rtl/>
        </w:rPr>
      </w:pPr>
      <w:r w:rsidRPr="00F40D4B">
        <w:rPr>
          <w:rFonts w:hint="cs"/>
          <w:rtl/>
        </w:rPr>
        <w:t xml:space="preserve">דג משקלו בכריסו </w:t>
      </w:r>
    </w:p>
    <w:p w14:paraId="25B8EB41" w14:textId="77777777" w:rsidR="00F707CE" w:rsidRPr="00F707CE" w:rsidRDefault="00023BC3" w:rsidP="00023BC3">
      <w:pPr>
        <w:pStyle w:val="36"/>
        <w:framePr w:wrap="notBeside"/>
        <w:rPr>
          <w:rtl/>
        </w:rPr>
      </w:pPr>
      <w:r w:rsidRPr="00F707CE">
        <w:rPr>
          <w:rFonts w:hint="cs"/>
          <w:rtl/>
        </w:rPr>
        <w:t>ונפק</w:t>
      </w:r>
      <w:r w:rsidRPr="00F707CE">
        <w:rPr>
          <w:rtl/>
        </w:rPr>
        <w:t>"</w:t>
      </w:r>
      <w:r w:rsidRPr="00F707CE">
        <w:rPr>
          <w:rFonts w:hint="cs"/>
          <w:rtl/>
        </w:rPr>
        <w:t>מ</w:t>
      </w:r>
      <w:r w:rsidR="00F707CE" w:rsidRPr="00F707CE">
        <w:rPr>
          <w:rtl/>
        </w:rPr>
        <w:t>:</w:t>
      </w:r>
    </w:p>
    <w:p w14:paraId="7A993277" w14:textId="385B6831" w:rsidR="00023BC3" w:rsidRDefault="00023BC3" w:rsidP="00023BC3">
      <w:pPr>
        <w:rPr>
          <w:rtl/>
        </w:rPr>
      </w:pPr>
      <w:r w:rsidRPr="00F40D4B">
        <w:rPr>
          <w:rFonts w:hint="cs"/>
          <w:rtl/>
        </w:rPr>
        <w:t>למקח וממכר</w:t>
      </w:r>
      <w:r>
        <w:rPr>
          <w:rFonts w:hint="cs"/>
          <w:rtl/>
        </w:rPr>
        <w:t>,</w:t>
      </w:r>
      <w:r w:rsidRPr="00F40D4B">
        <w:rPr>
          <w:rFonts w:hint="cs"/>
          <w:rtl/>
        </w:rPr>
        <w:t xml:space="preserve"> שלא יקנה דג גדול קודם שהוציא בני מעיו</w:t>
      </w:r>
      <w:r>
        <w:rPr>
          <w:rFonts w:hint="cs"/>
          <w:rtl/>
        </w:rPr>
        <w:t>.</w:t>
      </w:r>
    </w:p>
    <w:p w14:paraId="14F4DFE1" w14:textId="77777777" w:rsidR="00A6533C" w:rsidRPr="00F40D4B" w:rsidRDefault="00A6533C" w:rsidP="00A6533C">
      <w:pPr>
        <w:pStyle w:val="aff9"/>
        <w:rPr>
          <w:rtl/>
        </w:rPr>
      </w:pPr>
      <w:r w:rsidRPr="00F40D4B">
        <w:rPr>
          <w:rtl/>
        </w:rPr>
        <w:t>***</w:t>
      </w:r>
    </w:p>
    <w:p w14:paraId="3CD300A2" w14:textId="77777777" w:rsidR="00023BC3" w:rsidRPr="00F40D4B" w:rsidRDefault="00023BC3" w:rsidP="00023BC3">
      <w:pPr>
        <w:pStyle w:val="afffff"/>
        <w:framePr w:wrap="around"/>
        <w:rPr>
          <w:rtl/>
        </w:rPr>
      </w:pPr>
      <w:del w:id="20264" w:author="קלוד" w:date="2026-10-06T10:08:05Z">
        <w:r>
          <w:rPr>
            <w:rtl/>
          </w:rPr>
          <w:delText xml:space="preserve">משנה</w:delText>
        </w:r>
      </w:del>
      <w:ins w:id="20265" w:author="קלוד" w:date="2026-10-06T10:08:05Z">
        <w:r>
          <w:rPr>
            <w:rtl/>
          </w:rPr>
          <w:t xml:space="preserve">משנה ד</w:t>
        </w:r>
      </w:ins>
      <w:del w:id="20266" w:author="קלוד" w:date="2026-10-06T10:08:05Z">
        <w:r>
          <w:rPr>
            <w:rFonts w:hint="cs"/>
            <w:rtl/>
          </w:rPr>
          <w:delText xml:space="preserve">   </w:delText>
        </w:r>
      </w:del>
      <w:del w:id="20267" w:author="קלוד" w:date="2026-10-06T10:08:05Z">
        <w:r>
          <w:rPr>
            <w:rtl/>
          </w:rPr>
          <w:delText xml:space="preserve">.</w:delText>
        </w:r>
      </w:del>
    </w:p>
    <w:p w14:paraId="05CC2351" w14:textId="77777777" w:rsidR="00023BC3" w:rsidRPr="00F40D4B" w:rsidRDefault="00023BC3" w:rsidP="00023BC3">
      <w:pPr>
        <w:pStyle w:val="afff3"/>
        <w:rPr>
          <w:rtl/>
        </w:rPr>
      </w:pPr>
      <w:ins w:id="9826" w:author="מספור קטעי משנה" w:date="2026-10-06T10:03:19Z">
        <w:r>
          <w:rPr>
            <w:rStyle w:val="MisparKeta"/>
          </w:rPr>
          <w:t xml:space="preserve">א. </w:t>
        </w:r>
      </w:ins>
      <w:r w:rsidRPr="00F40D4B">
        <w:rPr>
          <w:rtl/>
        </w:rPr>
        <w:t>השוכר את הפרה לחרוש בהר וחרש בבקעה, אם נשבר הקנקן</w:t>
      </w:r>
      <w:r>
        <w:rPr>
          <w:rFonts w:hint="cs"/>
          <w:rtl/>
        </w:rPr>
        <w:t xml:space="preserve"> </w:t>
      </w:r>
      <w:r w:rsidRPr="00F40D4B">
        <w:rPr>
          <w:rFonts w:hint="cs"/>
          <w:rtl/>
        </w:rPr>
        <w:t>[יתד מחרשה]</w:t>
      </w:r>
      <w:r w:rsidRPr="00F40D4B">
        <w:rPr>
          <w:rtl/>
        </w:rPr>
        <w:t xml:space="preserve"> פטור.</w:t>
      </w:r>
    </w:p>
    <w:p w14:paraId="03739373" w14:textId="77777777" w:rsidR="00023BC3" w:rsidRPr="00F40D4B" w:rsidRDefault="00023BC3" w:rsidP="00023BC3">
      <w:pPr>
        <w:pStyle w:val="afff3"/>
        <w:rPr>
          <w:rtl/>
        </w:rPr>
      </w:pPr>
      <w:r w:rsidRPr="00F40D4B">
        <w:rPr>
          <w:rtl/>
        </w:rPr>
        <w:t>בבקעה וחרש בהר, אם נשבר הקנקן - חייב.</w:t>
      </w:r>
    </w:p>
    <w:p w14:paraId="03EC5F06" w14:textId="77777777" w:rsidR="00023BC3" w:rsidRDefault="00023BC3" w:rsidP="00023BC3">
      <w:pPr>
        <w:pStyle w:val="afff3"/>
        <w:rPr>
          <w:rtl/>
        </w:rPr>
      </w:pPr>
      <w:r w:rsidRPr="00F40D4B">
        <w:rPr>
          <w:rtl/>
        </w:rPr>
        <w:lastRenderedPageBreak/>
        <w:t xml:space="preserve">לדוש בקטנית ודש בתבואה פטור, </w:t>
      </w:r>
    </w:p>
    <w:p w14:paraId="1E061E28" w14:textId="77777777" w:rsidR="00023BC3" w:rsidRPr="00F40D4B" w:rsidRDefault="00023BC3" w:rsidP="00023BC3">
      <w:pPr>
        <w:pStyle w:val="afff3"/>
        <w:rPr>
          <w:rtl/>
        </w:rPr>
      </w:pPr>
      <w:r w:rsidRPr="00F40D4B">
        <w:rPr>
          <w:rtl/>
        </w:rPr>
        <w:t>לדוש בתבואה ודש בקטנית חייב, מפני שהקטנית מחלקת.</w:t>
      </w:r>
    </w:p>
    <w:p w14:paraId="6BBFA81D" w14:textId="77777777" w:rsidR="00023BC3" w:rsidRDefault="00023BC3" w:rsidP="00023BC3">
      <w:pPr>
        <w:pStyle w:val="affff9"/>
        <w:rPr>
          <w:rtl/>
        </w:rPr>
      </w:pPr>
      <w:r>
        <w:rPr>
          <w:rFonts w:hint="cs"/>
          <w:rtl/>
        </w:rPr>
        <w:t xml:space="preserve">במקום שלא שינה </w:t>
      </w:r>
    </w:p>
    <w:p w14:paraId="44EB37A2" w14:textId="3D46A518" w:rsidR="00F707CE" w:rsidRPr="00F707CE" w:rsidRDefault="00023BC3" w:rsidP="00023BC3">
      <w:pPr>
        <w:pStyle w:val="36"/>
        <w:framePr w:wrap="notBeside"/>
        <w:rPr>
          <w:rtl/>
        </w:rPr>
      </w:pPr>
      <w:r w:rsidRPr="00F707CE">
        <w:rPr>
          <w:rFonts w:hint="cs"/>
          <w:rtl/>
        </w:rPr>
        <w:t>לר</w:t>
      </w:r>
      <w:r w:rsidRPr="00F707CE">
        <w:rPr>
          <w:rtl/>
        </w:rPr>
        <w:t>"</w:t>
      </w:r>
      <w:r w:rsidRPr="00F707CE">
        <w:rPr>
          <w:rFonts w:hint="cs"/>
          <w:rtl/>
        </w:rPr>
        <w:t>פ</w:t>
      </w:r>
      <w:r w:rsidR="00F707CE" w:rsidRPr="00F707CE">
        <w:rPr>
          <w:rFonts w:hint="cs"/>
          <w:rtl/>
        </w:rPr>
        <w:t>:</w:t>
      </w:r>
    </w:p>
    <w:p w14:paraId="731D4F02" w14:textId="4225F315" w:rsidR="00023BC3" w:rsidRPr="00F40D4B" w:rsidRDefault="00023BC3" w:rsidP="00023BC3">
      <w:pPr>
        <w:rPr>
          <w:rtl/>
        </w:rPr>
      </w:pPr>
      <w:r w:rsidRPr="00F40D4B">
        <w:rPr>
          <w:rFonts w:hint="cs"/>
          <w:rtl/>
        </w:rPr>
        <w:t xml:space="preserve">המנהיג </w:t>
      </w:r>
      <w:r w:rsidRPr="00C67E14">
        <w:rPr>
          <w:rStyle w:val="afffff2"/>
          <w:rFonts w:hint="cs"/>
          <w:rtl/>
        </w:rPr>
        <w:t>האוחז במלמד</w:t>
      </w:r>
      <w:r w:rsidRPr="00F40D4B">
        <w:rPr>
          <w:rFonts w:hint="cs"/>
          <w:rtl/>
        </w:rPr>
        <w:t xml:space="preserve"> משלם, </w:t>
      </w:r>
      <w:r w:rsidRPr="00C67E14">
        <w:rPr>
          <w:rStyle w:val="affffc"/>
          <w:rFonts w:hint="cs"/>
          <w:rtl/>
        </w:rPr>
        <w:t>רשבדר</w:t>
      </w:r>
      <w:r w:rsidRPr="00C67E14">
        <w:rPr>
          <w:rStyle w:val="affffc"/>
          <w:rtl/>
        </w:rPr>
        <w:t>"</w:t>
      </w:r>
      <w:r w:rsidRPr="00C67E14">
        <w:rPr>
          <w:rStyle w:val="affffc"/>
          <w:rFonts w:hint="cs"/>
          <w:rtl/>
        </w:rPr>
        <w:t>א:</w:t>
      </w:r>
      <w:r w:rsidRPr="00F40D4B">
        <w:rPr>
          <w:rFonts w:hint="cs"/>
          <w:rtl/>
        </w:rPr>
        <w:t xml:space="preserve"> הנגרר </w:t>
      </w:r>
      <w:r w:rsidRPr="00C67E14">
        <w:rPr>
          <w:rStyle w:val="afffff2"/>
          <w:rFonts w:hint="cs"/>
          <w:rtl/>
        </w:rPr>
        <w:t>האוחז בכלי</w:t>
      </w:r>
      <w:r w:rsidRPr="00F40D4B">
        <w:rPr>
          <w:rFonts w:hint="cs"/>
          <w:rtl/>
        </w:rPr>
        <w:t xml:space="preserve"> משלם</w:t>
      </w:r>
      <w:r>
        <w:rPr>
          <w:rFonts w:hint="cs"/>
          <w:rtl/>
        </w:rPr>
        <w:t>.</w:t>
      </w:r>
    </w:p>
    <w:p w14:paraId="46A792BE" w14:textId="40C05194" w:rsidR="00F707CE" w:rsidRPr="00F707CE" w:rsidRDefault="00023BC3" w:rsidP="00023BC3">
      <w:pPr>
        <w:pStyle w:val="36"/>
        <w:framePr w:wrap="notBeside"/>
        <w:rPr>
          <w:rtl/>
        </w:rPr>
      </w:pPr>
      <w:r w:rsidRPr="00F707CE">
        <w:rPr>
          <w:rtl/>
        </w:rPr>
        <w:t>והלכתא</w:t>
      </w:r>
      <w:r w:rsidR="00F707CE" w:rsidRPr="00F707CE">
        <w:rPr>
          <w:rtl/>
        </w:rPr>
        <w:t>:</w:t>
      </w:r>
    </w:p>
    <w:p w14:paraId="5E83808E" w14:textId="0EC214E0" w:rsidR="00023BC3" w:rsidRPr="000E6184" w:rsidRDefault="00023BC3" w:rsidP="00023BC3">
      <w:pPr>
        <w:rPr>
          <w:spacing w:val="-4"/>
          <w:rtl/>
        </w:rPr>
      </w:pPr>
      <w:r w:rsidRPr="000E6184">
        <w:rPr>
          <w:rFonts w:hint="cs"/>
          <w:spacing w:val="-4"/>
          <w:rtl/>
        </w:rPr>
        <w:t xml:space="preserve">האוחז מאחור בכלי משלם, </w:t>
      </w:r>
      <w:r w:rsidRPr="00E82000">
        <w:rPr>
          <w:rFonts w:hint="cs"/>
          <w:b/>
          <w:bCs/>
          <w:rtl/>
        </w:rPr>
        <w:t>ובמקום המוחזק בסלעים</w:t>
      </w:r>
      <w:r w:rsidRPr="000E6184">
        <w:rPr>
          <w:rFonts w:hint="cs"/>
          <w:spacing w:val="-4"/>
          <w:rtl/>
        </w:rPr>
        <w:t xml:space="preserve"> שניהם משלמים.</w:t>
      </w:r>
    </w:p>
    <w:p w14:paraId="75E7A7F1" w14:textId="77777777" w:rsidR="00023BC3" w:rsidRPr="00F40D4B" w:rsidRDefault="00023BC3" w:rsidP="00023BC3">
      <w:pPr>
        <w:pStyle w:val="aff9"/>
      </w:pPr>
      <w:r>
        <w:rPr>
          <w:rFonts w:hint="cs"/>
          <w:rtl/>
        </w:rPr>
        <w:t>***</w:t>
      </w:r>
    </w:p>
    <w:p w14:paraId="385C8B9B" w14:textId="6A8C1D4C" w:rsidR="00F707CE" w:rsidRPr="00F707CE" w:rsidRDefault="00023BC3" w:rsidP="00023BC3">
      <w:pPr>
        <w:pStyle w:val="36"/>
        <w:framePr w:wrap="notBeside"/>
        <w:rPr>
          <w:rtl/>
        </w:rPr>
      </w:pPr>
      <w:r w:rsidRPr="00F707CE">
        <w:rPr>
          <w:rtl/>
        </w:rPr>
        <w:t>רי"ו</w:t>
      </w:r>
      <w:r w:rsidR="00F707CE" w:rsidRPr="00F707CE">
        <w:rPr>
          <w:rtl/>
        </w:rPr>
        <w:t>:</w:t>
      </w:r>
    </w:p>
    <w:p w14:paraId="7620C104" w14:textId="25B553CC" w:rsidR="00023BC3" w:rsidRDefault="00023BC3" w:rsidP="00023BC3">
      <w:pPr>
        <w:rPr>
          <w:rtl/>
        </w:rPr>
      </w:pPr>
      <w:r w:rsidRPr="00C67E14">
        <w:rPr>
          <w:rStyle w:val="affffa"/>
          <w:rtl/>
        </w:rPr>
        <w:t>המוכר פרה לחבירו וא</w:t>
      </w:r>
      <w:r w:rsidRPr="00C67E14">
        <w:rPr>
          <w:rStyle w:val="affffa"/>
          <w:rFonts w:hint="cs"/>
          <w:rtl/>
        </w:rPr>
        <w:t>"</w:t>
      </w:r>
      <w:r w:rsidRPr="00C67E14">
        <w:rPr>
          <w:rStyle w:val="affffa"/>
          <w:rtl/>
        </w:rPr>
        <w:t xml:space="preserve">ל: פרה זו נגחנית, נשכנית, בעטנית, </w:t>
      </w:r>
      <w:r w:rsidRPr="000E6184">
        <w:rPr>
          <w:spacing w:val="2"/>
          <w:rtl/>
        </w:rPr>
        <w:t>רבצנית,</w:t>
      </w:r>
      <w:r w:rsidRPr="000E6184">
        <w:rPr>
          <w:rFonts w:hint="cs"/>
          <w:spacing w:val="2"/>
          <w:rtl/>
        </w:rPr>
        <w:t xml:space="preserve"> היא </w:t>
      </w:r>
      <w:r w:rsidRPr="00E82000">
        <w:rPr>
          <w:b/>
          <w:bCs/>
          <w:rtl/>
        </w:rPr>
        <w:t>והיה בה מום אחד</w:t>
      </w:r>
      <w:r w:rsidRPr="000E6184">
        <w:rPr>
          <w:spacing w:val="2"/>
          <w:rtl/>
        </w:rPr>
        <w:t xml:space="preserve"> וסנפו בין המומין הר</w:t>
      </w:r>
      <w:r w:rsidRPr="000E6184">
        <w:rPr>
          <w:rFonts w:hint="cs"/>
          <w:spacing w:val="2"/>
          <w:rtl/>
        </w:rPr>
        <w:t>"ז</w:t>
      </w:r>
      <w:r w:rsidRPr="000E6184">
        <w:rPr>
          <w:spacing w:val="2"/>
          <w:rtl/>
        </w:rPr>
        <w:t xml:space="preserve"> מקח טעות.</w:t>
      </w:r>
      <w:r w:rsidRPr="00F40D4B">
        <w:rPr>
          <w:rFonts w:hint="cs"/>
          <w:rtl/>
        </w:rPr>
        <w:t xml:space="preserve"> </w:t>
      </w:r>
    </w:p>
    <w:p w14:paraId="6199AC3D" w14:textId="77777777" w:rsidR="00023BC3" w:rsidRPr="00F40D4B" w:rsidRDefault="00023BC3" w:rsidP="00023BC3">
      <w:pPr>
        <w:rPr>
          <w:rtl/>
        </w:rPr>
      </w:pPr>
      <w:r w:rsidRPr="00E82000">
        <w:rPr>
          <w:b/>
          <w:bCs/>
          <w:rtl/>
        </w:rPr>
        <w:t>מום זה ומום אחר</w:t>
      </w:r>
      <w:r w:rsidRPr="00F40D4B">
        <w:rPr>
          <w:rtl/>
        </w:rPr>
        <w:t xml:space="preserve"> </w:t>
      </w:r>
      <w:r>
        <w:rPr>
          <w:rFonts w:hint="cs"/>
          <w:rtl/>
        </w:rPr>
        <w:t xml:space="preserve">- </w:t>
      </w:r>
      <w:r w:rsidRPr="00F40D4B">
        <w:rPr>
          <w:rtl/>
        </w:rPr>
        <w:t>א</w:t>
      </w:r>
      <w:r w:rsidRPr="00F40D4B">
        <w:rPr>
          <w:rFonts w:hint="cs"/>
          <w:rtl/>
        </w:rPr>
        <w:t>"ז</w:t>
      </w:r>
      <w:r w:rsidRPr="00F40D4B">
        <w:rPr>
          <w:rtl/>
        </w:rPr>
        <w:t xml:space="preserve"> מקח טעות.</w:t>
      </w:r>
    </w:p>
    <w:p w14:paraId="1A59CB62" w14:textId="77777777" w:rsidR="00F707CE" w:rsidRPr="00F707CE" w:rsidRDefault="00023BC3" w:rsidP="00023BC3">
      <w:pPr>
        <w:pStyle w:val="36"/>
        <w:framePr w:wrap="notBeside"/>
        <w:rPr>
          <w:rtl/>
        </w:rPr>
      </w:pPr>
      <w:r w:rsidRPr="00F707CE">
        <w:rPr>
          <w:rFonts w:hint="cs"/>
          <w:rtl/>
        </w:rPr>
        <w:t>ותנ</w:t>
      </w:r>
      <w:r w:rsidRPr="00F707CE">
        <w:rPr>
          <w:rtl/>
        </w:rPr>
        <w:t>"</w:t>
      </w:r>
      <w:r w:rsidRPr="00F707CE">
        <w:rPr>
          <w:rFonts w:hint="cs"/>
          <w:rtl/>
        </w:rPr>
        <w:t>ה</w:t>
      </w:r>
      <w:r w:rsidR="00F707CE" w:rsidRPr="00F707CE">
        <w:rPr>
          <w:rtl/>
        </w:rPr>
        <w:t>:</w:t>
      </w:r>
    </w:p>
    <w:p w14:paraId="227B7FFB" w14:textId="5164929F" w:rsidR="00023BC3" w:rsidRPr="00F40D4B" w:rsidRDefault="00023BC3" w:rsidP="00023BC3">
      <w:pPr>
        <w:rPr>
          <w:rtl/>
        </w:rPr>
      </w:pPr>
      <w:r w:rsidRPr="00E82000">
        <w:rPr>
          <w:rFonts w:hint="cs"/>
          <w:b/>
          <w:bCs/>
          <w:rtl/>
        </w:rPr>
        <w:t>גבי שפחה:</w:t>
      </w:r>
      <w:r w:rsidRPr="00F40D4B">
        <w:rPr>
          <w:rFonts w:hint="cs"/>
          <w:rtl/>
        </w:rPr>
        <w:t xml:space="preserve"> </w:t>
      </w:r>
      <w:r w:rsidRPr="00C67E14">
        <w:rPr>
          <w:rStyle w:val="affffc"/>
          <w:rFonts w:hint="cs"/>
          <w:rtl/>
        </w:rPr>
        <w:t>דא</w:t>
      </w:r>
      <w:r w:rsidRPr="00C67E14">
        <w:rPr>
          <w:rStyle w:val="affffc"/>
          <w:rtl/>
        </w:rPr>
        <w:t>"</w:t>
      </w:r>
      <w:r w:rsidRPr="00C67E14">
        <w:rPr>
          <w:rStyle w:val="affffc"/>
          <w:rFonts w:hint="cs"/>
          <w:rtl/>
        </w:rPr>
        <w:t>ל</w:t>
      </w:r>
      <w:r w:rsidRPr="00C67E14">
        <w:rPr>
          <w:rStyle w:val="affffc"/>
          <w:rtl/>
        </w:rPr>
        <w:t>:</w:t>
      </w:r>
      <w:r w:rsidRPr="00F40D4B">
        <w:rPr>
          <w:rtl/>
        </w:rPr>
        <w:t xml:space="preserve"> שפחה זו שוטה</w:t>
      </w:r>
      <w:r w:rsidRPr="00F40D4B">
        <w:rPr>
          <w:rFonts w:hint="cs"/>
          <w:rtl/>
        </w:rPr>
        <w:t>,</w:t>
      </w:r>
      <w:r w:rsidRPr="00F40D4B">
        <w:rPr>
          <w:rtl/>
        </w:rPr>
        <w:t xml:space="preserve"> ניכפית</w:t>
      </w:r>
      <w:r w:rsidRPr="00F40D4B">
        <w:rPr>
          <w:rFonts w:hint="cs"/>
          <w:rtl/>
        </w:rPr>
        <w:t>,</w:t>
      </w:r>
      <w:r w:rsidRPr="00F40D4B">
        <w:rPr>
          <w:rtl/>
        </w:rPr>
        <w:t xml:space="preserve"> משועממת,</w:t>
      </w:r>
      <w:r w:rsidRPr="00F40D4B">
        <w:rPr>
          <w:rFonts w:hint="cs"/>
          <w:rtl/>
        </w:rPr>
        <w:t xml:space="preserve"> וכו'</w:t>
      </w:r>
    </w:p>
    <w:p w14:paraId="795599EB" w14:textId="4E7355BE" w:rsidR="00F707CE" w:rsidRPr="00F707CE" w:rsidRDefault="00023BC3" w:rsidP="00023BC3">
      <w:pPr>
        <w:pStyle w:val="36"/>
        <w:framePr w:wrap="notBeside"/>
        <w:rPr>
          <w:rtl/>
        </w:rPr>
      </w:pPr>
      <w:r w:rsidRPr="00F707CE">
        <w:rPr>
          <w:rFonts w:hint="cs"/>
          <w:rtl/>
        </w:rPr>
        <w:t>מ</w:t>
      </w:r>
      <w:r w:rsidRPr="00F707CE">
        <w:rPr>
          <w:rtl/>
        </w:rPr>
        <w:t>רבא</w:t>
      </w:r>
      <w:r w:rsidR="00F707CE" w:rsidRPr="00F707CE">
        <w:rPr>
          <w:rtl/>
        </w:rPr>
        <w:t>:</w:t>
      </w:r>
    </w:p>
    <w:p w14:paraId="76FB1590" w14:textId="01DC3E7B" w:rsidR="00023BC3" w:rsidRPr="00F40D4B" w:rsidRDefault="00023BC3" w:rsidP="00023BC3">
      <w:pPr>
        <w:rPr>
          <w:rtl/>
        </w:rPr>
      </w:pPr>
      <w:r w:rsidRPr="00F40D4B">
        <w:rPr>
          <w:rtl/>
        </w:rPr>
        <w:t xml:space="preserve">היו בה כל המומין הללו </w:t>
      </w:r>
      <w:r w:rsidRPr="00F40D4B">
        <w:rPr>
          <w:rFonts w:hint="cs"/>
          <w:rtl/>
        </w:rPr>
        <w:t>אי</w:t>
      </w:r>
      <w:r w:rsidRPr="00F40D4B">
        <w:rPr>
          <w:rtl/>
        </w:rPr>
        <w:t>"</w:t>
      </w:r>
      <w:r w:rsidRPr="00F40D4B">
        <w:rPr>
          <w:rFonts w:hint="cs"/>
          <w:rtl/>
        </w:rPr>
        <w:t>ז</w:t>
      </w:r>
      <w:r w:rsidRPr="00F40D4B">
        <w:rPr>
          <w:rtl/>
        </w:rPr>
        <w:t xml:space="preserve"> מקח טעות.</w:t>
      </w:r>
    </w:p>
    <w:p w14:paraId="19771A8B" w14:textId="77777777" w:rsidR="00023BC3" w:rsidRPr="00F40D4B" w:rsidRDefault="00023BC3" w:rsidP="00023BC3">
      <w:pPr>
        <w:pStyle w:val="aff9"/>
        <w:rPr>
          <w:rtl/>
        </w:rPr>
      </w:pPr>
      <w:r w:rsidRPr="00F40D4B">
        <w:rPr>
          <w:rtl/>
        </w:rPr>
        <w:t>***</w:t>
      </w:r>
    </w:p>
    <w:p w14:paraId="09420943" w14:textId="77777777" w:rsidR="00023BC3" w:rsidRPr="00F40D4B" w:rsidRDefault="00023BC3" w:rsidP="00023BC3">
      <w:pPr>
        <w:pStyle w:val="afffff"/>
        <w:framePr w:wrap="around"/>
        <w:rPr>
          <w:rtl/>
        </w:rPr>
      </w:pPr>
      <w:del w:id="20268" w:author="קלוד" w:date="2026-10-06T10:08:05Z">
        <w:r>
          <w:rPr>
            <w:rtl/>
          </w:rPr>
          <w:delText xml:space="preserve">משנה.</w:delText>
        </w:r>
      </w:del>
      <w:ins w:id="20269" w:author="קלוד" w:date="2026-10-06T10:08:05Z">
        <w:r>
          <w:rPr>
            <w:rtl/>
          </w:rPr>
          <w:t xml:space="preserve">משנה ה</w:t>
        </w:r>
      </w:ins>
    </w:p>
    <w:p w14:paraId="4569FCBF" w14:textId="77777777" w:rsidR="00023BC3" w:rsidRDefault="00023BC3" w:rsidP="00023BC3">
      <w:pPr>
        <w:pStyle w:val="afff3"/>
        <w:rPr>
          <w:rtl/>
        </w:rPr>
      </w:pPr>
      <w:ins w:id="9827" w:author="מספור קטעי משנה" w:date="2026-10-06T10:03:19Z">
        <w:r>
          <w:rPr>
            <w:rStyle w:val="MisparKeta"/>
          </w:rPr>
          <w:t xml:space="preserve">ד. </w:t>
        </w:r>
      </w:ins>
      <w:r w:rsidRPr="00F40D4B">
        <w:rPr>
          <w:rtl/>
        </w:rPr>
        <w:t xml:space="preserve">השוכר את החמור להביא עליה חטין והביא עליה שעורין </w:t>
      </w:r>
      <w:r>
        <w:rPr>
          <w:rFonts w:hint="cs"/>
          <w:rtl/>
        </w:rPr>
        <w:t>-</w:t>
      </w:r>
      <w:r w:rsidRPr="00F40D4B">
        <w:rPr>
          <w:rtl/>
        </w:rPr>
        <w:t>חייב</w:t>
      </w:r>
    </w:p>
    <w:p w14:paraId="0E120814" w14:textId="77777777" w:rsidR="00023BC3" w:rsidRPr="00F40D4B" w:rsidRDefault="00023BC3" w:rsidP="00023BC3">
      <w:pPr>
        <w:pStyle w:val="afff3"/>
        <w:rPr>
          <w:rtl/>
        </w:rPr>
      </w:pPr>
      <w:r w:rsidRPr="00F40D4B">
        <w:rPr>
          <w:rtl/>
        </w:rPr>
        <w:t>תבואה והביא עליה תבן</w:t>
      </w:r>
      <w:r w:rsidRPr="00F40D4B">
        <w:rPr>
          <w:rFonts w:hint="cs"/>
          <w:rtl/>
        </w:rPr>
        <w:t xml:space="preserve"> </w:t>
      </w:r>
      <w:r>
        <w:rPr>
          <w:rFonts w:hint="cs"/>
          <w:rtl/>
        </w:rPr>
        <w:t xml:space="preserve">- </w:t>
      </w:r>
      <w:r w:rsidRPr="00F40D4B">
        <w:rPr>
          <w:rtl/>
        </w:rPr>
        <w:t>חייב,</w:t>
      </w:r>
      <w:r>
        <w:rPr>
          <w:rFonts w:hint="cs"/>
          <w:rtl/>
        </w:rPr>
        <w:t xml:space="preserve"> </w:t>
      </w:r>
      <w:r w:rsidRPr="00F40D4B">
        <w:rPr>
          <w:rtl/>
        </w:rPr>
        <w:t>מפני שהנפח קשה כמשאוי.</w:t>
      </w:r>
    </w:p>
    <w:p w14:paraId="64CC8ED3" w14:textId="77777777" w:rsidR="00023BC3" w:rsidRPr="00DC40DA" w:rsidRDefault="00023BC3" w:rsidP="00023BC3">
      <w:pPr>
        <w:pStyle w:val="afff3"/>
        <w:rPr>
          <w:spacing w:val="-2"/>
          <w:rtl/>
        </w:rPr>
      </w:pPr>
      <w:r w:rsidRPr="00DC40DA">
        <w:rPr>
          <w:spacing w:val="-2"/>
          <w:rtl/>
        </w:rPr>
        <w:t>להביא לתך חטין והביא לתך שעורין פטור, ואם מוסיף על משאו חייב</w:t>
      </w:r>
      <w:r w:rsidRPr="00DC40DA">
        <w:rPr>
          <w:rFonts w:hint="cs"/>
          <w:spacing w:val="-2"/>
          <w:rtl/>
        </w:rPr>
        <w:t>.</w:t>
      </w:r>
    </w:p>
    <w:p w14:paraId="16903143" w14:textId="77777777" w:rsidR="00023BC3" w:rsidRDefault="00023BC3" w:rsidP="00023BC3">
      <w:pPr>
        <w:pStyle w:val="afff3"/>
        <w:jc w:val="center"/>
        <w:rPr>
          <w:rtl/>
        </w:rPr>
      </w:pPr>
      <w:r w:rsidRPr="00F40D4B">
        <w:rPr>
          <w:rtl/>
        </w:rPr>
        <w:t>וכמה יוסיף על משאו ויהא חייב?</w:t>
      </w:r>
    </w:p>
    <w:p w14:paraId="34BE8D70" w14:textId="77777777" w:rsidR="00023BC3" w:rsidRPr="00F40D4B" w:rsidRDefault="00023BC3" w:rsidP="00023BC3">
      <w:pPr>
        <w:pStyle w:val="afff3"/>
        <w:rPr>
          <w:rtl/>
        </w:rPr>
      </w:pPr>
      <w:r w:rsidRPr="00C67E14">
        <w:rPr>
          <w:rStyle w:val="TanaimMishna"/>
          <w:rtl/>
          <w:rPrChange w:id="20113" w:author="קלוד" w:date="2026-10-06T10:08:05Z">
            <w:rPr>
              <w:rStyle w:val="affffc"/>
              <w:rtl/>
            </w:rPr>
          </w:rPrChange>
        </w:rPr>
        <w:t>סומכוס משום</w:t>
      </w:r>
      <w:r>
        <w:rPr>
          <w:rStyle w:val="TanaimMishna"/>
          <w:rFonts w:hint="cs"/>
          <w:rtl/>
          <w:rPrChange w:id="20114" w:author="קלוד" w:date="2026-10-06T10:08:05Z">
            <w:rPr>
              <w:rStyle w:val="affffc"/>
              <w:rFonts w:hint="cs"/>
              <w:rtl/>
            </w:rPr>
          </w:rPrChange>
        </w:rPr>
        <w:t>ר''מ</w:t>
      </w:r>
      <w:r w:rsidRPr="00C67E14">
        <w:rPr>
          <w:rStyle w:val="TanaimMishna"/>
          <w:rtl/>
          <w:rPrChange w:id="20115" w:author="קלוד" w:date="2026-10-06T10:08:05Z">
            <w:rPr>
              <w:rStyle w:val="affffc"/>
              <w:rtl/>
            </w:rPr>
          </w:rPrChange>
        </w:rPr>
        <w:t>:</w:t>
      </w:r>
      <w:r w:rsidRPr="00F40D4B">
        <w:rPr>
          <w:rtl/>
        </w:rPr>
        <w:t xml:space="preserve"> סאה לגמל, שלשה קבין לחמור.</w:t>
      </w:r>
    </w:p>
    <w:p w14:paraId="429059EB" w14:textId="452CD123" w:rsidR="00F707CE" w:rsidRPr="00F707CE" w:rsidRDefault="00023BC3" w:rsidP="00023BC3">
      <w:pPr>
        <w:pStyle w:val="36"/>
        <w:framePr w:wrap="notBeside"/>
        <w:rPr>
          <w:rtl/>
        </w:rPr>
      </w:pPr>
      <w:r w:rsidRPr="00F707CE">
        <w:rPr>
          <w:rtl/>
        </w:rPr>
        <w:t>אביי:</w:t>
      </w:r>
      <w:r w:rsidRPr="00F707CE">
        <w:rPr>
          <w:rFonts w:hint="cs"/>
          <w:rtl/>
        </w:rPr>
        <w:t xml:space="preserve"> תנן</w:t>
      </w:r>
      <w:r w:rsidR="00F707CE" w:rsidRPr="00F707CE">
        <w:rPr>
          <w:rFonts w:hint="cs"/>
          <w:rtl/>
        </w:rPr>
        <w:t>:</w:t>
      </w:r>
    </w:p>
    <w:p w14:paraId="267B5226" w14:textId="63FED724" w:rsidR="00023BC3" w:rsidRPr="00F40D4B" w:rsidRDefault="00023BC3" w:rsidP="00023BC3">
      <w:pPr>
        <w:rPr>
          <w:rtl/>
        </w:rPr>
      </w:pPr>
      <w:r w:rsidRPr="00F40D4B">
        <w:rPr>
          <w:rtl/>
        </w:rPr>
        <w:t xml:space="preserve">קשה </w:t>
      </w:r>
      <w:r w:rsidRPr="000E6184">
        <w:rPr>
          <w:rFonts w:cs="BA Vilna Bold"/>
          <w:u w:val="single"/>
          <w:rtl/>
        </w:rPr>
        <w:t>כ</w:t>
      </w:r>
      <w:r w:rsidRPr="00F40D4B">
        <w:rPr>
          <w:rtl/>
        </w:rPr>
        <w:t>משאוי, נפח כ</w:t>
      </w:r>
      <w:r w:rsidRPr="00F40D4B">
        <w:rPr>
          <w:rFonts w:hint="cs"/>
          <w:rtl/>
        </w:rPr>
        <w:t>משקל</w:t>
      </w:r>
      <w:r w:rsidRPr="00F40D4B">
        <w:rPr>
          <w:rtl/>
        </w:rPr>
        <w:t>, ואי מוסיף שלשה קבין חייב.</w:t>
      </w:r>
      <w:r>
        <w:rPr>
          <w:rStyle w:val="afffff2"/>
          <w:rFonts w:hint="cs"/>
          <w:rtl/>
        </w:rPr>
        <w:t xml:space="preserve"> </w:t>
      </w:r>
      <w:r w:rsidRPr="00C67E14">
        <w:rPr>
          <w:rStyle w:val="afffff2"/>
          <w:rFonts w:hint="cs"/>
          <w:rtl/>
        </w:rPr>
        <w:t>[שנפח בנוסף למשקל]</w:t>
      </w:r>
    </w:p>
    <w:p w14:paraId="58E2A562" w14:textId="76A5000A" w:rsidR="00F707CE" w:rsidRPr="00F707CE" w:rsidRDefault="00023BC3" w:rsidP="00023BC3">
      <w:pPr>
        <w:pStyle w:val="36"/>
        <w:framePr w:wrap="notBeside"/>
        <w:rPr>
          <w:rtl/>
        </w:rPr>
      </w:pPr>
      <w:r w:rsidRPr="00F707CE">
        <w:rPr>
          <w:rtl/>
        </w:rPr>
        <w:t>רבא:</w:t>
      </w:r>
      <w:r w:rsidRPr="00F707CE">
        <w:rPr>
          <w:rFonts w:hint="cs"/>
          <w:rtl/>
        </w:rPr>
        <w:t xml:space="preserve"> תנן</w:t>
      </w:r>
      <w:r w:rsidR="00F707CE" w:rsidRPr="00F707CE">
        <w:rPr>
          <w:rFonts w:hint="cs"/>
          <w:rtl/>
        </w:rPr>
        <w:t>:</w:t>
      </w:r>
    </w:p>
    <w:p w14:paraId="1C5B2C3E" w14:textId="36D65E0B" w:rsidR="00023BC3" w:rsidRPr="00F40D4B" w:rsidRDefault="00023BC3" w:rsidP="00023BC3">
      <w:pPr>
        <w:rPr>
          <w:rtl/>
        </w:rPr>
      </w:pPr>
      <w:r w:rsidRPr="00F40D4B">
        <w:rPr>
          <w:rtl/>
        </w:rPr>
        <w:t xml:space="preserve">קשה </w:t>
      </w:r>
      <w:r w:rsidRPr="000E6184">
        <w:rPr>
          <w:rFonts w:cs="BA Vilna Bold"/>
          <w:u w:val="single"/>
          <w:rtl/>
        </w:rPr>
        <w:t>ל</w:t>
      </w:r>
      <w:r w:rsidRPr="00F40D4B">
        <w:rPr>
          <w:rtl/>
        </w:rPr>
        <w:t xml:space="preserve">משאוי, </w:t>
      </w:r>
      <w:r w:rsidRPr="00F40D4B">
        <w:rPr>
          <w:rFonts w:hint="cs"/>
          <w:rtl/>
        </w:rPr>
        <w:t xml:space="preserve">משקל שווה והנפח הוא התוספת ורק בהוסיף שש קבין </w:t>
      </w:r>
      <w:r w:rsidRPr="000E6184">
        <w:rPr>
          <w:rStyle w:val="afffff2"/>
          <w:rFonts w:hint="cs"/>
          <w:rtl/>
        </w:rPr>
        <w:t>[סאה]</w:t>
      </w:r>
      <w:r w:rsidRPr="00F40D4B">
        <w:rPr>
          <w:rFonts w:hint="cs"/>
          <w:rtl/>
        </w:rPr>
        <w:t xml:space="preserve"> חייב</w:t>
      </w:r>
    </w:p>
    <w:p w14:paraId="473B448E" w14:textId="77777777" w:rsidR="00F707CE" w:rsidRPr="00F707CE" w:rsidRDefault="00023BC3" w:rsidP="00023BC3">
      <w:pPr>
        <w:pStyle w:val="36"/>
        <w:framePr w:wrap="notBeside"/>
        <w:rPr>
          <w:rtl/>
        </w:rPr>
      </w:pPr>
      <w:r w:rsidRPr="00F707CE">
        <w:rPr>
          <w:rFonts w:hint="cs"/>
          <w:rtl/>
        </w:rPr>
        <w:t>הך</w:t>
      </w:r>
      <w:r w:rsidR="00F707CE" w:rsidRPr="00F707CE">
        <w:rPr>
          <w:rtl/>
        </w:rPr>
        <w:t>:</w:t>
      </w:r>
    </w:p>
    <w:p w14:paraId="21A3AC10" w14:textId="09EF9532" w:rsidR="00023BC3" w:rsidRDefault="00023BC3" w:rsidP="00023BC3">
      <w:pPr>
        <w:rPr>
          <w:rtl/>
        </w:rPr>
      </w:pPr>
      <w:r w:rsidRPr="00F40D4B">
        <w:rPr>
          <w:rFonts w:hint="cs"/>
          <w:rtl/>
        </w:rPr>
        <w:t>ד'</w:t>
      </w:r>
      <w:r w:rsidRPr="00F40D4B">
        <w:rPr>
          <w:rtl/>
        </w:rPr>
        <w:t>להביא לתך חטין והביא לתך שעורין - פטור, ואם הוסיף על משאו חייב</w:t>
      </w:r>
      <w:r w:rsidRPr="00F40D4B">
        <w:rPr>
          <w:rFonts w:hint="cs"/>
          <w:rtl/>
        </w:rPr>
        <w:t xml:space="preserve"> </w:t>
      </w:r>
      <w:r>
        <w:rPr>
          <w:rFonts w:hint="cs"/>
          <w:rtl/>
        </w:rPr>
        <w:t>-</w:t>
      </w:r>
      <w:r w:rsidRPr="00F40D4B">
        <w:rPr>
          <w:rFonts w:hint="cs"/>
          <w:rtl/>
        </w:rPr>
        <w:t>היינו סאה</w:t>
      </w:r>
      <w:r w:rsidRPr="00F40D4B">
        <w:rPr>
          <w:rtl/>
        </w:rPr>
        <w:t>.</w:t>
      </w:r>
      <w:r>
        <w:rPr>
          <w:rFonts w:hint="cs"/>
          <w:rtl/>
        </w:rPr>
        <w:t xml:space="preserve"> </w:t>
      </w:r>
    </w:p>
    <w:p w14:paraId="7011C031" w14:textId="77777777" w:rsidR="00F707CE" w:rsidRPr="00F707CE" w:rsidRDefault="00023BC3" w:rsidP="00023BC3">
      <w:pPr>
        <w:pStyle w:val="36"/>
        <w:framePr w:wrap="notBeside"/>
        <w:rPr>
          <w:rtl/>
        </w:rPr>
      </w:pPr>
      <w:r w:rsidRPr="00F707CE">
        <w:rPr>
          <w:rtl/>
        </w:rPr>
        <w:lastRenderedPageBreak/>
        <w:t>וה</w:t>
      </w:r>
      <w:r w:rsidRPr="00F707CE">
        <w:rPr>
          <w:rFonts w:hint="cs"/>
          <w:rtl/>
        </w:rPr>
        <w:t>ך</w:t>
      </w:r>
      <w:r w:rsidR="00F707CE" w:rsidRPr="00F707CE">
        <w:rPr>
          <w:rtl/>
        </w:rPr>
        <w:t>:</w:t>
      </w:r>
    </w:p>
    <w:p w14:paraId="455CD4CA" w14:textId="47C1C790" w:rsidR="00023BC3" w:rsidRDefault="00023BC3" w:rsidP="00023BC3">
      <w:pPr>
        <w:rPr>
          <w:rtl/>
        </w:rPr>
      </w:pPr>
      <w:r w:rsidRPr="00F40D4B">
        <w:rPr>
          <w:rFonts w:hint="cs"/>
          <w:rtl/>
        </w:rPr>
        <w:t>ד</w:t>
      </w:r>
      <w:r w:rsidRPr="00F40D4B">
        <w:rPr>
          <w:rtl/>
        </w:rPr>
        <w:t xml:space="preserve">וכמה יוסיף על משאו ויהא חייב? </w:t>
      </w:r>
      <w:r>
        <w:rPr>
          <w:rFonts w:hint="cs"/>
          <w:rtl/>
        </w:rPr>
        <w:t>סאה לגמל ג' קבין לחמור?</w:t>
      </w:r>
    </w:p>
    <w:p w14:paraId="4E649937" w14:textId="0BFB0765" w:rsidR="00F707CE" w:rsidRPr="00F707CE" w:rsidRDefault="00023BC3" w:rsidP="00023BC3">
      <w:pPr>
        <w:pStyle w:val="36"/>
        <w:framePr w:wrap="notBeside"/>
        <w:rPr>
          <w:rtl/>
        </w:rPr>
      </w:pPr>
      <w:r w:rsidRPr="00F707CE">
        <w:rPr>
          <w:rFonts w:hint="cs"/>
          <w:rtl/>
        </w:rPr>
        <w:t xml:space="preserve">- </w:t>
      </w:r>
      <w:r w:rsidRPr="00F707CE">
        <w:rPr>
          <w:rtl/>
        </w:rPr>
        <w:t>ה</w:t>
      </w:r>
      <w:r w:rsidRPr="00F707CE">
        <w:rPr>
          <w:rFonts w:hint="cs"/>
          <w:rtl/>
        </w:rPr>
        <w:t>"ק</w:t>
      </w:r>
      <w:r w:rsidR="00F707CE" w:rsidRPr="00F707CE">
        <w:rPr>
          <w:rtl/>
        </w:rPr>
        <w:t>:</w:t>
      </w:r>
    </w:p>
    <w:p w14:paraId="0BABC8C7" w14:textId="740712AE" w:rsidR="00023BC3" w:rsidRPr="00F40D4B" w:rsidRDefault="00023BC3" w:rsidP="00023BC3">
      <w:pPr>
        <w:rPr>
          <w:rtl/>
        </w:rPr>
      </w:pPr>
      <w:r w:rsidRPr="00F40D4B">
        <w:rPr>
          <w:rtl/>
        </w:rPr>
        <w:t>היכא דלא שני</w:t>
      </w:r>
    </w:p>
    <w:p w14:paraId="0FBD1D19" w14:textId="0D680714" w:rsidR="00F707CE" w:rsidRPr="00F707CE" w:rsidRDefault="00023BC3" w:rsidP="00023BC3">
      <w:pPr>
        <w:pStyle w:val="36"/>
        <w:framePr w:wrap="notBeside"/>
        <w:rPr>
          <w:rtl/>
        </w:rPr>
      </w:pPr>
      <w:r w:rsidRPr="00F707CE">
        <w:rPr>
          <w:rFonts w:hint="cs"/>
          <w:rtl/>
        </w:rPr>
        <w:t>והך</w:t>
      </w:r>
      <w:r w:rsidR="00F707CE" w:rsidRPr="00F707CE">
        <w:rPr>
          <w:rtl/>
        </w:rPr>
        <w:t>:</w:t>
      </w:r>
    </w:p>
    <w:p w14:paraId="7EEB2456" w14:textId="0456C480" w:rsidR="00023BC3" w:rsidRDefault="00023BC3" w:rsidP="00023BC3">
      <w:pPr>
        <w:rPr>
          <w:rtl/>
        </w:rPr>
      </w:pPr>
      <w:r w:rsidRPr="00F40D4B">
        <w:rPr>
          <w:rFonts w:hint="cs"/>
          <w:rtl/>
        </w:rPr>
        <w:t>'</w:t>
      </w:r>
      <w:r w:rsidRPr="00F40D4B">
        <w:rPr>
          <w:rtl/>
        </w:rPr>
        <w:t xml:space="preserve">להביא לתך חטין והביא </w:t>
      </w:r>
      <w:r w:rsidRPr="00F40D4B">
        <w:rPr>
          <w:rFonts w:hint="cs"/>
          <w:rtl/>
        </w:rPr>
        <w:t>טז'</w:t>
      </w:r>
      <w:r w:rsidRPr="00F40D4B">
        <w:rPr>
          <w:rtl/>
        </w:rPr>
        <w:t xml:space="preserve"> שעורים חייב</w:t>
      </w:r>
      <w:r w:rsidRPr="00F40D4B">
        <w:rPr>
          <w:rFonts w:hint="cs"/>
          <w:rtl/>
        </w:rPr>
        <w:t>,</w:t>
      </w:r>
      <w:r w:rsidRPr="00F40D4B">
        <w:rPr>
          <w:rtl/>
        </w:rPr>
        <w:t xml:space="preserve"> הא </w:t>
      </w:r>
      <w:r w:rsidRPr="00F40D4B">
        <w:rPr>
          <w:rFonts w:hint="cs"/>
          <w:rtl/>
        </w:rPr>
        <w:t xml:space="preserve">ג' </w:t>
      </w:r>
      <w:r w:rsidRPr="00F40D4B">
        <w:rPr>
          <w:rtl/>
        </w:rPr>
        <w:t>קבין פטור</w:t>
      </w:r>
    </w:p>
    <w:p w14:paraId="7E2BABC6" w14:textId="5862514C" w:rsidR="00F707CE" w:rsidRPr="00F707CE" w:rsidRDefault="00023BC3" w:rsidP="00023BC3">
      <w:pPr>
        <w:pStyle w:val="36"/>
        <w:framePr w:wrap="notBeside"/>
        <w:rPr>
          <w:rtl/>
        </w:rPr>
      </w:pPr>
      <w:r w:rsidRPr="00F707CE">
        <w:rPr>
          <w:rFonts w:hint="cs"/>
          <w:rtl/>
        </w:rPr>
        <w:t xml:space="preserve">- </w:t>
      </w:r>
      <w:r w:rsidRPr="00F707CE">
        <w:rPr>
          <w:rtl/>
        </w:rPr>
        <w:t>אביי</w:t>
      </w:r>
      <w:r w:rsidR="00F707CE" w:rsidRPr="00F707CE">
        <w:rPr>
          <w:rFonts w:hint="cs"/>
          <w:rtl/>
        </w:rPr>
        <w:t>:</w:t>
      </w:r>
    </w:p>
    <w:p w14:paraId="6805DB2D" w14:textId="6511FD34" w:rsidR="00023BC3" w:rsidRPr="00F40D4B" w:rsidRDefault="00023BC3" w:rsidP="00023BC3">
      <w:pPr>
        <w:spacing w:after="60"/>
        <w:rPr>
          <w:rtl/>
        </w:rPr>
      </w:pPr>
      <w:r w:rsidRPr="00F40D4B">
        <w:rPr>
          <w:rtl/>
        </w:rPr>
        <w:t>מח</w:t>
      </w:r>
      <w:r w:rsidRPr="00F40D4B">
        <w:rPr>
          <w:rFonts w:hint="cs"/>
          <w:rtl/>
        </w:rPr>
        <w:t>וקות דהן ג' קבין</w:t>
      </w:r>
      <w:r w:rsidRPr="00F40D4B">
        <w:rPr>
          <w:rtl/>
        </w:rPr>
        <w:t>.</w:t>
      </w:r>
    </w:p>
    <w:p w14:paraId="43B63559" w14:textId="77777777" w:rsidR="00023BC3" w:rsidRPr="00F40D4B" w:rsidRDefault="00023BC3" w:rsidP="00023BC3">
      <w:pPr>
        <w:pStyle w:val="affe"/>
        <w:framePr w:wrap="around"/>
        <w:rPr>
          <w:rtl/>
        </w:rPr>
      </w:pPr>
      <w:r w:rsidRPr="00F40D4B">
        <w:rPr>
          <w:rtl/>
        </w:rPr>
        <w:t>פ:</w:t>
      </w:r>
    </w:p>
    <w:p w14:paraId="2F7AC1EE" w14:textId="515DD0FB" w:rsidR="00F707CE" w:rsidRPr="00F707CE" w:rsidRDefault="00023BC3" w:rsidP="00023BC3">
      <w:pPr>
        <w:pStyle w:val="36"/>
        <w:framePr w:wrap="notBeside"/>
        <w:rPr>
          <w:rtl/>
        </w:rPr>
      </w:pPr>
      <w:r w:rsidRPr="00F707CE">
        <w:rPr>
          <w:rtl/>
        </w:rPr>
        <w:t>ת"ר</w:t>
      </w:r>
      <w:r w:rsidR="00F707CE" w:rsidRPr="00F707CE">
        <w:rPr>
          <w:rtl/>
        </w:rPr>
        <w:t>:</w:t>
      </w:r>
    </w:p>
    <w:p w14:paraId="1193EEE6" w14:textId="6C69BCBE" w:rsidR="00023BC3" w:rsidRPr="000E6184" w:rsidRDefault="00023BC3" w:rsidP="00023BC3">
      <w:pPr>
        <w:rPr>
          <w:b/>
          <w:bCs/>
          <w:rtl/>
        </w:rPr>
      </w:pPr>
      <w:r w:rsidRPr="000E6184">
        <w:rPr>
          <w:b/>
          <w:bCs/>
          <w:rtl/>
        </w:rPr>
        <w:t>קב לכת</w:t>
      </w:r>
      <w:r w:rsidRPr="000E6184">
        <w:rPr>
          <w:rFonts w:hint="cs"/>
          <w:b/>
          <w:bCs/>
          <w:rtl/>
        </w:rPr>
        <w:t>ָ</w:t>
      </w:r>
      <w:r w:rsidRPr="000E6184">
        <w:rPr>
          <w:b/>
          <w:bCs/>
          <w:rtl/>
        </w:rPr>
        <w:t xml:space="preserve">ף, </w:t>
      </w:r>
      <w:r w:rsidRPr="000E6184">
        <w:rPr>
          <w:rFonts w:hint="cs"/>
          <w:b/>
          <w:bCs/>
          <w:rtl/>
        </w:rPr>
        <w:t>לתך</w:t>
      </w:r>
      <w:r w:rsidRPr="000E6184">
        <w:rPr>
          <w:b/>
          <w:bCs/>
          <w:rtl/>
        </w:rPr>
        <w:t xml:space="preserve"> לעריבה, כור</w:t>
      </w:r>
      <w:r w:rsidRPr="000E6184">
        <w:rPr>
          <w:rFonts w:hint="cs"/>
          <w:b/>
          <w:bCs/>
          <w:rtl/>
        </w:rPr>
        <w:t xml:space="preserve"> </w:t>
      </w:r>
      <w:r w:rsidRPr="000E6184">
        <w:rPr>
          <w:b/>
          <w:bCs/>
          <w:rtl/>
        </w:rPr>
        <w:t xml:space="preserve">לספינה, </w:t>
      </w:r>
      <w:r w:rsidRPr="000E6184">
        <w:rPr>
          <w:rFonts w:hint="cs"/>
          <w:b/>
          <w:bCs/>
          <w:rtl/>
        </w:rPr>
        <w:t xml:space="preserve">ג' </w:t>
      </w:r>
      <w:r w:rsidRPr="000E6184">
        <w:rPr>
          <w:b/>
          <w:bCs/>
          <w:rtl/>
        </w:rPr>
        <w:t>כורים לבורני גדולה.</w:t>
      </w:r>
    </w:p>
    <w:p w14:paraId="7340B5DC" w14:textId="77777777" w:rsidR="00023BC3" w:rsidRDefault="00023BC3" w:rsidP="00023BC3">
      <w:pPr>
        <w:rPr>
          <w:rtl/>
        </w:rPr>
      </w:pPr>
      <w:r w:rsidRPr="00E82000">
        <w:rPr>
          <w:b/>
          <w:bCs/>
          <w:rtl/>
        </w:rPr>
        <w:t>קב לכתף</w:t>
      </w:r>
      <w:r>
        <w:rPr>
          <w:rFonts w:hint="cs"/>
          <w:rtl/>
        </w:rPr>
        <w:t xml:space="preserve">? </w:t>
      </w:r>
      <w:r w:rsidRPr="00F40D4B">
        <w:rPr>
          <w:rFonts w:hint="cs"/>
          <w:rtl/>
        </w:rPr>
        <w:t xml:space="preserve">אם אינו יכול </w:t>
      </w:r>
      <w:r>
        <w:rPr>
          <w:rFonts w:hint="cs"/>
          <w:rtl/>
        </w:rPr>
        <w:t>הרי הוא</w:t>
      </w:r>
      <w:r w:rsidRPr="00F40D4B">
        <w:rPr>
          <w:rtl/>
        </w:rPr>
        <w:t xml:space="preserve"> בר דעת, </w:t>
      </w:r>
      <w:r w:rsidRPr="00F40D4B">
        <w:rPr>
          <w:rFonts w:hint="cs"/>
          <w:rtl/>
        </w:rPr>
        <w:t>וש</w:t>
      </w:r>
      <w:r>
        <w:rPr>
          <w:rFonts w:hint="cs"/>
          <w:rtl/>
        </w:rPr>
        <w:t>יניחו על הארץ.</w:t>
      </w:r>
      <w:r w:rsidRPr="00F40D4B">
        <w:rPr>
          <w:rFonts w:hint="cs"/>
          <w:rtl/>
        </w:rPr>
        <w:t xml:space="preserve"> </w:t>
      </w:r>
    </w:p>
    <w:p w14:paraId="1503E619" w14:textId="4DBE5470" w:rsidR="00F707CE" w:rsidRPr="00F707CE" w:rsidRDefault="00023BC3" w:rsidP="00023BC3">
      <w:pPr>
        <w:pStyle w:val="36"/>
        <w:framePr w:wrap="notBeside"/>
        <w:rPr>
          <w:rtl/>
        </w:rPr>
      </w:pPr>
      <w:r w:rsidRPr="00F707CE">
        <w:rPr>
          <w:rFonts w:hint="cs"/>
          <w:rtl/>
        </w:rPr>
        <w:t xml:space="preserve">א. </w:t>
      </w:r>
      <w:r w:rsidRPr="00F707CE">
        <w:rPr>
          <w:rtl/>
        </w:rPr>
        <w:t>אביי</w:t>
      </w:r>
      <w:r w:rsidR="00F707CE" w:rsidRPr="00F707CE">
        <w:rPr>
          <w:rtl/>
        </w:rPr>
        <w:t>:</w:t>
      </w:r>
    </w:p>
    <w:p w14:paraId="17E4E1C3" w14:textId="136E9983" w:rsidR="00023BC3" w:rsidRPr="00F40D4B" w:rsidRDefault="00023BC3" w:rsidP="00023BC3">
      <w:pPr>
        <w:rPr>
          <w:rtl/>
        </w:rPr>
      </w:pPr>
      <w:r w:rsidRPr="00F40D4B">
        <w:rPr>
          <w:rtl/>
        </w:rPr>
        <w:t xml:space="preserve">בשחבטו </w:t>
      </w:r>
      <w:r>
        <w:rPr>
          <w:rFonts w:hint="cs"/>
          <w:rtl/>
        </w:rPr>
        <w:t>מיד על הארץ</w:t>
      </w:r>
      <w:r w:rsidRPr="00F40D4B">
        <w:rPr>
          <w:rtl/>
        </w:rPr>
        <w:t>.</w:t>
      </w:r>
    </w:p>
    <w:p w14:paraId="5CD0F504" w14:textId="18D47325" w:rsidR="00F707CE" w:rsidRPr="00F707CE" w:rsidRDefault="00023BC3" w:rsidP="00023BC3">
      <w:pPr>
        <w:pStyle w:val="36"/>
        <w:framePr w:wrap="notBeside"/>
        <w:rPr>
          <w:rtl/>
        </w:rPr>
      </w:pPr>
      <w:r w:rsidRPr="00F707CE">
        <w:rPr>
          <w:rFonts w:hint="cs"/>
          <w:rtl/>
        </w:rPr>
        <w:t xml:space="preserve">ב. </w:t>
      </w:r>
      <w:r w:rsidRPr="00F707CE">
        <w:rPr>
          <w:rtl/>
        </w:rPr>
        <w:t>רבא</w:t>
      </w:r>
      <w:r w:rsidR="00F707CE" w:rsidRPr="00F707CE">
        <w:rPr>
          <w:rtl/>
        </w:rPr>
        <w:t>:</w:t>
      </w:r>
    </w:p>
    <w:p w14:paraId="508BDECF" w14:textId="519F06B3" w:rsidR="00023BC3" w:rsidRPr="00F40D4B" w:rsidRDefault="00023BC3" w:rsidP="00023BC3">
      <w:pPr>
        <w:rPr>
          <w:rtl/>
        </w:rPr>
      </w:pPr>
      <w:r w:rsidRPr="00F40D4B">
        <w:rPr>
          <w:rtl/>
        </w:rPr>
        <w:t>אפי</w:t>
      </w:r>
      <w:r w:rsidRPr="00F40D4B">
        <w:rPr>
          <w:rFonts w:hint="cs"/>
          <w:rtl/>
        </w:rPr>
        <w:t xml:space="preserve">' בלא חבטו לאלתר, לענין </w:t>
      </w:r>
      <w:r w:rsidRPr="00F40D4B">
        <w:rPr>
          <w:rtl/>
        </w:rPr>
        <w:t>אגרא יתירא.</w:t>
      </w:r>
    </w:p>
    <w:p w14:paraId="5F06A705" w14:textId="4B665248" w:rsidR="00F707CE" w:rsidRPr="00F707CE" w:rsidRDefault="00023BC3" w:rsidP="00023BC3">
      <w:pPr>
        <w:pStyle w:val="36"/>
        <w:framePr w:wrap="notBeside"/>
        <w:rPr>
          <w:rtl/>
        </w:rPr>
      </w:pPr>
      <w:r w:rsidRPr="00F707CE">
        <w:rPr>
          <w:rFonts w:hint="cs"/>
          <w:rtl/>
        </w:rPr>
        <w:t xml:space="preserve">ג. </w:t>
      </w:r>
      <w:r w:rsidRPr="00F707CE">
        <w:rPr>
          <w:rtl/>
        </w:rPr>
        <w:t>רב אשי</w:t>
      </w:r>
      <w:r w:rsidR="00F707CE" w:rsidRPr="00F707CE">
        <w:rPr>
          <w:rtl/>
        </w:rPr>
        <w:t>:</w:t>
      </w:r>
    </w:p>
    <w:p w14:paraId="21A9ECF8" w14:textId="57547B2F" w:rsidR="00023BC3" w:rsidRPr="00F40D4B" w:rsidRDefault="00023BC3" w:rsidP="00023BC3">
      <w:pPr>
        <w:spacing w:after="60"/>
        <w:rPr>
          <w:rtl/>
        </w:rPr>
      </w:pPr>
      <w:r w:rsidRPr="00F40D4B">
        <w:rPr>
          <w:rtl/>
        </w:rPr>
        <w:t xml:space="preserve">סבר </w:t>
      </w:r>
      <w:r>
        <w:rPr>
          <w:rFonts w:hint="cs"/>
          <w:rtl/>
        </w:rPr>
        <w:t>שרק חולשה אחזתו</w:t>
      </w:r>
      <w:r w:rsidRPr="00DC40DA">
        <w:rPr>
          <w:rStyle w:val="afffff2"/>
          <w:rFonts w:hint="cs"/>
          <w:rtl/>
        </w:rPr>
        <w:t>. ושיוכל להתגבר על כך בהמשך</w:t>
      </w:r>
    </w:p>
    <w:p w14:paraId="0EF4A3B0" w14:textId="77777777" w:rsidR="00023BC3" w:rsidRPr="000E6184" w:rsidRDefault="00023BC3" w:rsidP="00023BC3">
      <w:pPr>
        <w:jc w:val="center"/>
        <w:rPr>
          <w:rFonts w:cs="BA Vilna Bold"/>
          <w:rtl/>
        </w:rPr>
      </w:pPr>
      <w:r w:rsidRPr="000E6184">
        <w:rPr>
          <w:rFonts w:cs="BA Vilna Bold"/>
          <w:rtl/>
        </w:rPr>
        <w:t>כור לספינה,</w:t>
      </w:r>
      <w:r w:rsidRPr="000E6184">
        <w:rPr>
          <w:rFonts w:cs="BA Vilna Bold" w:hint="cs"/>
          <w:rtl/>
        </w:rPr>
        <w:t xml:space="preserve"> ג'</w:t>
      </w:r>
      <w:r w:rsidRPr="000E6184">
        <w:rPr>
          <w:rFonts w:cs="BA Vilna Bold"/>
          <w:rtl/>
        </w:rPr>
        <w:t xml:space="preserve"> כורין ל</w:t>
      </w:r>
      <w:r w:rsidRPr="000E6184">
        <w:rPr>
          <w:rFonts w:cs="BA Vilna Bold" w:hint="cs"/>
          <w:rtl/>
        </w:rPr>
        <w:t>ספינה</w:t>
      </w:r>
      <w:r w:rsidRPr="000E6184">
        <w:rPr>
          <w:rFonts w:cs="BA Vilna Bold"/>
          <w:rtl/>
        </w:rPr>
        <w:t xml:space="preserve"> גדולה.</w:t>
      </w:r>
    </w:p>
    <w:p w14:paraId="12EBEBB9" w14:textId="63FABD5B" w:rsidR="00F707CE" w:rsidRPr="00F707CE" w:rsidRDefault="00023BC3" w:rsidP="00023BC3">
      <w:pPr>
        <w:pStyle w:val="36"/>
        <w:framePr w:wrap="notBeside"/>
        <w:rPr>
          <w:rtl/>
        </w:rPr>
      </w:pPr>
      <w:r w:rsidRPr="00F707CE">
        <w:rPr>
          <w:rFonts w:hint="cs"/>
          <w:rtl/>
        </w:rPr>
        <w:t>- ר</w:t>
      </w:r>
      <w:r w:rsidRPr="00F707CE">
        <w:rPr>
          <w:rtl/>
        </w:rPr>
        <w:t>"</w:t>
      </w:r>
      <w:r w:rsidRPr="00F707CE">
        <w:rPr>
          <w:rFonts w:hint="cs"/>
          <w:rtl/>
        </w:rPr>
        <w:t>פ</w:t>
      </w:r>
      <w:r w:rsidRPr="00F707CE">
        <w:rPr>
          <w:rtl/>
        </w:rPr>
        <w:t>:</w:t>
      </w:r>
      <w:r w:rsidRPr="00F707CE">
        <w:rPr>
          <w:rFonts w:hint="cs"/>
          <w:rtl/>
        </w:rPr>
        <w:t xml:space="preserve"> ש''מ</w:t>
      </w:r>
      <w:r w:rsidR="00F707CE" w:rsidRPr="00F707CE">
        <w:rPr>
          <w:rFonts w:hint="cs"/>
          <w:rtl/>
        </w:rPr>
        <w:t>:</w:t>
      </w:r>
    </w:p>
    <w:p w14:paraId="3E51C1BF" w14:textId="1D4248B4" w:rsidR="00023BC3" w:rsidRDefault="00023BC3" w:rsidP="00023BC3">
      <w:pPr>
        <w:rPr>
          <w:rtl/>
        </w:rPr>
      </w:pPr>
      <w:r w:rsidRPr="00F40D4B">
        <w:rPr>
          <w:rtl/>
        </w:rPr>
        <w:t xml:space="preserve">סתם ספינות בת </w:t>
      </w:r>
      <w:r w:rsidRPr="00F40D4B">
        <w:rPr>
          <w:rFonts w:hint="cs"/>
          <w:rtl/>
        </w:rPr>
        <w:t>ל'</w:t>
      </w:r>
      <w:r w:rsidRPr="00F40D4B">
        <w:rPr>
          <w:rtl/>
        </w:rPr>
        <w:t xml:space="preserve"> כורין</w:t>
      </w:r>
      <w:r w:rsidRPr="00F40D4B">
        <w:rPr>
          <w:rFonts w:hint="cs"/>
          <w:rtl/>
        </w:rPr>
        <w:t xml:space="preserve"> </w:t>
      </w:r>
      <w:r w:rsidRPr="00C67E14">
        <w:rPr>
          <w:rStyle w:val="affffc"/>
          <w:rFonts w:hint="cs"/>
          <w:rtl/>
        </w:rPr>
        <w:t>ונפק</w:t>
      </w:r>
      <w:r w:rsidRPr="00C67E14">
        <w:rPr>
          <w:rStyle w:val="affffc"/>
          <w:rtl/>
        </w:rPr>
        <w:t>"</w:t>
      </w:r>
      <w:r w:rsidRPr="00C67E14">
        <w:rPr>
          <w:rStyle w:val="affffc"/>
          <w:rFonts w:hint="cs"/>
          <w:rtl/>
        </w:rPr>
        <w:t>מ</w:t>
      </w:r>
      <w:r>
        <w:rPr>
          <w:rStyle w:val="affffc"/>
          <w:rFonts w:hint="cs"/>
          <w:rtl/>
        </w:rPr>
        <w:t>:</w:t>
      </w:r>
      <w:r w:rsidRPr="00F40D4B">
        <w:rPr>
          <w:rFonts w:hint="cs"/>
          <w:rtl/>
        </w:rPr>
        <w:t xml:space="preserve"> </w:t>
      </w:r>
      <w:r w:rsidRPr="00F40D4B">
        <w:rPr>
          <w:rtl/>
        </w:rPr>
        <w:t>למקח וממכר.</w:t>
      </w:r>
    </w:p>
    <w:p w14:paraId="618296D3" w14:textId="77777777" w:rsidR="00023BC3" w:rsidRPr="00DC40DA" w:rsidRDefault="00023BC3" w:rsidP="00023BC3">
      <w:pPr>
        <w:rPr>
          <w:rStyle w:val="afffff2"/>
          <w:rtl/>
        </w:rPr>
      </w:pPr>
      <w:r w:rsidRPr="00DC40DA">
        <w:rPr>
          <w:rStyle w:val="afffff2"/>
          <w:rFonts w:hint="cs"/>
          <w:rtl/>
        </w:rPr>
        <w:t>שיעור כור</w:t>
      </w:r>
      <w:r>
        <w:rPr>
          <w:rStyle w:val="afffff2"/>
          <w:rFonts w:hint="cs"/>
          <w:rtl/>
        </w:rPr>
        <w:t>:</w:t>
      </w:r>
      <w:r w:rsidRPr="00DC40DA">
        <w:rPr>
          <w:rStyle w:val="afffff2"/>
          <w:rFonts w:hint="cs"/>
          <w:rtl/>
        </w:rPr>
        <w:t xml:space="preserve"> לר''ח נאה</w:t>
      </w:r>
      <w:r>
        <w:rPr>
          <w:rStyle w:val="afffff2"/>
          <w:rFonts w:hint="cs"/>
          <w:rtl/>
        </w:rPr>
        <w:t>:</w:t>
      </w:r>
      <w:r w:rsidRPr="00DC40DA">
        <w:rPr>
          <w:rStyle w:val="afffff2"/>
          <w:rFonts w:hint="cs"/>
          <w:rtl/>
        </w:rPr>
        <w:t xml:space="preserve"> 249 ליטר, </w:t>
      </w:r>
      <w:r>
        <w:rPr>
          <w:rStyle w:val="afffff2"/>
          <w:rFonts w:hint="cs"/>
          <w:rtl/>
        </w:rPr>
        <w:t>ל</w:t>
      </w:r>
      <w:r w:rsidRPr="00DC40DA">
        <w:rPr>
          <w:rStyle w:val="afffff2"/>
          <w:rFonts w:hint="cs"/>
          <w:rtl/>
        </w:rPr>
        <w:t>חזו''א</w:t>
      </w:r>
      <w:r>
        <w:rPr>
          <w:rStyle w:val="afffff2"/>
          <w:rFonts w:hint="cs"/>
          <w:rtl/>
        </w:rPr>
        <w:t>:</w:t>
      </w:r>
      <w:r w:rsidRPr="00DC40DA">
        <w:rPr>
          <w:rStyle w:val="afffff2"/>
          <w:rFonts w:hint="cs"/>
          <w:rtl/>
        </w:rPr>
        <w:t xml:space="preserve"> 430 ליטר</w:t>
      </w:r>
      <w:r>
        <w:rPr>
          <w:rStyle w:val="afffff2"/>
          <w:rFonts w:hint="cs"/>
          <w:rtl/>
        </w:rPr>
        <w:t>.</w:t>
      </w:r>
    </w:p>
    <w:p w14:paraId="69E0FFB5" w14:textId="77777777" w:rsidR="00023BC3" w:rsidRPr="00F40D4B" w:rsidRDefault="00023BC3" w:rsidP="00023BC3">
      <w:pPr>
        <w:pStyle w:val="aff9"/>
        <w:rPr>
          <w:rtl/>
        </w:rPr>
      </w:pPr>
      <w:r w:rsidRPr="00F40D4B">
        <w:rPr>
          <w:rtl/>
        </w:rPr>
        <w:t>***</w:t>
      </w:r>
    </w:p>
    <w:p w14:paraId="77BEA189" w14:textId="77777777" w:rsidR="00023BC3" w:rsidRPr="00F40D4B" w:rsidRDefault="00023BC3" w:rsidP="00023BC3">
      <w:pPr>
        <w:pStyle w:val="afffff"/>
        <w:framePr w:wrap="around"/>
        <w:rPr>
          <w:rtl/>
        </w:rPr>
      </w:pPr>
      <w:del w:id="20270" w:author="קלוד" w:date="2026-10-06T10:08:05Z">
        <w:r>
          <w:rPr>
            <w:rtl/>
          </w:rPr>
          <w:delText xml:space="preserve">משנה.</w:delText>
        </w:r>
      </w:del>
      <w:ins w:id="20271" w:author="קלוד" w:date="2026-10-06T10:08:05Z">
        <w:r>
          <w:rPr>
            <w:rtl/>
          </w:rPr>
          <w:t xml:space="preserve">משנה ו</w:t>
        </w:r>
      </w:ins>
    </w:p>
    <w:p w14:paraId="6747FC5A" w14:textId="77777777" w:rsidR="00023BC3" w:rsidRDefault="00023BC3" w:rsidP="00023BC3">
      <w:pPr>
        <w:pStyle w:val="afff3"/>
        <w:jc w:val="center"/>
        <w:rPr>
          <w:rtl/>
        </w:rPr>
      </w:pPr>
      <w:ins w:id="9943" w:author="מספור קטעי משנה" w:date="2026-10-06T06:45:11Z">
        <w:r>
          <w:rPr>
            <w:rStyle w:val="MisparKeta"/>
          </w:rPr>
          <w:t xml:space="preserve">א. </w:t>
        </w:r>
      </w:ins>
      <w:r w:rsidRPr="00F40D4B">
        <w:rPr>
          <w:rtl/>
        </w:rPr>
        <w:t>כל האומנין שומרי שכר הן,</w:t>
      </w:r>
    </w:p>
    <w:p w14:paraId="4FA90500" w14:textId="77777777" w:rsidR="00023BC3" w:rsidRPr="00F40D4B" w:rsidRDefault="00023BC3" w:rsidP="00023BC3">
      <w:pPr>
        <w:pStyle w:val="afff3"/>
        <w:rPr>
          <w:rtl/>
        </w:rPr>
      </w:pPr>
      <w:r w:rsidRPr="00F40D4B">
        <w:rPr>
          <w:rtl/>
        </w:rPr>
        <w:t>וכולן שאמרו</w:t>
      </w:r>
      <w:r>
        <w:rPr>
          <w:rFonts w:hint="cs"/>
          <w:rtl/>
        </w:rPr>
        <w:t>:</w:t>
      </w:r>
      <w:r w:rsidRPr="00F40D4B">
        <w:rPr>
          <w:rtl/>
        </w:rPr>
        <w:t xml:space="preserve"> </w:t>
      </w:r>
      <w:r>
        <w:rPr>
          <w:rtl/>
        </w:rPr>
        <w:tab/>
      </w:r>
      <w:r w:rsidRPr="00F40D4B">
        <w:rPr>
          <w:rtl/>
        </w:rPr>
        <w:t>טול את שלך והבא מעות - שומר חנם.</w:t>
      </w:r>
    </w:p>
    <w:p w14:paraId="2231B7F4" w14:textId="77777777" w:rsidR="00023BC3" w:rsidRPr="00F40D4B" w:rsidRDefault="00023BC3" w:rsidP="00023BC3">
      <w:pPr>
        <w:pStyle w:val="afff3"/>
        <w:rPr>
          <w:rtl/>
        </w:rPr>
      </w:pPr>
      <w:r>
        <w:rPr>
          <w:rFonts w:hint="cs"/>
          <w:rtl/>
        </w:rPr>
        <w:t xml:space="preserve"> </w:t>
      </w:r>
      <w:r>
        <w:rPr>
          <w:rtl/>
        </w:rPr>
        <w:tab/>
      </w:r>
      <w:r>
        <w:rPr>
          <w:rtl/>
        </w:rPr>
        <w:tab/>
      </w:r>
      <w:r>
        <w:rPr>
          <w:rtl/>
        </w:rPr>
        <w:tab/>
      </w:r>
      <w:r>
        <w:rPr>
          <w:rtl/>
        </w:rPr>
        <w:tab/>
      </w:r>
      <w:r>
        <w:rPr>
          <w:rtl/>
        </w:rPr>
        <w:tab/>
      </w:r>
      <w:r>
        <w:rPr>
          <w:rtl/>
        </w:rPr>
        <w:tab/>
      </w:r>
      <w:r>
        <w:rPr>
          <w:rtl/>
        </w:rPr>
        <w:tab/>
      </w:r>
      <w:r w:rsidRPr="00F40D4B">
        <w:rPr>
          <w:rtl/>
        </w:rPr>
        <w:t xml:space="preserve">שמור לי ואשמור לך </w:t>
      </w:r>
      <w:r>
        <w:rPr>
          <w:rtl/>
        </w:rPr>
        <w:tab/>
      </w:r>
      <w:r>
        <w:rPr>
          <w:rtl/>
        </w:rPr>
        <w:tab/>
      </w:r>
      <w:r w:rsidRPr="00F40D4B">
        <w:rPr>
          <w:rtl/>
        </w:rPr>
        <w:t>- שומר שכר.</w:t>
      </w:r>
    </w:p>
    <w:p w14:paraId="686AD525" w14:textId="77777777" w:rsidR="00023BC3" w:rsidRPr="00F40D4B" w:rsidRDefault="00023BC3" w:rsidP="00023BC3">
      <w:pPr>
        <w:pStyle w:val="afff3"/>
        <w:spacing w:after="60" w:line="220" w:lineRule="exact"/>
        <w:rPr>
          <w:rtl/>
        </w:rPr>
      </w:pPr>
      <w:r>
        <w:rPr>
          <w:rFonts w:hint="cs"/>
          <w:rtl/>
        </w:rPr>
        <w:t xml:space="preserve"> </w:t>
      </w:r>
      <w:r>
        <w:rPr>
          <w:rtl/>
        </w:rPr>
        <w:tab/>
      </w:r>
      <w:r>
        <w:rPr>
          <w:rtl/>
        </w:rPr>
        <w:tab/>
      </w:r>
      <w:r>
        <w:rPr>
          <w:rtl/>
        </w:rPr>
        <w:tab/>
      </w:r>
      <w:r>
        <w:rPr>
          <w:rtl/>
        </w:rPr>
        <w:tab/>
      </w:r>
      <w:r>
        <w:rPr>
          <w:rtl/>
        </w:rPr>
        <w:tab/>
      </w:r>
      <w:r>
        <w:rPr>
          <w:rtl/>
        </w:rPr>
        <w:tab/>
      </w:r>
      <w:r>
        <w:rPr>
          <w:rtl/>
        </w:rPr>
        <w:tab/>
      </w:r>
      <w:r w:rsidRPr="00F40D4B">
        <w:rPr>
          <w:rtl/>
        </w:rPr>
        <w:t>שמור לי ואמר לו הנח לפני - שומר חנם.</w:t>
      </w:r>
    </w:p>
    <w:p w14:paraId="657FCD8C" w14:textId="77777777" w:rsidR="00023BC3" w:rsidRDefault="00023BC3" w:rsidP="00023BC3">
      <w:pPr>
        <w:pStyle w:val="afff3"/>
        <w:jc w:val="center"/>
        <w:rPr>
          <w:rtl/>
        </w:rPr>
      </w:pPr>
      <w:r w:rsidRPr="00F40D4B">
        <w:rPr>
          <w:rtl/>
        </w:rPr>
        <w:t>הלוהו על המשכון - שומר שכר.</w:t>
      </w:r>
    </w:p>
    <w:p w14:paraId="72FD5D48" w14:textId="77777777" w:rsidR="00023BC3" w:rsidRPr="00F40D4B" w:rsidRDefault="00023BC3" w:rsidP="00023BC3">
      <w:pPr>
        <w:pStyle w:val="afff3"/>
        <w:rPr>
          <w:rtl/>
        </w:rPr>
      </w:pPr>
      <w:r w:rsidRPr="00DC40DA">
        <w:rPr>
          <w:rStyle w:val="TanaimMishna"/>
          <w:rtl/>
          <w:rPrChange w:id="20116" w:author="קלוד" w:date="2026-10-06T10:08:05Z">
            <w:rPr>
              <w:rStyle w:val="affffc"/>
              <w:rtl/>
            </w:rPr>
          </w:rPrChange>
        </w:rPr>
        <w:t>ר"</w:t>
      </w:r>
      <w:r w:rsidRPr="00DC40DA">
        <w:rPr>
          <w:rStyle w:val="TanaimMishna"/>
          <w:rFonts w:hint="cs"/>
          <w:rtl/>
          <w:rPrChange w:id="20117" w:author="קלוד" w:date="2026-10-06T10:08:05Z">
            <w:rPr>
              <w:rStyle w:val="affffc"/>
              <w:rFonts w:hint="cs"/>
              <w:rtl/>
            </w:rPr>
          </w:rPrChange>
        </w:rPr>
        <w:t>י</w:t>
      </w:r>
      <w:r w:rsidRPr="00DC40DA">
        <w:rPr>
          <w:rStyle w:val="TanaimMishna"/>
          <w:rtl/>
          <w:rPrChange w:id="20118" w:author="קלוד" w:date="2026-10-06T10:08:05Z">
            <w:rPr>
              <w:rStyle w:val="affffc"/>
              <w:rtl/>
            </w:rPr>
          </w:rPrChange>
        </w:rPr>
        <w:t>:</w:t>
      </w:r>
      <w:r w:rsidRPr="00F40D4B">
        <w:rPr>
          <w:rtl/>
        </w:rPr>
        <w:t xml:space="preserve"> הלוהו מעות </w:t>
      </w:r>
      <w:r>
        <w:rPr>
          <w:rFonts w:hint="cs"/>
          <w:rtl/>
        </w:rPr>
        <w:t xml:space="preserve">- </w:t>
      </w:r>
      <w:r w:rsidRPr="00F40D4B">
        <w:rPr>
          <w:rtl/>
        </w:rPr>
        <w:t>שומר חנם, הלוהו פי</w:t>
      </w:r>
      <w:r w:rsidRPr="00F40D4B">
        <w:rPr>
          <w:rFonts w:hint="cs"/>
          <w:rtl/>
        </w:rPr>
        <w:t xml:space="preserve">רות </w:t>
      </w:r>
      <w:r>
        <w:rPr>
          <w:rFonts w:hint="cs"/>
          <w:rtl/>
        </w:rPr>
        <w:t>-</w:t>
      </w:r>
      <w:r w:rsidRPr="00F40D4B">
        <w:rPr>
          <w:rtl/>
        </w:rPr>
        <w:t>שומר שכר.</w:t>
      </w:r>
    </w:p>
    <w:p w14:paraId="7CF082CC" w14:textId="77777777" w:rsidR="00023BC3" w:rsidRPr="00F40D4B" w:rsidRDefault="00023BC3" w:rsidP="00023BC3">
      <w:pPr>
        <w:pStyle w:val="afff3"/>
        <w:rPr>
          <w:rtl/>
        </w:rPr>
      </w:pPr>
      <w:r w:rsidRPr="00DC40DA">
        <w:rPr>
          <w:rStyle w:val="TanaimMishna"/>
          <w:rtl/>
          <w:rPrChange w:id="20119" w:author="קלוד" w:date="2026-10-06T10:08:05Z">
            <w:rPr>
              <w:rStyle w:val="affffc"/>
              <w:rtl/>
            </w:rPr>
          </w:rPrChange>
        </w:rPr>
        <w:t>אבא שאול:</w:t>
      </w:r>
      <w:r w:rsidRPr="00F40D4B">
        <w:rPr>
          <w:rtl/>
        </w:rPr>
        <w:t xml:space="preserve"> רשאי אדם להשכיר משכונו של עני להיות פוסק והולך עליו,</w:t>
      </w:r>
      <w:r>
        <w:rPr>
          <w:rFonts w:hint="cs"/>
          <w:rtl/>
        </w:rPr>
        <w:t xml:space="preserve"> </w:t>
      </w:r>
      <w:r w:rsidRPr="00F40D4B">
        <w:rPr>
          <w:rtl/>
        </w:rPr>
        <w:t>מפני שהוא כמשיב אבידה.</w:t>
      </w:r>
    </w:p>
    <w:p w14:paraId="31D6BED3" w14:textId="77777777" w:rsidR="00023BC3" w:rsidRDefault="00023BC3" w:rsidP="00023BC3">
      <w:pPr>
        <w:pStyle w:val="affff9"/>
        <w:rPr>
          <w:rtl/>
        </w:rPr>
      </w:pPr>
      <w:r w:rsidRPr="00177160">
        <w:rPr>
          <w:rFonts w:hint="cs"/>
          <w:rtl/>
        </w:rPr>
        <w:t>שוכר</w:t>
      </w:r>
      <w:r>
        <w:rPr>
          <w:rFonts w:hint="cs"/>
          <w:rtl/>
        </w:rPr>
        <w:t xml:space="preserve">: </w:t>
      </w:r>
      <w:r w:rsidRPr="000E6184">
        <w:rPr>
          <w:rStyle w:val="affffc"/>
          <w:rFonts w:cs="BA TM • Vilna Extra-Bold" w:hint="cs"/>
          <w:bCs w:val="0"/>
          <w:rtl/>
        </w:rPr>
        <w:t>לר''י</w:t>
      </w:r>
      <w:r>
        <w:rPr>
          <w:rFonts w:hint="cs"/>
          <w:rtl/>
        </w:rPr>
        <w:t xml:space="preserve"> כש''ש, </w:t>
      </w:r>
      <w:r w:rsidRPr="000E6184">
        <w:rPr>
          <w:rStyle w:val="affffc"/>
          <w:rFonts w:cs="BA TM • Vilna Extra-Bold" w:hint="cs"/>
          <w:bCs w:val="0"/>
          <w:rtl/>
        </w:rPr>
        <w:t>ולר''מ:</w:t>
      </w:r>
      <w:r>
        <w:rPr>
          <w:rFonts w:hint="cs"/>
          <w:rtl/>
        </w:rPr>
        <w:t xml:space="preserve"> כש''ח. ומתני' דאומן כמאן</w:t>
      </w:r>
    </w:p>
    <w:p w14:paraId="56ACBDD4" w14:textId="77777777" w:rsidR="00F707CE" w:rsidRPr="00F707CE" w:rsidRDefault="00023BC3" w:rsidP="00023BC3">
      <w:pPr>
        <w:pStyle w:val="36"/>
        <w:framePr w:wrap="notBeside"/>
        <w:rPr>
          <w:rtl/>
        </w:rPr>
      </w:pPr>
      <w:r w:rsidRPr="00F707CE">
        <w:rPr>
          <w:rFonts w:hint="cs"/>
          <w:rtl/>
        </w:rPr>
        <w:t>א. אף לר</w:t>
      </w:r>
      <w:r w:rsidRPr="00F707CE">
        <w:rPr>
          <w:rtl/>
        </w:rPr>
        <w:t>"</w:t>
      </w:r>
      <w:r w:rsidRPr="00F707CE">
        <w:rPr>
          <w:rFonts w:hint="cs"/>
          <w:rtl/>
        </w:rPr>
        <w:t>מ</w:t>
      </w:r>
      <w:r w:rsidR="00F707CE" w:rsidRPr="00F707CE">
        <w:rPr>
          <w:rtl/>
        </w:rPr>
        <w:t>:</w:t>
      </w:r>
    </w:p>
    <w:p w14:paraId="0282733E" w14:textId="7FBED2DF" w:rsidR="00023BC3" w:rsidRPr="000E6184" w:rsidRDefault="00023BC3" w:rsidP="00023BC3">
      <w:pPr>
        <w:rPr>
          <w:rtl/>
        </w:rPr>
      </w:pPr>
      <w:r w:rsidRPr="000E6184">
        <w:rPr>
          <w:rFonts w:hint="cs"/>
          <w:rtl/>
        </w:rPr>
        <w:t>האומן כש''ש בהנאה שתופס החפץ כנגד השכר וא''ל לבקש המעות</w:t>
      </w:r>
    </w:p>
    <w:p w14:paraId="618BBE8E" w14:textId="77777777" w:rsidR="00023BC3" w:rsidRDefault="00023BC3" w:rsidP="00023BC3">
      <w:pPr>
        <w:rPr>
          <w:rStyle w:val="afffff2"/>
          <w:rtl/>
        </w:rPr>
      </w:pPr>
      <w:r w:rsidRPr="00177160">
        <w:rPr>
          <w:rStyle w:val="afffff2"/>
          <w:rFonts w:hint="cs"/>
          <w:rtl/>
        </w:rPr>
        <w:lastRenderedPageBreak/>
        <w:t xml:space="preserve">לא מצד </w:t>
      </w:r>
      <w:r>
        <w:rPr>
          <w:rStyle w:val="afffff2"/>
          <w:rFonts w:hint="cs"/>
          <w:rtl/>
        </w:rPr>
        <w:t xml:space="preserve">שנתן דווקא לאומן זה, </w:t>
      </w:r>
      <w:r w:rsidRPr="00177160">
        <w:rPr>
          <w:rStyle w:val="afffff2"/>
          <w:rFonts w:hint="cs"/>
          <w:rtl/>
        </w:rPr>
        <w:t>ש</w:t>
      </w:r>
      <w:r>
        <w:rPr>
          <w:rStyle w:val="afffff2"/>
          <w:rFonts w:hint="cs"/>
          <w:rtl/>
        </w:rPr>
        <w:t>גם ש</w:t>
      </w:r>
      <w:r w:rsidRPr="00177160">
        <w:rPr>
          <w:rStyle w:val="afffff2"/>
          <w:rFonts w:hint="cs"/>
          <w:rtl/>
        </w:rPr>
        <w:t xml:space="preserve">וכר </w:t>
      </w:r>
      <w:r>
        <w:rPr>
          <w:rStyle w:val="afffff2"/>
          <w:rFonts w:hint="cs"/>
          <w:rtl/>
        </w:rPr>
        <w:t>כן,</w:t>
      </w:r>
    </w:p>
    <w:p w14:paraId="491A2DCC" w14:textId="77777777" w:rsidR="00023BC3" w:rsidRPr="00F40D4B" w:rsidRDefault="00023BC3" w:rsidP="00023BC3">
      <w:pPr>
        <w:rPr>
          <w:rtl/>
        </w:rPr>
      </w:pPr>
      <w:r w:rsidRPr="00177160">
        <w:rPr>
          <w:rStyle w:val="afffff2"/>
          <w:rFonts w:hint="cs"/>
          <w:rtl/>
        </w:rPr>
        <w:t xml:space="preserve">ולא מצד שנותן לו מעט יותר, </w:t>
      </w:r>
      <w:r>
        <w:rPr>
          <w:rStyle w:val="afffff2"/>
          <w:rFonts w:hint="cs"/>
          <w:rtl/>
        </w:rPr>
        <w:t xml:space="preserve">שגם </w:t>
      </w:r>
      <w:r w:rsidRPr="00177160">
        <w:rPr>
          <w:rStyle w:val="afffff2"/>
          <w:rFonts w:hint="cs"/>
          <w:rtl/>
        </w:rPr>
        <w:t>שוכר כן.</w:t>
      </w:r>
    </w:p>
    <w:p w14:paraId="35E8C13A" w14:textId="0355B1F4" w:rsidR="00F707CE" w:rsidRPr="00F707CE" w:rsidRDefault="00023BC3" w:rsidP="00023BC3">
      <w:pPr>
        <w:pStyle w:val="36"/>
        <w:framePr w:wrap="notBeside"/>
        <w:rPr>
          <w:rtl/>
        </w:rPr>
      </w:pPr>
      <w:r w:rsidRPr="00F707CE">
        <w:rPr>
          <w:rFonts w:hint="cs"/>
          <w:rtl/>
        </w:rPr>
        <w:t>ב. כרב''א</w:t>
      </w:r>
      <w:r w:rsidR="00F707CE" w:rsidRPr="00F707CE">
        <w:rPr>
          <w:rFonts w:hint="cs"/>
          <w:rtl/>
        </w:rPr>
        <w:t>:</w:t>
      </w:r>
    </w:p>
    <w:p w14:paraId="50EEE5AE" w14:textId="3BFB61EE" w:rsidR="00A6533C" w:rsidRPr="00F40D4B" w:rsidRDefault="00023BC3" w:rsidP="00E82000">
      <w:pPr>
        <w:rPr>
          <w:rtl/>
        </w:rPr>
      </w:pPr>
      <w:r w:rsidRPr="00177160">
        <w:rPr>
          <w:rStyle w:val="affffc"/>
          <w:rFonts w:hint="cs"/>
          <w:rtl/>
        </w:rPr>
        <w:t>דתני</w:t>
      </w:r>
      <w:r>
        <w:rPr>
          <w:rStyle w:val="affffc"/>
          <w:rFonts w:hint="cs"/>
          <w:rtl/>
        </w:rPr>
        <w:t xml:space="preserve">: </w:t>
      </w:r>
      <w:r w:rsidRPr="00F40D4B">
        <w:rPr>
          <w:rtl/>
        </w:rPr>
        <w:t>שוכר כיצד משלם</w:t>
      </w:r>
      <w:r w:rsidRPr="00F40D4B">
        <w:rPr>
          <w:rFonts w:hint="cs"/>
          <w:rtl/>
        </w:rPr>
        <w:t xml:space="preserve">- </w:t>
      </w:r>
      <w:r w:rsidRPr="00177160">
        <w:rPr>
          <w:rStyle w:val="affffc"/>
          <w:rFonts w:hint="cs"/>
          <w:rtl/>
        </w:rPr>
        <w:t>ר</w:t>
      </w:r>
      <w:r w:rsidRPr="00177160">
        <w:rPr>
          <w:rStyle w:val="affffc"/>
          <w:rtl/>
        </w:rPr>
        <w:t>"</w:t>
      </w:r>
      <w:r w:rsidRPr="00177160">
        <w:rPr>
          <w:rStyle w:val="affffc"/>
          <w:rFonts w:hint="cs"/>
          <w:rtl/>
        </w:rPr>
        <w:t>מ</w:t>
      </w:r>
      <w:r>
        <w:rPr>
          <w:rStyle w:val="affffc"/>
          <w:rFonts w:hint="cs"/>
          <w:rtl/>
        </w:rPr>
        <w:t>:</w:t>
      </w:r>
      <w:r w:rsidRPr="00F40D4B">
        <w:rPr>
          <w:rtl/>
        </w:rPr>
        <w:t xml:space="preserve"> כשומר שכר, </w:t>
      </w:r>
      <w:r w:rsidRPr="00177160">
        <w:rPr>
          <w:rStyle w:val="affffc"/>
          <w:rtl/>
        </w:rPr>
        <w:t>ר"</w:t>
      </w:r>
      <w:r w:rsidRPr="00177160">
        <w:rPr>
          <w:rStyle w:val="affffc"/>
          <w:rFonts w:hint="cs"/>
          <w:rtl/>
        </w:rPr>
        <w:t>י</w:t>
      </w:r>
      <w:r w:rsidRPr="00177160">
        <w:rPr>
          <w:rStyle w:val="affffc"/>
          <w:rtl/>
        </w:rPr>
        <w:t>:</w:t>
      </w:r>
      <w:r w:rsidRPr="00F40D4B">
        <w:rPr>
          <w:rtl/>
        </w:rPr>
        <w:t xml:space="preserve"> כשומר חנם.</w:t>
      </w:r>
    </w:p>
    <w:p w14:paraId="148F4C19" w14:textId="77777777" w:rsidR="00FC5F62" w:rsidRDefault="006F071F" w:rsidP="00E82000">
      <w:pPr>
        <w:pStyle w:val="affe"/>
        <w:framePr w:wrap="around"/>
        <w:rPr>
          <w:rtl/>
        </w:rPr>
      </w:pPr>
      <w:r w:rsidRPr="00F40D4B">
        <w:rPr>
          <w:rFonts w:hint="cs"/>
          <w:rtl/>
        </w:rPr>
        <w:t xml:space="preserve">פא. </w:t>
      </w:r>
    </w:p>
    <w:p w14:paraId="05F28038" w14:textId="2383DBAD" w:rsidR="006F071F" w:rsidRPr="00F40D4B" w:rsidRDefault="006F071F" w:rsidP="00FC5F62">
      <w:pPr>
        <w:pStyle w:val="afffb"/>
        <w:rPr>
          <w:rtl/>
        </w:rPr>
      </w:pPr>
      <w:ins w:id="9944" w:author="מספור קטעי משנה" w:date="2026-10-06T06:45:11Z">
        <w:r>
          <w:rPr>
            <w:rStyle w:val="MisparKeta"/>
          </w:rPr>
          <w:t xml:space="preserve">ג. </w:t>
        </w:r>
      </w:ins>
      <w:r w:rsidRPr="00F40D4B">
        <w:rPr>
          <w:rtl/>
        </w:rPr>
        <w:t>וכולן שאמרו טול את שלך והבא מעות שומר חנם.</w:t>
      </w:r>
    </w:p>
    <w:p w14:paraId="4B76C171" w14:textId="3DAAB612" w:rsidR="00F707CE" w:rsidRPr="00F707CE" w:rsidRDefault="006F071F" w:rsidP="00FC5F62">
      <w:pPr>
        <w:pStyle w:val="36"/>
        <w:framePr w:wrap="notBeside"/>
        <w:rPr>
          <w:rtl/>
        </w:rPr>
      </w:pPr>
      <w:r w:rsidRPr="00F707CE">
        <w:rPr>
          <w:rtl/>
        </w:rPr>
        <w:t xml:space="preserve">תנן </w:t>
      </w:r>
      <w:r w:rsidR="00237964" w:rsidRPr="00F707CE">
        <w:rPr>
          <w:rtl/>
        </w:rPr>
        <w:t>שם</w:t>
      </w:r>
      <w:r w:rsidR="00F707CE" w:rsidRPr="00F707CE">
        <w:rPr>
          <w:rtl/>
        </w:rPr>
        <w:t>:</w:t>
      </w:r>
    </w:p>
    <w:p w14:paraId="432DA7EE" w14:textId="3D4998C6" w:rsidR="006F071F" w:rsidRPr="00F40D4B" w:rsidRDefault="006F071F" w:rsidP="009B508D">
      <w:pPr>
        <w:rPr>
          <w:rtl/>
        </w:rPr>
      </w:pPr>
      <w:r w:rsidRPr="00E82000">
        <w:rPr>
          <w:rStyle w:val="affffc"/>
          <w:rtl/>
        </w:rPr>
        <w:t>אמר לו</w:t>
      </w:r>
      <w:r w:rsidRPr="00F40D4B">
        <w:rPr>
          <w:rtl/>
        </w:rPr>
        <w:t xml:space="preserve"> שואל שלח, ושלחה ומתה - חייב, וכן בשעה שמחזירה.</w:t>
      </w:r>
    </w:p>
    <w:p w14:paraId="4A9F4231" w14:textId="7A8BACF1" w:rsidR="00F707CE" w:rsidRPr="00F707CE" w:rsidRDefault="006F071F" w:rsidP="00FC5F62">
      <w:pPr>
        <w:pStyle w:val="36"/>
        <w:framePr w:wrap="notBeside"/>
        <w:rPr>
          <w:rtl/>
        </w:rPr>
      </w:pPr>
      <w:r w:rsidRPr="00F707CE">
        <w:rPr>
          <w:rFonts w:hint="cs"/>
          <w:rtl/>
        </w:rPr>
        <w:t>מר</w:t>
      </w:r>
      <w:r w:rsidRPr="00F707CE">
        <w:rPr>
          <w:rtl/>
        </w:rPr>
        <w:t>"</w:t>
      </w:r>
      <w:r w:rsidRPr="00F707CE">
        <w:rPr>
          <w:rFonts w:hint="cs"/>
          <w:rtl/>
        </w:rPr>
        <w:t>ח</w:t>
      </w:r>
      <w:r w:rsidR="00F707CE" w:rsidRPr="00F707CE">
        <w:rPr>
          <w:rtl/>
        </w:rPr>
        <w:t>:</w:t>
      </w:r>
    </w:p>
    <w:p w14:paraId="49902928" w14:textId="25E7D9E7" w:rsidR="006F071F" w:rsidRPr="00F40D4B" w:rsidRDefault="00FC5F62" w:rsidP="009B508D">
      <w:pPr>
        <w:rPr>
          <w:rtl/>
        </w:rPr>
      </w:pPr>
      <w:r>
        <w:rPr>
          <w:rFonts w:hint="cs"/>
          <w:rtl/>
        </w:rPr>
        <w:t xml:space="preserve">רק </w:t>
      </w:r>
      <w:r w:rsidR="006F071F" w:rsidRPr="00F40D4B">
        <w:rPr>
          <w:rtl/>
        </w:rPr>
        <w:t>שהחזירה בתוך ימי שאילתה, אבל לאחר ימי שאילתה - פטור.</w:t>
      </w:r>
    </w:p>
    <w:p w14:paraId="5A88B89C" w14:textId="71BB7E6D" w:rsidR="00F707CE" w:rsidRPr="00F707CE" w:rsidRDefault="006F071F" w:rsidP="00FC5F62">
      <w:pPr>
        <w:pStyle w:val="36"/>
        <w:framePr w:wrap="notBeside"/>
        <w:rPr>
          <w:rtl/>
        </w:rPr>
      </w:pPr>
      <w:r w:rsidRPr="00F707CE">
        <w:rPr>
          <w:rFonts w:hint="cs"/>
          <w:rtl/>
        </w:rPr>
        <w:t>והך</w:t>
      </w:r>
      <w:r w:rsidR="00F707CE" w:rsidRPr="00F707CE">
        <w:rPr>
          <w:rtl/>
        </w:rPr>
        <w:t>:</w:t>
      </w:r>
    </w:p>
    <w:p w14:paraId="72D59EA5" w14:textId="5ABB3262" w:rsidR="00A6533C" w:rsidRPr="00F40D4B" w:rsidRDefault="006F071F" w:rsidP="009B508D">
      <w:pPr>
        <w:rPr>
          <w:rtl/>
        </w:rPr>
      </w:pPr>
      <w:r w:rsidRPr="00F40D4B">
        <w:rPr>
          <w:rFonts w:hint="cs"/>
          <w:rtl/>
        </w:rPr>
        <w:t>ד'</w:t>
      </w:r>
      <w:r w:rsidRPr="00F40D4B">
        <w:rPr>
          <w:rtl/>
        </w:rPr>
        <w:t>וכולן שאמרו טול את שלך והבא מעות שומר חנם</w:t>
      </w:r>
      <w:r w:rsidRPr="00F40D4B">
        <w:rPr>
          <w:rFonts w:hint="cs"/>
          <w:rtl/>
        </w:rPr>
        <w:t xml:space="preserve"> הא גמרתיו ש</w:t>
      </w:r>
      <w:r w:rsidRPr="00F40D4B">
        <w:rPr>
          <w:rtl/>
        </w:rPr>
        <w:t>"</w:t>
      </w:r>
      <w:r w:rsidRPr="00F40D4B">
        <w:rPr>
          <w:rFonts w:hint="cs"/>
          <w:rtl/>
        </w:rPr>
        <w:t>ש</w:t>
      </w:r>
    </w:p>
    <w:p w14:paraId="26ED680E" w14:textId="54159208" w:rsidR="00F707CE" w:rsidRPr="00F707CE" w:rsidRDefault="006F071F" w:rsidP="00FC5F62">
      <w:pPr>
        <w:pStyle w:val="36"/>
        <w:framePr w:wrap="notBeside"/>
        <w:rPr>
          <w:rtl/>
        </w:rPr>
      </w:pPr>
      <w:r w:rsidRPr="00F707CE">
        <w:rPr>
          <w:rFonts w:hint="cs"/>
          <w:rtl/>
        </w:rPr>
        <w:t>דחי'</w:t>
      </w:r>
      <w:r w:rsidR="00F707CE" w:rsidRPr="00F707CE">
        <w:rPr>
          <w:rFonts w:hint="cs"/>
          <w:rtl/>
        </w:rPr>
        <w:t>:</w:t>
      </w:r>
    </w:p>
    <w:p w14:paraId="04E6A134" w14:textId="4A1F1ECD" w:rsidR="00A6533C" w:rsidRPr="00F40D4B" w:rsidRDefault="006F071F" w:rsidP="009B508D">
      <w:pPr>
        <w:rPr>
          <w:rtl/>
        </w:rPr>
      </w:pPr>
      <w:r w:rsidRPr="00F40D4B">
        <w:rPr>
          <w:rFonts w:hint="cs"/>
          <w:rtl/>
        </w:rPr>
        <w:t>הא הבא מעות וטול ש</w:t>
      </w:r>
      <w:r w:rsidRPr="00F40D4B">
        <w:rPr>
          <w:rtl/>
        </w:rPr>
        <w:t>"</w:t>
      </w:r>
      <w:r w:rsidRPr="00F40D4B">
        <w:rPr>
          <w:rFonts w:hint="cs"/>
          <w:rtl/>
        </w:rPr>
        <w:t>ש והך שאשמעי' טול את שלך שס</w:t>
      </w:r>
      <w:r w:rsidRPr="00F40D4B">
        <w:rPr>
          <w:rtl/>
        </w:rPr>
        <w:t>"</w:t>
      </w:r>
      <w:r w:rsidRPr="00F40D4B">
        <w:rPr>
          <w:rFonts w:hint="cs"/>
          <w:rtl/>
        </w:rPr>
        <w:t>ד דש</w:t>
      </w:r>
      <w:r w:rsidRPr="00F40D4B">
        <w:rPr>
          <w:rtl/>
        </w:rPr>
        <w:t>"</w:t>
      </w:r>
      <w:r w:rsidRPr="00F40D4B">
        <w:rPr>
          <w:rFonts w:hint="cs"/>
          <w:rtl/>
        </w:rPr>
        <w:t>ח נמי לא הוי קמ</w:t>
      </w:r>
      <w:r w:rsidRPr="00F40D4B">
        <w:rPr>
          <w:rtl/>
        </w:rPr>
        <w:t>"</w:t>
      </w:r>
      <w:r w:rsidRPr="00F40D4B">
        <w:rPr>
          <w:rFonts w:hint="cs"/>
          <w:rtl/>
        </w:rPr>
        <w:t>ל</w:t>
      </w:r>
    </w:p>
    <w:p w14:paraId="121B516A" w14:textId="050FEE4D" w:rsidR="00F707CE" w:rsidRPr="00F707CE" w:rsidRDefault="006F071F" w:rsidP="00FC5F62">
      <w:pPr>
        <w:pStyle w:val="36"/>
        <w:framePr w:wrap="notBeside"/>
        <w:rPr>
          <w:rtl/>
        </w:rPr>
      </w:pPr>
      <w:r w:rsidRPr="00F707CE">
        <w:rPr>
          <w:rFonts w:hint="cs"/>
          <w:rtl/>
        </w:rPr>
        <w:t>א</w:t>
      </w:r>
      <w:r w:rsidRPr="00F707CE">
        <w:rPr>
          <w:rtl/>
        </w:rPr>
        <w:t>"</w:t>
      </w:r>
      <w:r w:rsidRPr="00F707CE">
        <w:rPr>
          <w:rFonts w:hint="cs"/>
          <w:rtl/>
        </w:rPr>
        <w:t>ד מר</w:t>
      </w:r>
      <w:r w:rsidRPr="00F707CE">
        <w:rPr>
          <w:rtl/>
        </w:rPr>
        <w:t>"</w:t>
      </w:r>
      <w:r w:rsidRPr="00F707CE">
        <w:rPr>
          <w:rFonts w:hint="cs"/>
          <w:rtl/>
        </w:rPr>
        <w:t>נ ב</w:t>
      </w:r>
      <w:r w:rsidRPr="00F707CE">
        <w:rPr>
          <w:rtl/>
        </w:rPr>
        <w:t>"</w:t>
      </w:r>
      <w:r w:rsidRPr="00F707CE">
        <w:rPr>
          <w:rFonts w:hint="cs"/>
          <w:rtl/>
        </w:rPr>
        <w:t>פ</w:t>
      </w:r>
      <w:r w:rsidR="00F707CE" w:rsidRPr="00F707CE">
        <w:rPr>
          <w:rtl/>
        </w:rPr>
        <w:t>:</w:t>
      </w:r>
    </w:p>
    <w:p w14:paraId="5EBA100D" w14:textId="7CBDA2CB" w:rsidR="00A6533C" w:rsidRPr="00F40D4B" w:rsidRDefault="006F071F" w:rsidP="00FC5F62">
      <w:pPr>
        <w:rPr>
          <w:rtl/>
        </w:rPr>
      </w:pPr>
      <w:r w:rsidRPr="00FC5F62">
        <w:rPr>
          <w:rStyle w:val="affffc"/>
          <w:rtl/>
        </w:rPr>
        <w:t>אף אנן תנינא:</w:t>
      </w:r>
      <w:r w:rsidRPr="00F40D4B">
        <w:rPr>
          <w:rtl/>
        </w:rPr>
        <w:t xml:space="preserve"> </w:t>
      </w:r>
      <w:r w:rsidRPr="00F40D4B">
        <w:rPr>
          <w:rFonts w:hint="cs"/>
          <w:rtl/>
        </w:rPr>
        <w:t>ד</w:t>
      </w:r>
      <w:r w:rsidRPr="00F40D4B">
        <w:rPr>
          <w:rtl/>
        </w:rPr>
        <w:t xml:space="preserve">וכולן שאמרו טול את שלך והבא מעות </w:t>
      </w:r>
      <w:r w:rsidRPr="00F40D4B">
        <w:rPr>
          <w:rFonts w:hint="cs"/>
          <w:rtl/>
        </w:rPr>
        <w:t>ש</w:t>
      </w:r>
      <w:r w:rsidRPr="00F40D4B">
        <w:rPr>
          <w:rtl/>
        </w:rPr>
        <w:t>"</w:t>
      </w:r>
      <w:r w:rsidRPr="00F40D4B">
        <w:rPr>
          <w:rFonts w:hint="cs"/>
          <w:rtl/>
        </w:rPr>
        <w:t>ח וה</w:t>
      </w:r>
      <w:r w:rsidRPr="00F40D4B">
        <w:rPr>
          <w:rtl/>
        </w:rPr>
        <w:t>"</w:t>
      </w:r>
      <w:r w:rsidRPr="00F40D4B">
        <w:rPr>
          <w:rFonts w:hint="cs"/>
          <w:rtl/>
        </w:rPr>
        <w:t>ה גמרתיו</w:t>
      </w:r>
      <w:r w:rsidR="00FC5F62">
        <w:rPr>
          <w:rFonts w:hint="cs"/>
          <w:rtl/>
        </w:rPr>
        <w:t xml:space="preserve">, </w:t>
      </w:r>
      <w:r w:rsidRPr="00FC5F62">
        <w:rPr>
          <w:rStyle w:val="affffc"/>
          <w:rFonts w:hint="cs"/>
          <w:rtl/>
        </w:rPr>
        <w:t>ודחי':</w:t>
      </w:r>
      <w:r w:rsidRPr="00F40D4B">
        <w:rPr>
          <w:rFonts w:hint="cs"/>
          <w:rtl/>
        </w:rPr>
        <w:t xml:space="preserve"> דטול את שלך שאני</w:t>
      </w:r>
    </w:p>
    <w:p w14:paraId="074528F1" w14:textId="5AFE2B44" w:rsidR="00F707CE" w:rsidRPr="00F707CE" w:rsidRDefault="006F071F" w:rsidP="00FC5F62">
      <w:pPr>
        <w:pStyle w:val="36"/>
        <w:framePr w:wrap="notBeside"/>
        <w:rPr>
          <w:rtl/>
        </w:rPr>
      </w:pPr>
      <w:r w:rsidRPr="00F707CE">
        <w:rPr>
          <w:rtl/>
        </w:rPr>
        <w:t>ה</w:t>
      </w:r>
      <w:r w:rsidRPr="00F707CE">
        <w:rPr>
          <w:rFonts w:hint="cs"/>
          <w:rtl/>
        </w:rPr>
        <w:t>ב</w:t>
      </w:r>
      <w:r w:rsidRPr="00F707CE">
        <w:rPr>
          <w:rtl/>
        </w:rPr>
        <w:t>"</w:t>
      </w:r>
      <w:r w:rsidRPr="00F707CE">
        <w:rPr>
          <w:rFonts w:hint="cs"/>
          <w:rtl/>
        </w:rPr>
        <w:t>מ מרבינא</w:t>
      </w:r>
      <w:r w:rsidR="00F707CE" w:rsidRPr="00F707CE">
        <w:rPr>
          <w:rFonts w:hint="cs"/>
          <w:rtl/>
        </w:rPr>
        <w:t>:</w:t>
      </w:r>
    </w:p>
    <w:p w14:paraId="69A600BC" w14:textId="3D0F192A" w:rsidR="00A6533C" w:rsidRPr="00F40D4B" w:rsidRDefault="006F071F" w:rsidP="009B508D">
      <w:pPr>
        <w:rPr>
          <w:rtl/>
        </w:rPr>
      </w:pPr>
      <w:r w:rsidRPr="00F40D4B">
        <w:rPr>
          <w:rtl/>
        </w:rPr>
        <w:t>רמי מתניתין אהדדי ומשני.</w:t>
      </w:r>
      <w:r w:rsidRPr="00F40D4B">
        <w:rPr>
          <w:rFonts w:hint="cs"/>
          <w:rtl/>
        </w:rPr>
        <w:t xml:space="preserve"> דטול את שלך ש</w:t>
      </w:r>
      <w:r w:rsidRPr="00F40D4B">
        <w:rPr>
          <w:rtl/>
        </w:rPr>
        <w:t>"</w:t>
      </w:r>
      <w:r w:rsidRPr="00F40D4B">
        <w:rPr>
          <w:rFonts w:hint="cs"/>
          <w:rtl/>
        </w:rPr>
        <w:t>ח וה</w:t>
      </w:r>
      <w:r w:rsidRPr="00F40D4B">
        <w:rPr>
          <w:rtl/>
        </w:rPr>
        <w:t>"</w:t>
      </w:r>
      <w:r w:rsidRPr="00F40D4B">
        <w:rPr>
          <w:rFonts w:hint="cs"/>
          <w:rtl/>
        </w:rPr>
        <w:t>ה לגמרתיו</w:t>
      </w:r>
    </w:p>
    <w:p w14:paraId="57BDE68A" w14:textId="77777777" w:rsidR="00F707CE" w:rsidRPr="00F707CE" w:rsidRDefault="006F071F" w:rsidP="00FC5F62">
      <w:pPr>
        <w:pStyle w:val="36"/>
        <w:framePr w:wrap="notBeside"/>
        <w:rPr>
          <w:rtl/>
        </w:rPr>
      </w:pPr>
      <w:r w:rsidRPr="00F707CE">
        <w:rPr>
          <w:rFonts w:hint="cs"/>
          <w:rtl/>
        </w:rPr>
        <w:t>והקשה</w:t>
      </w:r>
      <w:r w:rsidR="00F707CE" w:rsidRPr="00F707CE">
        <w:rPr>
          <w:rFonts w:hint="cs"/>
          <w:rtl/>
        </w:rPr>
        <w:t>:</w:t>
      </w:r>
    </w:p>
    <w:p w14:paraId="065E1FB0" w14:textId="03406060" w:rsidR="00A6533C" w:rsidRPr="00F40D4B" w:rsidRDefault="006F071F" w:rsidP="009B508D">
      <w:pPr>
        <w:rPr>
          <w:rtl/>
        </w:rPr>
      </w:pPr>
      <w:r w:rsidRPr="00F40D4B">
        <w:rPr>
          <w:rFonts w:hint="cs"/>
          <w:rtl/>
        </w:rPr>
        <w:t>מא</w:t>
      </w:r>
      <w:r w:rsidRPr="00F40D4B">
        <w:rPr>
          <w:rtl/>
        </w:rPr>
        <w:t>"</w:t>
      </w:r>
      <w:r w:rsidRPr="00F40D4B">
        <w:rPr>
          <w:rFonts w:hint="cs"/>
          <w:rtl/>
        </w:rPr>
        <w:t xml:space="preserve">ל שואל שלח ושלחה ומתה חייב </w:t>
      </w:r>
      <w:r w:rsidRPr="00F40D4B">
        <w:rPr>
          <w:rtl/>
        </w:rPr>
        <w:t>וכן בשעה שמחזירה!</w:t>
      </w:r>
    </w:p>
    <w:p w14:paraId="23F83B9D" w14:textId="77777777" w:rsidR="00F707CE" w:rsidRPr="00F707CE" w:rsidRDefault="006F071F" w:rsidP="00FC5F62">
      <w:pPr>
        <w:pStyle w:val="36"/>
        <w:framePr w:wrap="notBeside"/>
        <w:rPr>
          <w:rtl/>
        </w:rPr>
      </w:pPr>
      <w:r w:rsidRPr="00F707CE">
        <w:rPr>
          <w:rtl/>
        </w:rPr>
        <w:t>ומשני</w:t>
      </w:r>
      <w:r w:rsidRPr="00F707CE">
        <w:rPr>
          <w:rFonts w:hint="cs"/>
          <w:rtl/>
        </w:rPr>
        <w:t xml:space="preserve"> מר</w:t>
      </w:r>
      <w:r w:rsidRPr="00F707CE">
        <w:rPr>
          <w:rtl/>
        </w:rPr>
        <w:t>"</w:t>
      </w:r>
      <w:r w:rsidRPr="00F707CE">
        <w:rPr>
          <w:rFonts w:hint="cs"/>
          <w:rtl/>
        </w:rPr>
        <w:t>ח</w:t>
      </w:r>
      <w:r w:rsidR="00F707CE" w:rsidRPr="00F707CE">
        <w:rPr>
          <w:rFonts w:hint="cs"/>
          <w:rtl/>
        </w:rPr>
        <w:t>:</w:t>
      </w:r>
    </w:p>
    <w:p w14:paraId="401DD7EB" w14:textId="2B4227A9" w:rsidR="006F071F" w:rsidRPr="00F40D4B" w:rsidRDefault="006F071F" w:rsidP="009B508D">
      <w:pPr>
        <w:rPr>
          <w:rtl/>
        </w:rPr>
      </w:pPr>
      <w:r w:rsidRPr="00F40D4B">
        <w:rPr>
          <w:rFonts w:hint="cs"/>
          <w:rtl/>
        </w:rPr>
        <w:t>דדווקא ב</w:t>
      </w:r>
      <w:r w:rsidRPr="00F40D4B">
        <w:rPr>
          <w:rtl/>
        </w:rPr>
        <w:t>שהחזיר בתוך ימי שאילתה, אבל לאחר ימי שאילתה - פטור.</w:t>
      </w:r>
    </w:p>
    <w:p w14:paraId="60A81DC0" w14:textId="0C5ED33F" w:rsidR="00F707CE" w:rsidRPr="00F707CE" w:rsidRDefault="006F071F" w:rsidP="00FC5F62">
      <w:pPr>
        <w:pStyle w:val="36"/>
        <w:framePr w:wrap="notBeside"/>
        <w:rPr>
          <w:rtl/>
        </w:rPr>
      </w:pPr>
      <w:r w:rsidRPr="00F707CE">
        <w:rPr>
          <w:rtl/>
        </w:rPr>
        <w:t>איבעיא</w:t>
      </w:r>
      <w:r w:rsidR="00F707CE" w:rsidRPr="00F707CE">
        <w:rPr>
          <w:rtl/>
        </w:rPr>
        <w:t>:</w:t>
      </w:r>
    </w:p>
    <w:p w14:paraId="66E37DA8" w14:textId="0513B8E0" w:rsidR="006F071F" w:rsidRPr="00F40D4B" w:rsidRDefault="006F071F" w:rsidP="00E82000">
      <w:pPr>
        <w:pStyle w:val="affff9"/>
        <w:rPr>
          <w:rtl/>
        </w:rPr>
      </w:pPr>
      <w:r w:rsidRPr="00F40D4B">
        <w:rPr>
          <w:rtl/>
        </w:rPr>
        <w:t>פטור משואל וחייב כשומר שכר, או</w:t>
      </w:r>
      <w:r w:rsidR="00FC5F62">
        <w:rPr>
          <w:rFonts w:hint="cs"/>
          <w:rtl/>
        </w:rPr>
        <w:t xml:space="preserve"> אינו אף ש''ש</w:t>
      </w:r>
    </w:p>
    <w:p w14:paraId="4B131CBA" w14:textId="616218D3" w:rsidR="00F707CE" w:rsidRPr="00F707CE" w:rsidRDefault="006F071F" w:rsidP="00FC5F62">
      <w:pPr>
        <w:pStyle w:val="36"/>
        <w:framePr w:wrap="notBeside"/>
        <w:rPr>
          <w:rtl/>
        </w:rPr>
      </w:pPr>
      <w:r w:rsidRPr="00F707CE">
        <w:rPr>
          <w:rtl/>
        </w:rPr>
        <w:t>אמימר</w:t>
      </w:r>
      <w:r w:rsidR="00F707CE" w:rsidRPr="00F707CE">
        <w:rPr>
          <w:rtl/>
        </w:rPr>
        <w:t>:</w:t>
      </w:r>
    </w:p>
    <w:p w14:paraId="405888D2" w14:textId="2C8A2751" w:rsidR="006F071F" w:rsidRPr="00F40D4B" w:rsidRDefault="006F071F" w:rsidP="009B508D">
      <w:pPr>
        <w:rPr>
          <w:rtl/>
        </w:rPr>
      </w:pPr>
      <w:r w:rsidRPr="00F40D4B">
        <w:rPr>
          <w:rtl/>
        </w:rPr>
        <w:t>מסתבר, פטור משואל וחייב כשומר שכר, הואיל ונהנה מהנה הוה.</w:t>
      </w:r>
    </w:p>
    <w:p w14:paraId="74F9AB19" w14:textId="61915861" w:rsidR="00F707CE" w:rsidRPr="00F707CE" w:rsidRDefault="006F071F" w:rsidP="00FC5F62">
      <w:pPr>
        <w:pStyle w:val="36"/>
        <w:framePr w:wrap="notBeside"/>
        <w:rPr>
          <w:rtl/>
        </w:rPr>
      </w:pPr>
      <w:r w:rsidRPr="00F707CE">
        <w:rPr>
          <w:rFonts w:hint="cs"/>
          <w:rtl/>
        </w:rPr>
        <w:t>ות</w:t>
      </w:r>
      <w:r w:rsidRPr="00F707CE">
        <w:rPr>
          <w:rtl/>
        </w:rPr>
        <w:t>"</w:t>
      </w:r>
      <w:r w:rsidRPr="00F707CE">
        <w:rPr>
          <w:rFonts w:hint="cs"/>
          <w:rtl/>
        </w:rPr>
        <w:t>כ ד</w:t>
      </w:r>
      <w:r w:rsidRPr="00F707CE">
        <w:rPr>
          <w:rtl/>
        </w:rPr>
        <w:t>אמימר</w:t>
      </w:r>
      <w:r w:rsidR="00F707CE" w:rsidRPr="00F707CE">
        <w:rPr>
          <w:rtl/>
        </w:rPr>
        <w:t>:</w:t>
      </w:r>
    </w:p>
    <w:p w14:paraId="1EEF652D" w14:textId="3741DE4B" w:rsidR="00A6533C" w:rsidRPr="00F40D4B" w:rsidRDefault="006F071F" w:rsidP="009B508D">
      <w:pPr>
        <w:rPr>
          <w:rtl/>
        </w:rPr>
      </w:pPr>
      <w:r w:rsidRPr="00F40D4B">
        <w:rPr>
          <w:rtl/>
        </w:rPr>
        <w:t>הלוקח כלים מבית האומן לשגרן לבית חמיו,</w:t>
      </w:r>
    </w:p>
    <w:p w14:paraId="225EF67B" w14:textId="6CBB6D43" w:rsidR="006F071F" w:rsidRPr="00F40D4B" w:rsidRDefault="006F071F" w:rsidP="00E82000">
      <w:pPr>
        <w:spacing w:after="60"/>
        <w:rPr>
          <w:rtl/>
        </w:rPr>
      </w:pPr>
      <w:r w:rsidRPr="00FC5F62">
        <w:rPr>
          <w:rStyle w:val="affffc"/>
          <w:rtl/>
        </w:rPr>
        <w:t>ואמר לו:</w:t>
      </w:r>
      <w:r w:rsidRPr="00F40D4B">
        <w:rPr>
          <w:rtl/>
        </w:rPr>
        <w:t xml:space="preserve"> אם מקבלין אותן ממני - אני נותן לך דמיהן, ואם לאו - אני נותן לך לפי טובת הנאה שבהן</w:t>
      </w:r>
      <w:r w:rsidRPr="00F40D4B">
        <w:rPr>
          <w:rFonts w:hint="cs"/>
          <w:rtl/>
        </w:rPr>
        <w:t xml:space="preserve"> </w:t>
      </w:r>
      <w:r w:rsidRPr="00F40D4B">
        <w:rPr>
          <w:rtl/>
        </w:rPr>
        <w:t>ונאנסו בהליכה - חייב, בחזרה - פטור, מפני שהוא כנושא שכר.</w:t>
      </w:r>
    </w:p>
    <w:p w14:paraId="2DE9FB8A" w14:textId="77777777" w:rsidR="00F707CE" w:rsidRPr="00F707CE" w:rsidRDefault="00FC5F62" w:rsidP="00FC5F62">
      <w:pPr>
        <w:pStyle w:val="36"/>
        <w:framePr w:wrap="notBeside"/>
        <w:rPr>
          <w:rtl/>
        </w:rPr>
      </w:pPr>
      <w:r w:rsidRPr="00F707CE">
        <w:rPr>
          <w:rFonts w:hint="cs"/>
          <w:rtl/>
        </w:rPr>
        <w:lastRenderedPageBreak/>
        <w:t>מעשה</w:t>
      </w:r>
      <w:r w:rsidR="00F707CE" w:rsidRPr="00F707CE">
        <w:rPr>
          <w:rtl/>
        </w:rPr>
        <w:t>:</w:t>
      </w:r>
    </w:p>
    <w:p w14:paraId="5F869D08" w14:textId="2925E5B4" w:rsidR="00A6533C" w:rsidRPr="00F40D4B" w:rsidRDefault="006F071F" w:rsidP="00FC5F62">
      <w:pPr>
        <w:rPr>
          <w:rtl/>
        </w:rPr>
      </w:pPr>
      <w:r w:rsidRPr="00F40D4B">
        <w:rPr>
          <w:rFonts w:hint="cs"/>
          <w:rtl/>
        </w:rPr>
        <w:t>שמכר חמור לחבירו וא</w:t>
      </w:r>
      <w:r w:rsidRPr="00F40D4B">
        <w:rPr>
          <w:rtl/>
        </w:rPr>
        <w:t>"</w:t>
      </w:r>
      <w:r w:rsidRPr="00F40D4B">
        <w:rPr>
          <w:rFonts w:hint="cs"/>
          <w:rtl/>
        </w:rPr>
        <w:t>ל שהולך למקום פלוני אי ימכר כן ואי לא יחזירו</w:t>
      </w:r>
      <w:r w:rsidR="00FC5F62">
        <w:rPr>
          <w:rFonts w:hint="cs"/>
          <w:rtl/>
        </w:rPr>
        <w:t xml:space="preserve"> </w:t>
      </w:r>
      <w:r w:rsidRPr="00F40D4B">
        <w:rPr>
          <w:rFonts w:hint="cs"/>
          <w:rtl/>
        </w:rPr>
        <w:t xml:space="preserve">והלך ולא נמכר וכשהגיע נאנס </w:t>
      </w:r>
      <w:r w:rsidRPr="00FC5F62">
        <w:rPr>
          <w:rStyle w:val="affffc"/>
          <w:rFonts w:hint="cs"/>
          <w:rtl/>
        </w:rPr>
        <w:t>ור</w:t>
      </w:r>
      <w:r w:rsidRPr="00FC5F62">
        <w:rPr>
          <w:rStyle w:val="affffc"/>
          <w:rtl/>
        </w:rPr>
        <w:t>"</w:t>
      </w:r>
      <w:r w:rsidRPr="00FC5F62">
        <w:rPr>
          <w:rStyle w:val="affffc"/>
          <w:rFonts w:hint="cs"/>
          <w:rtl/>
        </w:rPr>
        <w:t>נ</w:t>
      </w:r>
      <w:r w:rsidRPr="00F40D4B">
        <w:rPr>
          <w:rFonts w:hint="cs"/>
          <w:rtl/>
        </w:rPr>
        <w:t xml:space="preserve"> חייבו</w:t>
      </w:r>
    </w:p>
    <w:p w14:paraId="7ECE72E1" w14:textId="684646B5" w:rsidR="00F707CE" w:rsidRPr="00F707CE" w:rsidRDefault="006F071F" w:rsidP="00FC5F62">
      <w:pPr>
        <w:pStyle w:val="36"/>
        <w:framePr w:wrap="notBeside"/>
        <w:rPr>
          <w:rtl/>
        </w:rPr>
      </w:pPr>
      <w:r w:rsidRPr="00F707CE">
        <w:rPr>
          <w:rFonts w:hint="cs"/>
          <w:rtl/>
        </w:rPr>
        <w:t>והקשה</w:t>
      </w:r>
      <w:r w:rsidR="00FC5F62" w:rsidRPr="00F707CE">
        <w:rPr>
          <w:rFonts w:hint="cs"/>
          <w:rtl/>
        </w:rPr>
        <w:t>ו</w:t>
      </w:r>
      <w:r w:rsidRPr="00F707CE">
        <w:rPr>
          <w:rFonts w:hint="cs"/>
          <w:rtl/>
        </w:rPr>
        <w:t xml:space="preserve"> רבה</w:t>
      </w:r>
      <w:r w:rsidR="00F707CE" w:rsidRPr="00F707CE">
        <w:rPr>
          <w:rFonts w:hint="cs"/>
          <w:rtl/>
        </w:rPr>
        <w:t>:</w:t>
      </w:r>
    </w:p>
    <w:p w14:paraId="062A9EC5" w14:textId="0463AC1C" w:rsidR="00A6533C" w:rsidRPr="00F40D4B" w:rsidRDefault="006F071F" w:rsidP="009B508D">
      <w:pPr>
        <w:rPr>
          <w:rtl/>
        </w:rPr>
      </w:pPr>
      <w:r w:rsidRPr="00F40D4B">
        <w:rPr>
          <w:rtl/>
        </w:rPr>
        <w:t>נאנסו, בהליכה חייב, ובחזרה פטור, מפני שהוא כנושא שכר!</w:t>
      </w:r>
    </w:p>
    <w:p w14:paraId="7013E90F" w14:textId="77777777" w:rsidR="00F707CE" w:rsidRPr="00F707CE" w:rsidRDefault="006F071F" w:rsidP="00FC5F62">
      <w:pPr>
        <w:pStyle w:val="36"/>
        <w:framePr w:wrap="notBeside"/>
        <w:rPr>
          <w:rtl/>
        </w:rPr>
      </w:pPr>
      <w:r w:rsidRPr="00F707CE">
        <w:rPr>
          <w:rFonts w:hint="cs"/>
          <w:rtl/>
        </w:rPr>
        <w:t>וענהו</w:t>
      </w:r>
      <w:r w:rsidR="00F707CE" w:rsidRPr="00F707CE">
        <w:rPr>
          <w:rFonts w:hint="cs"/>
          <w:rtl/>
        </w:rPr>
        <w:t>:</w:t>
      </w:r>
    </w:p>
    <w:p w14:paraId="40AC969D" w14:textId="511A113B" w:rsidR="00A6533C" w:rsidRPr="00F40D4B" w:rsidRDefault="006F071F" w:rsidP="009B508D">
      <w:pPr>
        <w:rPr>
          <w:rtl/>
        </w:rPr>
      </w:pPr>
      <w:r w:rsidRPr="00F40D4B">
        <w:rPr>
          <w:rFonts w:hint="cs"/>
          <w:rtl/>
        </w:rPr>
        <w:t>ד</w:t>
      </w:r>
      <w:r w:rsidRPr="00F40D4B">
        <w:rPr>
          <w:rtl/>
        </w:rPr>
        <w:t>חזרה דהאי הליכה היא</w:t>
      </w:r>
      <w:r w:rsidRPr="00F40D4B">
        <w:rPr>
          <w:rFonts w:hint="cs"/>
          <w:rtl/>
        </w:rPr>
        <w:t xml:space="preserve"> וסברא היא </w:t>
      </w:r>
      <w:r w:rsidR="00FC5F62">
        <w:rPr>
          <w:rFonts w:hint="cs"/>
          <w:rtl/>
        </w:rPr>
        <w:t>ש</w:t>
      </w:r>
      <w:r w:rsidRPr="00F40D4B">
        <w:rPr>
          <w:rtl/>
        </w:rPr>
        <w:t xml:space="preserve">בחזירתו, אילו </w:t>
      </w:r>
      <w:r w:rsidRPr="00F40D4B">
        <w:rPr>
          <w:rFonts w:hint="cs"/>
          <w:rtl/>
        </w:rPr>
        <w:t>היה מוצא למכור ודאי היה מוכר</w:t>
      </w:r>
    </w:p>
    <w:p w14:paraId="1D7756E0" w14:textId="09BAC1FE" w:rsidR="006F071F" w:rsidRPr="00F40D4B" w:rsidRDefault="006F071F" w:rsidP="00FC5F62">
      <w:pPr>
        <w:pStyle w:val="afffb"/>
        <w:rPr>
          <w:rtl/>
        </w:rPr>
      </w:pPr>
      <w:ins w:id="9945" w:author="מספור קטעי משנה" w:date="2026-10-06T06:45:11Z">
        <w:r>
          <w:rPr>
            <w:rStyle w:val="MisparKeta"/>
          </w:rPr>
          <w:t xml:space="preserve">ב. </w:t>
        </w:r>
      </w:ins>
      <w:r w:rsidRPr="00F40D4B">
        <w:rPr>
          <w:rtl/>
        </w:rPr>
        <w:t>שמור לי ואשמור לך - שומר שכר.</w:t>
      </w:r>
    </w:p>
    <w:p w14:paraId="064CA15A" w14:textId="77777777" w:rsidR="006F071F" w:rsidRPr="00F40D4B" w:rsidRDefault="006F071F" w:rsidP="009B508D">
      <w:pPr>
        <w:rPr>
          <w:rtl/>
        </w:rPr>
      </w:pPr>
      <w:r w:rsidRPr="00F40D4B">
        <w:rPr>
          <w:rFonts w:hint="cs"/>
          <w:rtl/>
        </w:rPr>
        <w:t>ולאו ש</w:t>
      </w:r>
      <w:r w:rsidRPr="00F40D4B">
        <w:rPr>
          <w:rtl/>
        </w:rPr>
        <w:t xml:space="preserve">מירה בבעלים היא </w:t>
      </w:r>
      <w:r w:rsidRPr="00FC5F62">
        <w:rPr>
          <w:rStyle w:val="affffc"/>
          <w:rtl/>
        </w:rPr>
        <w:t xml:space="preserve">– </w:t>
      </w:r>
      <w:r w:rsidRPr="00FC5F62">
        <w:rPr>
          <w:rStyle w:val="affffc"/>
          <w:rFonts w:hint="cs"/>
          <w:rtl/>
        </w:rPr>
        <w:t>ד</w:t>
      </w:r>
      <w:r w:rsidRPr="00FC5F62">
        <w:rPr>
          <w:rStyle w:val="affffc"/>
          <w:rtl/>
        </w:rPr>
        <w:t>א</w:t>
      </w:r>
      <w:r w:rsidRPr="00FC5F62">
        <w:rPr>
          <w:rStyle w:val="affffc"/>
          <w:rFonts w:hint="cs"/>
          <w:rtl/>
        </w:rPr>
        <w:t>ר</w:t>
      </w:r>
      <w:r w:rsidRPr="00FC5F62">
        <w:rPr>
          <w:rStyle w:val="affffc"/>
          <w:rtl/>
        </w:rPr>
        <w:t>"</w:t>
      </w:r>
      <w:r w:rsidRPr="00FC5F62">
        <w:rPr>
          <w:rStyle w:val="affffc"/>
          <w:rFonts w:hint="cs"/>
          <w:rtl/>
        </w:rPr>
        <w:t>פ</w:t>
      </w:r>
      <w:r w:rsidRPr="00FC5F62">
        <w:rPr>
          <w:rStyle w:val="affffc"/>
          <w:rtl/>
        </w:rPr>
        <w:t>:</w:t>
      </w:r>
      <w:r w:rsidRPr="00F40D4B">
        <w:rPr>
          <w:rtl/>
        </w:rPr>
        <w:t xml:space="preserve"> דא"ל שמור לי היום ואשמור לך למחר.</w:t>
      </w:r>
    </w:p>
    <w:p w14:paraId="3C5D503E" w14:textId="6531A497" w:rsidR="00F707CE" w:rsidRPr="00F707CE" w:rsidRDefault="006F071F" w:rsidP="008C650D">
      <w:pPr>
        <w:pStyle w:val="36"/>
        <w:framePr w:wrap="notBeside"/>
        <w:rPr>
          <w:rtl/>
        </w:rPr>
      </w:pPr>
      <w:r w:rsidRPr="00F707CE">
        <w:rPr>
          <w:rFonts w:hint="cs"/>
          <w:rtl/>
        </w:rPr>
        <w:t>וכן צ</w:t>
      </w:r>
      <w:r w:rsidRPr="00F707CE">
        <w:rPr>
          <w:rtl/>
        </w:rPr>
        <w:t>"</w:t>
      </w:r>
      <w:r w:rsidRPr="00F707CE">
        <w:rPr>
          <w:rFonts w:hint="cs"/>
          <w:rtl/>
        </w:rPr>
        <w:t>ל</w:t>
      </w:r>
      <w:r w:rsidR="00F707CE" w:rsidRPr="00F707CE">
        <w:rPr>
          <w:rFonts w:hint="cs"/>
          <w:rtl/>
        </w:rPr>
        <w:t>:</w:t>
      </w:r>
    </w:p>
    <w:p w14:paraId="791A9589" w14:textId="46E0E27B" w:rsidR="006F071F" w:rsidRPr="00F40D4B" w:rsidRDefault="006F071F" w:rsidP="008C650D">
      <w:pPr>
        <w:rPr>
          <w:rtl/>
        </w:rPr>
      </w:pPr>
      <w:r w:rsidRPr="00F40D4B">
        <w:rPr>
          <w:rFonts w:hint="cs"/>
          <w:rtl/>
        </w:rPr>
        <w:t>ברייתא דשמור והשאל וכו' דנעשו ש</w:t>
      </w:r>
      <w:r w:rsidRPr="00F40D4B">
        <w:rPr>
          <w:rtl/>
        </w:rPr>
        <w:t>"</w:t>
      </w:r>
      <w:r w:rsidRPr="00F40D4B">
        <w:rPr>
          <w:rFonts w:hint="cs"/>
          <w:rtl/>
        </w:rPr>
        <w:t>ש זל</w:t>
      </w:r>
      <w:r w:rsidRPr="00F40D4B">
        <w:rPr>
          <w:rtl/>
        </w:rPr>
        <w:t>"</w:t>
      </w:r>
      <w:r w:rsidRPr="00F40D4B">
        <w:rPr>
          <w:rFonts w:hint="cs"/>
          <w:rtl/>
        </w:rPr>
        <w:t>ז דהינו שמור ואשמור למחר</w:t>
      </w:r>
    </w:p>
    <w:p w14:paraId="31C0E8C4" w14:textId="77777777" w:rsidR="00F707CE" w:rsidRPr="00F707CE" w:rsidRDefault="008C650D" w:rsidP="008C650D">
      <w:pPr>
        <w:pStyle w:val="36"/>
        <w:framePr w:wrap="notBeside"/>
        <w:rPr>
          <w:rtl/>
        </w:rPr>
      </w:pPr>
      <w:r w:rsidRPr="00F707CE">
        <w:rPr>
          <w:rFonts w:hint="cs"/>
          <w:rtl/>
        </w:rPr>
        <w:t>מעשה</w:t>
      </w:r>
      <w:r w:rsidR="00F707CE" w:rsidRPr="00F707CE">
        <w:rPr>
          <w:rFonts w:hint="cs"/>
          <w:rtl/>
        </w:rPr>
        <w:t>:</w:t>
      </w:r>
    </w:p>
    <w:p w14:paraId="3CC77AB6" w14:textId="62DC1FE8" w:rsidR="008C650D" w:rsidRDefault="006F071F" w:rsidP="008C650D">
      <w:pPr>
        <w:rPr>
          <w:rtl/>
        </w:rPr>
      </w:pPr>
      <w:r w:rsidRPr="00F40D4B">
        <w:rPr>
          <w:rFonts w:hint="cs"/>
          <w:rtl/>
        </w:rPr>
        <w:t>מוכרי עשב שכל יום אחד אפה עבור כולם, וכשפעם אחת ביקש מהם לשמור על גלימתו</w:t>
      </w:r>
      <w:r w:rsidR="008C650D">
        <w:rPr>
          <w:rFonts w:hint="cs"/>
          <w:rtl/>
        </w:rPr>
        <w:t xml:space="preserve">, </w:t>
      </w:r>
      <w:r w:rsidRPr="00F40D4B">
        <w:rPr>
          <w:rFonts w:hint="cs"/>
          <w:rtl/>
        </w:rPr>
        <w:t xml:space="preserve">בזמן האפיה פשעו בה ונגנבה, </w:t>
      </w:r>
    </w:p>
    <w:p w14:paraId="4DA86210" w14:textId="77777777" w:rsidR="00F707CE" w:rsidRPr="00F707CE" w:rsidRDefault="006F071F" w:rsidP="008C650D">
      <w:pPr>
        <w:pStyle w:val="36"/>
        <w:framePr w:wrap="notBeside"/>
        <w:rPr>
          <w:rtl/>
        </w:rPr>
      </w:pPr>
      <w:r w:rsidRPr="00F707CE">
        <w:rPr>
          <w:rFonts w:hint="cs"/>
          <w:rtl/>
        </w:rPr>
        <w:t>ור</w:t>
      </w:r>
      <w:r w:rsidRPr="00F707CE">
        <w:rPr>
          <w:rtl/>
        </w:rPr>
        <w:t>"</w:t>
      </w:r>
      <w:r w:rsidRPr="00F707CE">
        <w:rPr>
          <w:rFonts w:hint="cs"/>
          <w:rtl/>
        </w:rPr>
        <w:t>פ</w:t>
      </w:r>
      <w:r w:rsidR="00F707CE" w:rsidRPr="00F707CE">
        <w:rPr>
          <w:rFonts w:hint="cs"/>
          <w:rtl/>
        </w:rPr>
        <w:t>:</w:t>
      </w:r>
    </w:p>
    <w:p w14:paraId="1C914B8F" w14:textId="50AE66BE" w:rsidR="00A6533C" w:rsidRPr="00F40D4B" w:rsidRDefault="006F071F" w:rsidP="008C650D">
      <w:pPr>
        <w:rPr>
          <w:rtl/>
        </w:rPr>
      </w:pPr>
      <w:r w:rsidRPr="00F40D4B">
        <w:rPr>
          <w:rFonts w:hint="cs"/>
          <w:rtl/>
        </w:rPr>
        <w:t xml:space="preserve">חייבם, ושאלוהו רבנן הא פשיעה בבעלים היא, </w:t>
      </w:r>
      <w:r w:rsidR="008C650D">
        <w:rPr>
          <w:rFonts w:hint="cs"/>
          <w:rtl/>
        </w:rPr>
        <w:t xml:space="preserve">והתבייש, לסוף </w:t>
      </w:r>
      <w:r w:rsidRPr="00F40D4B">
        <w:rPr>
          <w:rFonts w:hint="cs"/>
          <w:rtl/>
        </w:rPr>
        <w:t>נתברר שהיה שיכור באותה השעה</w:t>
      </w:r>
    </w:p>
    <w:p w14:paraId="18D561A6" w14:textId="36E8D2A4" w:rsidR="00F707CE" w:rsidRPr="00F707CE" w:rsidRDefault="006F071F" w:rsidP="008C650D">
      <w:pPr>
        <w:pStyle w:val="36"/>
        <w:framePr w:wrap="notBeside"/>
        <w:rPr>
          <w:rtl/>
        </w:rPr>
      </w:pPr>
      <w:r w:rsidRPr="00F707CE">
        <w:rPr>
          <w:rtl/>
        </w:rPr>
        <w:t>•</w:t>
      </w:r>
      <w:r w:rsidR="00F707CE" w:rsidRPr="00F707CE">
        <w:rPr>
          <w:rFonts w:hint="cs"/>
          <w:rtl/>
        </w:rPr>
        <w:t>:</w:t>
      </w:r>
    </w:p>
    <w:p w14:paraId="2424AE6A" w14:textId="4FC6CDE3" w:rsidR="008C650D" w:rsidRDefault="006F071F" w:rsidP="00E82000">
      <w:pPr>
        <w:rPr>
          <w:rtl/>
        </w:rPr>
      </w:pPr>
      <w:r w:rsidRPr="00F40D4B">
        <w:rPr>
          <w:rFonts w:hint="cs"/>
          <w:rtl/>
        </w:rPr>
        <w:t>מ</w:t>
      </w:r>
      <w:r w:rsidRPr="00F40D4B">
        <w:rPr>
          <w:rtl/>
        </w:rPr>
        <w:t>"</w:t>
      </w:r>
      <w:r w:rsidRPr="00F40D4B">
        <w:rPr>
          <w:rFonts w:hint="cs"/>
          <w:rtl/>
        </w:rPr>
        <w:t>ד פשיעה בבעלים פטור מש</w:t>
      </w:r>
      <w:r w:rsidRPr="00F40D4B">
        <w:rPr>
          <w:rtl/>
        </w:rPr>
        <w:t>"</w:t>
      </w:r>
      <w:r w:rsidRPr="00F40D4B">
        <w:rPr>
          <w:rFonts w:hint="cs"/>
          <w:rtl/>
        </w:rPr>
        <w:t xml:space="preserve">ה </w:t>
      </w:r>
      <w:r w:rsidR="008C650D">
        <w:rPr>
          <w:rFonts w:hint="cs"/>
          <w:rtl/>
        </w:rPr>
        <w:t>התביי</w:t>
      </w:r>
      <w:r w:rsidR="00E82000">
        <w:rPr>
          <w:rFonts w:hint="cs"/>
          <w:rtl/>
        </w:rPr>
        <w:t>ש.</w:t>
      </w:r>
    </w:p>
    <w:p w14:paraId="71F1C406" w14:textId="77777777" w:rsidR="00F707CE" w:rsidRPr="00F707CE" w:rsidRDefault="006F071F" w:rsidP="008C650D">
      <w:pPr>
        <w:pStyle w:val="36"/>
        <w:framePr w:wrap="notBeside"/>
        <w:rPr>
          <w:rtl/>
        </w:rPr>
      </w:pPr>
      <w:r w:rsidRPr="00F707CE">
        <w:rPr>
          <w:rFonts w:hint="cs"/>
          <w:rtl/>
        </w:rPr>
        <w:t>ולמ</w:t>
      </w:r>
      <w:r w:rsidRPr="00F707CE">
        <w:rPr>
          <w:rtl/>
        </w:rPr>
        <w:t>"</w:t>
      </w:r>
      <w:r w:rsidRPr="00F707CE">
        <w:rPr>
          <w:rFonts w:hint="cs"/>
          <w:rtl/>
        </w:rPr>
        <w:t>ד</w:t>
      </w:r>
      <w:r w:rsidR="00F707CE" w:rsidRPr="00F707CE">
        <w:rPr>
          <w:rFonts w:hint="cs"/>
          <w:rtl/>
        </w:rPr>
        <w:t>:</w:t>
      </w:r>
    </w:p>
    <w:p w14:paraId="55E9B976" w14:textId="4D0FCB29" w:rsidR="00A6533C" w:rsidRPr="00F40D4B" w:rsidRDefault="006F071F" w:rsidP="008C650D">
      <w:pPr>
        <w:rPr>
          <w:rtl/>
        </w:rPr>
      </w:pPr>
      <w:r w:rsidRPr="00F40D4B">
        <w:rPr>
          <w:rFonts w:hint="cs"/>
          <w:rtl/>
        </w:rPr>
        <w:t xml:space="preserve">פשיעה בבעלים חייב מיירי שהסכים לאפות תמורת שכר השמירה ועד שהגיע נגנבה. </w:t>
      </w:r>
      <w:r w:rsidRPr="008C650D">
        <w:rPr>
          <w:rStyle w:val="affffc"/>
          <w:rFonts w:hint="cs"/>
          <w:rtl/>
        </w:rPr>
        <w:t>ור</w:t>
      </w:r>
      <w:r w:rsidRPr="008C650D">
        <w:rPr>
          <w:rStyle w:val="affffc"/>
          <w:rtl/>
        </w:rPr>
        <w:t>"</w:t>
      </w:r>
      <w:r w:rsidRPr="008C650D">
        <w:rPr>
          <w:rStyle w:val="affffc"/>
          <w:rFonts w:hint="cs"/>
          <w:rtl/>
        </w:rPr>
        <w:t>פ</w:t>
      </w:r>
      <w:r w:rsidRPr="00F40D4B">
        <w:rPr>
          <w:rFonts w:hint="cs"/>
          <w:rtl/>
        </w:rPr>
        <w:t xml:space="preserve"> חייבם, </w:t>
      </w:r>
      <w:r w:rsidRPr="008C650D">
        <w:rPr>
          <w:rStyle w:val="affffc"/>
          <w:rFonts w:hint="cs"/>
          <w:rtl/>
        </w:rPr>
        <w:t>ולזה שאלוהו רבנן</w:t>
      </w:r>
      <w:r w:rsidRPr="00F40D4B">
        <w:rPr>
          <w:rFonts w:hint="cs"/>
          <w:rtl/>
        </w:rPr>
        <w:t xml:space="preserve"> למה חייבם הלא לכו'ע שמירה בבעלים פטור בש</w:t>
      </w:r>
      <w:r w:rsidRPr="00F40D4B">
        <w:rPr>
          <w:rtl/>
        </w:rPr>
        <w:t>"</w:t>
      </w:r>
      <w:r w:rsidRPr="00F40D4B">
        <w:rPr>
          <w:rFonts w:hint="cs"/>
          <w:rtl/>
        </w:rPr>
        <w:t xml:space="preserve">ש, </w:t>
      </w:r>
      <w:r w:rsidR="008C650D">
        <w:rPr>
          <w:rFonts w:hint="cs"/>
          <w:rtl/>
        </w:rPr>
        <w:t>והתבייש</w:t>
      </w:r>
    </w:p>
    <w:p w14:paraId="18AD2E9D" w14:textId="3F37BA2A" w:rsidR="006F071F" w:rsidRPr="00E82000" w:rsidRDefault="006F071F" w:rsidP="00E82000">
      <w:pPr>
        <w:spacing w:after="60"/>
        <w:rPr>
          <w:sz w:val="16"/>
          <w:szCs w:val="14"/>
          <w:rtl/>
        </w:rPr>
      </w:pPr>
      <w:r w:rsidRPr="008C650D">
        <w:rPr>
          <w:rStyle w:val="affffc"/>
          <w:rFonts w:hint="cs"/>
          <w:rtl/>
        </w:rPr>
        <w:t>ולסוף התברר</w:t>
      </w:r>
      <w:r w:rsidRPr="00F40D4B">
        <w:rPr>
          <w:rFonts w:hint="cs"/>
          <w:rtl/>
        </w:rPr>
        <w:t xml:space="preserve"> שמתחילה כבר נשתכר </w:t>
      </w:r>
      <w:r w:rsidRPr="008C650D">
        <w:rPr>
          <w:rStyle w:val="afffff2"/>
          <w:rFonts w:hint="cs"/>
          <w:rtl/>
        </w:rPr>
        <w:t>[וממילא זה לא היה בבעלים]</w:t>
      </w:r>
    </w:p>
    <w:p w14:paraId="46E20185" w14:textId="77777777" w:rsidR="006F071F" w:rsidRPr="00F40D4B" w:rsidRDefault="006F071F" w:rsidP="00A6533C">
      <w:pPr>
        <w:pStyle w:val="affe"/>
        <w:framePr w:wrap="around"/>
        <w:rPr>
          <w:rtl/>
        </w:rPr>
      </w:pPr>
      <w:r w:rsidRPr="00F40D4B">
        <w:rPr>
          <w:rtl/>
        </w:rPr>
        <w:t>פא:</w:t>
      </w:r>
    </w:p>
    <w:p w14:paraId="30151073" w14:textId="79CD0359" w:rsidR="00F707CE" w:rsidRPr="00F707CE" w:rsidRDefault="008C650D" w:rsidP="008C650D">
      <w:pPr>
        <w:pStyle w:val="36"/>
        <w:framePr w:wrap="notBeside"/>
        <w:rPr>
          <w:rtl/>
        </w:rPr>
      </w:pPr>
      <w:r w:rsidRPr="00F707CE">
        <w:rPr>
          <w:rFonts w:hint="cs"/>
          <w:rtl/>
        </w:rPr>
        <w:t>מעשה</w:t>
      </w:r>
      <w:r w:rsidR="00F707CE" w:rsidRPr="00F707CE">
        <w:rPr>
          <w:rFonts w:hint="cs"/>
          <w:rtl/>
        </w:rPr>
        <w:t>:</w:t>
      </w:r>
    </w:p>
    <w:p w14:paraId="14F7FFEA" w14:textId="62FA1C1B" w:rsidR="006F071F" w:rsidRPr="00F40D4B" w:rsidRDefault="008C650D" w:rsidP="008C650D">
      <w:pPr>
        <w:rPr>
          <w:rtl/>
        </w:rPr>
      </w:pPr>
      <w:r>
        <w:rPr>
          <w:rFonts w:hint="cs"/>
          <w:rtl/>
        </w:rPr>
        <w:t>ש</w:t>
      </w:r>
      <w:r w:rsidR="006F071F" w:rsidRPr="00F40D4B">
        <w:rPr>
          <w:rFonts w:hint="cs"/>
          <w:rtl/>
        </w:rPr>
        <w:t>נים שהלכו בדרך אחד ארוך ורכב על החמור ולבש סדין והשני קצר והלך ברגליו עם מעיל צמר</w:t>
      </w:r>
      <w:r>
        <w:rPr>
          <w:rFonts w:hint="cs"/>
          <w:rtl/>
        </w:rPr>
        <w:t xml:space="preserve">, </w:t>
      </w:r>
      <w:r w:rsidR="006F071F" w:rsidRPr="00F40D4B">
        <w:rPr>
          <w:rFonts w:hint="cs"/>
          <w:rtl/>
        </w:rPr>
        <w:t>כשהגיעו לנהר לקח מעילו והניחו על החמור ולקח סדינו של הארוך ונתעטף, ושטפו המים לסדין.</w:t>
      </w:r>
    </w:p>
    <w:p w14:paraId="28DA57F6" w14:textId="77777777" w:rsidR="00F707CE" w:rsidRPr="00F707CE" w:rsidRDefault="006F071F" w:rsidP="008C650D">
      <w:pPr>
        <w:pStyle w:val="36"/>
        <w:framePr w:wrap="notBeside"/>
        <w:rPr>
          <w:rtl/>
        </w:rPr>
      </w:pPr>
      <w:r w:rsidRPr="00F707CE">
        <w:rPr>
          <w:rFonts w:hint="cs"/>
          <w:rtl/>
        </w:rPr>
        <w:t>רבא</w:t>
      </w:r>
      <w:r w:rsidR="00F707CE" w:rsidRPr="00F707CE">
        <w:rPr>
          <w:rFonts w:hint="cs"/>
          <w:rtl/>
        </w:rPr>
        <w:t>:</w:t>
      </w:r>
    </w:p>
    <w:p w14:paraId="0EFA63CF" w14:textId="3324E10C" w:rsidR="008C650D" w:rsidRDefault="006F071F" w:rsidP="009B508D">
      <w:pPr>
        <w:rPr>
          <w:rtl/>
        </w:rPr>
      </w:pPr>
      <w:r w:rsidRPr="00F40D4B">
        <w:rPr>
          <w:rFonts w:hint="cs"/>
          <w:rtl/>
        </w:rPr>
        <w:t xml:space="preserve">חייבו, </w:t>
      </w:r>
      <w:r w:rsidRPr="008C650D">
        <w:rPr>
          <w:rStyle w:val="affffc"/>
          <w:rFonts w:hint="cs"/>
          <w:rtl/>
        </w:rPr>
        <w:t>ושאל</w:t>
      </w:r>
      <w:r w:rsidR="008C650D">
        <w:rPr>
          <w:rStyle w:val="affffc"/>
          <w:rFonts w:hint="cs"/>
          <w:rtl/>
        </w:rPr>
        <w:t>ה</w:t>
      </w:r>
      <w:r w:rsidRPr="008C650D">
        <w:rPr>
          <w:rStyle w:val="affffc"/>
          <w:rFonts w:hint="cs"/>
          <w:rtl/>
        </w:rPr>
        <w:t>ו רבנן</w:t>
      </w:r>
      <w:r w:rsidRPr="00F40D4B">
        <w:rPr>
          <w:rFonts w:hint="cs"/>
          <w:rtl/>
        </w:rPr>
        <w:t xml:space="preserve"> הא </w:t>
      </w:r>
      <w:r w:rsidRPr="00F40D4B">
        <w:rPr>
          <w:rtl/>
        </w:rPr>
        <w:t xml:space="preserve">שאלה בבעלים היא! </w:t>
      </w:r>
      <w:r w:rsidR="008C650D">
        <w:rPr>
          <w:rFonts w:hint="cs"/>
          <w:rtl/>
        </w:rPr>
        <w:t>והתבייש</w:t>
      </w:r>
      <w:r w:rsidRPr="00F40D4B">
        <w:rPr>
          <w:rtl/>
        </w:rPr>
        <w:t>.</w:t>
      </w:r>
      <w:r w:rsidRPr="00F40D4B">
        <w:rPr>
          <w:rFonts w:hint="cs"/>
          <w:rtl/>
        </w:rPr>
        <w:t xml:space="preserve"> </w:t>
      </w:r>
    </w:p>
    <w:p w14:paraId="09540B52" w14:textId="1FCA1867" w:rsidR="00F707CE" w:rsidRPr="00F707CE" w:rsidRDefault="00F707CE" w:rsidP="008C650D">
      <w:pPr>
        <w:pStyle w:val="36"/>
        <w:framePr w:wrap="notBeside"/>
        <w:rPr>
          <w:rtl/>
        </w:rPr>
      </w:pPr>
      <w:r w:rsidRPr="00F707CE">
        <w:rPr>
          <w:rFonts w:hint="cs"/>
          <w:rtl/>
        </w:rPr>
        <w:t>:</w:t>
      </w:r>
    </w:p>
    <w:p w14:paraId="610D5768" w14:textId="5B6D4099" w:rsidR="006F071F" w:rsidRPr="00F40D4B" w:rsidRDefault="006F071F" w:rsidP="008C650D">
      <w:pPr>
        <w:rPr>
          <w:rtl/>
        </w:rPr>
      </w:pPr>
      <w:r w:rsidRPr="00F40D4B">
        <w:rPr>
          <w:rtl/>
        </w:rPr>
        <w:t xml:space="preserve">לסוף </w:t>
      </w:r>
      <w:r w:rsidRPr="00F40D4B">
        <w:rPr>
          <w:rFonts w:hint="cs"/>
          <w:rtl/>
        </w:rPr>
        <w:t>נתברר שלקח בלא דעתו</w:t>
      </w:r>
    </w:p>
    <w:p w14:paraId="3E2A9EFC" w14:textId="77777777" w:rsidR="00F707CE" w:rsidRPr="00F707CE" w:rsidRDefault="008C650D" w:rsidP="008C650D">
      <w:pPr>
        <w:pStyle w:val="36"/>
        <w:framePr w:wrap="notBeside"/>
        <w:rPr>
          <w:rtl/>
        </w:rPr>
      </w:pPr>
      <w:r w:rsidRPr="00F707CE">
        <w:rPr>
          <w:rFonts w:hint="cs"/>
          <w:rtl/>
        </w:rPr>
        <w:lastRenderedPageBreak/>
        <w:t>מעשה</w:t>
      </w:r>
      <w:r w:rsidR="00F707CE" w:rsidRPr="00F707CE">
        <w:rPr>
          <w:rFonts w:hint="cs"/>
          <w:rtl/>
        </w:rPr>
        <w:t>:</w:t>
      </w:r>
    </w:p>
    <w:p w14:paraId="3D655A76" w14:textId="7843052E" w:rsidR="00A6533C" w:rsidRPr="00F40D4B" w:rsidRDefault="006F071F" w:rsidP="008C650D">
      <w:pPr>
        <w:rPr>
          <w:rtl/>
        </w:rPr>
      </w:pPr>
      <w:r w:rsidRPr="00F40D4B">
        <w:rPr>
          <w:rFonts w:hint="cs"/>
          <w:rtl/>
        </w:rPr>
        <w:t xml:space="preserve">שהשכיר חמור לחבירו וביקש הימנו שלא ילך בנהר פקוד שיש שם מים אלא בנהר </w:t>
      </w:r>
      <w:r w:rsidRPr="00F40D4B">
        <w:rPr>
          <w:rtl/>
        </w:rPr>
        <w:t>דנרש</w:t>
      </w:r>
      <w:r w:rsidR="008C650D">
        <w:rPr>
          <w:rFonts w:hint="cs"/>
          <w:rtl/>
        </w:rPr>
        <w:t xml:space="preserve">, </w:t>
      </w:r>
      <w:r w:rsidRPr="00F40D4B">
        <w:rPr>
          <w:rFonts w:hint="cs"/>
          <w:rtl/>
        </w:rPr>
        <w:t>והלך בנהר פקוד ומת החמור ואמר שהלך שם אלא שלא היה שם מים</w:t>
      </w:r>
    </w:p>
    <w:p w14:paraId="291970EE" w14:textId="1709F196" w:rsidR="00F707CE" w:rsidRPr="00F707CE" w:rsidRDefault="006F071F" w:rsidP="008C650D">
      <w:pPr>
        <w:pStyle w:val="36"/>
        <w:framePr w:wrap="notBeside"/>
        <w:rPr>
          <w:rtl/>
        </w:rPr>
      </w:pPr>
      <w:r w:rsidRPr="00F707CE">
        <w:rPr>
          <w:rFonts w:hint="cs"/>
          <w:rtl/>
        </w:rPr>
        <w:t>ל</w:t>
      </w:r>
      <w:r w:rsidRPr="00F707CE">
        <w:rPr>
          <w:rtl/>
        </w:rPr>
        <w:t>רבא</w:t>
      </w:r>
      <w:r w:rsidR="00F707CE" w:rsidRPr="00F707CE">
        <w:rPr>
          <w:rtl/>
        </w:rPr>
        <w:t>:</w:t>
      </w:r>
    </w:p>
    <w:p w14:paraId="6128C671" w14:textId="04220B55" w:rsidR="00A6533C" w:rsidRPr="00F40D4B" w:rsidRDefault="006F071F" w:rsidP="008C650D">
      <w:pPr>
        <w:rPr>
          <w:rtl/>
        </w:rPr>
      </w:pPr>
      <w:r w:rsidRPr="00F40D4B">
        <w:rPr>
          <w:rFonts w:hint="cs"/>
          <w:rtl/>
        </w:rPr>
        <w:t>נאמן ד</w:t>
      </w:r>
      <w:r w:rsidRPr="00F40D4B">
        <w:rPr>
          <w:rtl/>
        </w:rPr>
        <w:t xml:space="preserve">מה ליה לשקר, </w:t>
      </w:r>
      <w:r w:rsidRPr="00F40D4B">
        <w:rPr>
          <w:rFonts w:hint="cs"/>
          <w:rtl/>
        </w:rPr>
        <w:t>שיכל לומר שהלך בנהר דנרש</w:t>
      </w:r>
    </w:p>
    <w:p w14:paraId="49AEDA07" w14:textId="6CC1697F" w:rsidR="00F707CE" w:rsidRPr="00F707CE" w:rsidRDefault="006F071F" w:rsidP="008C650D">
      <w:pPr>
        <w:pStyle w:val="36"/>
        <w:framePr w:wrap="notBeside"/>
        <w:rPr>
          <w:rtl/>
        </w:rPr>
      </w:pPr>
      <w:r w:rsidRPr="00F707CE">
        <w:rPr>
          <w:rFonts w:hint="cs"/>
          <w:rtl/>
        </w:rPr>
        <w:t>ודחאו אביי</w:t>
      </w:r>
      <w:r w:rsidR="00F707CE" w:rsidRPr="00F707CE">
        <w:rPr>
          <w:rFonts w:hint="cs"/>
          <w:rtl/>
        </w:rPr>
        <w:t>:</w:t>
      </w:r>
    </w:p>
    <w:p w14:paraId="4DDF43FD" w14:textId="500E2504" w:rsidR="00A6533C" w:rsidRPr="00F40D4B" w:rsidRDefault="006F071F" w:rsidP="009B508D">
      <w:pPr>
        <w:rPr>
          <w:rtl/>
        </w:rPr>
      </w:pPr>
      <w:r w:rsidRPr="00F40D4B">
        <w:rPr>
          <w:rFonts w:hint="cs"/>
          <w:rtl/>
        </w:rPr>
        <w:t>דמ</w:t>
      </w:r>
      <w:r w:rsidRPr="00F40D4B">
        <w:rPr>
          <w:rtl/>
        </w:rPr>
        <w:t>"</w:t>
      </w:r>
      <w:r w:rsidRPr="00F40D4B">
        <w:rPr>
          <w:rFonts w:hint="cs"/>
          <w:rtl/>
        </w:rPr>
        <w:t>ל לשקר במקום עדים דיש מים לא אמרי'</w:t>
      </w:r>
    </w:p>
    <w:p w14:paraId="1BEB35F7" w14:textId="5AC680C2" w:rsidR="006F071F" w:rsidRPr="00F40D4B" w:rsidRDefault="006F071F" w:rsidP="008C650D">
      <w:pPr>
        <w:pStyle w:val="afffb"/>
        <w:rPr>
          <w:rtl/>
        </w:rPr>
      </w:pPr>
      <w:ins w:id="9946" w:author="מספור קטעי משנה" w:date="2026-10-06T06:45:11Z">
        <w:r>
          <w:rPr>
            <w:rStyle w:val="MisparKeta"/>
          </w:rPr>
          <w:t xml:space="preserve">א. </w:t>
        </w:r>
      </w:ins>
      <w:r w:rsidRPr="00F40D4B">
        <w:rPr>
          <w:rtl/>
        </w:rPr>
        <w:t>שמור לי ואמר לו הנח לפני שומר חנם.</w:t>
      </w:r>
    </w:p>
    <w:p w14:paraId="15F77FBE" w14:textId="391CD915" w:rsidR="00F707CE" w:rsidRPr="00F707CE" w:rsidRDefault="006F071F" w:rsidP="008C650D">
      <w:pPr>
        <w:pStyle w:val="36"/>
        <w:framePr w:wrap="notBeside"/>
        <w:rPr>
          <w:rtl/>
        </w:rPr>
      </w:pPr>
      <w:r w:rsidRPr="00F707CE">
        <w:rPr>
          <w:rFonts w:hint="cs"/>
          <w:rtl/>
        </w:rPr>
        <w:t>ר</w:t>
      </w:r>
      <w:r w:rsidRPr="00F707CE">
        <w:rPr>
          <w:rtl/>
        </w:rPr>
        <w:t>"</w:t>
      </w:r>
      <w:r w:rsidRPr="00F707CE">
        <w:rPr>
          <w:rFonts w:hint="cs"/>
          <w:rtl/>
        </w:rPr>
        <w:t>ה</w:t>
      </w:r>
      <w:r w:rsidR="00F707CE" w:rsidRPr="00F707CE">
        <w:rPr>
          <w:rtl/>
        </w:rPr>
        <w:t>:</w:t>
      </w:r>
    </w:p>
    <w:p w14:paraId="2981FA4E" w14:textId="53EF14A2" w:rsidR="006F071F" w:rsidRPr="00F40D4B" w:rsidRDefault="006F071F" w:rsidP="009B508D">
      <w:pPr>
        <w:rPr>
          <w:rtl/>
        </w:rPr>
      </w:pPr>
      <w:r w:rsidRPr="00F40D4B">
        <w:rPr>
          <w:rtl/>
        </w:rPr>
        <w:t>אמר לו הנח לפניך - אינו לא שומר חנם ולא שומר שכר.</w:t>
      </w:r>
    </w:p>
    <w:p w14:paraId="50C39B60" w14:textId="58C9869A" w:rsidR="00F707CE" w:rsidRPr="00F707CE" w:rsidRDefault="006F071F" w:rsidP="008C650D">
      <w:pPr>
        <w:pStyle w:val="36"/>
        <w:framePr w:wrap="notBeside"/>
        <w:rPr>
          <w:rtl/>
        </w:rPr>
      </w:pPr>
      <w:r w:rsidRPr="00F707CE">
        <w:rPr>
          <w:rtl/>
        </w:rPr>
        <w:t>איבעיא</w:t>
      </w:r>
      <w:r w:rsidR="00F707CE" w:rsidRPr="00F707CE">
        <w:rPr>
          <w:rtl/>
        </w:rPr>
        <w:t>:</w:t>
      </w:r>
    </w:p>
    <w:p w14:paraId="61A396D1" w14:textId="52EC5D49" w:rsidR="00E82000" w:rsidRDefault="006F071F" w:rsidP="00E82000">
      <w:pPr>
        <w:spacing w:after="60"/>
        <w:rPr>
          <w:rtl/>
        </w:rPr>
      </w:pPr>
      <w:r w:rsidRPr="00F40D4B">
        <w:rPr>
          <w:rFonts w:hint="cs"/>
          <w:rtl/>
        </w:rPr>
        <w:t>'</w:t>
      </w:r>
      <w:r w:rsidRPr="00F40D4B">
        <w:rPr>
          <w:rtl/>
        </w:rPr>
        <w:t>הנח</w:t>
      </w:r>
      <w:r w:rsidRPr="00F40D4B">
        <w:rPr>
          <w:rFonts w:hint="cs"/>
          <w:rtl/>
        </w:rPr>
        <w:t>'</w:t>
      </w:r>
      <w:r w:rsidRPr="00F40D4B">
        <w:rPr>
          <w:rtl/>
        </w:rPr>
        <w:t xml:space="preserve"> סתמא מאי? </w:t>
      </w:r>
      <w:r w:rsidRPr="008C650D">
        <w:rPr>
          <w:rStyle w:val="affffc"/>
          <w:rFonts w:hint="cs"/>
          <w:rtl/>
        </w:rPr>
        <w:t>אין להוכיח</w:t>
      </w:r>
      <w:r w:rsidRPr="00F40D4B">
        <w:rPr>
          <w:rFonts w:hint="cs"/>
          <w:rtl/>
        </w:rPr>
        <w:t xml:space="preserve"> מדיוק דמתני' דוהנח לפני, ש</w:t>
      </w:r>
      <w:r w:rsidRPr="00F40D4B">
        <w:rPr>
          <w:rtl/>
        </w:rPr>
        <w:t>"</w:t>
      </w:r>
      <w:r w:rsidRPr="00F40D4B">
        <w:rPr>
          <w:rFonts w:hint="cs"/>
          <w:rtl/>
        </w:rPr>
        <w:t>ח הא סתמא ולא כלום</w:t>
      </w:r>
      <w:r w:rsidR="008C650D">
        <w:rPr>
          <w:rFonts w:hint="cs"/>
          <w:rtl/>
        </w:rPr>
        <w:t>, דא''כ</w:t>
      </w:r>
      <w:r>
        <w:rPr>
          <w:rFonts w:hint="cs"/>
          <w:rtl/>
        </w:rPr>
        <w:t xml:space="preserve"> נדייק </w:t>
      </w:r>
      <w:r>
        <w:rPr>
          <w:rStyle w:val="affffc"/>
          <w:rFonts w:hint="cs"/>
          <w:rtl/>
          <w:rPrChange w:id="9144" w:author="מנוע אמוראים" w:date="2026-10-05T16:41:14Z">
            <w:rPr>
              <w:rFonts w:hint="cs"/>
              <w:rtl/>
            </w:rPr>
          </w:rPrChange>
        </w:rPr>
        <w:t xml:space="preserve">מדר</w:t>
      </w:r>
      <w:r>
        <w:rPr>
          <w:rStyle w:val="affffc"/>
          <w:rtl/>
          <w:rPrChange w:id="9145" w:author="מנוע אמוראים" w:date="2026-10-05T16:41:14Z">
            <w:rPr>
              <w:rtl/>
            </w:rPr>
          </w:rPrChange>
        </w:rPr>
        <w:t xml:space="preserve">"</w:t>
      </w:r>
      <w:r>
        <w:rPr>
          <w:rStyle w:val="affffc"/>
          <w:rFonts w:hint="cs"/>
          <w:rtl/>
          <w:rPrChange w:id="9146" w:author="מנוע אמוראים" w:date="2026-10-05T16:41:14Z">
            <w:rPr>
              <w:rFonts w:hint="cs"/>
              <w:rtl/>
            </w:rPr>
          </w:rPrChange>
        </w:rPr>
        <w:t xml:space="preserve">ה</w:t>
      </w:r>
      <w:r>
        <w:rPr>
          <w:rFonts w:hint="cs"/>
          <w:rtl/>
        </w:rPr>
        <w:t xml:space="preserve"> ד</w:t>
      </w:r>
      <w:r w:rsidRPr="00F40D4B">
        <w:rPr>
          <w:rtl/>
        </w:rPr>
        <w:t>הנח לפניך –</w:t>
      </w:r>
      <w:r w:rsidRPr="00F40D4B">
        <w:rPr>
          <w:rFonts w:hint="cs"/>
          <w:rtl/>
        </w:rPr>
        <w:t xml:space="preserve"> לא כלום הא הנח ש</w:t>
      </w:r>
      <w:r w:rsidRPr="00F40D4B">
        <w:rPr>
          <w:rtl/>
        </w:rPr>
        <w:t>"</w:t>
      </w:r>
      <w:r w:rsidRPr="00F40D4B">
        <w:rPr>
          <w:rFonts w:hint="cs"/>
          <w:rtl/>
        </w:rPr>
        <w:t>ח הוא</w:t>
      </w:r>
      <w:r w:rsidR="008C650D">
        <w:rPr>
          <w:rFonts w:hint="cs"/>
          <w:rtl/>
        </w:rPr>
        <w:t>.</w:t>
      </w:r>
    </w:p>
    <w:p w14:paraId="78406E68" w14:textId="77777777" w:rsidR="00F707CE" w:rsidRPr="00F707CE" w:rsidRDefault="006F071F" w:rsidP="008C650D">
      <w:pPr>
        <w:pStyle w:val="36"/>
        <w:framePr w:wrap="notBeside"/>
        <w:rPr>
          <w:rtl/>
        </w:rPr>
      </w:pPr>
      <w:r w:rsidRPr="00F707CE">
        <w:rPr>
          <w:rFonts w:hint="cs"/>
          <w:rtl/>
        </w:rPr>
        <w:t>אין להוכיח</w:t>
      </w:r>
      <w:r w:rsidR="00F707CE" w:rsidRPr="00F707CE">
        <w:rPr>
          <w:rFonts w:hint="cs"/>
          <w:rtl/>
        </w:rPr>
        <w:t>:</w:t>
      </w:r>
    </w:p>
    <w:p w14:paraId="1AE99638" w14:textId="7B2C9441" w:rsidR="00A6533C" w:rsidRPr="00F40D4B" w:rsidRDefault="006F071F" w:rsidP="008C650D">
      <w:pPr>
        <w:rPr>
          <w:rtl/>
        </w:rPr>
      </w:pPr>
      <w:r w:rsidRPr="00F40D4B">
        <w:rPr>
          <w:rFonts w:hint="cs"/>
          <w:rtl/>
        </w:rPr>
        <w:t>דת</w:t>
      </w:r>
      <w:r w:rsidRPr="00F40D4B">
        <w:rPr>
          <w:rtl/>
        </w:rPr>
        <w:t>נאי</w:t>
      </w:r>
      <w:r w:rsidRPr="00F40D4B">
        <w:rPr>
          <w:rFonts w:hint="cs"/>
          <w:rtl/>
        </w:rPr>
        <w:t xml:space="preserve"> היא</w:t>
      </w:r>
      <w:r w:rsidRPr="00F40D4B">
        <w:rPr>
          <w:rtl/>
        </w:rPr>
        <w:t xml:space="preserve"> </w:t>
      </w:r>
      <w:r w:rsidRPr="008C650D">
        <w:rPr>
          <w:rStyle w:val="affffc"/>
          <w:rFonts w:hint="cs"/>
          <w:rtl/>
        </w:rPr>
        <w:t>דלת</w:t>
      </w:r>
      <w:r w:rsidRPr="008C650D">
        <w:rPr>
          <w:rStyle w:val="affffc"/>
          <w:rtl/>
        </w:rPr>
        <w:t>"</w:t>
      </w:r>
      <w:r w:rsidRPr="008C650D">
        <w:rPr>
          <w:rStyle w:val="affffc"/>
          <w:rFonts w:hint="cs"/>
          <w:rtl/>
        </w:rPr>
        <w:t>ק:</w:t>
      </w:r>
      <w:r w:rsidRPr="00F40D4B">
        <w:rPr>
          <w:rFonts w:hint="cs"/>
          <w:rtl/>
        </w:rPr>
        <w:t xml:space="preserve"> '</w:t>
      </w:r>
      <w:r w:rsidRPr="00F40D4B">
        <w:rPr>
          <w:rtl/>
        </w:rPr>
        <w:t>אם הכניס ברשות בעל חצר - חייב,</w:t>
      </w:r>
    </w:p>
    <w:p w14:paraId="3F716558" w14:textId="75A6CBE9" w:rsidR="006F071F" w:rsidRPr="00F40D4B" w:rsidRDefault="006F071F" w:rsidP="008C650D">
      <w:pPr>
        <w:rPr>
          <w:rtl/>
        </w:rPr>
      </w:pPr>
      <w:r w:rsidRPr="008C650D">
        <w:rPr>
          <w:rStyle w:val="affffc"/>
          <w:rFonts w:hint="cs"/>
          <w:rtl/>
        </w:rPr>
        <w:t>ול</w:t>
      </w:r>
      <w:r w:rsidRPr="008C650D">
        <w:rPr>
          <w:rStyle w:val="affffc"/>
          <w:rtl/>
        </w:rPr>
        <w:t>רבי:</w:t>
      </w:r>
      <w:r w:rsidRPr="00F40D4B">
        <w:rPr>
          <w:rtl/>
        </w:rPr>
        <w:t xml:space="preserve"> בכולם אינו חייב עד שיקבל עליו בע</w:t>
      </w:r>
      <w:r w:rsidRPr="00F40D4B">
        <w:rPr>
          <w:rFonts w:hint="cs"/>
          <w:rtl/>
        </w:rPr>
        <w:t xml:space="preserve">ה'ב </w:t>
      </w:r>
      <w:r w:rsidRPr="00F40D4B">
        <w:rPr>
          <w:rtl/>
        </w:rPr>
        <w:t>לשמור.</w:t>
      </w:r>
    </w:p>
    <w:p w14:paraId="3F03A55D" w14:textId="48A7707D" w:rsidR="00F707CE" w:rsidRPr="00F707CE" w:rsidRDefault="006F071F" w:rsidP="008C650D">
      <w:pPr>
        <w:pStyle w:val="36"/>
        <w:framePr w:wrap="notBeside"/>
        <w:rPr>
          <w:rtl/>
        </w:rPr>
      </w:pPr>
      <w:r w:rsidRPr="00F707CE">
        <w:rPr>
          <w:rFonts w:hint="cs"/>
          <w:rtl/>
        </w:rPr>
        <w:t>א.</w:t>
      </w:r>
      <w:r w:rsidR="008C650D" w:rsidRPr="00F707CE">
        <w:rPr>
          <w:rFonts w:hint="cs"/>
          <w:rtl/>
        </w:rPr>
        <w:t>לרבנן</w:t>
      </w:r>
      <w:r w:rsidR="00F707CE" w:rsidRPr="00F707CE">
        <w:rPr>
          <w:rFonts w:hint="cs"/>
          <w:rtl/>
        </w:rPr>
        <w:t>:</w:t>
      </w:r>
    </w:p>
    <w:p w14:paraId="47F60B6E" w14:textId="5AD88217" w:rsidR="00A6533C" w:rsidRPr="00F40D4B" w:rsidRDefault="006F071F" w:rsidP="009B508D">
      <w:pPr>
        <w:rPr>
          <w:rtl/>
        </w:rPr>
      </w:pPr>
      <w:r w:rsidRPr="00F40D4B">
        <w:rPr>
          <w:rFonts w:hint="cs"/>
          <w:rtl/>
        </w:rPr>
        <w:t>דווקא בחצר שמורה חייב, משא</w:t>
      </w:r>
      <w:r w:rsidRPr="00F40D4B">
        <w:rPr>
          <w:rtl/>
        </w:rPr>
        <w:t>"</w:t>
      </w:r>
      <w:r w:rsidRPr="00F40D4B">
        <w:rPr>
          <w:rFonts w:hint="cs"/>
          <w:rtl/>
        </w:rPr>
        <w:t>כ בשוק</w:t>
      </w:r>
    </w:p>
    <w:p w14:paraId="3565E6A6" w14:textId="5D8FA889" w:rsidR="00F707CE" w:rsidRPr="00F707CE" w:rsidRDefault="006F071F" w:rsidP="008C650D">
      <w:pPr>
        <w:pStyle w:val="36"/>
        <w:framePr w:wrap="notBeside"/>
        <w:rPr>
          <w:rtl/>
        </w:rPr>
      </w:pPr>
      <w:r w:rsidRPr="00F707CE">
        <w:rPr>
          <w:rFonts w:hint="cs"/>
          <w:rtl/>
        </w:rPr>
        <w:t>ב.</w:t>
      </w:r>
      <w:r w:rsidR="008C650D" w:rsidRPr="00F707CE">
        <w:rPr>
          <w:rFonts w:hint="cs"/>
          <w:rtl/>
        </w:rPr>
        <w:t xml:space="preserve"> לרבי</w:t>
      </w:r>
      <w:r w:rsidR="00F707CE" w:rsidRPr="00F707CE">
        <w:rPr>
          <w:rFonts w:hint="cs"/>
          <w:rtl/>
        </w:rPr>
        <w:t>:</w:t>
      </w:r>
    </w:p>
    <w:p w14:paraId="3109A5F8" w14:textId="09EBC80A" w:rsidR="006F071F" w:rsidRPr="00F40D4B" w:rsidRDefault="006F071F" w:rsidP="009B508D">
      <w:pPr>
        <w:rPr>
          <w:rtl/>
        </w:rPr>
      </w:pPr>
      <w:r w:rsidRPr="00F40D4B">
        <w:rPr>
          <w:rFonts w:hint="cs"/>
          <w:rtl/>
        </w:rPr>
        <w:t>דווקא בחצר פטור שרק נתן לו רשות להכנס, משא</w:t>
      </w:r>
      <w:r w:rsidRPr="00F40D4B">
        <w:rPr>
          <w:rtl/>
        </w:rPr>
        <w:t>"</w:t>
      </w:r>
      <w:r w:rsidRPr="00F40D4B">
        <w:rPr>
          <w:rFonts w:hint="cs"/>
          <w:rtl/>
        </w:rPr>
        <w:t>כ בשוק כשאומר הנח היינו שישמור</w:t>
      </w:r>
      <w:r w:rsidR="00E82000">
        <w:rPr>
          <w:rFonts w:hint="cs"/>
          <w:rtl/>
        </w:rPr>
        <w:t>.</w:t>
      </w:r>
    </w:p>
    <w:p w14:paraId="241CFBE5" w14:textId="1FDC88C6" w:rsidR="006F071F" w:rsidRPr="00F40D4B" w:rsidRDefault="006F071F" w:rsidP="008C650D">
      <w:pPr>
        <w:pStyle w:val="afffb"/>
        <w:rPr>
          <w:rtl/>
        </w:rPr>
      </w:pPr>
      <w:ins w:id="9947" w:author="מספור קטעי משנה" w:date="2026-10-06T06:45:11Z">
        <w:r>
          <w:rPr>
            <w:rStyle w:val="MisparKeta"/>
          </w:rPr>
          <w:t xml:space="preserve">ב. </w:t>
        </w:r>
      </w:ins>
      <w:bookmarkStart w:id="6" w:name="_Hlk167079357"/>
      <w:r w:rsidRPr="00F40D4B">
        <w:rPr>
          <w:rtl/>
        </w:rPr>
        <w:t>הלוהו על המשכון שומר שכר.</w:t>
      </w:r>
    </w:p>
    <w:p w14:paraId="1ACD3D38" w14:textId="1F081809" w:rsidR="00EE46A3" w:rsidRDefault="00EE46A3" w:rsidP="00EE46A3">
      <w:pPr>
        <w:pStyle w:val="affff9"/>
        <w:rPr>
          <w:rtl/>
        </w:rPr>
      </w:pPr>
      <w:r>
        <w:rPr>
          <w:rFonts w:hint="cs"/>
          <w:rtl/>
        </w:rPr>
        <w:t xml:space="preserve">מתני' </w:t>
      </w:r>
      <w:r w:rsidR="006F071F" w:rsidRPr="00F40D4B">
        <w:rPr>
          <w:rFonts w:hint="cs"/>
          <w:rtl/>
        </w:rPr>
        <w:t>לא כר</w:t>
      </w:r>
      <w:r w:rsidR="006F071F" w:rsidRPr="00F40D4B">
        <w:rPr>
          <w:rtl/>
        </w:rPr>
        <w:t>"</w:t>
      </w:r>
      <w:r w:rsidR="006F071F" w:rsidRPr="00F40D4B">
        <w:rPr>
          <w:rFonts w:hint="cs"/>
          <w:rtl/>
        </w:rPr>
        <w:t xml:space="preserve">א </w:t>
      </w:r>
    </w:p>
    <w:p w14:paraId="51D0F505" w14:textId="77777777" w:rsidR="00F707CE" w:rsidRPr="00F707CE" w:rsidRDefault="00EE46A3" w:rsidP="00EE46A3">
      <w:pPr>
        <w:pStyle w:val="36"/>
        <w:framePr w:wrap="notBeside"/>
        <w:rPr>
          <w:rtl/>
        </w:rPr>
      </w:pPr>
      <w:r w:rsidRPr="00F707CE">
        <w:rPr>
          <w:rFonts w:hint="cs"/>
          <w:rtl/>
        </w:rPr>
        <w:t>שהרי</w:t>
      </w:r>
      <w:r w:rsidR="00F707CE" w:rsidRPr="00F707CE">
        <w:rPr>
          <w:rFonts w:hint="cs"/>
          <w:rtl/>
        </w:rPr>
        <w:t>:</w:t>
      </w:r>
    </w:p>
    <w:p w14:paraId="4D6F8AC5" w14:textId="214E3EEE" w:rsidR="008C650D" w:rsidRDefault="006F071F" w:rsidP="008C650D">
      <w:pPr>
        <w:rPr>
          <w:rtl/>
        </w:rPr>
      </w:pPr>
      <w:r w:rsidRPr="00F40D4B">
        <w:rPr>
          <w:rFonts w:hint="cs"/>
          <w:rtl/>
        </w:rPr>
        <w:t>'</w:t>
      </w:r>
      <w:r w:rsidRPr="00F40D4B">
        <w:rPr>
          <w:rtl/>
        </w:rPr>
        <w:t>המלוה את חבירו על המשכון ואבד המשכון</w:t>
      </w:r>
      <w:r w:rsidRPr="00F40D4B">
        <w:rPr>
          <w:rFonts w:hint="cs"/>
          <w:rtl/>
        </w:rPr>
        <w:t>'</w:t>
      </w:r>
      <w:r w:rsidRPr="00F40D4B">
        <w:rPr>
          <w:rtl/>
        </w:rPr>
        <w:t xml:space="preserve"> </w:t>
      </w:r>
    </w:p>
    <w:p w14:paraId="03F98A27" w14:textId="16075189" w:rsidR="00A6533C" w:rsidRPr="00F40D4B" w:rsidRDefault="00EE46A3" w:rsidP="008C650D">
      <w:pPr>
        <w:rPr>
          <w:rtl/>
        </w:rPr>
      </w:pPr>
      <w:r w:rsidRPr="00EE46A3">
        <w:rPr>
          <w:rStyle w:val="affffc"/>
          <w:rFonts w:hint="cs"/>
          <w:rtl/>
        </w:rPr>
        <w:t>לר''א:</w:t>
      </w:r>
      <w:r>
        <w:rPr>
          <w:rFonts w:hint="cs"/>
          <w:rtl/>
        </w:rPr>
        <w:t xml:space="preserve"> </w:t>
      </w:r>
      <w:r w:rsidR="006F071F" w:rsidRPr="00F40D4B">
        <w:rPr>
          <w:rtl/>
        </w:rPr>
        <w:t>ישבע ויטול מעותיו,</w:t>
      </w:r>
    </w:p>
    <w:p w14:paraId="5DE286C2" w14:textId="766929F2" w:rsidR="00EE46A3" w:rsidRDefault="00EE46A3" w:rsidP="008C650D">
      <w:pPr>
        <w:rPr>
          <w:rtl/>
        </w:rPr>
      </w:pPr>
      <w:r w:rsidRPr="00EE46A3">
        <w:rPr>
          <w:rStyle w:val="affffc"/>
          <w:rFonts w:hint="cs"/>
          <w:rtl/>
        </w:rPr>
        <w:t>לר''ע:</w:t>
      </w:r>
      <w:r>
        <w:rPr>
          <w:rFonts w:hint="cs"/>
          <w:rtl/>
        </w:rPr>
        <w:t xml:space="preserve"> </w:t>
      </w:r>
      <w:r w:rsidR="006F071F" w:rsidRPr="00F40D4B">
        <w:rPr>
          <w:rtl/>
        </w:rPr>
        <w:t>הלויתני על המשכון? אבד המשכון אבדו מעותיך.</w:t>
      </w:r>
      <w:r w:rsidR="008C650D">
        <w:rPr>
          <w:rFonts w:hint="cs"/>
          <w:rtl/>
        </w:rPr>
        <w:t xml:space="preserve"> </w:t>
      </w:r>
    </w:p>
    <w:p w14:paraId="41E60362" w14:textId="5F6974F1" w:rsidR="00F707CE" w:rsidRPr="00F707CE" w:rsidRDefault="006F071F" w:rsidP="00EE46A3">
      <w:pPr>
        <w:pStyle w:val="36"/>
        <w:framePr w:wrap="notBeside"/>
        <w:rPr>
          <w:rtl/>
        </w:rPr>
      </w:pPr>
      <w:r w:rsidRPr="00F707CE">
        <w:rPr>
          <w:rtl/>
        </w:rPr>
        <w:t>אבל</w:t>
      </w:r>
      <w:r w:rsidR="00F707CE" w:rsidRPr="00F707CE">
        <w:rPr>
          <w:rtl/>
        </w:rPr>
        <w:t>:</w:t>
      </w:r>
    </w:p>
    <w:p w14:paraId="11BD6B14" w14:textId="5854A25F" w:rsidR="006F071F" w:rsidRPr="00F40D4B" w:rsidRDefault="00EE46A3" w:rsidP="008C650D">
      <w:pPr>
        <w:rPr>
          <w:rtl/>
        </w:rPr>
      </w:pPr>
      <w:r>
        <w:rPr>
          <w:rFonts w:hint="cs"/>
          <w:rtl/>
        </w:rPr>
        <w:t>ה</w:t>
      </w:r>
      <w:r w:rsidR="006F071F" w:rsidRPr="00F40D4B">
        <w:rPr>
          <w:rtl/>
        </w:rPr>
        <w:t xml:space="preserve">לוהו בשטר, והניח משכון עליהם </w:t>
      </w:r>
      <w:r w:rsidRPr="00EE46A3">
        <w:rPr>
          <w:rStyle w:val="affffc"/>
          <w:rFonts w:hint="cs"/>
          <w:rtl/>
        </w:rPr>
        <w:t>לכו''ע</w:t>
      </w:r>
      <w:r w:rsidR="006F071F" w:rsidRPr="00EE46A3">
        <w:rPr>
          <w:rStyle w:val="affffc"/>
          <w:rtl/>
        </w:rPr>
        <w:t>:</w:t>
      </w:r>
      <w:r w:rsidR="006F071F" w:rsidRPr="00F40D4B">
        <w:rPr>
          <w:rtl/>
        </w:rPr>
        <w:t xml:space="preserve"> אבד המשכון אבדו מעותיו.</w:t>
      </w:r>
    </w:p>
    <w:p w14:paraId="54D3C5C4" w14:textId="77777777" w:rsidR="00F707CE" w:rsidRPr="00F707CE" w:rsidRDefault="006F071F" w:rsidP="008C650D">
      <w:pPr>
        <w:pStyle w:val="36"/>
        <w:framePr w:wrap="notBeside"/>
        <w:rPr>
          <w:rtl/>
        </w:rPr>
      </w:pPr>
      <w:r w:rsidRPr="00F707CE">
        <w:rPr>
          <w:rFonts w:hint="cs"/>
          <w:rtl/>
        </w:rPr>
        <w:t>ואין לחלק</w:t>
      </w:r>
      <w:r w:rsidR="00F707CE" w:rsidRPr="00F707CE">
        <w:rPr>
          <w:rFonts w:hint="cs"/>
          <w:rtl/>
        </w:rPr>
        <w:t>:</w:t>
      </w:r>
    </w:p>
    <w:p w14:paraId="2AC1A8AC" w14:textId="301C9D85" w:rsidR="006F071F" w:rsidRPr="00F40D4B" w:rsidRDefault="006F071F" w:rsidP="008C650D">
      <w:pPr>
        <w:rPr>
          <w:rtl/>
        </w:rPr>
      </w:pPr>
      <w:r w:rsidRPr="00F40D4B">
        <w:rPr>
          <w:rFonts w:hint="cs"/>
          <w:rtl/>
        </w:rPr>
        <w:t xml:space="preserve">בין </w:t>
      </w:r>
      <w:r w:rsidRPr="00F40D4B">
        <w:rPr>
          <w:rtl/>
        </w:rPr>
        <w:t>משכנו בשעת הלוא</w:t>
      </w:r>
      <w:r w:rsidR="00EE46A3">
        <w:rPr>
          <w:rFonts w:hint="cs"/>
          <w:rtl/>
        </w:rPr>
        <w:t>ה</w:t>
      </w:r>
      <w:r w:rsidR="008C650D" w:rsidRPr="00EE46A3">
        <w:rPr>
          <w:rStyle w:val="afffff2"/>
          <w:rFonts w:hint="cs"/>
          <w:rtl/>
        </w:rPr>
        <w:t xml:space="preserve"> </w:t>
      </w:r>
      <w:r w:rsidRPr="00EE46A3">
        <w:rPr>
          <w:rStyle w:val="afffff2"/>
          <w:rFonts w:hint="cs"/>
          <w:rtl/>
        </w:rPr>
        <w:t>[ש</w:t>
      </w:r>
      <w:r w:rsidRPr="00EE46A3">
        <w:rPr>
          <w:rStyle w:val="afffff2"/>
          <w:rtl/>
        </w:rPr>
        <w:t>"</w:t>
      </w:r>
      <w:r w:rsidRPr="00EE46A3">
        <w:rPr>
          <w:rStyle w:val="afffff2"/>
          <w:rFonts w:hint="cs"/>
          <w:rtl/>
        </w:rPr>
        <w:t>ח]</w:t>
      </w:r>
      <w:r w:rsidRPr="00EE46A3">
        <w:rPr>
          <w:rStyle w:val="afffff2"/>
          <w:rtl/>
        </w:rPr>
        <w:t>,</w:t>
      </w:r>
      <w:r w:rsidRPr="00F40D4B">
        <w:rPr>
          <w:rtl/>
        </w:rPr>
        <w:t xml:space="preserve"> </w:t>
      </w:r>
      <w:r w:rsidRPr="00F40D4B">
        <w:rPr>
          <w:rFonts w:hint="cs"/>
          <w:rtl/>
        </w:rPr>
        <w:t>ל</w:t>
      </w:r>
      <w:r w:rsidRPr="00F40D4B">
        <w:rPr>
          <w:rtl/>
        </w:rPr>
        <w:t>משכנו שלא בשעת הלואתו.</w:t>
      </w:r>
      <w:r w:rsidRPr="00F40D4B">
        <w:rPr>
          <w:rFonts w:hint="cs"/>
          <w:rtl/>
        </w:rPr>
        <w:t xml:space="preserve"> דבתרויהו ה</w:t>
      </w:r>
      <w:r w:rsidRPr="00F40D4B">
        <w:rPr>
          <w:rtl/>
        </w:rPr>
        <w:t>לוהו על המשכון</w:t>
      </w:r>
    </w:p>
    <w:p w14:paraId="2C976DE7" w14:textId="48382EF0" w:rsidR="00F707CE" w:rsidRPr="00F707CE" w:rsidRDefault="006F071F" w:rsidP="008C650D">
      <w:pPr>
        <w:pStyle w:val="36"/>
        <w:framePr w:wrap="notBeside"/>
        <w:rPr>
          <w:rtl/>
        </w:rPr>
      </w:pPr>
      <w:r w:rsidRPr="00F707CE">
        <w:rPr>
          <w:rFonts w:hint="cs"/>
          <w:rtl/>
        </w:rPr>
        <w:lastRenderedPageBreak/>
        <w:t>וא</w:t>
      </w:r>
      <w:r w:rsidR="00EE46A3" w:rsidRPr="00F707CE">
        <w:rPr>
          <w:rFonts w:hint="cs"/>
          <w:rtl/>
        </w:rPr>
        <w:t>ין לומר</w:t>
      </w:r>
      <w:r w:rsidR="00F707CE" w:rsidRPr="00F707CE">
        <w:rPr>
          <w:rFonts w:hint="cs"/>
          <w:rtl/>
        </w:rPr>
        <w:t>:</w:t>
      </w:r>
    </w:p>
    <w:p w14:paraId="6574B52B" w14:textId="5B56D0DC" w:rsidR="00A6533C" w:rsidRPr="00F40D4B" w:rsidRDefault="006F071F" w:rsidP="009B508D">
      <w:pPr>
        <w:rPr>
          <w:rtl/>
        </w:rPr>
      </w:pPr>
      <w:r w:rsidRPr="00EE46A3">
        <w:rPr>
          <w:rStyle w:val="affffc"/>
          <w:rFonts w:hint="cs"/>
          <w:rtl/>
        </w:rPr>
        <w:t>דמתני' אפי' כר</w:t>
      </w:r>
      <w:r w:rsidRPr="00EE46A3">
        <w:rPr>
          <w:rStyle w:val="affffc"/>
          <w:rtl/>
        </w:rPr>
        <w:t>"</w:t>
      </w:r>
      <w:r w:rsidRPr="00EE46A3">
        <w:rPr>
          <w:rStyle w:val="affffc"/>
          <w:rFonts w:hint="cs"/>
          <w:rtl/>
        </w:rPr>
        <w:t>א</w:t>
      </w:r>
      <w:r w:rsidRPr="00F40D4B">
        <w:rPr>
          <w:rFonts w:hint="cs"/>
          <w:rtl/>
        </w:rPr>
        <w:t xml:space="preserve"> והלווה מעות חייב</w:t>
      </w:r>
      <w:r w:rsidR="00EE46A3">
        <w:rPr>
          <w:rFonts w:hint="cs"/>
          <w:rtl/>
        </w:rPr>
        <w:t>,</w:t>
      </w:r>
      <w:r w:rsidRPr="00F40D4B">
        <w:rPr>
          <w:rFonts w:hint="cs"/>
          <w:rtl/>
        </w:rPr>
        <w:t xml:space="preserve"> והלווהו פירות פטור</w:t>
      </w:r>
      <w:r w:rsidR="00EE46A3">
        <w:rPr>
          <w:rFonts w:hint="cs"/>
          <w:rtl/>
        </w:rPr>
        <w:t>,</w:t>
      </w:r>
    </w:p>
    <w:p w14:paraId="1355D399" w14:textId="4CCEB691" w:rsidR="006F071F" w:rsidRPr="00F40D4B" w:rsidRDefault="006F071F" w:rsidP="00EE46A3">
      <w:pPr>
        <w:rPr>
          <w:rtl/>
        </w:rPr>
      </w:pPr>
      <w:r w:rsidRPr="00EE46A3">
        <w:rPr>
          <w:rStyle w:val="affffc"/>
          <w:rFonts w:hint="cs"/>
          <w:rtl/>
        </w:rPr>
        <w:t>וכולה ר</w:t>
      </w:r>
      <w:r w:rsidRPr="00EE46A3">
        <w:rPr>
          <w:rStyle w:val="affffc"/>
          <w:rtl/>
        </w:rPr>
        <w:t>"</w:t>
      </w:r>
      <w:r w:rsidRPr="00EE46A3">
        <w:rPr>
          <w:rStyle w:val="affffc"/>
          <w:rFonts w:hint="cs"/>
          <w:rtl/>
        </w:rPr>
        <w:t>י</w:t>
      </w:r>
      <w:r w:rsidRPr="00F40D4B">
        <w:rPr>
          <w:rFonts w:hint="cs"/>
          <w:rtl/>
        </w:rPr>
        <w:t xml:space="preserve"> </w:t>
      </w:r>
      <w:r w:rsidRPr="00EE46A3">
        <w:rPr>
          <w:rStyle w:val="affffc"/>
          <w:rFonts w:hint="cs"/>
          <w:rtl/>
        </w:rPr>
        <w:t>וה</w:t>
      </w:r>
      <w:r w:rsidRPr="00EE46A3">
        <w:rPr>
          <w:rStyle w:val="affffc"/>
          <w:rtl/>
        </w:rPr>
        <w:t>"</w:t>
      </w:r>
      <w:r w:rsidRPr="00EE46A3">
        <w:rPr>
          <w:rStyle w:val="affffc"/>
          <w:rFonts w:hint="cs"/>
          <w:rtl/>
        </w:rPr>
        <w:t>ק</w:t>
      </w:r>
      <w:r w:rsidRPr="00EE46A3">
        <w:rPr>
          <w:rStyle w:val="affffc"/>
          <w:rtl/>
        </w:rPr>
        <w:t>:</w:t>
      </w:r>
      <w:r w:rsidRPr="00F40D4B">
        <w:rPr>
          <w:rtl/>
        </w:rPr>
        <w:t xml:space="preserve"> הלוהו על המשכון </w:t>
      </w:r>
      <w:r w:rsidR="00EE46A3">
        <w:rPr>
          <w:rFonts w:hint="cs"/>
          <w:rtl/>
        </w:rPr>
        <w:t>פירות</w:t>
      </w:r>
      <w:r w:rsidR="00EE46A3">
        <w:rPr>
          <w:rtl/>
        </w:rPr>
        <w:t>–</w:t>
      </w:r>
      <w:r w:rsidRPr="00F40D4B">
        <w:rPr>
          <w:rtl/>
        </w:rPr>
        <w:t xml:space="preserve"> </w:t>
      </w:r>
      <w:r w:rsidR="00EE46A3">
        <w:rPr>
          <w:rFonts w:hint="cs"/>
          <w:rtl/>
        </w:rPr>
        <w:t xml:space="preserve">ש''ש, </w:t>
      </w:r>
      <w:r w:rsidRPr="00F40D4B">
        <w:rPr>
          <w:rFonts w:hint="cs"/>
          <w:rtl/>
        </w:rPr>
        <w:t>הלוהו מעות ש</w:t>
      </w:r>
      <w:r w:rsidRPr="00F40D4B">
        <w:rPr>
          <w:rtl/>
        </w:rPr>
        <w:t>"</w:t>
      </w:r>
      <w:r w:rsidRPr="00F40D4B">
        <w:rPr>
          <w:rFonts w:hint="cs"/>
          <w:rtl/>
        </w:rPr>
        <w:t>ח</w:t>
      </w:r>
      <w:r w:rsidRPr="00F40D4B">
        <w:rPr>
          <w:rtl/>
        </w:rPr>
        <w:t>.</w:t>
      </w:r>
    </w:p>
    <w:p w14:paraId="23E94845" w14:textId="3AED68B3" w:rsidR="00F707CE" w:rsidRPr="00F707CE" w:rsidRDefault="00EE46A3" w:rsidP="008C650D">
      <w:pPr>
        <w:pStyle w:val="36"/>
        <w:framePr w:wrap="notBeside"/>
        <w:rPr>
          <w:rtl/>
        </w:rPr>
      </w:pPr>
      <w:r w:rsidRPr="00F707CE">
        <w:rPr>
          <w:rFonts w:hint="cs"/>
          <w:rtl/>
        </w:rPr>
        <w:t>- דא''כ</w:t>
      </w:r>
      <w:r w:rsidR="00F707CE" w:rsidRPr="00F707CE">
        <w:rPr>
          <w:rFonts w:hint="cs"/>
          <w:rtl/>
        </w:rPr>
        <w:t>:</w:t>
      </w:r>
    </w:p>
    <w:p w14:paraId="3D012BBA" w14:textId="485FF290" w:rsidR="006F071F" w:rsidRPr="00F40D4B" w:rsidRDefault="006F071F" w:rsidP="00E82000">
      <w:pPr>
        <w:spacing w:after="60"/>
        <w:rPr>
          <w:rtl/>
        </w:rPr>
      </w:pPr>
      <w:r>
        <w:rPr>
          <w:rFonts w:hint="cs"/>
          <w:rtl/>
        </w:rPr>
        <w:t xml:space="preserve">מתני' דלא </w:t>
      </w:r>
      <w:r>
        <w:rPr>
          <w:rStyle w:val="affffc"/>
          <w:rFonts w:hint="cs"/>
          <w:rtl/>
          <w:rPrChange w:id="9147" w:author="מנוע אמוראים" w:date="2026-10-05T16:41:14Z">
            <w:rPr>
              <w:rFonts w:hint="cs"/>
              <w:rtl/>
            </w:rPr>
          </w:rPrChange>
        </w:rPr>
        <w:t xml:space="preserve">כר</w:t>
      </w:r>
      <w:r>
        <w:rPr>
          <w:rStyle w:val="affffc"/>
          <w:rtl/>
          <w:rPrChange w:id="9148" w:author="מנוע אמוראים" w:date="2026-10-05T16:41:14Z">
            <w:rPr>
              <w:rtl/>
            </w:rPr>
          </w:rPrChange>
        </w:rPr>
        <w:t xml:space="preserve">"</w:t>
      </w:r>
      <w:r>
        <w:rPr>
          <w:rStyle w:val="affffc"/>
          <w:rFonts w:hint="cs"/>
          <w:rtl/>
          <w:rPrChange w:id="9149" w:author="מנוע אמוראים" w:date="2026-10-05T16:41:14Z">
            <w:rPr>
              <w:rFonts w:hint="cs"/>
              <w:rtl/>
            </w:rPr>
          </w:rPrChange>
        </w:rPr>
        <w:t xml:space="preserve">ע</w:t>
      </w:r>
      <w:r>
        <w:rPr>
          <w:rFonts w:hint="cs"/>
          <w:rtl/>
        </w:rPr>
        <w:t xml:space="preserve">,-  אלא בהכרח דמתני' לא </w:t>
      </w:r>
      <w:r>
        <w:rPr>
          <w:rStyle w:val="affffc"/>
          <w:rFonts w:hint="cs"/>
          <w:rtl/>
          <w:rPrChange w:id="9150" w:author="מנוע אמוראים" w:date="2026-10-05T16:41:14Z">
            <w:rPr>
              <w:rFonts w:hint="cs"/>
              <w:rtl/>
            </w:rPr>
          </w:rPrChange>
        </w:rPr>
        <w:t xml:space="preserve">כר</w:t>
      </w:r>
      <w:r>
        <w:rPr>
          <w:rStyle w:val="affffc"/>
          <w:rtl/>
          <w:rPrChange w:id="9151" w:author="מנוע אמוראים" w:date="2026-10-05T16:41:14Z">
            <w:rPr>
              <w:rtl/>
            </w:rPr>
          </w:rPrChange>
        </w:rPr>
        <w:t xml:space="preserve">"</w:t>
      </w:r>
      <w:r>
        <w:rPr>
          <w:rStyle w:val="affffc"/>
          <w:rFonts w:hint="cs"/>
          <w:rtl/>
          <w:rPrChange w:id="9152" w:author="מנוע אמוראים" w:date="2026-10-05T16:41:14Z">
            <w:rPr>
              <w:rFonts w:hint="cs"/>
              <w:rtl/>
            </w:rPr>
          </w:rPrChange>
        </w:rPr>
        <w:t xml:space="preserve">א</w:t>
      </w:r>
      <w:r w:rsidR="00E82000">
        <w:rPr>
          <w:rFonts w:hint="cs"/>
          <w:rtl/>
        </w:rPr>
        <w:t>.</w:t>
      </w:r>
    </w:p>
    <w:p w14:paraId="6221533E" w14:textId="77777777" w:rsidR="00A6533C" w:rsidRPr="00F40D4B" w:rsidRDefault="006F071F" w:rsidP="00A6533C">
      <w:pPr>
        <w:pStyle w:val="affe"/>
        <w:framePr w:wrap="around"/>
        <w:rPr>
          <w:rtl/>
        </w:rPr>
      </w:pPr>
      <w:r w:rsidRPr="00F40D4B">
        <w:rPr>
          <w:rFonts w:hint="cs"/>
          <w:rtl/>
        </w:rPr>
        <w:t>פב.</w:t>
      </w:r>
    </w:p>
    <w:p w14:paraId="03E8DDAE" w14:textId="14A2F31A" w:rsidR="00F707CE" w:rsidRPr="00F707CE" w:rsidRDefault="00EE46A3" w:rsidP="008C650D">
      <w:pPr>
        <w:pStyle w:val="36"/>
        <w:framePr w:wrap="notBeside"/>
        <w:rPr>
          <w:rtl/>
        </w:rPr>
      </w:pPr>
      <w:r w:rsidRPr="00F707CE">
        <w:rPr>
          <w:rFonts w:hint="cs"/>
          <w:rtl/>
        </w:rPr>
        <w:t>א. אין לומר</w:t>
      </w:r>
      <w:r w:rsidR="00F707CE" w:rsidRPr="00F707CE">
        <w:rPr>
          <w:rFonts w:hint="cs"/>
          <w:rtl/>
        </w:rPr>
        <w:t>:</w:t>
      </w:r>
    </w:p>
    <w:p w14:paraId="5DA85310" w14:textId="47863D42" w:rsidR="006F071F" w:rsidRPr="00F40D4B" w:rsidRDefault="00EE46A3" w:rsidP="008C650D">
      <w:pPr>
        <w:rPr>
          <w:rtl/>
        </w:rPr>
      </w:pPr>
      <w:r>
        <w:rPr>
          <w:rFonts w:hint="cs"/>
          <w:rtl/>
        </w:rPr>
        <w:t>שמדובר</w:t>
      </w:r>
      <w:r w:rsidR="006F071F" w:rsidRPr="00F40D4B">
        <w:rPr>
          <w:rtl/>
        </w:rPr>
        <w:t xml:space="preserve"> ב</w:t>
      </w:r>
      <w:r>
        <w:rPr>
          <w:rFonts w:hint="cs"/>
          <w:rtl/>
        </w:rPr>
        <w:t>ד</w:t>
      </w:r>
      <w:r w:rsidR="006F071F" w:rsidRPr="00F40D4B">
        <w:rPr>
          <w:rtl/>
        </w:rPr>
        <w:t xml:space="preserve">לא שוי משכון שיעור זוזי, </w:t>
      </w:r>
      <w:r w:rsidR="006F071F" w:rsidRPr="00EE46A3">
        <w:rPr>
          <w:rStyle w:val="affffc"/>
          <w:rtl/>
        </w:rPr>
        <w:t>ו</w:t>
      </w:r>
      <w:r w:rsidR="008C650D" w:rsidRPr="00EE46A3">
        <w:rPr>
          <w:rStyle w:val="affffc"/>
          <w:rFonts w:hint="cs"/>
          <w:rtl/>
        </w:rPr>
        <w:t>חלקו</w:t>
      </w:r>
      <w:r w:rsidR="008C650D">
        <w:rPr>
          <w:rFonts w:hint="cs"/>
          <w:rtl/>
        </w:rPr>
        <w:t xml:space="preserve"> בשמואל.</w:t>
      </w:r>
    </w:p>
    <w:p w14:paraId="177A9D50" w14:textId="77777777" w:rsidR="00F707CE" w:rsidRPr="00F707CE" w:rsidRDefault="008C650D" w:rsidP="008C650D">
      <w:pPr>
        <w:pStyle w:val="36"/>
        <w:framePr w:wrap="notBeside"/>
        <w:rPr>
          <w:rtl/>
        </w:rPr>
      </w:pPr>
      <w:r w:rsidRPr="00F707CE">
        <w:rPr>
          <w:rFonts w:hint="cs"/>
          <w:rtl/>
        </w:rPr>
        <w:t>גבי זה</w:t>
      </w:r>
      <w:r w:rsidR="00F707CE" w:rsidRPr="00F707CE">
        <w:rPr>
          <w:rFonts w:hint="cs"/>
          <w:rtl/>
        </w:rPr>
        <w:t>:</w:t>
      </w:r>
    </w:p>
    <w:p w14:paraId="3AD77804" w14:textId="178D0161" w:rsidR="00EE46A3" w:rsidRDefault="006F071F" w:rsidP="00E82000">
      <w:pPr>
        <w:rPr>
          <w:rtl/>
        </w:rPr>
      </w:pPr>
      <w:r w:rsidRPr="00F40D4B">
        <w:rPr>
          <w:rFonts w:hint="cs"/>
          <w:rtl/>
        </w:rPr>
        <w:t xml:space="preserve">דאותו שהלוה אלף והניח </w:t>
      </w:r>
      <w:r w:rsidRPr="00EE46A3">
        <w:rPr>
          <w:rStyle w:val="afffff2"/>
          <w:rFonts w:hint="cs"/>
          <w:rtl/>
        </w:rPr>
        <w:t>קת מגל</w:t>
      </w:r>
      <w:r w:rsidRPr="00F40D4B">
        <w:rPr>
          <w:rFonts w:hint="cs"/>
          <w:rtl/>
        </w:rPr>
        <w:t xml:space="preserve"> למשכון ואבד- ד</w:t>
      </w:r>
      <w:r w:rsidRPr="00F40D4B">
        <w:rPr>
          <w:rtl/>
        </w:rPr>
        <w:t xml:space="preserve">אבדו </w:t>
      </w:r>
      <w:r w:rsidRPr="00F40D4B">
        <w:rPr>
          <w:rFonts w:hint="cs"/>
          <w:rtl/>
        </w:rPr>
        <w:t>האלף זוז</w:t>
      </w:r>
      <w:r w:rsidRPr="00F40D4B">
        <w:rPr>
          <w:rtl/>
        </w:rPr>
        <w:t>.</w:t>
      </w:r>
    </w:p>
    <w:p w14:paraId="3850334F" w14:textId="77777777" w:rsidR="00F707CE" w:rsidRPr="00F707CE" w:rsidRDefault="00EE46A3" w:rsidP="00EE46A3">
      <w:pPr>
        <w:pStyle w:val="36"/>
        <w:framePr w:wrap="notBeside"/>
        <w:rPr>
          <w:rtl/>
        </w:rPr>
      </w:pPr>
      <w:r w:rsidRPr="00F707CE">
        <w:rPr>
          <w:rFonts w:hint="cs"/>
          <w:rtl/>
        </w:rPr>
        <w:t>ב. ואין לומר</w:t>
      </w:r>
      <w:r w:rsidR="00F707CE" w:rsidRPr="00F707CE">
        <w:rPr>
          <w:rFonts w:hint="cs"/>
          <w:rtl/>
        </w:rPr>
        <w:t>:</w:t>
      </w:r>
    </w:p>
    <w:p w14:paraId="70DB4AEC" w14:textId="55F1CCF2" w:rsidR="006F071F" w:rsidRPr="00F40D4B" w:rsidRDefault="006F071F" w:rsidP="008C650D">
      <w:pPr>
        <w:rPr>
          <w:rtl/>
        </w:rPr>
      </w:pPr>
      <w:r w:rsidRPr="00F40D4B">
        <w:rPr>
          <w:rFonts w:hint="cs"/>
          <w:rtl/>
        </w:rPr>
        <w:t xml:space="preserve">בדשוו שיעור זוזי </w:t>
      </w:r>
      <w:r w:rsidRPr="008C650D">
        <w:rPr>
          <w:rStyle w:val="affffc"/>
          <w:rFonts w:hint="cs"/>
          <w:rtl/>
        </w:rPr>
        <w:t>ו</w:t>
      </w:r>
      <w:r w:rsidR="00237964" w:rsidRPr="008C650D">
        <w:rPr>
          <w:rStyle w:val="affffc"/>
          <w:rFonts w:hint="cs"/>
          <w:rtl/>
        </w:rPr>
        <w:t>חלקו</w:t>
      </w:r>
      <w:r w:rsidRPr="008C650D">
        <w:rPr>
          <w:rStyle w:val="affffc"/>
          <w:rFonts w:hint="cs"/>
          <w:rtl/>
        </w:rPr>
        <w:t xml:space="preserve"> בדרי</w:t>
      </w:r>
      <w:r w:rsidRPr="008C650D">
        <w:rPr>
          <w:rStyle w:val="affffc"/>
          <w:rtl/>
        </w:rPr>
        <w:t>"</w:t>
      </w:r>
      <w:r w:rsidRPr="008C650D">
        <w:rPr>
          <w:rStyle w:val="affffc"/>
          <w:rFonts w:hint="cs"/>
          <w:rtl/>
        </w:rPr>
        <w:t>צ</w:t>
      </w:r>
      <w:r w:rsidRPr="00F40D4B">
        <w:rPr>
          <w:rFonts w:hint="cs"/>
          <w:rtl/>
        </w:rPr>
        <w:t xml:space="preserve"> דבע</w:t>
      </w:r>
      <w:r w:rsidRPr="00F40D4B">
        <w:rPr>
          <w:rtl/>
        </w:rPr>
        <w:t>"</w:t>
      </w:r>
      <w:r w:rsidRPr="00F40D4B">
        <w:rPr>
          <w:rFonts w:hint="cs"/>
          <w:rtl/>
        </w:rPr>
        <w:t>ח</w:t>
      </w:r>
      <w:r w:rsidRPr="00F40D4B">
        <w:rPr>
          <w:rtl/>
        </w:rPr>
        <w:t xml:space="preserve"> קונה משכון </w:t>
      </w:r>
      <w:r w:rsidRPr="00F40D4B">
        <w:rPr>
          <w:rFonts w:hint="cs"/>
          <w:rtl/>
        </w:rPr>
        <w:t>ד</w:t>
      </w:r>
      <w:r w:rsidRPr="008C650D">
        <w:rPr>
          <w:rStyle w:val="affff8"/>
          <w:rFonts w:hint="cs"/>
          <w:rtl/>
        </w:rPr>
        <w:t>'ו</w:t>
      </w:r>
      <w:r w:rsidRPr="008C650D">
        <w:rPr>
          <w:rStyle w:val="affff8"/>
          <w:rtl/>
        </w:rPr>
        <w:t>לך תהיה צדקה</w:t>
      </w:r>
      <w:r w:rsidRPr="008C650D">
        <w:rPr>
          <w:rStyle w:val="affff8"/>
          <w:rFonts w:hint="cs"/>
          <w:rtl/>
        </w:rPr>
        <w:t>'</w:t>
      </w:r>
      <w:r w:rsidRPr="008C650D">
        <w:rPr>
          <w:rStyle w:val="affff8"/>
          <w:rtl/>
        </w:rPr>
        <w:t>,</w:t>
      </w:r>
    </w:p>
    <w:p w14:paraId="17CCCFD1" w14:textId="77777777" w:rsidR="00F707CE" w:rsidRPr="00F707CE" w:rsidRDefault="00EE46A3" w:rsidP="008C650D">
      <w:pPr>
        <w:pStyle w:val="36"/>
        <w:framePr w:wrap="notBeside"/>
        <w:rPr>
          <w:rtl/>
        </w:rPr>
      </w:pPr>
      <w:r w:rsidRPr="00F707CE">
        <w:rPr>
          <w:rFonts w:hint="cs"/>
          <w:rtl/>
        </w:rPr>
        <w:t>- דה''מ</w:t>
      </w:r>
      <w:r w:rsidR="00F707CE" w:rsidRPr="00F707CE">
        <w:rPr>
          <w:rFonts w:hint="cs"/>
          <w:rtl/>
        </w:rPr>
        <w:t>:</w:t>
      </w:r>
    </w:p>
    <w:p w14:paraId="750CB402" w14:textId="77CD3DE7" w:rsidR="00A6533C" w:rsidRPr="00F40D4B" w:rsidRDefault="006F071F" w:rsidP="009B508D">
      <w:pPr>
        <w:rPr>
          <w:rtl/>
        </w:rPr>
      </w:pPr>
      <w:r w:rsidRPr="00F40D4B">
        <w:rPr>
          <w:rFonts w:hint="cs"/>
          <w:rtl/>
        </w:rPr>
        <w:t>דה</w:t>
      </w:r>
      <w:r w:rsidRPr="00F40D4B">
        <w:rPr>
          <w:rtl/>
        </w:rPr>
        <w:t>"</w:t>
      </w:r>
      <w:r w:rsidRPr="00F40D4B">
        <w:rPr>
          <w:rFonts w:hint="cs"/>
          <w:rtl/>
        </w:rPr>
        <w:t>מ דווקא במשכנו שלא בשעת הלואתו</w:t>
      </w:r>
    </w:p>
    <w:p w14:paraId="57AAA266" w14:textId="363325FE" w:rsidR="00F707CE" w:rsidRPr="00F707CE" w:rsidRDefault="006F071F" w:rsidP="008C650D">
      <w:pPr>
        <w:pStyle w:val="36"/>
        <w:framePr w:wrap="notBeside"/>
        <w:rPr>
          <w:rtl/>
        </w:rPr>
      </w:pPr>
      <w:r w:rsidRPr="00F707CE">
        <w:rPr>
          <w:rFonts w:hint="cs"/>
          <w:rtl/>
        </w:rPr>
        <w:t>אלא</w:t>
      </w:r>
      <w:r w:rsidR="00F707CE" w:rsidRPr="00F707CE">
        <w:rPr>
          <w:rFonts w:hint="cs"/>
          <w:rtl/>
        </w:rPr>
        <w:t>:</w:t>
      </w:r>
    </w:p>
    <w:p w14:paraId="443147DB" w14:textId="274D3302" w:rsidR="00A6533C" w:rsidRPr="00F40D4B" w:rsidRDefault="006F071F" w:rsidP="009B508D">
      <w:pPr>
        <w:rPr>
          <w:rtl/>
        </w:rPr>
      </w:pPr>
      <w:r w:rsidRPr="008C650D">
        <w:rPr>
          <w:rStyle w:val="affffc"/>
          <w:rFonts w:hint="cs"/>
          <w:rtl/>
        </w:rPr>
        <w:t>כו</w:t>
      </w:r>
      <w:r w:rsidRPr="008C650D">
        <w:rPr>
          <w:rStyle w:val="affffc"/>
          <w:rtl/>
        </w:rPr>
        <w:t>"</w:t>
      </w:r>
      <w:r w:rsidRPr="008C650D">
        <w:rPr>
          <w:rStyle w:val="affffc"/>
          <w:rFonts w:hint="cs"/>
          <w:rtl/>
        </w:rPr>
        <w:t xml:space="preserve">ע </w:t>
      </w:r>
      <w:r w:rsidRPr="00F40D4B">
        <w:rPr>
          <w:rFonts w:hint="cs"/>
          <w:rtl/>
        </w:rPr>
        <w:t xml:space="preserve">בשלא בשעת הלואתו </w:t>
      </w:r>
      <w:r w:rsidRPr="008C650D">
        <w:rPr>
          <w:rStyle w:val="affffc"/>
          <w:rFonts w:hint="cs"/>
          <w:rtl/>
        </w:rPr>
        <w:t>כו</w:t>
      </w:r>
      <w:r w:rsidRPr="008C650D">
        <w:rPr>
          <w:rStyle w:val="affffc"/>
          <w:rtl/>
        </w:rPr>
        <w:t>"</w:t>
      </w:r>
      <w:r w:rsidRPr="008C650D">
        <w:rPr>
          <w:rStyle w:val="affffc"/>
          <w:rFonts w:hint="cs"/>
          <w:rtl/>
        </w:rPr>
        <w:t xml:space="preserve">ע </w:t>
      </w:r>
      <w:r w:rsidR="008C650D" w:rsidRPr="008C650D">
        <w:rPr>
          <w:rStyle w:val="affffc"/>
          <w:rFonts w:hint="cs"/>
          <w:rtl/>
        </w:rPr>
        <w:t>כ</w:t>
      </w:r>
      <w:r w:rsidRPr="008C650D">
        <w:rPr>
          <w:rStyle w:val="affffc"/>
          <w:rFonts w:hint="cs"/>
          <w:rtl/>
        </w:rPr>
        <w:t>רי</w:t>
      </w:r>
      <w:r w:rsidRPr="008C650D">
        <w:rPr>
          <w:rStyle w:val="affffc"/>
          <w:rtl/>
        </w:rPr>
        <w:t>"</w:t>
      </w:r>
      <w:r w:rsidRPr="008C650D">
        <w:rPr>
          <w:rStyle w:val="affffc"/>
          <w:rFonts w:hint="cs"/>
          <w:rtl/>
        </w:rPr>
        <w:t>צ</w:t>
      </w:r>
      <w:r w:rsidR="00EE46A3">
        <w:rPr>
          <w:rStyle w:val="affffc"/>
          <w:rFonts w:hint="cs"/>
          <w:rtl/>
        </w:rPr>
        <w:t>:</w:t>
      </w:r>
      <w:r w:rsidRPr="00F40D4B">
        <w:rPr>
          <w:rFonts w:hint="cs"/>
          <w:rtl/>
        </w:rPr>
        <w:t xml:space="preserve"> דקונה משכון</w:t>
      </w:r>
      <w:r w:rsidR="00EE46A3">
        <w:rPr>
          <w:rFonts w:hint="cs"/>
          <w:rtl/>
        </w:rPr>
        <w:t>.</w:t>
      </w:r>
    </w:p>
    <w:p w14:paraId="522E3F03" w14:textId="77777777" w:rsidR="00F707CE" w:rsidRPr="00F707CE" w:rsidRDefault="00EE46A3" w:rsidP="00EE46A3">
      <w:pPr>
        <w:pStyle w:val="36"/>
        <w:framePr w:wrap="notBeside"/>
        <w:rPr>
          <w:rtl/>
        </w:rPr>
      </w:pPr>
      <w:r w:rsidRPr="00F707CE">
        <w:rPr>
          <w:rFonts w:hint="cs"/>
          <w:rtl/>
        </w:rPr>
        <w:t>ג. ואין לומר</w:t>
      </w:r>
      <w:r w:rsidR="00F707CE" w:rsidRPr="00F707CE">
        <w:rPr>
          <w:rFonts w:hint="cs"/>
          <w:rtl/>
        </w:rPr>
        <w:t>:</w:t>
      </w:r>
    </w:p>
    <w:p w14:paraId="2E3C76BF" w14:textId="4825189E" w:rsidR="00A6533C" w:rsidRPr="00F40D4B" w:rsidRDefault="006F071F" w:rsidP="008C650D">
      <w:pPr>
        <w:rPr>
          <w:rtl/>
        </w:rPr>
      </w:pPr>
      <w:r w:rsidRPr="00F40D4B">
        <w:rPr>
          <w:rtl/>
        </w:rPr>
        <w:t xml:space="preserve">במשכנו בשעת הלואתו, </w:t>
      </w:r>
      <w:r w:rsidR="008C650D" w:rsidRPr="00EE46A3">
        <w:rPr>
          <w:rStyle w:val="affffc"/>
          <w:rFonts w:hint="cs"/>
          <w:rtl/>
        </w:rPr>
        <w:t>וחלקו</w:t>
      </w:r>
      <w:r w:rsidR="008C650D">
        <w:rPr>
          <w:rFonts w:hint="cs"/>
          <w:rtl/>
        </w:rPr>
        <w:t xml:space="preserve"> </w:t>
      </w:r>
      <w:r w:rsidRPr="00F40D4B">
        <w:rPr>
          <w:rtl/>
        </w:rPr>
        <w:t xml:space="preserve">בשומר אבידה </w:t>
      </w:r>
      <w:r w:rsidRPr="00F40D4B">
        <w:rPr>
          <w:rFonts w:hint="cs"/>
          <w:rtl/>
        </w:rPr>
        <w:t>אי כש</w:t>
      </w:r>
      <w:r w:rsidRPr="00F40D4B">
        <w:rPr>
          <w:rtl/>
        </w:rPr>
        <w:t>"</w:t>
      </w:r>
      <w:r w:rsidRPr="00F40D4B">
        <w:rPr>
          <w:rFonts w:hint="cs"/>
          <w:rtl/>
        </w:rPr>
        <w:t>ח אי כש</w:t>
      </w:r>
      <w:r w:rsidRPr="00F40D4B">
        <w:rPr>
          <w:rtl/>
        </w:rPr>
        <w:t>"</w:t>
      </w:r>
      <w:r w:rsidRPr="00F40D4B">
        <w:rPr>
          <w:rFonts w:hint="cs"/>
          <w:rtl/>
        </w:rPr>
        <w:t>ש</w:t>
      </w:r>
      <w:r w:rsidR="008C650D">
        <w:rPr>
          <w:rFonts w:hint="cs"/>
          <w:rtl/>
        </w:rPr>
        <w:t xml:space="preserve"> </w:t>
      </w:r>
      <w:r>
        <w:rPr>
          <w:rStyle w:val="afffff2"/>
          <w:rFonts w:hint="cs"/>
          <w:rtl/>
        </w:rPr>
        <w:t xml:space="preserve">[</w:t>
      </w:r>
      <w:r>
        <w:rPr>
          <w:rStyle w:val="affffc"/>
          <w:rFonts w:hint="cs"/>
          <w:rtl/>
          <w:rPrChange w:id="9153" w:author="מנוע אמוראים" w:date="2026-10-05T16:41:14Z">
            <w:rPr>
              <w:rStyle w:val="afffff2"/>
              <w:rFonts w:hint="cs"/>
              <w:rtl/>
            </w:rPr>
          </w:rPrChange>
        </w:rPr>
        <w:t xml:space="preserve">רי</w:t>
      </w:r>
      <w:r>
        <w:rPr>
          <w:rStyle w:val="affffc"/>
          <w:rtl/>
          <w:rPrChange w:id="9154" w:author="מנוע אמוראים" w:date="2026-10-05T16:41:14Z">
            <w:rPr>
              <w:rStyle w:val="afffff2"/>
              <w:rtl/>
            </w:rPr>
          </w:rPrChange>
        </w:rPr>
        <w:t xml:space="preserve">"</w:t>
      </w:r>
      <w:r>
        <w:rPr>
          <w:rStyle w:val="affffc"/>
          <w:rFonts w:hint="cs"/>
          <w:rtl/>
          <w:rPrChange w:id="9155" w:author="מנוע אמוראים" w:date="2026-10-05T16:41:14Z">
            <w:rPr>
              <w:rStyle w:val="afffff2"/>
              <w:rFonts w:hint="cs"/>
              <w:rtl/>
            </w:rPr>
          </w:rPrChange>
        </w:rPr>
        <w:t xml:space="preserve">וס</w:t>
      </w:r>
      <w:r>
        <w:rPr>
          <w:rStyle w:val="afffff2"/>
          <w:rFonts w:hint="cs"/>
          <w:rtl/>
        </w:rPr>
        <w:t xml:space="preserve">]</w:t>
      </w:r>
    </w:p>
    <w:p w14:paraId="1583FF19" w14:textId="7BC4978B" w:rsidR="00F707CE" w:rsidRPr="00F707CE" w:rsidRDefault="00EE46A3" w:rsidP="008C650D">
      <w:pPr>
        <w:pStyle w:val="36"/>
        <w:framePr w:wrap="notBeside"/>
        <w:rPr>
          <w:rtl/>
        </w:rPr>
      </w:pPr>
      <w:r w:rsidRPr="00F707CE">
        <w:rPr>
          <w:rFonts w:hint="cs"/>
          <w:rtl/>
        </w:rPr>
        <w:t>-</w:t>
      </w:r>
      <w:r w:rsidR="006F071F" w:rsidRPr="00F707CE">
        <w:rPr>
          <w:rFonts w:hint="cs"/>
          <w:rtl/>
        </w:rPr>
        <w:t xml:space="preserve"> דא</w:t>
      </w:r>
      <w:r w:rsidR="006F071F" w:rsidRPr="00F707CE">
        <w:rPr>
          <w:rtl/>
        </w:rPr>
        <w:t>"</w:t>
      </w:r>
      <w:r w:rsidR="008C650D" w:rsidRPr="00F707CE">
        <w:rPr>
          <w:rFonts w:hint="cs"/>
          <w:rtl/>
        </w:rPr>
        <w:t>כ</w:t>
      </w:r>
      <w:r w:rsidR="00F707CE" w:rsidRPr="00F707CE">
        <w:rPr>
          <w:rFonts w:hint="cs"/>
          <w:rtl/>
        </w:rPr>
        <w:t>:</w:t>
      </w:r>
    </w:p>
    <w:p w14:paraId="329073AB" w14:textId="53343938" w:rsidR="006F071F" w:rsidRPr="008C650D" w:rsidRDefault="006F071F" w:rsidP="009B508D">
      <w:pPr>
        <w:rPr>
          <w:rStyle w:val="affffc"/>
          <w:rtl/>
        </w:rPr>
      </w:pPr>
      <w:r w:rsidRPr="00F40D4B">
        <w:rPr>
          <w:rFonts w:hint="cs"/>
          <w:rtl/>
        </w:rPr>
        <w:t>רב יוסף תנאי היא</w:t>
      </w:r>
      <w:r w:rsidR="00EE46A3">
        <w:rPr>
          <w:rFonts w:hint="cs"/>
          <w:rtl/>
        </w:rPr>
        <w:t>,</w:t>
      </w:r>
      <w:r w:rsidRPr="00F40D4B">
        <w:rPr>
          <w:rFonts w:hint="cs"/>
          <w:rtl/>
        </w:rPr>
        <w:t xml:space="preserve"> אלא בשומר אבידה </w:t>
      </w:r>
      <w:r w:rsidRPr="008C650D">
        <w:rPr>
          <w:rStyle w:val="affffc"/>
          <w:rFonts w:hint="cs"/>
          <w:rtl/>
        </w:rPr>
        <w:t>כו</w:t>
      </w:r>
      <w:r w:rsidRPr="008C650D">
        <w:rPr>
          <w:rStyle w:val="affffc"/>
          <w:rtl/>
        </w:rPr>
        <w:t>"</w:t>
      </w:r>
      <w:r w:rsidRPr="008C650D">
        <w:rPr>
          <w:rStyle w:val="affffc"/>
          <w:rFonts w:hint="cs"/>
          <w:rtl/>
        </w:rPr>
        <w:t>ע</w:t>
      </w:r>
      <w:r w:rsidRPr="00F40D4B">
        <w:rPr>
          <w:rFonts w:hint="cs"/>
          <w:rtl/>
        </w:rPr>
        <w:t xml:space="preserve"> </w:t>
      </w:r>
      <w:r w:rsidR="008C650D" w:rsidRPr="008C650D">
        <w:rPr>
          <w:rStyle w:val="affffc"/>
          <w:rFonts w:hint="cs"/>
          <w:rtl/>
        </w:rPr>
        <w:t>כ</w:t>
      </w:r>
      <w:r w:rsidRPr="008C650D">
        <w:rPr>
          <w:rStyle w:val="affffc"/>
          <w:rFonts w:hint="cs"/>
          <w:rtl/>
        </w:rPr>
        <w:t>רב יוסף</w:t>
      </w:r>
    </w:p>
    <w:p w14:paraId="7DC4F463" w14:textId="77777777" w:rsidR="00F707CE" w:rsidRPr="00F707CE" w:rsidRDefault="00EE46A3" w:rsidP="008C650D">
      <w:pPr>
        <w:pStyle w:val="36"/>
        <w:framePr w:wrap="notBeside"/>
        <w:rPr>
          <w:rtl/>
        </w:rPr>
      </w:pPr>
      <w:r w:rsidRPr="00F707CE">
        <w:rPr>
          <w:rFonts w:hint="cs"/>
          <w:rtl/>
        </w:rPr>
        <w:t>ד. אלא</w:t>
      </w:r>
      <w:r w:rsidR="006F071F" w:rsidRPr="00F707CE">
        <w:rPr>
          <w:rFonts w:hint="cs"/>
          <w:rtl/>
        </w:rPr>
        <w:t xml:space="preserve"> </w:t>
      </w:r>
      <w:r w:rsidR="00237964" w:rsidRPr="00F707CE">
        <w:rPr>
          <w:rFonts w:hint="cs"/>
          <w:rtl/>
        </w:rPr>
        <w:t>חלקו</w:t>
      </w:r>
      <w:r w:rsidR="00F707CE" w:rsidRPr="00F707CE">
        <w:rPr>
          <w:rFonts w:hint="cs"/>
          <w:rtl/>
        </w:rPr>
        <w:t>:</w:t>
      </w:r>
    </w:p>
    <w:p w14:paraId="7BD7848A" w14:textId="03DE2F30" w:rsidR="00A6533C" w:rsidRPr="00F40D4B" w:rsidRDefault="006F071F" w:rsidP="009B508D">
      <w:pPr>
        <w:rPr>
          <w:rtl/>
        </w:rPr>
      </w:pPr>
      <w:r w:rsidRPr="008C650D">
        <w:rPr>
          <w:rFonts w:hint="cs"/>
          <w:b/>
          <w:bCs/>
          <w:rtl/>
        </w:rPr>
        <w:t>במלוה צריך למשכון אי מצוה עושה</w:t>
      </w:r>
      <w:r w:rsidRPr="00F40D4B">
        <w:rPr>
          <w:rFonts w:hint="cs"/>
          <w:rtl/>
        </w:rPr>
        <w:t xml:space="preserve"> והוי ש</w:t>
      </w:r>
      <w:r w:rsidRPr="00F40D4B">
        <w:rPr>
          <w:rtl/>
        </w:rPr>
        <w:t>"</w:t>
      </w:r>
      <w:r w:rsidRPr="00F40D4B">
        <w:rPr>
          <w:rFonts w:hint="cs"/>
          <w:rtl/>
        </w:rPr>
        <w:t>ש או שלהנאתו מתכוין וה</w:t>
      </w:r>
      <w:r w:rsidR="008C650D">
        <w:rPr>
          <w:rFonts w:hint="cs"/>
          <w:rtl/>
        </w:rPr>
        <w:t>ו</w:t>
      </w:r>
      <w:r w:rsidRPr="00F40D4B">
        <w:rPr>
          <w:rFonts w:hint="cs"/>
          <w:rtl/>
        </w:rPr>
        <w:t>י ש</w:t>
      </w:r>
      <w:r w:rsidRPr="00F40D4B">
        <w:rPr>
          <w:rtl/>
        </w:rPr>
        <w:t>"</w:t>
      </w:r>
      <w:r w:rsidRPr="00F40D4B">
        <w:rPr>
          <w:rFonts w:hint="cs"/>
          <w:rtl/>
        </w:rPr>
        <w:t>ח</w:t>
      </w:r>
    </w:p>
    <w:p w14:paraId="1D32CB80" w14:textId="45577818" w:rsidR="006F071F" w:rsidRPr="00F40D4B" w:rsidRDefault="006F071F" w:rsidP="00A6533C">
      <w:pPr>
        <w:pStyle w:val="affe"/>
        <w:framePr w:wrap="around"/>
        <w:rPr>
          <w:rtl/>
        </w:rPr>
      </w:pPr>
      <w:r w:rsidRPr="00F40D4B">
        <w:rPr>
          <w:rFonts w:hint="cs"/>
          <w:rtl/>
        </w:rPr>
        <w:t>פב:</w:t>
      </w:r>
    </w:p>
    <w:p w14:paraId="40B5B129" w14:textId="16AB1E62" w:rsidR="006F071F" w:rsidRPr="00F40D4B" w:rsidRDefault="006F071F" w:rsidP="008C650D">
      <w:pPr>
        <w:pStyle w:val="afffb"/>
        <w:rPr>
          <w:rtl/>
        </w:rPr>
      </w:pPr>
      <w:ins w:id="9948" w:author="מספור קטעי משנה" w:date="2026-10-06T06:45:11Z">
        <w:r>
          <w:rPr>
            <w:rStyle w:val="MisparKeta"/>
          </w:rPr>
          <w:t xml:space="preserve">א. </w:t>
        </w:r>
      </w:ins>
      <w:r w:rsidRPr="00F40D4B">
        <w:rPr>
          <w:rtl/>
        </w:rPr>
        <w:t>אבא שאול</w:t>
      </w:r>
      <w:r w:rsidR="00B72B5B">
        <w:rPr>
          <w:rFonts w:hint="cs"/>
          <w:rtl/>
        </w:rPr>
        <w:t>:</w:t>
      </w:r>
      <w:r w:rsidRPr="00F40D4B">
        <w:rPr>
          <w:rtl/>
        </w:rPr>
        <w:t xml:space="preserve"> מותר להשכיר משכונו של עני להיות פוחת והולך.</w:t>
      </w:r>
    </w:p>
    <w:p w14:paraId="4B2B84D0" w14:textId="7746262F" w:rsidR="00F707CE" w:rsidRPr="00F707CE" w:rsidRDefault="006F071F" w:rsidP="008C650D">
      <w:pPr>
        <w:pStyle w:val="36"/>
        <w:framePr w:wrap="notBeside"/>
        <w:rPr>
          <w:rtl/>
        </w:rPr>
      </w:pPr>
      <w:r w:rsidRPr="00F707CE">
        <w:rPr>
          <w:rFonts w:hint="cs"/>
          <w:rtl/>
        </w:rPr>
        <w:t>מ</w:t>
      </w:r>
      <w:r w:rsidRPr="00F707CE">
        <w:rPr>
          <w:rtl/>
        </w:rPr>
        <w:t>שמואל</w:t>
      </w:r>
      <w:r w:rsidR="00F707CE" w:rsidRPr="00F707CE">
        <w:rPr>
          <w:rtl/>
        </w:rPr>
        <w:t>:</w:t>
      </w:r>
    </w:p>
    <w:p w14:paraId="4437DB8C" w14:textId="07E083C3" w:rsidR="006F071F" w:rsidRPr="00F40D4B" w:rsidRDefault="006F071F" w:rsidP="008C650D">
      <w:pPr>
        <w:rPr>
          <w:rtl/>
        </w:rPr>
      </w:pPr>
      <w:r w:rsidRPr="00EE46A3">
        <w:rPr>
          <w:b/>
          <w:bCs/>
          <w:rtl/>
        </w:rPr>
        <w:t>הלכה כאבא שאול.</w:t>
      </w:r>
      <w:r w:rsidR="008C650D">
        <w:rPr>
          <w:rFonts w:hint="cs"/>
          <w:rtl/>
        </w:rPr>
        <w:t xml:space="preserve"> במרא פסל וקרדום ששכרם מרובה ופחתם מועט</w:t>
      </w:r>
    </w:p>
    <w:p w14:paraId="6CB9ABCF" w14:textId="77777777" w:rsidR="00A6533C" w:rsidRPr="00F40D4B" w:rsidRDefault="00A6533C" w:rsidP="00A6533C">
      <w:pPr>
        <w:pStyle w:val="aff9"/>
        <w:rPr>
          <w:rtl/>
        </w:rPr>
      </w:pPr>
      <w:r w:rsidRPr="00F40D4B">
        <w:rPr>
          <w:rtl/>
        </w:rPr>
        <w:t>***</w:t>
      </w:r>
    </w:p>
    <w:p w14:paraId="2C570881" w14:textId="2F1250FC" w:rsidR="006F071F" w:rsidRPr="00F40D4B" w:rsidRDefault="006F071F" w:rsidP="008C650D">
      <w:pPr>
        <w:pStyle w:val="afffff"/>
        <w:framePr w:wrap="around"/>
        <w:rPr>
          <w:rtl/>
        </w:rPr>
      </w:pPr>
      <w:del w:id="20272" w:author="קלוד" w:date="2026-10-06T10:08:05Z">
        <w:r>
          <w:rPr>
            <w:rtl/>
          </w:rPr>
          <w:delText xml:space="preserve">משנה.</w:delText>
        </w:r>
      </w:del>
      <w:ins w:id="20273" w:author="קלוד" w:date="2026-10-06T10:08:05Z">
        <w:r>
          <w:rPr>
            <w:rtl/>
          </w:rPr>
          <w:t xml:space="preserve">משנה ח</w:t>
        </w:r>
      </w:ins>
    </w:p>
    <w:p w14:paraId="21EE083E" w14:textId="7A005715" w:rsidR="006F071F" w:rsidRPr="00F40D4B" w:rsidRDefault="006F071F" w:rsidP="008C650D">
      <w:pPr>
        <w:pStyle w:val="afff3"/>
        <w:rPr>
          <w:rtl/>
        </w:rPr>
      </w:pPr>
      <w:ins w:id="9949" w:author="מספור קטעי משנה" w:date="2026-10-06T06:45:11Z">
        <w:r>
          <w:rPr>
            <w:rStyle w:val="MisparKeta"/>
          </w:rPr>
          <w:t xml:space="preserve">ב. </w:t>
        </w:r>
      </w:ins>
      <w:r w:rsidRPr="00F40D4B">
        <w:rPr>
          <w:rtl/>
        </w:rPr>
        <w:t xml:space="preserve">המעביר חבית ממקום למקום ושברה, בין </w:t>
      </w:r>
      <w:r w:rsidR="008C650D">
        <w:rPr>
          <w:rFonts w:hint="cs"/>
          <w:rtl/>
        </w:rPr>
        <w:t>ש''ח ובין ש''ש</w:t>
      </w:r>
      <w:r w:rsidRPr="00F40D4B">
        <w:rPr>
          <w:rtl/>
        </w:rPr>
        <w:t xml:space="preserve"> ישבע.</w:t>
      </w:r>
    </w:p>
    <w:p w14:paraId="21A270AA" w14:textId="456E9E30" w:rsidR="00A6533C" w:rsidRPr="00F40D4B" w:rsidRDefault="006F071F" w:rsidP="00EE46A3">
      <w:pPr>
        <w:pStyle w:val="afff3"/>
        <w:spacing w:after="60" w:line="220" w:lineRule="exact"/>
        <w:rPr>
          <w:rtl/>
        </w:rPr>
      </w:pPr>
      <w:r w:rsidRPr="008C650D">
        <w:rPr>
          <w:rStyle w:val="TanaimMishna"/>
          <w:rtl/>
          <w:rPrChange w:id="20120" w:author="קלוד" w:date="2026-10-06T10:08:05Z">
            <w:rPr>
              <w:rStyle w:val="affffc"/>
              <w:rtl/>
            </w:rPr>
          </w:rPrChange>
        </w:rPr>
        <w:t>רבי אלעזר</w:t>
      </w:r>
      <w:r w:rsidRPr="00EE46A3">
        <w:rPr>
          <w:rStyle w:val="TanaimMishna"/>
          <w:rtl/>
          <w:rPrChange w:id="20121" w:author="קלוד" w:date="2026-10-06T10:08:05Z">
            <w:rPr>
              <w:rStyle w:val="affffc"/>
              <w:rtl/>
            </w:rPr>
          </w:rPrChange>
        </w:rPr>
        <w:t>:</w:t>
      </w:r>
      <w:r w:rsidRPr="00F40D4B">
        <w:rPr>
          <w:rtl/>
        </w:rPr>
        <w:t xml:space="preserve"> זה וזה ישבע, ותמיה אני אם יכולין זה וזה לישבע</w:t>
      </w:r>
    </w:p>
    <w:p w14:paraId="26E0BA49" w14:textId="329C87B7" w:rsidR="00F707CE" w:rsidRPr="00F707CE" w:rsidRDefault="006F071F" w:rsidP="008C650D">
      <w:pPr>
        <w:pStyle w:val="36"/>
        <w:framePr w:wrap="notBeside"/>
        <w:rPr>
          <w:rtl/>
        </w:rPr>
      </w:pPr>
      <w:r w:rsidRPr="00F707CE">
        <w:rPr>
          <w:rtl/>
        </w:rPr>
        <w:t>ת"ר</w:t>
      </w:r>
      <w:r w:rsidR="00F707CE" w:rsidRPr="00F707CE">
        <w:rPr>
          <w:rtl/>
        </w:rPr>
        <w:t>:</w:t>
      </w:r>
    </w:p>
    <w:p w14:paraId="41B1EC51" w14:textId="5F930982" w:rsidR="008C650D" w:rsidRDefault="006F071F" w:rsidP="00EE46A3">
      <w:pPr>
        <w:pStyle w:val="affff9"/>
        <w:rPr>
          <w:rtl/>
        </w:rPr>
      </w:pPr>
      <w:r w:rsidRPr="00F40D4B">
        <w:rPr>
          <w:rtl/>
        </w:rPr>
        <w:t>המעביר חבית לחבירו ממקום למקום ושברה</w:t>
      </w:r>
      <w:r w:rsidRPr="00F40D4B">
        <w:rPr>
          <w:rFonts w:hint="cs"/>
          <w:rtl/>
        </w:rPr>
        <w:t xml:space="preserve"> </w:t>
      </w:r>
    </w:p>
    <w:p w14:paraId="2FE0EE35" w14:textId="75EF4825" w:rsidR="00F707CE" w:rsidRPr="00F707CE" w:rsidRDefault="006F071F" w:rsidP="008C650D">
      <w:pPr>
        <w:pStyle w:val="36"/>
        <w:framePr w:wrap="notBeside"/>
        <w:rPr>
          <w:rtl/>
        </w:rPr>
      </w:pPr>
      <w:r w:rsidRPr="00F707CE">
        <w:rPr>
          <w:rFonts w:hint="cs"/>
          <w:rtl/>
        </w:rPr>
        <w:lastRenderedPageBreak/>
        <w:t xml:space="preserve"> לר</w:t>
      </w:r>
      <w:r w:rsidRPr="00F707CE">
        <w:rPr>
          <w:rtl/>
        </w:rPr>
        <w:t>"</w:t>
      </w:r>
      <w:r w:rsidRPr="00F707CE">
        <w:rPr>
          <w:rFonts w:hint="cs"/>
          <w:rtl/>
        </w:rPr>
        <w:t>מ</w:t>
      </w:r>
      <w:r w:rsidR="00F707CE" w:rsidRPr="00F707CE">
        <w:rPr>
          <w:rFonts w:hint="cs"/>
          <w:rtl/>
        </w:rPr>
        <w:t>:</w:t>
      </w:r>
    </w:p>
    <w:p w14:paraId="2B63D5FC" w14:textId="1657583E" w:rsidR="006F071F" w:rsidRPr="00F40D4B" w:rsidRDefault="006F071F" w:rsidP="009B508D">
      <w:pPr>
        <w:rPr>
          <w:rtl/>
        </w:rPr>
      </w:pPr>
      <w:r w:rsidRPr="00F40D4B">
        <w:rPr>
          <w:rtl/>
        </w:rPr>
        <w:t>בין שומר חנם בין שומר שכר ישבע.</w:t>
      </w:r>
    </w:p>
    <w:p w14:paraId="4078AE3F" w14:textId="77777777" w:rsidR="00F707CE" w:rsidRPr="00F707CE" w:rsidRDefault="006F071F" w:rsidP="008C650D">
      <w:pPr>
        <w:pStyle w:val="36"/>
        <w:framePr w:wrap="notBeside"/>
        <w:rPr>
          <w:rtl/>
        </w:rPr>
      </w:pPr>
      <w:r w:rsidRPr="00F707CE">
        <w:rPr>
          <w:rFonts w:hint="cs"/>
          <w:rtl/>
        </w:rPr>
        <w:t>והך</w:t>
      </w:r>
      <w:r w:rsidR="00F707CE" w:rsidRPr="00F707CE">
        <w:rPr>
          <w:rFonts w:hint="cs"/>
          <w:rtl/>
        </w:rPr>
        <w:t>:</w:t>
      </w:r>
    </w:p>
    <w:p w14:paraId="277E6301" w14:textId="631F3D1F" w:rsidR="00EE46A3" w:rsidRDefault="006F071F" w:rsidP="009B508D">
      <w:pPr>
        <w:rPr>
          <w:rtl/>
        </w:rPr>
      </w:pPr>
      <w:r w:rsidRPr="00F40D4B">
        <w:rPr>
          <w:rFonts w:hint="cs"/>
          <w:rtl/>
        </w:rPr>
        <w:t>ד'</w:t>
      </w:r>
      <w:r w:rsidRPr="00F40D4B">
        <w:rPr>
          <w:rtl/>
        </w:rPr>
        <w:t>נשברה כדו ולא סילקו, נפלה גמלו ולא העמידה</w:t>
      </w:r>
      <w:r w:rsidRPr="00F40D4B">
        <w:rPr>
          <w:rFonts w:hint="cs"/>
          <w:rtl/>
        </w:rPr>
        <w:t>'</w:t>
      </w:r>
      <w:r w:rsidRPr="00F40D4B">
        <w:rPr>
          <w:rtl/>
        </w:rPr>
        <w:t xml:space="preserve"> </w:t>
      </w:r>
    </w:p>
    <w:p w14:paraId="30CAEF34" w14:textId="5801B42A" w:rsidR="00A6533C" w:rsidRPr="00F40D4B" w:rsidRDefault="006F071F" w:rsidP="009B508D">
      <w:pPr>
        <w:rPr>
          <w:rtl/>
        </w:rPr>
      </w:pPr>
      <w:r w:rsidRPr="008C650D">
        <w:rPr>
          <w:rStyle w:val="affffc"/>
          <w:rtl/>
        </w:rPr>
        <w:t>ר"</w:t>
      </w:r>
      <w:r w:rsidRPr="008C650D">
        <w:rPr>
          <w:rStyle w:val="affffc"/>
          <w:rFonts w:hint="cs"/>
          <w:rtl/>
        </w:rPr>
        <w:t>מ</w:t>
      </w:r>
      <w:r w:rsidR="00EE46A3">
        <w:rPr>
          <w:rStyle w:val="affffc"/>
          <w:rFonts w:hint="cs"/>
          <w:rtl/>
        </w:rPr>
        <w:t>:</w:t>
      </w:r>
      <w:r w:rsidRPr="00F40D4B">
        <w:rPr>
          <w:rFonts w:hint="cs"/>
          <w:rtl/>
        </w:rPr>
        <w:t xml:space="preserve"> </w:t>
      </w:r>
      <w:r w:rsidRPr="00F40D4B">
        <w:rPr>
          <w:rtl/>
        </w:rPr>
        <w:t>מחייב בהיזיקן</w:t>
      </w:r>
      <w:r w:rsidRPr="00F40D4B">
        <w:rPr>
          <w:rFonts w:hint="cs"/>
          <w:rtl/>
        </w:rPr>
        <w:t xml:space="preserve"> </w:t>
      </w:r>
      <w:r w:rsidRPr="008C650D">
        <w:rPr>
          <w:rStyle w:val="afffff2"/>
          <w:rFonts w:hint="cs"/>
          <w:rtl/>
        </w:rPr>
        <w:t>[דבעה</w:t>
      </w:r>
      <w:r w:rsidRPr="008C650D">
        <w:rPr>
          <w:rStyle w:val="afffff2"/>
          <w:rtl/>
        </w:rPr>
        <w:t>"</w:t>
      </w:r>
      <w:r w:rsidRPr="008C650D">
        <w:rPr>
          <w:rStyle w:val="afffff2"/>
          <w:rFonts w:hint="cs"/>
          <w:rtl/>
        </w:rPr>
        <w:t>ב הנתקל פושע]</w:t>
      </w:r>
      <w:r w:rsidR="008C650D">
        <w:rPr>
          <w:rStyle w:val="afffff2"/>
          <w:rFonts w:hint="cs"/>
          <w:rtl/>
        </w:rPr>
        <w:t xml:space="preserve"> </w:t>
      </w:r>
    </w:p>
    <w:p w14:paraId="4CA077D9" w14:textId="2620832B" w:rsidR="008C650D" w:rsidRDefault="006F071F" w:rsidP="00EE46A3">
      <w:pPr>
        <w:rPr>
          <w:rtl/>
        </w:rPr>
      </w:pPr>
      <w:r w:rsidRPr="008C650D">
        <w:rPr>
          <w:rStyle w:val="affffc"/>
          <w:rtl/>
        </w:rPr>
        <w:t>וחכ"</w:t>
      </w:r>
      <w:r w:rsidRPr="008C650D">
        <w:rPr>
          <w:rStyle w:val="affffc"/>
          <w:rFonts w:hint="cs"/>
          <w:rtl/>
        </w:rPr>
        <w:t>א</w:t>
      </w:r>
      <w:r w:rsidRPr="008C650D">
        <w:rPr>
          <w:rStyle w:val="affffc"/>
          <w:rtl/>
        </w:rPr>
        <w:t>:</w:t>
      </w:r>
      <w:r w:rsidRPr="00F40D4B">
        <w:rPr>
          <w:rtl/>
        </w:rPr>
        <w:t xml:space="preserve"> פטור מד"</w:t>
      </w:r>
      <w:r w:rsidRPr="00F40D4B">
        <w:rPr>
          <w:rFonts w:hint="cs"/>
          <w:rtl/>
        </w:rPr>
        <w:t>א וחייב בד</w:t>
      </w:r>
      <w:r w:rsidRPr="00F40D4B">
        <w:rPr>
          <w:rtl/>
        </w:rPr>
        <w:t>"</w:t>
      </w:r>
      <w:r w:rsidRPr="00F40D4B">
        <w:rPr>
          <w:rFonts w:hint="cs"/>
          <w:rtl/>
        </w:rPr>
        <w:t xml:space="preserve">ש </w:t>
      </w:r>
      <w:r w:rsidRPr="00EE46A3">
        <w:rPr>
          <w:rStyle w:val="affffc"/>
          <w:rFonts w:hint="cs"/>
          <w:rtl/>
        </w:rPr>
        <w:t>וקימ</w:t>
      </w:r>
      <w:r w:rsidRPr="00EE46A3">
        <w:rPr>
          <w:rStyle w:val="affffc"/>
          <w:rtl/>
        </w:rPr>
        <w:t>"</w:t>
      </w:r>
      <w:r w:rsidRPr="00EE46A3">
        <w:rPr>
          <w:rStyle w:val="affffc"/>
          <w:rFonts w:hint="cs"/>
          <w:rtl/>
        </w:rPr>
        <w:t xml:space="preserve">ל </w:t>
      </w:r>
      <w:r w:rsidR="00EE46A3" w:rsidRPr="00EE46A3">
        <w:rPr>
          <w:rStyle w:val="affffc"/>
          <w:rFonts w:hint="cs"/>
          <w:rtl/>
        </w:rPr>
        <w:t>שחלקו</w:t>
      </w:r>
      <w:r w:rsidR="00EE46A3">
        <w:rPr>
          <w:rFonts w:hint="cs"/>
          <w:rtl/>
        </w:rPr>
        <w:t xml:space="preserve"> </w:t>
      </w:r>
      <w:r w:rsidRPr="00F40D4B">
        <w:rPr>
          <w:rtl/>
        </w:rPr>
        <w:t xml:space="preserve">דבנתקל פושע </w:t>
      </w:r>
      <w:r w:rsidRPr="008C650D">
        <w:rPr>
          <w:rStyle w:val="afffff2"/>
          <w:rFonts w:hint="cs"/>
          <w:rtl/>
        </w:rPr>
        <w:t>והיאך ישבע</w:t>
      </w:r>
    </w:p>
    <w:p w14:paraId="489FA652" w14:textId="268F2087" w:rsidR="00F707CE" w:rsidRPr="00F707CE" w:rsidRDefault="00EE46A3" w:rsidP="008C650D">
      <w:pPr>
        <w:pStyle w:val="36"/>
        <w:framePr w:wrap="notBeside"/>
        <w:rPr>
          <w:rtl/>
        </w:rPr>
      </w:pPr>
      <w:r w:rsidRPr="00F707CE">
        <w:rPr>
          <w:rFonts w:hint="cs"/>
          <w:rtl/>
        </w:rPr>
        <w:t xml:space="preserve">- </w:t>
      </w:r>
      <w:r w:rsidR="006F071F" w:rsidRPr="00F707CE">
        <w:rPr>
          <w:rFonts w:hint="cs"/>
          <w:rtl/>
        </w:rPr>
        <w:t>ר"א</w:t>
      </w:r>
      <w:r w:rsidR="00F707CE" w:rsidRPr="00F707CE">
        <w:rPr>
          <w:rtl/>
        </w:rPr>
        <w:t>:</w:t>
      </w:r>
    </w:p>
    <w:p w14:paraId="4F05615C" w14:textId="70C17483" w:rsidR="008C650D" w:rsidRDefault="006F071F" w:rsidP="00EE46A3">
      <w:pPr>
        <w:rPr>
          <w:rtl/>
        </w:rPr>
      </w:pPr>
      <w:r w:rsidRPr="00F40D4B">
        <w:rPr>
          <w:rtl/>
        </w:rPr>
        <w:t>תברה, מי ששנה זו לא שנה זו.</w:t>
      </w:r>
    </w:p>
    <w:p w14:paraId="6E3FDE0D" w14:textId="2B234DB7" w:rsidR="00F707CE" w:rsidRPr="00F707CE" w:rsidRDefault="008C650D" w:rsidP="008C650D">
      <w:pPr>
        <w:pStyle w:val="36"/>
        <w:framePr w:wrap="notBeside"/>
        <w:rPr>
          <w:rtl/>
        </w:rPr>
      </w:pPr>
      <w:r w:rsidRPr="00F707CE">
        <w:rPr>
          <w:rtl/>
        </w:rPr>
        <w:t>ר"</w:t>
      </w:r>
      <w:r w:rsidRPr="00F707CE">
        <w:rPr>
          <w:rFonts w:hint="cs"/>
          <w:rtl/>
        </w:rPr>
        <w:t>י</w:t>
      </w:r>
      <w:r w:rsidR="00F707CE" w:rsidRPr="00F707CE">
        <w:rPr>
          <w:rtl/>
        </w:rPr>
        <w:t>:</w:t>
      </w:r>
    </w:p>
    <w:p w14:paraId="54DD3224" w14:textId="2FBC84D0" w:rsidR="008C650D" w:rsidRPr="00F40D4B" w:rsidRDefault="008C650D" w:rsidP="008C650D">
      <w:pPr>
        <w:rPr>
          <w:rtl/>
        </w:rPr>
      </w:pPr>
      <w:r w:rsidRPr="00F40D4B">
        <w:rPr>
          <w:rtl/>
        </w:rPr>
        <w:t>ש"</w:t>
      </w:r>
      <w:r w:rsidRPr="00F40D4B">
        <w:rPr>
          <w:rFonts w:hint="cs"/>
          <w:rtl/>
        </w:rPr>
        <w:t>ח</w:t>
      </w:r>
      <w:r w:rsidRPr="00F40D4B">
        <w:rPr>
          <w:rtl/>
        </w:rPr>
        <w:t xml:space="preserve"> - ישבע, </w:t>
      </w:r>
      <w:r w:rsidRPr="00F40D4B">
        <w:rPr>
          <w:rFonts w:hint="cs"/>
          <w:rtl/>
        </w:rPr>
        <w:t>ש</w:t>
      </w:r>
      <w:r w:rsidRPr="00F40D4B">
        <w:rPr>
          <w:rtl/>
        </w:rPr>
        <w:t>"</w:t>
      </w:r>
      <w:r w:rsidRPr="00F40D4B">
        <w:rPr>
          <w:rFonts w:hint="cs"/>
          <w:rtl/>
        </w:rPr>
        <w:t>ש</w:t>
      </w:r>
      <w:r w:rsidRPr="00F40D4B">
        <w:rPr>
          <w:rtl/>
        </w:rPr>
        <w:t xml:space="preserve"> - ישלם.</w:t>
      </w:r>
      <w:r>
        <w:rPr>
          <w:rFonts w:hint="cs"/>
          <w:rtl/>
        </w:rPr>
        <w:t xml:space="preserve"> כל אחד כדינו</w:t>
      </w:r>
    </w:p>
    <w:p w14:paraId="7DA46FB9" w14:textId="4F95F92D" w:rsidR="00F707CE" w:rsidRPr="00F707CE" w:rsidRDefault="008C650D" w:rsidP="008C650D">
      <w:pPr>
        <w:pStyle w:val="36"/>
        <w:framePr w:wrap="notBeside"/>
        <w:rPr>
          <w:rtl/>
        </w:rPr>
      </w:pPr>
      <w:r w:rsidRPr="00F707CE">
        <w:rPr>
          <w:rtl/>
        </w:rPr>
        <w:t>ר"</w:t>
      </w:r>
      <w:r w:rsidRPr="00F707CE">
        <w:rPr>
          <w:rFonts w:hint="cs"/>
          <w:rtl/>
        </w:rPr>
        <w:t>א</w:t>
      </w:r>
      <w:r w:rsidR="00F707CE" w:rsidRPr="00F707CE">
        <w:rPr>
          <w:rFonts w:hint="cs"/>
          <w:rtl/>
        </w:rPr>
        <w:t>:</w:t>
      </w:r>
    </w:p>
    <w:p w14:paraId="63CBAED8" w14:textId="2336854C" w:rsidR="008C650D" w:rsidRPr="00F40D4B" w:rsidRDefault="008C650D" w:rsidP="008C650D">
      <w:pPr>
        <w:rPr>
          <w:rtl/>
        </w:rPr>
      </w:pPr>
      <w:r w:rsidRPr="00F40D4B">
        <w:rPr>
          <w:rtl/>
        </w:rPr>
        <w:t>זה וזה ישבע, ותמיה אני אם יכולין לישבע</w:t>
      </w:r>
      <w:r>
        <w:rPr>
          <w:rFonts w:hint="cs"/>
          <w:rtl/>
        </w:rPr>
        <w:t xml:space="preserve">, </w:t>
      </w:r>
    </w:p>
    <w:p w14:paraId="633AB4FE" w14:textId="5AF540BB" w:rsidR="00F707CE" w:rsidRPr="00F707CE" w:rsidRDefault="00F707CE" w:rsidP="00EE46A3">
      <w:pPr>
        <w:pStyle w:val="36"/>
        <w:framePr w:wrap="notBeside"/>
        <w:rPr>
          <w:rtl/>
        </w:rPr>
      </w:pPr>
      <w:r w:rsidRPr="00F707CE">
        <w:rPr>
          <w:rFonts w:hint="cs"/>
          <w:rtl/>
        </w:rPr>
        <w:t>-</w:t>
      </w:r>
    </w:p>
    <w:p w14:paraId="2F488901" w14:textId="285F1879" w:rsidR="006F071F" w:rsidRPr="00F40D4B" w:rsidRDefault="006F071F" w:rsidP="009B508D">
      <w:pPr>
        <w:rPr>
          <w:rtl/>
        </w:rPr>
      </w:pPr>
      <w:r>
        <w:rPr>
          <w:rFonts w:hint="cs"/>
          <w:rtl/>
        </w:rPr>
        <w:t xml:space="preserve">דאכן גמרא </w:t>
      </w:r>
      <w:r>
        <w:rPr>
          <w:rStyle w:val="affffc"/>
          <w:rFonts w:hint="cs"/>
          <w:rtl/>
          <w:rPrChange w:id="9156" w:author="מנוע אמוראים" w:date="2026-10-05T16:41:14Z">
            <w:rPr>
              <w:rFonts w:hint="cs"/>
              <w:rtl/>
            </w:rPr>
          </w:rPrChange>
        </w:rPr>
        <w:t xml:space="preserve">כר</w:t>
      </w:r>
      <w:r>
        <w:rPr>
          <w:rStyle w:val="affffc"/>
          <w:rtl/>
          <w:rPrChange w:id="9157" w:author="מנוע אמוראים" w:date="2026-10-05T16:41:14Z">
            <w:rPr>
              <w:rtl/>
            </w:rPr>
          </w:rPrChange>
        </w:rPr>
        <w:t xml:space="preserve">"</w:t>
      </w:r>
      <w:r>
        <w:rPr>
          <w:rStyle w:val="affffc"/>
          <w:rFonts w:hint="cs"/>
          <w:rtl/>
          <w:rPrChange w:id="9158" w:author="מנוע אמוראים" w:date="2026-10-05T16:41:14Z">
            <w:rPr>
              <w:rFonts w:hint="cs"/>
              <w:rtl/>
            </w:rPr>
          </w:rPrChange>
        </w:rPr>
        <w:t xml:space="preserve">מ</w:t>
      </w:r>
      <w:r w:rsidRPr="00F40D4B">
        <w:rPr>
          <w:rtl/>
        </w:rPr>
        <w:t>.</w:t>
      </w:r>
      <w:r w:rsidRPr="00F40D4B">
        <w:rPr>
          <w:rFonts w:hint="cs"/>
          <w:rtl/>
        </w:rPr>
        <w:t xml:space="preserve"> </w:t>
      </w:r>
      <w:r w:rsidRPr="00F40D4B">
        <w:rPr>
          <w:rtl/>
        </w:rPr>
        <w:t>ומיהו, תמיה אני אם יכולין זה וזה לישבע.</w:t>
      </w:r>
    </w:p>
    <w:p w14:paraId="1B43F24D" w14:textId="6229A1FE" w:rsidR="00F707CE" w:rsidRPr="00F707CE" w:rsidRDefault="00EE46A3" w:rsidP="00EE46A3">
      <w:pPr>
        <w:pStyle w:val="36"/>
        <w:framePr w:wrap="notBeside"/>
        <w:rPr>
          <w:rtl/>
        </w:rPr>
      </w:pPr>
      <w:r w:rsidRPr="00F707CE">
        <w:rPr>
          <w:rFonts w:hint="cs"/>
          <w:rtl/>
        </w:rPr>
        <w:t>א</w:t>
      </w:r>
      <w:r w:rsidR="00F707CE" w:rsidRPr="00F707CE">
        <w:rPr>
          <w:rFonts w:hint="cs"/>
          <w:rtl/>
        </w:rPr>
        <w:t>.</w:t>
      </w:r>
    </w:p>
    <w:p w14:paraId="24222CDE" w14:textId="5E3E68B6" w:rsidR="00A6533C" w:rsidRPr="00F40D4B" w:rsidRDefault="006F071F" w:rsidP="009B508D">
      <w:pPr>
        <w:rPr>
          <w:rtl/>
        </w:rPr>
      </w:pPr>
      <w:r w:rsidRPr="00F40D4B">
        <w:rPr>
          <w:rFonts w:hint="cs"/>
          <w:rtl/>
        </w:rPr>
        <w:t>ד</w:t>
      </w:r>
      <w:r w:rsidRPr="00F40D4B">
        <w:rPr>
          <w:rtl/>
        </w:rPr>
        <w:t>ש"</w:t>
      </w:r>
      <w:r w:rsidRPr="00F40D4B">
        <w:rPr>
          <w:rFonts w:hint="cs"/>
          <w:rtl/>
        </w:rPr>
        <w:t>ח נשבע שלא פשע</w:t>
      </w:r>
      <w:r w:rsidR="008C650D">
        <w:rPr>
          <w:rFonts w:hint="cs"/>
          <w:rtl/>
        </w:rPr>
        <w:t>,</w:t>
      </w:r>
      <w:r w:rsidRPr="00F40D4B">
        <w:rPr>
          <w:rFonts w:hint="cs"/>
          <w:rtl/>
        </w:rPr>
        <w:t xml:space="preserve"> </w:t>
      </w:r>
      <w:r w:rsidR="008C650D">
        <w:rPr>
          <w:rFonts w:hint="cs"/>
          <w:rtl/>
        </w:rPr>
        <w:t xml:space="preserve">אבל </w:t>
      </w:r>
      <w:r w:rsidRPr="00F40D4B">
        <w:rPr>
          <w:rFonts w:hint="cs"/>
          <w:rtl/>
        </w:rPr>
        <w:t>ש</w:t>
      </w:r>
      <w:r w:rsidRPr="00F40D4B">
        <w:rPr>
          <w:rtl/>
        </w:rPr>
        <w:t>"</w:t>
      </w:r>
      <w:r w:rsidRPr="00F40D4B">
        <w:rPr>
          <w:rFonts w:hint="cs"/>
          <w:rtl/>
        </w:rPr>
        <w:t>ש א</w:t>
      </w:r>
      <w:r w:rsidR="008C650D">
        <w:rPr>
          <w:rFonts w:hint="cs"/>
          <w:rtl/>
        </w:rPr>
        <w:t xml:space="preserve">ף </w:t>
      </w:r>
      <w:r w:rsidRPr="00F40D4B">
        <w:rPr>
          <w:rFonts w:hint="cs"/>
          <w:rtl/>
        </w:rPr>
        <w:t>אי לא פשע חייב לשלם</w:t>
      </w:r>
    </w:p>
    <w:p w14:paraId="2B25A226" w14:textId="7A1A86B8" w:rsidR="00F707CE" w:rsidRPr="00F707CE" w:rsidRDefault="00EE46A3" w:rsidP="00EE46A3">
      <w:pPr>
        <w:pStyle w:val="36"/>
        <w:framePr w:wrap="notBeside"/>
        <w:rPr>
          <w:rtl/>
        </w:rPr>
      </w:pPr>
      <w:r w:rsidRPr="00F707CE">
        <w:rPr>
          <w:rFonts w:hint="cs"/>
          <w:rtl/>
        </w:rPr>
        <w:t>ב</w:t>
      </w:r>
      <w:r w:rsidR="00F707CE" w:rsidRPr="00F707CE">
        <w:rPr>
          <w:rFonts w:hint="cs"/>
          <w:rtl/>
        </w:rPr>
        <w:t>.</w:t>
      </w:r>
    </w:p>
    <w:p w14:paraId="5EAFD815" w14:textId="18B321D5" w:rsidR="001C5BF8" w:rsidRDefault="006F071F" w:rsidP="008C650D">
      <w:pPr>
        <w:rPr>
          <w:rtl/>
        </w:rPr>
      </w:pPr>
      <w:r w:rsidRPr="00F40D4B">
        <w:rPr>
          <w:rFonts w:hint="cs"/>
          <w:rtl/>
        </w:rPr>
        <w:t>ואפי' ש</w:t>
      </w:r>
      <w:r w:rsidRPr="00F40D4B">
        <w:rPr>
          <w:rtl/>
        </w:rPr>
        <w:t>"</w:t>
      </w:r>
      <w:r w:rsidRPr="00F40D4B">
        <w:rPr>
          <w:rFonts w:hint="cs"/>
          <w:rtl/>
        </w:rPr>
        <w:t>ח שלא במקום מדרון איך ישבע שלא פשע, ואפי' במקום מדרון אי יש ראיה שיביא ויפטר</w:t>
      </w:r>
      <w:r w:rsidR="008C650D">
        <w:rPr>
          <w:rFonts w:hint="cs"/>
          <w:rtl/>
        </w:rPr>
        <w:t xml:space="preserve">, </w:t>
      </w:r>
    </w:p>
    <w:p w14:paraId="38EC59A4" w14:textId="54F34C25" w:rsidR="00F707CE" w:rsidRPr="00F707CE" w:rsidRDefault="008C650D" w:rsidP="001C5BF8">
      <w:pPr>
        <w:pStyle w:val="36"/>
        <w:framePr w:wrap="notBeside"/>
        <w:rPr>
          <w:rtl/>
        </w:rPr>
      </w:pPr>
      <w:r w:rsidRPr="00F707CE">
        <w:rPr>
          <w:rFonts w:hint="cs"/>
          <w:rtl/>
        </w:rPr>
        <w:t>דאב''י</w:t>
      </w:r>
      <w:r w:rsidR="00F707CE" w:rsidRPr="00F707CE">
        <w:rPr>
          <w:rtl/>
        </w:rPr>
        <w:t>:</w:t>
      </w:r>
    </w:p>
    <w:p w14:paraId="5B55AAC4" w14:textId="5DCA675E" w:rsidR="006F071F" w:rsidRPr="00F40D4B" w:rsidRDefault="006F071F" w:rsidP="008C650D">
      <w:pPr>
        <w:rPr>
          <w:rtl/>
        </w:rPr>
      </w:pPr>
      <w:r w:rsidRPr="008C650D">
        <w:rPr>
          <w:rStyle w:val="affff8"/>
          <w:rFonts w:hint="cs"/>
          <w:rtl/>
        </w:rPr>
        <w:t>'</w:t>
      </w:r>
      <w:r w:rsidRPr="008C650D">
        <w:rPr>
          <w:rStyle w:val="affff8"/>
          <w:rtl/>
        </w:rPr>
        <w:t>אין ר</w:t>
      </w:r>
      <w:r w:rsidR="008C650D">
        <w:rPr>
          <w:rStyle w:val="affff8"/>
          <w:rFonts w:hint="cs"/>
          <w:rtl/>
        </w:rPr>
        <w:t>ו</w:t>
      </w:r>
      <w:r w:rsidRPr="008C650D">
        <w:rPr>
          <w:rStyle w:val="affff8"/>
          <w:rtl/>
        </w:rPr>
        <w:t>אה</w:t>
      </w:r>
      <w:r w:rsidRPr="008C650D">
        <w:rPr>
          <w:rStyle w:val="affff8"/>
          <w:rFonts w:hint="cs"/>
          <w:rtl/>
        </w:rPr>
        <w:t>-'</w:t>
      </w:r>
      <w:r w:rsidRPr="008C650D">
        <w:rPr>
          <w:rStyle w:val="affff8"/>
          <w:rtl/>
        </w:rPr>
        <w:t>שבעת ה' תהיה בין שניהם,</w:t>
      </w:r>
      <w:r w:rsidRPr="00F40D4B">
        <w:rPr>
          <w:rtl/>
        </w:rPr>
        <w:t xml:space="preserve"> הא יש רואה יביא ראיה ויפטר.</w:t>
      </w:r>
    </w:p>
    <w:p w14:paraId="1964547D" w14:textId="33AD2465" w:rsidR="00F707CE" w:rsidRPr="00F707CE" w:rsidRDefault="006F071F" w:rsidP="008C650D">
      <w:pPr>
        <w:pStyle w:val="36"/>
        <w:framePr w:wrap="notBeside"/>
        <w:rPr>
          <w:rtl/>
        </w:rPr>
      </w:pPr>
      <w:r w:rsidRPr="00F707CE">
        <w:rPr>
          <w:rFonts w:hint="cs"/>
          <w:rtl/>
        </w:rPr>
        <w:t>מ</w:t>
      </w:r>
      <w:r w:rsidRPr="00F707CE">
        <w:rPr>
          <w:rtl/>
        </w:rPr>
        <w:t>רי"ו</w:t>
      </w:r>
      <w:r w:rsidR="00F707CE" w:rsidRPr="00F707CE">
        <w:rPr>
          <w:rtl/>
        </w:rPr>
        <w:t>:</w:t>
      </w:r>
    </w:p>
    <w:p w14:paraId="7263E4A6" w14:textId="5E37AFE9" w:rsidR="008C650D" w:rsidRDefault="006F071F" w:rsidP="001C5BF8">
      <w:pPr>
        <w:rPr>
          <w:rtl/>
        </w:rPr>
      </w:pPr>
      <w:r w:rsidRPr="00F40D4B">
        <w:rPr>
          <w:rtl/>
        </w:rPr>
        <w:t xml:space="preserve">תקנת חכמים, </w:t>
      </w:r>
      <w:r w:rsidRPr="00F40D4B">
        <w:rPr>
          <w:rFonts w:hint="cs"/>
          <w:rtl/>
        </w:rPr>
        <w:t xml:space="preserve">דאי לא </w:t>
      </w:r>
      <w:r w:rsidRPr="00F40D4B">
        <w:rPr>
          <w:rtl/>
        </w:rPr>
        <w:t>אין לך אדם המעביר חבית לחבירו ממקום למקום.</w:t>
      </w:r>
    </w:p>
    <w:p w14:paraId="50B73D9B" w14:textId="5E50020B" w:rsidR="00F707CE" w:rsidRPr="00F707CE" w:rsidRDefault="006F071F" w:rsidP="008C650D">
      <w:pPr>
        <w:pStyle w:val="36"/>
        <w:framePr w:wrap="notBeside"/>
        <w:rPr>
          <w:rtl/>
        </w:rPr>
      </w:pPr>
      <w:r w:rsidRPr="00F707CE">
        <w:rPr>
          <w:rtl/>
        </w:rPr>
        <w:t>רבא</w:t>
      </w:r>
      <w:r w:rsidR="00F707CE" w:rsidRPr="00F707CE">
        <w:rPr>
          <w:rtl/>
        </w:rPr>
        <w:t>:</w:t>
      </w:r>
    </w:p>
    <w:p w14:paraId="2434F40E" w14:textId="390A06E4" w:rsidR="006F071F" w:rsidRPr="00F40D4B" w:rsidRDefault="006F071F" w:rsidP="009B508D">
      <w:pPr>
        <w:rPr>
          <w:rtl/>
        </w:rPr>
      </w:pPr>
      <w:r w:rsidRPr="00F40D4B">
        <w:rPr>
          <w:rtl/>
        </w:rPr>
        <w:t xml:space="preserve">שבועה </w:t>
      </w:r>
      <w:r w:rsidR="001C5BF8">
        <w:rPr>
          <w:rFonts w:hint="cs"/>
          <w:rtl/>
        </w:rPr>
        <w:t xml:space="preserve">זו שנשבע - </w:t>
      </w:r>
      <w:r w:rsidRPr="00F40D4B">
        <w:rPr>
          <w:rtl/>
        </w:rPr>
        <w:t>שלא בכוונה שברתיה.</w:t>
      </w:r>
    </w:p>
    <w:p w14:paraId="7ED0F82B" w14:textId="33544FE1" w:rsidR="00F707CE" w:rsidRPr="00F707CE" w:rsidRDefault="008C650D" w:rsidP="00EE46A3">
      <w:pPr>
        <w:pStyle w:val="36"/>
        <w:framePr w:wrap="notBeside"/>
        <w:rPr>
          <w:rtl/>
        </w:rPr>
      </w:pPr>
      <w:r w:rsidRPr="00F707CE">
        <w:rPr>
          <w:rFonts w:hint="cs"/>
          <w:rtl/>
        </w:rPr>
        <w:t>ואהך ר''י</w:t>
      </w:r>
      <w:r w:rsidR="00F707CE" w:rsidRPr="00F707CE">
        <w:rPr>
          <w:rtl/>
        </w:rPr>
        <w:t>:</w:t>
      </w:r>
    </w:p>
    <w:p w14:paraId="1E83791B" w14:textId="20C348EA" w:rsidR="006F071F" w:rsidRPr="00F40D4B" w:rsidRDefault="006F071F" w:rsidP="009B508D">
      <w:pPr>
        <w:rPr>
          <w:rtl/>
        </w:rPr>
      </w:pPr>
      <w:r w:rsidRPr="00F40D4B">
        <w:rPr>
          <w:rFonts w:hint="cs"/>
          <w:rtl/>
        </w:rPr>
        <w:t>ד</w:t>
      </w:r>
      <w:r w:rsidRPr="00F40D4B">
        <w:rPr>
          <w:rtl/>
        </w:rPr>
        <w:t>ש"</w:t>
      </w:r>
      <w:r w:rsidRPr="00F40D4B">
        <w:rPr>
          <w:rFonts w:hint="cs"/>
          <w:rtl/>
        </w:rPr>
        <w:t>ח</w:t>
      </w:r>
      <w:r w:rsidRPr="00F40D4B">
        <w:rPr>
          <w:rtl/>
        </w:rPr>
        <w:t xml:space="preserve"> ישבע, </w:t>
      </w:r>
      <w:r w:rsidR="008C650D">
        <w:rPr>
          <w:rFonts w:hint="cs"/>
          <w:rtl/>
        </w:rPr>
        <w:t xml:space="preserve">ש''ש </w:t>
      </w:r>
      <w:r w:rsidRPr="00F40D4B">
        <w:rPr>
          <w:rtl/>
        </w:rPr>
        <w:t xml:space="preserve">ישלם, </w:t>
      </w:r>
      <w:r w:rsidR="008C650D">
        <w:rPr>
          <w:rFonts w:hint="cs"/>
          <w:rtl/>
        </w:rPr>
        <w:t>כל אחד כדינו</w:t>
      </w:r>
    </w:p>
    <w:p w14:paraId="35E24D54" w14:textId="12F33D24" w:rsidR="00F707CE" w:rsidRPr="00F707CE" w:rsidRDefault="008C650D" w:rsidP="00EE46A3">
      <w:pPr>
        <w:pStyle w:val="36"/>
        <w:framePr w:wrap="notBeside"/>
        <w:rPr>
          <w:rtl/>
        </w:rPr>
      </w:pPr>
      <w:r w:rsidRPr="00F707CE">
        <w:rPr>
          <w:rFonts w:hint="cs"/>
          <w:rtl/>
        </w:rPr>
        <w:t>ואהך ר''א</w:t>
      </w:r>
      <w:r w:rsidR="00F707CE" w:rsidRPr="00F707CE">
        <w:rPr>
          <w:rtl/>
        </w:rPr>
        <w:t>:</w:t>
      </w:r>
    </w:p>
    <w:p w14:paraId="34C9C73E" w14:textId="31CD8E8C" w:rsidR="006F071F" w:rsidRPr="00F40D4B" w:rsidRDefault="008C650D" w:rsidP="009B508D">
      <w:pPr>
        <w:rPr>
          <w:rtl/>
        </w:rPr>
      </w:pPr>
      <w:r>
        <w:rPr>
          <w:rFonts w:hint="cs"/>
          <w:rtl/>
        </w:rPr>
        <w:t>ד</w:t>
      </w:r>
      <w:r w:rsidR="006F071F" w:rsidRPr="00F40D4B">
        <w:rPr>
          <w:rtl/>
        </w:rPr>
        <w:t xml:space="preserve">גמרא </w:t>
      </w:r>
      <w:r w:rsidR="006F071F" w:rsidRPr="00EE46A3">
        <w:rPr>
          <w:rStyle w:val="affffc"/>
          <w:rtl/>
        </w:rPr>
        <w:t>כר</w:t>
      </w:r>
      <w:r w:rsidR="006F071F" w:rsidRPr="00EE46A3">
        <w:rPr>
          <w:rStyle w:val="affffc"/>
          <w:rFonts w:hint="cs"/>
          <w:rtl/>
        </w:rPr>
        <w:t>"מ</w:t>
      </w:r>
      <w:r w:rsidR="006F071F" w:rsidRPr="00EE46A3">
        <w:rPr>
          <w:rStyle w:val="affffc"/>
          <w:rtl/>
        </w:rPr>
        <w:t>,</w:t>
      </w:r>
      <w:r w:rsidR="006F071F" w:rsidRPr="00F40D4B">
        <w:rPr>
          <w:rtl/>
        </w:rPr>
        <w:t xml:space="preserve"> ומיהו</w:t>
      </w:r>
      <w:r>
        <w:rPr>
          <w:rFonts w:hint="cs"/>
          <w:rtl/>
        </w:rPr>
        <w:t xml:space="preserve"> </w:t>
      </w:r>
      <w:r w:rsidR="006F071F" w:rsidRPr="00F40D4B">
        <w:rPr>
          <w:rtl/>
        </w:rPr>
        <w:t>תמיה</w:t>
      </w:r>
      <w:r>
        <w:rPr>
          <w:rFonts w:hint="cs"/>
          <w:rtl/>
        </w:rPr>
        <w:t>נ</w:t>
      </w:r>
      <w:r w:rsidR="006F071F" w:rsidRPr="00F40D4B">
        <w:rPr>
          <w:rtl/>
        </w:rPr>
        <w:t>י אם יכולים זה וזה לישבע.</w:t>
      </w:r>
      <w:r w:rsidR="006F071F" w:rsidRPr="00F40D4B">
        <w:rPr>
          <w:rFonts w:hint="cs"/>
          <w:rtl/>
        </w:rPr>
        <w:t xml:space="preserve"> וכדאמרי'</w:t>
      </w:r>
    </w:p>
    <w:bookmarkEnd w:id="6"/>
    <w:p w14:paraId="629098FA" w14:textId="77777777" w:rsidR="00A6533C" w:rsidRPr="00F40D4B" w:rsidRDefault="00A6533C" w:rsidP="00A6533C">
      <w:pPr>
        <w:pStyle w:val="aff9"/>
        <w:rPr>
          <w:rtl/>
        </w:rPr>
      </w:pPr>
      <w:r w:rsidRPr="00F40D4B">
        <w:rPr>
          <w:rtl/>
        </w:rPr>
        <w:t>***</w:t>
      </w:r>
    </w:p>
    <w:p w14:paraId="62267169" w14:textId="77777777" w:rsidR="00F707CE" w:rsidRPr="00F707CE" w:rsidRDefault="00EE46A3" w:rsidP="008C650D">
      <w:pPr>
        <w:pStyle w:val="36"/>
        <w:framePr w:wrap="notBeside"/>
        <w:rPr>
          <w:rtl/>
        </w:rPr>
      </w:pPr>
      <w:r w:rsidRPr="00F707CE">
        <w:rPr>
          <w:rFonts w:hint="cs"/>
          <w:rtl/>
        </w:rPr>
        <w:t xml:space="preserve">א. </w:t>
      </w:r>
      <w:r w:rsidR="008C650D" w:rsidRPr="00F707CE">
        <w:rPr>
          <w:rFonts w:hint="cs"/>
          <w:rtl/>
        </w:rPr>
        <w:t>מעשה</w:t>
      </w:r>
      <w:r w:rsidR="00F707CE" w:rsidRPr="00F707CE">
        <w:rPr>
          <w:rFonts w:hint="cs"/>
          <w:rtl/>
        </w:rPr>
        <w:t>:</w:t>
      </w:r>
    </w:p>
    <w:p w14:paraId="5C3F056F" w14:textId="4983D8F1" w:rsidR="008C650D" w:rsidRDefault="006F071F" w:rsidP="00EE46A3">
      <w:pPr>
        <w:rPr>
          <w:rtl/>
        </w:rPr>
      </w:pPr>
      <w:r w:rsidRPr="00F40D4B">
        <w:rPr>
          <w:rFonts w:hint="cs"/>
          <w:rtl/>
        </w:rPr>
        <w:t>אותו שהעביר חבית ברחבת מחוזא ושברה בקורה היוצאת שם</w:t>
      </w:r>
      <w:r w:rsidR="00EE46A3">
        <w:rPr>
          <w:rFonts w:hint="cs"/>
          <w:rtl/>
        </w:rPr>
        <w:t>.</w:t>
      </w:r>
    </w:p>
    <w:p w14:paraId="7748016F" w14:textId="77777777" w:rsidR="00F707CE" w:rsidRPr="00F707CE" w:rsidRDefault="006F071F" w:rsidP="008C650D">
      <w:pPr>
        <w:pStyle w:val="36"/>
        <w:framePr w:wrap="notBeside"/>
        <w:rPr>
          <w:rtl/>
        </w:rPr>
      </w:pPr>
      <w:r w:rsidRPr="00F707CE">
        <w:rPr>
          <w:rFonts w:hint="cs"/>
          <w:rtl/>
        </w:rPr>
        <w:t>וא</w:t>
      </w:r>
      <w:r w:rsidRPr="00F707CE">
        <w:rPr>
          <w:rtl/>
        </w:rPr>
        <w:t>"</w:t>
      </w:r>
      <w:r w:rsidRPr="00F707CE">
        <w:rPr>
          <w:rFonts w:hint="cs"/>
          <w:rtl/>
        </w:rPr>
        <w:t>ל רבא</w:t>
      </w:r>
      <w:r w:rsidR="00F707CE" w:rsidRPr="00F707CE">
        <w:rPr>
          <w:rFonts w:hint="cs"/>
          <w:rtl/>
        </w:rPr>
        <w:t>:</w:t>
      </w:r>
    </w:p>
    <w:p w14:paraId="79CF84FC" w14:textId="77D9BD81" w:rsidR="00A6533C" w:rsidRPr="00F40D4B" w:rsidRDefault="006F071F" w:rsidP="008C650D">
      <w:pPr>
        <w:rPr>
          <w:rtl/>
        </w:rPr>
      </w:pPr>
      <w:r w:rsidRPr="00F40D4B">
        <w:rPr>
          <w:rFonts w:hint="cs"/>
          <w:rtl/>
        </w:rPr>
        <w:t xml:space="preserve">שברחבת מחוזא </w:t>
      </w:r>
      <w:r w:rsidR="00EE46A3">
        <w:rPr>
          <w:rFonts w:hint="cs"/>
          <w:rtl/>
        </w:rPr>
        <w:t>מצויים אנשים</w:t>
      </w:r>
      <w:r w:rsidRPr="00F40D4B">
        <w:rPr>
          <w:rFonts w:hint="cs"/>
          <w:rtl/>
        </w:rPr>
        <w:t xml:space="preserve"> ויביא ראיה ויפטר- </w:t>
      </w:r>
      <w:r w:rsidRPr="008C650D">
        <w:rPr>
          <w:rStyle w:val="affffc"/>
          <w:rFonts w:hint="cs"/>
          <w:rtl/>
        </w:rPr>
        <w:t>והיינו כאיסי</w:t>
      </w:r>
      <w:r w:rsidRPr="00F40D4B">
        <w:rPr>
          <w:rFonts w:hint="cs"/>
          <w:rtl/>
        </w:rPr>
        <w:t xml:space="preserve"> </w:t>
      </w:r>
    </w:p>
    <w:p w14:paraId="69FD3260" w14:textId="77777777" w:rsidR="00F707CE" w:rsidRPr="00F707CE" w:rsidRDefault="00EE46A3" w:rsidP="008C650D">
      <w:pPr>
        <w:pStyle w:val="36"/>
        <w:framePr w:wrap="notBeside"/>
        <w:rPr>
          <w:rtl/>
        </w:rPr>
      </w:pPr>
      <w:r w:rsidRPr="00F707CE">
        <w:rPr>
          <w:rFonts w:hint="cs"/>
          <w:rtl/>
        </w:rPr>
        <w:t xml:space="preserve">ב. </w:t>
      </w:r>
      <w:r w:rsidR="008C650D" w:rsidRPr="00F707CE">
        <w:rPr>
          <w:rFonts w:hint="cs"/>
          <w:rtl/>
        </w:rPr>
        <w:t>מעשה</w:t>
      </w:r>
      <w:r w:rsidR="00F707CE" w:rsidRPr="00F707CE">
        <w:rPr>
          <w:rFonts w:hint="cs"/>
          <w:rtl/>
        </w:rPr>
        <w:t>:</w:t>
      </w:r>
    </w:p>
    <w:p w14:paraId="204745B6" w14:textId="206BFE08" w:rsidR="00A6533C" w:rsidRPr="00F40D4B" w:rsidRDefault="006F071F" w:rsidP="009B508D">
      <w:pPr>
        <w:rPr>
          <w:rtl/>
        </w:rPr>
      </w:pPr>
      <w:r w:rsidRPr="00F40D4B">
        <w:rPr>
          <w:rFonts w:hint="cs"/>
          <w:rtl/>
        </w:rPr>
        <w:lastRenderedPageBreak/>
        <w:t>שאמר לחבירו למכור ד' מאות חביות יין ומכר לו וסיפר לו שקנה והחמיצו,</w:t>
      </w:r>
    </w:p>
    <w:p w14:paraId="747FD712" w14:textId="77777777" w:rsidR="00F707CE" w:rsidRPr="00F707CE" w:rsidRDefault="006F071F" w:rsidP="008C650D">
      <w:pPr>
        <w:pStyle w:val="36"/>
        <w:framePr w:wrap="notBeside"/>
        <w:rPr>
          <w:rtl/>
        </w:rPr>
      </w:pPr>
      <w:r w:rsidRPr="00F707CE">
        <w:rPr>
          <w:rFonts w:hint="cs"/>
          <w:rtl/>
        </w:rPr>
        <w:t>א</w:t>
      </w:r>
      <w:r w:rsidRPr="00F707CE">
        <w:rPr>
          <w:rtl/>
        </w:rPr>
        <w:t>"</w:t>
      </w:r>
      <w:r w:rsidRPr="00F707CE">
        <w:rPr>
          <w:rFonts w:hint="cs"/>
          <w:rtl/>
        </w:rPr>
        <w:t>ל רבא</w:t>
      </w:r>
      <w:r w:rsidR="00F707CE" w:rsidRPr="00F707CE">
        <w:rPr>
          <w:rFonts w:hint="cs"/>
          <w:rtl/>
        </w:rPr>
        <w:t>:</w:t>
      </w:r>
    </w:p>
    <w:p w14:paraId="2F6FDA87" w14:textId="318272EE" w:rsidR="006F071F" w:rsidRDefault="006F071F" w:rsidP="00E82000">
      <w:pPr>
        <w:rPr>
          <w:rtl/>
        </w:rPr>
      </w:pPr>
      <w:r w:rsidRPr="00F40D4B">
        <w:rPr>
          <w:rFonts w:hint="cs"/>
          <w:rtl/>
        </w:rPr>
        <w:t xml:space="preserve">אי ד' מאות חביות החמיצו יש לזה קול ושיביא ראייה שבשעה שקנאם טובים היו והיינו </w:t>
      </w:r>
      <w:r w:rsidRPr="00F40D4B">
        <w:rPr>
          <w:rtl/>
        </w:rPr>
        <w:t>כאיסי</w:t>
      </w:r>
      <w:r w:rsidRPr="00F40D4B">
        <w:rPr>
          <w:rFonts w:hint="cs"/>
          <w:rtl/>
        </w:rPr>
        <w:t xml:space="preserve"> וס</w:t>
      </w:r>
      <w:r w:rsidRPr="00F40D4B">
        <w:rPr>
          <w:rtl/>
        </w:rPr>
        <w:t>"</w:t>
      </w:r>
      <w:r w:rsidRPr="00F40D4B">
        <w:rPr>
          <w:rFonts w:hint="cs"/>
          <w:rtl/>
        </w:rPr>
        <w:t xml:space="preserve">ל </w:t>
      </w:r>
      <w:r w:rsidRPr="00F40D4B">
        <w:rPr>
          <w:rtl/>
        </w:rPr>
        <w:t>כוותיה.</w:t>
      </w:r>
    </w:p>
    <w:p w14:paraId="2FA271C6" w14:textId="2A0C7249" w:rsidR="00E82000" w:rsidRPr="00F40D4B" w:rsidRDefault="00E82000" w:rsidP="00E82000">
      <w:pPr>
        <w:pStyle w:val="aff9"/>
        <w:rPr>
          <w:rtl/>
        </w:rPr>
      </w:pPr>
      <w:r>
        <w:rPr>
          <w:rFonts w:hint="cs"/>
          <w:rtl/>
        </w:rPr>
        <w:t>***</w:t>
      </w:r>
    </w:p>
    <w:p w14:paraId="0464463B" w14:textId="77777777" w:rsidR="00F707CE" w:rsidRPr="00F707CE" w:rsidRDefault="006F071F" w:rsidP="008C650D">
      <w:pPr>
        <w:pStyle w:val="36"/>
        <w:framePr w:wrap="notBeside"/>
        <w:rPr>
          <w:rtl/>
        </w:rPr>
      </w:pPr>
      <w:r w:rsidRPr="00F707CE">
        <w:rPr>
          <w:rtl/>
        </w:rPr>
        <w:t>•</w:t>
      </w:r>
      <w:r w:rsidRPr="00F707CE">
        <w:rPr>
          <w:rFonts w:hint="cs"/>
          <w:rtl/>
        </w:rPr>
        <w:t xml:space="preserve"> התקין רחב</w:t>
      </w:r>
      <w:r w:rsidRPr="00F707CE">
        <w:rPr>
          <w:rtl/>
        </w:rPr>
        <w:t>"</w:t>
      </w:r>
      <w:r w:rsidRPr="00F707CE">
        <w:rPr>
          <w:rFonts w:hint="cs"/>
          <w:rtl/>
        </w:rPr>
        <w:t>י</w:t>
      </w:r>
      <w:r w:rsidR="00F707CE" w:rsidRPr="00F707CE">
        <w:rPr>
          <w:rFonts w:hint="cs"/>
          <w:rtl/>
        </w:rPr>
        <w:t>:</w:t>
      </w:r>
    </w:p>
    <w:p w14:paraId="2C9849B2" w14:textId="676AB9BC" w:rsidR="00A6533C" w:rsidRPr="00F40D4B" w:rsidRDefault="006F071F" w:rsidP="009B508D">
      <w:pPr>
        <w:rPr>
          <w:rtl/>
        </w:rPr>
      </w:pPr>
      <w:r w:rsidRPr="00F40D4B">
        <w:rPr>
          <w:rFonts w:hint="cs"/>
          <w:rtl/>
        </w:rPr>
        <w:t>הסבלים באגרא</w:t>
      </w:r>
      <w:r w:rsidR="008C650D">
        <w:rPr>
          <w:rFonts w:hint="cs"/>
          <w:rtl/>
        </w:rPr>
        <w:t xml:space="preserve"> </w:t>
      </w:r>
      <w:r w:rsidRPr="008C650D">
        <w:rPr>
          <w:rStyle w:val="afffff2"/>
          <w:rFonts w:hint="cs"/>
          <w:rtl/>
        </w:rPr>
        <w:t>[מוט לאחד]</w:t>
      </w:r>
      <w:r w:rsidRPr="00F40D4B">
        <w:rPr>
          <w:rFonts w:hint="cs"/>
          <w:rtl/>
        </w:rPr>
        <w:t xml:space="preserve"> ונשבר ישלם חצי</w:t>
      </w:r>
    </w:p>
    <w:p w14:paraId="577C22F2" w14:textId="0ADA6561" w:rsidR="006F071F" w:rsidRPr="00F40D4B" w:rsidRDefault="008C650D" w:rsidP="009B508D">
      <w:pPr>
        <w:rPr>
          <w:rtl/>
        </w:rPr>
      </w:pPr>
      <w:r>
        <w:rPr>
          <w:rFonts w:hint="cs"/>
          <w:rtl/>
        </w:rPr>
        <w:t>שהרבה לאחד ומעט לשנים</w:t>
      </w:r>
      <w:r w:rsidR="006F071F" w:rsidRPr="00F40D4B">
        <w:rPr>
          <w:rtl/>
        </w:rPr>
        <w:t>, קרוב לאונס וקרוב לפשיעה.</w:t>
      </w:r>
    </w:p>
    <w:p w14:paraId="7B8965A4" w14:textId="7FF0288E" w:rsidR="006F071F" w:rsidRPr="00F40D4B" w:rsidRDefault="006F071F" w:rsidP="00E82000">
      <w:pPr>
        <w:spacing w:after="60"/>
        <w:rPr>
          <w:rtl/>
        </w:rPr>
      </w:pPr>
      <w:r w:rsidRPr="00F40D4B">
        <w:rPr>
          <w:rFonts w:hint="cs"/>
          <w:rtl/>
        </w:rPr>
        <w:t xml:space="preserve">והסבלים </w:t>
      </w:r>
      <w:r w:rsidRPr="00F40D4B">
        <w:rPr>
          <w:rtl/>
        </w:rPr>
        <w:t>בדיגלא</w:t>
      </w:r>
      <w:r w:rsidRPr="00F40D4B">
        <w:rPr>
          <w:rFonts w:hint="cs"/>
          <w:rtl/>
        </w:rPr>
        <w:t>[הראוי לשנים]</w:t>
      </w:r>
      <w:r w:rsidRPr="00F40D4B">
        <w:rPr>
          <w:rtl/>
        </w:rPr>
        <w:t xml:space="preserve"> - משלם כולה.</w:t>
      </w:r>
    </w:p>
    <w:p w14:paraId="57020A2C" w14:textId="77777777" w:rsidR="00F707CE" w:rsidRPr="00F707CE" w:rsidRDefault="006F071F" w:rsidP="008C650D">
      <w:pPr>
        <w:pStyle w:val="36"/>
        <w:framePr w:wrap="notBeside"/>
        <w:rPr>
          <w:rtl/>
        </w:rPr>
      </w:pPr>
      <w:r w:rsidRPr="00F707CE">
        <w:rPr>
          <w:rtl/>
        </w:rPr>
        <w:t>•</w:t>
      </w:r>
      <w:r w:rsidRPr="00F707CE">
        <w:rPr>
          <w:rFonts w:hint="cs"/>
          <w:rtl/>
        </w:rPr>
        <w:t xml:space="preserve"> רב</w:t>
      </w:r>
      <w:r w:rsidRPr="00F707CE">
        <w:rPr>
          <w:rtl/>
        </w:rPr>
        <w:t>"</w:t>
      </w:r>
      <w:r w:rsidRPr="00F707CE">
        <w:rPr>
          <w:rFonts w:hint="cs"/>
          <w:rtl/>
        </w:rPr>
        <w:t>ח</w:t>
      </w:r>
      <w:r w:rsidR="00F707CE" w:rsidRPr="00F707CE">
        <w:rPr>
          <w:rtl/>
        </w:rPr>
        <w:t>:</w:t>
      </w:r>
    </w:p>
    <w:p w14:paraId="5598B874" w14:textId="15E6EC40" w:rsidR="006F071F" w:rsidRPr="00F40D4B" w:rsidRDefault="006F071F" w:rsidP="008C650D">
      <w:pPr>
        <w:rPr>
          <w:rtl/>
        </w:rPr>
      </w:pPr>
      <w:r w:rsidRPr="00F40D4B">
        <w:rPr>
          <w:rFonts w:hint="cs"/>
          <w:rtl/>
        </w:rPr>
        <w:t xml:space="preserve">שברו לו סבלים חבית יין לקח לגלימתם </w:t>
      </w:r>
      <w:r w:rsidRPr="008C650D">
        <w:rPr>
          <w:rStyle w:val="affffc"/>
          <w:rFonts w:hint="cs"/>
          <w:rtl/>
        </w:rPr>
        <w:t>וא</w:t>
      </w:r>
      <w:r w:rsidRPr="008C650D">
        <w:rPr>
          <w:rStyle w:val="affffc"/>
          <w:rtl/>
        </w:rPr>
        <w:t>"</w:t>
      </w:r>
      <w:r w:rsidRPr="008C650D">
        <w:rPr>
          <w:rStyle w:val="affffc"/>
          <w:rFonts w:hint="cs"/>
          <w:rtl/>
        </w:rPr>
        <w:t>ל רב</w:t>
      </w:r>
      <w:r w:rsidRPr="00F40D4B">
        <w:rPr>
          <w:rFonts w:hint="cs"/>
          <w:rtl/>
        </w:rPr>
        <w:t xml:space="preserve"> שיחזירם </w:t>
      </w:r>
      <w:r w:rsidRPr="008C650D">
        <w:rPr>
          <w:rStyle w:val="affff8"/>
          <w:rFonts w:hint="cs"/>
          <w:rtl/>
        </w:rPr>
        <w:t>ד'</w:t>
      </w:r>
      <w:r w:rsidRPr="008C650D">
        <w:rPr>
          <w:rStyle w:val="affff8"/>
          <w:rtl/>
        </w:rPr>
        <w:t>למען תלך בדרך טובים</w:t>
      </w:r>
      <w:r w:rsidRPr="008C650D">
        <w:rPr>
          <w:rStyle w:val="affff8"/>
          <w:rFonts w:hint="cs"/>
          <w:rtl/>
        </w:rPr>
        <w:t>',</w:t>
      </w:r>
      <w:r w:rsidR="008C650D">
        <w:rPr>
          <w:rStyle w:val="affff8"/>
          <w:rFonts w:hint="cs"/>
          <w:rtl/>
        </w:rPr>
        <w:t xml:space="preserve"> </w:t>
      </w:r>
      <w:r w:rsidRPr="00F40D4B">
        <w:rPr>
          <w:rFonts w:hint="cs"/>
          <w:rtl/>
        </w:rPr>
        <w:t xml:space="preserve">אמרו לו טרחנו כל היום ורעבים אנו ואין לנו כלום </w:t>
      </w:r>
      <w:r w:rsidRPr="008C650D">
        <w:rPr>
          <w:rStyle w:val="affffc"/>
          <w:rFonts w:hint="cs"/>
          <w:rtl/>
        </w:rPr>
        <w:t>א</w:t>
      </w:r>
      <w:r w:rsidRPr="008C650D">
        <w:rPr>
          <w:rStyle w:val="affffc"/>
          <w:rtl/>
        </w:rPr>
        <w:t>"</w:t>
      </w:r>
      <w:r w:rsidRPr="008C650D">
        <w:rPr>
          <w:rStyle w:val="affffc"/>
          <w:rFonts w:hint="cs"/>
          <w:rtl/>
        </w:rPr>
        <w:t>ל</w:t>
      </w:r>
      <w:r w:rsidRPr="00F40D4B">
        <w:rPr>
          <w:rFonts w:hint="cs"/>
          <w:rtl/>
        </w:rPr>
        <w:t xml:space="preserve"> שישלם להם משום </w:t>
      </w:r>
      <w:r w:rsidRPr="008C650D">
        <w:rPr>
          <w:rStyle w:val="affff8"/>
          <w:rFonts w:hint="cs"/>
          <w:rtl/>
        </w:rPr>
        <w:t>'</w:t>
      </w:r>
      <w:r w:rsidRPr="008C650D">
        <w:rPr>
          <w:rStyle w:val="affff8"/>
          <w:rtl/>
        </w:rPr>
        <w:t>וארחות צדיקים תשמר</w:t>
      </w:r>
      <w:r w:rsidRPr="008C650D">
        <w:rPr>
          <w:rStyle w:val="affff8"/>
          <w:rFonts w:hint="cs"/>
          <w:rtl/>
        </w:rPr>
        <w:t>'</w:t>
      </w:r>
      <w:r w:rsidRPr="008C650D">
        <w:rPr>
          <w:rStyle w:val="affff8"/>
          <w:rtl/>
        </w:rPr>
        <w:t>.</w:t>
      </w:r>
    </w:p>
    <w:p w14:paraId="3000A6BA" w14:textId="4E8DC1EE" w:rsidR="006F071F" w:rsidRPr="00F40D4B" w:rsidRDefault="006F071F" w:rsidP="00E82000">
      <w:pPr>
        <w:pStyle w:val="affff9"/>
        <w:rPr>
          <w:rtl/>
        </w:rPr>
      </w:pPr>
      <w:r w:rsidRPr="00F40D4B">
        <w:rPr>
          <w:rtl/>
        </w:rPr>
        <w:t>הדרן עלך השוכר את האומנין.</w:t>
      </w:r>
    </w:p>
    <w:bookmarkEnd w:id="5"/>
    <w:p w14:paraId="2408F128" w14:textId="77777777" w:rsidR="006F071F" w:rsidRPr="00F40D4B" w:rsidRDefault="006F071F" w:rsidP="009B508D">
      <w:pPr>
        <w:sectPr w:rsidR="006F071F" w:rsidRPr="00F40D4B" w:rsidSect="00F3504E">
          <w:pgSz w:w="5103" w:h="7371" w:code="9"/>
          <w:pgMar w:top="567" w:right="1134" w:bottom="567" w:left="567" w:header="567" w:footer="567" w:gutter="0"/>
          <w:cols w:space="708"/>
          <w:bidi/>
          <w:rtlGutter/>
          <w:docGrid w:linePitch="360"/>
        </w:sectPr>
      </w:pPr>
    </w:p>
    <w:p w14:paraId="06185F3B" w14:textId="77777777" w:rsidR="006F071F" w:rsidRPr="00F40D4B" w:rsidRDefault="006F071F" w:rsidP="000D2126">
      <w:pPr>
        <w:pStyle w:val="afffff"/>
        <w:framePr w:wrap="around"/>
        <w:rPr>
          <w:rtl/>
        </w:rPr>
      </w:pPr>
      <w:bookmarkStart w:id="7" w:name="_Hlk167134718"/>
      <w:bookmarkStart w:id="8" w:name="_Hlk167442086"/>
      <w:r w:rsidRPr="00F40D4B">
        <w:rPr>
          <w:rtl/>
        </w:rPr>
        <w:lastRenderedPageBreak/>
        <w:t>משנה.</w:t>
      </w:r>
    </w:p>
    <w:p w14:paraId="4D6E8335" w14:textId="4F7FB704" w:rsidR="000D2126" w:rsidRDefault="000D2126" w:rsidP="000D2126">
      <w:pPr>
        <w:pStyle w:val="afff1"/>
        <w:framePr w:wrap="around"/>
        <w:rPr>
          <w:del w:id="40024" w:author="Claude" w:date="2026-10-06T14:10:01Z"/>
          <w:rtl/>
        </w:rPr>
      </w:pPr>
      <w:del w:id="40023" w:author="Claude" w:date="2026-10-06T14:10:01Z">
        <w:r>
          <w:rPr>
            <w:rFonts w:hint="cs"/>
            <w:rtl/>
          </w:rPr>
          <w:delText xml:space="preserve">הפועלים </w:delText>
        </w:r>
      </w:del>
    </w:p>
    <w:p w14:paraId="10FE5369" w14:textId="0FF31285" w:rsidR="000D2126" w:rsidRDefault="000D2126" w:rsidP="000D2126">
      <w:pPr>
        <w:pStyle w:val="afff0"/>
        <w:framePr w:wrap="around"/>
        <w:rPr>
          <w:rtl/>
        </w:rPr>
      </w:pPr>
      <w:r>
        <w:rPr>
          <w:rFonts w:hint="cs"/>
          <w:rtl/>
        </w:rPr>
        <w:t>פרק שביעי</w:t>
      </w:r>
    </w:p>
    <w:p>
      <w:pPr>
        <w:pStyle w:val="afff1"/>
        <w:framePr w:wrap="around"/>
        <w:rPr>
          <w:ins w:id="40026" w:author="Claude" w:date="2026-10-06T14:10:01Z"/>
          <w:rtl/>
        </w:rPr>
      </w:pPr>
      <w:ins w:id="40025" w:author="Claude" w:date="2026-10-06T14:10:01Z">
        <w:r>
          <w:rPr>
            <w:rFonts w:hint="cs"/>
            <w:rtl/>
          </w:rPr>
          <w:t xml:space="preserve">השואל </w:t>
        </w:r>
      </w:ins>
    </w:p>
    <w:p>
      <w:pPr>
        <w:pStyle w:val="afffff"/>
        <w:rPr>
          <w:ins w:id="20357" w:author="קלוד" w:date="2026-10-06T10:08:05Z"/>
        </w:rPr>
      </w:pPr>
      <w:ins w:id="20356" w:author="קלוד" w:date="2026-10-06T10:08:05Z">
        <w:r>
          <w:t xml:space="preserve">משנה א</w:t>
        </w:r>
      </w:ins>
    </w:p>
    <w:p w14:paraId="700A09C9" w14:textId="2B1E88B0" w:rsidR="006F071F" w:rsidRPr="00F40D4B" w:rsidRDefault="006F071F" w:rsidP="000D2126">
      <w:pPr>
        <w:pStyle w:val="afff3"/>
        <w:rPr>
          <w:rtl/>
        </w:rPr>
      </w:pPr>
      <w:ins w:id="9828" w:author="מספור קטעי משנה" w:date="2026-10-06T10:03:19Z">
        <w:r>
          <w:rPr>
            <w:rStyle w:val="MisparKeta"/>
          </w:rPr>
          <w:t xml:space="preserve">א. </w:t>
        </w:r>
      </w:ins>
      <w:r w:rsidRPr="00F40D4B">
        <w:rPr>
          <w:rtl/>
        </w:rPr>
        <w:t>השוכר את הפועלים ואמר להם להשכים ולהעריב.</w:t>
      </w:r>
    </w:p>
    <w:p w14:paraId="4C265C6E" w14:textId="77777777" w:rsidR="006F071F" w:rsidRPr="00F40D4B" w:rsidRDefault="006F071F" w:rsidP="000D2126">
      <w:pPr>
        <w:pStyle w:val="afff3"/>
        <w:rPr>
          <w:rtl/>
        </w:rPr>
      </w:pPr>
      <w:r w:rsidRPr="00F40D4B">
        <w:rPr>
          <w:rtl/>
        </w:rPr>
        <w:t>מקום שנהגו שלא להשכים ושלא להעריב - אינו רשאי לכופן.</w:t>
      </w:r>
    </w:p>
    <w:p w14:paraId="76B4BDE7" w14:textId="13783481" w:rsidR="006F071F" w:rsidRPr="000D2126" w:rsidRDefault="006F071F" w:rsidP="000D2126">
      <w:pPr>
        <w:pStyle w:val="afff3"/>
        <w:spacing w:after="60"/>
        <w:rPr>
          <w:spacing w:val="2"/>
          <w:rtl/>
        </w:rPr>
      </w:pPr>
      <w:r w:rsidRPr="000D2126">
        <w:rPr>
          <w:spacing w:val="2"/>
          <w:rtl/>
        </w:rPr>
        <w:t>מקום שנהגו לזון יזון, לספק במתיקה יספק, הכל כמנהג המדינה.</w:t>
      </w:r>
    </w:p>
    <w:p w14:paraId="0EE62DDF" w14:textId="77777777" w:rsidR="006F071F" w:rsidRPr="00F40D4B" w:rsidRDefault="006F071F" w:rsidP="000D2126">
      <w:pPr>
        <w:pStyle w:val="afff3"/>
        <w:rPr>
          <w:rtl/>
        </w:rPr>
      </w:pPr>
      <w:r w:rsidRPr="000D2126">
        <w:rPr>
          <w:rStyle w:val="TanaimMishna"/>
          <w:rtl/>
          <w:rPrChange w:id="20122" w:author="קלוד" w:date="2026-10-06T10:08:05Z">
            <w:rPr>
              <w:rStyle w:val="affffc"/>
              <w:rtl/>
            </w:rPr>
          </w:rPrChange>
        </w:rPr>
        <w:t>מעשה ברי"ו בן מתיא שאמר לבנו:</w:t>
      </w:r>
      <w:r w:rsidRPr="00F40D4B">
        <w:rPr>
          <w:rtl/>
        </w:rPr>
        <w:t xml:space="preserve"> צא שכור לנו פועלין.</w:t>
      </w:r>
      <w:r w:rsidRPr="00F40D4B">
        <w:rPr>
          <w:rFonts w:hint="cs"/>
          <w:rtl/>
        </w:rPr>
        <w:t xml:space="preserve"> </w:t>
      </w:r>
      <w:r w:rsidRPr="00F40D4B">
        <w:rPr>
          <w:rtl/>
        </w:rPr>
        <w:t>הלך ופסק להם מזונות.</w:t>
      </w:r>
    </w:p>
    <w:p w14:paraId="0B99A1CE" w14:textId="64935F0C" w:rsidR="006F071F" w:rsidRPr="00F40D4B" w:rsidRDefault="006F071F" w:rsidP="000D2126">
      <w:pPr>
        <w:pStyle w:val="afff3"/>
        <w:rPr>
          <w:rtl/>
        </w:rPr>
      </w:pPr>
      <w:r w:rsidRPr="000D2126">
        <w:rPr>
          <w:rStyle w:val="TanaimMishna"/>
          <w:rtl/>
          <w:rPrChange w:id="20123" w:author="קלוד" w:date="2026-10-06T10:08:05Z">
            <w:rPr>
              <w:rStyle w:val="affffc"/>
              <w:rtl/>
            </w:rPr>
          </w:rPrChange>
        </w:rPr>
        <w:t>וכשבא אצל אביו, אמר לו:</w:t>
      </w:r>
      <w:r w:rsidRPr="00F40D4B">
        <w:rPr>
          <w:rtl/>
        </w:rPr>
        <w:t xml:space="preserve"> בני, אפילו אם אתה עושה להם כסעודת שלמה בשעתו לא יצאת ידי חובתך עמהן, שהן בני אברהם יצחק ויעקב.</w:t>
      </w:r>
      <w:r w:rsidR="000D2126">
        <w:rPr>
          <w:rFonts w:hint="cs"/>
          <w:rtl/>
        </w:rPr>
        <w:t xml:space="preserve"> </w:t>
      </w:r>
      <w:r w:rsidRPr="00F40D4B">
        <w:rPr>
          <w:rtl/>
        </w:rPr>
        <w:t xml:space="preserve">אלא, עד שלא יתחילו במלאכה </w:t>
      </w:r>
      <w:r w:rsidRPr="000D2126">
        <w:rPr>
          <w:rStyle w:val="TanaimMishna"/>
          <w:rtl/>
          <w:rPrChange w:id="20124" w:author="קלוד" w:date="2026-10-06T10:08:05Z">
            <w:rPr>
              <w:rStyle w:val="affffc"/>
              <w:rtl/>
            </w:rPr>
          </w:rPrChange>
        </w:rPr>
        <w:t>צא ואמור להם:</w:t>
      </w:r>
      <w:r w:rsidRPr="00F40D4B">
        <w:rPr>
          <w:rtl/>
        </w:rPr>
        <w:t xml:space="preserve"> </w:t>
      </w:r>
      <w:r w:rsidR="000D2126">
        <w:rPr>
          <w:rtl/>
        </w:rPr>
        <w:br/>
      </w:r>
      <w:r w:rsidRPr="00F40D4B">
        <w:rPr>
          <w:rtl/>
        </w:rPr>
        <w:t>ע"מ שאין לכם עלי אלא פת וקטנית בלבד.</w:t>
      </w:r>
    </w:p>
    <w:p w14:paraId="1FE116A8" w14:textId="34436B12" w:rsidR="006F071F" w:rsidRPr="00F40D4B" w:rsidRDefault="000D2126" w:rsidP="000D2126">
      <w:pPr>
        <w:pStyle w:val="afff3"/>
        <w:rPr>
          <w:rtl/>
        </w:rPr>
      </w:pPr>
      <w:r>
        <w:rPr>
          <w:rStyle w:val="TanaimMishna"/>
          <w:rFonts w:hint="cs"/>
          <w:rtl/>
          <w:rPrChange w:id="20125" w:author="קלוד" w:date="2026-10-06T10:08:05Z">
            <w:rPr>
              <w:rStyle w:val="affffc"/>
              <w:rFonts w:hint="cs"/>
              <w:rtl/>
            </w:rPr>
          </w:rPrChange>
        </w:rPr>
        <w:t xml:space="preserve">רשב''ג </w:t>
      </w:r>
      <w:r w:rsidR="006F071F" w:rsidRPr="000D2126">
        <w:rPr>
          <w:rStyle w:val="TanaimMishna"/>
          <w:rtl/>
          <w:rPrChange w:id="20126" w:author="קלוד" w:date="2026-10-06T10:08:05Z">
            <w:rPr>
              <w:rStyle w:val="affffc"/>
              <w:rtl/>
            </w:rPr>
          </w:rPrChange>
        </w:rPr>
        <w:t>אומר:</w:t>
      </w:r>
      <w:r w:rsidR="006F071F" w:rsidRPr="00F40D4B">
        <w:rPr>
          <w:rtl/>
        </w:rPr>
        <w:t xml:space="preserve"> לא היה צריך לומר, הכל כמנהג המדינה.</w:t>
      </w:r>
    </w:p>
    <w:p w14:paraId="21005B86" w14:textId="24694AF8" w:rsidR="00A6533C" w:rsidRPr="00F40D4B" w:rsidRDefault="00CB6295" w:rsidP="00CB6295">
      <w:pPr>
        <w:pStyle w:val="afffb"/>
        <w:rPr>
          <w:rtl/>
        </w:rPr>
      </w:pPr>
      <w:ins w:id="9829" w:author="מספור קטעי משנה" w:date="2026-10-06T10:03:19Z">
        <w:r>
          <w:rPr>
            <w:rStyle w:val="MisparKeta"/>
          </w:rPr>
          <w:t xml:space="preserve">א. </w:t>
        </w:r>
      </w:ins>
      <w:r w:rsidRPr="00F40D4B">
        <w:rPr>
          <w:rtl/>
        </w:rPr>
        <w:t>מקום שנהגו שלא להשכים ושלא להעריב אינו רשאי לכופן.</w:t>
      </w:r>
    </w:p>
    <w:p w14:paraId="4F88F4D3" w14:textId="77777777" w:rsidR="000D2126" w:rsidRDefault="006F071F" w:rsidP="000D2126">
      <w:pPr>
        <w:pStyle w:val="36"/>
        <w:framePr w:wrap="notBeside"/>
        <w:rPr>
          <w:rtl/>
        </w:rPr>
      </w:pPr>
      <w:r w:rsidRPr="00F40D4B">
        <w:rPr>
          <w:rFonts w:hint="cs"/>
          <w:rtl/>
        </w:rPr>
        <w:t>וקמ</w:t>
      </w:r>
      <w:r w:rsidRPr="00F40D4B">
        <w:rPr>
          <w:rtl/>
        </w:rPr>
        <w:t>"</w:t>
      </w:r>
      <w:r w:rsidRPr="00F40D4B">
        <w:rPr>
          <w:rFonts w:hint="cs"/>
          <w:rtl/>
        </w:rPr>
        <w:t>ל</w:t>
      </w:r>
    </w:p>
    <w:p w14:paraId="6A0AD168" w14:textId="68457342" w:rsidR="00A6533C" w:rsidRPr="00F40D4B" w:rsidRDefault="006F071F" w:rsidP="009B508D">
      <w:pPr>
        <w:rPr>
          <w:rtl/>
        </w:rPr>
      </w:pPr>
      <w:r w:rsidRPr="00F40D4B">
        <w:rPr>
          <w:rFonts w:hint="cs"/>
          <w:rtl/>
        </w:rPr>
        <w:t>דאפי' בהוסיף שכרן יכולין לומר</w:t>
      </w:r>
      <w:r w:rsidR="000D2126">
        <w:rPr>
          <w:rFonts w:hint="cs"/>
          <w:rtl/>
        </w:rPr>
        <w:t>:</w:t>
      </w:r>
      <w:r w:rsidRPr="00F40D4B">
        <w:rPr>
          <w:rFonts w:hint="cs"/>
          <w:rtl/>
        </w:rPr>
        <w:t xml:space="preserve"> מה שהוספת </w:t>
      </w:r>
      <w:r w:rsidR="000D2126">
        <w:rPr>
          <w:rFonts w:hint="cs"/>
          <w:rtl/>
        </w:rPr>
        <w:t xml:space="preserve">- </w:t>
      </w:r>
      <w:r w:rsidRPr="00F40D4B">
        <w:rPr>
          <w:rFonts w:hint="cs"/>
          <w:rtl/>
        </w:rPr>
        <w:t>שנעשה עבודה טובה</w:t>
      </w:r>
      <w:r w:rsidR="000D2126">
        <w:rPr>
          <w:rFonts w:hint="cs"/>
          <w:rtl/>
        </w:rPr>
        <w:t>,</w:t>
      </w:r>
      <w:r w:rsidRPr="00F40D4B">
        <w:rPr>
          <w:rFonts w:hint="cs"/>
          <w:rtl/>
        </w:rPr>
        <w:t xml:space="preserve"> ולא כדי שנקדים ונחשיך אצלך</w:t>
      </w:r>
      <w:r w:rsidR="000D2126">
        <w:rPr>
          <w:rFonts w:hint="cs"/>
          <w:rtl/>
        </w:rPr>
        <w:t>.</w:t>
      </w:r>
    </w:p>
    <w:p w14:paraId="4D02ECEB" w14:textId="77777777" w:rsidR="00A6533C" w:rsidRPr="00F40D4B" w:rsidRDefault="00A6533C" w:rsidP="00A6533C">
      <w:pPr>
        <w:pStyle w:val="aff9"/>
        <w:rPr>
          <w:rtl/>
        </w:rPr>
      </w:pPr>
      <w:r w:rsidRPr="00F40D4B">
        <w:rPr>
          <w:rtl/>
        </w:rPr>
        <w:t>***</w:t>
      </w:r>
    </w:p>
    <w:p w14:paraId="1DD4572E" w14:textId="77777777" w:rsidR="000D2126" w:rsidRDefault="006F071F" w:rsidP="000D2126">
      <w:pPr>
        <w:pStyle w:val="affe"/>
        <w:framePr w:wrap="around"/>
        <w:rPr>
          <w:rtl/>
        </w:rPr>
      </w:pPr>
      <w:r w:rsidRPr="00F40D4B">
        <w:rPr>
          <w:rtl/>
        </w:rPr>
        <w:t>פג:</w:t>
      </w:r>
    </w:p>
    <w:p w14:paraId="5378F8CC" w14:textId="77777777" w:rsidR="000D2126" w:rsidRDefault="006F071F" w:rsidP="000D2126">
      <w:pPr>
        <w:pStyle w:val="36"/>
        <w:framePr w:wrap="notBeside"/>
        <w:rPr>
          <w:rtl/>
        </w:rPr>
      </w:pPr>
      <w:r w:rsidRPr="00F40D4B">
        <w:rPr>
          <w:rFonts w:hint="cs"/>
          <w:rtl/>
        </w:rPr>
        <w:t>אר</w:t>
      </w:r>
      <w:r w:rsidRPr="00F40D4B">
        <w:rPr>
          <w:rtl/>
        </w:rPr>
        <w:t>"</w:t>
      </w:r>
      <w:r w:rsidRPr="00F40D4B">
        <w:rPr>
          <w:rFonts w:hint="cs"/>
          <w:rtl/>
        </w:rPr>
        <w:t>ל:</w:t>
      </w:r>
    </w:p>
    <w:p w14:paraId="177B7EFA" w14:textId="2582F2CD" w:rsidR="006F071F" w:rsidRPr="000D2126" w:rsidRDefault="006F071F" w:rsidP="000D2126">
      <w:pPr>
        <w:rPr>
          <w:rStyle w:val="affff8"/>
          <w:rtl/>
        </w:rPr>
      </w:pPr>
      <w:r w:rsidRPr="000D2126">
        <w:rPr>
          <w:b/>
          <w:bCs/>
          <w:rtl/>
        </w:rPr>
        <w:t>פועל,</w:t>
      </w:r>
      <w:r w:rsidRPr="00F40D4B">
        <w:rPr>
          <w:rtl/>
        </w:rPr>
        <w:t xml:space="preserve"> בכניסתו - משלו, ביציאתו - משל בעל הבית,</w:t>
      </w:r>
      <w:r w:rsidR="000D2126">
        <w:rPr>
          <w:rFonts w:hint="cs"/>
          <w:rtl/>
        </w:rPr>
        <w:t xml:space="preserve"> </w:t>
      </w:r>
      <w:r w:rsidRPr="000D2126">
        <w:rPr>
          <w:rStyle w:val="affff8"/>
          <w:rtl/>
        </w:rPr>
        <w:t>תזרח השמש יאספון ואל מעונתם ירבצון יצא אדם לפעלו ולעבדתו עדי ערב.</w:t>
      </w:r>
    </w:p>
    <w:p w14:paraId="77276CB2" w14:textId="77777777" w:rsidR="000D2126" w:rsidRDefault="006F071F" w:rsidP="000D2126">
      <w:pPr>
        <w:pStyle w:val="36"/>
        <w:framePr w:wrap="notBeside"/>
        <w:rPr>
          <w:rtl/>
        </w:rPr>
      </w:pPr>
      <w:r w:rsidRPr="00F40D4B">
        <w:rPr>
          <w:rFonts w:hint="cs"/>
          <w:rtl/>
        </w:rPr>
        <w:t>א.</w:t>
      </w:r>
    </w:p>
    <w:p w14:paraId="77C2F610" w14:textId="380C71EE" w:rsidR="006F071F" w:rsidRPr="00F40D4B" w:rsidRDefault="006F071F" w:rsidP="009B508D">
      <w:pPr>
        <w:rPr>
          <w:rtl/>
        </w:rPr>
      </w:pPr>
      <w:r w:rsidRPr="00F40D4B">
        <w:rPr>
          <w:rFonts w:hint="cs"/>
          <w:rtl/>
        </w:rPr>
        <w:t>ומי</w:t>
      </w:r>
      <w:r w:rsidR="00CB6295">
        <w:rPr>
          <w:rFonts w:hint="cs"/>
          <w:rtl/>
        </w:rPr>
        <w:t>י</w:t>
      </w:r>
      <w:r w:rsidRPr="00F40D4B">
        <w:rPr>
          <w:rFonts w:hint="cs"/>
          <w:rtl/>
        </w:rPr>
        <w:t>רי בעיר חדשה ובנקוטאי דא</w:t>
      </w:r>
      <w:r w:rsidRPr="00F40D4B">
        <w:rPr>
          <w:rtl/>
        </w:rPr>
        <w:t>"</w:t>
      </w:r>
      <w:r w:rsidRPr="00F40D4B">
        <w:rPr>
          <w:rFonts w:hint="cs"/>
          <w:rtl/>
        </w:rPr>
        <w:t>י מאין הם</w:t>
      </w:r>
    </w:p>
    <w:p w14:paraId="2B1AF23A" w14:textId="77777777" w:rsidR="000D2126" w:rsidRDefault="006F071F" w:rsidP="000D2126">
      <w:pPr>
        <w:pStyle w:val="36"/>
        <w:framePr w:wrap="notBeside"/>
        <w:rPr>
          <w:rtl/>
        </w:rPr>
      </w:pPr>
      <w:r w:rsidRPr="00F40D4B">
        <w:rPr>
          <w:rFonts w:hint="cs"/>
          <w:rtl/>
        </w:rPr>
        <w:t>ב.</w:t>
      </w:r>
    </w:p>
    <w:p w14:paraId="68A79930" w14:textId="288DDBB4" w:rsidR="00A6533C" w:rsidRPr="00F40D4B" w:rsidRDefault="006F071F" w:rsidP="00CB6295">
      <w:pPr>
        <w:spacing w:after="60"/>
        <w:rPr>
          <w:rtl/>
        </w:rPr>
      </w:pPr>
      <w:r w:rsidRPr="00F40D4B">
        <w:rPr>
          <w:rFonts w:hint="cs"/>
          <w:rtl/>
        </w:rPr>
        <w:t>דא</w:t>
      </w:r>
      <w:r w:rsidRPr="00F40D4B">
        <w:rPr>
          <w:rtl/>
        </w:rPr>
        <w:t>"</w:t>
      </w:r>
      <w:r w:rsidRPr="00F40D4B">
        <w:rPr>
          <w:rFonts w:hint="cs"/>
          <w:rtl/>
        </w:rPr>
        <w:t xml:space="preserve">ל </w:t>
      </w:r>
      <w:r w:rsidR="000D2126">
        <w:rPr>
          <w:rFonts w:hint="cs"/>
          <w:rtl/>
        </w:rPr>
        <w:t>ש</w:t>
      </w:r>
      <w:r w:rsidRPr="00F40D4B">
        <w:rPr>
          <w:rFonts w:hint="cs"/>
          <w:rtl/>
        </w:rPr>
        <w:t>ישלמו כפועל דאורייתא</w:t>
      </w:r>
    </w:p>
    <w:p w14:paraId="76301BC8" w14:textId="77777777" w:rsidR="000D2126" w:rsidRDefault="006F071F" w:rsidP="000D2126">
      <w:pPr>
        <w:pStyle w:val="36"/>
        <w:framePr w:wrap="notBeside"/>
        <w:rPr>
          <w:rtl/>
        </w:rPr>
      </w:pPr>
      <w:r w:rsidRPr="00F40D4B">
        <w:rPr>
          <w:rFonts w:hint="cs"/>
          <w:rtl/>
        </w:rPr>
        <w:t>דרש ר</w:t>
      </w:r>
      <w:r w:rsidRPr="00F40D4B">
        <w:rPr>
          <w:rtl/>
        </w:rPr>
        <w:t>"</w:t>
      </w:r>
      <w:r w:rsidRPr="00F40D4B">
        <w:rPr>
          <w:rFonts w:hint="cs"/>
          <w:rtl/>
        </w:rPr>
        <w:t>ז</w:t>
      </w:r>
    </w:p>
    <w:p w14:paraId="392D2E34" w14:textId="703088FD" w:rsidR="006F071F" w:rsidRPr="00F40D4B" w:rsidRDefault="006F071F" w:rsidP="000D2126">
      <w:pPr>
        <w:pStyle w:val="affff7"/>
        <w:rPr>
          <w:rtl/>
        </w:rPr>
      </w:pPr>
      <w:r w:rsidRPr="00F40D4B">
        <w:rPr>
          <w:rFonts w:hint="cs"/>
          <w:rtl/>
        </w:rPr>
        <w:t>ד'</w:t>
      </w:r>
      <w:r>
        <w:rPr>
          <w:rStyle w:val="affff8"/>
          <w:rtl/>
          <w:rPrChange w:id="9008" w:author="מנוע פסוקים" w:date="2026-10-05T16:38:06Z">
            <w:rPr>
              <w:rtl/>
            </w:rPr>
          </w:rPrChange>
        </w:rPr>
        <w:t xml:space="preserve">תשת חשך ויהי לילה בו תרמש כל חיתו יער</w:t>
      </w:r>
      <w:r>
        <w:rPr>
          <w:rtl/>
        </w:rPr>
        <w:t xml:space="preserve">.</w:t>
      </w:r>
    </w:p>
    <w:p w14:paraId="65334431" w14:textId="77777777" w:rsidR="00A6533C" w:rsidRPr="00F40D4B" w:rsidRDefault="006F071F" w:rsidP="009B508D">
      <w:pPr>
        <w:rPr>
          <w:rtl/>
        </w:rPr>
      </w:pPr>
      <w:r w:rsidRPr="000D2126">
        <w:rPr>
          <w:rStyle w:val="affff8"/>
          <w:rFonts w:hint="cs"/>
          <w:rtl/>
        </w:rPr>
        <w:t>'</w:t>
      </w:r>
      <w:r w:rsidRPr="000D2126">
        <w:rPr>
          <w:rStyle w:val="affff8"/>
          <w:rtl/>
        </w:rPr>
        <w:t>תשת חשך ויהי לילה</w:t>
      </w:r>
      <w:r w:rsidRPr="000D2126">
        <w:rPr>
          <w:rStyle w:val="affff8"/>
          <w:rFonts w:hint="cs"/>
          <w:rtl/>
        </w:rPr>
        <w:t>'</w:t>
      </w:r>
      <w:r w:rsidRPr="000D2126">
        <w:rPr>
          <w:rStyle w:val="affff8"/>
          <w:rtl/>
        </w:rPr>
        <w:t xml:space="preserve"> -</w:t>
      </w:r>
      <w:r w:rsidRPr="00F40D4B">
        <w:rPr>
          <w:rtl/>
        </w:rPr>
        <w:t xml:space="preserve"> זה העולם הזה שדומה ללילה,</w:t>
      </w:r>
    </w:p>
    <w:p w14:paraId="1150420D" w14:textId="1059EF05" w:rsidR="006F071F" w:rsidRPr="00F40D4B" w:rsidRDefault="006F071F" w:rsidP="009B508D">
      <w:pPr>
        <w:rPr>
          <w:rtl/>
        </w:rPr>
      </w:pPr>
      <w:r w:rsidRPr="000D2126">
        <w:rPr>
          <w:rStyle w:val="affff8"/>
          <w:rFonts w:hint="cs"/>
          <w:rtl/>
        </w:rPr>
        <w:t>'</w:t>
      </w:r>
      <w:r w:rsidRPr="000D2126">
        <w:rPr>
          <w:rStyle w:val="affff8"/>
          <w:rtl/>
        </w:rPr>
        <w:t>בו תרמש כל חיתו יער</w:t>
      </w:r>
      <w:r w:rsidRPr="000D2126">
        <w:rPr>
          <w:rStyle w:val="affff8"/>
          <w:rFonts w:hint="cs"/>
          <w:rtl/>
        </w:rPr>
        <w:t>'</w:t>
      </w:r>
      <w:r w:rsidRPr="000D2126">
        <w:rPr>
          <w:rStyle w:val="affff8"/>
          <w:rtl/>
        </w:rPr>
        <w:t xml:space="preserve"> -</w:t>
      </w:r>
      <w:r w:rsidRPr="00F40D4B">
        <w:rPr>
          <w:rtl/>
        </w:rPr>
        <w:t xml:space="preserve"> אלו רשעים שבו, שדומין לחיה שביער.</w:t>
      </w:r>
    </w:p>
    <w:p w14:paraId="1DC4308B" w14:textId="77777777" w:rsidR="00A6533C" w:rsidRPr="00F40D4B" w:rsidRDefault="006F071F" w:rsidP="009B508D">
      <w:pPr>
        <w:rPr>
          <w:rtl/>
        </w:rPr>
      </w:pPr>
      <w:r w:rsidRPr="000D2126">
        <w:rPr>
          <w:rStyle w:val="affff8"/>
          <w:rFonts w:hint="cs"/>
          <w:rtl/>
        </w:rPr>
        <w:t>'</w:t>
      </w:r>
      <w:r w:rsidRPr="000D2126">
        <w:rPr>
          <w:rStyle w:val="affff8"/>
          <w:rtl/>
        </w:rPr>
        <w:t>תזרח השמש</w:t>
      </w:r>
      <w:r w:rsidRPr="000D2126">
        <w:rPr>
          <w:rStyle w:val="affff8"/>
          <w:rFonts w:hint="cs"/>
          <w:rtl/>
        </w:rPr>
        <w:t>'</w:t>
      </w:r>
      <w:r w:rsidRPr="000D2126">
        <w:rPr>
          <w:rStyle w:val="affff8"/>
          <w:rtl/>
        </w:rPr>
        <w:t xml:space="preserve"> -</w:t>
      </w:r>
      <w:r w:rsidRPr="00F40D4B">
        <w:rPr>
          <w:rtl/>
        </w:rPr>
        <w:t xml:space="preserve"> לצדיקים, </w:t>
      </w:r>
      <w:r w:rsidRPr="000D2126">
        <w:rPr>
          <w:rStyle w:val="affff8"/>
          <w:rtl/>
        </w:rPr>
        <w:t>יאספון -</w:t>
      </w:r>
      <w:r w:rsidRPr="00F40D4B">
        <w:rPr>
          <w:rtl/>
        </w:rPr>
        <w:t xml:space="preserve"> רשעים לגיהנם,</w:t>
      </w:r>
    </w:p>
    <w:p w14:paraId="3474E2EE" w14:textId="560C6C36" w:rsidR="006F071F" w:rsidRPr="000D2126" w:rsidRDefault="006F071F" w:rsidP="009B508D">
      <w:pPr>
        <w:rPr>
          <w:spacing w:val="-4"/>
          <w:rtl/>
        </w:rPr>
      </w:pPr>
      <w:r w:rsidRPr="000D2126">
        <w:rPr>
          <w:rStyle w:val="affff8"/>
          <w:rtl/>
        </w:rPr>
        <w:lastRenderedPageBreak/>
        <w:t xml:space="preserve">ואל מעונתם ירבצון </w:t>
      </w:r>
      <w:r w:rsidRPr="000D2126">
        <w:rPr>
          <w:spacing w:val="-4"/>
          <w:rtl/>
        </w:rPr>
        <w:t>אין לך כל צדיק וצדיק שאין לו מדור לפי כבודו.</w:t>
      </w:r>
    </w:p>
    <w:p w14:paraId="4A4B9068" w14:textId="77777777" w:rsidR="000D2126" w:rsidRDefault="006F071F" w:rsidP="009B508D">
      <w:pPr>
        <w:rPr>
          <w:rtl/>
        </w:rPr>
      </w:pPr>
      <w:r w:rsidRPr="000D2126">
        <w:rPr>
          <w:rStyle w:val="affff8"/>
          <w:rFonts w:hint="cs"/>
          <w:rtl/>
        </w:rPr>
        <w:t>'</w:t>
      </w:r>
      <w:r w:rsidRPr="000D2126">
        <w:rPr>
          <w:rStyle w:val="affff8"/>
          <w:rtl/>
        </w:rPr>
        <w:t>יצא אדם לפעלו</w:t>
      </w:r>
      <w:r w:rsidRPr="000D2126">
        <w:rPr>
          <w:rStyle w:val="affff8"/>
          <w:rFonts w:hint="cs"/>
          <w:rtl/>
        </w:rPr>
        <w:t>'</w:t>
      </w:r>
      <w:r w:rsidRPr="000D2126">
        <w:rPr>
          <w:rStyle w:val="affff8"/>
          <w:rtl/>
        </w:rPr>
        <w:t xml:space="preserve"> -</w:t>
      </w:r>
      <w:r w:rsidRPr="00F40D4B">
        <w:rPr>
          <w:rtl/>
        </w:rPr>
        <w:t xml:space="preserve"> יצאו צדיקים לקבל שכרן, </w:t>
      </w:r>
    </w:p>
    <w:p w14:paraId="03329DA1" w14:textId="2E45E414" w:rsidR="006F071F" w:rsidRPr="00F40D4B" w:rsidRDefault="006F071F" w:rsidP="009B508D">
      <w:pPr>
        <w:rPr>
          <w:rtl/>
        </w:rPr>
      </w:pPr>
      <w:r w:rsidRPr="000D2126">
        <w:rPr>
          <w:rStyle w:val="affff8"/>
          <w:rFonts w:hint="cs"/>
          <w:rtl/>
        </w:rPr>
        <w:t>'</w:t>
      </w:r>
      <w:r w:rsidRPr="000D2126">
        <w:rPr>
          <w:rStyle w:val="affff8"/>
          <w:rtl/>
        </w:rPr>
        <w:t>ולעבדתו עדי ערב</w:t>
      </w:r>
      <w:r w:rsidRPr="000D2126">
        <w:rPr>
          <w:rStyle w:val="affff8"/>
          <w:rFonts w:hint="cs"/>
          <w:rtl/>
        </w:rPr>
        <w:t>'</w:t>
      </w:r>
      <w:r w:rsidRPr="000D2126">
        <w:rPr>
          <w:rStyle w:val="affff8"/>
          <w:rtl/>
        </w:rPr>
        <w:t xml:space="preserve"> -</w:t>
      </w:r>
      <w:r w:rsidRPr="00F40D4B">
        <w:rPr>
          <w:rtl/>
        </w:rPr>
        <w:t xml:space="preserve"> במי שהשלים עבודתו עדי ערב.</w:t>
      </w:r>
    </w:p>
    <w:p w14:paraId="03D689CF" w14:textId="77777777" w:rsidR="00A6533C" w:rsidRPr="00F40D4B" w:rsidRDefault="00A6533C" w:rsidP="00A6533C">
      <w:pPr>
        <w:pStyle w:val="aff9"/>
        <w:rPr>
          <w:rtl/>
        </w:rPr>
      </w:pPr>
      <w:r w:rsidRPr="00F40D4B">
        <w:rPr>
          <w:rtl/>
        </w:rPr>
        <w:t>***</w:t>
      </w:r>
    </w:p>
    <w:p w14:paraId="144C27D4" w14:textId="77777777" w:rsidR="000D2126" w:rsidRDefault="006F071F" w:rsidP="000D2126">
      <w:pPr>
        <w:pStyle w:val="36"/>
        <w:framePr w:wrap="notBeside"/>
        <w:rPr>
          <w:rtl/>
        </w:rPr>
      </w:pPr>
      <w:r w:rsidRPr="00F40D4B">
        <w:rPr>
          <w:rtl/>
        </w:rPr>
        <w:t>ר</w:t>
      </w:r>
      <w:r w:rsidRPr="00F40D4B">
        <w:rPr>
          <w:rFonts w:hint="cs"/>
          <w:rtl/>
        </w:rPr>
        <w:t>אבר</w:t>
      </w:r>
      <w:r w:rsidRPr="00F40D4B">
        <w:rPr>
          <w:rtl/>
        </w:rPr>
        <w:t>"</w:t>
      </w:r>
      <w:r w:rsidRPr="00F40D4B">
        <w:rPr>
          <w:rFonts w:hint="cs"/>
          <w:rtl/>
        </w:rPr>
        <w:t>ש</w:t>
      </w:r>
    </w:p>
    <w:p w14:paraId="36056B62" w14:textId="426FB3CD" w:rsidR="00A6533C" w:rsidRPr="00F40D4B" w:rsidRDefault="006F071F" w:rsidP="000D2126">
      <w:pPr>
        <w:rPr>
          <w:rtl/>
        </w:rPr>
      </w:pPr>
      <w:r w:rsidRPr="00F40D4B">
        <w:rPr>
          <w:rFonts w:hint="cs"/>
          <w:rtl/>
        </w:rPr>
        <w:t xml:space="preserve">מצא לממונה לתפוס גנבי </w:t>
      </w:r>
      <w:r w:rsidRPr="000D2126">
        <w:rPr>
          <w:rStyle w:val="affffc"/>
          <w:rFonts w:hint="cs"/>
          <w:rtl/>
        </w:rPr>
        <w:t>א</w:t>
      </w:r>
      <w:r w:rsidRPr="000D2126">
        <w:rPr>
          <w:rStyle w:val="affffc"/>
          <w:rtl/>
        </w:rPr>
        <w:t>"</w:t>
      </w:r>
      <w:r w:rsidRPr="000D2126">
        <w:rPr>
          <w:rStyle w:val="affffc"/>
          <w:rFonts w:hint="cs"/>
          <w:rtl/>
        </w:rPr>
        <w:t>ל</w:t>
      </w:r>
      <w:r w:rsidRPr="00F40D4B">
        <w:rPr>
          <w:rFonts w:hint="cs"/>
          <w:rtl/>
        </w:rPr>
        <w:t xml:space="preserve"> איך אתה יכול להם הא </w:t>
      </w:r>
      <w:r w:rsidR="000D2126">
        <w:rPr>
          <w:rFonts w:hint="cs"/>
          <w:rtl/>
        </w:rPr>
        <w:t xml:space="preserve">נמשלו לחיות </w:t>
      </w:r>
      <w:r w:rsidRPr="000D2126">
        <w:rPr>
          <w:rStyle w:val="affff8"/>
          <w:rFonts w:hint="cs"/>
          <w:rtl/>
        </w:rPr>
        <w:t>ד'</w:t>
      </w:r>
      <w:r w:rsidRPr="000D2126">
        <w:rPr>
          <w:rStyle w:val="affff8"/>
          <w:rtl/>
        </w:rPr>
        <w:t>בו תרמש כל חיתו יער</w:t>
      </w:r>
      <w:r w:rsidRPr="000D2126">
        <w:rPr>
          <w:rStyle w:val="affff8"/>
          <w:rFonts w:hint="cs"/>
          <w:rtl/>
        </w:rPr>
        <w:t>'</w:t>
      </w:r>
      <w:r w:rsidRPr="000D2126">
        <w:rPr>
          <w:rStyle w:val="affff8"/>
          <w:rtl/>
        </w:rPr>
        <w:t>.</w:t>
      </w:r>
      <w:r w:rsidRPr="00F40D4B">
        <w:rPr>
          <w:rFonts w:hint="cs"/>
          <w:rtl/>
        </w:rPr>
        <w:t xml:space="preserve"> </w:t>
      </w:r>
      <w:r w:rsidRPr="000D2126">
        <w:rPr>
          <w:rStyle w:val="affffc"/>
          <w:rFonts w:hint="cs"/>
          <w:rtl/>
        </w:rPr>
        <w:t>א</w:t>
      </w:r>
      <w:r w:rsidRPr="000D2126">
        <w:rPr>
          <w:rStyle w:val="affffc"/>
          <w:rtl/>
        </w:rPr>
        <w:t>"</w:t>
      </w:r>
      <w:r w:rsidRPr="000D2126">
        <w:rPr>
          <w:rStyle w:val="affffc"/>
          <w:rFonts w:hint="cs"/>
          <w:rtl/>
        </w:rPr>
        <w:t>ד</w:t>
      </w:r>
      <w:r w:rsidRPr="00F40D4B">
        <w:rPr>
          <w:rFonts w:hint="cs"/>
          <w:rtl/>
        </w:rPr>
        <w:t xml:space="preserve"> </w:t>
      </w:r>
      <w:r w:rsidRPr="000D2126">
        <w:rPr>
          <w:rStyle w:val="affff8"/>
          <w:rFonts w:hint="cs"/>
          <w:rtl/>
        </w:rPr>
        <w:t>'</w:t>
      </w:r>
      <w:r w:rsidRPr="000D2126">
        <w:rPr>
          <w:rStyle w:val="affff8"/>
          <w:rtl/>
        </w:rPr>
        <w:t>יארב במסתר כאריה בסוכו</w:t>
      </w:r>
      <w:r w:rsidRPr="000D2126">
        <w:rPr>
          <w:rStyle w:val="affff8"/>
          <w:rFonts w:hint="cs"/>
          <w:rtl/>
        </w:rPr>
        <w:t>'</w:t>
      </w:r>
      <w:r w:rsidRPr="000D2126">
        <w:rPr>
          <w:rStyle w:val="affff8"/>
          <w:rtl/>
        </w:rPr>
        <w:t>,</w:t>
      </w:r>
    </w:p>
    <w:p w14:paraId="57AD704E" w14:textId="1F79565D" w:rsidR="006F071F" w:rsidRPr="00F40D4B" w:rsidRDefault="000D2126" w:rsidP="000D2126">
      <w:pPr>
        <w:rPr>
          <w:rtl/>
        </w:rPr>
      </w:pPr>
      <w:r>
        <w:rPr>
          <w:rFonts w:hint="cs"/>
          <w:rtl/>
        </w:rPr>
        <w:t>ש</w:t>
      </w:r>
      <w:r w:rsidR="006F071F" w:rsidRPr="00F40D4B">
        <w:rPr>
          <w:rtl/>
        </w:rPr>
        <w:t>מא שקלת צדיקי ו</w:t>
      </w:r>
      <w:r w:rsidR="006F071F" w:rsidRPr="00F40D4B">
        <w:rPr>
          <w:rFonts w:hint="cs"/>
          <w:rtl/>
        </w:rPr>
        <w:t xml:space="preserve">עזבת לרשעים? </w:t>
      </w:r>
      <w:r w:rsidR="006F071F" w:rsidRPr="000D2126">
        <w:rPr>
          <w:rStyle w:val="affffc"/>
          <w:rFonts w:hint="cs"/>
          <w:rtl/>
        </w:rPr>
        <w:t>א</w:t>
      </w:r>
      <w:r w:rsidR="006F071F" w:rsidRPr="000D2126">
        <w:rPr>
          <w:rStyle w:val="affffc"/>
          <w:rtl/>
        </w:rPr>
        <w:t>"</w:t>
      </w:r>
      <w:r w:rsidR="006F071F" w:rsidRPr="000D2126">
        <w:rPr>
          <w:rStyle w:val="affffc"/>
          <w:rFonts w:hint="cs"/>
          <w:rtl/>
        </w:rPr>
        <w:t>ל</w:t>
      </w:r>
      <w:r w:rsidR="006F071F" w:rsidRPr="00F40D4B">
        <w:rPr>
          <w:rFonts w:hint="cs"/>
          <w:rtl/>
        </w:rPr>
        <w:t xml:space="preserve"> מה אעשה הא ציווי המלך הוא, </w:t>
      </w:r>
      <w:r w:rsidR="006F071F" w:rsidRPr="000D2126">
        <w:rPr>
          <w:rStyle w:val="affffc"/>
          <w:rFonts w:hint="cs"/>
          <w:rtl/>
        </w:rPr>
        <w:t>א</w:t>
      </w:r>
      <w:r w:rsidR="006F071F" w:rsidRPr="000D2126">
        <w:rPr>
          <w:rStyle w:val="affffc"/>
          <w:rtl/>
        </w:rPr>
        <w:t>"</w:t>
      </w:r>
      <w:r w:rsidR="006F071F" w:rsidRPr="000D2126">
        <w:rPr>
          <w:rStyle w:val="affffc"/>
          <w:rFonts w:hint="cs"/>
          <w:rtl/>
        </w:rPr>
        <w:t>ל</w:t>
      </w:r>
      <w:r w:rsidR="006F071F" w:rsidRPr="00F40D4B">
        <w:rPr>
          <w:rFonts w:hint="cs"/>
          <w:rtl/>
        </w:rPr>
        <w:t xml:space="preserve"> בוא ואלמדך</w:t>
      </w:r>
      <w:r>
        <w:rPr>
          <w:rFonts w:hint="cs"/>
          <w:rtl/>
        </w:rPr>
        <w:t xml:space="preserve">, </w:t>
      </w:r>
      <w:r w:rsidR="006F071F" w:rsidRPr="00F40D4B">
        <w:rPr>
          <w:rFonts w:hint="cs"/>
          <w:rtl/>
        </w:rPr>
        <w:t>עלה בד' שעות לחנות וכשתראה איש ששותה יין ומחזיק לכוסו בידו ומנמנם שאל עליו אי ת</w:t>
      </w:r>
      <w:r w:rsidR="006F071F" w:rsidRPr="00F40D4B">
        <w:rPr>
          <w:rtl/>
        </w:rPr>
        <w:t>"</w:t>
      </w:r>
      <w:r w:rsidR="006F071F" w:rsidRPr="00F40D4B">
        <w:rPr>
          <w:rFonts w:hint="cs"/>
          <w:rtl/>
        </w:rPr>
        <w:t>ח הוא סימן שקם מוקדם לגירסתו</w:t>
      </w:r>
      <w:r>
        <w:rPr>
          <w:rFonts w:hint="cs"/>
          <w:rtl/>
        </w:rPr>
        <w:t>,</w:t>
      </w:r>
      <w:r w:rsidR="006F071F" w:rsidRPr="00F40D4B">
        <w:rPr>
          <w:rFonts w:hint="cs"/>
          <w:rtl/>
        </w:rPr>
        <w:t xml:space="preserve"> ואי פועל הוא או שקם מוקדם</w:t>
      </w:r>
      <w:r>
        <w:rPr>
          <w:rFonts w:hint="cs"/>
          <w:rtl/>
        </w:rPr>
        <w:t>,</w:t>
      </w:r>
      <w:r w:rsidR="006F071F" w:rsidRPr="00F40D4B">
        <w:rPr>
          <w:rFonts w:hint="cs"/>
          <w:rtl/>
        </w:rPr>
        <w:t xml:space="preserve"> או שבלילה עבד, ואי לא סימן שגנב הוא, ותתפסו.</w:t>
      </w:r>
    </w:p>
    <w:p w14:paraId="33BA4E68" w14:textId="77777777" w:rsidR="006F071F" w:rsidRPr="00F40D4B" w:rsidRDefault="006F071F" w:rsidP="009B508D">
      <w:pPr>
        <w:rPr>
          <w:rtl/>
        </w:rPr>
      </w:pPr>
      <w:r w:rsidRPr="000D2126">
        <w:rPr>
          <w:rStyle w:val="affffc"/>
          <w:rFonts w:hint="cs"/>
          <w:rtl/>
        </w:rPr>
        <w:t>וכששמעו בבית המלך אמרו</w:t>
      </w:r>
      <w:r w:rsidRPr="000D2126">
        <w:rPr>
          <w:rStyle w:val="affffc"/>
          <w:rtl/>
        </w:rPr>
        <w:t>:</w:t>
      </w:r>
      <w:r w:rsidRPr="00F40D4B">
        <w:rPr>
          <w:rtl/>
        </w:rPr>
        <w:t xml:space="preserve"> קריינא דאיגרתא איהו ליהוי פרונקא.</w:t>
      </w:r>
    </w:p>
    <w:p w14:paraId="7A774F2F" w14:textId="77777777" w:rsidR="00A6533C" w:rsidRPr="00F40D4B" w:rsidRDefault="006F071F" w:rsidP="009B508D">
      <w:pPr>
        <w:rPr>
          <w:rtl/>
        </w:rPr>
      </w:pPr>
      <w:r w:rsidRPr="000D2126">
        <w:rPr>
          <w:rStyle w:val="affffc"/>
          <w:rFonts w:hint="cs"/>
          <w:rtl/>
        </w:rPr>
        <w:t>והביאו לראבר</w:t>
      </w:r>
      <w:r w:rsidRPr="000D2126">
        <w:rPr>
          <w:rStyle w:val="affffc"/>
          <w:rtl/>
        </w:rPr>
        <w:t>"</w:t>
      </w:r>
      <w:r w:rsidRPr="000D2126">
        <w:rPr>
          <w:rStyle w:val="affffc"/>
          <w:rFonts w:hint="cs"/>
          <w:rtl/>
        </w:rPr>
        <w:t>ש</w:t>
      </w:r>
      <w:r w:rsidRPr="00F40D4B">
        <w:rPr>
          <w:rFonts w:hint="cs"/>
          <w:rtl/>
        </w:rPr>
        <w:t xml:space="preserve"> שיתפוס גנבי והיה תופס והולך</w:t>
      </w:r>
    </w:p>
    <w:p w14:paraId="38A60F60" w14:textId="77777777" w:rsidR="000D2126" w:rsidRDefault="006F071F" w:rsidP="000D2126">
      <w:pPr>
        <w:pStyle w:val="36"/>
        <w:framePr w:wrap="notBeside"/>
        <w:rPr>
          <w:rtl/>
        </w:rPr>
      </w:pPr>
      <w:r w:rsidRPr="000D2126">
        <w:rPr>
          <w:rStyle w:val="affffc"/>
          <w:rFonts w:hint="cs"/>
          <w:rtl/>
        </w:rPr>
        <w:t>שלח לו ריב</w:t>
      </w:r>
      <w:r w:rsidRPr="000D2126">
        <w:rPr>
          <w:rStyle w:val="affffc"/>
          <w:rtl/>
        </w:rPr>
        <w:t>"</w:t>
      </w:r>
      <w:r w:rsidRPr="000D2126">
        <w:rPr>
          <w:rStyle w:val="affffc"/>
          <w:rFonts w:hint="cs"/>
          <w:rtl/>
        </w:rPr>
        <w:t>ק</w:t>
      </w:r>
      <w:r w:rsidRPr="000D2126">
        <w:rPr>
          <w:rStyle w:val="affffc"/>
          <w:rtl/>
        </w:rPr>
        <w:t>:</w:t>
      </w:r>
    </w:p>
    <w:p w14:paraId="3696125F" w14:textId="68CCF9C9" w:rsidR="00A6533C" w:rsidRPr="00F40D4B" w:rsidRDefault="006F071F" w:rsidP="009B508D">
      <w:pPr>
        <w:rPr>
          <w:rtl/>
        </w:rPr>
      </w:pPr>
      <w:r w:rsidRPr="00F40D4B">
        <w:rPr>
          <w:rtl/>
        </w:rPr>
        <w:t>חומץ בן יין, עד מתי אתה מוסר עמו של אלהינו להריגה!</w:t>
      </w:r>
    </w:p>
    <w:p w14:paraId="4B966FFA" w14:textId="77777777" w:rsidR="000D2126" w:rsidRDefault="006F071F" w:rsidP="000D2126">
      <w:pPr>
        <w:pStyle w:val="36"/>
        <w:framePr w:wrap="notBeside"/>
        <w:rPr>
          <w:rtl/>
        </w:rPr>
      </w:pPr>
      <w:r w:rsidRPr="00F40D4B">
        <w:rPr>
          <w:rtl/>
        </w:rPr>
        <w:t>- שלח ל</w:t>
      </w:r>
      <w:r w:rsidRPr="00F40D4B">
        <w:rPr>
          <w:rFonts w:hint="cs"/>
          <w:rtl/>
        </w:rPr>
        <w:t>ו</w:t>
      </w:r>
      <w:r w:rsidRPr="00F40D4B">
        <w:rPr>
          <w:rtl/>
        </w:rPr>
        <w:t xml:space="preserve">: </w:t>
      </w:r>
    </w:p>
    <w:p w14:paraId="2005CBB2" w14:textId="77777777" w:rsidR="00CB6295" w:rsidRDefault="000D2126" w:rsidP="009B508D">
      <w:pPr>
        <w:rPr>
          <w:rtl/>
        </w:rPr>
      </w:pPr>
      <w:r>
        <w:rPr>
          <w:rFonts w:hint="cs"/>
          <w:rtl/>
        </w:rPr>
        <w:t>ק</w:t>
      </w:r>
      <w:r w:rsidR="006F071F" w:rsidRPr="00F40D4B">
        <w:rPr>
          <w:rtl/>
        </w:rPr>
        <w:t>וצים אני מכלה מן הכרם.</w:t>
      </w:r>
      <w:r w:rsidR="006F071F" w:rsidRPr="00F40D4B">
        <w:rPr>
          <w:rFonts w:hint="cs"/>
          <w:rtl/>
        </w:rPr>
        <w:t xml:space="preserve"> </w:t>
      </w:r>
    </w:p>
    <w:p w14:paraId="531E499A" w14:textId="77777777" w:rsidR="00CB6295" w:rsidRDefault="006F071F" w:rsidP="00CB6295">
      <w:pPr>
        <w:pStyle w:val="36"/>
        <w:framePr w:wrap="notBeside"/>
        <w:rPr>
          <w:rtl/>
        </w:rPr>
      </w:pPr>
      <w:r w:rsidRPr="000D2126">
        <w:rPr>
          <w:rStyle w:val="affffc"/>
          <w:rtl/>
        </w:rPr>
        <w:t>- שלח ל</w:t>
      </w:r>
      <w:r w:rsidR="000D2126" w:rsidRPr="000D2126">
        <w:rPr>
          <w:rStyle w:val="affffc"/>
          <w:rFonts w:hint="cs"/>
          <w:rtl/>
        </w:rPr>
        <w:t>ו</w:t>
      </w:r>
      <w:r w:rsidRPr="000D2126">
        <w:rPr>
          <w:rStyle w:val="affffc"/>
          <w:rtl/>
        </w:rPr>
        <w:t>:</w:t>
      </w:r>
    </w:p>
    <w:p w14:paraId="5FD71D39" w14:textId="364BC955" w:rsidR="006F071F" w:rsidRPr="00F40D4B" w:rsidRDefault="006F071F" w:rsidP="00CB6295">
      <w:pPr>
        <w:spacing w:after="60"/>
        <w:rPr>
          <w:rtl/>
        </w:rPr>
      </w:pPr>
      <w:r w:rsidRPr="00F40D4B">
        <w:rPr>
          <w:rtl/>
        </w:rPr>
        <w:t>יבא בעל הכרם ויכלה את קוציו.</w:t>
      </w:r>
    </w:p>
    <w:p w14:paraId="5A890E10" w14:textId="647C10EE" w:rsidR="006F071F" w:rsidRPr="00F40D4B" w:rsidRDefault="006F071F" w:rsidP="009B508D">
      <w:pPr>
        <w:rPr>
          <w:rtl/>
        </w:rPr>
      </w:pPr>
      <w:r w:rsidRPr="00F40D4B">
        <w:rPr>
          <w:rtl/>
        </w:rPr>
        <w:t>יו</w:t>
      </w:r>
      <w:r w:rsidRPr="00F40D4B">
        <w:rPr>
          <w:rFonts w:hint="cs"/>
          <w:rtl/>
        </w:rPr>
        <w:t>ם</w:t>
      </w:r>
      <w:r w:rsidRPr="00F40D4B">
        <w:rPr>
          <w:rtl/>
        </w:rPr>
        <w:t xml:space="preserve"> </w:t>
      </w:r>
      <w:r w:rsidRPr="00F40D4B">
        <w:rPr>
          <w:rFonts w:hint="cs"/>
          <w:rtl/>
        </w:rPr>
        <w:t>א</w:t>
      </w:r>
      <w:r w:rsidRPr="00F40D4B">
        <w:rPr>
          <w:rtl/>
        </w:rPr>
        <w:t xml:space="preserve">חד פגע </w:t>
      </w:r>
      <w:r w:rsidR="000D2126">
        <w:rPr>
          <w:rFonts w:hint="cs"/>
          <w:rtl/>
        </w:rPr>
        <w:t xml:space="preserve">באותו </w:t>
      </w:r>
      <w:r w:rsidRPr="00F40D4B">
        <w:rPr>
          <w:rtl/>
        </w:rPr>
        <w:t xml:space="preserve">כובס, </w:t>
      </w:r>
      <w:r w:rsidRPr="000D2126">
        <w:rPr>
          <w:rStyle w:val="affffc"/>
          <w:rFonts w:hint="cs"/>
          <w:rtl/>
        </w:rPr>
        <w:t>ו</w:t>
      </w:r>
      <w:r w:rsidRPr="000D2126">
        <w:rPr>
          <w:rStyle w:val="affffc"/>
          <w:rtl/>
        </w:rPr>
        <w:t>קר</w:t>
      </w:r>
      <w:r w:rsidRPr="000D2126">
        <w:rPr>
          <w:rStyle w:val="affffc"/>
          <w:rFonts w:hint="cs"/>
          <w:rtl/>
        </w:rPr>
        <w:t>או</w:t>
      </w:r>
      <w:r w:rsidRPr="000D2126">
        <w:rPr>
          <w:rStyle w:val="affffc"/>
          <w:rtl/>
        </w:rPr>
        <w:t xml:space="preserve"> </w:t>
      </w:r>
      <w:r w:rsidRPr="000D2126">
        <w:rPr>
          <w:rStyle w:val="affffc"/>
          <w:rFonts w:hint="cs"/>
          <w:rtl/>
        </w:rPr>
        <w:t>הכובס</w:t>
      </w:r>
      <w:r w:rsidR="000D2126">
        <w:rPr>
          <w:rFonts w:hint="cs"/>
          <w:rtl/>
        </w:rPr>
        <w:t>:</w:t>
      </w:r>
      <w:r w:rsidRPr="00F40D4B">
        <w:rPr>
          <w:rFonts w:hint="cs"/>
          <w:rtl/>
        </w:rPr>
        <w:t xml:space="preserve"> '</w:t>
      </w:r>
      <w:r w:rsidRPr="00F40D4B">
        <w:rPr>
          <w:rtl/>
        </w:rPr>
        <w:t>חומץ בן יין</w:t>
      </w:r>
      <w:r w:rsidRPr="00F40D4B">
        <w:rPr>
          <w:rFonts w:hint="cs"/>
          <w:rtl/>
        </w:rPr>
        <w:t>'</w:t>
      </w:r>
      <w:r w:rsidRPr="00F40D4B">
        <w:rPr>
          <w:rtl/>
        </w:rPr>
        <w:t>.</w:t>
      </w:r>
    </w:p>
    <w:p w14:paraId="591EC313" w14:textId="77777777" w:rsidR="000D2126" w:rsidRDefault="006F071F" w:rsidP="000D2126">
      <w:pPr>
        <w:pStyle w:val="36"/>
        <w:framePr w:wrap="notBeside"/>
        <w:rPr>
          <w:rtl/>
        </w:rPr>
      </w:pPr>
      <w:r w:rsidRPr="00F40D4B">
        <w:rPr>
          <w:rtl/>
        </w:rPr>
        <w:t>אמר:</w:t>
      </w:r>
    </w:p>
    <w:p w14:paraId="65A0FCE0" w14:textId="77777777" w:rsidR="000D2126" w:rsidRDefault="006F071F" w:rsidP="009B508D">
      <w:pPr>
        <w:rPr>
          <w:rtl/>
        </w:rPr>
      </w:pPr>
      <w:r w:rsidRPr="00F40D4B">
        <w:rPr>
          <w:rtl/>
        </w:rPr>
        <w:t xml:space="preserve">מדחציף כולי האי - ש"מ רשע הוא, </w:t>
      </w:r>
      <w:r w:rsidRPr="000D2126">
        <w:rPr>
          <w:rStyle w:val="affffc"/>
          <w:rFonts w:hint="cs"/>
          <w:rtl/>
        </w:rPr>
        <w:t>אמר</w:t>
      </w:r>
      <w:r w:rsidRPr="00F40D4B">
        <w:rPr>
          <w:rFonts w:hint="cs"/>
          <w:rtl/>
        </w:rPr>
        <w:t xml:space="preserve"> שיתפסוהו</w:t>
      </w:r>
      <w:r w:rsidR="000D2126">
        <w:rPr>
          <w:rFonts w:hint="cs"/>
          <w:rtl/>
        </w:rPr>
        <w:t>,</w:t>
      </w:r>
      <w:r w:rsidRPr="00F40D4B">
        <w:rPr>
          <w:rFonts w:hint="cs"/>
          <w:rtl/>
        </w:rPr>
        <w:t xml:space="preserve"> </w:t>
      </w:r>
    </w:p>
    <w:p w14:paraId="3A3FE39B" w14:textId="656EE396" w:rsidR="00A6533C" w:rsidRPr="00F40D4B" w:rsidRDefault="006F071F" w:rsidP="009B508D">
      <w:pPr>
        <w:rPr>
          <w:rtl/>
        </w:rPr>
      </w:pPr>
      <w:r w:rsidRPr="00F40D4B">
        <w:rPr>
          <w:rFonts w:hint="cs"/>
          <w:rtl/>
        </w:rPr>
        <w:t>ואח</w:t>
      </w:r>
      <w:r w:rsidRPr="00F40D4B">
        <w:rPr>
          <w:rtl/>
        </w:rPr>
        <w:t>"</w:t>
      </w:r>
      <w:r w:rsidRPr="00F40D4B">
        <w:rPr>
          <w:rFonts w:hint="cs"/>
          <w:rtl/>
        </w:rPr>
        <w:t>כ הלך אחריו לפדותו</w:t>
      </w:r>
      <w:r w:rsidR="000D2126">
        <w:rPr>
          <w:rFonts w:hint="cs"/>
          <w:rtl/>
        </w:rPr>
        <w:t>,</w:t>
      </w:r>
      <w:r w:rsidRPr="00F40D4B">
        <w:rPr>
          <w:rFonts w:hint="cs"/>
          <w:rtl/>
        </w:rPr>
        <w:t xml:space="preserve"> </w:t>
      </w:r>
      <w:r w:rsidR="000D2126">
        <w:rPr>
          <w:rFonts w:hint="cs"/>
          <w:rtl/>
        </w:rPr>
        <w:t xml:space="preserve">וכבר </w:t>
      </w:r>
      <w:r w:rsidRPr="00F40D4B">
        <w:rPr>
          <w:rFonts w:hint="cs"/>
          <w:rtl/>
        </w:rPr>
        <w:t>לא יכל</w:t>
      </w:r>
      <w:r w:rsidR="000D2126">
        <w:rPr>
          <w:rFonts w:hint="cs"/>
          <w:rtl/>
        </w:rPr>
        <w:t>.</w:t>
      </w:r>
    </w:p>
    <w:p w14:paraId="78C1C6BD" w14:textId="77777777" w:rsidR="000D2126" w:rsidRDefault="006F071F" w:rsidP="000D2126">
      <w:pPr>
        <w:pStyle w:val="36"/>
        <w:framePr w:wrap="notBeside"/>
        <w:rPr>
          <w:rtl/>
        </w:rPr>
      </w:pPr>
      <w:r w:rsidRPr="00F40D4B">
        <w:rPr>
          <w:rtl/>
        </w:rPr>
        <w:t>קרי עליה</w:t>
      </w:r>
    </w:p>
    <w:p w14:paraId="675A6A1A" w14:textId="77777777" w:rsidR="000D2126" w:rsidRDefault="006F071F" w:rsidP="009B508D">
      <w:pPr>
        <w:rPr>
          <w:rtl/>
        </w:rPr>
      </w:pPr>
      <w:r w:rsidRPr="000D2126">
        <w:rPr>
          <w:rStyle w:val="affff8"/>
          <w:rFonts w:hint="cs"/>
          <w:rtl/>
        </w:rPr>
        <w:t>'</w:t>
      </w:r>
      <w:r w:rsidRPr="000D2126">
        <w:rPr>
          <w:rStyle w:val="affff8"/>
          <w:rtl/>
        </w:rPr>
        <w:t>שמר פיו ולשונו שמר מצרות נפשו</w:t>
      </w:r>
      <w:r w:rsidRPr="000D2126">
        <w:rPr>
          <w:rStyle w:val="affff8"/>
          <w:rFonts w:hint="cs"/>
          <w:rtl/>
        </w:rPr>
        <w:t>'</w:t>
      </w:r>
      <w:r w:rsidRPr="000D2126">
        <w:rPr>
          <w:rStyle w:val="affff8"/>
          <w:rtl/>
        </w:rPr>
        <w:t>.</w:t>
      </w:r>
      <w:r w:rsidRPr="00F40D4B">
        <w:rPr>
          <w:rFonts w:hint="cs"/>
          <w:rtl/>
        </w:rPr>
        <w:t xml:space="preserve"> </w:t>
      </w:r>
    </w:p>
    <w:p w14:paraId="6D8AF057" w14:textId="2559212C" w:rsidR="006F071F" w:rsidRPr="00F40D4B" w:rsidRDefault="006F071F" w:rsidP="009B508D">
      <w:pPr>
        <w:rPr>
          <w:rtl/>
        </w:rPr>
      </w:pPr>
      <w:r w:rsidRPr="00F40D4B">
        <w:rPr>
          <w:rFonts w:hint="cs"/>
          <w:rtl/>
        </w:rPr>
        <w:t>וכש</w:t>
      </w:r>
      <w:r w:rsidRPr="00F40D4B">
        <w:rPr>
          <w:rtl/>
        </w:rPr>
        <w:t>זקפוהו</w:t>
      </w:r>
      <w:r w:rsidRPr="00F40D4B">
        <w:rPr>
          <w:rFonts w:hint="cs"/>
          <w:rtl/>
        </w:rPr>
        <w:t xml:space="preserve"> לתלייה</w:t>
      </w:r>
      <w:r w:rsidRPr="00F40D4B">
        <w:rPr>
          <w:rtl/>
        </w:rPr>
        <w:t xml:space="preserve">, </w:t>
      </w:r>
      <w:r w:rsidRPr="00F40D4B">
        <w:rPr>
          <w:rFonts w:hint="cs"/>
          <w:rtl/>
        </w:rPr>
        <w:t>עמד תחת העץ ובכה</w:t>
      </w:r>
      <w:r w:rsidRPr="00F40D4B">
        <w:rPr>
          <w:rtl/>
        </w:rPr>
        <w:t>.</w:t>
      </w:r>
    </w:p>
    <w:p w14:paraId="443B0569" w14:textId="2578796F" w:rsidR="000D2126" w:rsidRDefault="006F071F" w:rsidP="000D2126">
      <w:pPr>
        <w:pStyle w:val="36"/>
        <w:framePr w:wrap="notBeside"/>
        <w:rPr>
          <w:rtl/>
        </w:rPr>
      </w:pPr>
      <w:r w:rsidRPr="00F40D4B">
        <w:rPr>
          <w:rFonts w:hint="cs"/>
          <w:rtl/>
        </w:rPr>
        <w:t>א</w:t>
      </w:r>
      <w:r w:rsidRPr="00F40D4B">
        <w:rPr>
          <w:rtl/>
        </w:rPr>
        <w:t>"</w:t>
      </w:r>
      <w:r w:rsidRPr="00F40D4B">
        <w:rPr>
          <w:rFonts w:hint="cs"/>
          <w:rtl/>
        </w:rPr>
        <w:t>ל</w:t>
      </w:r>
      <w:r w:rsidRPr="00F40D4B">
        <w:rPr>
          <w:rtl/>
        </w:rPr>
        <w:t>:</w:t>
      </w:r>
      <w:r w:rsidR="000D2126">
        <w:rPr>
          <w:rFonts w:hint="cs"/>
          <w:rtl/>
        </w:rPr>
        <w:t xml:space="preserve"> רבי,</w:t>
      </w:r>
    </w:p>
    <w:p w14:paraId="06333757" w14:textId="7210934D" w:rsidR="006F071F" w:rsidRPr="00F40D4B" w:rsidRDefault="006F071F" w:rsidP="009B508D">
      <w:pPr>
        <w:rPr>
          <w:rtl/>
        </w:rPr>
      </w:pPr>
      <w:r w:rsidRPr="00F40D4B">
        <w:rPr>
          <w:rtl/>
        </w:rPr>
        <w:t>אל ירע בעיניך, שהוא ובנו בעלו נערה מאורסה ביום הכפורים.</w:t>
      </w:r>
    </w:p>
    <w:p w14:paraId="75DEB049" w14:textId="77777777" w:rsidR="006F071F" w:rsidRPr="00F40D4B" w:rsidRDefault="006F071F" w:rsidP="009B508D">
      <w:pPr>
        <w:rPr>
          <w:rtl/>
        </w:rPr>
      </w:pPr>
      <w:r w:rsidRPr="00F40D4B">
        <w:rPr>
          <w:rtl/>
        </w:rPr>
        <w:t>הניח ידו על בני מעיו, אמר: שישו בני מעי, שישו! ומה ספיקות שלכם כך, ודאית שלכם ע</w:t>
      </w:r>
      <w:r w:rsidRPr="00F40D4B">
        <w:rPr>
          <w:rFonts w:hint="cs"/>
          <w:rtl/>
        </w:rPr>
        <w:t>אכו</w:t>
      </w:r>
      <w:r w:rsidRPr="00F40D4B">
        <w:rPr>
          <w:rtl/>
        </w:rPr>
        <w:t>"</w:t>
      </w:r>
      <w:r w:rsidRPr="00F40D4B">
        <w:rPr>
          <w:rFonts w:hint="cs"/>
          <w:rtl/>
        </w:rPr>
        <w:t>כ</w:t>
      </w:r>
      <w:r w:rsidRPr="00F40D4B">
        <w:rPr>
          <w:rtl/>
        </w:rPr>
        <w:t xml:space="preserve"> מובטח אני בכם שאין רמה ותולעה שולטת בכם.</w:t>
      </w:r>
    </w:p>
    <w:p w14:paraId="5277FC28" w14:textId="0F5C4FB6" w:rsidR="00A6533C" w:rsidRPr="00F40D4B" w:rsidRDefault="006F071F" w:rsidP="000D2126">
      <w:pPr>
        <w:rPr>
          <w:rtl/>
        </w:rPr>
      </w:pPr>
      <w:r w:rsidRPr="00F40D4B">
        <w:rPr>
          <w:rtl/>
        </w:rPr>
        <w:lastRenderedPageBreak/>
        <w:t>ואפ"</w:t>
      </w:r>
      <w:r w:rsidRPr="00F40D4B">
        <w:rPr>
          <w:rFonts w:hint="cs"/>
          <w:rtl/>
        </w:rPr>
        <w:t>ה לא נתיישבה דעתו השקוהו סם שינה, והעלוהו לבית שיש וקרעו לכריסו</w:t>
      </w:r>
      <w:r w:rsidR="000D2126">
        <w:rPr>
          <w:rFonts w:hint="cs"/>
          <w:rtl/>
        </w:rPr>
        <w:t xml:space="preserve">, </w:t>
      </w:r>
      <w:r w:rsidRPr="00F40D4B">
        <w:rPr>
          <w:rFonts w:hint="cs"/>
          <w:rtl/>
        </w:rPr>
        <w:t>והוציאו ממנו סלים מלאי שומן עם ורידים אדומים, והניחום בחמה בתקופת שמש תמוז ואב ולא הסריחו</w:t>
      </w:r>
    </w:p>
    <w:p w14:paraId="01AB66BE" w14:textId="4AC5C898" w:rsidR="006F071F" w:rsidRPr="00F40D4B" w:rsidRDefault="00CB6295" w:rsidP="009B508D">
      <w:pPr>
        <w:rPr>
          <w:rtl/>
        </w:rPr>
      </w:pPr>
      <w:r w:rsidRPr="00CB6295">
        <w:rPr>
          <w:rStyle w:val="affffc"/>
          <w:rFonts w:hint="cs"/>
          <w:rtl/>
        </w:rPr>
        <w:t>קרא על עצמו:</w:t>
      </w:r>
      <w:r>
        <w:rPr>
          <w:rFonts w:hint="cs"/>
          <w:rtl/>
        </w:rPr>
        <w:t xml:space="preserve"> </w:t>
      </w:r>
      <w:r w:rsidR="006F071F" w:rsidRPr="000D2126">
        <w:rPr>
          <w:rStyle w:val="affff8"/>
          <w:rFonts w:hint="cs"/>
          <w:rtl/>
        </w:rPr>
        <w:t>'</w:t>
      </w:r>
      <w:r w:rsidR="006F071F" w:rsidRPr="000D2126">
        <w:rPr>
          <w:rStyle w:val="affff8"/>
          <w:rtl/>
        </w:rPr>
        <w:t>אף בשרי ישכן לבטח</w:t>
      </w:r>
      <w:r w:rsidR="006F071F" w:rsidRPr="000D2126">
        <w:rPr>
          <w:rStyle w:val="affff8"/>
          <w:rFonts w:hint="cs"/>
          <w:rtl/>
        </w:rPr>
        <w:t>'</w:t>
      </w:r>
      <w:r w:rsidR="006F071F" w:rsidRPr="000D2126">
        <w:rPr>
          <w:rStyle w:val="affff8"/>
          <w:rtl/>
        </w:rPr>
        <w:t>.</w:t>
      </w:r>
    </w:p>
    <w:p w14:paraId="2791401F" w14:textId="77777777" w:rsidR="006F071F" w:rsidRPr="00F40D4B" w:rsidRDefault="006F071F" w:rsidP="00A6533C">
      <w:pPr>
        <w:pStyle w:val="affe"/>
        <w:framePr w:wrap="around"/>
        <w:rPr>
          <w:rtl/>
        </w:rPr>
      </w:pPr>
      <w:r w:rsidRPr="00F40D4B">
        <w:rPr>
          <w:rtl/>
        </w:rPr>
        <w:t>פד.</w:t>
      </w:r>
    </w:p>
    <w:p w14:paraId="14C1C911" w14:textId="77777777" w:rsidR="000D2126" w:rsidRDefault="006F071F" w:rsidP="000D2126">
      <w:pPr>
        <w:pStyle w:val="36"/>
        <w:framePr w:wrap="notBeside"/>
        <w:rPr>
          <w:rtl/>
        </w:rPr>
      </w:pPr>
      <w:r w:rsidRPr="00F40D4B">
        <w:rPr>
          <w:rtl/>
        </w:rPr>
        <w:t>ואף ר</w:t>
      </w:r>
      <w:r w:rsidRPr="00F40D4B">
        <w:rPr>
          <w:rFonts w:hint="cs"/>
          <w:rtl/>
        </w:rPr>
        <w:t>יבר</w:t>
      </w:r>
      <w:r w:rsidRPr="00F40D4B">
        <w:rPr>
          <w:rtl/>
        </w:rPr>
        <w:t>"</w:t>
      </w:r>
      <w:r w:rsidRPr="00F40D4B">
        <w:rPr>
          <w:rFonts w:hint="cs"/>
          <w:rtl/>
        </w:rPr>
        <w:t>י</w:t>
      </w:r>
    </w:p>
    <w:p w14:paraId="0A1759FF" w14:textId="77777777" w:rsidR="000D2126" w:rsidRDefault="000D2126" w:rsidP="000D2126">
      <w:pPr>
        <w:rPr>
          <w:rtl/>
        </w:rPr>
      </w:pPr>
      <w:r>
        <w:rPr>
          <w:rFonts w:hint="cs"/>
          <w:rtl/>
        </w:rPr>
        <w:t xml:space="preserve">בא </w:t>
      </w:r>
      <w:r w:rsidR="006F071F" w:rsidRPr="00F40D4B">
        <w:rPr>
          <w:rFonts w:hint="cs"/>
          <w:rtl/>
        </w:rPr>
        <w:t xml:space="preserve">מעשה לידו ופגע בו אליהו </w:t>
      </w:r>
      <w:r w:rsidR="006F071F" w:rsidRPr="000D2126">
        <w:rPr>
          <w:rStyle w:val="affffc"/>
          <w:rFonts w:hint="cs"/>
          <w:rtl/>
        </w:rPr>
        <w:t>וא</w:t>
      </w:r>
      <w:r w:rsidR="006F071F" w:rsidRPr="000D2126">
        <w:rPr>
          <w:rStyle w:val="affffc"/>
          <w:rtl/>
        </w:rPr>
        <w:t>"</w:t>
      </w:r>
      <w:r w:rsidR="006F071F" w:rsidRPr="000D2126">
        <w:rPr>
          <w:rStyle w:val="affffc"/>
          <w:rFonts w:hint="cs"/>
          <w:rtl/>
        </w:rPr>
        <w:t>ל:</w:t>
      </w:r>
      <w:r w:rsidR="006F071F" w:rsidRPr="00F40D4B">
        <w:rPr>
          <w:rtl/>
        </w:rPr>
        <w:t xml:space="preserve"> עד מתי אתה מוסר עמו של אלהינו להריגה?</w:t>
      </w:r>
      <w:r>
        <w:rPr>
          <w:rFonts w:hint="cs"/>
          <w:rtl/>
        </w:rPr>
        <w:t xml:space="preserve"> </w:t>
      </w:r>
      <w:r w:rsidR="006F071F" w:rsidRPr="000D2126">
        <w:rPr>
          <w:rStyle w:val="affffc"/>
          <w:rtl/>
        </w:rPr>
        <w:t>א"</w:t>
      </w:r>
      <w:r w:rsidR="006F071F" w:rsidRPr="000D2126">
        <w:rPr>
          <w:rStyle w:val="affffc"/>
          <w:rFonts w:hint="cs"/>
          <w:rtl/>
        </w:rPr>
        <w:t>ל</w:t>
      </w:r>
      <w:r w:rsidR="006F071F" w:rsidRPr="00F40D4B">
        <w:rPr>
          <w:rFonts w:hint="cs"/>
          <w:rtl/>
        </w:rPr>
        <w:t xml:space="preserve"> מה אעשה הא ציוי המלך הוא </w:t>
      </w:r>
    </w:p>
    <w:p w14:paraId="65E8C0AD" w14:textId="7357620D" w:rsidR="000D2126" w:rsidRDefault="006F071F" w:rsidP="000D2126">
      <w:pPr>
        <w:pStyle w:val="36"/>
        <w:framePr w:wrap="notBeside"/>
        <w:rPr>
          <w:rtl/>
        </w:rPr>
      </w:pPr>
      <w:r w:rsidRPr="00F40D4B">
        <w:rPr>
          <w:rFonts w:hint="cs"/>
          <w:rtl/>
        </w:rPr>
        <w:t>א</w:t>
      </w:r>
      <w:r w:rsidRPr="00F40D4B">
        <w:rPr>
          <w:rtl/>
        </w:rPr>
        <w:t>"</w:t>
      </w:r>
      <w:r w:rsidRPr="00F40D4B">
        <w:rPr>
          <w:rFonts w:hint="cs"/>
          <w:rtl/>
        </w:rPr>
        <w:t>ל</w:t>
      </w:r>
      <w:r w:rsidR="000D2126">
        <w:rPr>
          <w:rFonts w:hint="cs"/>
          <w:rtl/>
        </w:rPr>
        <w:t xml:space="preserve"> אליהו:</w:t>
      </w:r>
    </w:p>
    <w:p w14:paraId="132D182E" w14:textId="6853C179" w:rsidR="006F071F" w:rsidRPr="00F40D4B" w:rsidRDefault="006F071F" w:rsidP="000D2126">
      <w:pPr>
        <w:rPr>
          <w:rtl/>
        </w:rPr>
      </w:pPr>
      <w:r w:rsidRPr="00F40D4B">
        <w:rPr>
          <w:rFonts w:hint="cs"/>
          <w:rtl/>
        </w:rPr>
        <w:t>אביך ברח ל</w:t>
      </w:r>
      <w:r w:rsidRPr="00F40D4B">
        <w:rPr>
          <w:rtl/>
        </w:rPr>
        <w:t>אסיא, את</w:t>
      </w:r>
      <w:r w:rsidRPr="00F40D4B">
        <w:rPr>
          <w:rFonts w:hint="cs"/>
          <w:rtl/>
        </w:rPr>
        <w:t>ה</w:t>
      </w:r>
      <w:r w:rsidRPr="00F40D4B">
        <w:rPr>
          <w:rtl/>
        </w:rPr>
        <w:t xml:space="preserve"> </w:t>
      </w:r>
      <w:r w:rsidRPr="00F40D4B">
        <w:rPr>
          <w:rFonts w:hint="cs"/>
          <w:rtl/>
        </w:rPr>
        <w:t>ברח</w:t>
      </w:r>
      <w:r w:rsidRPr="00F40D4B">
        <w:rPr>
          <w:rtl/>
        </w:rPr>
        <w:t xml:space="preserve"> ללודקיא.</w:t>
      </w:r>
    </w:p>
    <w:p w14:paraId="53A7A706" w14:textId="77777777" w:rsidR="00A6533C" w:rsidRPr="00F40D4B" w:rsidRDefault="00A6533C" w:rsidP="00A6533C">
      <w:pPr>
        <w:pStyle w:val="aff9"/>
        <w:rPr>
          <w:rtl/>
        </w:rPr>
      </w:pPr>
      <w:r w:rsidRPr="00F40D4B">
        <w:rPr>
          <w:rtl/>
        </w:rPr>
        <w:t>***</w:t>
      </w:r>
      <w:bookmarkStart w:id="9" w:name="_Hlk167225905"/>
    </w:p>
    <w:bookmarkEnd w:id="7"/>
    <w:p w14:paraId="7E24A31D" w14:textId="77777777" w:rsidR="00EE3E61" w:rsidRDefault="006F071F" w:rsidP="00EE3E61">
      <w:pPr>
        <w:pStyle w:val="36"/>
        <w:framePr w:wrap="notBeside"/>
        <w:rPr>
          <w:rStyle w:val="affffc"/>
          <w:rtl/>
        </w:rPr>
      </w:pPr>
      <w:r w:rsidRPr="00EE3E61">
        <w:rPr>
          <w:rStyle w:val="affffc"/>
          <w:rFonts w:hint="cs"/>
          <w:rtl/>
        </w:rPr>
        <w:t xml:space="preserve">כשנפגשו </w:t>
      </w:r>
    </w:p>
    <w:p w14:paraId="7B1A9F1E" w14:textId="0CFB2D7F" w:rsidR="00A6533C" w:rsidRPr="00F40D4B" w:rsidRDefault="00EE3E61" w:rsidP="009B508D">
      <w:pPr>
        <w:rPr>
          <w:rtl/>
        </w:rPr>
      </w:pPr>
      <w:r>
        <w:rPr>
          <w:rStyle w:val="affffc"/>
          <w:rFonts w:hint="cs"/>
          <w:rtl/>
        </w:rPr>
        <w:t>ר</w:t>
      </w:r>
      <w:r w:rsidR="006F071F" w:rsidRPr="00EE3E61">
        <w:rPr>
          <w:rStyle w:val="affffc"/>
          <w:rFonts w:hint="cs"/>
          <w:rtl/>
        </w:rPr>
        <w:t>יבר</w:t>
      </w:r>
      <w:r w:rsidR="006F071F" w:rsidRPr="00EE3E61">
        <w:rPr>
          <w:rStyle w:val="affffc"/>
          <w:rtl/>
        </w:rPr>
        <w:t>"</w:t>
      </w:r>
      <w:r w:rsidR="006F071F" w:rsidRPr="00EE3E61">
        <w:rPr>
          <w:rStyle w:val="affffc"/>
          <w:rFonts w:hint="cs"/>
          <w:rtl/>
        </w:rPr>
        <w:t>י וראבר</w:t>
      </w:r>
      <w:r w:rsidR="006F071F" w:rsidRPr="00EE3E61">
        <w:rPr>
          <w:rStyle w:val="affffc"/>
          <w:rtl/>
        </w:rPr>
        <w:t>"</w:t>
      </w:r>
      <w:r w:rsidR="006F071F" w:rsidRPr="00EE3E61">
        <w:rPr>
          <w:rStyle w:val="affffc"/>
          <w:rFonts w:hint="cs"/>
          <w:rtl/>
        </w:rPr>
        <w:t>ש</w:t>
      </w:r>
      <w:r w:rsidR="006F071F" w:rsidRPr="00F40D4B">
        <w:rPr>
          <w:rFonts w:hint="cs"/>
          <w:rtl/>
        </w:rPr>
        <w:t xml:space="preserve"> היה יכול לעבור צמד בקר </w:t>
      </w:r>
      <w:r>
        <w:rPr>
          <w:rFonts w:hint="cs"/>
          <w:rtl/>
        </w:rPr>
        <w:t xml:space="preserve">תחתיהם </w:t>
      </w:r>
      <w:r w:rsidR="006F071F" w:rsidRPr="00F40D4B">
        <w:rPr>
          <w:rFonts w:hint="cs"/>
          <w:rtl/>
        </w:rPr>
        <w:t>בלי ליגע בהם</w:t>
      </w:r>
    </w:p>
    <w:p w14:paraId="5B6B8CEC" w14:textId="77777777" w:rsidR="00EE3E61" w:rsidRDefault="00EE3E61" w:rsidP="00EE3E61">
      <w:pPr>
        <w:pStyle w:val="36"/>
        <w:framePr w:wrap="notBeside"/>
        <w:rPr>
          <w:rtl/>
        </w:rPr>
      </w:pPr>
      <w:r>
        <w:rPr>
          <w:rStyle w:val="affffc"/>
          <w:rFonts w:hint="cs"/>
          <w:rtl/>
        </w:rPr>
        <w:t xml:space="preserve">א''ל </w:t>
      </w:r>
      <w:r w:rsidR="006F071F" w:rsidRPr="00EE3E61">
        <w:rPr>
          <w:rStyle w:val="affffc"/>
          <w:rtl/>
        </w:rPr>
        <w:t>מטרוניתא:</w:t>
      </w:r>
    </w:p>
    <w:p w14:paraId="4E1D0C50" w14:textId="655BCC4E" w:rsidR="00A6533C" w:rsidRPr="00F40D4B" w:rsidRDefault="006F071F" w:rsidP="009B508D">
      <w:pPr>
        <w:rPr>
          <w:rtl/>
        </w:rPr>
      </w:pPr>
      <w:r w:rsidRPr="00F40D4B">
        <w:rPr>
          <w:rtl/>
        </w:rPr>
        <w:t xml:space="preserve">בניכם אינם שלכם! - </w:t>
      </w:r>
      <w:r w:rsidRPr="00EE3E61">
        <w:rPr>
          <w:rStyle w:val="affffc"/>
          <w:rtl/>
        </w:rPr>
        <w:t>אמרו לה:</w:t>
      </w:r>
      <w:r w:rsidRPr="00F40D4B">
        <w:rPr>
          <w:rtl/>
        </w:rPr>
        <w:t xml:space="preserve"> שלהן גדול משלנו.</w:t>
      </w:r>
      <w:r w:rsidRPr="00F40D4B">
        <w:rPr>
          <w:rFonts w:hint="cs"/>
          <w:rtl/>
        </w:rPr>
        <w:t xml:space="preserve"> </w:t>
      </w:r>
      <w:r w:rsidRPr="00F40D4B">
        <w:rPr>
          <w:rtl/>
        </w:rPr>
        <w:t>- כל שכן!</w:t>
      </w:r>
    </w:p>
    <w:p w14:paraId="3B31DEC3" w14:textId="77777777" w:rsidR="00EE3E61" w:rsidRDefault="006F071F" w:rsidP="00EE3E61">
      <w:pPr>
        <w:pStyle w:val="36"/>
        <w:framePr w:wrap="notBeside"/>
        <w:rPr>
          <w:rStyle w:val="affffc"/>
          <w:rtl/>
        </w:rPr>
      </w:pPr>
      <w:r w:rsidRPr="00EE3E61">
        <w:rPr>
          <w:rStyle w:val="affffc"/>
          <w:rFonts w:hint="cs"/>
          <w:rtl/>
        </w:rPr>
        <w:t>א. א</w:t>
      </w:r>
      <w:r w:rsidRPr="00EE3E61">
        <w:rPr>
          <w:rStyle w:val="affffc"/>
          <w:rtl/>
        </w:rPr>
        <w:t>"</w:t>
      </w:r>
      <w:r w:rsidRPr="00EE3E61">
        <w:rPr>
          <w:rStyle w:val="affffc"/>
          <w:rFonts w:hint="cs"/>
          <w:rtl/>
        </w:rPr>
        <w:t>ד</w:t>
      </w:r>
    </w:p>
    <w:p w14:paraId="6F00509C" w14:textId="0F6E17AE" w:rsidR="006F071F" w:rsidRPr="00F40D4B" w:rsidRDefault="006F071F" w:rsidP="009B508D">
      <w:pPr>
        <w:rPr>
          <w:rtl/>
        </w:rPr>
      </w:pPr>
      <w:r w:rsidRPr="00EE3E61">
        <w:rPr>
          <w:rStyle w:val="affffc"/>
          <w:rFonts w:hint="cs"/>
          <w:rtl/>
        </w:rPr>
        <w:t>א</w:t>
      </w:r>
      <w:r w:rsidRPr="00EE3E61">
        <w:rPr>
          <w:rStyle w:val="affffc"/>
          <w:rtl/>
        </w:rPr>
        <w:t>"</w:t>
      </w:r>
      <w:r w:rsidRPr="00EE3E61">
        <w:rPr>
          <w:rStyle w:val="affffc"/>
          <w:rFonts w:hint="cs"/>
          <w:rtl/>
        </w:rPr>
        <w:t>ל</w:t>
      </w:r>
      <w:r w:rsidRPr="00EE3E61">
        <w:rPr>
          <w:rStyle w:val="affffc"/>
          <w:rtl/>
        </w:rPr>
        <w:t>:</w:t>
      </w:r>
      <w:r w:rsidRPr="00F40D4B">
        <w:rPr>
          <w:rtl/>
        </w:rPr>
        <w:t xml:space="preserve"> כי כאיש גבורתו.</w:t>
      </w:r>
    </w:p>
    <w:p w14:paraId="24329062" w14:textId="77777777" w:rsidR="00EE3E61" w:rsidRDefault="006F071F" w:rsidP="00EE3E61">
      <w:pPr>
        <w:pStyle w:val="36"/>
        <w:framePr w:wrap="notBeside"/>
        <w:rPr>
          <w:rtl/>
        </w:rPr>
      </w:pPr>
      <w:r w:rsidRPr="00F40D4B">
        <w:rPr>
          <w:rFonts w:hint="cs"/>
          <w:rtl/>
        </w:rPr>
        <w:t>ב. א</w:t>
      </w:r>
      <w:r w:rsidRPr="00F40D4B">
        <w:rPr>
          <w:rtl/>
        </w:rPr>
        <w:t>"</w:t>
      </w:r>
      <w:r w:rsidRPr="00F40D4B">
        <w:rPr>
          <w:rFonts w:hint="cs"/>
          <w:rtl/>
        </w:rPr>
        <w:t xml:space="preserve">ד </w:t>
      </w:r>
    </w:p>
    <w:p w14:paraId="7BCDE604" w14:textId="74763585" w:rsidR="00A6533C" w:rsidRPr="00F40D4B" w:rsidRDefault="00EE3E61" w:rsidP="009B508D">
      <w:pPr>
        <w:rPr>
          <w:rtl/>
        </w:rPr>
      </w:pPr>
      <w:r w:rsidRPr="00EE3E61">
        <w:rPr>
          <w:rStyle w:val="affffc"/>
          <w:rFonts w:hint="cs"/>
          <w:rtl/>
        </w:rPr>
        <w:t>א</w:t>
      </w:r>
      <w:r w:rsidR="006F071F" w:rsidRPr="00EE3E61">
        <w:rPr>
          <w:rStyle w:val="affffc"/>
          <w:rtl/>
        </w:rPr>
        <w:t>"</w:t>
      </w:r>
      <w:r w:rsidR="006F071F" w:rsidRPr="00EE3E61">
        <w:rPr>
          <w:rStyle w:val="affffc"/>
          <w:rFonts w:hint="cs"/>
          <w:rtl/>
        </w:rPr>
        <w:t>ל</w:t>
      </w:r>
      <w:r w:rsidR="006F071F" w:rsidRPr="00EE3E61">
        <w:rPr>
          <w:rStyle w:val="affffc"/>
          <w:rtl/>
        </w:rPr>
        <w:t>:</w:t>
      </w:r>
      <w:r w:rsidR="006F071F" w:rsidRPr="00F40D4B">
        <w:rPr>
          <w:rtl/>
        </w:rPr>
        <w:t xml:space="preserve"> אהבה דוחקת את הבשר.</w:t>
      </w:r>
    </w:p>
    <w:p w14:paraId="237AEC0B" w14:textId="6594D9AD" w:rsidR="006F071F" w:rsidRPr="00F40D4B" w:rsidRDefault="006F071F" w:rsidP="00E2606B">
      <w:pPr>
        <w:spacing w:after="60"/>
        <w:rPr>
          <w:rtl/>
        </w:rPr>
      </w:pPr>
      <w:r w:rsidRPr="00F40D4B">
        <w:rPr>
          <w:rFonts w:hint="cs"/>
          <w:rtl/>
        </w:rPr>
        <w:t xml:space="preserve">וענוה אפי' </w:t>
      </w:r>
      <w:r w:rsidRPr="00EE3E61">
        <w:rPr>
          <w:rStyle w:val="affff8"/>
          <w:rFonts w:hint="cs"/>
          <w:rtl/>
        </w:rPr>
        <w:t xml:space="preserve">ד'אל תען כסיל כאולתו' </w:t>
      </w:r>
      <w:r w:rsidRPr="00EE3E61">
        <w:rPr>
          <w:rStyle w:val="affff8"/>
          <w:rtl/>
        </w:rPr>
        <w:t>–</w:t>
      </w:r>
      <w:r w:rsidRPr="00F40D4B">
        <w:rPr>
          <w:rFonts w:hint="cs"/>
          <w:rtl/>
        </w:rPr>
        <w:t xml:space="preserve"> כדי שלא להוציא לעז על בניהן</w:t>
      </w:r>
    </w:p>
    <w:p w14:paraId="1F0886B2" w14:textId="77777777" w:rsidR="00EE3E61" w:rsidRDefault="006F071F" w:rsidP="00EE3E61">
      <w:pPr>
        <w:pStyle w:val="36"/>
        <w:framePr w:wrap="notBeside"/>
        <w:rPr>
          <w:rtl/>
        </w:rPr>
      </w:pPr>
      <w:r w:rsidRPr="00F40D4B">
        <w:rPr>
          <w:rtl/>
        </w:rPr>
        <w:t>ארי"ו:</w:t>
      </w:r>
    </w:p>
    <w:p w14:paraId="3DBE2475" w14:textId="13527146" w:rsidR="006F071F" w:rsidRPr="00F40D4B" w:rsidRDefault="006F071F" w:rsidP="009B508D">
      <w:pPr>
        <w:rPr>
          <w:rtl/>
        </w:rPr>
      </w:pPr>
      <w:r w:rsidRPr="00F40D4B">
        <w:rPr>
          <w:rFonts w:hint="cs"/>
          <w:rtl/>
        </w:rPr>
        <w:t xml:space="preserve">איבריה </w:t>
      </w:r>
      <w:r w:rsidRPr="00E2606B">
        <w:rPr>
          <w:rStyle w:val="affffc"/>
          <w:rFonts w:hint="cs"/>
          <w:rtl/>
        </w:rPr>
        <w:t>ד</w:t>
      </w:r>
      <w:r w:rsidRPr="00E2606B">
        <w:rPr>
          <w:rStyle w:val="affffc"/>
          <w:rtl/>
        </w:rPr>
        <w:t>ר</w:t>
      </w:r>
      <w:r w:rsidRPr="00E2606B">
        <w:rPr>
          <w:rStyle w:val="affffc"/>
          <w:rFonts w:hint="cs"/>
          <w:rtl/>
        </w:rPr>
        <w:t>יבר</w:t>
      </w:r>
      <w:r w:rsidRPr="00E2606B">
        <w:rPr>
          <w:rStyle w:val="affffc"/>
          <w:rtl/>
        </w:rPr>
        <w:t>"</w:t>
      </w:r>
      <w:r w:rsidRPr="00E2606B">
        <w:rPr>
          <w:rStyle w:val="affffc"/>
          <w:rFonts w:hint="cs"/>
          <w:rtl/>
        </w:rPr>
        <w:t>י</w:t>
      </w:r>
      <w:r w:rsidRPr="00F40D4B">
        <w:rPr>
          <w:rFonts w:hint="cs"/>
          <w:rtl/>
        </w:rPr>
        <w:t xml:space="preserve"> </w:t>
      </w:r>
      <w:r w:rsidRPr="00F40D4B">
        <w:rPr>
          <w:rtl/>
        </w:rPr>
        <w:t xml:space="preserve">כחמת בת </w:t>
      </w:r>
      <w:r w:rsidRPr="00F40D4B">
        <w:rPr>
          <w:rFonts w:hint="cs"/>
          <w:rtl/>
        </w:rPr>
        <w:t>ט'</w:t>
      </w:r>
      <w:r w:rsidRPr="00F40D4B">
        <w:rPr>
          <w:rtl/>
        </w:rPr>
        <w:t xml:space="preserve"> קבין.</w:t>
      </w:r>
    </w:p>
    <w:p w14:paraId="70A385FE" w14:textId="77777777" w:rsidR="00EE3E61" w:rsidRDefault="006F071F" w:rsidP="00EE3E61">
      <w:pPr>
        <w:pStyle w:val="36"/>
        <w:framePr w:wrap="notBeside"/>
        <w:rPr>
          <w:rtl/>
        </w:rPr>
      </w:pPr>
      <w:r w:rsidRPr="00F40D4B">
        <w:rPr>
          <w:rFonts w:hint="cs"/>
          <w:rtl/>
        </w:rPr>
        <w:t>ר</w:t>
      </w:r>
      <w:r w:rsidRPr="00F40D4B">
        <w:rPr>
          <w:rtl/>
        </w:rPr>
        <w:t>"</w:t>
      </w:r>
      <w:r w:rsidRPr="00F40D4B">
        <w:rPr>
          <w:rFonts w:hint="cs"/>
          <w:rtl/>
        </w:rPr>
        <w:t>פ</w:t>
      </w:r>
      <w:r w:rsidRPr="00F40D4B">
        <w:rPr>
          <w:rtl/>
        </w:rPr>
        <w:t>:</w:t>
      </w:r>
    </w:p>
    <w:p w14:paraId="42897AC4" w14:textId="32E72758" w:rsidR="006F071F" w:rsidRPr="00F40D4B" w:rsidRDefault="006F071F" w:rsidP="009B508D">
      <w:pPr>
        <w:rPr>
          <w:rtl/>
        </w:rPr>
      </w:pPr>
      <w:r w:rsidRPr="00F40D4B">
        <w:rPr>
          <w:rtl/>
        </w:rPr>
        <w:t xml:space="preserve">איבריה </w:t>
      </w:r>
      <w:r w:rsidRPr="00E2606B">
        <w:rPr>
          <w:rStyle w:val="affffc"/>
          <w:rtl/>
        </w:rPr>
        <w:t>דרי"ו</w:t>
      </w:r>
      <w:r w:rsidRPr="00F40D4B">
        <w:rPr>
          <w:rtl/>
        </w:rPr>
        <w:t xml:space="preserve"> כחמת בת </w:t>
      </w:r>
      <w:r w:rsidRPr="00F40D4B">
        <w:rPr>
          <w:rFonts w:hint="cs"/>
          <w:rtl/>
        </w:rPr>
        <w:t>ה'</w:t>
      </w:r>
      <w:r w:rsidRPr="00F40D4B">
        <w:rPr>
          <w:rtl/>
        </w:rPr>
        <w:t xml:space="preserve"> קבין, </w:t>
      </w:r>
      <w:r w:rsidRPr="00E2606B">
        <w:rPr>
          <w:rStyle w:val="affffc"/>
          <w:rtl/>
        </w:rPr>
        <w:t>ואמרי לה</w:t>
      </w:r>
      <w:r w:rsidRPr="00F40D4B">
        <w:rPr>
          <w:rtl/>
        </w:rPr>
        <w:t xml:space="preserve"> בת </w:t>
      </w:r>
      <w:r w:rsidRPr="00F40D4B">
        <w:rPr>
          <w:rFonts w:hint="cs"/>
          <w:rtl/>
        </w:rPr>
        <w:t xml:space="preserve">ג' </w:t>
      </w:r>
      <w:r w:rsidRPr="00F40D4B">
        <w:rPr>
          <w:rtl/>
        </w:rPr>
        <w:t>קבין.</w:t>
      </w:r>
    </w:p>
    <w:p w14:paraId="2F377803" w14:textId="50C03A78" w:rsidR="006F071F" w:rsidRPr="00F40D4B" w:rsidRDefault="00E2606B" w:rsidP="009B508D">
      <w:pPr>
        <w:rPr>
          <w:rtl/>
        </w:rPr>
      </w:pPr>
      <w:r>
        <w:rPr>
          <w:rFonts w:hint="cs"/>
          <w:rtl/>
        </w:rPr>
        <w:t xml:space="preserve">איבריה </w:t>
      </w:r>
      <w:r w:rsidRPr="00EB3345">
        <w:rPr>
          <w:rStyle w:val="affffc"/>
          <w:rtl/>
        </w:rPr>
        <w:t>דר"</w:t>
      </w:r>
      <w:r w:rsidRPr="00EB3345">
        <w:rPr>
          <w:rStyle w:val="affffc"/>
          <w:rFonts w:hint="cs"/>
          <w:rtl/>
        </w:rPr>
        <w:t>פ</w:t>
      </w:r>
      <w:r w:rsidRPr="00F40D4B">
        <w:rPr>
          <w:rFonts w:hint="cs"/>
          <w:rtl/>
        </w:rPr>
        <w:t xml:space="preserve"> </w:t>
      </w:r>
      <w:r w:rsidR="006F071F" w:rsidRPr="00F40D4B">
        <w:rPr>
          <w:rFonts w:hint="cs"/>
          <w:rtl/>
        </w:rPr>
        <w:t>כסלים דהרפנאי</w:t>
      </w:r>
      <w:r w:rsidR="006F071F" w:rsidRPr="00F40D4B">
        <w:rPr>
          <w:rtl/>
        </w:rPr>
        <w:t>.</w:t>
      </w:r>
    </w:p>
    <w:p w14:paraId="7C22F98F" w14:textId="77777777" w:rsidR="00A6533C" w:rsidRPr="00F40D4B" w:rsidRDefault="00A6533C" w:rsidP="00A6533C">
      <w:pPr>
        <w:pStyle w:val="aff9"/>
        <w:rPr>
          <w:rtl/>
        </w:rPr>
      </w:pPr>
      <w:r w:rsidRPr="00F40D4B">
        <w:rPr>
          <w:rtl/>
        </w:rPr>
        <w:t>***</w:t>
      </w:r>
    </w:p>
    <w:p w14:paraId="29487C5C" w14:textId="77777777" w:rsidR="00EE3E61" w:rsidRDefault="006F071F" w:rsidP="00EE3E61">
      <w:pPr>
        <w:pStyle w:val="36"/>
        <w:framePr w:wrap="notBeside"/>
        <w:rPr>
          <w:rtl/>
        </w:rPr>
      </w:pPr>
      <w:r w:rsidRPr="00F40D4B">
        <w:rPr>
          <w:rtl/>
        </w:rPr>
        <w:t>רי"ו:</w:t>
      </w:r>
    </w:p>
    <w:p w14:paraId="746FC747" w14:textId="79E161D0" w:rsidR="006F071F" w:rsidRPr="00F40D4B" w:rsidRDefault="006F071F" w:rsidP="00EE3E61">
      <w:pPr>
        <w:rPr>
          <w:rtl/>
        </w:rPr>
      </w:pPr>
      <w:r w:rsidRPr="00F40D4B">
        <w:rPr>
          <w:rtl/>
        </w:rPr>
        <w:t>אנא אשתיירי משפירי ירושלים.</w:t>
      </w:r>
    </w:p>
    <w:p w14:paraId="7F3CF762" w14:textId="77777777" w:rsidR="006F071F" w:rsidRPr="00F40D4B" w:rsidRDefault="006F071F" w:rsidP="009B508D">
      <w:pPr>
        <w:rPr>
          <w:rtl/>
        </w:rPr>
      </w:pPr>
      <w:r>
        <w:rPr>
          <w:rFonts w:hint="cs"/>
          <w:rtl/>
        </w:rPr>
        <w:t xml:space="preserve">הרוצה לראות מעין יופיו של </w:t>
      </w:r>
      <w:r>
        <w:rPr>
          <w:rStyle w:val="affffc"/>
          <w:rFonts w:hint="cs"/>
          <w:rtl/>
          <w:rPrChange w:id="9159" w:author="מנוע אמוראים" w:date="2026-10-05T16:41:14Z">
            <w:rPr>
              <w:rFonts w:hint="cs"/>
              <w:rtl/>
            </w:rPr>
          </w:rPrChange>
        </w:rPr>
        <w:t xml:space="preserve">רי</w:t>
      </w:r>
      <w:r>
        <w:rPr>
          <w:rStyle w:val="affffc"/>
          <w:rtl/>
          <w:rPrChange w:id="9160" w:author="מנוע אמוראים" w:date="2026-10-05T16:41:14Z">
            <w:rPr>
              <w:rtl/>
            </w:rPr>
          </w:rPrChange>
        </w:rPr>
        <w:t xml:space="preserve">"</w:t>
      </w:r>
      <w:r>
        <w:rPr>
          <w:rStyle w:val="affffc"/>
          <w:rFonts w:hint="cs"/>
          <w:rtl/>
          <w:rPrChange w:id="9161" w:author="מנוע אמוראים" w:date="2026-10-05T16:41:14Z">
            <w:rPr>
              <w:rFonts w:hint="cs"/>
              <w:rtl/>
            </w:rPr>
          </w:rPrChange>
        </w:rPr>
        <w:t xml:space="preserve">ו</w:t>
      </w:r>
      <w:r>
        <w:rPr>
          <w:rFonts w:hint="cs"/>
          <w:rtl/>
        </w:rPr>
        <w:t xml:space="preserve"> יביא כוס כסף מן האש וימלאו בגרעיני רימון אדום ויקיף פי הכוס בורדים אדומים וישימה בין שמש לצל </w:t>
      </w:r>
      <w:r w:rsidRPr="00F40D4B">
        <w:rPr>
          <w:rtl/>
        </w:rPr>
        <w:t>–</w:t>
      </w:r>
      <w:r>
        <w:rPr>
          <w:rFonts w:hint="cs"/>
          <w:rtl/>
        </w:rPr>
        <w:t xml:space="preserve"> הוא אותו הזוהר המשתקף מעין יופיו של </w:t>
      </w:r>
      <w:r>
        <w:rPr>
          <w:rStyle w:val="affffc"/>
          <w:rFonts w:hint="cs"/>
          <w:rtl/>
          <w:rPrChange w:id="9162" w:author="מנוע אמוראים" w:date="2026-10-05T16:41:14Z">
            <w:rPr>
              <w:rFonts w:hint="cs"/>
              <w:rtl/>
            </w:rPr>
          </w:rPrChange>
        </w:rPr>
        <w:t xml:space="preserve">רי</w:t>
      </w:r>
      <w:r>
        <w:rPr>
          <w:rStyle w:val="affffc"/>
          <w:rtl/>
          <w:rPrChange w:id="9163" w:author="מנוע אמוראים" w:date="2026-10-05T16:41:14Z">
            <w:rPr>
              <w:rtl/>
            </w:rPr>
          </w:rPrChange>
        </w:rPr>
        <w:t xml:space="preserve">"</w:t>
      </w:r>
      <w:r>
        <w:rPr>
          <w:rStyle w:val="affffc"/>
          <w:rFonts w:hint="cs"/>
          <w:rtl/>
          <w:rPrChange w:id="9164" w:author="מנוע אמוראים" w:date="2026-10-05T16:41:14Z">
            <w:rPr>
              <w:rFonts w:hint="cs"/>
              <w:rtl/>
            </w:rPr>
          </w:rPrChange>
        </w:rPr>
        <w:t xml:space="preserve">ו</w:t>
      </w:r>
    </w:p>
    <w:p w14:paraId="33F46287" w14:textId="77777777" w:rsidR="00EE3E61" w:rsidRDefault="006F071F" w:rsidP="00EE3E61">
      <w:pPr>
        <w:pStyle w:val="36"/>
        <w:framePr w:wrap="notBeside"/>
        <w:rPr>
          <w:rtl/>
        </w:rPr>
      </w:pPr>
      <w:r w:rsidRPr="00F40D4B">
        <w:rPr>
          <w:rFonts w:hint="cs"/>
          <w:rtl/>
        </w:rPr>
        <w:t>והך דמר</w:t>
      </w:r>
    </w:p>
    <w:p w14:paraId="7844F51C" w14:textId="09C5A241" w:rsidR="00A6533C" w:rsidRPr="00F40D4B" w:rsidRDefault="006F071F" w:rsidP="009B508D">
      <w:pPr>
        <w:rPr>
          <w:rtl/>
        </w:rPr>
      </w:pPr>
      <w:r>
        <w:rPr>
          <w:rFonts w:hint="cs"/>
          <w:rtl/>
        </w:rPr>
        <w:t xml:space="preserve">דיופיו של </w:t>
      </w:r>
      <w:r>
        <w:rPr>
          <w:rStyle w:val="affffc"/>
          <w:rFonts w:hint="cs"/>
          <w:rtl/>
          <w:rPrChange w:id="9165" w:author="מנוע אמוראים" w:date="2026-10-05T16:41:14Z">
            <w:rPr>
              <w:rFonts w:hint="cs"/>
              <w:rtl/>
            </w:rPr>
          </w:rPrChange>
        </w:rPr>
        <w:t xml:space="preserve">ר</w:t>
      </w:r>
      <w:r>
        <w:rPr>
          <w:rStyle w:val="affffc"/>
          <w:rtl/>
          <w:rPrChange w:id="9166" w:author="מנוע אמוראים" w:date="2026-10-05T16:41:14Z">
            <w:rPr>
              <w:rtl/>
            </w:rPr>
          </w:rPrChange>
        </w:rPr>
        <w:t xml:space="preserve">"</w:t>
      </w:r>
      <w:r>
        <w:rPr>
          <w:rStyle w:val="affffc"/>
          <w:rFonts w:hint="cs"/>
          <w:rtl/>
          <w:rPrChange w:id="9167" w:author="מנוע אמוראים" w:date="2026-10-05T16:41:14Z">
            <w:rPr>
              <w:rFonts w:hint="cs"/>
              <w:rtl/>
            </w:rPr>
          </w:rPrChange>
        </w:rPr>
        <w:t xml:space="preserve">כ</w:t>
      </w:r>
      <w:r>
        <w:rPr>
          <w:rFonts w:hint="cs"/>
          <w:rtl/>
        </w:rPr>
        <w:t xml:space="preserve"> מעין </w:t>
      </w:r>
      <w:r>
        <w:rPr>
          <w:rStyle w:val="affffc"/>
          <w:rFonts w:hint="cs"/>
          <w:rtl/>
          <w:rPrChange w:id="9168" w:author="מנוע אמוראים" w:date="2026-10-05T16:41:14Z">
            <w:rPr>
              <w:rFonts w:hint="cs"/>
              <w:rtl/>
            </w:rPr>
          </w:rPrChange>
        </w:rPr>
        <w:t xml:space="preserve">ר</w:t>
      </w:r>
      <w:r>
        <w:rPr>
          <w:rStyle w:val="affffc"/>
          <w:rtl/>
          <w:rPrChange w:id="9169" w:author="מנוע אמוראים" w:date="2026-10-05T16:41:14Z">
            <w:rPr>
              <w:rtl/>
            </w:rPr>
          </w:rPrChange>
        </w:rPr>
        <w:t xml:space="preserve">"</w:t>
      </w:r>
      <w:r>
        <w:rPr>
          <w:rStyle w:val="affffc"/>
          <w:rFonts w:hint="cs"/>
          <w:rtl/>
          <w:rPrChange w:id="9170" w:author="מנוע אמוראים" w:date="2026-10-05T16:41:14Z">
            <w:rPr>
              <w:rFonts w:hint="cs"/>
              <w:rtl/>
            </w:rPr>
          </w:rPrChange>
        </w:rPr>
        <w:t xml:space="preserve">א</w:t>
      </w:r>
      <w:r>
        <w:rPr>
          <w:rFonts w:hint="cs"/>
          <w:rtl/>
        </w:rPr>
        <w:t xml:space="preserve"> </w:t>
      </w:r>
      <w:r>
        <w:rPr>
          <w:rStyle w:val="affffc"/>
          <w:rFonts w:hint="cs"/>
          <w:rtl/>
          <w:rPrChange w:id="9171" w:author="מנוע אמוראים" w:date="2026-10-05T16:41:14Z">
            <w:rPr>
              <w:rFonts w:hint="cs"/>
              <w:rtl/>
            </w:rPr>
          </w:rPrChange>
        </w:rPr>
        <w:t xml:space="preserve">ור</w:t>
      </w:r>
      <w:r>
        <w:rPr>
          <w:rStyle w:val="affffc"/>
          <w:rtl/>
          <w:rPrChange w:id="9172" w:author="מנוע אמוראים" w:date="2026-10-05T16:41:14Z">
            <w:rPr>
              <w:rtl/>
            </w:rPr>
          </w:rPrChange>
        </w:rPr>
        <w:t xml:space="preserve">"</w:t>
      </w:r>
      <w:r>
        <w:rPr>
          <w:rStyle w:val="affffc"/>
          <w:rFonts w:hint="cs"/>
          <w:rtl/>
          <w:rPrChange w:id="9173" w:author="מנוע אמוראים" w:date="2026-10-05T16:41:14Z">
            <w:rPr>
              <w:rFonts w:hint="cs"/>
              <w:rtl/>
            </w:rPr>
          </w:rPrChange>
        </w:rPr>
        <w:t xml:space="preserve">א</w:t>
      </w:r>
      <w:r>
        <w:rPr>
          <w:rFonts w:hint="cs"/>
          <w:rtl/>
        </w:rPr>
        <w:t xml:space="preserve"> מעין יעקב ויעקב מעין אדם הראשון</w:t>
      </w:r>
    </w:p>
    <w:p w14:paraId="278B7937" w14:textId="77777777" w:rsidR="00A6533C" w:rsidRPr="00F40D4B" w:rsidRDefault="006F071F" w:rsidP="009B508D">
      <w:pPr>
        <w:rPr>
          <w:rtl/>
        </w:rPr>
      </w:pPr>
      <w:r>
        <w:rPr>
          <w:rFonts w:hint="cs"/>
          <w:rtl/>
        </w:rPr>
        <w:t xml:space="preserve">לא חשיב </w:t>
      </w:r>
      <w:r>
        <w:rPr>
          <w:rStyle w:val="affffc"/>
          <w:rFonts w:hint="cs"/>
          <w:rtl/>
          <w:rPrChange w:id="9174" w:author="מנוע אמוראים" w:date="2026-10-05T16:41:14Z">
            <w:rPr>
              <w:rFonts w:hint="cs"/>
              <w:rtl/>
            </w:rPr>
          </w:rPrChange>
        </w:rPr>
        <w:t xml:space="preserve">רי</w:t>
      </w:r>
      <w:r>
        <w:rPr>
          <w:rStyle w:val="affffc"/>
          <w:rtl/>
          <w:rPrChange w:id="9175" w:author="מנוע אמוראים" w:date="2026-10-05T16:41:14Z">
            <w:rPr>
              <w:rtl/>
            </w:rPr>
          </w:rPrChange>
        </w:rPr>
        <w:t xml:space="preserve">"</w:t>
      </w:r>
      <w:r>
        <w:rPr>
          <w:rStyle w:val="affffc"/>
          <w:rFonts w:hint="cs"/>
          <w:rtl/>
          <w:rPrChange w:id="9176" w:author="מנוע אמוראים" w:date="2026-10-05T16:41:14Z">
            <w:rPr>
              <w:rFonts w:hint="cs"/>
              <w:rtl/>
            </w:rPr>
          </w:rPrChange>
        </w:rPr>
        <w:t xml:space="preserve">ו</w:t>
      </w:r>
      <w:r>
        <w:rPr>
          <w:rFonts w:hint="cs"/>
          <w:rtl/>
        </w:rPr>
        <w:t xml:space="preserve"> שלא היה לו הדרת פנים</w:t>
      </w:r>
    </w:p>
    <w:p w14:paraId="248CF94E" w14:textId="7D7DBBA9" w:rsidR="006F071F" w:rsidRPr="00F40D4B" w:rsidRDefault="00E2606B" w:rsidP="00E2606B">
      <w:pPr>
        <w:pStyle w:val="aff9"/>
        <w:rPr>
          <w:rtl/>
        </w:rPr>
      </w:pPr>
      <w:r>
        <w:rPr>
          <w:rFonts w:hint="cs"/>
          <w:rtl/>
        </w:rPr>
        <w:t>***</w:t>
      </w:r>
    </w:p>
    <w:p w14:paraId="4ADEA7EF" w14:textId="77777777" w:rsidR="00EE3E61" w:rsidRDefault="006F071F" w:rsidP="00EE3E61">
      <w:pPr>
        <w:pStyle w:val="36"/>
        <w:framePr w:wrap="notBeside"/>
        <w:rPr>
          <w:rtl/>
        </w:rPr>
      </w:pPr>
      <w:r w:rsidRPr="00F40D4B">
        <w:rPr>
          <w:rtl/>
        </w:rPr>
        <w:t>רי"ו</w:t>
      </w:r>
    </w:p>
    <w:p w14:paraId="7B9F2001" w14:textId="06A35F8D" w:rsidR="00A6533C" w:rsidRPr="00F40D4B" w:rsidRDefault="006F071F" w:rsidP="00EE3E61">
      <w:pPr>
        <w:rPr>
          <w:rtl/>
        </w:rPr>
      </w:pPr>
      <w:r w:rsidRPr="00F40D4B">
        <w:rPr>
          <w:rFonts w:hint="cs"/>
          <w:rtl/>
        </w:rPr>
        <w:t>היה יושב ב</w:t>
      </w:r>
      <w:r w:rsidRPr="00F40D4B">
        <w:rPr>
          <w:rtl/>
        </w:rPr>
        <w:t xml:space="preserve">שערי טבילה, </w:t>
      </w:r>
      <w:r w:rsidR="00EE3E61">
        <w:rPr>
          <w:rFonts w:hint="cs"/>
          <w:rtl/>
        </w:rPr>
        <w:t xml:space="preserve">כדי שכשיעלו </w:t>
      </w:r>
      <w:r w:rsidRPr="00F40D4B">
        <w:rPr>
          <w:rtl/>
        </w:rPr>
        <w:t>בנות ישראל מטבילת מצוה לפגעו בי,</w:t>
      </w:r>
      <w:r w:rsidR="00EE3E61">
        <w:rPr>
          <w:rFonts w:hint="cs"/>
          <w:rtl/>
        </w:rPr>
        <w:t xml:space="preserve"> </w:t>
      </w:r>
      <w:r w:rsidRPr="00F40D4B">
        <w:rPr>
          <w:rFonts w:hint="cs"/>
          <w:rtl/>
        </w:rPr>
        <w:t>שיהיו להם ילדים יפים כמותי וילמדו תורה כמותי</w:t>
      </w:r>
    </w:p>
    <w:p w14:paraId="088723C7" w14:textId="4C5F35C8" w:rsidR="006F071F" w:rsidRPr="00F40D4B" w:rsidRDefault="006F071F" w:rsidP="009B508D">
      <w:pPr>
        <w:rPr>
          <w:rtl/>
        </w:rPr>
      </w:pPr>
      <w:r w:rsidRPr="00F40D4B">
        <w:rPr>
          <w:rFonts w:hint="cs"/>
          <w:rtl/>
        </w:rPr>
        <w:t>ולא חשש מעין הרע ד'</w:t>
      </w:r>
      <w:r w:rsidRPr="00F40D4B">
        <w:rPr>
          <w:rtl/>
        </w:rPr>
        <w:t>אנא מזרעא דיוסף קאתינא, דלא שלטא ביה עינא בישא.</w:t>
      </w:r>
    </w:p>
    <w:p w14:paraId="4BA7C8A7" w14:textId="77777777" w:rsidR="00EE3E61" w:rsidRDefault="006F071F" w:rsidP="00EE3E61">
      <w:pPr>
        <w:pStyle w:val="36"/>
        <w:framePr w:wrap="notBeside"/>
        <w:rPr>
          <w:rtl/>
        </w:rPr>
      </w:pPr>
      <w:r w:rsidRPr="00F40D4B">
        <w:rPr>
          <w:rFonts w:hint="cs"/>
          <w:rtl/>
        </w:rPr>
        <w:t>א.</w:t>
      </w:r>
    </w:p>
    <w:p w14:paraId="4374313B" w14:textId="4CF03BDC" w:rsidR="006F071F" w:rsidRPr="00F40D4B" w:rsidRDefault="006F071F" w:rsidP="009B508D">
      <w:pPr>
        <w:rPr>
          <w:rtl/>
        </w:rPr>
      </w:pPr>
      <w:r w:rsidRPr="00EE3E61">
        <w:rPr>
          <w:rStyle w:val="affff8"/>
          <w:rtl/>
        </w:rPr>
        <w:t>ד</w:t>
      </w:r>
      <w:r w:rsidRPr="00EE3E61">
        <w:rPr>
          <w:rStyle w:val="affff8"/>
          <w:rFonts w:hint="cs"/>
          <w:rtl/>
        </w:rPr>
        <w:t>'</w:t>
      </w:r>
      <w:r w:rsidRPr="00EE3E61">
        <w:rPr>
          <w:rStyle w:val="affff8"/>
          <w:rtl/>
        </w:rPr>
        <w:t>בן פרת יוסף בן פרת עלי עין</w:t>
      </w:r>
      <w:r w:rsidRPr="00EE3E61">
        <w:rPr>
          <w:rStyle w:val="affff8"/>
          <w:rFonts w:hint="cs"/>
          <w:rtl/>
        </w:rPr>
        <w:t>'</w:t>
      </w:r>
      <w:r w:rsidRPr="00EE3E61">
        <w:rPr>
          <w:rStyle w:val="affff8"/>
          <w:rtl/>
        </w:rPr>
        <w:t>,</w:t>
      </w:r>
      <w:r w:rsidRPr="00F40D4B">
        <w:rPr>
          <w:rtl/>
        </w:rPr>
        <w:t xml:space="preserve"> </w:t>
      </w:r>
      <w:r w:rsidRPr="00EE3E61">
        <w:rPr>
          <w:rStyle w:val="affffc"/>
          <w:rtl/>
        </w:rPr>
        <w:t>וא</w:t>
      </w:r>
      <w:r w:rsidRPr="00EE3E61">
        <w:rPr>
          <w:rStyle w:val="affffc"/>
          <w:rFonts w:hint="cs"/>
          <w:rtl/>
        </w:rPr>
        <w:t>ר</w:t>
      </w:r>
      <w:r w:rsidRPr="00EE3E61">
        <w:rPr>
          <w:rStyle w:val="affffc"/>
          <w:rtl/>
        </w:rPr>
        <w:t>"</w:t>
      </w:r>
      <w:r w:rsidRPr="00EE3E61">
        <w:rPr>
          <w:rStyle w:val="affffc"/>
          <w:rFonts w:hint="cs"/>
          <w:rtl/>
        </w:rPr>
        <w:t>א</w:t>
      </w:r>
      <w:r w:rsidRPr="00EE3E61">
        <w:rPr>
          <w:rStyle w:val="affffc"/>
          <w:rtl/>
        </w:rPr>
        <w:t>:</w:t>
      </w:r>
      <w:r w:rsidRPr="00F40D4B">
        <w:rPr>
          <w:rtl/>
        </w:rPr>
        <w:t xml:space="preserve"> תקרי </w:t>
      </w:r>
      <w:r w:rsidRPr="00EE3E61">
        <w:rPr>
          <w:b/>
          <w:bCs/>
          <w:rtl/>
        </w:rPr>
        <w:t>עולי עין</w:t>
      </w:r>
      <w:r w:rsidR="00EE3E61">
        <w:rPr>
          <w:rFonts w:hint="cs"/>
          <w:b/>
          <w:bCs/>
          <w:rtl/>
        </w:rPr>
        <w:t>.</w:t>
      </w:r>
    </w:p>
    <w:p w14:paraId="60316293" w14:textId="020AFCDD" w:rsidR="00EE3E61" w:rsidRDefault="006F071F" w:rsidP="00EE3E61">
      <w:pPr>
        <w:pStyle w:val="36"/>
        <w:framePr w:wrap="notBeside"/>
        <w:rPr>
          <w:rtl/>
        </w:rPr>
      </w:pPr>
      <w:r w:rsidRPr="00F40D4B">
        <w:rPr>
          <w:rFonts w:hint="cs"/>
          <w:rtl/>
        </w:rPr>
        <w:t>ב</w:t>
      </w:r>
      <w:r w:rsidR="00EE3E61">
        <w:rPr>
          <w:rFonts w:hint="cs"/>
          <w:rtl/>
        </w:rPr>
        <w:t>.</w:t>
      </w:r>
      <w:r w:rsidRPr="00F40D4B">
        <w:rPr>
          <w:rFonts w:hint="cs"/>
        </w:rPr>
        <w:t xml:space="preserve"> </w:t>
      </w:r>
      <w:r w:rsidRPr="00F40D4B">
        <w:rPr>
          <w:rFonts w:hint="cs"/>
          <w:rtl/>
        </w:rPr>
        <w:t>ריב</w:t>
      </w:r>
      <w:r w:rsidRPr="00F40D4B">
        <w:rPr>
          <w:rtl/>
        </w:rPr>
        <w:t>"</w:t>
      </w:r>
      <w:r w:rsidRPr="00F40D4B">
        <w:rPr>
          <w:rFonts w:hint="cs"/>
          <w:rtl/>
        </w:rPr>
        <w:t>ח</w:t>
      </w:r>
    </w:p>
    <w:p w14:paraId="669E3AE4" w14:textId="39D9C1FA" w:rsidR="00A6533C" w:rsidRPr="00F40D4B" w:rsidRDefault="006F071F" w:rsidP="009B508D">
      <w:pPr>
        <w:rPr>
          <w:rtl/>
        </w:rPr>
      </w:pPr>
      <w:r w:rsidRPr="00EE3E61">
        <w:rPr>
          <w:rStyle w:val="affffc"/>
          <w:rFonts w:hint="cs"/>
          <w:rtl/>
        </w:rPr>
        <w:t>מ'</w:t>
      </w:r>
      <w:r>
        <w:rPr>
          <w:rStyle w:val="affff8"/>
          <w:rtl/>
          <w:rPrChange w:id="9009" w:author="מנוע פסוקים" w:date="2026-10-05T16:38:06Z">
            <w:rPr>
              <w:rStyle w:val="affffc"/>
              <w:rtl/>
            </w:rPr>
          </w:rPrChange>
        </w:rPr>
        <w:t xml:space="preserve">וידגו לרב בקרב הארץ</w:t>
      </w:r>
      <w:r w:rsidRPr="00EE3E61">
        <w:rPr>
          <w:rStyle w:val="affffc"/>
          <w:rFonts w:hint="cs"/>
          <w:rtl/>
        </w:rPr>
        <w:t>'</w:t>
      </w:r>
      <w:r w:rsidRPr="00EE3E61">
        <w:rPr>
          <w:rStyle w:val="affffc"/>
          <w:rtl/>
        </w:rPr>
        <w:t>,</w:t>
      </w:r>
      <w:r w:rsidRPr="00F40D4B">
        <w:rPr>
          <w:rtl/>
        </w:rPr>
        <w:t xml:space="preserve"> </w:t>
      </w:r>
      <w:r w:rsidRPr="00F40D4B">
        <w:rPr>
          <w:rFonts w:hint="cs"/>
          <w:rtl/>
        </w:rPr>
        <w:t>דזרעו של יוסף כ</w:t>
      </w:r>
      <w:r w:rsidRPr="00F40D4B">
        <w:rPr>
          <w:rtl/>
        </w:rPr>
        <w:t xml:space="preserve">דגים שבים </w:t>
      </w:r>
      <w:r w:rsidRPr="00F40D4B">
        <w:rPr>
          <w:rFonts w:hint="cs"/>
          <w:rtl/>
        </w:rPr>
        <w:t>ש</w:t>
      </w:r>
      <w:r w:rsidRPr="00F40D4B">
        <w:rPr>
          <w:rtl/>
        </w:rPr>
        <w:t>מים מכסים אותם, ואין העין שולטת בהן</w:t>
      </w:r>
    </w:p>
    <w:p w14:paraId="6D5ED7AF" w14:textId="77777777" w:rsidR="00A6533C" w:rsidRPr="00F40D4B" w:rsidRDefault="00A6533C" w:rsidP="00A6533C">
      <w:pPr>
        <w:pStyle w:val="aff9"/>
        <w:rPr>
          <w:rtl/>
        </w:rPr>
      </w:pPr>
      <w:r w:rsidRPr="00F40D4B">
        <w:rPr>
          <w:rtl/>
        </w:rPr>
        <w:t>***</w:t>
      </w:r>
    </w:p>
    <w:p w14:paraId="6D0B9FDA" w14:textId="7EBD2505" w:rsidR="006F071F" w:rsidRPr="00F40D4B" w:rsidRDefault="006F071F" w:rsidP="00EE3E61">
      <w:pPr>
        <w:spacing w:after="60"/>
        <w:rPr>
          <w:rtl/>
        </w:rPr>
      </w:pPr>
      <w:r w:rsidRPr="00F40D4B">
        <w:rPr>
          <w:rtl/>
        </w:rPr>
        <w:t>י</w:t>
      </w:r>
      <w:r>
        <w:rPr>
          <w:rFonts w:hint="cs"/>
          <w:rtl/>
        </w:rPr>
        <w:t xml:space="preserve">ום אחד כששחה </w:t>
      </w:r>
      <w:r>
        <w:rPr>
          <w:rStyle w:val="affffc"/>
          <w:rFonts w:hint="cs"/>
          <w:rtl/>
          <w:rPrChange w:id="9177" w:author="מנוע אמוראים" w:date="2026-10-05T16:41:14Z">
            <w:rPr>
              <w:rFonts w:hint="cs"/>
              <w:rtl/>
            </w:rPr>
          </w:rPrChange>
        </w:rPr>
        <w:t xml:space="preserve">רי</w:t>
      </w:r>
      <w:r>
        <w:rPr>
          <w:rStyle w:val="affffc"/>
          <w:rtl/>
          <w:rPrChange w:id="9178" w:author="מנוע אמוראים" w:date="2026-10-05T16:41:14Z">
            <w:rPr>
              <w:rtl/>
            </w:rPr>
          </w:rPrChange>
        </w:rPr>
        <w:t xml:space="preserve">"</w:t>
      </w:r>
      <w:r>
        <w:rPr>
          <w:rStyle w:val="affffc"/>
          <w:rFonts w:hint="cs"/>
          <w:rtl/>
          <w:rPrChange w:id="9179" w:author="מנוע אמוראים" w:date="2026-10-05T16:41:14Z">
            <w:rPr>
              <w:rFonts w:hint="cs"/>
              <w:rtl/>
            </w:rPr>
          </w:rPrChange>
        </w:rPr>
        <w:t xml:space="preserve">ו</w:t>
      </w:r>
      <w:r>
        <w:rPr>
          <w:rFonts w:hint="cs"/>
          <w:rtl/>
        </w:rPr>
        <w:t xml:space="preserve"> בירדן </w:t>
      </w:r>
      <w:r w:rsidRPr="00EE3E61">
        <w:rPr>
          <w:rStyle w:val="affffc"/>
          <w:rFonts w:hint="cs"/>
          <w:rtl/>
        </w:rPr>
        <w:t>וראה לר</w:t>
      </w:r>
      <w:r w:rsidRPr="00EE3E61">
        <w:rPr>
          <w:rStyle w:val="affffc"/>
          <w:rtl/>
        </w:rPr>
        <w:t>"</w:t>
      </w:r>
      <w:r w:rsidRPr="00EE3E61">
        <w:rPr>
          <w:rStyle w:val="affffc"/>
          <w:rFonts w:hint="cs"/>
          <w:rtl/>
        </w:rPr>
        <w:t>ל</w:t>
      </w:r>
      <w:r w:rsidRPr="00F40D4B">
        <w:rPr>
          <w:rFonts w:hint="cs"/>
          <w:rtl/>
        </w:rPr>
        <w:t xml:space="preserve"> שקפץ אחריו מעל הירדן </w:t>
      </w:r>
      <w:r w:rsidRPr="00EE3E61">
        <w:rPr>
          <w:rStyle w:val="affffc"/>
          <w:rFonts w:hint="cs"/>
          <w:rtl/>
        </w:rPr>
        <w:t>א</w:t>
      </w:r>
      <w:r w:rsidRPr="00EE3E61">
        <w:rPr>
          <w:rStyle w:val="affffc"/>
          <w:rtl/>
        </w:rPr>
        <w:t>"</w:t>
      </w:r>
      <w:r w:rsidRPr="00EE3E61">
        <w:rPr>
          <w:rStyle w:val="affffc"/>
          <w:rFonts w:hint="cs"/>
          <w:rtl/>
        </w:rPr>
        <w:t>ל</w:t>
      </w:r>
      <w:r w:rsidRPr="00F40D4B">
        <w:rPr>
          <w:rFonts w:hint="cs"/>
          <w:rtl/>
        </w:rPr>
        <w:t xml:space="preserve"> חילך לאוריתא </w:t>
      </w:r>
      <w:r w:rsidRPr="00EE3E61">
        <w:rPr>
          <w:rStyle w:val="affffc"/>
          <w:rFonts w:hint="cs"/>
          <w:rtl/>
        </w:rPr>
        <w:t>א</w:t>
      </w:r>
      <w:r w:rsidRPr="00EE3E61">
        <w:rPr>
          <w:rStyle w:val="affffc"/>
          <w:rtl/>
        </w:rPr>
        <w:t>"</w:t>
      </w:r>
      <w:r w:rsidRPr="00EE3E61">
        <w:rPr>
          <w:rStyle w:val="affffc"/>
          <w:rFonts w:hint="cs"/>
          <w:rtl/>
        </w:rPr>
        <w:t>ל</w:t>
      </w:r>
      <w:r w:rsidRPr="00F40D4B">
        <w:rPr>
          <w:rFonts w:hint="cs"/>
          <w:rtl/>
        </w:rPr>
        <w:t xml:space="preserve"> יופיך לנשים </w:t>
      </w:r>
      <w:r w:rsidRPr="00EE3E61">
        <w:rPr>
          <w:rStyle w:val="affffc"/>
          <w:rFonts w:hint="cs"/>
          <w:rtl/>
        </w:rPr>
        <w:t>א</w:t>
      </w:r>
      <w:r w:rsidRPr="00EE3E61">
        <w:rPr>
          <w:rStyle w:val="affffc"/>
          <w:rtl/>
        </w:rPr>
        <w:t>"</w:t>
      </w:r>
      <w:r w:rsidRPr="00EE3E61">
        <w:rPr>
          <w:rStyle w:val="affffc"/>
          <w:rFonts w:hint="cs"/>
          <w:rtl/>
        </w:rPr>
        <w:t>ל</w:t>
      </w:r>
      <w:r w:rsidRPr="00F40D4B">
        <w:rPr>
          <w:rFonts w:hint="cs"/>
          <w:rtl/>
        </w:rPr>
        <w:t xml:space="preserve"> אי תחזור בך אתן לך אחותי היפה ממני וקיבל עליו, וכשרצה לקפוץ חזרה להביא כליו כבר לא יכל, קרא ושנה עד שנעשה גברא רבא</w:t>
      </w:r>
    </w:p>
    <w:p w14:paraId="6AE0E244" w14:textId="77777777" w:rsidR="00EE3E61" w:rsidRDefault="006F071F" w:rsidP="009B508D">
      <w:pPr>
        <w:rPr>
          <w:rtl/>
        </w:rPr>
      </w:pPr>
      <w:r w:rsidRPr="00F40D4B">
        <w:rPr>
          <w:rFonts w:hint="cs"/>
          <w:rtl/>
        </w:rPr>
        <w:t>כשנחלקו בביהמ</w:t>
      </w:r>
      <w:r w:rsidRPr="00F40D4B">
        <w:rPr>
          <w:rtl/>
        </w:rPr>
        <w:t>"</w:t>
      </w:r>
      <w:r w:rsidRPr="00F40D4B">
        <w:rPr>
          <w:rFonts w:hint="cs"/>
          <w:rtl/>
        </w:rPr>
        <w:t xml:space="preserve">ד </w:t>
      </w:r>
      <w:r w:rsidRPr="00F40D4B">
        <w:rPr>
          <w:rtl/>
        </w:rPr>
        <w:t xml:space="preserve">הסייף והסכין והפגיון והרומח ומגל יד ומגל קציר מאימתי מקבלין טומאה - משעת גמר מלאכתן, </w:t>
      </w:r>
    </w:p>
    <w:p w14:paraId="09AB5EBE" w14:textId="69F90345" w:rsidR="00EE3E61" w:rsidRDefault="006F071F" w:rsidP="00EE3E61">
      <w:pPr>
        <w:pStyle w:val="36"/>
        <w:framePr w:wrap="notBeside"/>
        <w:rPr>
          <w:rStyle w:val="affffc"/>
          <w:rFonts w:ascii="BA TM • Vilna Extra-Bold" w:hAnsi="BA TM • Vilna Extra-Bold" w:cs="BA TM • Vilna Extra-Bold"/>
          <w:b w:val="0"/>
          <w:spacing w:val="0"/>
          <w:rtl/>
        </w:rPr>
      </w:pPr>
      <w:r w:rsidRPr="00EE3E61">
        <w:rPr>
          <w:rStyle w:val="affffc"/>
          <w:rFonts w:ascii="BA TM • Vilna Extra-Bold" w:hAnsi="BA TM • Vilna Extra-Bold" w:cs="BA TM • Vilna Extra-Bold" w:hint="cs"/>
          <w:b w:val="0"/>
          <w:spacing w:val="0"/>
          <w:rtl/>
        </w:rPr>
        <w:t>ו</w:t>
      </w:r>
      <w:r w:rsidR="00E2606B">
        <w:rPr>
          <w:rStyle w:val="affffc"/>
          <w:rFonts w:ascii="BA TM • Vilna Extra-Bold" w:hAnsi="BA TM • Vilna Extra-Bold" w:cs="BA TM • Vilna Extra-Bold" w:hint="cs"/>
          <w:b w:val="0"/>
          <w:spacing w:val="0"/>
          <w:rtl/>
        </w:rPr>
        <w:t>נחלקו</w:t>
      </w:r>
      <w:r w:rsidRPr="00EE3E61">
        <w:rPr>
          <w:rStyle w:val="affffc"/>
          <w:rFonts w:ascii="BA TM • Vilna Extra-Bold" w:hAnsi="BA TM • Vilna Extra-Bold" w:cs="BA TM • Vilna Extra-Bold" w:hint="cs"/>
          <w:b w:val="0"/>
          <w:spacing w:val="0"/>
          <w:rtl/>
        </w:rPr>
        <w:t xml:space="preserve"> </w:t>
      </w:r>
    </w:p>
    <w:p w14:paraId="72006388" w14:textId="5A5A7EA2" w:rsidR="006F071F" w:rsidRPr="00F40D4B" w:rsidRDefault="006F071F" w:rsidP="00EE3E61">
      <w:pPr>
        <w:rPr>
          <w:rtl/>
        </w:rPr>
      </w:pPr>
      <w:r w:rsidRPr="00EE3E61">
        <w:rPr>
          <w:rStyle w:val="affffc"/>
          <w:rtl/>
        </w:rPr>
        <w:t>רי"</w:t>
      </w:r>
      <w:r w:rsidRPr="00EE3E61">
        <w:rPr>
          <w:rStyle w:val="affffc"/>
          <w:rFonts w:hint="cs"/>
          <w:rtl/>
        </w:rPr>
        <w:t>ו</w:t>
      </w:r>
      <w:r w:rsidR="00E2606B">
        <w:rPr>
          <w:rStyle w:val="affffc"/>
          <w:rFonts w:hint="cs"/>
          <w:rtl/>
        </w:rPr>
        <w:t xml:space="preserve"> אמר</w:t>
      </w:r>
      <w:r w:rsidRPr="00EE3E61">
        <w:rPr>
          <w:rStyle w:val="affffc"/>
          <w:rtl/>
        </w:rPr>
        <w:t>:</w:t>
      </w:r>
      <w:r w:rsidRPr="00F40D4B">
        <w:rPr>
          <w:rtl/>
        </w:rPr>
        <w:t xml:space="preserve"> משיצרפם בכבשן, </w:t>
      </w:r>
      <w:r w:rsidRPr="00EE3E61">
        <w:rPr>
          <w:rStyle w:val="affffc"/>
          <w:rFonts w:hint="cs"/>
          <w:rtl/>
        </w:rPr>
        <w:t>ר</w:t>
      </w:r>
      <w:r w:rsidRPr="00EE3E61">
        <w:rPr>
          <w:rStyle w:val="affffc"/>
          <w:rtl/>
        </w:rPr>
        <w:t>"</w:t>
      </w:r>
      <w:r w:rsidRPr="00EE3E61">
        <w:rPr>
          <w:rStyle w:val="affffc"/>
          <w:rFonts w:hint="cs"/>
          <w:rtl/>
        </w:rPr>
        <w:t>ל</w:t>
      </w:r>
      <w:r w:rsidR="00E2606B">
        <w:rPr>
          <w:rStyle w:val="affffc"/>
          <w:rFonts w:hint="cs"/>
          <w:rtl/>
        </w:rPr>
        <w:t xml:space="preserve"> אמר</w:t>
      </w:r>
      <w:r w:rsidRPr="00EE3E61">
        <w:rPr>
          <w:rStyle w:val="affffc"/>
          <w:rtl/>
        </w:rPr>
        <w:t>:</w:t>
      </w:r>
      <w:r w:rsidRPr="00F40D4B">
        <w:rPr>
          <w:rtl/>
        </w:rPr>
        <w:t xml:space="preserve"> משיצחצחן במים.</w:t>
      </w:r>
    </w:p>
    <w:p w14:paraId="7745211C" w14:textId="77777777" w:rsidR="00EE3E61" w:rsidRDefault="006F071F" w:rsidP="00EE3E61">
      <w:pPr>
        <w:pStyle w:val="36"/>
        <w:framePr w:wrap="notBeside"/>
        <w:rPr>
          <w:rtl/>
        </w:rPr>
      </w:pPr>
      <w:r w:rsidRPr="00F40D4B">
        <w:rPr>
          <w:rtl/>
        </w:rPr>
        <w:t xml:space="preserve">- </w:t>
      </w:r>
      <w:r w:rsidRPr="00F40D4B">
        <w:rPr>
          <w:rFonts w:hint="cs"/>
          <w:rtl/>
        </w:rPr>
        <w:t>א</w:t>
      </w:r>
      <w:r w:rsidRPr="00F40D4B">
        <w:rPr>
          <w:rtl/>
        </w:rPr>
        <w:t>"</w:t>
      </w:r>
      <w:r w:rsidRPr="00F40D4B">
        <w:rPr>
          <w:rFonts w:hint="cs"/>
          <w:rtl/>
        </w:rPr>
        <w:t>ל רי</w:t>
      </w:r>
      <w:r w:rsidRPr="00F40D4B">
        <w:rPr>
          <w:rtl/>
        </w:rPr>
        <w:t>"</w:t>
      </w:r>
      <w:r w:rsidRPr="00F40D4B">
        <w:rPr>
          <w:rFonts w:hint="cs"/>
          <w:rtl/>
        </w:rPr>
        <w:t>ו</w:t>
      </w:r>
    </w:p>
    <w:p w14:paraId="4E54FFEB" w14:textId="77777777" w:rsidR="00E2606B" w:rsidRDefault="006F071F" w:rsidP="00EE3E61">
      <w:pPr>
        <w:rPr>
          <w:rtl/>
        </w:rPr>
      </w:pPr>
      <w:r w:rsidRPr="00F40D4B">
        <w:rPr>
          <w:rFonts w:hint="cs"/>
          <w:rtl/>
        </w:rPr>
        <w:t>ליסטים</w:t>
      </w:r>
      <w:r w:rsidRPr="00F40D4B">
        <w:rPr>
          <w:rtl/>
        </w:rPr>
        <w:t xml:space="preserve"> בלסטיותיה ידע</w:t>
      </w:r>
    </w:p>
    <w:p w14:paraId="5250B93E" w14:textId="77777777" w:rsidR="00E2606B" w:rsidRDefault="006F071F" w:rsidP="00E2606B">
      <w:pPr>
        <w:pStyle w:val="36"/>
        <w:framePr w:wrap="notBeside"/>
        <w:rPr>
          <w:rStyle w:val="affffc"/>
          <w:rtl/>
        </w:rPr>
      </w:pPr>
      <w:r w:rsidRPr="00F40D4B">
        <w:rPr>
          <w:rFonts w:hint="cs"/>
          <w:rtl/>
        </w:rPr>
        <w:t xml:space="preserve">- </w:t>
      </w:r>
      <w:r w:rsidRPr="00EE3E61">
        <w:rPr>
          <w:rStyle w:val="affffc"/>
          <w:rtl/>
        </w:rPr>
        <w:t>א"</w:t>
      </w:r>
      <w:r w:rsidRPr="00EE3E61">
        <w:rPr>
          <w:rStyle w:val="affffc"/>
          <w:rFonts w:hint="cs"/>
          <w:rtl/>
        </w:rPr>
        <w:t>ל</w:t>
      </w:r>
      <w:r w:rsidR="00E2606B">
        <w:rPr>
          <w:rStyle w:val="affffc"/>
          <w:rFonts w:hint="cs"/>
          <w:rtl/>
        </w:rPr>
        <w:t xml:space="preserve"> ר''ל</w:t>
      </w:r>
    </w:p>
    <w:p w14:paraId="6038958A" w14:textId="1D9DC034" w:rsidR="00EE3E61" w:rsidRDefault="006F071F" w:rsidP="00EE3E61">
      <w:pPr>
        <w:rPr>
          <w:rtl/>
        </w:rPr>
      </w:pPr>
      <w:r w:rsidRPr="00F40D4B">
        <w:rPr>
          <w:rFonts w:hint="cs"/>
          <w:rtl/>
        </w:rPr>
        <w:t>ומה הועלתי קודם קרו לי רבי וגם עכשיו כך קורים לי</w:t>
      </w:r>
      <w:r w:rsidR="00EE3E61">
        <w:rPr>
          <w:rFonts w:hint="cs"/>
          <w:rtl/>
        </w:rPr>
        <w:t>,</w:t>
      </w:r>
    </w:p>
    <w:p w14:paraId="49AD4B59" w14:textId="77777777" w:rsidR="00EE3E61" w:rsidRDefault="006F071F" w:rsidP="00EE3E61">
      <w:pPr>
        <w:pStyle w:val="36"/>
        <w:framePr w:wrap="notBeside"/>
        <w:rPr>
          <w:rtl/>
        </w:rPr>
      </w:pPr>
      <w:r w:rsidRPr="00F40D4B">
        <w:rPr>
          <w:rFonts w:hint="cs"/>
          <w:rtl/>
        </w:rPr>
        <w:t>א</w:t>
      </w:r>
      <w:r w:rsidRPr="00F40D4B">
        <w:rPr>
          <w:rtl/>
        </w:rPr>
        <w:t>"</w:t>
      </w:r>
      <w:r w:rsidRPr="00F40D4B">
        <w:rPr>
          <w:rFonts w:hint="cs"/>
          <w:rtl/>
        </w:rPr>
        <w:t>ל</w:t>
      </w:r>
      <w:r w:rsidRPr="00F40D4B">
        <w:rPr>
          <w:rtl/>
        </w:rPr>
        <w:t>:</w:t>
      </w:r>
    </w:p>
    <w:p w14:paraId="21F2EC0E" w14:textId="77777777" w:rsidR="00E2606B" w:rsidRDefault="006F071F" w:rsidP="00E2606B">
      <w:pPr>
        <w:spacing w:after="60"/>
        <w:rPr>
          <w:rtl/>
        </w:rPr>
      </w:pPr>
      <w:r w:rsidRPr="00F40D4B">
        <w:rPr>
          <w:rtl/>
        </w:rPr>
        <w:t xml:space="preserve">אהנאי לך </w:t>
      </w:r>
      <w:r w:rsidR="00EE3E61">
        <w:rPr>
          <w:rFonts w:hint="cs"/>
          <w:rtl/>
        </w:rPr>
        <w:t xml:space="preserve">שקירבתיך </w:t>
      </w:r>
      <w:r w:rsidRPr="00F40D4B">
        <w:rPr>
          <w:rtl/>
        </w:rPr>
        <w:t>תחת כנפי השכינה.</w:t>
      </w:r>
      <w:r w:rsidRPr="00F40D4B">
        <w:rPr>
          <w:rFonts w:hint="cs"/>
          <w:rtl/>
        </w:rPr>
        <w:t xml:space="preserve"> </w:t>
      </w:r>
    </w:p>
    <w:p w14:paraId="0DA2D152" w14:textId="77777777" w:rsidR="00E2606B" w:rsidRDefault="006F071F" w:rsidP="00EE3E61">
      <w:pPr>
        <w:rPr>
          <w:rtl/>
        </w:rPr>
      </w:pPr>
      <w:r w:rsidRPr="00F40D4B">
        <w:rPr>
          <w:rtl/>
        </w:rPr>
        <w:t>חלש</w:t>
      </w:r>
      <w:r w:rsidR="00EE3E61">
        <w:rPr>
          <w:rFonts w:hint="cs"/>
          <w:rtl/>
        </w:rPr>
        <w:t>ה</w:t>
      </w:r>
      <w:r w:rsidRPr="00F40D4B">
        <w:rPr>
          <w:rtl/>
        </w:rPr>
        <w:t xml:space="preserve"> דעת</w:t>
      </w:r>
      <w:r w:rsidR="00EE3E61">
        <w:rPr>
          <w:rFonts w:hint="cs"/>
          <w:rtl/>
        </w:rPr>
        <w:t>ו</w:t>
      </w:r>
      <w:r>
        <w:rPr>
          <w:rtl/>
        </w:rPr>
        <w:t xml:space="preserve"> </w:t>
      </w:r>
      <w:r>
        <w:rPr>
          <w:rStyle w:val="affffc"/>
          <w:rtl/>
          <w:rPrChange w:id="9180" w:author="מנוע אמוראים" w:date="2026-10-05T16:41:14Z">
            <w:rPr>
              <w:rtl/>
            </w:rPr>
          </w:rPrChange>
        </w:rPr>
        <w:t xml:space="preserve">דרי"ו</w:t>
      </w:r>
      <w:r>
        <w:rPr>
          <w:rtl/>
        </w:rPr>
        <w:t xml:space="preserve">, חלש ריש לקיש.</w:t>
      </w:r>
      <w:r w:rsidR="00EE3E61">
        <w:rPr>
          <w:rFonts w:hint="cs"/>
          <w:rtl/>
        </w:rPr>
        <w:t xml:space="preserve"> </w:t>
      </w:r>
    </w:p>
    <w:p w14:paraId="0EC6501D" w14:textId="77777777" w:rsidR="00E2606B" w:rsidRDefault="00EE3E61" w:rsidP="00E2606B">
      <w:pPr>
        <w:pStyle w:val="36"/>
        <w:framePr w:wrap="notBeside"/>
        <w:rPr>
          <w:rtl/>
        </w:rPr>
      </w:pPr>
      <w:r>
        <w:rPr>
          <w:rFonts w:hint="cs"/>
          <w:rtl/>
        </w:rPr>
        <w:t>באה</w:t>
      </w:r>
      <w:r w:rsidR="006F071F" w:rsidRPr="00F40D4B">
        <w:rPr>
          <w:rFonts w:hint="cs"/>
          <w:rtl/>
        </w:rPr>
        <w:t xml:space="preserve"> אחות רי</w:t>
      </w:r>
      <w:r w:rsidR="006F071F" w:rsidRPr="00F40D4B">
        <w:rPr>
          <w:rtl/>
        </w:rPr>
        <w:t>"</w:t>
      </w:r>
      <w:r w:rsidR="006F071F" w:rsidRPr="00F40D4B">
        <w:rPr>
          <w:rFonts w:hint="cs"/>
          <w:rtl/>
        </w:rPr>
        <w:t>ו</w:t>
      </w:r>
    </w:p>
    <w:p w14:paraId="75347596" w14:textId="54115836" w:rsidR="00EE3E61" w:rsidRPr="00E2606B" w:rsidRDefault="006F071F" w:rsidP="00E2606B">
      <w:pPr>
        <w:rPr>
          <w:rStyle w:val="affff8"/>
          <w:rtl/>
        </w:rPr>
      </w:pPr>
      <w:r w:rsidRPr="00F40D4B">
        <w:rPr>
          <w:rFonts w:hint="cs"/>
          <w:rtl/>
        </w:rPr>
        <w:t>בכתה לו דע</w:t>
      </w:r>
      <w:r w:rsidRPr="00F40D4B">
        <w:rPr>
          <w:rtl/>
        </w:rPr>
        <w:t>שה בשביל בני!</w:t>
      </w:r>
      <w:r w:rsidR="00E2606B">
        <w:rPr>
          <w:rFonts w:hint="cs"/>
          <w:rtl/>
        </w:rPr>
        <w:t xml:space="preserve"> א</w:t>
      </w:r>
      <w:r w:rsidRPr="00F40D4B">
        <w:rPr>
          <w:rtl/>
        </w:rPr>
        <w:t>"</w:t>
      </w:r>
      <w:r w:rsidRPr="00F40D4B">
        <w:rPr>
          <w:rFonts w:hint="cs"/>
          <w:rtl/>
        </w:rPr>
        <w:t>ל</w:t>
      </w:r>
      <w:r w:rsidRPr="00F40D4B">
        <w:rPr>
          <w:rtl/>
        </w:rPr>
        <w:t>:</w:t>
      </w:r>
      <w:r w:rsidR="00E2606B">
        <w:rPr>
          <w:rFonts w:hint="cs"/>
          <w:rtl/>
        </w:rPr>
        <w:t xml:space="preserve"> </w:t>
      </w:r>
      <w:r w:rsidRPr="00E2606B">
        <w:rPr>
          <w:rStyle w:val="affff8"/>
          <w:rtl/>
        </w:rPr>
        <w:t>עזבה</w:t>
      </w:r>
      <w:r w:rsidRPr="00E2606B">
        <w:rPr>
          <w:rStyle w:val="affff8"/>
          <w:rFonts w:hint="cs"/>
          <w:rtl/>
        </w:rPr>
        <w:t>,</w:t>
      </w:r>
      <w:r w:rsidRPr="00E2606B">
        <w:rPr>
          <w:rStyle w:val="affff8"/>
          <w:rtl/>
        </w:rPr>
        <w:t xml:space="preserve"> יתמיך אני אחיה.</w:t>
      </w:r>
      <w:r w:rsidR="00EE3E61" w:rsidRPr="00E2606B">
        <w:rPr>
          <w:rStyle w:val="affff8"/>
          <w:rFonts w:hint="cs"/>
          <w:rtl/>
        </w:rPr>
        <w:t xml:space="preserve"> </w:t>
      </w:r>
    </w:p>
    <w:p w14:paraId="229E87C4" w14:textId="7F5EDC40" w:rsidR="006F071F" w:rsidRPr="00F40D4B" w:rsidRDefault="006F071F" w:rsidP="00EE3E61">
      <w:pPr>
        <w:rPr>
          <w:rtl/>
        </w:rPr>
      </w:pPr>
      <w:r w:rsidRPr="00F40D4B">
        <w:rPr>
          <w:rtl/>
        </w:rPr>
        <w:lastRenderedPageBreak/>
        <w:t xml:space="preserve">- עשה בשביל אלמנותי! </w:t>
      </w:r>
      <w:r w:rsidRPr="00EE3E61">
        <w:rPr>
          <w:rStyle w:val="affffc"/>
          <w:rtl/>
        </w:rPr>
        <w:t>- אמר לה:</w:t>
      </w:r>
      <w:r w:rsidRPr="00F40D4B">
        <w:rPr>
          <w:rtl/>
        </w:rPr>
        <w:t xml:space="preserve"> </w:t>
      </w:r>
      <w:r w:rsidRPr="00EE3E61">
        <w:rPr>
          <w:rStyle w:val="affff8"/>
          <w:rFonts w:hint="cs"/>
          <w:rtl/>
        </w:rPr>
        <w:t>'</w:t>
      </w:r>
      <w:r w:rsidRPr="00EE3E61">
        <w:rPr>
          <w:rStyle w:val="affff8"/>
          <w:rtl/>
        </w:rPr>
        <w:t>ואלמנותיך עלי תבטחו</w:t>
      </w:r>
      <w:r w:rsidRPr="00EE3E61">
        <w:rPr>
          <w:rStyle w:val="affff8"/>
          <w:rFonts w:hint="cs"/>
          <w:rtl/>
        </w:rPr>
        <w:t>'</w:t>
      </w:r>
      <w:r w:rsidRPr="00EE3E61">
        <w:rPr>
          <w:rStyle w:val="affff8"/>
          <w:rtl/>
        </w:rPr>
        <w:t>.</w:t>
      </w:r>
    </w:p>
    <w:p w14:paraId="6520BA02" w14:textId="1CF56600" w:rsidR="00A6533C" w:rsidRPr="00F40D4B" w:rsidRDefault="006F071F" w:rsidP="009B508D">
      <w:pPr>
        <w:rPr>
          <w:rtl/>
        </w:rPr>
      </w:pPr>
      <w:r w:rsidRPr="00B7332C">
        <w:rPr>
          <w:rFonts w:hint="cs"/>
          <w:rtl/>
        </w:rPr>
        <w:t>נפטר</w:t>
      </w:r>
      <w:r w:rsidRPr="00EE3E61">
        <w:rPr>
          <w:rStyle w:val="affffc"/>
          <w:rFonts w:hint="cs"/>
          <w:rtl/>
        </w:rPr>
        <w:t xml:space="preserve"> ר</w:t>
      </w:r>
      <w:r w:rsidRPr="00EE3E61">
        <w:rPr>
          <w:rStyle w:val="affffc"/>
          <w:rtl/>
        </w:rPr>
        <w:t>"</w:t>
      </w:r>
      <w:r w:rsidRPr="00EE3E61">
        <w:rPr>
          <w:rStyle w:val="affffc"/>
          <w:rFonts w:hint="cs"/>
          <w:rtl/>
        </w:rPr>
        <w:t>ל</w:t>
      </w:r>
      <w:r w:rsidR="00B7332C">
        <w:rPr>
          <w:rStyle w:val="affffc"/>
          <w:rFonts w:hint="cs"/>
          <w:rtl/>
        </w:rPr>
        <w:t>:</w:t>
      </w:r>
      <w:r>
        <w:rPr>
          <w:rFonts w:hint="cs"/>
          <w:rtl/>
        </w:rPr>
        <w:t xml:space="preserve"> והצטער עליו </w:t>
      </w:r>
      <w:r>
        <w:rPr>
          <w:rStyle w:val="affffc"/>
          <w:rFonts w:hint="cs"/>
          <w:rtl/>
          <w:rPrChange w:id="9181" w:author="מנוע אמוראים" w:date="2026-10-05T16:41:14Z">
            <w:rPr>
              <w:rFonts w:hint="cs"/>
              <w:rtl/>
            </w:rPr>
          </w:rPrChange>
        </w:rPr>
        <w:t xml:space="preserve">רי</w:t>
      </w:r>
      <w:r>
        <w:rPr>
          <w:rStyle w:val="affffc"/>
          <w:rtl/>
          <w:rPrChange w:id="9182" w:author="מנוע אמוראים" w:date="2026-10-05T16:41:14Z">
            <w:rPr>
              <w:rtl/>
            </w:rPr>
          </w:rPrChange>
        </w:rPr>
        <w:t xml:space="preserve">"</w:t>
      </w:r>
      <w:r>
        <w:rPr>
          <w:rStyle w:val="affffc"/>
          <w:rFonts w:hint="cs"/>
          <w:rtl/>
          <w:rPrChange w:id="9183" w:author="מנוע אמוראים" w:date="2026-10-05T16:41:14Z">
            <w:rPr>
              <w:rFonts w:hint="cs"/>
              <w:rtl/>
            </w:rPr>
          </w:rPrChange>
        </w:rPr>
        <w:t xml:space="preserve">ו</w:t>
      </w:r>
      <w:r>
        <w:rPr>
          <w:rFonts w:hint="cs"/>
          <w:rtl/>
        </w:rPr>
        <w:t xml:space="preserve"> הרבה</w:t>
      </w:r>
    </w:p>
    <w:p w14:paraId="2A9FB77F" w14:textId="77777777" w:rsidR="00B7332C" w:rsidRDefault="006F071F" w:rsidP="00B7332C">
      <w:pPr>
        <w:pStyle w:val="36"/>
        <w:framePr w:wrap="notBeside"/>
        <w:rPr>
          <w:rtl/>
        </w:rPr>
      </w:pPr>
      <w:r w:rsidRPr="00EE3E61">
        <w:rPr>
          <w:rStyle w:val="affffc"/>
          <w:rtl/>
        </w:rPr>
        <w:t>אמרו רבנן:</w:t>
      </w:r>
    </w:p>
    <w:p w14:paraId="5C4A1804" w14:textId="17CCE8E7" w:rsidR="00A6533C" w:rsidRPr="00F40D4B" w:rsidRDefault="006F071F" w:rsidP="009B508D">
      <w:pPr>
        <w:rPr>
          <w:rtl/>
        </w:rPr>
      </w:pPr>
      <w:r w:rsidRPr="00F40D4B">
        <w:rPr>
          <w:rtl/>
        </w:rPr>
        <w:t>מ</w:t>
      </w:r>
      <w:r w:rsidRPr="00F40D4B">
        <w:rPr>
          <w:rFonts w:hint="cs"/>
          <w:rtl/>
        </w:rPr>
        <w:t xml:space="preserve">י ילך ליישב דעתו </w:t>
      </w:r>
      <w:r w:rsidRPr="00EE3E61">
        <w:rPr>
          <w:rStyle w:val="affffc"/>
          <w:rFonts w:hint="cs"/>
          <w:rtl/>
        </w:rPr>
        <w:t>אמרו</w:t>
      </w:r>
      <w:r w:rsidR="00B7332C">
        <w:rPr>
          <w:rStyle w:val="affffc"/>
          <w:rFonts w:hint="cs"/>
          <w:rtl/>
        </w:rPr>
        <w:t>:</w:t>
      </w:r>
      <w:r w:rsidRPr="00EE3E61">
        <w:rPr>
          <w:rStyle w:val="affffc"/>
          <w:rFonts w:hint="cs"/>
          <w:rtl/>
        </w:rPr>
        <w:t xml:space="preserve"> </w:t>
      </w:r>
      <w:r w:rsidRPr="00B7332C">
        <w:rPr>
          <w:rFonts w:hint="cs"/>
          <w:rtl/>
        </w:rPr>
        <w:t>ילך</w:t>
      </w:r>
      <w:r w:rsidRPr="00EE3E61">
        <w:rPr>
          <w:rStyle w:val="affffc"/>
          <w:rFonts w:hint="cs"/>
          <w:rtl/>
        </w:rPr>
        <w:t xml:space="preserve"> ר</w:t>
      </w:r>
      <w:r w:rsidR="00B7332C">
        <w:rPr>
          <w:rStyle w:val="affffc"/>
          <w:rFonts w:hint="cs"/>
          <w:rtl/>
        </w:rPr>
        <w:t xml:space="preserve">' אלעזר </w:t>
      </w:r>
      <w:r w:rsidRPr="00EE3E61">
        <w:rPr>
          <w:rStyle w:val="affffc"/>
          <w:rFonts w:hint="cs"/>
          <w:rtl/>
        </w:rPr>
        <w:t>ב</w:t>
      </w:r>
      <w:r w:rsidRPr="00EE3E61">
        <w:rPr>
          <w:rStyle w:val="affffc"/>
          <w:rtl/>
        </w:rPr>
        <w:t>"</w:t>
      </w:r>
      <w:r w:rsidRPr="00EE3E61">
        <w:rPr>
          <w:rStyle w:val="affffc"/>
          <w:rFonts w:hint="cs"/>
          <w:rtl/>
        </w:rPr>
        <w:t>פ</w:t>
      </w:r>
      <w:r w:rsidRPr="00F40D4B">
        <w:rPr>
          <w:rFonts w:hint="cs"/>
          <w:rtl/>
        </w:rPr>
        <w:t xml:space="preserve"> ששמועתיו מחודדות</w:t>
      </w:r>
    </w:p>
    <w:p w14:paraId="4853E677" w14:textId="6A9EA0EF" w:rsidR="00A6533C" w:rsidRPr="00F40D4B" w:rsidRDefault="006F071F" w:rsidP="009B508D">
      <w:pPr>
        <w:rPr>
          <w:rtl/>
        </w:rPr>
      </w:pPr>
      <w:r w:rsidRPr="00F40D4B">
        <w:rPr>
          <w:rFonts w:hint="cs"/>
          <w:rtl/>
        </w:rPr>
        <w:t>הלך וישב לפניו</w:t>
      </w:r>
      <w:r w:rsidR="00B7332C">
        <w:rPr>
          <w:rFonts w:hint="cs"/>
          <w:rtl/>
        </w:rPr>
        <w:t>,</w:t>
      </w:r>
      <w:r w:rsidRPr="00F40D4B">
        <w:rPr>
          <w:rFonts w:hint="cs"/>
          <w:rtl/>
        </w:rPr>
        <w:t xml:space="preserve"> וכל דבר שהיה </w:t>
      </w:r>
      <w:r w:rsidRPr="00EE3E61">
        <w:rPr>
          <w:rStyle w:val="affffc"/>
          <w:rFonts w:hint="cs"/>
          <w:rtl/>
        </w:rPr>
        <w:t>רי</w:t>
      </w:r>
      <w:r w:rsidRPr="00EE3E61">
        <w:rPr>
          <w:rStyle w:val="affffc"/>
          <w:rtl/>
        </w:rPr>
        <w:t>"</w:t>
      </w:r>
      <w:r w:rsidRPr="00EE3E61">
        <w:rPr>
          <w:rStyle w:val="affffc"/>
          <w:rFonts w:hint="cs"/>
          <w:rtl/>
        </w:rPr>
        <w:t>ו אומר,</w:t>
      </w:r>
      <w:r w:rsidRPr="00F40D4B">
        <w:rPr>
          <w:rFonts w:hint="cs"/>
          <w:rtl/>
        </w:rPr>
        <w:t xml:space="preserve"> הביא לו ראייה</w:t>
      </w:r>
      <w:r w:rsidR="00EE3E61">
        <w:rPr>
          <w:rFonts w:hint="cs"/>
          <w:rtl/>
        </w:rPr>
        <w:t>.</w:t>
      </w:r>
    </w:p>
    <w:p w14:paraId="46AE01E7" w14:textId="77777777" w:rsidR="00EE3E61" w:rsidRDefault="006F071F" w:rsidP="00EE3E61">
      <w:pPr>
        <w:pStyle w:val="36"/>
        <w:framePr w:wrap="notBeside"/>
        <w:rPr>
          <w:rtl/>
        </w:rPr>
      </w:pPr>
      <w:r w:rsidRPr="00F40D4B">
        <w:rPr>
          <w:rFonts w:hint="cs"/>
          <w:rtl/>
        </w:rPr>
        <w:t>א</w:t>
      </w:r>
      <w:r w:rsidRPr="00F40D4B">
        <w:rPr>
          <w:rtl/>
        </w:rPr>
        <w:t>"</w:t>
      </w:r>
      <w:r w:rsidRPr="00F40D4B">
        <w:rPr>
          <w:rFonts w:hint="cs"/>
          <w:rtl/>
        </w:rPr>
        <w:t>ל</w:t>
      </w:r>
    </w:p>
    <w:p w14:paraId="3A852994" w14:textId="4F21BCD3" w:rsidR="006F071F" w:rsidRPr="00F40D4B" w:rsidRDefault="006F071F" w:rsidP="00E2606B">
      <w:pPr>
        <w:rPr>
          <w:rtl/>
        </w:rPr>
      </w:pPr>
      <w:r>
        <w:rPr>
          <w:rFonts w:hint="cs"/>
          <w:rtl/>
        </w:rPr>
        <w:t xml:space="preserve">וכי את </w:t>
      </w:r>
      <w:r>
        <w:rPr>
          <w:rStyle w:val="affffc"/>
          <w:rFonts w:hint="cs"/>
          <w:rtl/>
          <w:rPrChange w:id="9184" w:author="מנוע אמוראים" w:date="2026-10-05T16:41:14Z">
            <w:rPr>
              <w:rFonts w:hint="cs"/>
              <w:rtl/>
            </w:rPr>
          </w:rPrChange>
        </w:rPr>
        <w:t xml:space="preserve">כר</w:t>
      </w:r>
      <w:r>
        <w:rPr>
          <w:rStyle w:val="affffc"/>
          <w:rtl/>
          <w:rPrChange w:id="9185" w:author="מנוע אמוראים" w:date="2026-10-05T16:41:14Z">
            <w:rPr>
              <w:rtl/>
            </w:rPr>
          </w:rPrChange>
        </w:rPr>
        <w:t xml:space="preserve">"</w:t>
      </w:r>
      <w:r>
        <w:rPr>
          <w:rStyle w:val="affffc"/>
          <w:rFonts w:hint="cs"/>
          <w:rtl/>
          <w:rPrChange w:id="9186" w:author="מנוע אמוראים" w:date="2026-10-05T16:41:14Z">
            <w:rPr>
              <w:rFonts w:hint="cs"/>
              <w:rtl/>
            </w:rPr>
          </w:rPrChange>
        </w:rPr>
        <w:t xml:space="preserve">ל</w:t>
      </w:r>
      <w:r>
        <w:rPr>
          <w:rFonts w:hint="cs"/>
          <w:rtl/>
        </w:rPr>
        <w:t xml:space="preserve"> שהיה מקשה לי כ</w:t>
      </w:r>
      <w:r w:rsidRPr="00F40D4B">
        <w:rPr>
          <w:rtl/>
        </w:rPr>
        <w:t>"</w:t>
      </w:r>
      <w:r w:rsidRPr="00F40D4B">
        <w:rPr>
          <w:rFonts w:hint="cs"/>
          <w:rtl/>
        </w:rPr>
        <w:t>ד קושיות</w:t>
      </w:r>
      <w:r w:rsidR="00EE3E61">
        <w:rPr>
          <w:rFonts w:hint="cs"/>
          <w:rtl/>
        </w:rPr>
        <w:t>,</w:t>
      </w:r>
      <w:r w:rsidRPr="00F40D4B">
        <w:rPr>
          <w:rFonts w:hint="cs"/>
          <w:rtl/>
        </w:rPr>
        <w:t xml:space="preserve"> ותירצתים בכ</w:t>
      </w:r>
      <w:r w:rsidRPr="00F40D4B">
        <w:rPr>
          <w:rtl/>
        </w:rPr>
        <w:t>"</w:t>
      </w:r>
      <w:r w:rsidRPr="00F40D4B">
        <w:rPr>
          <w:rFonts w:hint="cs"/>
          <w:rtl/>
        </w:rPr>
        <w:t>ד תרוצים</w:t>
      </w:r>
      <w:r w:rsidRPr="00F40D4B">
        <w:rPr>
          <w:rtl/>
        </w:rPr>
        <w:t xml:space="preserve"> וממילא רווחא שמעתא.</w:t>
      </w:r>
      <w:r w:rsidR="00E2606B">
        <w:rPr>
          <w:rFonts w:hint="cs"/>
          <w:rtl/>
        </w:rPr>
        <w:t xml:space="preserve"> </w:t>
      </w:r>
      <w:r w:rsidRPr="00F40D4B">
        <w:rPr>
          <w:rtl/>
        </w:rPr>
        <w:t xml:space="preserve">ואת אמרת תניא דמסייע לך, </w:t>
      </w:r>
      <w:r w:rsidR="00B7332C">
        <w:rPr>
          <w:rFonts w:hint="cs"/>
          <w:rtl/>
        </w:rPr>
        <w:t xml:space="preserve">וכי איני יודע </w:t>
      </w:r>
      <w:r w:rsidRPr="00F40D4B">
        <w:rPr>
          <w:rtl/>
        </w:rPr>
        <w:t>דשפיר קאמינא?</w:t>
      </w:r>
      <w:r w:rsidR="00E2606B">
        <w:rPr>
          <w:rFonts w:hint="cs"/>
          <w:rtl/>
        </w:rPr>
        <w:t xml:space="preserve"> </w:t>
      </w:r>
      <w:r w:rsidR="00EE3E61">
        <w:rPr>
          <w:rFonts w:hint="cs"/>
          <w:rtl/>
        </w:rPr>
        <w:t xml:space="preserve">היה הולך </w:t>
      </w:r>
      <w:r w:rsidRPr="00F40D4B">
        <w:rPr>
          <w:rtl/>
        </w:rPr>
        <w:t>וק</w:t>
      </w:r>
      <w:r w:rsidR="00EE3E61">
        <w:rPr>
          <w:rFonts w:hint="cs"/>
          <w:rtl/>
        </w:rPr>
        <w:t>ו</w:t>
      </w:r>
      <w:r w:rsidRPr="00F40D4B">
        <w:rPr>
          <w:rtl/>
        </w:rPr>
        <w:t xml:space="preserve">רע </w:t>
      </w:r>
      <w:r w:rsidRPr="00F40D4B">
        <w:rPr>
          <w:rFonts w:hint="cs"/>
          <w:rtl/>
        </w:rPr>
        <w:t>בגדיו</w:t>
      </w:r>
      <w:r w:rsidRPr="00F40D4B">
        <w:rPr>
          <w:rtl/>
        </w:rPr>
        <w:t>, ב</w:t>
      </w:r>
      <w:r w:rsidR="00B7332C">
        <w:rPr>
          <w:rFonts w:hint="cs"/>
          <w:rtl/>
        </w:rPr>
        <w:t xml:space="preserve">וכה </w:t>
      </w:r>
      <w:r w:rsidRPr="00F40D4B">
        <w:rPr>
          <w:rtl/>
        </w:rPr>
        <w:t>וא</w:t>
      </w:r>
      <w:r w:rsidR="00B7332C">
        <w:rPr>
          <w:rFonts w:hint="cs"/>
          <w:rtl/>
        </w:rPr>
        <w:t>ו</w:t>
      </w:r>
      <w:r w:rsidRPr="00F40D4B">
        <w:rPr>
          <w:rtl/>
        </w:rPr>
        <w:t xml:space="preserve">מר: </w:t>
      </w:r>
      <w:r w:rsidR="00B7332C">
        <w:rPr>
          <w:rFonts w:hint="cs"/>
          <w:rtl/>
        </w:rPr>
        <w:t xml:space="preserve">היכן </w:t>
      </w:r>
      <w:r w:rsidRPr="00F40D4B">
        <w:rPr>
          <w:rtl/>
        </w:rPr>
        <w:t>את בר לקישא, היכ</w:t>
      </w:r>
      <w:r w:rsidR="00B7332C">
        <w:rPr>
          <w:rFonts w:hint="cs"/>
          <w:rtl/>
        </w:rPr>
        <w:t>ן</w:t>
      </w:r>
      <w:r w:rsidRPr="00F40D4B">
        <w:rPr>
          <w:rtl/>
        </w:rPr>
        <w:t xml:space="preserve"> את בר לקישא,</w:t>
      </w:r>
      <w:r w:rsidR="00E2606B">
        <w:rPr>
          <w:rFonts w:hint="cs"/>
          <w:rtl/>
        </w:rPr>
        <w:t xml:space="preserve"> </w:t>
      </w:r>
      <w:r w:rsidR="00EE3E61">
        <w:rPr>
          <w:rFonts w:hint="cs"/>
          <w:rtl/>
        </w:rPr>
        <w:t>ו</w:t>
      </w:r>
      <w:r w:rsidRPr="00F40D4B">
        <w:rPr>
          <w:rtl/>
        </w:rPr>
        <w:t>צ</w:t>
      </w:r>
      <w:r w:rsidR="00EE3E61">
        <w:rPr>
          <w:rFonts w:hint="cs"/>
          <w:rtl/>
        </w:rPr>
        <w:t>ו</w:t>
      </w:r>
      <w:r w:rsidRPr="00F40D4B">
        <w:rPr>
          <w:rtl/>
        </w:rPr>
        <w:t>וח עד דשף דעת</w:t>
      </w:r>
      <w:r w:rsidR="00EE3E61">
        <w:rPr>
          <w:rFonts w:hint="cs"/>
          <w:rtl/>
        </w:rPr>
        <w:t>ו</w:t>
      </w:r>
      <w:r w:rsidRPr="00F40D4B">
        <w:rPr>
          <w:rtl/>
        </w:rPr>
        <w:t xml:space="preserve"> מ</w:t>
      </w:r>
      <w:r w:rsidR="00EE3E61">
        <w:rPr>
          <w:rFonts w:hint="cs"/>
          <w:rtl/>
        </w:rPr>
        <w:t>מנו,</w:t>
      </w:r>
      <w:r w:rsidRPr="00F40D4B">
        <w:rPr>
          <w:rFonts w:hint="cs"/>
          <w:rtl/>
        </w:rPr>
        <w:t xml:space="preserve"> </w:t>
      </w:r>
      <w:r w:rsidR="00B7332C">
        <w:rPr>
          <w:rFonts w:hint="cs"/>
          <w:rtl/>
        </w:rPr>
        <w:t xml:space="preserve">ביקשו </w:t>
      </w:r>
      <w:r w:rsidRPr="00F40D4B">
        <w:rPr>
          <w:rtl/>
        </w:rPr>
        <w:t>רבנן רחמי</w:t>
      </w:r>
      <w:r w:rsidR="00B7332C">
        <w:rPr>
          <w:rFonts w:hint="cs"/>
          <w:rtl/>
        </w:rPr>
        <w:t>ם עליו</w:t>
      </w:r>
      <w:r w:rsidR="00EE3E61">
        <w:rPr>
          <w:rFonts w:hint="cs"/>
          <w:rtl/>
        </w:rPr>
        <w:t>,</w:t>
      </w:r>
      <w:r w:rsidRPr="00F40D4B">
        <w:rPr>
          <w:rtl/>
        </w:rPr>
        <w:t xml:space="preserve"> </w:t>
      </w:r>
      <w:r w:rsidR="00EE3E61">
        <w:rPr>
          <w:rFonts w:hint="cs"/>
          <w:rtl/>
        </w:rPr>
        <w:t>ונפטר</w:t>
      </w:r>
      <w:r w:rsidRPr="00F40D4B">
        <w:rPr>
          <w:rtl/>
        </w:rPr>
        <w:t>.</w:t>
      </w:r>
    </w:p>
    <w:p w14:paraId="67EFFC05" w14:textId="77777777" w:rsidR="00A6533C" w:rsidRPr="00F40D4B" w:rsidRDefault="00A6533C" w:rsidP="00A6533C">
      <w:pPr>
        <w:pStyle w:val="aff9"/>
        <w:rPr>
          <w:rtl/>
        </w:rPr>
      </w:pPr>
      <w:r w:rsidRPr="00F40D4B">
        <w:rPr>
          <w:rtl/>
        </w:rPr>
        <w:t>***</w:t>
      </w:r>
    </w:p>
    <w:p w14:paraId="0E868978" w14:textId="77777777" w:rsidR="00A6533C" w:rsidRPr="00F40D4B" w:rsidRDefault="006F071F" w:rsidP="00A6533C">
      <w:pPr>
        <w:pStyle w:val="affe"/>
        <w:framePr w:wrap="around"/>
        <w:rPr>
          <w:rtl/>
        </w:rPr>
      </w:pPr>
      <w:r w:rsidRPr="00F40D4B">
        <w:rPr>
          <w:rtl/>
        </w:rPr>
        <w:t>פד:</w:t>
      </w:r>
    </w:p>
    <w:p w14:paraId="5536134F" w14:textId="635D5D19" w:rsidR="00A6533C" w:rsidRPr="00F40D4B" w:rsidRDefault="006F071F" w:rsidP="00B7332C">
      <w:pPr>
        <w:pStyle w:val="affff9"/>
        <w:rPr>
          <w:rtl/>
        </w:rPr>
      </w:pPr>
      <w:r w:rsidRPr="00F40D4B">
        <w:rPr>
          <w:rFonts w:hint="cs"/>
          <w:rtl/>
        </w:rPr>
        <w:t>ואפ</w:t>
      </w:r>
      <w:r w:rsidRPr="00F40D4B">
        <w:rPr>
          <w:rtl/>
        </w:rPr>
        <w:t>"</w:t>
      </w:r>
      <w:r w:rsidRPr="00F40D4B">
        <w:rPr>
          <w:rFonts w:hint="cs"/>
          <w:rtl/>
        </w:rPr>
        <w:t>ה לא סמך ראבר</w:t>
      </w:r>
      <w:r w:rsidRPr="00F40D4B">
        <w:rPr>
          <w:rtl/>
        </w:rPr>
        <w:t>"</w:t>
      </w:r>
      <w:r w:rsidRPr="00F40D4B">
        <w:rPr>
          <w:rFonts w:hint="cs"/>
          <w:rtl/>
        </w:rPr>
        <w:t>ש על דעתו וקיבל ע</w:t>
      </w:r>
      <w:r w:rsidRPr="00F40D4B">
        <w:rPr>
          <w:rtl/>
        </w:rPr>
        <w:t>"</w:t>
      </w:r>
      <w:r w:rsidRPr="00F40D4B">
        <w:rPr>
          <w:rFonts w:hint="cs"/>
          <w:rtl/>
        </w:rPr>
        <w:t>ע יסורים</w:t>
      </w:r>
      <w:r w:rsidR="00EE3E61">
        <w:rPr>
          <w:rFonts w:hint="cs"/>
          <w:rtl/>
        </w:rPr>
        <w:t>,</w:t>
      </w:r>
    </w:p>
    <w:p w14:paraId="43008AC7" w14:textId="1554F623" w:rsidR="00A6533C" w:rsidRPr="00F40D4B" w:rsidRDefault="006F071F" w:rsidP="00B7332C">
      <w:pPr>
        <w:rPr>
          <w:rtl/>
        </w:rPr>
      </w:pPr>
      <w:r w:rsidRPr="00F40D4B">
        <w:rPr>
          <w:rFonts w:hint="cs"/>
          <w:rtl/>
        </w:rPr>
        <w:t>בערב היו מכינים לו ס' בדים ובבוקר הוציאו תחתיו ס' קערות דם ומוגלה</w:t>
      </w:r>
      <w:r w:rsidR="00B7332C">
        <w:rPr>
          <w:rFonts w:hint="cs"/>
          <w:rtl/>
        </w:rPr>
        <w:t xml:space="preserve">, </w:t>
      </w:r>
      <w:r w:rsidRPr="00F40D4B">
        <w:rPr>
          <w:rtl/>
        </w:rPr>
        <w:t>למחר ע</w:t>
      </w:r>
      <w:r w:rsidRPr="00F40D4B">
        <w:rPr>
          <w:rFonts w:hint="cs"/>
          <w:rtl/>
        </w:rPr>
        <w:t>שתה לו אשתו ס' מיני תאנים ואכל והבריא</w:t>
      </w:r>
    </w:p>
    <w:p w14:paraId="018E7455" w14:textId="61A3EEA8" w:rsidR="00A6533C" w:rsidRPr="00F40D4B" w:rsidRDefault="006F071F" w:rsidP="009B508D">
      <w:pPr>
        <w:rPr>
          <w:rtl/>
        </w:rPr>
      </w:pPr>
      <w:r w:rsidRPr="00F40D4B">
        <w:rPr>
          <w:rFonts w:hint="cs"/>
          <w:rtl/>
        </w:rPr>
        <w:t>ולא הרשתה לו ללכת לביהמ</w:t>
      </w:r>
      <w:r w:rsidRPr="00F40D4B">
        <w:rPr>
          <w:rtl/>
        </w:rPr>
        <w:t>"</w:t>
      </w:r>
      <w:r w:rsidRPr="00F40D4B">
        <w:rPr>
          <w:rFonts w:hint="cs"/>
          <w:rtl/>
        </w:rPr>
        <w:t>ד שלא ידחקוהו רבנן</w:t>
      </w:r>
      <w:r w:rsidR="00B7332C">
        <w:rPr>
          <w:rFonts w:hint="cs"/>
          <w:rtl/>
        </w:rPr>
        <w:t xml:space="preserve"> </w:t>
      </w:r>
      <w:r w:rsidR="00B7332C" w:rsidRPr="00B7332C">
        <w:rPr>
          <w:rStyle w:val="afffff2"/>
          <w:rFonts w:hint="cs"/>
          <w:rtl/>
        </w:rPr>
        <w:t>שחלקו עליו</w:t>
      </w:r>
    </w:p>
    <w:p w14:paraId="6E337973" w14:textId="77777777" w:rsidR="00B7332C" w:rsidRDefault="006F071F" w:rsidP="00EE3E61">
      <w:pPr>
        <w:rPr>
          <w:rtl/>
        </w:rPr>
      </w:pPr>
      <w:r w:rsidRPr="00B7332C">
        <w:rPr>
          <w:rFonts w:hint="cs"/>
          <w:b/>
          <w:bCs/>
          <w:rtl/>
        </w:rPr>
        <w:t>בערב</w:t>
      </w:r>
      <w:r w:rsidRPr="00F40D4B">
        <w:rPr>
          <w:rFonts w:hint="cs"/>
          <w:rtl/>
        </w:rPr>
        <w:t xml:space="preserve"> </w:t>
      </w:r>
      <w:r w:rsidRPr="00B7332C">
        <w:rPr>
          <w:rStyle w:val="affffc"/>
          <w:rFonts w:hint="cs"/>
          <w:rtl/>
        </w:rPr>
        <w:t>היה אומר</w:t>
      </w:r>
      <w:r w:rsidRPr="00B7332C">
        <w:rPr>
          <w:rStyle w:val="affffc"/>
          <w:rtl/>
        </w:rPr>
        <w:t>:</w:t>
      </w:r>
      <w:r w:rsidRPr="00F40D4B">
        <w:rPr>
          <w:rtl/>
        </w:rPr>
        <w:t xml:space="preserve"> אחיי ורעי בואו! </w:t>
      </w:r>
      <w:r w:rsidRPr="00B7332C">
        <w:rPr>
          <w:b/>
          <w:bCs/>
          <w:rtl/>
        </w:rPr>
        <w:t>ב</w:t>
      </w:r>
      <w:r w:rsidRPr="00B7332C">
        <w:rPr>
          <w:rFonts w:hint="cs"/>
          <w:b/>
          <w:bCs/>
          <w:rtl/>
        </w:rPr>
        <w:t>בוקר</w:t>
      </w:r>
      <w:r w:rsidRPr="00F40D4B">
        <w:rPr>
          <w:rFonts w:hint="cs"/>
          <w:rtl/>
        </w:rPr>
        <w:t xml:space="preserve"> </w:t>
      </w:r>
      <w:r w:rsidR="00B7332C">
        <w:rPr>
          <w:rStyle w:val="affffc"/>
          <w:rFonts w:hint="cs"/>
          <w:rtl/>
        </w:rPr>
        <w:t>אומר</w:t>
      </w:r>
      <w:r w:rsidRPr="00EE3E61">
        <w:rPr>
          <w:rStyle w:val="affffc"/>
          <w:rtl/>
        </w:rPr>
        <w:t>:</w:t>
      </w:r>
      <w:r w:rsidRPr="00F40D4B">
        <w:rPr>
          <w:rtl/>
        </w:rPr>
        <w:t xml:space="preserve"> </w:t>
      </w:r>
      <w:r w:rsidR="00EE3E61">
        <w:rPr>
          <w:rFonts w:hint="cs"/>
          <w:rtl/>
        </w:rPr>
        <w:t>לכו</w:t>
      </w:r>
      <w:r w:rsidRPr="00F40D4B">
        <w:rPr>
          <w:rtl/>
        </w:rPr>
        <w:t>, מפני ביטול תורה.</w:t>
      </w:r>
      <w:r w:rsidR="00EE3E61">
        <w:rPr>
          <w:rFonts w:hint="cs"/>
          <w:rtl/>
        </w:rPr>
        <w:t xml:space="preserve"> </w:t>
      </w:r>
    </w:p>
    <w:p w14:paraId="20B0AE75" w14:textId="6CC05151" w:rsidR="00A6533C" w:rsidRPr="00F40D4B" w:rsidRDefault="006F071F" w:rsidP="00EE3E61">
      <w:pPr>
        <w:rPr>
          <w:rtl/>
        </w:rPr>
      </w:pPr>
      <w:r w:rsidRPr="00F40D4B">
        <w:rPr>
          <w:rFonts w:hint="cs"/>
          <w:rtl/>
        </w:rPr>
        <w:t xml:space="preserve">עד שפעם אחת שמעתו אשתו </w:t>
      </w:r>
      <w:r w:rsidRPr="00EE3E61">
        <w:rPr>
          <w:rStyle w:val="affffc"/>
          <w:rFonts w:hint="cs"/>
          <w:rtl/>
        </w:rPr>
        <w:t>א</w:t>
      </w:r>
      <w:r w:rsidRPr="00EE3E61">
        <w:rPr>
          <w:rStyle w:val="affffc"/>
          <w:rtl/>
        </w:rPr>
        <w:t>"</w:t>
      </w:r>
      <w:r w:rsidRPr="00EE3E61">
        <w:rPr>
          <w:rStyle w:val="affffc"/>
          <w:rFonts w:hint="cs"/>
          <w:rtl/>
        </w:rPr>
        <w:t>ל</w:t>
      </w:r>
      <w:r w:rsidR="00EE3E61">
        <w:rPr>
          <w:rStyle w:val="affffc"/>
          <w:rFonts w:hint="cs"/>
          <w:rtl/>
        </w:rPr>
        <w:t>:</w:t>
      </w:r>
      <w:r w:rsidRPr="00F40D4B">
        <w:rPr>
          <w:rFonts w:hint="cs"/>
          <w:rtl/>
        </w:rPr>
        <w:t xml:space="preserve"> אתה מביא עליך הייסורים </w:t>
      </w:r>
      <w:r w:rsidRPr="00F40D4B">
        <w:rPr>
          <w:rtl/>
        </w:rPr>
        <w:t>–</w:t>
      </w:r>
      <w:r w:rsidRPr="00F40D4B">
        <w:rPr>
          <w:rFonts w:hint="cs"/>
          <w:rtl/>
        </w:rPr>
        <w:t xml:space="preserve"> כילית ממון אבא,</w:t>
      </w:r>
      <w:r w:rsidR="00EE3E61">
        <w:rPr>
          <w:rFonts w:hint="cs"/>
          <w:rtl/>
        </w:rPr>
        <w:t xml:space="preserve"> </w:t>
      </w:r>
      <w:r w:rsidRPr="00F40D4B">
        <w:rPr>
          <w:rFonts w:hint="cs"/>
          <w:rtl/>
        </w:rPr>
        <w:t>מרדה והלכה לבית אביה</w:t>
      </w:r>
      <w:r w:rsidR="00B7332C">
        <w:rPr>
          <w:rFonts w:hint="cs"/>
          <w:rtl/>
        </w:rPr>
        <w:t>,</w:t>
      </w:r>
    </w:p>
    <w:p w14:paraId="3BEE856E" w14:textId="594306A9" w:rsidR="00A6533C" w:rsidRPr="00F40D4B" w:rsidRDefault="006F071F" w:rsidP="009B508D">
      <w:pPr>
        <w:rPr>
          <w:rtl/>
        </w:rPr>
      </w:pPr>
      <w:r w:rsidRPr="00F40D4B">
        <w:rPr>
          <w:rFonts w:hint="cs"/>
          <w:rtl/>
        </w:rPr>
        <w:t>ועלו ס' ספנים והעלו לו ס' עבדים המחזיקים ס' ארנקי ועשו לו ס' מיני תאנים ואכלם</w:t>
      </w:r>
      <w:r w:rsidR="00EE3E61">
        <w:rPr>
          <w:rFonts w:hint="cs"/>
          <w:rtl/>
        </w:rPr>
        <w:t>,</w:t>
      </w:r>
    </w:p>
    <w:p w14:paraId="2EC61109" w14:textId="03F7290D" w:rsidR="006F071F" w:rsidRPr="00F40D4B" w:rsidRDefault="006F071F" w:rsidP="009B508D">
      <w:pPr>
        <w:rPr>
          <w:rtl/>
        </w:rPr>
      </w:pPr>
      <w:r w:rsidRPr="00F40D4B">
        <w:rPr>
          <w:rFonts w:hint="cs"/>
          <w:rtl/>
        </w:rPr>
        <w:t>ויום אחד שלחה אשתו לביתה שתבדוק באביה מה עושה עכשיו</w:t>
      </w:r>
    </w:p>
    <w:p w14:paraId="7F885145" w14:textId="71515B26" w:rsidR="006F071F" w:rsidRPr="00EE3E61" w:rsidRDefault="006F071F" w:rsidP="009B508D">
      <w:pPr>
        <w:rPr>
          <w:rStyle w:val="affff8"/>
          <w:rtl/>
        </w:rPr>
      </w:pPr>
      <w:r w:rsidRPr="00F40D4B">
        <w:rPr>
          <w:rFonts w:hint="cs"/>
          <w:rtl/>
        </w:rPr>
        <w:t>כשהגיע</w:t>
      </w:r>
      <w:r w:rsidR="00E2606B">
        <w:rPr>
          <w:rFonts w:hint="cs"/>
          <w:rtl/>
        </w:rPr>
        <w:t>ה</w:t>
      </w:r>
      <w:r w:rsidRPr="00F40D4B">
        <w:rPr>
          <w:rFonts w:hint="cs"/>
          <w:rtl/>
        </w:rPr>
        <w:t xml:space="preserve"> </w:t>
      </w:r>
      <w:r w:rsidRPr="00EE3E61">
        <w:rPr>
          <w:rStyle w:val="affffc"/>
          <w:rtl/>
        </w:rPr>
        <w:t>א"</w:t>
      </w:r>
      <w:r w:rsidRPr="00EE3E61">
        <w:rPr>
          <w:rStyle w:val="affffc"/>
          <w:rFonts w:hint="cs"/>
          <w:rtl/>
        </w:rPr>
        <w:t>ל</w:t>
      </w:r>
      <w:r w:rsidRPr="00EE3E61">
        <w:rPr>
          <w:rStyle w:val="affffc"/>
          <w:rtl/>
        </w:rPr>
        <w:t xml:space="preserve">: </w:t>
      </w:r>
      <w:r w:rsidRPr="00F40D4B">
        <w:rPr>
          <w:rFonts w:hint="cs"/>
          <w:rtl/>
        </w:rPr>
        <w:t xml:space="preserve">שתאמר לאמה דשלנו גדול משלה וקרא על עצמו </w:t>
      </w:r>
      <w:r w:rsidRPr="00EE3E61">
        <w:rPr>
          <w:rStyle w:val="affff8"/>
          <w:rFonts w:hint="cs"/>
          <w:rtl/>
        </w:rPr>
        <w:t>'</w:t>
      </w:r>
      <w:r w:rsidRPr="00EE3E61">
        <w:rPr>
          <w:rStyle w:val="affff8"/>
          <w:rtl/>
        </w:rPr>
        <w:t>היתה כאניות סוחר ממרחק תביא לחמה</w:t>
      </w:r>
      <w:r w:rsidRPr="00EE3E61">
        <w:rPr>
          <w:rStyle w:val="affff8"/>
          <w:rFonts w:hint="cs"/>
          <w:rtl/>
        </w:rPr>
        <w:t>'</w:t>
      </w:r>
      <w:r w:rsidRPr="00EE3E61">
        <w:rPr>
          <w:rStyle w:val="affff8"/>
          <w:rtl/>
        </w:rPr>
        <w:t>.</w:t>
      </w:r>
    </w:p>
    <w:p w14:paraId="5194B0EC" w14:textId="77777777" w:rsidR="00A6533C" w:rsidRPr="00F40D4B" w:rsidRDefault="006F071F" w:rsidP="009B508D">
      <w:pPr>
        <w:rPr>
          <w:rtl/>
        </w:rPr>
      </w:pPr>
      <w:r w:rsidRPr="00F40D4B">
        <w:rPr>
          <w:rtl/>
        </w:rPr>
        <w:lastRenderedPageBreak/>
        <w:t>אכל ושת</w:t>
      </w:r>
      <w:r w:rsidRPr="00F40D4B">
        <w:rPr>
          <w:rFonts w:hint="cs"/>
          <w:rtl/>
        </w:rPr>
        <w:t>ה והבריא ויצא לביהמ</w:t>
      </w:r>
      <w:r w:rsidRPr="00F40D4B">
        <w:rPr>
          <w:rtl/>
        </w:rPr>
        <w:t>"</w:t>
      </w:r>
      <w:r w:rsidRPr="00F40D4B">
        <w:rPr>
          <w:rFonts w:hint="cs"/>
          <w:rtl/>
        </w:rPr>
        <w:t>ד והביאו לפניו ס' מיני דם וטיהרם</w:t>
      </w:r>
    </w:p>
    <w:p w14:paraId="28E5D979" w14:textId="41A04A1E" w:rsidR="00A6533C" w:rsidRPr="00F40D4B" w:rsidRDefault="006F071F" w:rsidP="009B508D">
      <w:pPr>
        <w:rPr>
          <w:rtl/>
        </w:rPr>
      </w:pPr>
      <w:r w:rsidRPr="00F40D4B">
        <w:rPr>
          <w:rFonts w:hint="cs"/>
          <w:rtl/>
        </w:rPr>
        <w:t xml:space="preserve">רננו רבנן אחריו איך אין בחד מהם ספק </w:t>
      </w:r>
      <w:r w:rsidRPr="00EE3E61">
        <w:rPr>
          <w:rStyle w:val="affffc"/>
          <w:rFonts w:hint="cs"/>
          <w:rtl/>
        </w:rPr>
        <w:t>א</w:t>
      </w:r>
      <w:r w:rsidRPr="00EE3E61">
        <w:rPr>
          <w:rStyle w:val="affffc"/>
          <w:rtl/>
        </w:rPr>
        <w:t>"</w:t>
      </w:r>
      <w:r w:rsidRPr="00EE3E61">
        <w:rPr>
          <w:rStyle w:val="affffc"/>
          <w:rFonts w:hint="cs"/>
          <w:rtl/>
        </w:rPr>
        <w:t>ל:</w:t>
      </w:r>
      <w:r w:rsidRPr="00F40D4B">
        <w:rPr>
          <w:rtl/>
        </w:rPr>
        <w:t xml:space="preserve"> אם כמותי הוא יהיו כולם זכרים, ואם לאו תהא נקבה אחת ביניהם.</w:t>
      </w:r>
      <w:r w:rsidRPr="00F40D4B">
        <w:rPr>
          <w:rFonts w:hint="cs"/>
          <w:rtl/>
        </w:rPr>
        <w:t xml:space="preserve"> ו</w:t>
      </w:r>
      <w:r w:rsidRPr="00F40D4B">
        <w:rPr>
          <w:rtl/>
        </w:rPr>
        <w:t>היו כולם זכרים, ו</w:t>
      </w:r>
      <w:r w:rsidRPr="00F40D4B">
        <w:rPr>
          <w:rFonts w:hint="cs"/>
          <w:rtl/>
        </w:rPr>
        <w:t>קראום כולם אלעזר על שמו</w:t>
      </w:r>
      <w:r w:rsidR="00EE3E61">
        <w:rPr>
          <w:rFonts w:hint="cs"/>
          <w:rtl/>
        </w:rPr>
        <w:t>,</w:t>
      </w:r>
    </w:p>
    <w:p w14:paraId="58FAF400" w14:textId="6ECC264A" w:rsidR="006F071F" w:rsidRPr="00F40D4B" w:rsidRDefault="006F071F" w:rsidP="009B508D">
      <w:pPr>
        <w:rPr>
          <w:rtl/>
        </w:rPr>
      </w:pPr>
      <w:r w:rsidRPr="00EE3E61">
        <w:rPr>
          <w:rStyle w:val="affffc"/>
          <w:rtl/>
        </w:rPr>
        <w:t>תניא אמר רבי:</w:t>
      </w:r>
      <w:r w:rsidRPr="00F40D4B">
        <w:rPr>
          <w:rtl/>
        </w:rPr>
        <w:t xml:space="preserve"> כמה פריה ורביה ביטלה רשעה זו מישראל.</w:t>
      </w:r>
    </w:p>
    <w:p w14:paraId="3D8DC977" w14:textId="77777777" w:rsidR="00A6533C" w:rsidRPr="00F40D4B" w:rsidRDefault="00A6533C" w:rsidP="00A6533C">
      <w:pPr>
        <w:pStyle w:val="aff9"/>
        <w:rPr>
          <w:rtl/>
        </w:rPr>
      </w:pPr>
      <w:r w:rsidRPr="00F40D4B">
        <w:rPr>
          <w:rtl/>
        </w:rPr>
        <w:t>***</w:t>
      </w:r>
    </w:p>
    <w:p w14:paraId="0521BF75" w14:textId="148AFED7" w:rsidR="006F071F" w:rsidRPr="00F40D4B" w:rsidRDefault="006F071F" w:rsidP="009B508D">
      <w:pPr>
        <w:rPr>
          <w:rtl/>
        </w:rPr>
      </w:pPr>
      <w:r w:rsidRPr="00F40D4B">
        <w:rPr>
          <w:rFonts w:hint="cs"/>
          <w:rtl/>
        </w:rPr>
        <w:t>כשנפטר אמר לאשתו</w:t>
      </w:r>
      <w:r w:rsidR="00B7332C">
        <w:rPr>
          <w:rFonts w:hint="cs"/>
          <w:rtl/>
        </w:rPr>
        <w:t>:</w:t>
      </w:r>
      <w:r w:rsidRPr="00F40D4B">
        <w:rPr>
          <w:rFonts w:hint="cs"/>
          <w:rtl/>
        </w:rPr>
        <w:t xml:space="preserve"> </w:t>
      </w:r>
      <w:r w:rsidR="00B7332C">
        <w:rPr>
          <w:rFonts w:hint="cs"/>
          <w:rtl/>
        </w:rPr>
        <w:t xml:space="preserve">ידעתי </w:t>
      </w:r>
      <w:r w:rsidRPr="00F40D4B">
        <w:rPr>
          <w:rtl/>
        </w:rPr>
        <w:t xml:space="preserve">ברבנן </w:t>
      </w:r>
      <w:r w:rsidRPr="00F40D4B">
        <w:rPr>
          <w:rFonts w:hint="cs"/>
          <w:rtl/>
        </w:rPr>
        <w:t>שכועסים עלי ולא יתעסקו בי כדבעי</w:t>
      </w:r>
      <w:r w:rsidR="00B7332C">
        <w:rPr>
          <w:rFonts w:hint="cs"/>
          <w:rtl/>
        </w:rPr>
        <w:t>,</w:t>
      </w:r>
      <w:r w:rsidRPr="00F40D4B">
        <w:rPr>
          <w:rFonts w:hint="cs"/>
          <w:rtl/>
        </w:rPr>
        <w:t xml:space="preserve"> לכך שימי בעליתי ואל תפחד</w:t>
      </w:r>
      <w:r w:rsidR="00B7332C">
        <w:rPr>
          <w:rFonts w:hint="cs"/>
          <w:rtl/>
        </w:rPr>
        <w:t>י,</w:t>
      </w:r>
    </w:p>
    <w:p w14:paraId="74D0E626" w14:textId="584D0DCE" w:rsidR="00EE3E61" w:rsidRDefault="006F071F" w:rsidP="00EE3E61">
      <w:pPr>
        <w:pStyle w:val="36"/>
        <w:framePr w:wrap="notBeside"/>
        <w:rPr>
          <w:rtl/>
        </w:rPr>
      </w:pPr>
      <w:r w:rsidRPr="00F40D4B">
        <w:rPr>
          <w:rFonts w:hint="cs"/>
          <w:rtl/>
        </w:rPr>
        <w:t>ארשב</w:t>
      </w:r>
      <w:r w:rsidRPr="00F40D4B">
        <w:rPr>
          <w:rtl/>
        </w:rPr>
        <w:t>"</w:t>
      </w:r>
      <w:r w:rsidRPr="00F40D4B">
        <w:rPr>
          <w:rFonts w:hint="cs"/>
          <w:rtl/>
        </w:rPr>
        <w:t>נ</w:t>
      </w:r>
      <w:r w:rsidR="00B7332C">
        <w:rPr>
          <w:rFonts w:hint="cs"/>
          <w:rtl/>
        </w:rPr>
        <w:t>:</w:t>
      </w:r>
    </w:p>
    <w:p w14:paraId="7ABA8C65" w14:textId="1D24F17A" w:rsidR="006F071F" w:rsidRPr="00F40D4B" w:rsidRDefault="00B7332C" w:rsidP="009B508D">
      <w:pPr>
        <w:rPr>
          <w:rtl/>
        </w:rPr>
      </w:pPr>
      <w:r w:rsidRPr="00B7332C">
        <w:rPr>
          <w:rStyle w:val="affffc"/>
          <w:rFonts w:hint="cs"/>
          <w:rtl/>
        </w:rPr>
        <w:t xml:space="preserve">בשם </w:t>
      </w:r>
      <w:r w:rsidR="006F071F" w:rsidRPr="00B7332C">
        <w:rPr>
          <w:rStyle w:val="affffc"/>
          <w:rFonts w:hint="cs"/>
          <w:rtl/>
        </w:rPr>
        <w:t xml:space="preserve"> אם רי</w:t>
      </w:r>
      <w:r w:rsidR="006F071F" w:rsidRPr="00B7332C">
        <w:rPr>
          <w:rStyle w:val="affffc"/>
          <w:rtl/>
        </w:rPr>
        <w:t>"</w:t>
      </w:r>
      <w:r w:rsidR="006F071F" w:rsidRPr="00B7332C">
        <w:rPr>
          <w:rStyle w:val="affffc"/>
          <w:rFonts w:hint="cs"/>
          <w:rtl/>
        </w:rPr>
        <w:t xml:space="preserve">ונ </w:t>
      </w:r>
      <w:r w:rsidRPr="00B7332C">
        <w:rPr>
          <w:rStyle w:val="affffc"/>
          <w:rFonts w:hint="cs"/>
          <w:rtl/>
        </w:rPr>
        <w:t xml:space="preserve">בשם </w:t>
      </w:r>
      <w:r w:rsidR="006F071F" w:rsidRPr="00B7332C">
        <w:rPr>
          <w:rStyle w:val="affffc"/>
          <w:rFonts w:hint="cs"/>
          <w:rtl/>
        </w:rPr>
        <w:t>אשת ראבר</w:t>
      </w:r>
      <w:r w:rsidR="006F071F" w:rsidRPr="00B7332C">
        <w:rPr>
          <w:rStyle w:val="affffc"/>
          <w:rtl/>
        </w:rPr>
        <w:t>"</w:t>
      </w:r>
      <w:r w:rsidR="006F071F" w:rsidRPr="00B7332C">
        <w:rPr>
          <w:rStyle w:val="affffc"/>
          <w:rFonts w:hint="cs"/>
          <w:rtl/>
        </w:rPr>
        <w:t>ש</w:t>
      </w:r>
      <w:r w:rsidR="006F071F" w:rsidRPr="00F40D4B">
        <w:rPr>
          <w:rFonts w:hint="cs"/>
          <w:rtl/>
        </w:rPr>
        <w:t xml:space="preserve"> לא פחות מי'ח ולא יותר מכ</w:t>
      </w:r>
      <w:r w:rsidR="006F071F" w:rsidRPr="00F40D4B">
        <w:rPr>
          <w:rtl/>
        </w:rPr>
        <w:t>"</w:t>
      </w:r>
      <w:r w:rsidR="006F071F" w:rsidRPr="00F40D4B">
        <w:rPr>
          <w:rFonts w:hint="cs"/>
          <w:rtl/>
        </w:rPr>
        <w:t>ב שנה היה בעליה</w:t>
      </w:r>
      <w:r>
        <w:rPr>
          <w:rFonts w:hint="cs"/>
          <w:rtl/>
        </w:rPr>
        <w:t>,</w:t>
      </w:r>
      <w:r w:rsidR="006F071F" w:rsidRPr="00F40D4B">
        <w:rPr>
          <w:rFonts w:hint="cs"/>
          <w:rtl/>
        </w:rPr>
        <w:t xml:space="preserve"> וכשעלתה עיינה בשערו וראתה שכשנפלה שערה יצא דם, ויום אחד ראתה לתולעת שיוצאת מאוז</w:t>
      </w:r>
      <w:r>
        <w:rPr>
          <w:rFonts w:hint="cs"/>
          <w:rtl/>
        </w:rPr>
        <w:t>נו</w:t>
      </w:r>
      <w:r w:rsidR="006F071F" w:rsidRPr="00F40D4B">
        <w:rPr>
          <w:rFonts w:hint="cs"/>
          <w:rtl/>
        </w:rPr>
        <w:t xml:space="preserve"> חלשה דעתה</w:t>
      </w:r>
      <w:r w:rsidR="006F071F" w:rsidRPr="00F40D4B">
        <w:rPr>
          <w:rtl/>
        </w:rPr>
        <w:t xml:space="preserve">, </w:t>
      </w:r>
      <w:r w:rsidR="006F071F" w:rsidRPr="00F40D4B">
        <w:rPr>
          <w:rFonts w:hint="cs"/>
          <w:rtl/>
        </w:rPr>
        <w:t xml:space="preserve">ונראה לה בחלום </w:t>
      </w:r>
      <w:r w:rsidR="006F071F" w:rsidRPr="00EE3E61">
        <w:rPr>
          <w:rStyle w:val="affffc"/>
          <w:rFonts w:hint="cs"/>
          <w:rtl/>
        </w:rPr>
        <w:t>וא</w:t>
      </w:r>
      <w:r w:rsidR="006F071F" w:rsidRPr="00EE3E61">
        <w:rPr>
          <w:rStyle w:val="affffc"/>
          <w:rtl/>
        </w:rPr>
        <w:t>"</w:t>
      </w:r>
      <w:r w:rsidR="006F071F" w:rsidRPr="00EE3E61">
        <w:rPr>
          <w:rStyle w:val="affffc"/>
          <w:rFonts w:hint="cs"/>
          <w:rtl/>
        </w:rPr>
        <w:t>ל</w:t>
      </w:r>
      <w:r w:rsidR="006F071F" w:rsidRPr="00F40D4B">
        <w:rPr>
          <w:rFonts w:hint="cs"/>
          <w:rtl/>
        </w:rPr>
        <w:t xml:space="preserve"> שלא דבר הוא</w:t>
      </w:r>
      <w:r>
        <w:rPr>
          <w:rFonts w:hint="cs"/>
          <w:rtl/>
        </w:rPr>
        <w:t>,</w:t>
      </w:r>
      <w:r w:rsidR="006F071F" w:rsidRPr="00F40D4B">
        <w:rPr>
          <w:rFonts w:hint="cs"/>
          <w:rtl/>
        </w:rPr>
        <w:t xml:space="preserve"> והיה זה על ששמע בזילות ת</w:t>
      </w:r>
      <w:r w:rsidR="006F071F" w:rsidRPr="00F40D4B">
        <w:rPr>
          <w:rtl/>
        </w:rPr>
        <w:t>"</w:t>
      </w:r>
      <w:r w:rsidR="006F071F" w:rsidRPr="00F40D4B">
        <w:rPr>
          <w:rFonts w:hint="cs"/>
          <w:rtl/>
        </w:rPr>
        <w:t>ח ולא מחה כראוי</w:t>
      </w:r>
      <w:r w:rsidR="00EE3E61">
        <w:rPr>
          <w:rFonts w:hint="cs"/>
          <w:rtl/>
        </w:rPr>
        <w:t>,</w:t>
      </w:r>
    </w:p>
    <w:p w14:paraId="7E2CDEBC" w14:textId="77777777" w:rsidR="00EE3E61" w:rsidRDefault="006F071F" w:rsidP="00EE3E61">
      <w:pPr>
        <w:pStyle w:val="36"/>
        <w:framePr w:wrap="notBeside"/>
        <w:rPr>
          <w:rtl/>
        </w:rPr>
      </w:pPr>
      <w:r w:rsidRPr="00F40D4B">
        <w:rPr>
          <w:rtl/>
        </w:rPr>
        <w:t>•</w:t>
      </w:r>
    </w:p>
    <w:p w14:paraId="29C91A37" w14:textId="542D8847" w:rsidR="006F071F" w:rsidRPr="00F40D4B" w:rsidRDefault="006F071F" w:rsidP="00EE3E61">
      <w:pPr>
        <w:rPr>
          <w:rtl/>
        </w:rPr>
      </w:pPr>
      <w:r w:rsidRPr="00F40D4B">
        <w:rPr>
          <w:rFonts w:hint="cs"/>
          <w:rtl/>
        </w:rPr>
        <w:t>וכשהיו באים ב' לדין עמדו בפתחו וכ'א אמר טענתו</w:t>
      </w:r>
      <w:r w:rsidR="00EE3E61">
        <w:rPr>
          <w:rFonts w:hint="cs"/>
          <w:rtl/>
        </w:rPr>
        <w:t xml:space="preserve">, </w:t>
      </w:r>
      <w:r w:rsidRPr="00F40D4B">
        <w:rPr>
          <w:rFonts w:hint="cs"/>
          <w:rtl/>
        </w:rPr>
        <w:t>ויצא קול מעלייתו '</w:t>
      </w:r>
      <w:r w:rsidRPr="00F40D4B">
        <w:rPr>
          <w:rtl/>
        </w:rPr>
        <w:t>איש פלוני אתה חייב, איש פלוני אתה זכאי</w:t>
      </w:r>
      <w:r w:rsidRPr="00F40D4B">
        <w:rPr>
          <w:rFonts w:hint="cs"/>
          <w:rtl/>
        </w:rPr>
        <w:t>'</w:t>
      </w:r>
      <w:r w:rsidRPr="00F40D4B">
        <w:rPr>
          <w:rtl/>
        </w:rPr>
        <w:t>.</w:t>
      </w:r>
    </w:p>
    <w:p w14:paraId="6BCE7733" w14:textId="05D44914" w:rsidR="00EE3E61" w:rsidRDefault="00B7332C" w:rsidP="00EE3E61">
      <w:pPr>
        <w:pStyle w:val="36"/>
        <w:framePr w:wrap="notBeside"/>
        <w:rPr>
          <w:rtl/>
        </w:rPr>
      </w:pPr>
      <w:r>
        <w:rPr>
          <w:rFonts w:hint="cs"/>
          <w:rtl/>
        </w:rPr>
        <w:t>יום אחד</w:t>
      </w:r>
      <w:r w:rsidR="00C241C5">
        <w:rPr>
          <w:rFonts w:hint="cs"/>
          <w:rtl/>
        </w:rPr>
        <w:t>:</w:t>
      </w:r>
    </w:p>
    <w:p w14:paraId="4A74646E" w14:textId="7D697792" w:rsidR="00A6533C" w:rsidRPr="00F40D4B" w:rsidRDefault="006F071F" w:rsidP="009B508D">
      <w:pPr>
        <w:rPr>
          <w:rtl/>
        </w:rPr>
      </w:pPr>
      <w:r w:rsidRPr="00F40D4B">
        <w:rPr>
          <w:rFonts w:hint="cs"/>
          <w:rtl/>
        </w:rPr>
        <w:t>רבה עמה שכנתה ואמרה '</w:t>
      </w:r>
      <w:r w:rsidRPr="00F40D4B">
        <w:rPr>
          <w:rtl/>
        </w:rPr>
        <w:t>תהא כבעלה שלא ניתן לקבורה!</w:t>
      </w:r>
    </w:p>
    <w:p w14:paraId="5B2CCF09" w14:textId="695482D5" w:rsidR="00A6533C" w:rsidRPr="00F40D4B" w:rsidRDefault="006F071F" w:rsidP="00EE3E61">
      <w:pPr>
        <w:rPr>
          <w:rtl/>
        </w:rPr>
      </w:pPr>
      <w:r w:rsidRPr="00EE3E61">
        <w:rPr>
          <w:rStyle w:val="affffc"/>
          <w:rtl/>
        </w:rPr>
        <w:t>אמר</w:t>
      </w:r>
      <w:r w:rsidR="00B7332C">
        <w:rPr>
          <w:rStyle w:val="affffc"/>
          <w:rFonts w:hint="cs"/>
          <w:rtl/>
        </w:rPr>
        <w:t>ו</w:t>
      </w:r>
      <w:r w:rsidRPr="00EE3E61">
        <w:rPr>
          <w:rStyle w:val="affffc"/>
          <w:rtl/>
        </w:rPr>
        <w:t xml:space="preserve"> רבנן:</w:t>
      </w:r>
      <w:r w:rsidRPr="00F40D4B">
        <w:rPr>
          <w:rtl/>
        </w:rPr>
        <w:t xml:space="preserve"> </w:t>
      </w:r>
      <w:r w:rsidR="00B7332C">
        <w:rPr>
          <w:rFonts w:hint="cs"/>
          <w:rtl/>
        </w:rPr>
        <w:t xml:space="preserve">עד כדי כך </w:t>
      </w:r>
      <w:r w:rsidRPr="00EE3E61">
        <w:rPr>
          <w:rStyle w:val="afffff2"/>
          <w:rFonts w:hint="cs"/>
          <w:rtl/>
        </w:rPr>
        <w:t>[שכבר נודע לבריות]</w:t>
      </w:r>
      <w:r w:rsidRPr="00F40D4B">
        <w:rPr>
          <w:rFonts w:hint="cs"/>
          <w:rtl/>
        </w:rPr>
        <w:t xml:space="preserve"> </w:t>
      </w:r>
      <w:r w:rsidRPr="00F40D4B">
        <w:rPr>
          <w:rtl/>
        </w:rPr>
        <w:t xml:space="preserve">ודאי </w:t>
      </w:r>
      <w:r w:rsidR="00B7332C">
        <w:rPr>
          <w:rFonts w:hint="cs"/>
          <w:rtl/>
        </w:rPr>
        <w:t>אין זה דרך ארץ</w:t>
      </w:r>
      <w:r w:rsidRPr="00F40D4B">
        <w:rPr>
          <w:rtl/>
        </w:rPr>
        <w:t>!</w:t>
      </w:r>
    </w:p>
    <w:p w14:paraId="00E10159" w14:textId="4875B1FA" w:rsidR="00EE3E61" w:rsidRDefault="006F071F" w:rsidP="00EE3E61">
      <w:pPr>
        <w:pStyle w:val="36"/>
        <w:framePr w:wrap="notBeside"/>
        <w:rPr>
          <w:rtl/>
        </w:rPr>
      </w:pPr>
      <w:r w:rsidRPr="00F40D4B">
        <w:rPr>
          <w:rFonts w:hint="cs"/>
          <w:rtl/>
        </w:rPr>
        <w:t>א</w:t>
      </w:r>
      <w:r w:rsidRPr="00F40D4B">
        <w:rPr>
          <w:rtl/>
        </w:rPr>
        <w:t>"</w:t>
      </w:r>
      <w:r w:rsidRPr="00F40D4B">
        <w:rPr>
          <w:rFonts w:hint="cs"/>
          <w:rtl/>
        </w:rPr>
        <w:t>ד רשב</w:t>
      </w:r>
      <w:r w:rsidRPr="00F40D4B">
        <w:rPr>
          <w:rtl/>
        </w:rPr>
        <w:t>"</w:t>
      </w:r>
      <w:r w:rsidRPr="00F40D4B">
        <w:rPr>
          <w:rFonts w:hint="cs"/>
          <w:rtl/>
        </w:rPr>
        <w:t>י</w:t>
      </w:r>
    </w:p>
    <w:p w14:paraId="456D9A2F" w14:textId="0AA17144" w:rsidR="00A6533C" w:rsidRPr="00F40D4B" w:rsidRDefault="006F071F" w:rsidP="00B7332C">
      <w:pPr>
        <w:rPr>
          <w:rtl/>
        </w:rPr>
      </w:pPr>
      <w:r w:rsidRPr="00F40D4B">
        <w:rPr>
          <w:rFonts w:hint="cs"/>
          <w:rtl/>
        </w:rPr>
        <w:t xml:space="preserve">נראה להם בחלום </w:t>
      </w:r>
      <w:r w:rsidRPr="00EE3E61">
        <w:rPr>
          <w:rStyle w:val="affffc"/>
          <w:rFonts w:hint="cs"/>
          <w:rtl/>
        </w:rPr>
        <w:t>א</w:t>
      </w:r>
      <w:r w:rsidRPr="00EE3E61">
        <w:rPr>
          <w:rStyle w:val="affffc"/>
          <w:rtl/>
        </w:rPr>
        <w:t>"</w:t>
      </w:r>
      <w:r w:rsidRPr="00EE3E61">
        <w:rPr>
          <w:rStyle w:val="affffc"/>
          <w:rFonts w:hint="cs"/>
          <w:rtl/>
        </w:rPr>
        <w:t>ל</w:t>
      </w:r>
      <w:r w:rsidR="00C241C5">
        <w:rPr>
          <w:rStyle w:val="affffc"/>
          <w:rFonts w:hint="cs"/>
          <w:rtl/>
        </w:rPr>
        <w:t>:</w:t>
      </w:r>
      <w:r w:rsidRPr="00F40D4B">
        <w:rPr>
          <w:rtl/>
        </w:rPr>
        <w:t xml:space="preserve"> פרידה אחת יש לי ביניכם ואי אתם רוצים להביאה אצלי</w:t>
      </w:r>
      <w:r w:rsidR="00B7332C">
        <w:rPr>
          <w:rFonts w:hint="cs"/>
          <w:rtl/>
        </w:rPr>
        <w:t xml:space="preserve">, </w:t>
      </w:r>
      <w:r w:rsidRPr="00F40D4B">
        <w:rPr>
          <w:rFonts w:hint="cs"/>
          <w:rtl/>
        </w:rPr>
        <w:t>שהלכו רבנן לעסוק בו</w:t>
      </w:r>
      <w:r w:rsidRPr="00F40D4B">
        <w:rPr>
          <w:rtl/>
        </w:rPr>
        <w:t xml:space="preserve">, </w:t>
      </w:r>
      <w:r w:rsidR="00B7332C">
        <w:rPr>
          <w:rFonts w:hint="cs"/>
          <w:rtl/>
        </w:rPr>
        <w:t>ו</w:t>
      </w:r>
      <w:r w:rsidRPr="00F40D4B">
        <w:rPr>
          <w:rtl/>
        </w:rPr>
        <w:t xml:space="preserve">לא </w:t>
      </w:r>
      <w:r w:rsidRPr="00F40D4B">
        <w:rPr>
          <w:rFonts w:hint="cs"/>
          <w:rtl/>
        </w:rPr>
        <w:t>הניחום בני עיר עכבריא שכל אותם שנים לא היתה חיה רעה בעירם</w:t>
      </w:r>
      <w:r w:rsidR="00B7332C">
        <w:rPr>
          <w:rFonts w:hint="cs"/>
          <w:rtl/>
        </w:rPr>
        <w:t>,</w:t>
      </w:r>
    </w:p>
    <w:p w14:paraId="19FA6ABB" w14:textId="77C045D0" w:rsidR="006F071F" w:rsidRPr="00F40D4B" w:rsidRDefault="006F071F" w:rsidP="00B7332C">
      <w:pPr>
        <w:spacing w:after="60"/>
        <w:rPr>
          <w:rtl/>
        </w:rPr>
      </w:pPr>
      <w:r w:rsidRPr="00F40D4B">
        <w:rPr>
          <w:rFonts w:hint="cs"/>
          <w:rtl/>
        </w:rPr>
        <w:t>ופעם אחת בעיו'כ שהיו טרודים</w:t>
      </w:r>
      <w:r w:rsidR="00B7332C">
        <w:rPr>
          <w:rFonts w:hint="cs"/>
          <w:rtl/>
        </w:rPr>
        <w:t>,</w:t>
      </w:r>
      <w:r w:rsidRPr="00F40D4B">
        <w:rPr>
          <w:rFonts w:hint="cs"/>
          <w:rtl/>
        </w:rPr>
        <w:t xml:space="preserve"> שלחו רבנן להביא מיטתו והביאו למערת אביו ומצאו לנחש שמקיף המערה </w:t>
      </w:r>
      <w:r w:rsidRPr="00EE3E61">
        <w:rPr>
          <w:rStyle w:val="affffc"/>
          <w:rFonts w:hint="cs"/>
          <w:rtl/>
        </w:rPr>
        <w:t>א</w:t>
      </w:r>
      <w:r w:rsidRPr="00EE3E61">
        <w:rPr>
          <w:rStyle w:val="affffc"/>
          <w:rtl/>
        </w:rPr>
        <w:t>"</w:t>
      </w:r>
      <w:r w:rsidRPr="00EE3E61">
        <w:rPr>
          <w:rStyle w:val="affffc"/>
          <w:rFonts w:hint="cs"/>
          <w:rtl/>
        </w:rPr>
        <w:t>ל</w:t>
      </w:r>
      <w:r w:rsidRPr="00F40D4B">
        <w:rPr>
          <w:rFonts w:hint="cs"/>
          <w:rtl/>
        </w:rPr>
        <w:t xml:space="preserve"> נחש נחש פתח פיך ויכנס בן אצל אביו</w:t>
      </w:r>
      <w:r w:rsidR="00B7332C">
        <w:rPr>
          <w:rFonts w:hint="cs"/>
          <w:rtl/>
        </w:rPr>
        <w:t>,</w:t>
      </w:r>
      <w:r w:rsidRPr="00F40D4B">
        <w:rPr>
          <w:rFonts w:hint="cs"/>
          <w:rtl/>
        </w:rPr>
        <w:t xml:space="preserve"> </w:t>
      </w:r>
      <w:r w:rsidRPr="00F40D4B">
        <w:rPr>
          <w:rtl/>
        </w:rPr>
        <w:t>פתח לה</w:t>
      </w:r>
      <w:r w:rsidR="00B7332C">
        <w:rPr>
          <w:rFonts w:hint="cs"/>
          <w:rtl/>
        </w:rPr>
        <w:t>ם.</w:t>
      </w:r>
    </w:p>
    <w:p w14:paraId="526860EF" w14:textId="77777777" w:rsidR="00EE3E61" w:rsidRDefault="006F071F" w:rsidP="00EE3E61">
      <w:pPr>
        <w:pStyle w:val="36"/>
        <w:framePr w:wrap="notBeside"/>
        <w:rPr>
          <w:rtl/>
        </w:rPr>
      </w:pPr>
      <w:r w:rsidRPr="00F40D4B">
        <w:rPr>
          <w:rtl/>
        </w:rPr>
        <w:t>•</w:t>
      </w:r>
      <w:r w:rsidRPr="00F40D4B">
        <w:rPr>
          <w:rFonts w:hint="cs"/>
          <w:rtl/>
        </w:rPr>
        <w:t xml:space="preserve"> </w:t>
      </w:r>
      <w:r w:rsidRPr="00F40D4B">
        <w:rPr>
          <w:rtl/>
        </w:rPr>
        <w:t xml:space="preserve">שלח רבי </w:t>
      </w:r>
    </w:p>
    <w:p w14:paraId="6E62EB8D" w14:textId="2462F06A" w:rsidR="00A6533C" w:rsidRPr="00F40D4B" w:rsidRDefault="00EE3E61" w:rsidP="009B508D">
      <w:pPr>
        <w:rPr>
          <w:rtl/>
        </w:rPr>
      </w:pPr>
      <w:r>
        <w:rPr>
          <w:rFonts w:hint="cs"/>
          <w:rtl/>
        </w:rPr>
        <w:lastRenderedPageBreak/>
        <w:t>ל</w:t>
      </w:r>
      <w:r w:rsidR="006F071F" w:rsidRPr="00F40D4B">
        <w:rPr>
          <w:rtl/>
        </w:rPr>
        <w:t xml:space="preserve">דבר באשתו, </w:t>
      </w:r>
      <w:r w:rsidR="006F071F" w:rsidRPr="00EE3E61">
        <w:rPr>
          <w:rStyle w:val="affffc"/>
          <w:rtl/>
        </w:rPr>
        <w:t xml:space="preserve">שלחה </w:t>
      </w:r>
      <w:r w:rsidR="006F071F" w:rsidRPr="00EE3E61">
        <w:rPr>
          <w:rStyle w:val="affffc"/>
          <w:rFonts w:hint="cs"/>
          <w:rtl/>
        </w:rPr>
        <w:t>לו</w:t>
      </w:r>
      <w:r w:rsidR="006F071F" w:rsidRPr="00EE3E61">
        <w:rPr>
          <w:rStyle w:val="affffc"/>
          <w:rtl/>
        </w:rPr>
        <w:t>:</w:t>
      </w:r>
      <w:r w:rsidR="006F071F" w:rsidRPr="00F40D4B">
        <w:rPr>
          <w:rtl/>
        </w:rPr>
        <w:t xml:space="preserve"> כלי שנשתמש בו קודש ישתמש בו חול?</w:t>
      </w:r>
    </w:p>
    <w:p w14:paraId="611A52DB" w14:textId="722FDF80" w:rsidR="006F071F" w:rsidRPr="00F40D4B" w:rsidRDefault="006F071F" w:rsidP="00EE3E61">
      <w:pPr>
        <w:rPr>
          <w:rtl/>
        </w:rPr>
      </w:pPr>
      <w:r w:rsidRPr="00B7332C">
        <w:rPr>
          <w:rStyle w:val="affffc"/>
          <w:rFonts w:hint="cs"/>
          <w:rtl/>
        </w:rPr>
        <w:t>ובא</w:t>
      </w:r>
      <w:r w:rsidRPr="00B7332C">
        <w:rPr>
          <w:rStyle w:val="affffc"/>
          <w:rtl/>
        </w:rPr>
        <w:t>"</w:t>
      </w:r>
      <w:r w:rsidRPr="00B7332C">
        <w:rPr>
          <w:rStyle w:val="affffc"/>
          <w:rFonts w:hint="cs"/>
          <w:rtl/>
        </w:rPr>
        <w:t xml:space="preserve">י </w:t>
      </w:r>
      <w:r w:rsidR="00B7332C" w:rsidRPr="00B7332C">
        <w:rPr>
          <w:rStyle w:val="affffc"/>
          <w:rFonts w:hint="cs"/>
          <w:rtl/>
        </w:rPr>
        <w:t>משלו</w:t>
      </w:r>
      <w:r w:rsidR="00B7332C">
        <w:rPr>
          <w:rFonts w:hint="cs"/>
          <w:rtl/>
        </w:rPr>
        <w:t xml:space="preserve"> </w:t>
      </w:r>
      <w:r w:rsidRPr="00F40D4B">
        <w:rPr>
          <w:rFonts w:hint="cs"/>
          <w:rtl/>
        </w:rPr>
        <w:t>דבמקום שהאדון תולה כלי זיינו רועה נבל יתלה תרמילו?</w:t>
      </w:r>
    </w:p>
    <w:p w14:paraId="58082D05" w14:textId="77777777" w:rsidR="00EE3E61" w:rsidRDefault="006F071F" w:rsidP="00EE3E61">
      <w:pPr>
        <w:pStyle w:val="36"/>
        <w:framePr w:wrap="notBeside"/>
        <w:rPr>
          <w:rtl/>
        </w:rPr>
      </w:pPr>
      <w:r w:rsidRPr="00F40D4B">
        <w:rPr>
          <w:rtl/>
        </w:rPr>
        <w:t>שלח לה:</w:t>
      </w:r>
    </w:p>
    <w:p w14:paraId="21FDA3D3" w14:textId="52C49E7A" w:rsidR="00A6533C" w:rsidRPr="00F40D4B" w:rsidRDefault="006F071F" w:rsidP="009B508D">
      <w:pPr>
        <w:rPr>
          <w:rtl/>
        </w:rPr>
      </w:pPr>
      <w:r w:rsidRPr="00F40D4B">
        <w:rPr>
          <w:rtl/>
        </w:rPr>
        <w:t>נהי דבתורה גדול ממני, אבל במעשים טובים מי גדול ממני?</w:t>
      </w:r>
    </w:p>
    <w:p w14:paraId="6FCE52B4" w14:textId="78860E4C" w:rsidR="00EE3E61" w:rsidRDefault="006F071F" w:rsidP="00EE3E61">
      <w:pPr>
        <w:pStyle w:val="36"/>
        <w:framePr w:wrap="notBeside"/>
        <w:rPr>
          <w:rtl/>
        </w:rPr>
      </w:pPr>
      <w:r w:rsidRPr="00F40D4B">
        <w:rPr>
          <w:rtl/>
        </w:rPr>
        <w:t>שלחה ל</w:t>
      </w:r>
      <w:r w:rsidR="00EE3E61">
        <w:rPr>
          <w:rFonts w:hint="cs"/>
          <w:rtl/>
        </w:rPr>
        <w:t>ו</w:t>
      </w:r>
      <w:r w:rsidRPr="00F40D4B">
        <w:rPr>
          <w:rtl/>
        </w:rPr>
        <w:t>:</w:t>
      </w:r>
    </w:p>
    <w:p w14:paraId="20688C44" w14:textId="49594A9C" w:rsidR="006F071F" w:rsidRPr="00F40D4B" w:rsidRDefault="006F071F" w:rsidP="009B508D">
      <w:pPr>
        <w:rPr>
          <w:rtl/>
        </w:rPr>
      </w:pPr>
      <w:r w:rsidRPr="00F40D4B">
        <w:rPr>
          <w:rtl/>
        </w:rPr>
        <w:t xml:space="preserve">בתורה </w:t>
      </w:r>
      <w:r w:rsidR="00B7332C">
        <w:rPr>
          <w:rFonts w:hint="cs"/>
          <w:rtl/>
        </w:rPr>
        <w:t xml:space="preserve">איני יודעת אם </w:t>
      </w:r>
      <w:r w:rsidRPr="00F40D4B">
        <w:rPr>
          <w:rtl/>
        </w:rPr>
        <w:t xml:space="preserve">גדול ממך, במעשים </w:t>
      </w:r>
      <w:r w:rsidR="00B7332C">
        <w:rPr>
          <w:rFonts w:hint="cs"/>
          <w:rtl/>
        </w:rPr>
        <w:t>ידעתי</w:t>
      </w:r>
      <w:r w:rsidRPr="00F40D4B">
        <w:rPr>
          <w:rtl/>
        </w:rPr>
        <w:t xml:space="preserve">, </w:t>
      </w:r>
      <w:r w:rsidR="00EE3E61">
        <w:rPr>
          <w:rFonts w:hint="cs"/>
          <w:rtl/>
        </w:rPr>
        <w:t xml:space="preserve">שהרי קיבל עליו </w:t>
      </w:r>
      <w:r w:rsidRPr="00F40D4B">
        <w:rPr>
          <w:rtl/>
        </w:rPr>
        <w:t>יסורי.</w:t>
      </w:r>
    </w:p>
    <w:p w14:paraId="1D42FCD7" w14:textId="044ACFE8" w:rsidR="00B7332C" w:rsidRDefault="00B7332C" w:rsidP="00B7332C">
      <w:pPr>
        <w:pStyle w:val="affff9"/>
        <w:rPr>
          <w:rtl/>
        </w:rPr>
      </w:pPr>
      <w:r>
        <w:rPr>
          <w:rFonts w:hint="cs"/>
          <w:rtl/>
        </w:rPr>
        <w:t xml:space="preserve">ראבר''ש היה גדול מרבי </w:t>
      </w:r>
      <w:r w:rsidR="006F071F" w:rsidRPr="00B7332C">
        <w:rPr>
          <w:rtl/>
        </w:rPr>
        <w:t>בתורה</w:t>
      </w:r>
      <w:r w:rsidR="006F071F" w:rsidRPr="00F40D4B">
        <w:rPr>
          <w:rtl/>
        </w:rPr>
        <w:t xml:space="preserve"> </w:t>
      </w:r>
    </w:p>
    <w:p w14:paraId="759895FB" w14:textId="77777777" w:rsidR="00E2606B" w:rsidRDefault="006F071F" w:rsidP="00EE3E61">
      <w:pPr>
        <w:rPr>
          <w:rtl/>
        </w:rPr>
      </w:pPr>
      <w:r w:rsidRPr="00EE3E61">
        <w:rPr>
          <w:rStyle w:val="affffc"/>
          <w:rtl/>
        </w:rPr>
        <w:t>דכ</w:t>
      </w:r>
      <w:r w:rsidRPr="00EE3E61">
        <w:rPr>
          <w:rStyle w:val="affffc"/>
          <w:rFonts w:hint="cs"/>
          <w:rtl/>
        </w:rPr>
        <w:t>שישבו רשב</w:t>
      </w:r>
      <w:r w:rsidRPr="00EE3E61">
        <w:rPr>
          <w:rStyle w:val="affffc"/>
          <w:rtl/>
        </w:rPr>
        <w:t>"</w:t>
      </w:r>
      <w:r w:rsidRPr="00EE3E61">
        <w:rPr>
          <w:rStyle w:val="affffc"/>
          <w:rFonts w:hint="cs"/>
          <w:rtl/>
        </w:rPr>
        <w:t>ג וריב</w:t>
      </w:r>
      <w:r w:rsidRPr="00EE3E61">
        <w:rPr>
          <w:rStyle w:val="affffc"/>
          <w:rtl/>
        </w:rPr>
        <w:t>"</w:t>
      </w:r>
      <w:r w:rsidRPr="00EE3E61">
        <w:rPr>
          <w:rStyle w:val="affffc"/>
          <w:rFonts w:hint="cs"/>
          <w:rtl/>
        </w:rPr>
        <w:t xml:space="preserve">ק </w:t>
      </w:r>
      <w:r w:rsidRPr="00EE3E61">
        <w:rPr>
          <w:rStyle w:val="affffc"/>
          <w:rtl/>
        </w:rPr>
        <w:t>אספסלי,</w:t>
      </w:r>
      <w:r w:rsidRPr="00F40D4B">
        <w:rPr>
          <w:rtl/>
        </w:rPr>
        <w:t xml:space="preserve"> י</w:t>
      </w:r>
      <w:r w:rsidRPr="00F40D4B">
        <w:rPr>
          <w:rFonts w:hint="cs"/>
          <w:rtl/>
        </w:rPr>
        <w:t xml:space="preserve">שבו לפניהם </w:t>
      </w:r>
      <w:r w:rsidRPr="00EE3E61">
        <w:rPr>
          <w:rStyle w:val="affffc"/>
          <w:rFonts w:hint="cs"/>
          <w:rtl/>
        </w:rPr>
        <w:t>ראבר</w:t>
      </w:r>
      <w:r w:rsidRPr="00EE3E61">
        <w:rPr>
          <w:rStyle w:val="affffc"/>
          <w:rtl/>
        </w:rPr>
        <w:t>"</w:t>
      </w:r>
      <w:r w:rsidRPr="00EE3E61">
        <w:rPr>
          <w:rStyle w:val="affffc"/>
          <w:rFonts w:hint="cs"/>
          <w:rtl/>
        </w:rPr>
        <w:t>ש ורבי</w:t>
      </w:r>
      <w:r w:rsidRPr="00F40D4B">
        <w:rPr>
          <w:rFonts w:hint="cs"/>
          <w:rtl/>
        </w:rPr>
        <w:t xml:space="preserve"> על הקרקע</w:t>
      </w:r>
      <w:r w:rsidR="00B7332C">
        <w:rPr>
          <w:rFonts w:hint="cs"/>
          <w:rtl/>
        </w:rPr>
        <w:t>,</w:t>
      </w:r>
      <w:r w:rsidRPr="00F40D4B">
        <w:rPr>
          <w:rFonts w:hint="cs"/>
          <w:rtl/>
        </w:rPr>
        <w:t xml:space="preserve"> </w:t>
      </w:r>
    </w:p>
    <w:p w14:paraId="6BAC1805" w14:textId="77777777" w:rsidR="00E2606B" w:rsidRDefault="006F071F" w:rsidP="00EE3E61">
      <w:pPr>
        <w:rPr>
          <w:rtl/>
        </w:rPr>
      </w:pPr>
      <w:r w:rsidRPr="00F40D4B">
        <w:rPr>
          <w:rFonts w:hint="cs"/>
          <w:rtl/>
        </w:rPr>
        <w:t>והקשו ותירצו</w:t>
      </w:r>
      <w:r w:rsidR="00EE3E61">
        <w:rPr>
          <w:rFonts w:hint="cs"/>
          <w:rtl/>
        </w:rPr>
        <w:t xml:space="preserve">, </w:t>
      </w:r>
      <w:r w:rsidRPr="00B7332C">
        <w:rPr>
          <w:rStyle w:val="affffc"/>
          <w:rtl/>
        </w:rPr>
        <w:t>אמר</w:t>
      </w:r>
      <w:r w:rsidRPr="00B7332C">
        <w:rPr>
          <w:rStyle w:val="affffc"/>
          <w:rFonts w:hint="cs"/>
          <w:rtl/>
        </w:rPr>
        <w:t>ו</w:t>
      </w:r>
      <w:r w:rsidRPr="00B7332C">
        <w:rPr>
          <w:rStyle w:val="affffc"/>
          <w:rtl/>
        </w:rPr>
        <w:t>:</w:t>
      </w:r>
      <w:r w:rsidRPr="00F40D4B">
        <w:rPr>
          <w:rtl/>
        </w:rPr>
        <w:t xml:space="preserve"> מימיהן אנו שותים והם יושבים ע"ג קרקע? </w:t>
      </w:r>
    </w:p>
    <w:p w14:paraId="1D481382" w14:textId="5181627C" w:rsidR="00A6533C" w:rsidRPr="00F40D4B" w:rsidRDefault="006F071F" w:rsidP="00EE3E61">
      <w:pPr>
        <w:rPr>
          <w:rtl/>
        </w:rPr>
      </w:pPr>
      <w:r w:rsidRPr="00F40D4B">
        <w:rPr>
          <w:rFonts w:hint="cs"/>
          <w:rtl/>
        </w:rPr>
        <w:t>עשו להם ספסלים והעלום</w:t>
      </w:r>
      <w:r w:rsidR="00EE3E61">
        <w:rPr>
          <w:rFonts w:hint="cs"/>
          <w:rtl/>
        </w:rPr>
        <w:t>,</w:t>
      </w:r>
    </w:p>
    <w:p w14:paraId="696DC616" w14:textId="77777777" w:rsidR="00B7332C" w:rsidRDefault="006F071F" w:rsidP="00B7332C">
      <w:pPr>
        <w:pStyle w:val="36"/>
        <w:framePr w:wrap="notBeside"/>
        <w:rPr>
          <w:rtl/>
        </w:rPr>
      </w:pPr>
      <w:r w:rsidRPr="00EE3E61">
        <w:rPr>
          <w:rStyle w:val="affffc"/>
          <w:rFonts w:hint="cs"/>
          <w:rtl/>
        </w:rPr>
        <w:t>א</w:t>
      </w:r>
      <w:r w:rsidRPr="00EE3E61">
        <w:rPr>
          <w:rStyle w:val="affffc"/>
          <w:rtl/>
        </w:rPr>
        <w:t>"</w:t>
      </w:r>
      <w:r w:rsidRPr="00EE3E61">
        <w:rPr>
          <w:rStyle w:val="affffc"/>
          <w:rFonts w:hint="cs"/>
          <w:rtl/>
        </w:rPr>
        <w:t>ל רשב</w:t>
      </w:r>
      <w:r w:rsidRPr="00EE3E61">
        <w:rPr>
          <w:rStyle w:val="affffc"/>
          <w:rtl/>
        </w:rPr>
        <w:t>"</w:t>
      </w:r>
      <w:r w:rsidRPr="00EE3E61">
        <w:rPr>
          <w:rStyle w:val="affffc"/>
          <w:rFonts w:hint="cs"/>
          <w:rtl/>
        </w:rPr>
        <w:t>ג</w:t>
      </w:r>
      <w:r w:rsidRPr="00EE3E61">
        <w:rPr>
          <w:rStyle w:val="affffc"/>
          <w:rtl/>
        </w:rPr>
        <w:t>:</w:t>
      </w:r>
    </w:p>
    <w:p w14:paraId="567DF164" w14:textId="51DFA1CC" w:rsidR="006F071F" w:rsidRPr="00F40D4B" w:rsidRDefault="006F071F" w:rsidP="009B508D">
      <w:pPr>
        <w:rPr>
          <w:rtl/>
        </w:rPr>
      </w:pPr>
      <w:r w:rsidRPr="00F40D4B">
        <w:rPr>
          <w:rtl/>
        </w:rPr>
        <w:t>פרידה אחת יש לי ביניכם, ואתם מבקשים לאבדה הימני</w:t>
      </w:r>
      <w:r w:rsidR="00B7332C">
        <w:rPr>
          <w:rFonts w:hint="cs"/>
          <w:rtl/>
        </w:rPr>
        <w:t xml:space="preserve"> </w:t>
      </w:r>
      <w:r w:rsidR="00B7332C" w:rsidRPr="00B7332C">
        <w:rPr>
          <w:rStyle w:val="afffff2"/>
          <w:rFonts w:hint="cs"/>
          <w:rtl/>
        </w:rPr>
        <w:t>ע''י עין הרע</w:t>
      </w:r>
      <w:r w:rsidRPr="00F40D4B">
        <w:rPr>
          <w:rtl/>
        </w:rPr>
        <w:t xml:space="preserve">? </w:t>
      </w:r>
      <w:r w:rsidRPr="00F40D4B">
        <w:rPr>
          <w:rFonts w:hint="cs"/>
          <w:rtl/>
        </w:rPr>
        <w:t xml:space="preserve">הורידו </w:t>
      </w:r>
      <w:r w:rsidRPr="00F40D4B">
        <w:rPr>
          <w:rtl/>
        </w:rPr>
        <w:t>לרבי</w:t>
      </w:r>
      <w:r w:rsidRPr="00F40D4B">
        <w:rPr>
          <w:rFonts w:hint="cs"/>
          <w:rtl/>
        </w:rPr>
        <w:t xml:space="preserve"> בנו</w:t>
      </w:r>
      <w:r w:rsidRPr="00F40D4B">
        <w:rPr>
          <w:rtl/>
        </w:rPr>
        <w:t>.</w:t>
      </w:r>
    </w:p>
    <w:p w14:paraId="513D23BC" w14:textId="77777777" w:rsidR="00B7332C" w:rsidRDefault="006F071F" w:rsidP="00B7332C">
      <w:pPr>
        <w:pStyle w:val="36"/>
        <w:framePr w:wrap="notBeside"/>
        <w:rPr>
          <w:rtl/>
        </w:rPr>
      </w:pPr>
      <w:r w:rsidRPr="00EE3E61">
        <w:rPr>
          <w:rStyle w:val="affffc"/>
          <w:rtl/>
        </w:rPr>
        <w:t>א"</w:t>
      </w:r>
      <w:r w:rsidRPr="00EE3E61">
        <w:rPr>
          <w:rStyle w:val="affffc"/>
          <w:rFonts w:hint="cs"/>
          <w:rtl/>
        </w:rPr>
        <w:t>ל ריב</w:t>
      </w:r>
      <w:r w:rsidRPr="00EE3E61">
        <w:rPr>
          <w:rStyle w:val="affffc"/>
          <w:rtl/>
        </w:rPr>
        <w:t>"</w:t>
      </w:r>
      <w:r w:rsidRPr="00EE3E61">
        <w:rPr>
          <w:rStyle w:val="affffc"/>
          <w:rFonts w:hint="cs"/>
          <w:rtl/>
        </w:rPr>
        <w:t>ק</w:t>
      </w:r>
      <w:r w:rsidRPr="00EE3E61">
        <w:rPr>
          <w:rStyle w:val="affffc"/>
          <w:rtl/>
        </w:rPr>
        <w:t>:</w:t>
      </w:r>
    </w:p>
    <w:p w14:paraId="152AE49C" w14:textId="7802464E" w:rsidR="00B7332C" w:rsidRDefault="006F071F" w:rsidP="00EE3E61">
      <w:pPr>
        <w:rPr>
          <w:rtl/>
        </w:rPr>
      </w:pPr>
      <w:r w:rsidRPr="00F40D4B">
        <w:rPr>
          <w:rtl/>
        </w:rPr>
        <w:t xml:space="preserve">מי שיש לו אב יחיה, ומי שאין לו אב ימות? </w:t>
      </w:r>
      <w:r w:rsidR="00B7332C" w:rsidRPr="00B7332C">
        <w:rPr>
          <w:rStyle w:val="afffff2"/>
          <w:rFonts w:hint="cs"/>
          <w:rtl/>
        </w:rPr>
        <w:t>שרשב''י נפטר</w:t>
      </w:r>
      <w:r w:rsidR="00B7332C">
        <w:rPr>
          <w:rFonts w:hint="cs"/>
          <w:rtl/>
        </w:rPr>
        <w:t xml:space="preserve"> </w:t>
      </w:r>
    </w:p>
    <w:p w14:paraId="6D5798ED" w14:textId="77777777" w:rsidR="00E2606B" w:rsidRDefault="006F071F" w:rsidP="00EE3E61">
      <w:pPr>
        <w:rPr>
          <w:rtl/>
        </w:rPr>
      </w:pPr>
      <w:r w:rsidRPr="00F40D4B">
        <w:rPr>
          <w:rFonts w:hint="cs"/>
          <w:rtl/>
        </w:rPr>
        <w:t xml:space="preserve">הורידו גם </w:t>
      </w:r>
      <w:r w:rsidRPr="00EE3E61">
        <w:rPr>
          <w:rStyle w:val="affffc"/>
          <w:rFonts w:hint="cs"/>
          <w:rtl/>
        </w:rPr>
        <w:t>לראבר</w:t>
      </w:r>
      <w:r w:rsidRPr="00EE3E61">
        <w:rPr>
          <w:rStyle w:val="affffc"/>
          <w:rtl/>
        </w:rPr>
        <w:t>"</w:t>
      </w:r>
      <w:r w:rsidRPr="00EE3E61">
        <w:rPr>
          <w:rStyle w:val="affffc"/>
          <w:rFonts w:hint="cs"/>
          <w:rtl/>
        </w:rPr>
        <w:t>ש</w:t>
      </w:r>
      <w:r w:rsidRPr="00F40D4B">
        <w:rPr>
          <w:rFonts w:hint="cs"/>
          <w:rtl/>
        </w:rPr>
        <w:t xml:space="preserve"> וחלשה דעתו</w:t>
      </w:r>
      <w:r w:rsidR="00EE3E61">
        <w:rPr>
          <w:rFonts w:hint="cs"/>
          <w:rtl/>
        </w:rPr>
        <w:t xml:space="preserve">, </w:t>
      </w:r>
      <w:r w:rsidRPr="00EE3E61">
        <w:rPr>
          <w:rStyle w:val="affffc"/>
          <w:rtl/>
        </w:rPr>
        <w:t>אמר:</w:t>
      </w:r>
      <w:r w:rsidRPr="00F40D4B">
        <w:rPr>
          <w:rtl/>
        </w:rPr>
        <w:t xml:space="preserve"> </w:t>
      </w:r>
      <w:r w:rsidRPr="00F40D4B">
        <w:rPr>
          <w:rFonts w:hint="cs"/>
          <w:rtl/>
        </w:rPr>
        <w:t>חשבתם לו כמוני</w:t>
      </w:r>
      <w:r w:rsidR="00E2606B">
        <w:rPr>
          <w:rFonts w:hint="cs"/>
          <w:rtl/>
        </w:rPr>
        <w:t>?</w:t>
      </w:r>
    </w:p>
    <w:p w14:paraId="76570355" w14:textId="4A3E4AFA" w:rsidR="006F071F" w:rsidRPr="00F40D4B" w:rsidRDefault="006F071F" w:rsidP="00EE3E61">
      <w:pPr>
        <w:rPr>
          <w:rtl/>
        </w:rPr>
      </w:pPr>
      <w:r>
        <w:rPr>
          <w:rFonts w:hint="cs"/>
          <w:rtl/>
        </w:rPr>
        <w:t xml:space="preserve">עד אותו היום כשרבי אמר דבר סייעו </w:t>
      </w:r>
      <w:r>
        <w:rPr>
          <w:rStyle w:val="affffc"/>
          <w:rFonts w:hint="cs"/>
          <w:rtl/>
          <w:rPrChange w:id="9187" w:author="מנוע אמוראים" w:date="2026-10-05T16:41:14Z">
            <w:rPr>
              <w:rFonts w:hint="cs"/>
              <w:rtl/>
            </w:rPr>
          </w:rPrChange>
        </w:rPr>
        <w:t xml:space="preserve">ראבר</w:t>
      </w:r>
      <w:r>
        <w:rPr>
          <w:rStyle w:val="affffc"/>
          <w:rtl/>
          <w:rPrChange w:id="9188" w:author="מנוע אמוראים" w:date="2026-10-05T16:41:14Z">
            <w:rPr>
              <w:rtl/>
            </w:rPr>
          </w:rPrChange>
        </w:rPr>
        <w:t xml:space="preserve">"</w:t>
      </w:r>
      <w:r>
        <w:rPr>
          <w:rStyle w:val="affffc"/>
          <w:rFonts w:hint="cs"/>
          <w:rtl/>
          <w:rPrChange w:id="9189" w:author="מנוע אמוראים" w:date="2026-10-05T16:41:14Z">
            <w:rPr>
              <w:rFonts w:hint="cs"/>
              <w:rtl/>
            </w:rPr>
          </w:rPrChange>
        </w:rPr>
        <w:t xml:space="preserve">ש</w:t>
      </w:r>
      <w:r w:rsidR="00EE3E61">
        <w:rPr>
          <w:rFonts w:hint="cs"/>
          <w:rtl/>
        </w:rPr>
        <w:t xml:space="preserve">, </w:t>
      </w:r>
      <w:r w:rsidRPr="00F40D4B">
        <w:rPr>
          <w:rtl/>
        </w:rPr>
        <w:t>מכאן ואילך, כ</w:t>
      </w:r>
      <w:r>
        <w:rPr>
          <w:rFonts w:hint="cs"/>
          <w:rtl/>
        </w:rPr>
        <w:t xml:space="preserve">שהיה רוצה רבי להשיב היה אומר לו </w:t>
      </w:r>
      <w:r>
        <w:rPr>
          <w:rStyle w:val="affffc"/>
          <w:rFonts w:hint="cs"/>
          <w:rtl/>
          <w:rPrChange w:id="9190" w:author="מנוע אמוראים" w:date="2026-10-05T16:41:14Z">
            <w:rPr>
              <w:rFonts w:hint="cs"/>
              <w:rtl/>
            </w:rPr>
          </w:rPrChange>
        </w:rPr>
        <w:t xml:space="preserve">ראבר</w:t>
      </w:r>
      <w:r>
        <w:rPr>
          <w:rStyle w:val="affffc"/>
          <w:rtl/>
          <w:rPrChange w:id="9191" w:author="מנוע אמוראים" w:date="2026-10-05T16:41:14Z">
            <w:rPr>
              <w:rtl/>
            </w:rPr>
          </w:rPrChange>
        </w:rPr>
        <w:t xml:space="preserve">"</w:t>
      </w:r>
      <w:r>
        <w:rPr>
          <w:rStyle w:val="affffc"/>
          <w:rFonts w:hint="cs"/>
          <w:rtl/>
          <w:rPrChange w:id="9192" w:author="מנוע אמוראים" w:date="2026-10-05T16:41:14Z">
            <w:rPr>
              <w:rFonts w:hint="cs"/>
              <w:rtl/>
            </w:rPr>
          </w:rPrChange>
        </w:rPr>
        <w:t xml:space="preserve">ש</w:t>
      </w:r>
      <w:r>
        <w:rPr>
          <w:rFonts w:hint="cs"/>
          <w:rtl/>
        </w:rPr>
        <w:t xml:space="preserve"> </w:t>
      </w:r>
      <w:r w:rsidRPr="00F40D4B">
        <w:rPr>
          <w:rtl/>
        </w:rPr>
        <w:t>כך וכך יש לך להשיב, זו היא תשובתך, השתא היקפתנו תשובות חבילות שאין בהן ממש.</w:t>
      </w:r>
      <w:r w:rsidR="00B7332C">
        <w:rPr>
          <w:rFonts w:hint="cs"/>
          <w:rtl/>
        </w:rPr>
        <w:t xml:space="preserve"> </w:t>
      </w:r>
    </w:p>
    <w:p w14:paraId="4C197DE4" w14:textId="77777777" w:rsidR="00E2606B" w:rsidRDefault="006F071F" w:rsidP="00B7332C">
      <w:pPr>
        <w:rPr>
          <w:rtl/>
        </w:rPr>
      </w:pPr>
      <w:r w:rsidRPr="00F40D4B">
        <w:rPr>
          <w:rtl/>
        </w:rPr>
        <w:t>חלש</w:t>
      </w:r>
      <w:r w:rsidRPr="00F40D4B">
        <w:rPr>
          <w:rFonts w:hint="cs"/>
          <w:rtl/>
        </w:rPr>
        <w:t>ה</w:t>
      </w:r>
      <w:r w:rsidRPr="00F40D4B">
        <w:rPr>
          <w:rtl/>
        </w:rPr>
        <w:t xml:space="preserve"> דעת</w:t>
      </w:r>
      <w:r w:rsidR="00EE3E61">
        <w:rPr>
          <w:rFonts w:hint="cs"/>
          <w:rtl/>
        </w:rPr>
        <w:t>ו</w:t>
      </w:r>
      <w:r w:rsidRPr="00F40D4B">
        <w:rPr>
          <w:rtl/>
        </w:rPr>
        <w:t xml:space="preserve"> דרבי, </w:t>
      </w:r>
      <w:r w:rsidR="00B7332C">
        <w:rPr>
          <w:rFonts w:hint="cs"/>
          <w:rtl/>
        </w:rPr>
        <w:t xml:space="preserve">וסיפר לאביו, </w:t>
      </w:r>
    </w:p>
    <w:p w14:paraId="65944B83" w14:textId="77777777" w:rsidR="00E2606B" w:rsidRDefault="00B7332C" w:rsidP="00E2606B">
      <w:pPr>
        <w:pStyle w:val="36"/>
        <w:framePr w:wrap="notBeside"/>
        <w:rPr>
          <w:rStyle w:val="affffc"/>
          <w:rtl/>
        </w:rPr>
      </w:pPr>
      <w:r w:rsidRPr="00B7332C">
        <w:rPr>
          <w:rStyle w:val="affffc"/>
          <w:rFonts w:hint="cs"/>
          <w:rtl/>
        </w:rPr>
        <w:t>א''ל אביו רשב''ג</w:t>
      </w:r>
      <w:r>
        <w:rPr>
          <w:rStyle w:val="affffc"/>
          <w:rFonts w:hint="cs"/>
          <w:rtl/>
        </w:rPr>
        <w:t>:</w:t>
      </w:r>
    </w:p>
    <w:p w14:paraId="68587647" w14:textId="2FEFD8ED" w:rsidR="00EE3E61" w:rsidRDefault="006F071F" w:rsidP="00E2606B">
      <w:pPr>
        <w:spacing w:after="60"/>
        <w:rPr>
          <w:rtl/>
        </w:rPr>
      </w:pPr>
      <w:r w:rsidRPr="00F40D4B">
        <w:rPr>
          <w:rtl/>
        </w:rPr>
        <w:t>בני, אל ירע שהוא ארי בן ארי, ואתה ארי בן שועל.</w:t>
      </w:r>
    </w:p>
    <w:p w14:paraId="5D20AE44" w14:textId="7918B067" w:rsidR="00EE3E61" w:rsidRDefault="00B7332C" w:rsidP="00EE3E61">
      <w:pPr>
        <w:pStyle w:val="36"/>
        <w:framePr w:wrap="notBeside"/>
        <w:rPr>
          <w:rtl/>
        </w:rPr>
      </w:pPr>
      <w:r>
        <w:rPr>
          <w:rFonts w:hint="cs"/>
          <w:rtl/>
        </w:rPr>
        <w:t>והיינו דרבי:</w:t>
      </w:r>
    </w:p>
    <w:p w14:paraId="4751E7D8" w14:textId="3D9681C0" w:rsidR="006F071F" w:rsidRPr="00F40D4B" w:rsidRDefault="006F071F" w:rsidP="009B508D">
      <w:pPr>
        <w:rPr>
          <w:rtl/>
        </w:rPr>
      </w:pPr>
      <w:r w:rsidRPr="00B7332C">
        <w:rPr>
          <w:b/>
          <w:bCs/>
          <w:rtl/>
        </w:rPr>
        <w:t>שלשה ענוותנין הן,</w:t>
      </w:r>
      <w:r w:rsidRPr="00F40D4B">
        <w:rPr>
          <w:rtl/>
        </w:rPr>
        <w:t xml:space="preserve"> אבא</w:t>
      </w:r>
      <w:r w:rsidR="00B7332C">
        <w:rPr>
          <w:rFonts w:hint="cs"/>
          <w:rtl/>
        </w:rPr>
        <w:t xml:space="preserve"> </w:t>
      </w:r>
      <w:r>
        <w:rPr>
          <w:rStyle w:val="affffc"/>
          <w:rFonts w:hint="cs"/>
          <w:rtl/>
          <w:rPrChange w:id="9193" w:author="מנוע אמוראים" w:date="2026-10-05T16:41:14Z">
            <w:rPr>
              <w:rStyle w:val="afffff2"/>
              <w:rFonts w:hint="cs"/>
              <w:rtl/>
            </w:rPr>
          </w:rPrChange>
        </w:rPr>
        <w:t xml:space="preserve">רשב</w:t>
      </w:r>
      <w:r>
        <w:rPr>
          <w:rStyle w:val="affffc"/>
          <w:rFonts w:hint="cs"/>
          <w:rtl/>
          <w:rPrChange w:id="9194" w:author="מנוע אמוראים" w:date="2026-10-05T16:41:14Z">
            <w:rPr>
              <w:rStyle w:val="afffff2"/>
              <w:rFonts w:hint="cs"/>
              <w:rtl/>
            </w:rPr>
          </w:rPrChange>
        </w:rPr>
        <w:t xml:space="preserve">"</w:t>
      </w:r>
      <w:r>
        <w:rPr>
          <w:rStyle w:val="affffc"/>
          <w:rFonts w:hint="cs"/>
          <w:rtl/>
          <w:rPrChange w:id="9195" w:author="מנוע אמוראים" w:date="2026-10-05T16:41:14Z">
            <w:rPr>
              <w:rStyle w:val="afffff2"/>
              <w:rFonts w:hint="cs"/>
              <w:rtl/>
            </w:rPr>
          </w:rPrChange>
        </w:rPr>
        <w:t xml:space="preserve">ג</w:t>
      </w:r>
      <w:r w:rsidRPr="00F40D4B">
        <w:rPr>
          <w:rtl/>
        </w:rPr>
        <w:t>, ובני בתירה, ויונתן בן שאול.</w:t>
      </w:r>
    </w:p>
    <w:p w14:paraId="2C3814A0" w14:textId="2C529E5D" w:rsidR="006F071F" w:rsidRPr="00F40D4B" w:rsidRDefault="00B7332C" w:rsidP="009B508D">
      <w:pPr>
        <w:rPr>
          <w:rtl/>
        </w:rPr>
      </w:pPr>
      <w:r w:rsidRPr="00B7332C">
        <w:rPr>
          <w:rFonts w:hint="cs"/>
          <w:rtl/>
        </w:rPr>
        <w:t>רשב''ג</w:t>
      </w:r>
      <w:r w:rsidR="006F071F" w:rsidRPr="00B7332C">
        <w:rPr>
          <w:rtl/>
        </w:rPr>
        <w:t>-</w:t>
      </w:r>
      <w:r w:rsidR="006F071F" w:rsidRPr="00F40D4B">
        <w:rPr>
          <w:rtl/>
        </w:rPr>
        <w:t xml:space="preserve"> הא דאמרן.</w:t>
      </w:r>
    </w:p>
    <w:p w14:paraId="7E7BF8B7" w14:textId="75EC5B25" w:rsidR="006F071F" w:rsidRPr="00F40D4B" w:rsidRDefault="006F071F" w:rsidP="009B508D">
      <w:pPr>
        <w:rPr>
          <w:rtl/>
        </w:rPr>
      </w:pPr>
      <w:r w:rsidRPr="00B7332C">
        <w:rPr>
          <w:b/>
          <w:bCs/>
          <w:rtl/>
        </w:rPr>
        <w:lastRenderedPageBreak/>
        <w:t>בני בתירה -</w:t>
      </w:r>
      <w:r w:rsidRPr="00F40D4B">
        <w:rPr>
          <w:rtl/>
        </w:rPr>
        <w:t xml:space="preserve">הושיבוהו </w:t>
      </w:r>
      <w:r w:rsidRPr="00F40D4B">
        <w:rPr>
          <w:rFonts w:hint="cs"/>
          <w:rtl/>
        </w:rPr>
        <w:t xml:space="preserve">להלל </w:t>
      </w:r>
      <w:r w:rsidRPr="00F40D4B">
        <w:rPr>
          <w:rtl/>
        </w:rPr>
        <w:t>בראש ומינוהו לנשיא עליהן.</w:t>
      </w:r>
    </w:p>
    <w:p w14:paraId="75018654" w14:textId="15F6A31B" w:rsidR="006F071F" w:rsidRPr="00F40D4B" w:rsidRDefault="006F071F" w:rsidP="009B508D">
      <w:pPr>
        <w:rPr>
          <w:rtl/>
        </w:rPr>
      </w:pPr>
      <w:r w:rsidRPr="00B7332C">
        <w:rPr>
          <w:b/>
          <w:bCs/>
          <w:rtl/>
        </w:rPr>
        <w:t>יונתן בן שאול</w:t>
      </w:r>
      <w:r w:rsidRPr="00F40D4B">
        <w:rPr>
          <w:rtl/>
        </w:rPr>
        <w:t xml:space="preserve"> </w:t>
      </w:r>
      <w:r w:rsidR="00EE3E61" w:rsidRPr="00B7332C">
        <w:rPr>
          <w:rStyle w:val="affffc"/>
          <w:rFonts w:hint="cs"/>
          <w:rtl/>
        </w:rPr>
        <w:t xml:space="preserve">שאמר </w:t>
      </w:r>
      <w:r w:rsidRPr="00B7332C">
        <w:rPr>
          <w:rStyle w:val="affffc"/>
          <w:rtl/>
        </w:rPr>
        <w:t>לדוד</w:t>
      </w:r>
      <w:r w:rsidRPr="00F40D4B">
        <w:rPr>
          <w:rtl/>
        </w:rPr>
        <w:t xml:space="preserve"> </w:t>
      </w:r>
      <w:r w:rsidRPr="00B7332C">
        <w:rPr>
          <w:rStyle w:val="affff8"/>
          <w:rtl/>
        </w:rPr>
        <w:t>ואתה תמלך על ישראל ואני אהיה לך למשנה.</w:t>
      </w:r>
    </w:p>
    <w:p w14:paraId="4360EF40" w14:textId="77777777" w:rsidR="00EE3E61" w:rsidRDefault="006F071F" w:rsidP="00EE3E61">
      <w:pPr>
        <w:pStyle w:val="36"/>
        <w:framePr w:wrap="notBeside"/>
        <w:rPr>
          <w:rtl/>
        </w:rPr>
      </w:pPr>
      <w:r w:rsidRPr="00F40D4B">
        <w:rPr>
          <w:rFonts w:hint="cs"/>
          <w:rtl/>
        </w:rPr>
        <w:t>ודחי'</w:t>
      </w:r>
    </w:p>
    <w:p w14:paraId="590A2861" w14:textId="77777777" w:rsidR="00B7332C" w:rsidRDefault="006F071F" w:rsidP="009B508D">
      <w:pPr>
        <w:rPr>
          <w:rtl/>
        </w:rPr>
      </w:pPr>
      <w:r w:rsidRPr="00F40D4B">
        <w:rPr>
          <w:rFonts w:hint="cs"/>
          <w:rtl/>
        </w:rPr>
        <w:t xml:space="preserve">יונתן בן שאול </w:t>
      </w:r>
      <w:r w:rsidR="00B7332C">
        <w:rPr>
          <w:rFonts w:hint="cs"/>
          <w:rtl/>
        </w:rPr>
        <w:t xml:space="preserve">משום </w:t>
      </w:r>
      <w:r w:rsidRPr="00F40D4B">
        <w:rPr>
          <w:rFonts w:hint="cs"/>
          <w:rtl/>
        </w:rPr>
        <w:t xml:space="preserve">שראה שכולם הולכים אחרי דוד </w:t>
      </w:r>
    </w:p>
    <w:p w14:paraId="65134ADE" w14:textId="019E10AD" w:rsidR="00A6533C" w:rsidRPr="00F40D4B" w:rsidRDefault="006F071F" w:rsidP="009B508D">
      <w:pPr>
        <w:rPr>
          <w:rtl/>
        </w:rPr>
      </w:pPr>
      <w:r w:rsidRPr="00F40D4B">
        <w:rPr>
          <w:rFonts w:hint="cs"/>
          <w:rtl/>
        </w:rPr>
        <w:t>בני בתירא שראו שהלל עדיף מהם</w:t>
      </w:r>
    </w:p>
    <w:p w14:paraId="504C5D99" w14:textId="77777777" w:rsidR="00EE3E61" w:rsidRDefault="006F071F" w:rsidP="00EE3E61">
      <w:pPr>
        <w:pStyle w:val="36"/>
        <w:framePr w:wrap="notBeside"/>
        <w:rPr>
          <w:rtl/>
        </w:rPr>
      </w:pPr>
      <w:r w:rsidRPr="00F40D4B">
        <w:rPr>
          <w:rFonts w:hint="cs"/>
          <w:rtl/>
        </w:rPr>
        <w:t>-</w:t>
      </w:r>
    </w:p>
    <w:p w14:paraId="6E2391B2" w14:textId="452FA505" w:rsidR="0000770C" w:rsidRPr="00F40D4B" w:rsidRDefault="006F071F" w:rsidP="0000770C">
      <w:pPr>
        <w:rPr>
          <w:rtl/>
        </w:rPr>
      </w:pPr>
      <w:r w:rsidRPr="00F40D4B">
        <w:rPr>
          <w:rFonts w:hint="cs"/>
          <w:rtl/>
        </w:rPr>
        <w:t>א</w:t>
      </w:r>
      <w:r w:rsidRPr="00F40D4B">
        <w:rPr>
          <w:rtl/>
        </w:rPr>
        <w:t xml:space="preserve">לא </w:t>
      </w:r>
      <w:r w:rsidR="00B7332C">
        <w:rPr>
          <w:rFonts w:hint="cs"/>
          <w:rtl/>
        </w:rPr>
        <w:t>רשב''ג</w:t>
      </w:r>
      <w:r w:rsidRPr="00F40D4B">
        <w:rPr>
          <w:rtl/>
        </w:rPr>
        <w:t>- ודאי ענוותן הוה.</w:t>
      </w:r>
    </w:p>
    <w:bookmarkEnd w:id="9"/>
    <w:p w14:paraId="1F80AFDF" w14:textId="77777777" w:rsidR="00A6533C" w:rsidRPr="00F40D4B" w:rsidRDefault="00A6533C" w:rsidP="00A6533C">
      <w:pPr>
        <w:pStyle w:val="aff9"/>
        <w:rPr>
          <w:rtl/>
        </w:rPr>
      </w:pPr>
      <w:r w:rsidRPr="00F40D4B">
        <w:rPr>
          <w:rtl/>
        </w:rPr>
        <w:t>***</w:t>
      </w:r>
    </w:p>
    <w:p w14:paraId="1BB946C8" w14:textId="46D97595" w:rsidR="006F071F" w:rsidRPr="00F40D4B" w:rsidRDefault="006F071F" w:rsidP="00A6533C">
      <w:pPr>
        <w:pStyle w:val="affe"/>
        <w:framePr w:wrap="around"/>
        <w:rPr>
          <w:rtl/>
        </w:rPr>
      </w:pPr>
      <w:r w:rsidRPr="00F40D4B">
        <w:rPr>
          <w:rtl/>
        </w:rPr>
        <w:t>פה.</w:t>
      </w:r>
    </w:p>
    <w:p w14:paraId="5A51531D" w14:textId="77777777" w:rsidR="00B7332C" w:rsidRDefault="006F071F" w:rsidP="00B7332C">
      <w:pPr>
        <w:pStyle w:val="affff9"/>
        <w:rPr>
          <w:rtl/>
        </w:rPr>
      </w:pPr>
      <w:r w:rsidRPr="00F40D4B">
        <w:rPr>
          <w:rtl/>
        </w:rPr>
        <w:t>אמר רבי: חביבין יסורין.</w:t>
      </w:r>
      <w:r w:rsidRPr="00F40D4B">
        <w:rPr>
          <w:rFonts w:hint="cs"/>
          <w:rtl/>
        </w:rPr>
        <w:t xml:space="preserve"> - </w:t>
      </w:r>
      <w:r w:rsidRPr="00F40D4B">
        <w:rPr>
          <w:rtl/>
        </w:rPr>
        <w:t xml:space="preserve">קבל עליה </w:t>
      </w:r>
      <w:r w:rsidRPr="00F40D4B">
        <w:rPr>
          <w:rFonts w:hint="cs"/>
          <w:rtl/>
        </w:rPr>
        <w:t>י</w:t>
      </w:r>
      <w:r w:rsidRPr="00F40D4B">
        <w:rPr>
          <w:rtl/>
        </w:rPr>
        <w:t>"</w:t>
      </w:r>
      <w:r w:rsidRPr="00F40D4B">
        <w:rPr>
          <w:rFonts w:hint="cs"/>
          <w:rtl/>
        </w:rPr>
        <w:t>ג שנים</w:t>
      </w:r>
      <w:r w:rsidRPr="00F40D4B">
        <w:rPr>
          <w:rtl/>
        </w:rPr>
        <w:t xml:space="preserve"> </w:t>
      </w:r>
    </w:p>
    <w:p w14:paraId="09530799" w14:textId="0DB043BA" w:rsidR="00A6533C" w:rsidRPr="00B7332C" w:rsidRDefault="006F071F" w:rsidP="00B7332C">
      <w:pPr>
        <w:rPr>
          <w:rtl/>
        </w:rPr>
      </w:pPr>
      <w:r w:rsidRPr="00B7332C">
        <w:rPr>
          <w:rtl/>
        </w:rPr>
        <w:t>– ש</w:t>
      </w:r>
      <w:r w:rsidRPr="00B7332C">
        <w:rPr>
          <w:rFonts w:hint="cs"/>
          <w:rtl/>
        </w:rPr>
        <w:t>ש שנים אבן במקום קטנים</w:t>
      </w:r>
      <w:r w:rsidR="00B7332C">
        <w:rPr>
          <w:rFonts w:hint="cs"/>
          <w:rtl/>
        </w:rPr>
        <w:t>,</w:t>
      </w:r>
      <w:r w:rsidRPr="00B7332C">
        <w:rPr>
          <w:rFonts w:hint="cs"/>
          <w:rtl/>
        </w:rPr>
        <w:t xml:space="preserve"> וז' חולי בפה </w:t>
      </w:r>
      <w:r w:rsidRPr="00B7332C">
        <w:rPr>
          <w:rStyle w:val="afffff2"/>
          <w:rFonts w:hint="cs"/>
          <w:rtl/>
        </w:rPr>
        <w:t>[ואמ</w:t>
      </w:r>
      <w:r w:rsidRPr="00B7332C">
        <w:rPr>
          <w:rStyle w:val="afffff2"/>
          <w:rtl/>
        </w:rPr>
        <w:t>"</w:t>
      </w:r>
      <w:r w:rsidRPr="00B7332C">
        <w:rPr>
          <w:rStyle w:val="afffff2"/>
          <w:rFonts w:hint="cs"/>
          <w:rtl/>
        </w:rPr>
        <w:t>ל להיפך]</w:t>
      </w:r>
    </w:p>
    <w:p w14:paraId="57638E7F" w14:textId="77777777" w:rsidR="00B7332C" w:rsidRDefault="006F071F" w:rsidP="00B7332C">
      <w:pPr>
        <w:pStyle w:val="36"/>
        <w:framePr w:wrap="notBeside"/>
        <w:rPr>
          <w:rtl/>
        </w:rPr>
      </w:pPr>
      <w:r w:rsidRPr="00F40D4B">
        <w:rPr>
          <w:rtl/>
        </w:rPr>
        <w:t>•</w:t>
      </w:r>
    </w:p>
    <w:p w14:paraId="2D4EF7F3" w14:textId="347249A1" w:rsidR="00A6533C" w:rsidRPr="00F40D4B" w:rsidRDefault="006F071F" w:rsidP="00B7332C">
      <w:pPr>
        <w:rPr>
          <w:rtl/>
        </w:rPr>
      </w:pPr>
      <w:r w:rsidRPr="00F40D4B">
        <w:rPr>
          <w:rFonts w:hint="cs"/>
          <w:rtl/>
        </w:rPr>
        <w:t>שומר הסוסים של רבי היה עשיר משבור מלכא כשהיה זורק מספוא לבהמות קולם הגיע ג' מילין</w:t>
      </w:r>
      <w:r w:rsidR="00B7332C">
        <w:rPr>
          <w:rFonts w:hint="cs"/>
          <w:rtl/>
        </w:rPr>
        <w:t xml:space="preserve">, </w:t>
      </w:r>
      <w:r w:rsidRPr="00F40D4B">
        <w:rPr>
          <w:rFonts w:hint="cs"/>
          <w:rtl/>
        </w:rPr>
        <w:t>והיה מכוון לשעה בה רבי היה נכנס לבית הכסא ואפ</w:t>
      </w:r>
      <w:r w:rsidRPr="00F40D4B">
        <w:rPr>
          <w:rtl/>
        </w:rPr>
        <w:t>"</w:t>
      </w:r>
      <w:r w:rsidRPr="00F40D4B">
        <w:rPr>
          <w:rFonts w:hint="cs"/>
          <w:rtl/>
        </w:rPr>
        <w:t>ה קולו גבר על קול זה ושמעוהו יורדי הים</w:t>
      </w:r>
    </w:p>
    <w:p w14:paraId="29932252" w14:textId="3AA3E0F9" w:rsidR="00A6533C" w:rsidRPr="00F40D4B" w:rsidRDefault="006F071F" w:rsidP="00B7332C">
      <w:pPr>
        <w:pStyle w:val="affff9"/>
        <w:rPr>
          <w:rtl/>
        </w:rPr>
      </w:pPr>
      <w:r w:rsidRPr="00F40D4B">
        <w:rPr>
          <w:rtl/>
        </w:rPr>
        <w:t>יסורי דר</w:t>
      </w:r>
      <w:r w:rsidRPr="00F40D4B">
        <w:rPr>
          <w:rFonts w:hint="cs"/>
          <w:rtl/>
        </w:rPr>
        <w:t>אבר</w:t>
      </w:r>
      <w:r w:rsidRPr="00F40D4B">
        <w:rPr>
          <w:rtl/>
        </w:rPr>
        <w:t>"</w:t>
      </w:r>
      <w:r w:rsidRPr="00F40D4B">
        <w:rPr>
          <w:rFonts w:hint="cs"/>
          <w:rtl/>
        </w:rPr>
        <w:t>ש דמאהבה באו והלכו</w:t>
      </w:r>
      <w:r w:rsidR="00B7332C">
        <w:rPr>
          <w:rFonts w:hint="cs"/>
          <w:rtl/>
        </w:rPr>
        <w:t>,</w:t>
      </w:r>
      <w:r w:rsidRPr="00F40D4B">
        <w:rPr>
          <w:rFonts w:hint="cs"/>
          <w:rtl/>
        </w:rPr>
        <w:t xml:space="preserve"> </w:t>
      </w:r>
      <w:r w:rsidR="00B7332C">
        <w:rPr>
          <w:rtl/>
        </w:rPr>
        <w:br/>
      </w:r>
      <w:r w:rsidRPr="00F40D4B">
        <w:rPr>
          <w:rtl/>
        </w:rPr>
        <w:t>עדיפי מ</w:t>
      </w:r>
      <w:r w:rsidR="00B7332C">
        <w:rPr>
          <w:rFonts w:hint="cs"/>
          <w:rtl/>
        </w:rPr>
        <w:t xml:space="preserve">יסורי </w:t>
      </w:r>
      <w:r w:rsidRPr="00F40D4B">
        <w:rPr>
          <w:rtl/>
        </w:rPr>
        <w:t>דרבי</w:t>
      </w:r>
      <w:r w:rsidRPr="00F40D4B">
        <w:rPr>
          <w:rFonts w:hint="cs"/>
          <w:rtl/>
        </w:rPr>
        <w:t xml:space="preserve"> שבאו והלכו ע</w:t>
      </w:r>
      <w:r w:rsidRPr="00F40D4B">
        <w:rPr>
          <w:rtl/>
        </w:rPr>
        <w:t>"</w:t>
      </w:r>
      <w:r w:rsidRPr="00F40D4B">
        <w:rPr>
          <w:rFonts w:hint="cs"/>
          <w:rtl/>
        </w:rPr>
        <w:t>י מעשה</w:t>
      </w:r>
    </w:p>
    <w:p w14:paraId="76E8483C" w14:textId="77777777" w:rsidR="00B7332C" w:rsidRDefault="006F071F" w:rsidP="00B7332C">
      <w:pPr>
        <w:pStyle w:val="36"/>
        <w:framePr w:wrap="notBeside"/>
        <w:rPr>
          <w:rtl/>
        </w:rPr>
      </w:pPr>
      <w:r w:rsidRPr="00F40D4B">
        <w:rPr>
          <w:rFonts w:hint="cs"/>
          <w:rtl/>
        </w:rPr>
        <w:t>ממעשה באו</w:t>
      </w:r>
    </w:p>
    <w:p w14:paraId="3278996A" w14:textId="77777777" w:rsidR="00B7332C" w:rsidRDefault="006F071F" w:rsidP="009B508D">
      <w:pPr>
        <w:rPr>
          <w:rtl/>
        </w:rPr>
      </w:pPr>
      <w:r w:rsidRPr="00F40D4B">
        <w:rPr>
          <w:rFonts w:hint="cs"/>
          <w:rtl/>
        </w:rPr>
        <w:t xml:space="preserve">אותו עגל שהביאוהו לשחיטה והלך וטמן ראשו בכנפי רבי ובכה </w:t>
      </w:r>
    </w:p>
    <w:p w14:paraId="46BF3A69" w14:textId="50919A4E" w:rsidR="006F071F" w:rsidRPr="00F40D4B" w:rsidRDefault="006F071F" w:rsidP="00B7332C">
      <w:pPr>
        <w:rPr>
          <w:rtl/>
        </w:rPr>
      </w:pPr>
      <w:r w:rsidRPr="00B7332C">
        <w:rPr>
          <w:rStyle w:val="affffc"/>
          <w:rFonts w:hint="cs"/>
          <w:rtl/>
        </w:rPr>
        <w:t>א</w:t>
      </w:r>
      <w:r w:rsidRPr="00B7332C">
        <w:rPr>
          <w:rStyle w:val="affffc"/>
          <w:rtl/>
        </w:rPr>
        <w:t>"</w:t>
      </w:r>
      <w:r w:rsidRPr="00B7332C">
        <w:rPr>
          <w:rStyle w:val="affffc"/>
          <w:rFonts w:hint="cs"/>
          <w:rtl/>
        </w:rPr>
        <w:t xml:space="preserve">ל </w:t>
      </w:r>
      <w:r w:rsidR="00B7332C">
        <w:rPr>
          <w:rFonts w:hint="cs"/>
          <w:rtl/>
        </w:rPr>
        <w:t>לך</w:t>
      </w:r>
      <w:r w:rsidRPr="00F40D4B">
        <w:rPr>
          <w:rFonts w:hint="cs"/>
          <w:rtl/>
        </w:rPr>
        <w:t xml:space="preserve"> לכך נוצרת</w:t>
      </w:r>
      <w:r w:rsidR="00B7332C">
        <w:rPr>
          <w:rFonts w:hint="cs"/>
          <w:rtl/>
        </w:rPr>
        <w:t xml:space="preserve">, </w:t>
      </w:r>
      <w:r w:rsidRPr="00B7332C">
        <w:rPr>
          <w:rStyle w:val="affffc"/>
          <w:rtl/>
        </w:rPr>
        <w:t>אמרי:</w:t>
      </w:r>
      <w:r w:rsidRPr="00F40D4B">
        <w:rPr>
          <w:rtl/>
        </w:rPr>
        <w:t xml:space="preserve"> הואיל ולא מרחם - ליתו עליה יסורין.</w:t>
      </w:r>
    </w:p>
    <w:p w14:paraId="2FF24B34" w14:textId="77777777" w:rsidR="00B7332C" w:rsidRDefault="006F071F" w:rsidP="00B7332C">
      <w:pPr>
        <w:pStyle w:val="36"/>
        <w:framePr w:wrap="notBeside"/>
        <w:rPr>
          <w:rtl/>
        </w:rPr>
      </w:pPr>
      <w:r w:rsidRPr="00F40D4B">
        <w:rPr>
          <w:rtl/>
        </w:rPr>
        <w:t>מעשה הלכו</w:t>
      </w:r>
    </w:p>
    <w:p w14:paraId="30283D0F" w14:textId="2D9E656F" w:rsidR="006F071F" w:rsidRPr="00F40D4B" w:rsidRDefault="006F071F" w:rsidP="00E2606B">
      <w:pPr>
        <w:spacing w:after="60"/>
        <w:rPr>
          <w:rtl/>
        </w:rPr>
      </w:pPr>
      <w:r w:rsidRPr="00F40D4B">
        <w:rPr>
          <w:rFonts w:hint="cs"/>
          <w:rtl/>
        </w:rPr>
        <w:t>כשנקתה אמתיה דרבי הבית ואספה לגורי חולדות</w:t>
      </w:r>
      <w:r w:rsidR="00B7332C">
        <w:rPr>
          <w:rFonts w:hint="cs"/>
          <w:rtl/>
        </w:rPr>
        <w:t xml:space="preserve">, </w:t>
      </w:r>
      <w:r w:rsidRPr="00B7332C">
        <w:rPr>
          <w:rStyle w:val="affffc"/>
          <w:rFonts w:hint="cs"/>
          <w:rtl/>
        </w:rPr>
        <w:t>א</w:t>
      </w:r>
      <w:r w:rsidRPr="00B7332C">
        <w:rPr>
          <w:rStyle w:val="affffc"/>
          <w:rtl/>
        </w:rPr>
        <w:t>"</w:t>
      </w:r>
      <w:r w:rsidRPr="00B7332C">
        <w:rPr>
          <w:rStyle w:val="affffc"/>
          <w:rFonts w:hint="cs"/>
          <w:rtl/>
        </w:rPr>
        <w:t>ל</w:t>
      </w:r>
      <w:r w:rsidRPr="00F40D4B">
        <w:rPr>
          <w:rFonts w:hint="cs"/>
          <w:rtl/>
        </w:rPr>
        <w:t xml:space="preserve"> שתעזבם </w:t>
      </w:r>
      <w:r w:rsidRPr="00B7332C">
        <w:rPr>
          <w:rStyle w:val="affff8"/>
          <w:rFonts w:hint="cs"/>
          <w:rtl/>
        </w:rPr>
        <w:t>ד'ורחמיו על כל מעשיו'-</w:t>
      </w:r>
      <w:r w:rsidRPr="00F40D4B">
        <w:rPr>
          <w:rFonts w:hint="cs"/>
          <w:rtl/>
        </w:rPr>
        <w:t xml:space="preserve"> </w:t>
      </w:r>
      <w:r w:rsidRPr="00B7332C">
        <w:rPr>
          <w:rStyle w:val="affffc"/>
          <w:rtl/>
        </w:rPr>
        <w:t>אמרו:</w:t>
      </w:r>
      <w:r w:rsidRPr="00F40D4B">
        <w:rPr>
          <w:rtl/>
        </w:rPr>
        <w:t xml:space="preserve"> הואיל ומרחם נרחם עליה.</w:t>
      </w:r>
    </w:p>
    <w:p w14:paraId="65A57BEF" w14:textId="77777777" w:rsidR="00B7332C" w:rsidRDefault="006F071F" w:rsidP="00B7332C">
      <w:pPr>
        <w:pStyle w:val="36"/>
        <w:framePr w:wrap="notBeside"/>
        <w:rPr>
          <w:rtl/>
        </w:rPr>
      </w:pPr>
      <w:r w:rsidRPr="00F40D4B">
        <w:rPr>
          <w:rtl/>
        </w:rPr>
        <w:t>•</w:t>
      </w:r>
    </w:p>
    <w:p w14:paraId="7C83CA9D" w14:textId="762D1838" w:rsidR="00B62392" w:rsidRDefault="006F071F" w:rsidP="00B62392">
      <w:pPr>
        <w:rPr>
          <w:rtl/>
        </w:rPr>
      </w:pPr>
      <w:r>
        <w:rPr>
          <w:rFonts w:hint="cs"/>
          <w:rtl/>
        </w:rPr>
        <w:t xml:space="preserve">כל שנות יסורי </w:t>
      </w:r>
      <w:r>
        <w:rPr>
          <w:rStyle w:val="affffc"/>
          <w:rFonts w:hint="cs"/>
          <w:rtl/>
          <w:rPrChange w:id="9196" w:author="מנוע אמוראים" w:date="2026-10-05T16:41:14Z">
            <w:rPr>
              <w:rFonts w:hint="cs"/>
              <w:rtl/>
            </w:rPr>
          </w:rPrChange>
        </w:rPr>
        <w:t xml:space="preserve">ר</w:t>
      </w:r>
      <w:r>
        <w:rPr>
          <w:rStyle w:val="affffc"/>
          <w:rtl/>
          <w:rPrChange w:id="9197" w:author="מנוע אמוראים" w:date="2026-10-05T16:41:14Z">
            <w:rPr>
              <w:rtl/>
            </w:rPr>
          </w:rPrChange>
        </w:rPr>
        <w:t xml:space="preserve">"</w:t>
      </w:r>
      <w:r>
        <w:rPr>
          <w:rStyle w:val="affffc"/>
          <w:rFonts w:hint="cs"/>
          <w:rtl/>
          <w:rPrChange w:id="9198" w:author="מנוע אמוראים" w:date="2026-10-05T16:41:14Z">
            <w:rPr>
              <w:rFonts w:hint="cs"/>
              <w:rtl/>
            </w:rPr>
          </w:rPrChange>
        </w:rPr>
        <w:t xml:space="preserve">א</w:t>
      </w:r>
      <w:r>
        <w:rPr>
          <w:rFonts w:hint="cs"/>
          <w:rtl/>
        </w:rPr>
        <w:t xml:space="preserve"> לא נפטר אדם קודם זמנו</w:t>
      </w:r>
      <w:r w:rsidR="00B7332C">
        <w:rPr>
          <w:rFonts w:hint="cs"/>
          <w:rtl/>
        </w:rPr>
        <w:t>,</w:t>
      </w:r>
    </w:p>
    <w:p w14:paraId="5BE82E89" w14:textId="77777777" w:rsidR="00B62392" w:rsidRDefault="006F071F" w:rsidP="00B62392">
      <w:pPr>
        <w:pStyle w:val="36"/>
        <w:framePr w:wrap="notBeside"/>
        <w:rPr>
          <w:rtl/>
        </w:rPr>
      </w:pPr>
      <w:r w:rsidRPr="00F40D4B">
        <w:rPr>
          <w:rtl/>
        </w:rPr>
        <w:t>•</w:t>
      </w:r>
    </w:p>
    <w:p w14:paraId="23EC3AAD" w14:textId="7B19C5B9" w:rsidR="00B7332C" w:rsidRPr="00B62392" w:rsidRDefault="006F071F" w:rsidP="00B62392">
      <w:pPr>
        <w:rPr>
          <w:rStyle w:val="affffc"/>
          <w:rFonts w:ascii="Fb Fontext" w:hAnsi="Fb Fontext" w:cs="FrankRuehl"/>
          <w:b w:val="0"/>
          <w:spacing w:val="0"/>
          <w:sz w:val="32"/>
          <w:szCs w:val="18"/>
          <w:rtl/>
        </w:rPr>
      </w:pPr>
      <w:r w:rsidRPr="00F40D4B">
        <w:rPr>
          <w:rFonts w:hint="cs"/>
          <w:rtl/>
        </w:rPr>
        <w:t>וכל שנות יסורי רבי לא היה צריך העולם למטר</w:t>
      </w:r>
      <w:r w:rsidR="00B7332C">
        <w:rPr>
          <w:rFonts w:hint="cs"/>
          <w:rtl/>
        </w:rPr>
        <w:t>,</w:t>
      </w:r>
      <w:r w:rsidRPr="00F40D4B">
        <w:rPr>
          <w:rFonts w:hint="cs"/>
          <w:rtl/>
        </w:rPr>
        <w:t xml:space="preserve"> </w:t>
      </w:r>
    </w:p>
    <w:p w14:paraId="3AF8412A" w14:textId="47475D8B" w:rsidR="006F071F" w:rsidRPr="00F40D4B" w:rsidRDefault="00B7332C" w:rsidP="00B7332C">
      <w:pPr>
        <w:rPr>
          <w:rtl/>
        </w:rPr>
      </w:pPr>
      <w:r w:rsidRPr="00B7332C">
        <w:rPr>
          <w:rStyle w:val="affffc"/>
          <w:rFonts w:hint="cs"/>
          <w:rtl/>
        </w:rPr>
        <w:lastRenderedPageBreak/>
        <w:t>א. ראבר''ש</w:t>
      </w:r>
      <w:r>
        <w:rPr>
          <w:rFonts w:hint="cs"/>
          <w:rtl/>
        </w:rPr>
        <w:t xml:space="preserve"> שקשה</w:t>
      </w:r>
      <w:r w:rsidR="006F071F" w:rsidRPr="00F40D4B">
        <w:rPr>
          <w:rtl/>
        </w:rPr>
        <w:t xml:space="preserve"> </w:t>
      </w:r>
      <w:r>
        <w:rPr>
          <w:rFonts w:hint="cs"/>
          <w:rtl/>
        </w:rPr>
        <w:t xml:space="preserve">יום מטר כיום דין. </w:t>
      </w:r>
      <w:r w:rsidRPr="00B7332C">
        <w:rPr>
          <w:rStyle w:val="affffc"/>
          <w:rFonts w:hint="cs"/>
          <w:rtl/>
        </w:rPr>
        <w:t>ב. אמימר:</w:t>
      </w:r>
      <w:r>
        <w:rPr>
          <w:rFonts w:hint="cs"/>
          <w:rtl/>
        </w:rPr>
        <w:t xml:space="preserve"> א</w:t>
      </w:r>
      <w:r w:rsidR="006F071F" w:rsidRPr="00F40D4B">
        <w:rPr>
          <w:rtl/>
        </w:rPr>
        <w:t>י לא</w:t>
      </w:r>
      <w:r w:rsidR="006F071F" w:rsidRPr="00F40D4B">
        <w:rPr>
          <w:rFonts w:hint="cs"/>
          <w:rtl/>
        </w:rPr>
        <w:t xml:space="preserve"> היה צריך העולם לגשם היו מבקשים רבנן ומבטלים אותו</w:t>
      </w:r>
      <w:r>
        <w:rPr>
          <w:rFonts w:hint="cs"/>
          <w:rtl/>
        </w:rPr>
        <w:t>,</w:t>
      </w:r>
      <w:r>
        <w:rPr>
          <w:rStyle w:val="affffc"/>
          <w:rFonts w:hint="cs"/>
          <w:rtl/>
        </w:rPr>
        <w:t xml:space="preserve"> </w:t>
      </w:r>
      <w:r w:rsidR="006F071F" w:rsidRPr="00B7332C">
        <w:rPr>
          <w:rStyle w:val="affffc"/>
          <w:rFonts w:hint="cs"/>
          <w:rtl/>
        </w:rPr>
        <w:t>ואפ</w:t>
      </w:r>
      <w:r w:rsidR="006F071F" w:rsidRPr="00B7332C">
        <w:rPr>
          <w:rStyle w:val="affffc"/>
          <w:rtl/>
        </w:rPr>
        <w:t>"</w:t>
      </w:r>
      <w:r w:rsidR="006F071F" w:rsidRPr="00B7332C">
        <w:rPr>
          <w:rStyle w:val="affffc"/>
          <w:rFonts w:hint="cs"/>
          <w:rtl/>
        </w:rPr>
        <w:t xml:space="preserve">ה </w:t>
      </w:r>
      <w:r w:rsidR="006F071F" w:rsidRPr="00F40D4B">
        <w:rPr>
          <w:rFonts w:hint="cs"/>
          <w:rtl/>
        </w:rPr>
        <w:t>כשהיו עוקרים צנון מן הערוגה היתה מתמלאת ממים.</w:t>
      </w:r>
    </w:p>
    <w:p w14:paraId="5006857F" w14:textId="77777777" w:rsidR="00A6533C" w:rsidRPr="00F40D4B" w:rsidRDefault="00A6533C" w:rsidP="00A6533C">
      <w:pPr>
        <w:pStyle w:val="aff9"/>
        <w:rPr>
          <w:rtl/>
        </w:rPr>
      </w:pPr>
      <w:r w:rsidRPr="00F40D4B">
        <w:rPr>
          <w:rtl/>
        </w:rPr>
        <w:t>***</w:t>
      </w:r>
    </w:p>
    <w:p w14:paraId="7FBBD506" w14:textId="0CF195C1" w:rsidR="00A6533C" w:rsidRPr="00F40D4B" w:rsidRDefault="006F071F" w:rsidP="00B7332C">
      <w:pPr>
        <w:pStyle w:val="affff9"/>
        <w:rPr>
          <w:rtl/>
        </w:rPr>
      </w:pPr>
      <w:r w:rsidRPr="00F40D4B">
        <w:rPr>
          <w:rFonts w:hint="cs"/>
          <w:rtl/>
        </w:rPr>
        <w:t>כשהגיע רבי למקום ראבר</w:t>
      </w:r>
      <w:r w:rsidRPr="00F40D4B">
        <w:rPr>
          <w:rtl/>
        </w:rPr>
        <w:t>"</w:t>
      </w:r>
      <w:r w:rsidRPr="00F40D4B">
        <w:rPr>
          <w:rFonts w:hint="cs"/>
          <w:rtl/>
        </w:rPr>
        <w:t>ש שאל א</w:t>
      </w:r>
      <w:r w:rsidR="00B7332C">
        <w:rPr>
          <w:rFonts w:hint="cs"/>
          <w:rtl/>
        </w:rPr>
        <w:t>ם</w:t>
      </w:r>
      <w:r w:rsidRPr="00F40D4B">
        <w:rPr>
          <w:rFonts w:hint="cs"/>
          <w:rtl/>
        </w:rPr>
        <w:t xml:space="preserve"> יש בן לאותו צדיק</w:t>
      </w:r>
    </w:p>
    <w:p w14:paraId="1D10DCFF" w14:textId="5E317FC7" w:rsidR="006F071F" w:rsidRPr="00F40D4B" w:rsidRDefault="006F071F" w:rsidP="009B508D">
      <w:pPr>
        <w:rPr>
          <w:rtl/>
        </w:rPr>
      </w:pPr>
      <w:r w:rsidRPr="00B7332C">
        <w:rPr>
          <w:rStyle w:val="affffc"/>
          <w:rFonts w:hint="cs"/>
          <w:rtl/>
        </w:rPr>
        <w:t>א</w:t>
      </w:r>
      <w:r w:rsidRPr="00B7332C">
        <w:rPr>
          <w:rStyle w:val="affffc"/>
          <w:rtl/>
        </w:rPr>
        <w:t>"</w:t>
      </w:r>
      <w:r w:rsidRPr="00B7332C">
        <w:rPr>
          <w:rStyle w:val="affffc"/>
          <w:rFonts w:hint="cs"/>
          <w:rtl/>
        </w:rPr>
        <w:t xml:space="preserve">ל </w:t>
      </w:r>
      <w:r w:rsidRPr="00F40D4B">
        <w:rPr>
          <w:rFonts w:hint="cs"/>
          <w:rtl/>
        </w:rPr>
        <w:t xml:space="preserve">יש לו בן וכל </w:t>
      </w:r>
      <w:r w:rsidRPr="00F40D4B">
        <w:rPr>
          <w:rtl/>
        </w:rPr>
        <w:t>זונה שנשכרת בשנים</w:t>
      </w:r>
      <w:r w:rsidR="00B7332C">
        <w:rPr>
          <w:rFonts w:hint="cs"/>
          <w:rtl/>
        </w:rPr>
        <w:t>,</w:t>
      </w:r>
      <w:r w:rsidRPr="00F40D4B">
        <w:rPr>
          <w:rtl/>
        </w:rPr>
        <w:t xml:space="preserve"> שוכרתו בשמנה.</w:t>
      </w:r>
    </w:p>
    <w:p w14:paraId="127C026D" w14:textId="1B4A094C" w:rsidR="00A6533C" w:rsidRPr="00F40D4B" w:rsidRDefault="006F071F" w:rsidP="00B7332C">
      <w:pPr>
        <w:rPr>
          <w:rtl/>
        </w:rPr>
      </w:pPr>
      <w:r w:rsidRPr="00F40D4B">
        <w:rPr>
          <w:rFonts w:hint="cs"/>
          <w:rtl/>
        </w:rPr>
        <w:t xml:space="preserve">סמכו בתואר רבי </w:t>
      </w:r>
      <w:r w:rsidR="00B7332C" w:rsidRPr="00B7332C">
        <w:rPr>
          <w:rStyle w:val="affffc"/>
          <w:rFonts w:hint="cs"/>
          <w:rtl/>
        </w:rPr>
        <w:t xml:space="preserve">ושלחו </w:t>
      </w:r>
      <w:r w:rsidRPr="00B7332C">
        <w:rPr>
          <w:rStyle w:val="affffc"/>
          <w:rFonts w:hint="cs"/>
          <w:rtl/>
        </w:rPr>
        <w:t>לרשב</w:t>
      </w:r>
      <w:r w:rsidRPr="00B7332C">
        <w:rPr>
          <w:rStyle w:val="affffc"/>
          <w:rtl/>
        </w:rPr>
        <w:t>"</w:t>
      </w:r>
      <w:r w:rsidRPr="00B7332C">
        <w:rPr>
          <w:rStyle w:val="affffc"/>
          <w:rFonts w:hint="cs"/>
          <w:rtl/>
        </w:rPr>
        <w:t>א אח אמו</w:t>
      </w:r>
      <w:r w:rsidRPr="00F40D4B">
        <w:rPr>
          <w:rFonts w:hint="cs"/>
          <w:rtl/>
        </w:rPr>
        <w:t xml:space="preserve"> </w:t>
      </w:r>
      <w:r w:rsidR="00B7332C">
        <w:rPr>
          <w:rFonts w:hint="cs"/>
          <w:rtl/>
        </w:rPr>
        <w:t xml:space="preserve">שילמדו, </w:t>
      </w:r>
      <w:r w:rsidRPr="00F40D4B">
        <w:rPr>
          <w:rFonts w:hint="cs"/>
          <w:rtl/>
        </w:rPr>
        <w:t xml:space="preserve">וכל יום היה </w:t>
      </w:r>
      <w:r w:rsidR="00B7332C">
        <w:rPr>
          <w:rFonts w:hint="cs"/>
          <w:rtl/>
        </w:rPr>
        <w:t>מבקש בן ראב''ש ללכת לעירו, ולא ללמוד,</w:t>
      </w:r>
      <w:r w:rsidR="00B7332C">
        <w:rPr>
          <w:rStyle w:val="affffc"/>
          <w:rFonts w:hint="cs"/>
          <w:rtl/>
        </w:rPr>
        <w:t xml:space="preserve"> </w:t>
      </w:r>
      <w:r w:rsidR="00B7332C" w:rsidRPr="00B7332C">
        <w:rPr>
          <w:rStyle w:val="affffc"/>
          <w:rFonts w:hint="cs"/>
          <w:rtl/>
        </w:rPr>
        <w:t>והיה אומר לו דודו</w:t>
      </w:r>
      <w:r w:rsidR="00B7332C">
        <w:rPr>
          <w:rFonts w:hint="cs"/>
          <w:rtl/>
        </w:rPr>
        <w:t>:</w:t>
      </w:r>
      <w:r w:rsidRPr="00F40D4B">
        <w:rPr>
          <w:rFonts w:hint="cs"/>
          <w:rtl/>
        </w:rPr>
        <w:t xml:space="preserve"> </w:t>
      </w:r>
      <w:r w:rsidR="00B7332C">
        <w:rPr>
          <w:rFonts w:hint="cs"/>
          <w:rtl/>
        </w:rPr>
        <w:t>י</w:t>
      </w:r>
      <w:r w:rsidRPr="00F40D4B">
        <w:rPr>
          <w:rFonts w:hint="cs"/>
          <w:rtl/>
        </w:rPr>
        <w:t>עשו אותך חכם ו</w:t>
      </w:r>
      <w:r w:rsidR="00B7332C">
        <w:rPr>
          <w:rFonts w:hint="cs"/>
          <w:rtl/>
        </w:rPr>
        <w:t>י</w:t>
      </w:r>
      <w:r w:rsidRPr="00F40D4B">
        <w:rPr>
          <w:rFonts w:hint="cs"/>
          <w:rtl/>
        </w:rPr>
        <w:t>פרסו עליך גולת זהב, ו</w:t>
      </w:r>
      <w:r w:rsidR="00B7332C">
        <w:rPr>
          <w:rFonts w:hint="cs"/>
          <w:rtl/>
        </w:rPr>
        <w:t xml:space="preserve">יקראוך רבי, </w:t>
      </w:r>
      <w:r w:rsidRPr="00F40D4B">
        <w:rPr>
          <w:rFonts w:hint="cs"/>
          <w:rtl/>
        </w:rPr>
        <w:t>ואתה רוצה לילך?</w:t>
      </w:r>
      <w:r w:rsidR="00B7332C">
        <w:rPr>
          <w:rFonts w:hint="cs"/>
          <w:rtl/>
        </w:rPr>
        <w:t xml:space="preserve"> </w:t>
      </w:r>
      <w:r w:rsidR="00B7332C" w:rsidRPr="00B7332C">
        <w:rPr>
          <w:rFonts w:hint="cs"/>
          <w:rtl/>
        </w:rPr>
        <w:t>בסוף: נשבע!</w:t>
      </w:r>
      <w:r w:rsidR="00B7332C">
        <w:rPr>
          <w:rStyle w:val="affffc"/>
          <w:rFonts w:hint="cs"/>
          <w:rtl/>
        </w:rPr>
        <w:t xml:space="preserve"> </w:t>
      </w:r>
      <w:r w:rsidR="00B7332C" w:rsidRPr="00B7332C">
        <w:rPr>
          <w:rStyle w:val="affffc"/>
          <w:rFonts w:hint="cs"/>
          <w:rtl/>
        </w:rPr>
        <w:t>בן ראב''ש</w:t>
      </w:r>
      <w:r w:rsidR="00B7332C">
        <w:rPr>
          <w:rStyle w:val="affffc"/>
          <w:rFonts w:hint="cs"/>
          <w:rtl/>
        </w:rPr>
        <w:t>:</w:t>
      </w:r>
      <w:r w:rsidRPr="00F40D4B">
        <w:rPr>
          <w:rFonts w:hint="cs"/>
          <w:rtl/>
        </w:rPr>
        <w:t xml:space="preserve"> שכבר הנחתי רצוני לילך,</w:t>
      </w:r>
    </w:p>
    <w:p w14:paraId="2C16A2FE" w14:textId="6C0A8186" w:rsidR="00A6533C" w:rsidRPr="00F40D4B" w:rsidRDefault="006F071F" w:rsidP="009B508D">
      <w:pPr>
        <w:rPr>
          <w:rtl/>
        </w:rPr>
      </w:pPr>
      <w:r w:rsidRPr="00F40D4B">
        <w:rPr>
          <w:rFonts w:hint="cs"/>
          <w:rtl/>
        </w:rPr>
        <w:t xml:space="preserve">וכשגדל ישב בישיבת רבי ושמע לקולו </w:t>
      </w:r>
      <w:r w:rsidRPr="00B7332C">
        <w:rPr>
          <w:rStyle w:val="affffc"/>
          <w:rFonts w:hint="cs"/>
          <w:rtl/>
        </w:rPr>
        <w:t>אמר</w:t>
      </w:r>
      <w:r w:rsidRPr="00F40D4B">
        <w:rPr>
          <w:rFonts w:hint="cs"/>
          <w:rtl/>
        </w:rPr>
        <w:t xml:space="preserve"> קול זה דומה </w:t>
      </w:r>
      <w:r w:rsidRPr="00B7332C">
        <w:rPr>
          <w:rStyle w:val="affffc"/>
          <w:rFonts w:hint="cs"/>
          <w:rtl/>
        </w:rPr>
        <w:t>לראבר</w:t>
      </w:r>
      <w:r w:rsidRPr="00B7332C">
        <w:rPr>
          <w:rStyle w:val="affffc"/>
          <w:rtl/>
        </w:rPr>
        <w:t>"</w:t>
      </w:r>
      <w:r w:rsidRPr="00B7332C">
        <w:rPr>
          <w:rStyle w:val="affffc"/>
          <w:rFonts w:hint="cs"/>
          <w:rtl/>
        </w:rPr>
        <w:t>ש</w:t>
      </w:r>
    </w:p>
    <w:p w14:paraId="6A02024E" w14:textId="2ABBB3CE" w:rsidR="00B7332C" w:rsidRDefault="006F071F" w:rsidP="00B7332C">
      <w:pPr>
        <w:pStyle w:val="36"/>
        <w:framePr w:wrap="notBeside"/>
        <w:rPr>
          <w:rtl/>
        </w:rPr>
      </w:pPr>
      <w:r w:rsidRPr="00F40D4B">
        <w:rPr>
          <w:rFonts w:hint="cs"/>
          <w:rtl/>
        </w:rPr>
        <w:t>א</w:t>
      </w:r>
      <w:r w:rsidRPr="00F40D4B">
        <w:rPr>
          <w:rtl/>
        </w:rPr>
        <w:t>"</w:t>
      </w:r>
      <w:r w:rsidRPr="00F40D4B">
        <w:rPr>
          <w:rFonts w:hint="cs"/>
          <w:rtl/>
        </w:rPr>
        <w:t>ל</w:t>
      </w:r>
      <w:r w:rsidR="00B7332C">
        <w:rPr>
          <w:rFonts w:hint="cs"/>
          <w:rtl/>
        </w:rPr>
        <w:t>:</w:t>
      </w:r>
    </w:p>
    <w:p w14:paraId="74AFAFCA" w14:textId="0712C420" w:rsidR="006F071F" w:rsidRPr="00B7332C" w:rsidRDefault="006F071F" w:rsidP="009B508D">
      <w:pPr>
        <w:rPr>
          <w:rStyle w:val="affff8"/>
          <w:rtl/>
        </w:rPr>
      </w:pPr>
      <w:r w:rsidRPr="00F40D4B">
        <w:rPr>
          <w:rFonts w:hint="cs"/>
          <w:rtl/>
        </w:rPr>
        <w:t>בנו הוא</w:t>
      </w:r>
      <w:r w:rsidR="00B7332C">
        <w:rPr>
          <w:rFonts w:hint="cs"/>
          <w:rtl/>
        </w:rPr>
        <w:t>!</w:t>
      </w:r>
      <w:r w:rsidRPr="00F40D4B">
        <w:rPr>
          <w:rFonts w:hint="cs"/>
          <w:rtl/>
        </w:rPr>
        <w:t xml:space="preserve"> </w:t>
      </w:r>
      <w:r w:rsidRPr="00B7332C">
        <w:rPr>
          <w:rStyle w:val="affffc"/>
          <w:rFonts w:hint="cs"/>
          <w:rtl/>
        </w:rPr>
        <w:t>קרא עליו</w:t>
      </w:r>
      <w:r w:rsidRPr="00F40D4B">
        <w:rPr>
          <w:rFonts w:hint="cs"/>
          <w:rtl/>
        </w:rPr>
        <w:t xml:space="preserve"> </w:t>
      </w:r>
      <w:r w:rsidRPr="00B7332C">
        <w:rPr>
          <w:rStyle w:val="affff8"/>
          <w:rFonts w:hint="cs"/>
          <w:rtl/>
        </w:rPr>
        <w:t>'</w:t>
      </w:r>
      <w:r w:rsidRPr="00B7332C">
        <w:rPr>
          <w:rStyle w:val="affff8"/>
          <w:rtl/>
        </w:rPr>
        <w:t xml:space="preserve"> פרי צדיק עץ חיים ולקח נפשות חכם</w:t>
      </w:r>
      <w:r w:rsidRPr="00B7332C">
        <w:rPr>
          <w:rStyle w:val="affff8"/>
          <w:rFonts w:hint="cs"/>
          <w:rtl/>
        </w:rPr>
        <w:t>'</w:t>
      </w:r>
      <w:r w:rsidRPr="00B7332C">
        <w:rPr>
          <w:rStyle w:val="affff8"/>
          <w:rtl/>
        </w:rPr>
        <w:t>.</w:t>
      </w:r>
    </w:p>
    <w:p w14:paraId="4AFC3754" w14:textId="77777777" w:rsidR="00B7332C" w:rsidRDefault="006F071F" w:rsidP="009B508D">
      <w:pPr>
        <w:rPr>
          <w:rtl/>
        </w:rPr>
      </w:pPr>
      <w:r w:rsidRPr="00B7332C">
        <w:rPr>
          <w:rStyle w:val="affff8"/>
          <w:rtl/>
        </w:rPr>
        <w:t>פרי צדיק עץ חיים</w:t>
      </w:r>
      <w:r>
        <w:rPr>
          <w:rtl/>
        </w:rPr>
        <w:t xml:space="preserve"> - זה רבי יוסי </w:t>
      </w:r>
      <w:r>
        <w:rPr>
          <w:rStyle w:val="affffc"/>
          <w:rtl/>
          <w:rPrChange w:id="9199" w:author="מנוע אמוראים" w:date="2026-10-05T16:41:14Z">
            <w:rPr>
              <w:rtl/>
            </w:rPr>
          </w:rPrChange>
        </w:rPr>
        <w:t xml:space="preserve">בר</w:t>
      </w:r>
      <w:r>
        <w:rPr>
          <w:rStyle w:val="affffc"/>
          <w:rFonts w:hint="cs"/>
          <w:rtl/>
          <w:rPrChange w:id="9200" w:author="מנוע אמוראים" w:date="2026-10-05T16:41:14Z">
            <w:rPr>
              <w:rFonts w:hint="cs"/>
              <w:rtl/>
            </w:rPr>
          </w:rPrChange>
        </w:rPr>
        <w:t xml:space="preserve">אבר</w:t>
      </w:r>
      <w:r>
        <w:rPr>
          <w:rStyle w:val="affffc"/>
          <w:rtl/>
          <w:rPrChange w:id="9201" w:author="מנוע אמוראים" w:date="2026-10-05T16:41:14Z">
            <w:rPr>
              <w:rtl/>
            </w:rPr>
          </w:rPrChange>
        </w:rPr>
        <w:t xml:space="preserve">"</w:t>
      </w:r>
      <w:r>
        <w:rPr>
          <w:rStyle w:val="affffc"/>
          <w:rFonts w:hint="cs"/>
          <w:rtl/>
          <w:rPrChange w:id="9202" w:author="מנוע אמוראים" w:date="2026-10-05T16:41:14Z">
            <w:rPr>
              <w:rFonts w:hint="cs"/>
              <w:rtl/>
            </w:rPr>
          </w:rPrChange>
        </w:rPr>
        <w:t xml:space="preserve">ש</w:t>
      </w:r>
      <w:r w:rsidRPr="00F40D4B">
        <w:rPr>
          <w:rtl/>
        </w:rPr>
        <w:t xml:space="preserve">, </w:t>
      </w:r>
    </w:p>
    <w:p w14:paraId="460F48C3" w14:textId="0C43D9FF" w:rsidR="006F071F" w:rsidRPr="00F40D4B" w:rsidRDefault="006F071F" w:rsidP="00B7332C">
      <w:pPr>
        <w:spacing w:after="60"/>
        <w:rPr>
          <w:rtl/>
        </w:rPr>
      </w:pPr>
      <w:r w:rsidRPr="00B7332C">
        <w:rPr>
          <w:rStyle w:val="affff8"/>
          <w:rtl/>
        </w:rPr>
        <w:t>ולקח נפשות חכם</w:t>
      </w:r>
      <w:r>
        <w:rPr>
          <w:rtl/>
        </w:rPr>
        <w:t xml:space="preserve"> - זה </w:t>
      </w:r>
      <w:r>
        <w:rPr>
          <w:rStyle w:val="affffc"/>
          <w:rtl/>
          <w:rPrChange w:id="9203" w:author="מנוע אמוראים" w:date="2026-10-05T16:41:14Z">
            <w:rPr>
              <w:rtl/>
            </w:rPr>
          </w:rPrChange>
        </w:rPr>
        <w:t xml:space="preserve">ר</w:t>
      </w:r>
      <w:r>
        <w:rPr>
          <w:rStyle w:val="affffc"/>
          <w:rFonts w:hint="cs"/>
          <w:rtl/>
          <w:rPrChange w:id="9204" w:author="מנוע אמוראים" w:date="2026-10-05T16:41:14Z">
            <w:rPr>
              <w:rFonts w:hint="cs"/>
              <w:rtl/>
            </w:rPr>
          </w:rPrChange>
        </w:rPr>
        <w:t xml:space="preserve">שב</w:t>
      </w:r>
      <w:r>
        <w:rPr>
          <w:rStyle w:val="affffc"/>
          <w:rtl/>
          <w:rPrChange w:id="9205" w:author="מנוע אמוראים" w:date="2026-10-05T16:41:14Z">
            <w:rPr>
              <w:rtl/>
            </w:rPr>
          </w:rPrChange>
        </w:rPr>
        <w:t xml:space="preserve">"</w:t>
      </w:r>
      <w:r>
        <w:rPr>
          <w:rStyle w:val="affffc"/>
          <w:rFonts w:hint="cs"/>
          <w:rtl/>
          <w:rPrChange w:id="9206" w:author="מנוע אמוראים" w:date="2026-10-05T16:41:14Z">
            <w:rPr>
              <w:rFonts w:hint="cs"/>
              <w:rtl/>
            </w:rPr>
          </w:rPrChange>
        </w:rPr>
        <w:t xml:space="preserve">א</w:t>
      </w:r>
      <w:r>
        <w:rPr>
          <w:rFonts w:hint="cs"/>
          <w:rtl/>
        </w:rPr>
        <w:t xml:space="preserve"> ב</w:t>
      </w:r>
      <w:r w:rsidRPr="00F40D4B">
        <w:rPr>
          <w:rtl/>
        </w:rPr>
        <w:t>"</w:t>
      </w:r>
      <w:r w:rsidRPr="00F40D4B">
        <w:rPr>
          <w:rFonts w:hint="cs"/>
          <w:rtl/>
        </w:rPr>
        <w:t>ל</w:t>
      </w:r>
      <w:r w:rsidR="00B7332C">
        <w:rPr>
          <w:rFonts w:hint="cs"/>
          <w:rtl/>
        </w:rPr>
        <w:t xml:space="preserve"> </w:t>
      </w:r>
      <w:r w:rsidR="00B7332C" w:rsidRPr="00B7332C">
        <w:rPr>
          <w:rStyle w:val="afffff2"/>
          <w:rFonts w:hint="cs"/>
          <w:rtl/>
        </w:rPr>
        <w:t>דודו</w:t>
      </w:r>
    </w:p>
    <w:p w14:paraId="68ECCC66" w14:textId="77777777" w:rsidR="00B7332C" w:rsidRDefault="006F071F" w:rsidP="00B7332C">
      <w:pPr>
        <w:pStyle w:val="36"/>
        <w:framePr w:wrap="notBeside"/>
        <w:rPr>
          <w:rtl/>
        </w:rPr>
      </w:pPr>
      <w:r w:rsidRPr="00F40D4B">
        <w:rPr>
          <w:rtl/>
        </w:rPr>
        <w:t>•</w:t>
      </w:r>
    </w:p>
    <w:p w14:paraId="6EC265BB" w14:textId="685A8541" w:rsidR="006F071F" w:rsidRPr="00F40D4B" w:rsidRDefault="006F071F" w:rsidP="00B7332C">
      <w:pPr>
        <w:rPr>
          <w:rtl/>
        </w:rPr>
      </w:pPr>
      <w:r w:rsidRPr="00F40D4B">
        <w:rPr>
          <w:rtl/>
        </w:rPr>
        <w:t>כ</w:t>
      </w:r>
      <w:r w:rsidRPr="00F40D4B">
        <w:rPr>
          <w:rFonts w:hint="cs"/>
          <w:rtl/>
        </w:rPr>
        <w:t xml:space="preserve">שנפטר הביאוהו למערת אביו והקיף הנחש למערה </w:t>
      </w:r>
      <w:r w:rsidRPr="00B7332C">
        <w:rPr>
          <w:rStyle w:val="affffc"/>
          <w:rFonts w:hint="cs"/>
          <w:rtl/>
        </w:rPr>
        <w:t>א</w:t>
      </w:r>
      <w:r w:rsidRPr="00B7332C">
        <w:rPr>
          <w:rStyle w:val="affffc"/>
          <w:rtl/>
        </w:rPr>
        <w:t>"</w:t>
      </w:r>
      <w:r w:rsidRPr="00B7332C">
        <w:rPr>
          <w:rStyle w:val="affffc"/>
          <w:rFonts w:hint="cs"/>
          <w:rtl/>
        </w:rPr>
        <w:t>ל</w:t>
      </w:r>
      <w:r w:rsidRPr="00F40D4B">
        <w:rPr>
          <w:rFonts w:hint="cs"/>
          <w:rtl/>
        </w:rPr>
        <w:t xml:space="preserve"> נחש נחש פתח פיך ויכנס בן אצל אביו</w:t>
      </w:r>
      <w:r w:rsidR="00B7332C">
        <w:rPr>
          <w:rFonts w:hint="cs"/>
          <w:rtl/>
        </w:rPr>
        <w:t xml:space="preserve">, </w:t>
      </w:r>
      <w:r w:rsidRPr="00F40D4B">
        <w:rPr>
          <w:rFonts w:hint="cs"/>
          <w:rtl/>
        </w:rPr>
        <w:t xml:space="preserve">ולא פתח </w:t>
      </w:r>
      <w:r w:rsidRPr="00F40D4B">
        <w:rPr>
          <w:rtl/>
        </w:rPr>
        <w:t>כסבורים העם לומר שזה גדול מזה,</w:t>
      </w:r>
      <w:r w:rsidR="00B7332C">
        <w:rPr>
          <w:rFonts w:hint="cs"/>
          <w:rtl/>
        </w:rPr>
        <w:t xml:space="preserve"> </w:t>
      </w:r>
      <w:r w:rsidRPr="00B7332C">
        <w:rPr>
          <w:rStyle w:val="affffc"/>
          <w:rtl/>
        </w:rPr>
        <w:t>יצתה בת קול ואמרה:</w:t>
      </w:r>
      <w:r w:rsidRPr="00F40D4B">
        <w:rPr>
          <w:rtl/>
        </w:rPr>
        <w:t xml:space="preserve"> לא מפני שזה גדול מזה, אלא זה </w:t>
      </w:r>
      <w:r w:rsidR="00B7332C">
        <w:rPr>
          <w:rStyle w:val="afffff2"/>
          <w:rFonts w:hint="cs"/>
          <w:rtl/>
        </w:rPr>
        <w:t>[</w:t>
      </w:r>
      <w:r w:rsidR="00B7332C" w:rsidRPr="00B7332C">
        <w:rPr>
          <w:rStyle w:val="afffff2"/>
          <w:rFonts w:hint="cs"/>
          <w:rtl/>
        </w:rPr>
        <w:t>ראב''ש</w:t>
      </w:r>
      <w:r w:rsidR="00B7332C">
        <w:rPr>
          <w:rStyle w:val="afffff2"/>
          <w:rFonts w:hint="cs"/>
          <w:rtl/>
        </w:rPr>
        <w:t>]</w:t>
      </w:r>
      <w:r w:rsidR="00B7332C">
        <w:rPr>
          <w:rFonts w:hint="cs"/>
          <w:rtl/>
        </w:rPr>
        <w:t xml:space="preserve"> </w:t>
      </w:r>
      <w:r w:rsidRPr="00F40D4B">
        <w:rPr>
          <w:rtl/>
        </w:rPr>
        <w:t>היה בצער מערה</w:t>
      </w:r>
      <w:r w:rsidR="00B7332C">
        <w:rPr>
          <w:rFonts w:hint="cs"/>
          <w:rtl/>
        </w:rPr>
        <w:t>,</w:t>
      </w:r>
      <w:r w:rsidRPr="00F40D4B">
        <w:rPr>
          <w:rtl/>
        </w:rPr>
        <w:t xml:space="preserve"> וזה לא היה בצער מערה.</w:t>
      </w:r>
    </w:p>
    <w:p w14:paraId="494AFF0A" w14:textId="77777777" w:rsidR="00B7332C" w:rsidRDefault="00B7332C" w:rsidP="00B7332C">
      <w:pPr>
        <w:pStyle w:val="affff9"/>
        <w:rPr>
          <w:rtl/>
        </w:rPr>
      </w:pPr>
      <w:r>
        <w:rPr>
          <w:rFonts w:hint="cs"/>
          <w:rtl/>
        </w:rPr>
        <w:t xml:space="preserve">כשבא </w:t>
      </w:r>
      <w:r w:rsidR="006F071F" w:rsidRPr="00F40D4B">
        <w:rPr>
          <w:rtl/>
        </w:rPr>
        <w:t>רבי ל</w:t>
      </w:r>
      <w:r w:rsidR="006F071F" w:rsidRPr="00F40D4B">
        <w:rPr>
          <w:rFonts w:hint="cs"/>
          <w:rtl/>
        </w:rPr>
        <w:t>מקומו של ר</w:t>
      </w:r>
      <w:r w:rsidR="006F071F" w:rsidRPr="00F40D4B">
        <w:rPr>
          <w:rtl/>
        </w:rPr>
        <w:t>"</w:t>
      </w:r>
      <w:r w:rsidR="006F071F" w:rsidRPr="00F40D4B">
        <w:rPr>
          <w:rFonts w:hint="cs"/>
          <w:rtl/>
        </w:rPr>
        <w:t xml:space="preserve">ט </w:t>
      </w:r>
      <w:r>
        <w:rPr>
          <w:rFonts w:hint="cs"/>
          <w:rtl/>
        </w:rPr>
        <w:t xml:space="preserve">שאל אם </w:t>
      </w:r>
      <w:r w:rsidR="006F071F" w:rsidRPr="00F40D4B">
        <w:rPr>
          <w:rtl/>
        </w:rPr>
        <w:t xml:space="preserve">יש לו בן לאותו צדיק </w:t>
      </w:r>
    </w:p>
    <w:p w14:paraId="3D05C77C" w14:textId="6A41E8BC" w:rsidR="00A6533C" w:rsidRPr="00B7332C" w:rsidRDefault="006F071F" w:rsidP="00B7332C">
      <w:pPr>
        <w:rPr>
          <w:rStyle w:val="afffff2"/>
          <w:rtl/>
        </w:rPr>
      </w:pPr>
      <w:r w:rsidRPr="00B7332C">
        <w:rPr>
          <w:rStyle w:val="afffff2"/>
          <w:rtl/>
        </w:rPr>
        <w:t>שהיה מקפח את בניו?</w:t>
      </w:r>
      <w:r w:rsidR="00B7332C">
        <w:rPr>
          <w:rStyle w:val="afffff2"/>
          <w:rFonts w:hint="cs"/>
          <w:rtl/>
        </w:rPr>
        <w:t xml:space="preserve"> שר''ט היה נשבע בשם בניו. </w:t>
      </w:r>
    </w:p>
    <w:p w14:paraId="4202955A" w14:textId="77777777" w:rsidR="00B7332C" w:rsidRDefault="00B7332C" w:rsidP="009B508D">
      <w:pPr>
        <w:rPr>
          <w:rtl/>
        </w:rPr>
      </w:pPr>
    </w:p>
    <w:p w14:paraId="6E52CF76" w14:textId="77777777" w:rsidR="00B7332C" w:rsidRDefault="00B7332C" w:rsidP="009B508D">
      <w:pPr>
        <w:rPr>
          <w:rtl/>
        </w:rPr>
      </w:pPr>
    </w:p>
    <w:p w14:paraId="1A1119AB" w14:textId="77777777" w:rsidR="00B7332C" w:rsidRDefault="00B7332C" w:rsidP="009B508D">
      <w:pPr>
        <w:rPr>
          <w:rtl/>
        </w:rPr>
      </w:pPr>
    </w:p>
    <w:p w14:paraId="039FFCA1" w14:textId="77777777" w:rsidR="00B7332C" w:rsidRDefault="006F071F" w:rsidP="00B7332C">
      <w:pPr>
        <w:pStyle w:val="36"/>
        <w:framePr w:wrap="notBeside"/>
        <w:rPr>
          <w:rtl/>
        </w:rPr>
      </w:pPr>
      <w:r w:rsidRPr="00F40D4B">
        <w:rPr>
          <w:rtl/>
        </w:rPr>
        <w:t>אמרו לו:</w:t>
      </w:r>
    </w:p>
    <w:p w14:paraId="63FEA341" w14:textId="3B9FBD67" w:rsidR="006F071F" w:rsidRPr="00F40D4B" w:rsidRDefault="006F071F" w:rsidP="009B508D">
      <w:pPr>
        <w:rPr>
          <w:rtl/>
        </w:rPr>
      </w:pPr>
      <w:r w:rsidRPr="00F40D4B">
        <w:rPr>
          <w:rtl/>
        </w:rPr>
        <w:lastRenderedPageBreak/>
        <w:t>בן אין לו, בן בת יש לו, וכל זונה שנשכרת בשנים שוכרתו בשמנה.</w:t>
      </w:r>
    </w:p>
    <w:p w14:paraId="3E4F597A" w14:textId="0EA82984" w:rsidR="00A6533C" w:rsidRPr="00F40D4B" w:rsidRDefault="006F071F" w:rsidP="009B508D">
      <w:pPr>
        <w:rPr>
          <w:rtl/>
        </w:rPr>
      </w:pPr>
      <w:r w:rsidRPr="00F40D4B">
        <w:rPr>
          <w:rFonts w:hint="cs"/>
          <w:rtl/>
        </w:rPr>
        <w:t xml:space="preserve">הביאוהו לפניו </w:t>
      </w:r>
      <w:r w:rsidRPr="00B7332C">
        <w:rPr>
          <w:rStyle w:val="affffc"/>
          <w:rFonts w:hint="cs"/>
          <w:rtl/>
        </w:rPr>
        <w:t>א</w:t>
      </w:r>
      <w:r w:rsidRPr="00B7332C">
        <w:rPr>
          <w:rStyle w:val="affffc"/>
          <w:rtl/>
        </w:rPr>
        <w:t>"</w:t>
      </w:r>
      <w:r w:rsidRPr="00B7332C">
        <w:rPr>
          <w:rStyle w:val="affffc"/>
          <w:rFonts w:hint="cs"/>
          <w:rtl/>
        </w:rPr>
        <w:t>ל</w:t>
      </w:r>
      <w:r w:rsidRPr="00F40D4B">
        <w:rPr>
          <w:rFonts w:hint="cs"/>
          <w:rtl/>
        </w:rPr>
        <w:t xml:space="preserve"> אי אתה חוזר בך אביא לך בתי וחזר בו</w:t>
      </w:r>
      <w:r w:rsidR="00B7332C">
        <w:rPr>
          <w:rFonts w:hint="cs"/>
          <w:rtl/>
        </w:rPr>
        <w:t>.</w:t>
      </w:r>
    </w:p>
    <w:p w14:paraId="1DFF6B95" w14:textId="70AE1756" w:rsidR="006F071F" w:rsidRPr="00F40D4B" w:rsidRDefault="006F071F" w:rsidP="00B7332C">
      <w:pPr>
        <w:rPr>
          <w:rtl/>
        </w:rPr>
      </w:pPr>
      <w:r w:rsidRPr="00B7332C">
        <w:rPr>
          <w:rStyle w:val="affffc"/>
          <w:rFonts w:hint="cs"/>
          <w:rtl/>
        </w:rPr>
        <w:t>א</w:t>
      </w:r>
      <w:r w:rsidRPr="00B7332C">
        <w:rPr>
          <w:rStyle w:val="affffc"/>
          <w:rtl/>
        </w:rPr>
        <w:t>"</w:t>
      </w:r>
      <w:r w:rsidRPr="00B7332C">
        <w:rPr>
          <w:rStyle w:val="affffc"/>
          <w:rFonts w:hint="cs"/>
          <w:rtl/>
        </w:rPr>
        <w:t>ד</w:t>
      </w:r>
      <w:r w:rsidRPr="00F40D4B">
        <w:rPr>
          <w:rFonts w:hint="cs"/>
          <w:rtl/>
        </w:rPr>
        <w:t xml:space="preserve"> נשאה וגירשה </w:t>
      </w:r>
      <w:r w:rsidRPr="00B7332C">
        <w:rPr>
          <w:rStyle w:val="affffc"/>
          <w:rFonts w:hint="cs"/>
          <w:rtl/>
        </w:rPr>
        <w:t>וא</w:t>
      </w:r>
      <w:r w:rsidRPr="00B7332C">
        <w:rPr>
          <w:rStyle w:val="affffc"/>
          <w:rtl/>
        </w:rPr>
        <w:t>"</w:t>
      </w:r>
      <w:r w:rsidRPr="00B7332C">
        <w:rPr>
          <w:rStyle w:val="affffc"/>
          <w:rFonts w:hint="cs"/>
          <w:rtl/>
        </w:rPr>
        <w:t>ד</w:t>
      </w:r>
      <w:r w:rsidRPr="00F40D4B">
        <w:rPr>
          <w:rFonts w:hint="cs"/>
          <w:rtl/>
        </w:rPr>
        <w:t xml:space="preserve"> לא נשאה </w:t>
      </w:r>
      <w:r w:rsidRPr="00B7332C">
        <w:rPr>
          <w:rStyle w:val="afffff2"/>
          <w:rFonts w:hint="cs"/>
          <w:rtl/>
        </w:rPr>
        <w:t>כלל</w:t>
      </w:r>
      <w:r w:rsidRPr="00F40D4B">
        <w:rPr>
          <w:rFonts w:hint="cs"/>
          <w:rtl/>
        </w:rPr>
        <w:t xml:space="preserve"> </w:t>
      </w:r>
      <w:r w:rsidRPr="00F40D4B">
        <w:rPr>
          <w:rtl/>
        </w:rPr>
        <w:t>שלא יאמרו בשביל זו חזר זה.</w:t>
      </w:r>
      <w:r w:rsidR="00B7332C">
        <w:rPr>
          <w:rFonts w:hint="cs"/>
          <w:rtl/>
        </w:rPr>
        <w:t xml:space="preserve"> </w:t>
      </w:r>
    </w:p>
    <w:p w14:paraId="20998127" w14:textId="56B19604" w:rsidR="006F071F" w:rsidRPr="00B7332C" w:rsidRDefault="006F071F" w:rsidP="00B7332C">
      <w:pPr>
        <w:rPr>
          <w:rStyle w:val="affff8"/>
          <w:rtl/>
        </w:rPr>
      </w:pPr>
      <w:r w:rsidRPr="00F40D4B">
        <w:rPr>
          <w:rFonts w:hint="cs"/>
          <w:rtl/>
        </w:rPr>
        <w:t xml:space="preserve">ועשה זאת </w:t>
      </w:r>
      <w:r w:rsidRPr="00B7332C">
        <w:rPr>
          <w:rStyle w:val="affffc"/>
          <w:rFonts w:hint="cs"/>
          <w:rtl/>
        </w:rPr>
        <w:t>משום רי</w:t>
      </w:r>
      <w:r w:rsidRPr="00B7332C">
        <w:rPr>
          <w:rStyle w:val="affffc"/>
          <w:rtl/>
        </w:rPr>
        <w:t>"</w:t>
      </w:r>
      <w:r w:rsidRPr="00B7332C">
        <w:rPr>
          <w:rStyle w:val="affffc"/>
          <w:rFonts w:hint="cs"/>
          <w:rtl/>
        </w:rPr>
        <w:t>ו</w:t>
      </w:r>
      <w:r w:rsidRPr="00F40D4B">
        <w:rPr>
          <w:rFonts w:hint="cs"/>
          <w:rtl/>
        </w:rPr>
        <w:t xml:space="preserve"> </w:t>
      </w:r>
      <w:r w:rsidRPr="00B7332C">
        <w:rPr>
          <w:rFonts w:hint="cs"/>
          <w:b/>
          <w:bCs/>
          <w:rtl/>
        </w:rPr>
        <w:t>ד'</w:t>
      </w:r>
      <w:r w:rsidRPr="00B7332C">
        <w:rPr>
          <w:b/>
          <w:bCs/>
          <w:rtl/>
        </w:rPr>
        <w:t>כל המלמד את בן חבירו תורה</w:t>
      </w:r>
      <w:r w:rsidRPr="00F40D4B">
        <w:rPr>
          <w:rtl/>
        </w:rPr>
        <w:t xml:space="preserve"> זוכה ויושב בישיבה של מעלה,</w:t>
      </w:r>
      <w:r w:rsidR="00B7332C">
        <w:rPr>
          <w:rFonts w:hint="cs"/>
          <w:rtl/>
        </w:rPr>
        <w:t xml:space="preserve"> </w:t>
      </w:r>
      <w:r w:rsidRPr="00B7332C">
        <w:rPr>
          <w:rStyle w:val="affffc"/>
          <w:rtl/>
        </w:rPr>
        <w:t>שנא</w:t>
      </w:r>
      <w:r w:rsidRPr="00B7332C">
        <w:rPr>
          <w:rStyle w:val="affffc"/>
          <w:rFonts w:hint="cs"/>
          <w:rtl/>
        </w:rPr>
        <w:t>'</w:t>
      </w:r>
      <w:r w:rsidRPr="00F40D4B">
        <w:rPr>
          <w:rtl/>
        </w:rPr>
        <w:t xml:space="preserve"> </w:t>
      </w:r>
      <w:r w:rsidRPr="00B7332C">
        <w:rPr>
          <w:rStyle w:val="affff8"/>
          <w:rtl/>
        </w:rPr>
        <w:t>אם תשוב ואשיבך לפני תעמד.</w:t>
      </w:r>
    </w:p>
    <w:p w14:paraId="5F63BB4C" w14:textId="08747626" w:rsidR="006F071F" w:rsidRPr="00F40D4B" w:rsidRDefault="006F071F" w:rsidP="00B7332C">
      <w:pPr>
        <w:rPr>
          <w:rtl/>
        </w:rPr>
      </w:pPr>
      <w:r w:rsidRPr="00B7332C">
        <w:rPr>
          <w:b/>
          <w:bCs/>
          <w:rtl/>
        </w:rPr>
        <w:t>וכל המלמד את בן עם הארץ תורה</w:t>
      </w:r>
      <w:r w:rsidRPr="00F40D4B">
        <w:rPr>
          <w:rtl/>
        </w:rPr>
        <w:t xml:space="preserve"> אפילו הק</w:t>
      </w:r>
      <w:r w:rsidRPr="00F40D4B">
        <w:rPr>
          <w:rFonts w:hint="cs"/>
          <w:rtl/>
        </w:rPr>
        <w:t>ב</w:t>
      </w:r>
      <w:r w:rsidRPr="00F40D4B">
        <w:rPr>
          <w:rtl/>
        </w:rPr>
        <w:t>"</w:t>
      </w:r>
      <w:r w:rsidRPr="00F40D4B">
        <w:rPr>
          <w:rFonts w:hint="cs"/>
          <w:rtl/>
        </w:rPr>
        <w:t xml:space="preserve">ה </w:t>
      </w:r>
      <w:r w:rsidRPr="00F40D4B">
        <w:rPr>
          <w:rtl/>
        </w:rPr>
        <w:t>גוזר גזירה - מבטלה בשבילו,</w:t>
      </w:r>
      <w:r w:rsidR="00B7332C">
        <w:rPr>
          <w:rFonts w:hint="cs"/>
          <w:rtl/>
        </w:rPr>
        <w:t xml:space="preserve"> </w:t>
      </w:r>
      <w:r w:rsidRPr="00B7332C">
        <w:rPr>
          <w:rStyle w:val="affff8"/>
          <w:rFonts w:hint="cs"/>
          <w:rtl/>
        </w:rPr>
        <w:t xml:space="preserve"> - </w:t>
      </w:r>
      <w:r w:rsidRPr="00B7332C">
        <w:rPr>
          <w:rStyle w:val="affff8"/>
          <w:rtl/>
        </w:rPr>
        <w:tab/>
      </w:r>
      <w:r w:rsidRPr="00B7332C">
        <w:rPr>
          <w:rStyle w:val="affff8"/>
          <w:rFonts w:hint="cs"/>
          <w:rtl/>
        </w:rPr>
        <w:t>'ו</w:t>
      </w:r>
      <w:r w:rsidRPr="00B7332C">
        <w:rPr>
          <w:rStyle w:val="affff8"/>
          <w:rtl/>
        </w:rPr>
        <w:t>אם תוציא יקר מזולל כפי תהיה</w:t>
      </w:r>
      <w:r w:rsidRPr="00B7332C">
        <w:rPr>
          <w:rStyle w:val="affff8"/>
          <w:rFonts w:hint="cs"/>
          <w:rtl/>
        </w:rPr>
        <w:t>'</w:t>
      </w:r>
      <w:r w:rsidRPr="00B7332C">
        <w:rPr>
          <w:rStyle w:val="affff8"/>
          <w:rtl/>
        </w:rPr>
        <w:t>.</w:t>
      </w:r>
    </w:p>
    <w:p w14:paraId="63CFAC96" w14:textId="77777777" w:rsidR="00A6533C" w:rsidRPr="00F40D4B" w:rsidRDefault="00A6533C" w:rsidP="00A6533C">
      <w:pPr>
        <w:pStyle w:val="aff9"/>
        <w:rPr>
          <w:rtl/>
        </w:rPr>
      </w:pPr>
      <w:r w:rsidRPr="00F40D4B">
        <w:rPr>
          <w:rtl/>
        </w:rPr>
        <w:t>***</w:t>
      </w:r>
    </w:p>
    <w:p w14:paraId="11EA6D88" w14:textId="77777777" w:rsidR="00B7332C" w:rsidRDefault="006F071F" w:rsidP="00B7332C">
      <w:pPr>
        <w:pStyle w:val="36"/>
        <w:framePr w:wrap="notBeside"/>
        <w:rPr>
          <w:rtl/>
        </w:rPr>
      </w:pPr>
      <w:r w:rsidRPr="00F40D4B">
        <w:rPr>
          <w:rtl/>
        </w:rPr>
        <w:t>ארי"ו:</w:t>
      </w:r>
    </w:p>
    <w:p w14:paraId="64BE49C6" w14:textId="2A88D605" w:rsidR="006F071F" w:rsidRPr="00B7332C" w:rsidRDefault="006F071F" w:rsidP="00B7332C">
      <w:pPr>
        <w:rPr>
          <w:rStyle w:val="affff8"/>
          <w:rtl/>
        </w:rPr>
      </w:pPr>
      <w:r w:rsidRPr="00B7332C">
        <w:rPr>
          <w:b/>
          <w:bCs/>
          <w:rtl/>
        </w:rPr>
        <w:t>כל שהוא ת"</w:t>
      </w:r>
      <w:r w:rsidRPr="00B7332C">
        <w:rPr>
          <w:rFonts w:hint="cs"/>
          <w:b/>
          <w:bCs/>
          <w:rtl/>
        </w:rPr>
        <w:t>ח ובנו ת</w:t>
      </w:r>
      <w:r w:rsidRPr="00B7332C">
        <w:rPr>
          <w:b/>
          <w:bCs/>
          <w:rtl/>
        </w:rPr>
        <w:t>"</w:t>
      </w:r>
      <w:r w:rsidRPr="00B7332C">
        <w:rPr>
          <w:rFonts w:hint="cs"/>
          <w:b/>
          <w:bCs/>
          <w:rtl/>
        </w:rPr>
        <w:t>ח ובן בנו ת</w:t>
      </w:r>
      <w:r w:rsidRPr="00B7332C">
        <w:rPr>
          <w:b/>
          <w:bCs/>
          <w:rtl/>
        </w:rPr>
        <w:t>"</w:t>
      </w:r>
      <w:r w:rsidRPr="00B7332C">
        <w:rPr>
          <w:rFonts w:hint="cs"/>
          <w:b/>
          <w:bCs/>
          <w:rtl/>
        </w:rPr>
        <w:t>ח</w:t>
      </w:r>
      <w:r w:rsidRPr="00F40D4B">
        <w:rPr>
          <w:rFonts w:hint="cs"/>
          <w:rtl/>
        </w:rPr>
        <w:t xml:space="preserve"> </w:t>
      </w:r>
      <w:r w:rsidRPr="00F40D4B">
        <w:rPr>
          <w:rtl/>
        </w:rPr>
        <w:t>- שוב אין תורה פוסקת מזרעו לעולם,</w:t>
      </w:r>
      <w:r w:rsidR="00B7332C">
        <w:rPr>
          <w:rFonts w:hint="cs"/>
          <w:rtl/>
        </w:rPr>
        <w:t xml:space="preserve"> </w:t>
      </w:r>
      <w:r w:rsidRPr="00B7332C">
        <w:rPr>
          <w:rStyle w:val="affffc"/>
          <w:rtl/>
        </w:rPr>
        <w:t>שנא</w:t>
      </w:r>
      <w:r w:rsidRPr="00B7332C">
        <w:rPr>
          <w:rStyle w:val="affffc"/>
          <w:rFonts w:hint="cs"/>
          <w:rtl/>
        </w:rPr>
        <w:t>'</w:t>
      </w:r>
      <w:r w:rsidRPr="00B7332C">
        <w:rPr>
          <w:rStyle w:val="affff8"/>
          <w:rtl/>
        </w:rPr>
        <w:t xml:space="preserve"> ואני זאת בריתי וגו' לא ימושו מפיך ומפי זרעך ומפי זרע זרעך אמר ה' מעתה ועד עולם.</w:t>
      </w:r>
    </w:p>
    <w:p w14:paraId="7321242B" w14:textId="77777777" w:rsidR="006F071F" w:rsidRPr="00F40D4B" w:rsidRDefault="006F071F" w:rsidP="009B508D">
      <w:pPr>
        <w:rPr>
          <w:rtl/>
        </w:rPr>
      </w:pPr>
      <w:r w:rsidRPr="00B7332C">
        <w:rPr>
          <w:rStyle w:val="affff8"/>
          <w:rFonts w:hint="cs"/>
          <w:rtl/>
        </w:rPr>
        <w:t>'</w:t>
      </w:r>
      <w:r w:rsidRPr="00B7332C">
        <w:rPr>
          <w:rStyle w:val="affff8"/>
          <w:rtl/>
        </w:rPr>
        <w:t>אמר ה'</w:t>
      </w:r>
      <w:r w:rsidRPr="00F40D4B">
        <w:rPr>
          <w:rtl/>
        </w:rPr>
        <w:t xml:space="preserve"> </w:t>
      </w:r>
      <w:r w:rsidRPr="00B7332C">
        <w:rPr>
          <w:rStyle w:val="affffc"/>
          <w:rtl/>
        </w:rPr>
        <w:t>- אמר הקב"ה:</w:t>
      </w:r>
      <w:r w:rsidRPr="00F40D4B">
        <w:rPr>
          <w:rtl/>
        </w:rPr>
        <w:t xml:space="preserve"> אני ערב לך בדבר זה.</w:t>
      </w:r>
    </w:p>
    <w:p w14:paraId="08F2AB90" w14:textId="2E45898E" w:rsidR="006F071F" w:rsidRPr="00F40D4B" w:rsidRDefault="006F071F" w:rsidP="00B7332C">
      <w:pPr>
        <w:spacing w:after="60"/>
        <w:rPr>
          <w:rtl/>
        </w:rPr>
      </w:pPr>
      <w:r w:rsidRPr="00B7332C">
        <w:rPr>
          <w:rStyle w:val="affff8"/>
          <w:rFonts w:hint="cs"/>
          <w:rtl/>
        </w:rPr>
        <w:t>'</w:t>
      </w:r>
      <w:r w:rsidRPr="00B7332C">
        <w:rPr>
          <w:rStyle w:val="affff8"/>
          <w:rtl/>
        </w:rPr>
        <w:t>מעתה ועד עולם</w:t>
      </w:r>
      <w:r w:rsidRPr="00B7332C">
        <w:rPr>
          <w:rStyle w:val="affff8"/>
          <w:rFonts w:hint="cs"/>
          <w:rtl/>
        </w:rPr>
        <w:t>'</w:t>
      </w:r>
      <w:r w:rsidRPr="00F40D4B">
        <w:rPr>
          <w:rtl/>
        </w:rPr>
        <w:t xml:space="preserve"> </w:t>
      </w:r>
      <w:r w:rsidRPr="00B7332C">
        <w:rPr>
          <w:rStyle w:val="affffc"/>
          <w:rtl/>
        </w:rPr>
        <w:t>א</w:t>
      </w:r>
      <w:r w:rsidRPr="00B7332C">
        <w:rPr>
          <w:rStyle w:val="affffc"/>
          <w:rFonts w:hint="cs"/>
          <w:rtl/>
        </w:rPr>
        <w:t>רי</w:t>
      </w:r>
      <w:r w:rsidRPr="00B7332C">
        <w:rPr>
          <w:rStyle w:val="affffc"/>
          <w:rtl/>
        </w:rPr>
        <w:t>"</w:t>
      </w:r>
      <w:r w:rsidRPr="00B7332C">
        <w:rPr>
          <w:rStyle w:val="affffc"/>
          <w:rFonts w:hint="cs"/>
          <w:rtl/>
        </w:rPr>
        <w:t>ר</w:t>
      </w:r>
      <w:r w:rsidRPr="00B7332C">
        <w:rPr>
          <w:rStyle w:val="affffc"/>
          <w:rtl/>
        </w:rPr>
        <w:t>:</w:t>
      </w:r>
      <w:r w:rsidRPr="00F40D4B">
        <w:rPr>
          <w:rtl/>
        </w:rPr>
        <w:t xml:space="preserve"> מכאן ואילך תורה מחזרת על אכסניא שלה.</w:t>
      </w:r>
    </w:p>
    <w:p w14:paraId="5994BB47" w14:textId="6C841E71" w:rsidR="00E2606B" w:rsidRDefault="00E2606B" w:rsidP="00E2606B">
      <w:pPr>
        <w:pStyle w:val="affff9"/>
        <w:rPr>
          <w:rtl/>
        </w:rPr>
      </w:pPr>
      <w:r>
        <w:rPr>
          <w:rFonts w:hint="cs"/>
          <w:rtl/>
        </w:rPr>
        <w:t xml:space="preserve">על ענין זה ישב רב יוסף מאה תעניות </w:t>
      </w:r>
    </w:p>
    <w:p w14:paraId="01957F4E" w14:textId="35069BD3" w:rsidR="00A6533C" w:rsidRPr="00F40D4B" w:rsidRDefault="006F071F" w:rsidP="009B508D">
      <w:pPr>
        <w:rPr>
          <w:rtl/>
        </w:rPr>
      </w:pPr>
      <w:r w:rsidRPr="00F40D4B">
        <w:rPr>
          <w:rFonts w:hint="cs"/>
          <w:rtl/>
        </w:rPr>
        <w:t xml:space="preserve"> </w:t>
      </w:r>
      <w:r w:rsidRPr="00F40D4B">
        <w:rPr>
          <w:rtl/>
        </w:rPr>
        <w:t>י</w:t>
      </w:r>
      <w:r w:rsidRPr="00F40D4B">
        <w:rPr>
          <w:rFonts w:hint="cs"/>
          <w:rtl/>
        </w:rPr>
        <w:t xml:space="preserve">שב מ' תעניות, </w:t>
      </w:r>
      <w:r w:rsidR="00B7332C">
        <w:rPr>
          <w:rFonts w:hint="cs"/>
          <w:rtl/>
        </w:rPr>
        <w:t>ו</w:t>
      </w:r>
      <w:r w:rsidR="00B7332C" w:rsidRPr="00B7332C">
        <w:rPr>
          <w:rFonts w:hint="cs"/>
          <w:rtl/>
        </w:rPr>
        <w:t>הראוהו משמים</w:t>
      </w:r>
      <w:r w:rsidRPr="00F40D4B">
        <w:rPr>
          <w:rtl/>
        </w:rPr>
        <w:t xml:space="preserve"> </w:t>
      </w:r>
      <w:r w:rsidRPr="00B7332C">
        <w:rPr>
          <w:rStyle w:val="affff8"/>
          <w:rtl/>
        </w:rPr>
        <w:t>לא ימושו מפיך,</w:t>
      </w:r>
    </w:p>
    <w:p w14:paraId="5206F882" w14:textId="203609E7" w:rsidR="006F071F" w:rsidRPr="00F40D4B" w:rsidRDefault="006F071F" w:rsidP="009B508D">
      <w:pPr>
        <w:rPr>
          <w:rtl/>
        </w:rPr>
      </w:pPr>
      <w:r w:rsidRPr="00F40D4B">
        <w:rPr>
          <w:rtl/>
        </w:rPr>
        <w:t>י</w:t>
      </w:r>
      <w:r w:rsidRPr="00F40D4B">
        <w:rPr>
          <w:rFonts w:hint="cs"/>
          <w:rtl/>
        </w:rPr>
        <w:t xml:space="preserve">שב מ' תעניות אחרות </w:t>
      </w:r>
      <w:r w:rsidR="00B7332C">
        <w:rPr>
          <w:rFonts w:hint="cs"/>
          <w:rtl/>
        </w:rPr>
        <w:t xml:space="preserve">והראוהו </w:t>
      </w:r>
      <w:r w:rsidRPr="00B7332C">
        <w:rPr>
          <w:rStyle w:val="affff8"/>
          <w:rtl/>
        </w:rPr>
        <w:t>לא ימושו מפיך ומפי זרעך.</w:t>
      </w:r>
    </w:p>
    <w:p w14:paraId="162E6F85" w14:textId="779BB4A8" w:rsidR="00A6533C" w:rsidRPr="00B7332C" w:rsidRDefault="006F071F" w:rsidP="009B508D">
      <w:pPr>
        <w:rPr>
          <w:rStyle w:val="affff8"/>
          <w:rtl/>
        </w:rPr>
      </w:pPr>
      <w:r w:rsidRPr="00F40D4B">
        <w:rPr>
          <w:rtl/>
        </w:rPr>
        <w:t>י</w:t>
      </w:r>
      <w:r w:rsidRPr="00F40D4B">
        <w:rPr>
          <w:rFonts w:hint="cs"/>
          <w:rtl/>
        </w:rPr>
        <w:t>שב</w:t>
      </w:r>
      <w:r w:rsidRPr="00F40D4B">
        <w:rPr>
          <w:rtl/>
        </w:rPr>
        <w:t xml:space="preserve"> </w:t>
      </w:r>
      <w:r w:rsidR="00B7332C">
        <w:rPr>
          <w:rFonts w:hint="cs"/>
          <w:rtl/>
        </w:rPr>
        <w:t xml:space="preserve">ק' </w:t>
      </w:r>
      <w:r w:rsidRPr="00F40D4B">
        <w:rPr>
          <w:rtl/>
        </w:rPr>
        <w:t>תעני</w:t>
      </w:r>
      <w:r w:rsidR="00B7332C">
        <w:rPr>
          <w:rFonts w:hint="cs"/>
          <w:rtl/>
        </w:rPr>
        <w:t>ות</w:t>
      </w:r>
      <w:r w:rsidRPr="00F40D4B">
        <w:rPr>
          <w:rtl/>
        </w:rPr>
        <w:t xml:space="preserve"> </w:t>
      </w:r>
      <w:r w:rsidR="00B7332C">
        <w:rPr>
          <w:rFonts w:hint="cs"/>
          <w:rtl/>
        </w:rPr>
        <w:t xml:space="preserve">והראוהו </w:t>
      </w:r>
      <w:r w:rsidRPr="00B7332C">
        <w:rPr>
          <w:rStyle w:val="affff8"/>
          <w:rtl/>
        </w:rPr>
        <w:t>לא ימושו מפיך ומפי זרעך ומפי זרע זרעך</w:t>
      </w:r>
    </w:p>
    <w:p w14:paraId="5A417136" w14:textId="263D3BDE" w:rsidR="006F071F" w:rsidRPr="00F40D4B" w:rsidRDefault="006F071F" w:rsidP="00B7332C">
      <w:pPr>
        <w:spacing w:after="60"/>
        <w:rPr>
          <w:rtl/>
        </w:rPr>
      </w:pPr>
      <w:r w:rsidRPr="00B7332C">
        <w:rPr>
          <w:rStyle w:val="affffc"/>
          <w:rtl/>
        </w:rPr>
        <w:t>אמר:</w:t>
      </w:r>
      <w:r w:rsidRPr="00F40D4B">
        <w:rPr>
          <w:rtl/>
        </w:rPr>
        <w:t xml:space="preserve"> מכאן ואילך </w:t>
      </w:r>
      <w:r w:rsidRPr="00F40D4B">
        <w:rPr>
          <w:rFonts w:hint="cs"/>
          <w:rtl/>
        </w:rPr>
        <w:t>א</w:t>
      </w:r>
      <w:r w:rsidRPr="00F40D4B">
        <w:rPr>
          <w:rtl/>
        </w:rPr>
        <w:t>"</w:t>
      </w:r>
      <w:r w:rsidRPr="00F40D4B">
        <w:rPr>
          <w:rFonts w:hint="cs"/>
          <w:rtl/>
        </w:rPr>
        <w:t>צ</w:t>
      </w:r>
      <w:r w:rsidRPr="00F40D4B">
        <w:rPr>
          <w:rtl/>
        </w:rPr>
        <w:t>, תורה מחזרת על אכסניא שלה.</w:t>
      </w:r>
    </w:p>
    <w:p w14:paraId="191EC3C1" w14:textId="204B3922" w:rsidR="00E2606B" w:rsidRDefault="00E2606B" w:rsidP="00E2606B">
      <w:pPr>
        <w:pStyle w:val="affff9"/>
        <w:rPr>
          <w:rtl/>
        </w:rPr>
      </w:pPr>
      <w:r>
        <w:rPr>
          <w:rFonts w:hint="cs"/>
          <w:rtl/>
        </w:rPr>
        <w:t xml:space="preserve">כשעלה </w:t>
      </w:r>
      <w:r w:rsidR="006F071F" w:rsidRPr="00F40D4B">
        <w:rPr>
          <w:rFonts w:hint="cs"/>
          <w:rtl/>
        </w:rPr>
        <w:t>ר</w:t>
      </w:r>
      <w:r w:rsidR="006F071F" w:rsidRPr="00F40D4B">
        <w:rPr>
          <w:rtl/>
        </w:rPr>
        <w:t>"</w:t>
      </w:r>
      <w:r w:rsidR="006F071F" w:rsidRPr="00F40D4B">
        <w:rPr>
          <w:rFonts w:hint="cs"/>
          <w:rtl/>
        </w:rPr>
        <w:t>ז</w:t>
      </w:r>
      <w:r w:rsidR="006F071F" w:rsidRPr="00F40D4B">
        <w:rPr>
          <w:rtl/>
        </w:rPr>
        <w:t xml:space="preserve"> </w:t>
      </w:r>
      <w:r w:rsidR="006F071F" w:rsidRPr="00F40D4B">
        <w:rPr>
          <w:rFonts w:hint="cs"/>
          <w:rtl/>
        </w:rPr>
        <w:t>לא</w:t>
      </w:r>
      <w:r w:rsidR="006F071F" w:rsidRPr="00F40D4B">
        <w:rPr>
          <w:rtl/>
        </w:rPr>
        <w:t>"</w:t>
      </w:r>
      <w:r w:rsidR="006F071F" w:rsidRPr="00F40D4B">
        <w:rPr>
          <w:rFonts w:hint="cs"/>
          <w:rtl/>
        </w:rPr>
        <w:t xml:space="preserve">י </w:t>
      </w:r>
    </w:p>
    <w:p w14:paraId="0E81AFD0" w14:textId="714C59D2" w:rsidR="006F071F" w:rsidRPr="00F40D4B" w:rsidRDefault="006F071F" w:rsidP="009B508D">
      <w:pPr>
        <w:rPr>
          <w:rtl/>
        </w:rPr>
      </w:pPr>
      <w:r w:rsidRPr="00F40D4B">
        <w:rPr>
          <w:rFonts w:hint="cs"/>
          <w:rtl/>
        </w:rPr>
        <w:t xml:space="preserve">ישב </w:t>
      </w:r>
      <w:r w:rsidRPr="00F40D4B">
        <w:rPr>
          <w:rtl/>
        </w:rPr>
        <w:t>מאה תעני</w:t>
      </w:r>
      <w:r w:rsidRPr="00F40D4B">
        <w:rPr>
          <w:rFonts w:hint="cs"/>
          <w:rtl/>
        </w:rPr>
        <w:t>ות</w:t>
      </w:r>
      <w:r w:rsidRPr="00F40D4B">
        <w:rPr>
          <w:rtl/>
        </w:rPr>
        <w:t xml:space="preserve"> </w:t>
      </w:r>
      <w:r w:rsidRPr="00F40D4B">
        <w:rPr>
          <w:rFonts w:hint="cs"/>
          <w:rtl/>
        </w:rPr>
        <w:t>לשכוח גמ' דבבל שלא תטרידו בתלמוד א</w:t>
      </w:r>
      <w:r w:rsidRPr="00F40D4B">
        <w:rPr>
          <w:rtl/>
        </w:rPr>
        <w:t>"</w:t>
      </w:r>
      <w:r w:rsidRPr="00F40D4B">
        <w:rPr>
          <w:rFonts w:hint="cs"/>
          <w:rtl/>
        </w:rPr>
        <w:t>י</w:t>
      </w:r>
      <w:r w:rsidR="00B7332C">
        <w:rPr>
          <w:rFonts w:hint="cs"/>
          <w:rtl/>
        </w:rPr>
        <w:t>.</w:t>
      </w:r>
    </w:p>
    <w:p w14:paraId="20426AD9" w14:textId="28AABDA9" w:rsidR="006F071F" w:rsidRPr="00F40D4B" w:rsidRDefault="006F071F" w:rsidP="00B7332C">
      <w:pPr>
        <w:rPr>
          <w:rtl/>
        </w:rPr>
      </w:pPr>
      <w:r w:rsidRPr="00F40D4B">
        <w:rPr>
          <w:rFonts w:hint="cs"/>
          <w:rtl/>
        </w:rPr>
        <w:t xml:space="preserve">ישב מאה תעניות אחרות </w:t>
      </w:r>
      <w:r w:rsidR="00B7332C">
        <w:rPr>
          <w:rFonts w:hint="cs"/>
          <w:rtl/>
        </w:rPr>
        <w:t xml:space="preserve">שלא יפטר </w:t>
      </w:r>
      <w:r w:rsidRPr="00F40D4B">
        <w:rPr>
          <w:rtl/>
        </w:rPr>
        <w:t xml:space="preserve">רבי אלעזר </w:t>
      </w:r>
      <w:r w:rsidR="00B7332C">
        <w:rPr>
          <w:rFonts w:hint="cs"/>
          <w:rtl/>
        </w:rPr>
        <w:t xml:space="preserve">בימיו ויפול עליו עול הציבור. </w:t>
      </w:r>
    </w:p>
    <w:p w14:paraId="2F09C7B9" w14:textId="7813323F" w:rsidR="006F071F" w:rsidRPr="00F40D4B" w:rsidRDefault="00B7332C" w:rsidP="009B508D">
      <w:pPr>
        <w:rPr>
          <w:rtl/>
        </w:rPr>
      </w:pPr>
      <w:r>
        <w:rPr>
          <w:rFonts w:hint="cs"/>
          <w:rtl/>
        </w:rPr>
        <w:lastRenderedPageBreak/>
        <w:t xml:space="preserve">וישב </w:t>
      </w:r>
      <w:r w:rsidR="006F071F" w:rsidRPr="00F40D4B">
        <w:rPr>
          <w:rtl/>
        </w:rPr>
        <w:t xml:space="preserve">מאה אחריני דלא </w:t>
      </w:r>
      <w:r>
        <w:rPr>
          <w:rFonts w:hint="cs"/>
          <w:rtl/>
        </w:rPr>
        <w:t>י</w:t>
      </w:r>
      <w:r w:rsidR="006F071F" w:rsidRPr="00F40D4B">
        <w:rPr>
          <w:rtl/>
        </w:rPr>
        <w:t>שלוט ב</w:t>
      </w:r>
      <w:r w:rsidR="006F071F" w:rsidRPr="00F40D4B">
        <w:rPr>
          <w:rFonts w:hint="cs"/>
          <w:rtl/>
        </w:rPr>
        <w:t xml:space="preserve">ו אש </w:t>
      </w:r>
      <w:r w:rsidR="006F071F" w:rsidRPr="00F40D4B">
        <w:rPr>
          <w:rtl/>
        </w:rPr>
        <w:t>דגיהנם.</w:t>
      </w:r>
    </w:p>
    <w:p w14:paraId="42129927" w14:textId="77777777" w:rsidR="00A6533C" w:rsidRPr="00F40D4B" w:rsidRDefault="006F071F" w:rsidP="009B508D">
      <w:pPr>
        <w:rPr>
          <w:rtl/>
        </w:rPr>
      </w:pPr>
      <w:r w:rsidRPr="00F40D4B">
        <w:rPr>
          <w:rtl/>
        </w:rPr>
        <w:t xml:space="preserve">כל </w:t>
      </w:r>
      <w:r w:rsidRPr="00F40D4B">
        <w:rPr>
          <w:rFonts w:hint="cs"/>
          <w:rtl/>
        </w:rPr>
        <w:t>ל' יום היה בודק עצמו יושב בתנור ולא שלטה בו האש</w:t>
      </w:r>
    </w:p>
    <w:p w14:paraId="1A313255" w14:textId="766955EF" w:rsidR="006F071F" w:rsidRPr="00F40D4B" w:rsidRDefault="006F071F" w:rsidP="00B7332C">
      <w:pPr>
        <w:spacing w:after="60"/>
        <w:rPr>
          <w:rtl/>
        </w:rPr>
      </w:pPr>
      <w:r w:rsidRPr="00F40D4B">
        <w:rPr>
          <w:rFonts w:hint="cs"/>
          <w:rtl/>
        </w:rPr>
        <w:t>יום אחד נתנו רבנן עיניהם בו, ונחרכו רגליו וקרו לו 'ק</w:t>
      </w:r>
      <w:r w:rsidRPr="00F40D4B">
        <w:rPr>
          <w:rtl/>
        </w:rPr>
        <w:t>טין חריך שקיה</w:t>
      </w:r>
      <w:r w:rsidRPr="00F40D4B">
        <w:rPr>
          <w:rFonts w:hint="cs"/>
          <w:rtl/>
        </w:rPr>
        <w:t>'</w:t>
      </w:r>
      <w:r w:rsidRPr="00F40D4B">
        <w:rPr>
          <w:rtl/>
        </w:rPr>
        <w:t>.</w:t>
      </w:r>
    </w:p>
    <w:p w14:paraId="6C64AB70" w14:textId="77777777" w:rsidR="006F071F" w:rsidRPr="00F40D4B" w:rsidRDefault="006F071F" w:rsidP="00A6533C">
      <w:pPr>
        <w:pStyle w:val="affe"/>
        <w:framePr w:wrap="around"/>
        <w:rPr>
          <w:rtl/>
        </w:rPr>
      </w:pPr>
      <w:r w:rsidRPr="00F40D4B">
        <w:rPr>
          <w:rtl/>
        </w:rPr>
        <w:t>פה:</w:t>
      </w:r>
    </w:p>
    <w:p w14:paraId="7153C8FD" w14:textId="77777777" w:rsidR="00B7332C" w:rsidRDefault="006F071F" w:rsidP="00B7332C">
      <w:pPr>
        <w:pStyle w:val="36"/>
        <w:framePr w:wrap="notBeside"/>
        <w:rPr>
          <w:rtl/>
        </w:rPr>
      </w:pPr>
      <w:r w:rsidRPr="00F40D4B">
        <w:rPr>
          <w:rFonts w:hint="cs"/>
          <w:rtl/>
        </w:rPr>
        <w:t>ריא</w:t>
      </w:r>
      <w:r w:rsidRPr="00F40D4B">
        <w:rPr>
          <w:rtl/>
        </w:rPr>
        <w:t>"</w:t>
      </w:r>
      <w:r w:rsidRPr="00F40D4B">
        <w:rPr>
          <w:rFonts w:hint="cs"/>
          <w:rtl/>
        </w:rPr>
        <w:t>ר</w:t>
      </w:r>
    </w:p>
    <w:p w14:paraId="79B9856C" w14:textId="153C9D57" w:rsidR="006F071F" w:rsidRPr="00B7332C" w:rsidRDefault="006F071F" w:rsidP="00B7332C">
      <w:pPr>
        <w:spacing w:after="60"/>
        <w:rPr>
          <w:rtl/>
        </w:rPr>
      </w:pPr>
      <w:r w:rsidRPr="00B7332C">
        <w:rPr>
          <w:rStyle w:val="affff8"/>
          <w:rtl/>
        </w:rPr>
        <w:t xml:space="preserve">מי האיש החכם ויבן את זאת ואשר דבר פי ה' אליו ויגדה </w:t>
      </w:r>
      <w:r w:rsidRPr="00B7332C">
        <w:rPr>
          <w:rStyle w:val="affff8"/>
          <w:u w:val="single"/>
          <w:rtl/>
        </w:rPr>
        <w:t>על מה אבדה הארץ</w:t>
      </w:r>
      <w:r w:rsidRPr="00B7332C">
        <w:rPr>
          <w:rStyle w:val="affff8"/>
          <w:rFonts w:hint="cs"/>
          <w:u w:val="single"/>
          <w:rtl/>
        </w:rPr>
        <w:t>'</w:t>
      </w:r>
      <w:r w:rsidRPr="00B7332C">
        <w:rPr>
          <w:u w:val="single"/>
          <w:rtl/>
        </w:rPr>
        <w:t>,</w:t>
      </w:r>
      <w:r w:rsidR="00B7332C">
        <w:rPr>
          <w:rFonts w:hint="cs"/>
          <w:rtl/>
        </w:rPr>
        <w:t xml:space="preserve"> </w:t>
      </w:r>
      <w:r w:rsidRPr="00F40D4B">
        <w:rPr>
          <w:rtl/>
        </w:rPr>
        <w:t>דבר זה אמרו חכמים ולא פירשוהו, אמרו נביאים ולא פירשוהו, עד שפירשו הק</w:t>
      </w:r>
      <w:r w:rsidRPr="00F40D4B">
        <w:rPr>
          <w:rFonts w:hint="cs"/>
          <w:rtl/>
        </w:rPr>
        <w:t>ב</w:t>
      </w:r>
      <w:r w:rsidRPr="00F40D4B">
        <w:rPr>
          <w:rtl/>
        </w:rPr>
        <w:t>"</w:t>
      </w:r>
      <w:r w:rsidRPr="00F40D4B">
        <w:rPr>
          <w:rFonts w:hint="cs"/>
          <w:rtl/>
        </w:rPr>
        <w:t>ה</w:t>
      </w:r>
      <w:r w:rsidRPr="00F40D4B">
        <w:rPr>
          <w:rtl/>
        </w:rPr>
        <w:t xml:space="preserve"> בעצמו.</w:t>
      </w:r>
      <w:r w:rsidR="00B7332C">
        <w:rPr>
          <w:rFonts w:hint="cs"/>
          <w:rtl/>
        </w:rPr>
        <w:t xml:space="preserve"> </w:t>
      </w:r>
      <w:r w:rsidRPr="00B7332C">
        <w:rPr>
          <w:rStyle w:val="affffc"/>
          <w:rtl/>
        </w:rPr>
        <w:t>שנא</w:t>
      </w:r>
      <w:r w:rsidRPr="00B7332C">
        <w:rPr>
          <w:rStyle w:val="affffc"/>
          <w:rFonts w:hint="cs"/>
          <w:rtl/>
        </w:rPr>
        <w:t>'</w:t>
      </w:r>
      <w:r w:rsidRPr="00B7332C">
        <w:rPr>
          <w:rStyle w:val="affff8"/>
          <w:rtl/>
        </w:rPr>
        <w:t xml:space="preserve"> ויאמר ה' </w:t>
      </w:r>
      <w:r w:rsidRPr="00B7332C">
        <w:rPr>
          <w:rStyle w:val="affff8"/>
          <w:u w:val="single"/>
          <w:rtl/>
        </w:rPr>
        <w:t>על עזבם את תורתי</w:t>
      </w:r>
      <w:r w:rsidRPr="00B7332C">
        <w:rPr>
          <w:rStyle w:val="affff8"/>
          <w:rtl/>
        </w:rPr>
        <w:t xml:space="preserve"> אשר נתתי לפניהם.</w:t>
      </w:r>
      <w:r w:rsidR="00B7332C">
        <w:rPr>
          <w:rStyle w:val="affff8"/>
          <w:rFonts w:hint="cs"/>
          <w:rtl/>
        </w:rPr>
        <w:t xml:space="preserve"> - </w:t>
      </w:r>
      <w:r w:rsidR="00B7332C">
        <w:rPr>
          <w:rFonts w:hint="cs"/>
          <w:rtl/>
        </w:rPr>
        <w:t>שלא בירכו בתורה תחילה.</w:t>
      </w:r>
    </w:p>
    <w:p w14:paraId="534D0B8E" w14:textId="77777777" w:rsidR="00B7332C" w:rsidRDefault="006F071F" w:rsidP="00B7332C">
      <w:pPr>
        <w:pStyle w:val="36"/>
        <w:framePr w:wrap="notBeside"/>
        <w:rPr>
          <w:rtl/>
        </w:rPr>
      </w:pPr>
      <w:r w:rsidRPr="00F40D4B">
        <w:rPr>
          <w:rFonts w:hint="cs"/>
          <w:rtl/>
        </w:rPr>
        <w:t>ר"ח</w:t>
      </w:r>
      <w:r w:rsidRPr="00F40D4B">
        <w:rPr>
          <w:rtl/>
        </w:rPr>
        <w:t>:</w:t>
      </w:r>
    </w:p>
    <w:p w14:paraId="420CAEFC" w14:textId="77777777" w:rsidR="00B7332C" w:rsidRDefault="006F071F" w:rsidP="009B508D">
      <w:pPr>
        <w:rPr>
          <w:rtl/>
        </w:rPr>
      </w:pPr>
      <w:r w:rsidRPr="00B7332C">
        <w:rPr>
          <w:rStyle w:val="affff8"/>
          <w:rtl/>
        </w:rPr>
        <w:t>בלב נבון תנוח חכמה</w:t>
      </w:r>
      <w:r w:rsidRPr="00F40D4B">
        <w:rPr>
          <w:rtl/>
        </w:rPr>
        <w:t xml:space="preserve"> - זה </w:t>
      </w:r>
      <w:r w:rsidRPr="00F40D4B">
        <w:rPr>
          <w:rFonts w:hint="cs"/>
          <w:rtl/>
        </w:rPr>
        <w:t>ת</w:t>
      </w:r>
      <w:r w:rsidRPr="00F40D4B">
        <w:rPr>
          <w:rtl/>
        </w:rPr>
        <w:t>"</w:t>
      </w:r>
      <w:r w:rsidRPr="00F40D4B">
        <w:rPr>
          <w:rFonts w:hint="cs"/>
          <w:rtl/>
        </w:rPr>
        <w:t>ח בן ת</w:t>
      </w:r>
      <w:r w:rsidRPr="00F40D4B">
        <w:rPr>
          <w:rtl/>
        </w:rPr>
        <w:t>"</w:t>
      </w:r>
      <w:r w:rsidRPr="00F40D4B">
        <w:rPr>
          <w:rFonts w:hint="cs"/>
          <w:rtl/>
        </w:rPr>
        <w:t>ח,</w:t>
      </w:r>
      <w:r w:rsidRPr="00F40D4B">
        <w:rPr>
          <w:rtl/>
        </w:rPr>
        <w:t xml:space="preserve"> </w:t>
      </w:r>
    </w:p>
    <w:p w14:paraId="0CA6505E" w14:textId="0ED5FB0C" w:rsidR="006F071F" w:rsidRPr="00F40D4B" w:rsidRDefault="006F071F" w:rsidP="009B508D">
      <w:pPr>
        <w:rPr>
          <w:rtl/>
        </w:rPr>
      </w:pPr>
      <w:r w:rsidRPr="00B7332C">
        <w:rPr>
          <w:rStyle w:val="affff8"/>
          <w:rFonts w:hint="cs"/>
          <w:rtl/>
        </w:rPr>
        <w:t>'</w:t>
      </w:r>
      <w:r w:rsidRPr="00B7332C">
        <w:rPr>
          <w:rStyle w:val="affff8"/>
          <w:rtl/>
        </w:rPr>
        <w:t>ובקרב כסילים תודע</w:t>
      </w:r>
      <w:r w:rsidRPr="00B7332C">
        <w:rPr>
          <w:rStyle w:val="affff8"/>
          <w:rFonts w:hint="cs"/>
          <w:rtl/>
        </w:rPr>
        <w:t>'</w:t>
      </w:r>
      <w:r w:rsidRPr="00F40D4B">
        <w:rPr>
          <w:rtl/>
        </w:rPr>
        <w:t xml:space="preserve"> - זה ת"</w:t>
      </w:r>
      <w:r w:rsidRPr="00F40D4B">
        <w:rPr>
          <w:rFonts w:hint="cs"/>
          <w:rtl/>
        </w:rPr>
        <w:t>ח בן עם הארץ</w:t>
      </w:r>
    </w:p>
    <w:p w14:paraId="6646E418" w14:textId="77777777" w:rsidR="00B7332C" w:rsidRDefault="006F071F" w:rsidP="00B7332C">
      <w:pPr>
        <w:pStyle w:val="36"/>
        <w:framePr w:wrap="notBeside"/>
        <w:rPr>
          <w:rtl/>
        </w:rPr>
      </w:pPr>
      <w:r w:rsidRPr="00F40D4B">
        <w:rPr>
          <w:rtl/>
        </w:rPr>
        <w:t>עולא:</w:t>
      </w:r>
    </w:p>
    <w:p w14:paraId="6365ED07" w14:textId="7121C47E" w:rsidR="006F071F" w:rsidRPr="00F40D4B" w:rsidRDefault="006F071F" w:rsidP="00B7332C">
      <w:pPr>
        <w:spacing w:after="60"/>
        <w:rPr>
          <w:rtl/>
        </w:rPr>
      </w:pPr>
      <w:r w:rsidRPr="00B7332C">
        <w:rPr>
          <w:rStyle w:val="affffc"/>
          <w:rtl/>
        </w:rPr>
        <w:t>היינו דאמרי אינשי:</w:t>
      </w:r>
      <w:r w:rsidRPr="00F40D4B">
        <w:rPr>
          <w:rtl/>
        </w:rPr>
        <w:t xml:space="preserve"> אסתירא בלגינא קיש קיש קריא.</w:t>
      </w:r>
    </w:p>
    <w:p w14:paraId="6CE40BD4" w14:textId="77777777" w:rsidR="00B7332C" w:rsidRDefault="006F071F" w:rsidP="00B7332C">
      <w:pPr>
        <w:pStyle w:val="36"/>
        <w:framePr w:wrap="notBeside"/>
        <w:rPr>
          <w:rtl/>
        </w:rPr>
      </w:pPr>
      <w:r w:rsidRPr="00F40D4B">
        <w:rPr>
          <w:rFonts w:hint="cs"/>
          <w:rtl/>
        </w:rPr>
        <w:t>רי</w:t>
      </w:r>
      <w:r w:rsidRPr="00F40D4B">
        <w:rPr>
          <w:rtl/>
        </w:rPr>
        <w:t>"</w:t>
      </w:r>
      <w:r w:rsidRPr="00F40D4B">
        <w:rPr>
          <w:rFonts w:hint="cs"/>
          <w:rtl/>
        </w:rPr>
        <w:t>ר לר</w:t>
      </w:r>
      <w:r w:rsidRPr="00F40D4B">
        <w:rPr>
          <w:rtl/>
        </w:rPr>
        <w:t>"</w:t>
      </w:r>
      <w:r w:rsidRPr="00F40D4B">
        <w:rPr>
          <w:rFonts w:hint="cs"/>
          <w:rtl/>
        </w:rPr>
        <w:t>ז</w:t>
      </w:r>
      <w:r w:rsidRPr="00F40D4B">
        <w:rPr>
          <w:rtl/>
        </w:rPr>
        <w:t>:</w:t>
      </w:r>
    </w:p>
    <w:p w14:paraId="253A117C" w14:textId="48AD09B6" w:rsidR="00B7332C" w:rsidRDefault="006F071F" w:rsidP="00B7332C">
      <w:pPr>
        <w:rPr>
          <w:rtl/>
        </w:rPr>
      </w:pPr>
      <w:r w:rsidRPr="00B7332C">
        <w:rPr>
          <w:rStyle w:val="affff8"/>
          <w:rFonts w:hint="cs"/>
          <w:rtl/>
        </w:rPr>
        <w:t>'</w:t>
      </w:r>
      <w:r w:rsidRPr="00B7332C">
        <w:rPr>
          <w:rStyle w:val="affff8"/>
          <w:rtl/>
        </w:rPr>
        <w:t xml:space="preserve">קטן וגדול שם הוא </w:t>
      </w:r>
      <w:r w:rsidR="00B7332C" w:rsidRPr="00B7332C">
        <w:rPr>
          <w:rStyle w:val="afffff2"/>
          <w:rFonts w:hint="cs"/>
          <w:rtl/>
        </w:rPr>
        <w:t>בעוה'''ב</w:t>
      </w:r>
      <w:r w:rsidR="00B7332C">
        <w:rPr>
          <w:rStyle w:val="affff8"/>
          <w:rFonts w:hint="cs"/>
          <w:rtl/>
        </w:rPr>
        <w:t xml:space="preserve"> </w:t>
      </w:r>
      <w:r w:rsidRPr="00B7332C">
        <w:rPr>
          <w:rStyle w:val="affff8"/>
          <w:rtl/>
        </w:rPr>
        <w:t>ועבד חפשי מאדניו</w:t>
      </w:r>
      <w:r w:rsidRPr="00B7332C">
        <w:rPr>
          <w:rStyle w:val="affff8"/>
          <w:rFonts w:hint="cs"/>
          <w:rtl/>
        </w:rPr>
        <w:t>'</w:t>
      </w:r>
      <w:r w:rsidRPr="00B7332C">
        <w:rPr>
          <w:rStyle w:val="affff8"/>
          <w:rtl/>
        </w:rPr>
        <w:t>,</w:t>
      </w:r>
      <w:r w:rsidRPr="00F40D4B">
        <w:rPr>
          <w:rtl/>
        </w:rPr>
        <w:t xml:space="preserve"> </w:t>
      </w:r>
      <w:r w:rsidR="00B7332C">
        <w:rPr>
          <w:rFonts w:hint="cs"/>
          <w:rtl/>
        </w:rPr>
        <w:t xml:space="preserve">וכי </w:t>
      </w:r>
      <w:r w:rsidRPr="00F40D4B">
        <w:rPr>
          <w:rtl/>
        </w:rPr>
        <w:t>לא ידעינן דקטן וגדול שם הוא?</w:t>
      </w:r>
      <w:r w:rsidR="00B7332C">
        <w:rPr>
          <w:rFonts w:hint="cs"/>
          <w:rtl/>
        </w:rPr>
        <w:t xml:space="preserve"> </w:t>
      </w:r>
    </w:p>
    <w:p w14:paraId="0DB393C3" w14:textId="56B36E93" w:rsidR="00A6533C" w:rsidRPr="00F40D4B" w:rsidRDefault="006F071F" w:rsidP="00B7332C">
      <w:pPr>
        <w:rPr>
          <w:rtl/>
        </w:rPr>
      </w:pPr>
      <w:r w:rsidRPr="00B7332C">
        <w:rPr>
          <w:rStyle w:val="affffc"/>
          <w:rtl/>
        </w:rPr>
        <w:t xml:space="preserve">אלא </w:t>
      </w:r>
      <w:r w:rsidRPr="00F40D4B">
        <w:rPr>
          <w:rtl/>
        </w:rPr>
        <w:t xml:space="preserve">כל </w:t>
      </w:r>
      <w:r w:rsidRPr="00B7332C">
        <w:rPr>
          <w:b/>
          <w:bCs/>
          <w:rtl/>
        </w:rPr>
        <w:t>המקטין</w:t>
      </w:r>
      <w:r w:rsidRPr="00F40D4B">
        <w:rPr>
          <w:rtl/>
        </w:rPr>
        <w:t xml:space="preserve"> עצמו על דברי תורה בעו</w:t>
      </w:r>
      <w:r w:rsidRPr="00F40D4B">
        <w:rPr>
          <w:rFonts w:hint="cs"/>
          <w:rtl/>
        </w:rPr>
        <w:t>ה</w:t>
      </w:r>
      <w:r w:rsidRPr="00F40D4B">
        <w:rPr>
          <w:rtl/>
        </w:rPr>
        <w:t>"</w:t>
      </w:r>
      <w:r w:rsidRPr="00F40D4B">
        <w:rPr>
          <w:rFonts w:hint="cs"/>
          <w:rtl/>
        </w:rPr>
        <w:t>ז</w:t>
      </w:r>
      <w:r w:rsidR="00B7332C">
        <w:rPr>
          <w:rFonts w:hint="cs"/>
          <w:rtl/>
        </w:rPr>
        <w:t>,</w:t>
      </w:r>
      <w:r w:rsidRPr="00F40D4B">
        <w:rPr>
          <w:rtl/>
        </w:rPr>
        <w:t xml:space="preserve"> נעשה </w:t>
      </w:r>
      <w:r w:rsidRPr="00B7332C">
        <w:rPr>
          <w:b/>
          <w:bCs/>
          <w:rtl/>
        </w:rPr>
        <w:t>גדול</w:t>
      </w:r>
      <w:r w:rsidRPr="00F40D4B">
        <w:rPr>
          <w:rtl/>
        </w:rPr>
        <w:t xml:space="preserve"> לעו</w:t>
      </w:r>
      <w:r w:rsidRPr="00F40D4B">
        <w:rPr>
          <w:rFonts w:hint="cs"/>
          <w:rtl/>
        </w:rPr>
        <w:t>ה</w:t>
      </w:r>
      <w:r w:rsidRPr="00F40D4B">
        <w:rPr>
          <w:rtl/>
        </w:rPr>
        <w:t>"</w:t>
      </w:r>
      <w:r w:rsidRPr="00F40D4B">
        <w:rPr>
          <w:rFonts w:hint="cs"/>
          <w:rtl/>
        </w:rPr>
        <w:t>ב</w:t>
      </w:r>
    </w:p>
    <w:p w14:paraId="0E44A03F" w14:textId="1090C577" w:rsidR="006F071F" w:rsidRPr="00F40D4B" w:rsidRDefault="006F071F" w:rsidP="009B508D">
      <w:pPr>
        <w:rPr>
          <w:rtl/>
        </w:rPr>
      </w:pPr>
      <w:r w:rsidRPr="00F40D4B">
        <w:rPr>
          <w:rtl/>
        </w:rPr>
        <w:t xml:space="preserve">וכל המשים עצמו </w:t>
      </w:r>
      <w:r w:rsidRPr="00B7332C">
        <w:rPr>
          <w:b/>
          <w:bCs/>
          <w:rtl/>
        </w:rPr>
        <w:t>כעבד</w:t>
      </w:r>
      <w:r w:rsidRPr="00F40D4B">
        <w:rPr>
          <w:rtl/>
        </w:rPr>
        <w:t xml:space="preserve"> על דברי תורה </w:t>
      </w:r>
      <w:r w:rsidR="00B7332C">
        <w:rPr>
          <w:rFonts w:hint="cs"/>
          <w:rtl/>
        </w:rPr>
        <w:t xml:space="preserve">בעוה''ז </w:t>
      </w:r>
      <w:r w:rsidRPr="00F40D4B">
        <w:rPr>
          <w:rtl/>
        </w:rPr>
        <w:t xml:space="preserve">נעשה </w:t>
      </w:r>
      <w:r w:rsidRPr="00B7332C">
        <w:rPr>
          <w:b/>
          <w:bCs/>
          <w:rtl/>
        </w:rPr>
        <w:t>חפשי</w:t>
      </w:r>
      <w:r w:rsidRPr="00F40D4B">
        <w:rPr>
          <w:rtl/>
        </w:rPr>
        <w:t xml:space="preserve"> לעו</w:t>
      </w:r>
      <w:r w:rsidRPr="00F40D4B">
        <w:rPr>
          <w:rFonts w:hint="cs"/>
          <w:rtl/>
        </w:rPr>
        <w:t>ה</w:t>
      </w:r>
      <w:r w:rsidRPr="00F40D4B">
        <w:rPr>
          <w:rtl/>
        </w:rPr>
        <w:t>"</w:t>
      </w:r>
      <w:r w:rsidRPr="00F40D4B">
        <w:rPr>
          <w:rFonts w:hint="cs"/>
          <w:rtl/>
        </w:rPr>
        <w:t>ב</w:t>
      </w:r>
      <w:r w:rsidRPr="00F40D4B">
        <w:rPr>
          <w:rtl/>
        </w:rPr>
        <w:t>.</w:t>
      </w:r>
    </w:p>
    <w:p w14:paraId="5EBA59AD" w14:textId="77777777" w:rsidR="00A6533C" w:rsidRPr="00F40D4B" w:rsidRDefault="00A6533C" w:rsidP="00A6533C">
      <w:pPr>
        <w:pStyle w:val="aff9"/>
        <w:rPr>
          <w:rtl/>
        </w:rPr>
      </w:pPr>
      <w:r w:rsidRPr="00F40D4B">
        <w:rPr>
          <w:rtl/>
        </w:rPr>
        <w:t>***</w:t>
      </w:r>
    </w:p>
    <w:p w14:paraId="51E76663" w14:textId="77777777" w:rsidR="00550E57" w:rsidRDefault="00550E57" w:rsidP="00B7332C">
      <w:pPr>
        <w:pStyle w:val="affff9"/>
        <w:rPr>
          <w:rtl/>
        </w:rPr>
      </w:pPr>
      <w:r>
        <w:rPr>
          <w:rFonts w:hint="cs"/>
          <w:rtl/>
        </w:rPr>
        <w:t xml:space="preserve">כמה ענינים ממעלת רבי חייא </w:t>
      </w:r>
    </w:p>
    <w:p w14:paraId="77429BE5" w14:textId="4658A60F" w:rsidR="00A6533C" w:rsidRPr="00550E57" w:rsidRDefault="006F071F" w:rsidP="00550E57">
      <w:pPr>
        <w:rPr>
          <w:b/>
          <w:bCs/>
          <w:rtl/>
        </w:rPr>
      </w:pPr>
      <w:r w:rsidRPr="00550E57">
        <w:rPr>
          <w:rStyle w:val="affffc"/>
          <w:rtl/>
        </w:rPr>
        <w:t>ר"</w:t>
      </w:r>
      <w:r w:rsidRPr="00550E57">
        <w:rPr>
          <w:rStyle w:val="affffc"/>
          <w:rFonts w:hint="cs"/>
          <w:rtl/>
        </w:rPr>
        <w:t>ל</w:t>
      </w:r>
      <w:r w:rsidRPr="00550E57">
        <w:rPr>
          <w:rFonts w:hint="cs"/>
          <w:b/>
          <w:bCs/>
          <w:rtl/>
        </w:rPr>
        <w:t xml:space="preserve"> </w:t>
      </w:r>
      <w:r w:rsidRPr="00550E57">
        <w:rPr>
          <w:b/>
          <w:bCs/>
          <w:rtl/>
        </w:rPr>
        <w:t>מציין מערתא דרבנן, כ</w:t>
      </w:r>
      <w:r>
        <w:rPr>
          <w:rFonts w:hint="cs"/>
          <w:b/>
          <w:bCs/>
          <w:rtl/>
        </w:rPr>
        <w:t xml:space="preserve">שהגיע למערת </w:t>
      </w:r>
      <w:r>
        <w:rPr>
          <w:rStyle w:val="affffc"/>
          <w:rFonts w:hint="cs"/>
          <w:b/>
          <w:bCs/>
          <w:rtl/>
          <w:rPrChange w:id="9207" w:author="מנוע אמוראים" w:date="2026-10-05T16:41:14Z">
            <w:rPr>
              <w:rFonts w:hint="cs"/>
              <w:b/>
              <w:bCs/>
              <w:rtl/>
            </w:rPr>
          </w:rPrChange>
        </w:rPr>
        <w:t xml:space="preserve">ר</w:t>
      </w:r>
      <w:r>
        <w:rPr>
          <w:rStyle w:val="affffc"/>
          <w:b/>
          <w:bCs/>
          <w:rtl/>
          <w:rPrChange w:id="9208" w:author="מנוע אמוראים" w:date="2026-10-05T16:41:14Z">
            <w:rPr>
              <w:b/>
              <w:bCs/>
              <w:rtl/>
            </w:rPr>
          </w:rPrChange>
        </w:rPr>
        <w:t xml:space="preserve">"</w:t>
      </w:r>
      <w:r>
        <w:rPr>
          <w:rStyle w:val="affffc"/>
          <w:rFonts w:hint="cs"/>
          <w:b/>
          <w:bCs/>
          <w:rtl/>
          <w:rPrChange w:id="9209" w:author="מנוע אמוראים" w:date="2026-10-05T16:41:14Z">
            <w:rPr>
              <w:rFonts w:hint="cs"/>
              <w:b/>
              <w:bCs/>
              <w:rtl/>
            </w:rPr>
          </w:rPrChange>
        </w:rPr>
        <w:t xml:space="preserve">ח</w:t>
      </w:r>
      <w:r>
        <w:rPr>
          <w:rFonts w:hint="cs"/>
          <w:b/>
          <w:bCs/>
          <w:rtl/>
        </w:rPr>
        <w:t xml:space="preserve"> נעלמה ממנו</w:t>
      </w:r>
    </w:p>
    <w:p w14:paraId="22CD0D54" w14:textId="77777777" w:rsidR="00E2606B" w:rsidRDefault="006F071F" w:rsidP="00E2606B">
      <w:pPr>
        <w:rPr>
          <w:rtl/>
        </w:rPr>
      </w:pPr>
      <w:r w:rsidRPr="00B7332C">
        <w:rPr>
          <w:rStyle w:val="affffc"/>
          <w:rFonts w:hint="cs"/>
          <w:rtl/>
        </w:rPr>
        <w:t>ח</w:t>
      </w:r>
      <w:r w:rsidRPr="00B7332C">
        <w:rPr>
          <w:rStyle w:val="affffc"/>
          <w:rtl/>
        </w:rPr>
        <w:t>לש</w:t>
      </w:r>
      <w:r w:rsidRPr="00B7332C">
        <w:rPr>
          <w:rStyle w:val="affffc"/>
          <w:rFonts w:hint="cs"/>
          <w:rtl/>
        </w:rPr>
        <w:t>ה</w:t>
      </w:r>
      <w:r w:rsidRPr="00B7332C">
        <w:rPr>
          <w:rStyle w:val="affffc"/>
          <w:rtl/>
        </w:rPr>
        <w:t xml:space="preserve"> דעת</w:t>
      </w:r>
      <w:r w:rsidRPr="00B7332C">
        <w:rPr>
          <w:rStyle w:val="affffc"/>
          <w:rFonts w:hint="cs"/>
          <w:rtl/>
        </w:rPr>
        <w:t>ו</w:t>
      </w:r>
      <w:r w:rsidRPr="00B7332C">
        <w:rPr>
          <w:rStyle w:val="affffc"/>
          <w:rtl/>
        </w:rPr>
        <w:t xml:space="preserve"> אמר:</w:t>
      </w:r>
      <w:r>
        <w:rPr>
          <w:rtl/>
        </w:rPr>
        <w:t xml:space="preserve"> </w:t>
      </w:r>
      <w:r>
        <w:rPr>
          <w:rStyle w:val="affffc"/>
          <w:rtl/>
          <w:rPrChange w:id="9210" w:author="מנוע אמוראים" w:date="2026-10-05T16:41:14Z">
            <w:rPr>
              <w:rtl/>
            </w:rPr>
          </w:rPrChange>
        </w:rPr>
        <w:t xml:space="preserve">רב</w:t>
      </w:r>
      <w:r>
        <w:rPr>
          <w:rStyle w:val="affffc"/>
          <w:rFonts w:hint="cs"/>
          <w:rtl/>
          <w:rPrChange w:id="9211" w:author="מנוע אמוראים" w:date="2026-10-05T16:41:14Z">
            <w:rPr>
              <w:rFonts w:hint="cs"/>
              <w:rtl/>
            </w:rPr>
          </w:rPrChange>
        </w:rPr>
        <w:t xml:space="preserve">ש</w:t>
      </w:r>
      <w:r>
        <w:rPr>
          <w:rStyle w:val="affffc"/>
          <w:rtl/>
          <w:rPrChange w:id="9212" w:author="מנוע אמוראים" w:date="2026-10-05T16:41:14Z">
            <w:rPr>
              <w:rtl/>
            </w:rPr>
          </w:rPrChange>
        </w:rPr>
        <w:t xml:space="preserve">"</w:t>
      </w:r>
      <w:r>
        <w:rPr>
          <w:rStyle w:val="affffc"/>
          <w:rFonts w:hint="cs"/>
          <w:rtl/>
          <w:rPrChange w:id="9213" w:author="מנוע אמוראים" w:date="2026-10-05T16:41:14Z">
            <w:rPr>
              <w:rFonts w:hint="cs"/>
              <w:rtl/>
            </w:rPr>
          </w:rPrChange>
        </w:rPr>
        <w:t xml:space="preserve">ע</w:t>
      </w:r>
      <w:r w:rsidRPr="00F40D4B">
        <w:rPr>
          <w:rtl/>
        </w:rPr>
        <w:t xml:space="preserve"> לא פלפלתי תורה כמותו? </w:t>
      </w:r>
    </w:p>
    <w:p w14:paraId="50523A8F" w14:textId="3CFF2220" w:rsidR="006F071F" w:rsidRPr="00F40D4B" w:rsidRDefault="006F071F" w:rsidP="00E2606B">
      <w:pPr>
        <w:spacing w:after="60"/>
        <w:rPr>
          <w:rtl/>
        </w:rPr>
      </w:pPr>
      <w:r w:rsidRPr="00E2606B">
        <w:rPr>
          <w:rStyle w:val="affffc"/>
          <w:rtl/>
        </w:rPr>
        <w:t>יצתה ב"</w:t>
      </w:r>
      <w:r w:rsidRPr="00E2606B">
        <w:rPr>
          <w:rStyle w:val="affffc"/>
          <w:rFonts w:hint="cs"/>
          <w:rtl/>
        </w:rPr>
        <w:t>ק</w:t>
      </w:r>
      <w:r w:rsidRPr="00E2606B">
        <w:rPr>
          <w:rStyle w:val="affffc"/>
          <w:rtl/>
        </w:rPr>
        <w:t xml:space="preserve"> ואמרה:</w:t>
      </w:r>
      <w:r w:rsidRPr="00F40D4B">
        <w:rPr>
          <w:rtl/>
        </w:rPr>
        <w:t xml:space="preserve"> תורה כמותו פלפלת,</w:t>
      </w:r>
      <w:r w:rsidR="00B7332C">
        <w:rPr>
          <w:rFonts w:hint="cs"/>
          <w:rtl/>
        </w:rPr>
        <w:t xml:space="preserve"> </w:t>
      </w:r>
      <w:r w:rsidRPr="00F40D4B">
        <w:rPr>
          <w:rtl/>
        </w:rPr>
        <w:t>תורה כמותו לא ריבצת.</w:t>
      </w:r>
    </w:p>
    <w:p w14:paraId="4209CD60" w14:textId="7F38255A" w:rsidR="00B7332C" w:rsidRDefault="00550E57" w:rsidP="00B7332C">
      <w:pPr>
        <w:pStyle w:val="36"/>
        <w:framePr w:wrap="notBeside"/>
        <w:rPr>
          <w:rtl/>
        </w:rPr>
      </w:pPr>
      <w:r>
        <w:rPr>
          <w:rFonts w:hint="cs"/>
          <w:rtl/>
        </w:rPr>
        <w:t>ב.</w:t>
      </w:r>
    </w:p>
    <w:p w14:paraId="7189D143" w14:textId="3A3AED6F" w:rsidR="00B7332C" w:rsidRDefault="006F071F" w:rsidP="00E2606B">
      <w:pPr>
        <w:rPr>
          <w:rStyle w:val="affffc"/>
          <w:rtl/>
        </w:rPr>
      </w:pPr>
      <w:r w:rsidRPr="00F40D4B">
        <w:rPr>
          <w:rtl/>
        </w:rPr>
        <w:t>כ</w:t>
      </w:r>
      <w:r w:rsidRPr="00F40D4B">
        <w:rPr>
          <w:rFonts w:hint="cs"/>
          <w:rtl/>
        </w:rPr>
        <w:t>שהתנצחו ר</w:t>
      </w:r>
      <w:r w:rsidRPr="00F40D4B">
        <w:rPr>
          <w:rtl/>
        </w:rPr>
        <w:t xml:space="preserve">בי חנינא ורבי חייא, </w:t>
      </w:r>
    </w:p>
    <w:p w14:paraId="1C3C57FB" w14:textId="3D6F1164" w:rsidR="00B7332C" w:rsidRDefault="006F071F" w:rsidP="00B7332C">
      <w:pPr>
        <w:pStyle w:val="36"/>
        <w:framePr w:wrap="notBeside"/>
        <w:rPr>
          <w:rStyle w:val="affffc"/>
          <w:rtl/>
        </w:rPr>
      </w:pPr>
      <w:r w:rsidRPr="00B7332C">
        <w:rPr>
          <w:rStyle w:val="affffc"/>
          <w:rFonts w:hint="cs"/>
          <w:rtl/>
        </w:rPr>
        <w:t>א</w:t>
      </w:r>
      <w:r w:rsidRPr="00B7332C">
        <w:rPr>
          <w:rStyle w:val="affffc"/>
          <w:rtl/>
        </w:rPr>
        <w:t>"</w:t>
      </w:r>
      <w:r w:rsidRPr="00B7332C">
        <w:rPr>
          <w:rStyle w:val="affffc"/>
          <w:rFonts w:hint="cs"/>
          <w:rtl/>
        </w:rPr>
        <w:t xml:space="preserve">ל </w:t>
      </w:r>
      <w:r w:rsidRPr="00B7332C">
        <w:rPr>
          <w:rStyle w:val="affffc"/>
          <w:rtl/>
        </w:rPr>
        <w:t>רבי חנינא</w:t>
      </w:r>
      <w:r w:rsidR="00B7332C">
        <w:rPr>
          <w:rStyle w:val="affffc"/>
          <w:rFonts w:hint="cs"/>
          <w:rtl/>
        </w:rPr>
        <w:t>:</w:t>
      </w:r>
    </w:p>
    <w:p w14:paraId="0D2B4215" w14:textId="7CEACA73" w:rsidR="00A6533C" w:rsidRPr="00F40D4B" w:rsidRDefault="00B7332C" w:rsidP="009B508D">
      <w:pPr>
        <w:rPr>
          <w:rtl/>
        </w:rPr>
      </w:pPr>
      <w:r>
        <w:rPr>
          <w:rFonts w:hint="cs"/>
          <w:rtl/>
        </w:rPr>
        <w:t>עמי אתה מתנצח</w:t>
      </w:r>
      <w:r w:rsidR="006F071F" w:rsidRPr="00F40D4B">
        <w:rPr>
          <w:rtl/>
        </w:rPr>
        <w:t>?</w:t>
      </w:r>
    </w:p>
    <w:p w14:paraId="1AE33107" w14:textId="7B1CF362" w:rsidR="006F071F" w:rsidRPr="00F40D4B" w:rsidRDefault="006F071F" w:rsidP="00B7332C">
      <w:pPr>
        <w:rPr>
          <w:rtl/>
        </w:rPr>
      </w:pPr>
      <w:r w:rsidRPr="00F40D4B">
        <w:rPr>
          <w:rtl/>
        </w:rPr>
        <w:lastRenderedPageBreak/>
        <w:t>ח"</w:t>
      </w:r>
      <w:r w:rsidRPr="00F40D4B">
        <w:rPr>
          <w:rFonts w:hint="cs"/>
          <w:rtl/>
        </w:rPr>
        <w:t>ו</w:t>
      </w:r>
      <w:r w:rsidRPr="00F40D4B">
        <w:rPr>
          <w:rtl/>
        </w:rPr>
        <w:t xml:space="preserve">, אי משתכחא תורה מישראל </w:t>
      </w:r>
      <w:r w:rsidR="00B7332C">
        <w:rPr>
          <w:rFonts w:hint="cs"/>
          <w:rtl/>
        </w:rPr>
        <w:t>אוכל להחזירה בפלפולי</w:t>
      </w:r>
      <w:r w:rsidRPr="00F40D4B">
        <w:rPr>
          <w:rtl/>
        </w:rPr>
        <w:t>!</w:t>
      </w:r>
    </w:p>
    <w:p w14:paraId="23A85F1D" w14:textId="77777777" w:rsidR="00B7332C" w:rsidRDefault="006F071F" w:rsidP="00B7332C">
      <w:pPr>
        <w:pStyle w:val="36"/>
        <w:framePr w:wrap="notBeside"/>
        <w:rPr>
          <w:rtl/>
        </w:rPr>
      </w:pPr>
      <w:r w:rsidRPr="00F40D4B">
        <w:rPr>
          <w:rFonts w:hint="cs"/>
          <w:rtl/>
        </w:rPr>
        <w:t>א</w:t>
      </w:r>
      <w:r w:rsidRPr="00F40D4B">
        <w:rPr>
          <w:rtl/>
        </w:rPr>
        <w:t>"</w:t>
      </w:r>
      <w:r w:rsidRPr="00F40D4B">
        <w:rPr>
          <w:rFonts w:hint="cs"/>
          <w:rtl/>
        </w:rPr>
        <w:t>ל ר</w:t>
      </w:r>
      <w:r w:rsidRPr="00F40D4B">
        <w:rPr>
          <w:rtl/>
        </w:rPr>
        <w:t>"</w:t>
      </w:r>
      <w:r w:rsidRPr="00F40D4B">
        <w:rPr>
          <w:rFonts w:hint="cs"/>
          <w:rtl/>
        </w:rPr>
        <w:t xml:space="preserve">ח </w:t>
      </w:r>
    </w:p>
    <w:p w14:paraId="37269054" w14:textId="5DB9E774" w:rsidR="00A6533C" w:rsidRPr="00F40D4B" w:rsidRDefault="00B7332C" w:rsidP="009B508D">
      <w:pPr>
        <w:rPr>
          <w:rtl/>
        </w:rPr>
      </w:pPr>
      <w:r>
        <w:rPr>
          <w:rFonts w:hint="cs"/>
          <w:rtl/>
        </w:rPr>
        <w:t xml:space="preserve">עמי אתה מתנצח? שעשיתי </w:t>
      </w:r>
      <w:r w:rsidR="006F071F" w:rsidRPr="00F40D4B">
        <w:rPr>
          <w:rtl/>
        </w:rPr>
        <w:t>לתורה דלא תשתכח מישראל?</w:t>
      </w:r>
    </w:p>
    <w:p w14:paraId="633426CB" w14:textId="1477070F" w:rsidR="006F071F" w:rsidRPr="00F40D4B" w:rsidRDefault="006F071F" w:rsidP="009B508D">
      <w:pPr>
        <w:rPr>
          <w:rtl/>
        </w:rPr>
      </w:pPr>
      <w:r w:rsidRPr="00F40D4B">
        <w:rPr>
          <w:rFonts w:hint="cs"/>
          <w:rtl/>
        </w:rPr>
        <w:t>שהלכתי וזרעתי כותנה</w:t>
      </w:r>
      <w:r w:rsidR="00B7332C">
        <w:rPr>
          <w:rFonts w:hint="cs"/>
          <w:rtl/>
        </w:rPr>
        <w:t>,</w:t>
      </w:r>
      <w:r w:rsidRPr="00F40D4B">
        <w:rPr>
          <w:rFonts w:hint="cs"/>
          <w:rtl/>
        </w:rPr>
        <w:t xml:space="preserve"> וקלעתי רשתות</w:t>
      </w:r>
      <w:r w:rsidR="00B7332C">
        <w:rPr>
          <w:rFonts w:hint="cs"/>
          <w:rtl/>
        </w:rPr>
        <w:t>,</w:t>
      </w:r>
      <w:r w:rsidRPr="00F40D4B">
        <w:rPr>
          <w:rFonts w:hint="cs"/>
          <w:rtl/>
        </w:rPr>
        <w:t xml:space="preserve"> וצדתי צביים</w:t>
      </w:r>
      <w:r w:rsidR="00B7332C">
        <w:rPr>
          <w:rFonts w:hint="cs"/>
          <w:rtl/>
        </w:rPr>
        <w:t>,</w:t>
      </w:r>
      <w:r w:rsidRPr="00F40D4B">
        <w:rPr>
          <w:rFonts w:hint="cs"/>
          <w:rtl/>
        </w:rPr>
        <w:t xml:space="preserve"> והאכלתי בשרם ליתומים</w:t>
      </w:r>
      <w:r w:rsidR="00B7332C">
        <w:rPr>
          <w:rFonts w:hint="cs"/>
          <w:rtl/>
        </w:rPr>
        <w:t>,</w:t>
      </w:r>
      <w:r w:rsidRPr="00F40D4B">
        <w:rPr>
          <w:rFonts w:hint="cs"/>
          <w:rtl/>
        </w:rPr>
        <w:t xml:space="preserve"> ומעורם מגילות וכתבתי חמשה חומשים ועליתי לעיר</w:t>
      </w:r>
      <w:r w:rsidR="000C37EE">
        <w:rPr>
          <w:rFonts w:hint="cs"/>
          <w:rtl/>
        </w:rPr>
        <w:t>,</w:t>
      </w:r>
      <w:r w:rsidRPr="00F40D4B">
        <w:rPr>
          <w:rFonts w:hint="cs"/>
          <w:rtl/>
        </w:rPr>
        <w:t xml:space="preserve"> ולימדתי חמש תינוקות בחמשה חומשים וששה תינוקות בששה סדרי משנה ואמרתים שעד שאחזור קראו ושנו אחד לשני</w:t>
      </w:r>
      <w:r w:rsidR="000C37EE">
        <w:rPr>
          <w:rFonts w:hint="cs"/>
          <w:rtl/>
        </w:rPr>
        <w:t>,</w:t>
      </w:r>
      <w:r w:rsidRPr="00F40D4B">
        <w:rPr>
          <w:rFonts w:hint="cs"/>
          <w:rtl/>
        </w:rPr>
        <w:t xml:space="preserve"> ועשיתי</w:t>
      </w:r>
      <w:r w:rsidRPr="00F40D4B">
        <w:rPr>
          <w:rtl/>
        </w:rPr>
        <w:t xml:space="preserve"> לתורה דלא תשתכח מישראל.</w:t>
      </w:r>
    </w:p>
    <w:p w14:paraId="19B768AF" w14:textId="400D3992" w:rsidR="000C37EE" w:rsidRDefault="000C37EE" w:rsidP="000C37EE">
      <w:pPr>
        <w:pStyle w:val="36"/>
        <w:framePr w:wrap="notBeside"/>
        <w:rPr>
          <w:rtl/>
        </w:rPr>
      </w:pPr>
      <w:r>
        <w:rPr>
          <w:rFonts w:hint="cs"/>
          <w:rtl/>
        </w:rPr>
        <w:t>זהו שאמר רבי:</w:t>
      </w:r>
    </w:p>
    <w:p w14:paraId="78658961" w14:textId="544D70B9" w:rsidR="000C37EE" w:rsidRDefault="006F071F" w:rsidP="000C37EE">
      <w:pPr>
        <w:rPr>
          <w:rtl/>
        </w:rPr>
      </w:pPr>
      <w:r w:rsidRPr="00F40D4B">
        <w:rPr>
          <w:rtl/>
        </w:rPr>
        <w:t xml:space="preserve">כמה גדולים מעשי חייא! </w:t>
      </w:r>
      <w:r w:rsidRPr="000C37EE">
        <w:rPr>
          <w:rStyle w:val="affffc"/>
          <w:rtl/>
        </w:rPr>
        <w:t>א"ל ר</w:t>
      </w:r>
      <w:r w:rsidRPr="000C37EE">
        <w:rPr>
          <w:rStyle w:val="affffc"/>
          <w:rFonts w:hint="cs"/>
          <w:rtl/>
        </w:rPr>
        <w:t>יבר</w:t>
      </w:r>
      <w:r w:rsidRPr="000C37EE">
        <w:rPr>
          <w:rStyle w:val="affffc"/>
          <w:rtl/>
        </w:rPr>
        <w:t>"</w:t>
      </w:r>
      <w:r w:rsidRPr="000C37EE">
        <w:rPr>
          <w:rStyle w:val="affffc"/>
          <w:rFonts w:hint="cs"/>
          <w:rtl/>
        </w:rPr>
        <w:t>י</w:t>
      </w:r>
      <w:r w:rsidRPr="000C37EE">
        <w:rPr>
          <w:rStyle w:val="affffc"/>
          <w:rtl/>
        </w:rPr>
        <w:t>:</w:t>
      </w:r>
      <w:r w:rsidRPr="00F40D4B">
        <w:rPr>
          <w:rtl/>
        </w:rPr>
        <w:t xml:space="preserve"> אפילו ממר</w:t>
      </w:r>
      <w:r w:rsidR="000C37EE">
        <w:rPr>
          <w:rFonts w:hint="cs"/>
          <w:rtl/>
        </w:rPr>
        <w:t xml:space="preserve"> </w:t>
      </w:r>
      <w:r w:rsidR="000C37EE" w:rsidRPr="000C37EE">
        <w:rPr>
          <w:rStyle w:val="afffff2"/>
          <w:rFonts w:hint="cs"/>
          <w:rtl/>
        </w:rPr>
        <w:t>מרבי</w:t>
      </w:r>
      <w:r w:rsidR="000C37EE">
        <w:rPr>
          <w:rFonts w:hint="cs"/>
          <w:rtl/>
        </w:rPr>
        <w:t xml:space="preserve"> </w:t>
      </w:r>
      <w:r w:rsidRPr="00F40D4B">
        <w:rPr>
          <w:rtl/>
        </w:rPr>
        <w:t xml:space="preserve">? </w:t>
      </w:r>
      <w:r w:rsidRPr="000C37EE">
        <w:rPr>
          <w:rStyle w:val="affffc"/>
          <w:rtl/>
        </w:rPr>
        <w:t>- א"ל:</w:t>
      </w:r>
      <w:r w:rsidRPr="00F40D4B">
        <w:rPr>
          <w:rtl/>
        </w:rPr>
        <w:t xml:space="preserve"> </w:t>
      </w:r>
      <w:r w:rsidR="000C37EE">
        <w:rPr>
          <w:rFonts w:hint="cs"/>
          <w:rtl/>
        </w:rPr>
        <w:t>כן</w:t>
      </w:r>
      <w:r w:rsidRPr="00F40D4B">
        <w:rPr>
          <w:rtl/>
        </w:rPr>
        <w:t>.</w:t>
      </w:r>
      <w:r w:rsidR="000C37EE">
        <w:rPr>
          <w:rFonts w:hint="cs"/>
          <w:rtl/>
        </w:rPr>
        <w:t xml:space="preserve"> </w:t>
      </w:r>
    </w:p>
    <w:p w14:paraId="260D5CAA" w14:textId="0B302555" w:rsidR="006F071F" w:rsidRPr="00F40D4B" w:rsidRDefault="006F071F" w:rsidP="000C37EE">
      <w:pPr>
        <w:spacing w:after="60" w:line="280" w:lineRule="exact"/>
        <w:rPr>
          <w:rtl/>
        </w:rPr>
      </w:pPr>
      <w:r w:rsidRPr="00F40D4B">
        <w:rPr>
          <w:rtl/>
        </w:rPr>
        <w:t>אפילו מאבא</w:t>
      </w:r>
      <w:r w:rsidR="000C37EE">
        <w:rPr>
          <w:rFonts w:hint="cs"/>
          <w:rtl/>
        </w:rPr>
        <w:t xml:space="preserve"> </w:t>
      </w:r>
      <w:r w:rsidR="000C37EE" w:rsidRPr="000C37EE">
        <w:rPr>
          <w:rStyle w:val="afffff2"/>
          <w:rFonts w:hint="cs"/>
          <w:rtl/>
        </w:rPr>
        <w:t>רבי יוסי</w:t>
      </w:r>
      <w:r w:rsidRPr="00F40D4B">
        <w:rPr>
          <w:rtl/>
        </w:rPr>
        <w:t xml:space="preserve">? </w:t>
      </w:r>
      <w:r w:rsidRPr="000C37EE">
        <w:rPr>
          <w:rStyle w:val="affffc"/>
          <w:rtl/>
        </w:rPr>
        <w:t>- א"ל:</w:t>
      </w:r>
      <w:r w:rsidRPr="00F40D4B">
        <w:rPr>
          <w:rtl/>
        </w:rPr>
        <w:t xml:space="preserve"> חס ושלום, לא תהא כזאת בישראל.</w:t>
      </w:r>
    </w:p>
    <w:p w14:paraId="6846B2B8" w14:textId="64B7743B" w:rsidR="000C37EE" w:rsidRDefault="00550E57" w:rsidP="000C37EE">
      <w:pPr>
        <w:pStyle w:val="36"/>
        <w:framePr w:wrap="notBeside"/>
        <w:rPr>
          <w:rtl/>
        </w:rPr>
      </w:pPr>
      <w:r>
        <w:rPr>
          <w:rFonts w:hint="cs"/>
          <w:rtl/>
        </w:rPr>
        <w:t xml:space="preserve">ג. </w:t>
      </w:r>
      <w:r w:rsidR="006F071F" w:rsidRPr="00F40D4B">
        <w:rPr>
          <w:rFonts w:hint="cs"/>
          <w:rtl/>
        </w:rPr>
        <w:t>ר</w:t>
      </w:r>
      <w:r w:rsidR="006F071F" w:rsidRPr="00F40D4B">
        <w:rPr>
          <w:rtl/>
        </w:rPr>
        <w:t>"</w:t>
      </w:r>
      <w:r w:rsidR="006F071F" w:rsidRPr="00F40D4B">
        <w:rPr>
          <w:rFonts w:hint="cs"/>
          <w:rtl/>
        </w:rPr>
        <w:t>ז</w:t>
      </w:r>
      <w:r w:rsidR="006F071F" w:rsidRPr="00F40D4B">
        <w:rPr>
          <w:rtl/>
        </w:rPr>
        <w:t>:</w:t>
      </w:r>
    </w:p>
    <w:p w14:paraId="69A8A49F" w14:textId="6CB5FF39" w:rsidR="006F071F" w:rsidRPr="00F40D4B" w:rsidRDefault="006F071F" w:rsidP="009B508D">
      <w:pPr>
        <w:rPr>
          <w:rtl/>
        </w:rPr>
      </w:pPr>
      <w:r w:rsidRPr="00F40D4B">
        <w:rPr>
          <w:rtl/>
        </w:rPr>
        <w:t xml:space="preserve">אמש נראה לי </w:t>
      </w:r>
      <w:r w:rsidR="000C37EE" w:rsidRPr="000C37EE">
        <w:rPr>
          <w:rStyle w:val="afffff2"/>
          <w:rFonts w:hint="cs"/>
          <w:rtl/>
        </w:rPr>
        <w:t>בחלום</w:t>
      </w:r>
      <w:r w:rsidR="000C37EE">
        <w:rPr>
          <w:rFonts w:hint="cs"/>
          <w:rtl/>
        </w:rPr>
        <w:t xml:space="preserve"> </w:t>
      </w:r>
      <w:r w:rsidRPr="000C37EE">
        <w:rPr>
          <w:rStyle w:val="affffc"/>
          <w:rtl/>
        </w:rPr>
        <w:t>ר</w:t>
      </w:r>
      <w:r w:rsidRPr="000C37EE">
        <w:rPr>
          <w:rStyle w:val="affffc"/>
          <w:rFonts w:hint="cs"/>
          <w:rtl/>
        </w:rPr>
        <w:t>יב</w:t>
      </w:r>
      <w:r w:rsidRPr="000C37EE">
        <w:rPr>
          <w:rStyle w:val="affffc"/>
          <w:rtl/>
        </w:rPr>
        <w:t>"</w:t>
      </w:r>
      <w:r w:rsidRPr="000C37EE">
        <w:rPr>
          <w:rStyle w:val="affffc"/>
          <w:rFonts w:hint="cs"/>
          <w:rtl/>
        </w:rPr>
        <w:t>ח</w:t>
      </w:r>
      <w:r w:rsidRPr="000C37EE">
        <w:rPr>
          <w:rStyle w:val="affffc"/>
          <w:rtl/>
        </w:rPr>
        <w:t>,</w:t>
      </w:r>
      <w:r w:rsidRPr="00F40D4B">
        <w:rPr>
          <w:rtl/>
        </w:rPr>
        <w:t xml:space="preserve"> </w:t>
      </w:r>
      <w:r w:rsidR="000C37EE">
        <w:rPr>
          <w:rStyle w:val="affffc"/>
          <w:rFonts w:hint="cs"/>
          <w:rtl/>
        </w:rPr>
        <w:t>שאלתיו</w:t>
      </w:r>
      <w:r w:rsidRPr="000C37EE">
        <w:rPr>
          <w:rStyle w:val="affffc"/>
          <w:rtl/>
        </w:rPr>
        <w:t>:</w:t>
      </w:r>
      <w:r w:rsidRPr="00F40D4B">
        <w:rPr>
          <w:rtl/>
        </w:rPr>
        <w:t xml:space="preserve"> אצל מי אתה? </w:t>
      </w:r>
      <w:r w:rsidRPr="000C37EE">
        <w:rPr>
          <w:rStyle w:val="affffc"/>
          <w:rtl/>
        </w:rPr>
        <w:t>- אמר לי:</w:t>
      </w:r>
      <w:r>
        <w:rPr>
          <w:rtl/>
        </w:rPr>
        <w:t xml:space="preserve"> אצל </w:t>
      </w:r>
      <w:r>
        <w:rPr>
          <w:rStyle w:val="affffc"/>
          <w:rtl/>
          <w:rPrChange w:id="9214" w:author="מנוע אמוראים" w:date="2026-10-05T16:41:14Z">
            <w:rPr>
              <w:rtl/>
            </w:rPr>
          </w:rPrChange>
        </w:rPr>
        <w:t xml:space="preserve">רי"ו</w:t>
      </w:r>
      <w:r>
        <w:rPr>
          <w:rtl/>
        </w:rPr>
        <w:t xml:space="preserve">.</w:t>
      </w:r>
    </w:p>
    <w:p w14:paraId="05C050D1" w14:textId="6ED87D9B" w:rsidR="006F071F" w:rsidRPr="00F40D4B" w:rsidRDefault="006F071F" w:rsidP="009B508D">
      <w:pPr>
        <w:rPr>
          <w:rtl/>
        </w:rPr>
      </w:pPr>
      <w:r>
        <w:rPr>
          <w:rStyle w:val="affffc"/>
          <w:rtl/>
          <w:rPrChange w:id="9215" w:author="מנוע אמוראים" w:date="2026-10-05T16:41:14Z">
            <w:rPr>
              <w:rtl/>
            </w:rPr>
          </w:rPrChange>
        </w:rPr>
        <w:t xml:space="preserve">ורי"ו</w:t>
      </w:r>
      <w:r>
        <w:rPr>
          <w:rtl/>
        </w:rPr>
        <w:t xml:space="preserve"> אצל רבי ינאי</w:t>
      </w:r>
      <w:r w:rsidR="000C37EE">
        <w:rPr>
          <w:rFonts w:hint="cs"/>
          <w:rtl/>
        </w:rPr>
        <w:t>,</w:t>
      </w:r>
      <w:r w:rsidRPr="00F40D4B">
        <w:rPr>
          <w:rFonts w:hint="cs"/>
          <w:rtl/>
        </w:rPr>
        <w:t xml:space="preserve"> </w:t>
      </w:r>
      <w:r w:rsidRPr="00F40D4B">
        <w:rPr>
          <w:rtl/>
        </w:rPr>
        <w:t>ורבי ינאי אצל רבי חנינא</w:t>
      </w:r>
      <w:r w:rsidR="000C37EE">
        <w:rPr>
          <w:rFonts w:hint="cs"/>
          <w:rtl/>
        </w:rPr>
        <w:t>,</w:t>
      </w:r>
      <w:r w:rsidRPr="00F40D4B">
        <w:rPr>
          <w:rFonts w:hint="cs"/>
          <w:rtl/>
        </w:rPr>
        <w:t xml:space="preserve"> </w:t>
      </w:r>
      <w:r w:rsidRPr="00F40D4B">
        <w:rPr>
          <w:rtl/>
        </w:rPr>
        <w:t>ורבי חנינא אצל רבי חייא.</w:t>
      </w:r>
    </w:p>
    <w:p w14:paraId="2BBD442D" w14:textId="77777777" w:rsidR="000C37EE" w:rsidRDefault="000C37EE" w:rsidP="000C37EE">
      <w:pPr>
        <w:pStyle w:val="36"/>
        <w:framePr w:wrap="notBeside"/>
        <w:rPr>
          <w:rtl/>
        </w:rPr>
      </w:pPr>
      <w:r>
        <w:rPr>
          <w:rStyle w:val="affffc"/>
          <w:rFonts w:hint="cs"/>
          <w:rtl/>
        </w:rPr>
        <w:t>שאלתיו</w:t>
      </w:r>
      <w:r w:rsidR="006F071F" w:rsidRPr="000C37EE">
        <w:rPr>
          <w:rStyle w:val="affffc"/>
          <w:rtl/>
        </w:rPr>
        <w:t>:</w:t>
      </w:r>
    </w:p>
    <w:p w14:paraId="5D5E254F" w14:textId="21B51601" w:rsidR="000C37EE" w:rsidRDefault="006F071F" w:rsidP="009B508D">
      <w:pPr>
        <w:rPr>
          <w:rStyle w:val="affffc"/>
          <w:rtl/>
        </w:rPr>
      </w:pPr>
      <w:r>
        <w:rPr>
          <w:rStyle w:val="affffc"/>
          <w:rtl/>
          <w:rPrChange w:id="9216" w:author="מנוע אמוראים" w:date="2026-10-05T16:41:14Z">
            <w:rPr>
              <w:rtl/>
            </w:rPr>
          </w:rPrChange>
        </w:rPr>
        <w:t xml:space="preserve">ורי"ו</w:t>
      </w:r>
      <w:r>
        <w:rPr>
          <w:rtl/>
        </w:rPr>
        <w:t xml:space="preserve"> </w:t>
      </w:r>
      <w:r w:rsidR="000C37EE">
        <w:rPr>
          <w:rFonts w:hint="cs"/>
          <w:rtl/>
        </w:rPr>
        <w:t xml:space="preserve">אינו </w:t>
      </w:r>
      <w:r w:rsidRPr="00F40D4B">
        <w:rPr>
          <w:rtl/>
        </w:rPr>
        <w:t>אצל ר</w:t>
      </w:r>
      <w:r w:rsidR="000C37EE">
        <w:rPr>
          <w:rFonts w:hint="cs"/>
          <w:rtl/>
        </w:rPr>
        <w:t>בי חייא</w:t>
      </w:r>
      <w:r w:rsidRPr="00F40D4B">
        <w:rPr>
          <w:rtl/>
        </w:rPr>
        <w:t xml:space="preserve">? </w:t>
      </w:r>
    </w:p>
    <w:p w14:paraId="08D282C5" w14:textId="77777777" w:rsidR="000C37EE" w:rsidRDefault="006F071F" w:rsidP="000C37EE">
      <w:pPr>
        <w:pStyle w:val="36"/>
        <w:framePr w:wrap="notBeside"/>
        <w:rPr>
          <w:rtl/>
        </w:rPr>
      </w:pPr>
      <w:r w:rsidRPr="000C37EE">
        <w:rPr>
          <w:rStyle w:val="affffc"/>
          <w:rtl/>
        </w:rPr>
        <w:t>- אמר לי:</w:t>
      </w:r>
    </w:p>
    <w:p w14:paraId="2FF2B898" w14:textId="1C0FC265" w:rsidR="006F071F" w:rsidRPr="00F40D4B" w:rsidRDefault="006F071F" w:rsidP="00550E57">
      <w:pPr>
        <w:spacing w:after="60"/>
        <w:rPr>
          <w:rtl/>
        </w:rPr>
      </w:pPr>
      <w:r w:rsidRPr="00F40D4B">
        <w:rPr>
          <w:rtl/>
        </w:rPr>
        <w:t>באתר דזקוקין ד</w:t>
      </w:r>
      <w:r w:rsidRPr="00F40D4B">
        <w:rPr>
          <w:rFonts w:hint="cs"/>
          <w:rtl/>
        </w:rPr>
        <w:t>להבה ולפידי אש מי מעלה בר נפחא</w:t>
      </w:r>
      <w:r w:rsidR="000C37EE">
        <w:rPr>
          <w:rFonts w:hint="cs"/>
          <w:rtl/>
        </w:rPr>
        <w:t xml:space="preserve"> </w:t>
      </w:r>
      <w:r w:rsidR="000C37EE" w:rsidRPr="000C37EE">
        <w:rPr>
          <w:rStyle w:val="affffc"/>
          <w:rFonts w:hint="cs"/>
          <w:rtl/>
        </w:rPr>
        <w:t>רי''ו</w:t>
      </w:r>
      <w:r w:rsidRPr="00F40D4B">
        <w:rPr>
          <w:rFonts w:hint="cs"/>
          <w:rtl/>
        </w:rPr>
        <w:t xml:space="preserve"> לכאן</w:t>
      </w:r>
      <w:r w:rsidR="000C37EE">
        <w:rPr>
          <w:rFonts w:hint="cs"/>
          <w:rtl/>
        </w:rPr>
        <w:t>.</w:t>
      </w:r>
    </w:p>
    <w:p w14:paraId="1E8740E8" w14:textId="78B21698" w:rsidR="000C37EE" w:rsidRDefault="00550E57" w:rsidP="000C37EE">
      <w:pPr>
        <w:pStyle w:val="36"/>
        <w:framePr w:wrap="notBeside"/>
        <w:rPr>
          <w:rtl/>
        </w:rPr>
      </w:pPr>
      <w:r>
        <w:rPr>
          <w:rFonts w:hint="cs"/>
          <w:rtl/>
        </w:rPr>
        <w:t xml:space="preserve">ד. </w:t>
      </w:r>
      <w:r w:rsidR="006F071F" w:rsidRPr="00F40D4B">
        <w:rPr>
          <w:rFonts w:hint="cs"/>
          <w:rtl/>
        </w:rPr>
        <w:t>ר</w:t>
      </w:r>
      <w:r w:rsidR="006F071F" w:rsidRPr="00F40D4B">
        <w:rPr>
          <w:rtl/>
        </w:rPr>
        <w:t>"</w:t>
      </w:r>
      <w:r w:rsidR="006F071F" w:rsidRPr="00F40D4B">
        <w:rPr>
          <w:rFonts w:hint="cs"/>
          <w:rtl/>
        </w:rPr>
        <w:t>ח</w:t>
      </w:r>
      <w:r w:rsidR="006F071F" w:rsidRPr="00F40D4B">
        <w:rPr>
          <w:rtl/>
        </w:rPr>
        <w:t>:</w:t>
      </w:r>
      <w:r w:rsidR="000C37EE">
        <w:rPr>
          <w:rFonts w:hint="cs"/>
          <w:rtl/>
        </w:rPr>
        <w:t xml:space="preserve"> מרחב''ס</w:t>
      </w:r>
    </w:p>
    <w:p w14:paraId="5E799B54" w14:textId="1580A946" w:rsidR="006F071F" w:rsidRPr="00F40D4B" w:rsidRDefault="006F071F" w:rsidP="000C37EE">
      <w:pPr>
        <w:rPr>
          <w:rtl/>
        </w:rPr>
      </w:pPr>
      <w:r w:rsidRPr="00F40D4B">
        <w:rPr>
          <w:rFonts w:hint="cs"/>
          <w:rtl/>
        </w:rPr>
        <w:t>שראה לת</w:t>
      </w:r>
      <w:r w:rsidRPr="00F40D4B">
        <w:rPr>
          <w:rtl/>
        </w:rPr>
        <w:t>"</w:t>
      </w:r>
      <w:r w:rsidRPr="00F40D4B">
        <w:rPr>
          <w:rFonts w:hint="cs"/>
          <w:rtl/>
        </w:rPr>
        <w:t xml:space="preserve">ח שהיה </w:t>
      </w:r>
      <w:r w:rsidR="000C37EE">
        <w:rPr>
          <w:rFonts w:hint="cs"/>
          <w:rtl/>
        </w:rPr>
        <w:t xml:space="preserve">מצוי </w:t>
      </w:r>
      <w:r w:rsidRPr="00F40D4B">
        <w:rPr>
          <w:rFonts w:hint="cs"/>
          <w:rtl/>
        </w:rPr>
        <w:t>אליהו אצלו בבוקר עיניו יפות ולערב נראו שנכוו באש</w:t>
      </w:r>
      <w:r w:rsidR="000C37EE">
        <w:rPr>
          <w:rFonts w:hint="cs"/>
          <w:rtl/>
        </w:rPr>
        <w:t>,</w:t>
      </w:r>
      <w:r w:rsidRPr="00F40D4B">
        <w:rPr>
          <w:rFonts w:hint="cs"/>
          <w:rtl/>
        </w:rPr>
        <w:t xml:space="preserve"> </w:t>
      </w:r>
      <w:r w:rsidRPr="000C37EE">
        <w:rPr>
          <w:rStyle w:val="affffc"/>
          <w:rFonts w:hint="cs"/>
          <w:rtl/>
        </w:rPr>
        <w:t>וכששאלו</w:t>
      </w:r>
      <w:r w:rsidRPr="00F40D4B">
        <w:rPr>
          <w:rFonts w:hint="cs"/>
          <w:rtl/>
        </w:rPr>
        <w:t xml:space="preserve"> מה זה </w:t>
      </w:r>
      <w:r w:rsidRPr="000C37EE">
        <w:rPr>
          <w:rStyle w:val="affffc"/>
          <w:rFonts w:hint="cs"/>
          <w:rtl/>
        </w:rPr>
        <w:t>א</w:t>
      </w:r>
      <w:r w:rsidRPr="000C37EE">
        <w:rPr>
          <w:rStyle w:val="affffc"/>
          <w:rtl/>
        </w:rPr>
        <w:t>"</w:t>
      </w:r>
      <w:r w:rsidRPr="000C37EE">
        <w:rPr>
          <w:rStyle w:val="affffc"/>
          <w:rFonts w:hint="cs"/>
          <w:rtl/>
        </w:rPr>
        <w:t>ל</w:t>
      </w:r>
      <w:r w:rsidR="000C37EE">
        <w:rPr>
          <w:rStyle w:val="affffc"/>
          <w:rFonts w:hint="cs"/>
          <w:rtl/>
        </w:rPr>
        <w:t>:</w:t>
      </w:r>
      <w:r w:rsidRPr="000C37EE">
        <w:rPr>
          <w:rStyle w:val="affffc"/>
          <w:rFonts w:hint="cs"/>
          <w:rtl/>
        </w:rPr>
        <w:t xml:space="preserve"> </w:t>
      </w:r>
      <w:r w:rsidRPr="00F40D4B">
        <w:rPr>
          <w:rFonts w:hint="cs"/>
          <w:rtl/>
        </w:rPr>
        <w:t>שביקש מאליהו לראות לרבנן כשעולים למתיבתא דרקיע</w:t>
      </w:r>
      <w:r w:rsidR="000C37EE">
        <w:rPr>
          <w:rFonts w:hint="cs"/>
          <w:rtl/>
        </w:rPr>
        <w:t xml:space="preserve">, </w:t>
      </w:r>
      <w:r w:rsidRPr="000C37EE">
        <w:rPr>
          <w:rStyle w:val="affffc"/>
          <w:rFonts w:hint="cs"/>
          <w:rtl/>
        </w:rPr>
        <w:t>א</w:t>
      </w:r>
      <w:r w:rsidRPr="000C37EE">
        <w:rPr>
          <w:rStyle w:val="affffc"/>
          <w:rtl/>
        </w:rPr>
        <w:t>"</w:t>
      </w:r>
      <w:r w:rsidRPr="000C37EE">
        <w:rPr>
          <w:rStyle w:val="affffc"/>
          <w:rFonts w:hint="cs"/>
          <w:rtl/>
        </w:rPr>
        <w:t>ל</w:t>
      </w:r>
      <w:r w:rsidR="000C37EE">
        <w:rPr>
          <w:rStyle w:val="affffc"/>
          <w:rFonts w:hint="cs"/>
          <w:rtl/>
        </w:rPr>
        <w:t>:</w:t>
      </w:r>
      <w:r w:rsidRPr="000C37EE">
        <w:rPr>
          <w:rStyle w:val="affffc"/>
          <w:rFonts w:hint="cs"/>
          <w:rtl/>
        </w:rPr>
        <w:t xml:space="preserve"> </w:t>
      </w:r>
      <w:r>
        <w:rPr>
          <w:rFonts w:hint="cs"/>
          <w:rtl/>
        </w:rPr>
        <w:t xml:space="preserve">בכולם תוכל להסתכל לבד מקתדרא של </w:t>
      </w:r>
      <w:r>
        <w:rPr>
          <w:rStyle w:val="affffc"/>
          <w:rFonts w:hint="cs"/>
          <w:rtl/>
          <w:rPrChange w:id="9217" w:author="מנוע אמוראים" w:date="2026-10-05T16:41:14Z">
            <w:rPr>
              <w:rFonts w:hint="cs"/>
              <w:rtl/>
            </w:rPr>
          </w:rPrChange>
        </w:rPr>
        <w:t xml:space="preserve">ר</w:t>
      </w:r>
      <w:r>
        <w:rPr>
          <w:rStyle w:val="affffc"/>
          <w:rtl/>
          <w:rPrChange w:id="9218" w:author="מנוע אמוראים" w:date="2026-10-05T16:41:14Z">
            <w:rPr>
              <w:rtl/>
            </w:rPr>
          </w:rPrChange>
        </w:rPr>
        <w:t xml:space="preserve">"</w:t>
      </w:r>
      <w:r>
        <w:rPr>
          <w:rStyle w:val="affffc"/>
          <w:rFonts w:hint="cs"/>
          <w:rtl/>
          <w:rPrChange w:id="9219" w:author="מנוע אמוראים" w:date="2026-10-05T16:41:14Z">
            <w:rPr>
              <w:rFonts w:hint="cs"/>
              <w:rtl/>
            </w:rPr>
          </w:rPrChange>
        </w:rPr>
        <w:t xml:space="preserve">ח</w:t>
      </w:r>
      <w:r w:rsidR="000C37EE">
        <w:rPr>
          <w:rFonts w:hint="cs"/>
          <w:rtl/>
        </w:rPr>
        <w:t>,</w:t>
      </w:r>
      <w:r w:rsidRPr="00F40D4B">
        <w:rPr>
          <w:rFonts w:hint="cs"/>
          <w:rtl/>
        </w:rPr>
        <w:t xml:space="preserve"> שאל תסתכל</w:t>
      </w:r>
      <w:r w:rsidR="00550E57">
        <w:rPr>
          <w:rFonts w:hint="cs"/>
          <w:rtl/>
        </w:rPr>
        <w:t>,</w:t>
      </w:r>
    </w:p>
    <w:p w14:paraId="3BAEB3A6" w14:textId="3082A0B3" w:rsidR="00550E57" w:rsidRDefault="006F071F" w:rsidP="00550E57">
      <w:pPr>
        <w:rPr>
          <w:rStyle w:val="affffc"/>
          <w:rtl/>
        </w:rPr>
      </w:pPr>
      <w:r w:rsidRPr="000C37EE">
        <w:rPr>
          <w:rStyle w:val="affffc"/>
          <w:rFonts w:hint="cs"/>
          <w:rtl/>
        </w:rPr>
        <w:t>ו</w:t>
      </w:r>
      <w:r w:rsidRPr="000C37EE">
        <w:rPr>
          <w:rStyle w:val="affffc"/>
          <w:rtl/>
        </w:rPr>
        <w:t>סימנ</w:t>
      </w:r>
      <w:r w:rsidRPr="000C37EE">
        <w:rPr>
          <w:rStyle w:val="affffc"/>
          <w:rFonts w:hint="cs"/>
          <w:rtl/>
        </w:rPr>
        <w:t>ם</w:t>
      </w:r>
      <w:r w:rsidR="00550E57">
        <w:rPr>
          <w:rStyle w:val="affffc"/>
          <w:rFonts w:hint="cs"/>
          <w:rtl/>
        </w:rPr>
        <w:t>:</w:t>
      </w:r>
      <w:r w:rsidRPr="00F40D4B">
        <w:rPr>
          <w:rtl/>
        </w:rPr>
        <w:t xml:space="preserve"> </w:t>
      </w:r>
      <w:r w:rsidR="00550E57">
        <w:rPr>
          <w:rFonts w:hint="cs"/>
          <w:rtl/>
        </w:rPr>
        <w:t>ל</w:t>
      </w:r>
      <w:r w:rsidRPr="00F40D4B">
        <w:rPr>
          <w:rtl/>
        </w:rPr>
        <w:t>כול</w:t>
      </w:r>
      <w:r w:rsidRPr="00F40D4B">
        <w:rPr>
          <w:rFonts w:hint="cs"/>
          <w:rtl/>
        </w:rPr>
        <w:t>ם</w:t>
      </w:r>
      <w:r w:rsidRPr="00F40D4B">
        <w:rPr>
          <w:rtl/>
        </w:rPr>
        <w:t xml:space="preserve"> </w:t>
      </w:r>
      <w:r w:rsidRPr="00F40D4B">
        <w:rPr>
          <w:rFonts w:hint="cs"/>
          <w:rtl/>
        </w:rPr>
        <w:t>מסייעים המלאכים לעלות ולרדת</w:t>
      </w:r>
      <w:r w:rsidR="000C37EE">
        <w:rPr>
          <w:rFonts w:hint="cs"/>
          <w:rtl/>
        </w:rPr>
        <w:t>,</w:t>
      </w:r>
      <w:r w:rsidRPr="00F40D4B">
        <w:rPr>
          <w:rFonts w:hint="cs"/>
          <w:rtl/>
        </w:rPr>
        <w:t xml:space="preserve"> לבד מר'ח שעולה לבד ולא יכול </w:t>
      </w:r>
      <w:r w:rsidR="00550E57">
        <w:rPr>
          <w:rFonts w:hint="cs"/>
          <w:rtl/>
        </w:rPr>
        <w:t>להתאפק</w:t>
      </w:r>
      <w:r w:rsidRPr="00F40D4B">
        <w:rPr>
          <w:rFonts w:hint="cs"/>
          <w:rtl/>
        </w:rPr>
        <w:t xml:space="preserve"> והסתכל, </w:t>
      </w:r>
      <w:r w:rsidR="00550E57">
        <w:rPr>
          <w:rFonts w:hint="cs"/>
          <w:rtl/>
        </w:rPr>
        <w:t>ו</w:t>
      </w:r>
      <w:r w:rsidRPr="00F40D4B">
        <w:rPr>
          <w:rFonts w:hint="cs"/>
          <w:rtl/>
        </w:rPr>
        <w:t>שני גיצי אש סימו עיניו</w:t>
      </w:r>
      <w:r w:rsidR="000C37EE">
        <w:rPr>
          <w:rFonts w:hint="cs"/>
          <w:rtl/>
        </w:rPr>
        <w:t>,</w:t>
      </w:r>
      <w:r w:rsidRPr="00F40D4B">
        <w:rPr>
          <w:rFonts w:hint="cs"/>
          <w:rtl/>
        </w:rPr>
        <w:t xml:space="preserve"> </w:t>
      </w:r>
    </w:p>
    <w:p w14:paraId="575CEFA3" w14:textId="3AFD6110" w:rsidR="006F071F" w:rsidRPr="00F40D4B" w:rsidRDefault="00550E57" w:rsidP="000C37EE">
      <w:pPr>
        <w:spacing w:after="60"/>
        <w:rPr>
          <w:rtl/>
        </w:rPr>
      </w:pPr>
      <w:r>
        <w:rPr>
          <w:rStyle w:val="affffc"/>
          <w:rFonts w:hint="cs"/>
          <w:rtl/>
        </w:rPr>
        <w:t>נ</w:t>
      </w:r>
      <w:r w:rsidR="006F071F" w:rsidRPr="00550E57">
        <w:rPr>
          <w:rStyle w:val="affffc"/>
          <w:rFonts w:hint="cs"/>
          <w:rtl/>
        </w:rPr>
        <w:t>שתטח על מערת ר</w:t>
      </w:r>
      <w:r w:rsidR="006F071F" w:rsidRPr="00550E57">
        <w:rPr>
          <w:rStyle w:val="affffc"/>
          <w:rtl/>
        </w:rPr>
        <w:t>"</w:t>
      </w:r>
      <w:r w:rsidR="006F071F" w:rsidRPr="00550E57">
        <w:rPr>
          <w:rStyle w:val="affffc"/>
          <w:rFonts w:hint="cs"/>
          <w:rtl/>
        </w:rPr>
        <w:t>ח ואמר</w:t>
      </w:r>
      <w:r>
        <w:rPr>
          <w:rStyle w:val="affffc"/>
          <w:rFonts w:hint="cs"/>
          <w:rtl/>
        </w:rPr>
        <w:t>:</w:t>
      </w:r>
      <w:r w:rsidR="006F071F" w:rsidRPr="00F40D4B">
        <w:rPr>
          <w:rFonts w:hint="cs"/>
          <w:rtl/>
        </w:rPr>
        <w:t xml:space="preserve"> ד</w:t>
      </w:r>
      <w:r w:rsidR="006F071F" w:rsidRPr="00F40D4B">
        <w:rPr>
          <w:rtl/>
        </w:rPr>
        <w:t xml:space="preserve">מתנייתא דמר </w:t>
      </w:r>
      <w:r w:rsidR="000C37EE">
        <w:rPr>
          <w:rFonts w:hint="cs"/>
          <w:rtl/>
        </w:rPr>
        <w:t xml:space="preserve">אשנה </w:t>
      </w:r>
      <w:r w:rsidR="006F071F" w:rsidRPr="000C37EE">
        <w:rPr>
          <w:rStyle w:val="afffff2"/>
          <w:rFonts w:hint="cs"/>
          <w:rtl/>
        </w:rPr>
        <w:t>[תוספתא]</w:t>
      </w:r>
      <w:r w:rsidR="006F071F" w:rsidRPr="000C37EE">
        <w:rPr>
          <w:rStyle w:val="afffff2"/>
          <w:rtl/>
        </w:rPr>
        <w:t>,</w:t>
      </w:r>
      <w:r w:rsidR="006F071F" w:rsidRPr="00F40D4B">
        <w:rPr>
          <w:rtl/>
        </w:rPr>
        <w:t xml:space="preserve"> ו</w:t>
      </w:r>
      <w:r w:rsidR="006F071F" w:rsidRPr="00F40D4B">
        <w:rPr>
          <w:rFonts w:hint="cs"/>
          <w:rtl/>
        </w:rPr>
        <w:t>נרפא</w:t>
      </w:r>
      <w:r w:rsidR="006F071F" w:rsidRPr="00F40D4B">
        <w:rPr>
          <w:rtl/>
        </w:rPr>
        <w:t>.</w:t>
      </w:r>
    </w:p>
    <w:p w14:paraId="78345A71" w14:textId="28F40C16" w:rsidR="000C37EE" w:rsidRDefault="00550E57" w:rsidP="000C37EE">
      <w:pPr>
        <w:pStyle w:val="36"/>
        <w:framePr w:wrap="notBeside"/>
        <w:rPr>
          <w:rtl/>
        </w:rPr>
      </w:pPr>
      <w:r>
        <w:rPr>
          <w:rFonts w:hint="cs"/>
          <w:rtl/>
        </w:rPr>
        <w:lastRenderedPageBreak/>
        <w:t>ה.</w:t>
      </w:r>
    </w:p>
    <w:p w14:paraId="0066B48C" w14:textId="77777777" w:rsidR="00E2606B" w:rsidRDefault="00E2606B" w:rsidP="00E2606B">
      <w:pPr>
        <w:rPr>
          <w:rStyle w:val="affffc"/>
          <w:rtl/>
        </w:rPr>
      </w:pPr>
      <w:r w:rsidRPr="00E2606B">
        <w:rPr>
          <w:rStyle w:val="affffc"/>
          <w:rFonts w:hint="cs"/>
          <w:rtl/>
        </w:rPr>
        <w:t>שאלו רבי</w:t>
      </w:r>
      <w:r w:rsidRPr="00E2606B">
        <w:rPr>
          <w:rFonts w:hint="cs"/>
          <w:spacing w:val="-2"/>
          <w:rtl/>
        </w:rPr>
        <w:t xml:space="preserve"> מדוע </w:t>
      </w:r>
      <w:r w:rsidRPr="00E2606B">
        <w:rPr>
          <w:rStyle w:val="affffc"/>
          <w:rFonts w:hint="cs"/>
          <w:spacing w:val="-2"/>
          <w:rtl/>
        </w:rPr>
        <w:t>א</w:t>
      </w:r>
      <w:r w:rsidRPr="00E2606B">
        <w:rPr>
          <w:rStyle w:val="affffc"/>
          <w:spacing w:val="-2"/>
          <w:rtl/>
        </w:rPr>
        <w:t>"</w:t>
      </w:r>
      <w:r w:rsidRPr="00E2606B">
        <w:rPr>
          <w:rStyle w:val="affffc"/>
          <w:rFonts w:hint="cs"/>
          <w:spacing w:val="-2"/>
          <w:rtl/>
        </w:rPr>
        <w:t xml:space="preserve">ל: </w:t>
      </w:r>
      <w:r w:rsidRPr="00E2606B">
        <w:rPr>
          <w:rFonts w:hint="cs"/>
          <w:spacing w:val="-2"/>
          <w:rtl/>
        </w:rPr>
        <w:t>דעד שהעמדתי לאברהם ונטלתי ידיו להתפלל,</w:t>
      </w:r>
      <w:r w:rsidRPr="00F40D4B">
        <w:rPr>
          <w:rFonts w:hint="cs"/>
          <w:rtl/>
        </w:rPr>
        <w:t xml:space="preserve"> ושוב השכבתיו</w:t>
      </w:r>
      <w:r>
        <w:rPr>
          <w:rFonts w:hint="cs"/>
          <w:rtl/>
        </w:rPr>
        <w:t>,</w:t>
      </w:r>
      <w:r w:rsidRPr="00F40D4B">
        <w:rPr>
          <w:rFonts w:hint="cs"/>
          <w:rtl/>
        </w:rPr>
        <w:t xml:space="preserve"> וכן </w:t>
      </w:r>
      <w:r w:rsidRPr="00F40D4B">
        <w:rPr>
          <w:rtl/>
        </w:rPr>
        <w:t>ליצחק, וכן ליעקב.</w:t>
      </w:r>
      <w:r>
        <w:rPr>
          <w:rFonts w:hint="cs"/>
          <w:rtl/>
        </w:rPr>
        <w:t xml:space="preserve"> </w:t>
      </w:r>
      <w:r w:rsidRPr="000C37EE">
        <w:rPr>
          <w:rStyle w:val="affffc"/>
          <w:rFonts w:hint="cs"/>
          <w:rtl/>
        </w:rPr>
        <w:t>שאלו</w:t>
      </w:r>
      <w:r>
        <w:rPr>
          <w:rStyle w:val="affffc"/>
          <w:rFonts w:hint="cs"/>
          <w:rtl/>
        </w:rPr>
        <w:t>:</w:t>
      </w:r>
      <w:r w:rsidRPr="00F40D4B">
        <w:rPr>
          <w:rFonts w:hint="cs"/>
          <w:rtl/>
        </w:rPr>
        <w:t xml:space="preserve"> מדוע לא מעירם בבת אחת</w:t>
      </w:r>
      <w:r>
        <w:rPr>
          <w:rFonts w:hint="cs"/>
          <w:rtl/>
        </w:rPr>
        <w:t>,</w:t>
      </w:r>
      <w:r w:rsidRPr="00F40D4B">
        <w:rPr>
          <w:rFonts w:hint="cs"/>
          <w:rtl/>
        </w:rPr>
        <w:t xml:space="preserve"> </w:t>
      </w:r>
      <w:r w:rsidRPr="00EB3345">
        <w:rPr>
          <w:rStyle w:val="affffc"/>
          <w:rFonts w:hint="cs"/>
          <w:rtl/>
        </w:rPr>
        <w:t>השיבו</w:t>
      </w:r>
      <w:r>
        <w:rPr>
          <w:rStyle w:val="affffc"/>
          <w:rFonts w:hint="cs"/>
          <w:rtl/>
        </w:rPr>
        <w:t>:</w:t>
      </w:r>
      <w:r w:rsidRPr="00F40D4B">
        <w:rPr>
          <w:rFonts w:hint="cs"/>
          <w:rtl/>
        </w:rPr>
        <w:t xml:space="preserve"> דאז </w:t>
      </w:r>
      <w:r w:rsidRPr="00F40D4B">
        <w:rPr>
          <w:rtl/>
        </w:rPr>
        <w:t>תקפי ברחמי, ו</w:t>
      </w:r>
      <w:r w:rsidRPr="00F40D4B">
        <w:rPr>
          <w:rFonts w:hint="cs"/>
          <w:rtl/>
        </w:rPr>
        <w:t>יביאו למשיח בלא זמנו</w:t>
      </w:r>
      <w:r>
        <w:rPr>
          <w:rFonts w:hint="cs"/>
          <w:rtl/>
        </w:rPr>
        <w:t xml:space="preserve">, </w:t>
      </w:r>
    </w:p>
    <w:p w14:paraId="55EAF53F" w14:textId="0A267517" w:rsidR="006F071F" w:rsidRPr="00F40D4B" w:rsidRDefault="006F071F" w:rsidP="00E2606B">
      <w:pPr>
        <w:spacing w:after="60"/>
        <w:rPr>
          <w:rtl/>
        </w:rPr>
      </w:pPr>
      <w:r w:rsidRPr="000C37EE">
        <w:rPr>
          <w:rStyle w:val="affffc"/>
          <w:rFonts w:hint="cs"/>
          <w:rtl/>
        </w:rPr>
        <w:t>שאלו</w:t>
      </w:r>
      <w:r w:rsidR="00550E57">
        <w:rPr>
          <w:rStyle w:val="affffc"/>
          <w:rFonts w:hint="cs"/>
          <w:rtl/>
        </w:rPr>
        <w:t>:</w:t>
      </w:r>
      <w:r w:rsidRPr="00F40D4B">
        <w:rPr>
          <w:rFonts w:hint="cs"/>
          <w:rtl/>
        </w:rPr>
        <w:t xml:space="preserve"> אם </w:t>
      </w:r>
      <w:r w:rsidRPr="00F40D4B">
        <w:rPr>
          <w:rtl/>
        </w:rPr>
        <w:t xml:space="preserve">יש דוגמתן </w:t>
      </w:r>
      <w:r w:rsidR="000C37EE">
        <w:rPr>
          <w:rFonts w:hint="cs"/>
          <w:rtl/>
        </w:rPr>
        <w:t>בעוה''ז</w:t>
      </w:r>
      <w:r w:rsidRPr="00F40D4B">
        <w:rPr>
          <w:rtl/>
        </w:rPr>
        <w:t xml:space="preserve">? </w:t>
      </w:r>
      <w:r w:rsidRPr="000C37EE">
        <w:rPr>
          <w:rStyle w:val="affffc"/>
          <w:rtl/>
        </w:rPr>
        <w:t>– א"</w:t>
      </w:r>
      <w:r w:rsidRPr="000C37EE">
        <w:rPr>
          <w:rStyle w:val="affffc"/>
          <w:rFonts w:hint="cs"/>
          <w:rtl/>
        </w:rPr>
        <w:t>ל</w:t>
      </w:r>
      <w:r w:rsidRPr="000C37EE">
        <w:rPr>
          <w:rStyle w:val="affffc"/>
          <w:rtl/>
        </w:rPr>
        <w:t>:</w:t>
      </w:r>
      <w:r w:rsidRPr="00F40D4B">
        <w:rPr>
          <w:rtl/>
        </w:rPr>
        <w:t xml:space="preserve"> </w:t>
      </w:r>
      <w:r w:rsidR="000C37EE">
        <w:rPr>
          <w:rFonts w:hint="cs"/>
          <w:rtl/>
        </w:rPr>
        <w:t>יש</w:t>
      </w:r>
      <w:r w:rsidRPr="00F40D4B">
        <w:rPr>
          <w:rtl/>
        </w:rPr>
        <w:t>, רבי חייא ובניו.</w:t>
      </w:r>
    </w:p>
    <w:p w14:paraId="131E322B" w14:textId="77777777" w:rsidR="00550E57" w:rsidRDefault="00550E57" w:rsidP="00550E57">
      <w:pPr>
        <w:pStyle w:val="36"/>
        <w:framePr w:wrap="notBeside"/>
        <w:rPr>
          <w:rtl/>
        </w:rPr>
      </w:pPr>
      <w:r>
        <w:rPr>
          <w:rFonts w:hint="cs"/>
          <w:rtl/>
        </w:rPr>
        <w:t>ו.</w:t>
      </w:r>
    </w:p>
    <w:p w14:paraId="31CF5804" w14:textId="20323A01" w:rsidR="006F071F" w:rsidRPr="00F40D4B" w:rsidRDefault="00550E57" w:rsidP="00695C3C">
      <w:pPr>
        <w:spacing w:after="60"/>
        <w:rPr>
          <w:rtl/>
        </w:rPr>
      </w:pPr>
      <w:r>
        <w:rPr>
          <w:rFonts w:hint="cs"/>
          <w:rtl/>
        </w:rPr>
        <w:t>כש</w:t>
      </w:r>
      <w:r w:rsidR="006F071F" w:rsidRPr="00F40D4B">
        <w:rPr>
          <w:rtl/>
        </w:rPr>
        <w:t xml:space="preserve">גזר רבי תענית, </w:t>
      </w:r>
      <w:r>
        <w:rPr>
          <w:rFonts w:hint="cs"/>
          <w:rtl/>
        </w:rPr>
        <w:t xml:space="preserve">הורידו לתיבה את </w:t>
      </w:r>
      <w:r>
        <w:rPr>
          <w:rStyle w:val="affffc"/>
          <w:rFonts w:hint="cs"/>
          <w:rtl/>
          <w:rPrChange w:id="9220" w:author="מנוע אמוראים" w:date="2026-10-05T16:41:14Z">
            <w:rPr>
              <w:rFonts w:hint="cs"/>
              <w:rtl/>
            </w:rPr>
          </w:rPrChange>
        </w:rPr>
        <w:t xml:space="preserve">ר</w:t>
      </w:r>
      <w:r>
        <w:rPr>
          <w:rStyle w:val="affffc"/>
          <w:rtl/>
          <w:rPrChange w:id="9221" w:author="מנוע אמוראים" w:date="2026-10-05T16:41:14Z">
            <w:rPr>
              <w:rtl/>
            </w:rPr>
          </w:rPrChange>
        </w:rPr>
        <w:t xml:space="preserve">"</w:t>
      </w:r>
      <w:r>
        <w:rPr>
          <w:rStyle w:val="affffc"/>
          <w:rFonts w:hint="cs"/>
          <w:rtl/>
          <w:rPrChange w:id="9222" w:author="מנוע אמוראים" w:date="2026-10-05T16:41:14Z">
            <w:rPr>
              <w:rFonts w:hint="cs"/>
              <w:rtl/>
            </w:rPr>
          </w:rPrChange>
        </w:rPr>
        <w:t xml:space="preserve">ח</w:t>
      </w:r>
      <w:r>
        <w:rPr>
          <w:rFonts w:hint="cs"/>
          <w:rtl/>
        </w:rPr>
        <w:t xml:space="preserve"> ובניו </w:t>
      </w:r>
      <w:r w:rsidR="006F071F" w:rsidRPr="00550E57">
        <w:rPr>
          <w:rStyle w:val="affffc"/>
          <w:rFonts w:hint="cs"/>
          <w:rtl/>
        </w:rPr>
        <w:t>אמרו</w:t>
      </w:r>
      <w:r w:rsidR="006F071F" w:rsidRPr="00F40D4B">
        <w:rPr>
          <w:rFonts w:hint="cs"/>
          <w:rtl/>
        </w:rPr>
        <w:t xml:space="preserve"> משיב הרוח ונשבה הרוח ומוריד הגשם ובא הגשם, כשבאו לומר מחיה מתים נזדזע העולם אמרו ברקיע מי גילה סודי בעולם אמרו אליהו, הביאוהו והכוהו בשישים פולסי דנורא הגיע ונדמה להם כדוב של אש עלה בינהם והטרידם,</w:t>
      </w:r>
    </w:p>
    <w:p w14:paraId="536A12FD" w14:textId="77777777" w:rsidR="00695C3C" w:rsidRPr="00F40D4B" w:rsidRDefault="00695C3C" w:rsidP="00695C3C">
      <w:pPr>
        <w:pStyle w:val="aff9"/>
        <w:rPr>
          <w:rtl/>
        </w:rPr>
      </w:pPr>
      <w:r>
        <w:rPr>
          <w:rFonts w:hint="cs"/>
          <w:rtl/>
        </w:rPr>
        <w:t xml:space="preserve">שמואל ירחינאה </w:t>
      </w:r>
      <w:r w:rsidRPr="00366C30">
        <w:rPr>
          <w:rStyle w:val="afffff2"/>
          <w:rFonts w:hint="cs"/>
          <w:rtl/>
        </w:rPr>
        <w:t>בקי בסוד העיבור</w:t>
      </w:r>
      <w:r>
        <w:rPr>
          <w:rFonts w:hint="cs"/>
          <w:rtl/>
        </w:rPr>
        <w:t xml:space="preserve"> היה רופאו של רבי</w:t>
      </w:r>
    </w:p>
    <w:p w14:paraId="6C87BD15" w14:textId="434580F7" w:rsidR="00A6533C" w:rsidRPr="00F40D4B" w:rsidRDefault="006F071F" w:rsidP="009B508D">
      <w:pPr>
        <w:rPr>
          <w:rtl/>
        </w:rPr>
      </w:pPr>
      <w:r w:rsidRPr="00F40D4B">
        <w:rPr>
          <w:rFonts w:hint="cs"/>
          <w:rtl/>
        </w:rPr>
        <w:t xml:space="preserve">וכשנחלש רבי בעינו </w:t>
      </w:r>
      <w:r w:rsidRPr="00550E57">
        <w:rPr>
          <w:rStyle w:val="affffc"/>
          <w:rFonts w:hint="cs"/>
          <w:rtl/>
        </w:rPr>
        <w:t>א</w:t>
      </w:r>
      <w:r w:rsidRPr="00550E57">
        <w:rPr>
          <w:rStyle w:val="affffc"/>
          <w:rtl/>
        </w:rPr>
        <w:t>"</w:t>
      </w:r>
      <w:r w:rsidRPr="00550E57">
        <w:rPr>
          <w:rStyle w:val="affffc"/>
          <w:rFonts w:hint="cs"/>
          <w:rtl/>
        </w:rPr>
        <w:t>ל</w:t>
      </w:r>
      <w:r w:rsidRPr="00F40D4B">
        <w:rPr>
          <w:rFonts w:hint="cs"/>
          <w:rtl/>
        </w:rPr>
        <w:t xml:space="preserve"> שימלא עינו בסם</w:t>
      </w:r>
      <w:r w:rsidR="00550E57">
        <w:rPr>
          <w:rFonts w:hint="cs"/>
          <w:rtl/>
        </w:rPr>
        <w:t>,</w:t>
      </w:r>
      <w:r w:rsidRPr="00F40D4B">
        <w:rPr>
          <w:rFonts w:hint="cs"/>
          <w:rtl/>
        </w:rPr>
        <w:t xml:space="preserve"> </w:t>
      </w:r>
      <w:r w:rsidRPr="00550E57">
        <w:rPr>
          <w:rStyle w:val="affffc"/>
          <w:rFonts w:hint="cs"/>
          <w:rtl/>
        </w:rPr>
        <w:t>א</w:t>
      </w:r>
      <w:r w:rsidRPr="00550E57">
        <w:rPr>
          <w:rStyle w:val="affffc"/>
          <w:rtl/>
        </w:rPr>
        <w:t>"</w:t>
      </w:r>
      <w:r w:rsidRPr="00550E57">
        <w:rPr>
          <w:rStyle w:val="affffc"/>
          <w:rFonts w:hint="cs"/>
          <w:rtl/>
        </w:rPr>
        <w:t>ל</w:t>
      </w:r>
      <w:r w:rsidR="00550E57">
        <w:rPr>
          <w:rStyle w:val="affffc"/>
          <w:rFonts w:hint="cs"/>
          <w:rtl/>
        </w:rPr>
        <w:t>:</w:t>
      </w:r>
      <w:r w:rsidRPr="00F40D4B">
        <w:rPr>
          <w:rFonts w:hint="cs"/>
          <w:rtl/>
        </w:rPr>
        <w:t xml:space="preserve"> שאינו יכול</w:t>
      </w:r>
      <w:r w:rsidR="00550E57">
        <w:rPr>
          <w:rFonts w:hint="cs"/>
          <w:rtl/>
        </w:rPr>
        <w:t>,</w:t>
      </w:r>
      <w:r w:rsidRPr="00F40D4B">
        <w:rPr>
          <w:rFonts w:hint="cs"/>
          <w:rtl/>
        </w:rPr>
        <w:t xml:space="preserve"> </w:t>
      </w:r>
      <w:r w:rsidRPr="00550E57">
        <w:rPr>
          <w:rStyle w:val="affffc"/>
          <w:rFonts w:hint="cs"/>
          <w:rtl/>
        </w:rPr>
        <w:t>א</w:t>
      </w:r>
      <w:r w:rsidRPr="00550E57">
        <w:rPr>
          <w:rStyle w:val="affffc"/>
          <w:rtl/>
        </w:rPr>
        <w:t>"</w:t>
      </w:r>
      <w:r w:rsidRPr="00550E57">
        <w:rPr>
          <w:rStyle w:val="affffc"/>
          <w:rFonts w:hint="cs"/>
          <w:rtl/>
        </w:rPr>
        <w:t>ל</w:t>
      </w:r>
      <w:r w:rsidR="00550E57">
        <w:rPr>
          <w:rStyle w:val="affffc"/>
          <w:rFonts w:hint="cs"/>
          <w:rtl/>
        </w:rPr>
        <w:t>:</w:t>
      </w:r>
      <w:r w:rsidRPr="00F40D4B">
        <w:rPr>
          <w:rFonts w:hint="cs"/>
          <w:rtl/>
        </w:rPr>
        <w:t xml:space="preserve"> אמשח לך משחה </w:t>
      </w:r>
      <w:r w:rsidRPr="00550E57">
        <w:rPr>
          <w:rStyle w:val="affffc"/>
          <w:rFonts w:hint="cs"/>
          <w:rtl/>
        </w:rPr>
        <w:t>א</w:t>
      </w:r>
      <w:r w:rsidRPr="00550E57">
        <w:rPr>
          <w:rStyle w:val="affffc"/>
          <w:rtl/>
        </w:rPr>
        <w:t>"</w:t>
      </w:r>
      <w:r w:rsidRPr="00550E57">
        <w:rPr>
          <w:rStyle w:val="affffc"/>
          <w:rFonts w:hint="cs"/>
          <w:rtl/>
        </w:rPr>
        <w:t>ל</w:t>
      </w:r>
      <w:r w:rsidR="00550E57">
        <w:rPr>
          <w:rStyle w:val="affffc"/>
          <w:rFonts w:hint="cs"/>
          <w:rtl/>
        </w:rPr>
        <w:t>:</w:t>
      </w:r>
      <w:r w:rsidRPr="00F40D4B">
        <w:rPr>
          <w:rFonts w:hint="cs"/>
          <w:rtl/>
        </w:rPr>
        <w:t xml:space="preserve"> גם איני יכול</w:t>
      </w:r>
      <w:r w:rsidR="00550E57">
        <w:rPr>
          <w:rFonts w:hint="cs"/>
          <w:rtl/>
        </w:rPr>
        <w:t>,</w:t>
      </w:r>
      <w:r w:rsidRPr="00F40D4B">
        <w:rPr>
          <w:rFonts w:hint="cs"/>
          <w:rtl/>
        </w:rPr>
        <w:t xml:space="preserve"> ולכך שם סם חזק בקנה חלול תחת הכר ונרפא רבי בעינו</w:t>
      </w:r>
    </w:p>
    <w:p w14:paraId="5497809C" w14:textId="77777777" w:rsidR="00695C3C" w:rsidRDefault="006F071F" w:rsidP="00550E57">
      <w:pPr>
        <w:rPr>
          <w:rStyle w:val="affffc"/>
          <w:rtl/>
        </w:rPr>
      </w:pPr>
      <w:r w:rsidRPr="00F40D4B">
        <w:rPr>
          <w:rFonts w:hint="cs"/>
          <w:rtl/>
        </w:rPr>
        <w:t xml:space="preserve">ורצה רבי לסומכו </w:t>
      </w:r>
      <w:r w:rsidRPr="00550E57">
        <w:rPr>
          <w:rStyle w:val="afffff2"/>
          <w:rFonts w:hint="cs"/>
          <w:rtl/>
        </w:rPr>
        <w:t>[שבקי גדול היה]</w:t>
      </w:r>
      <w:r w:rsidRPr="00F40D4B">
        <w:rPr>
          <w:rFonts w:hint="cs"/>
          <w:rtl/>
        </w:rPr>
        <w:t xml:space="preserve"> ולא הסתייע בידו </w:t>
      </w:r>
    </w:p>
    <w:p w14:paraId="5FC1DB4D" w14:textId="77777777" w:rsidR="00695C3C" w:rsidRDefault="006F071F" w:rsidP="00695C3C">
      <w:pPr>
        <w:pStyle w:val="36"/>
        <w:framePr w:wrap="notBeside"/>
        <w:rPr>
          <w:rtl/>
        </w:rPr>
      </w:pPr>
      <w:r w:rsidRPr="00550E57">
        <w:rPr>
          <w:rStyle w:val="affffc"/>
          <w:rFonts w:hint="cs"/>
          <w:rtl/>
        </w:rPr>
        <w:t>א</w:t>
      </w:r>
      <w:r w:rsidRPr="00550E57">
        <w:rPr>
          <w:rStyle w:val="affffc"/>
          <w:rtl/>
        </w:rPr>
        <w:t>"</w:t>
      </w:r>
      <w:r w:rsidRPr="00550E57">
        <w:rPr>
          <w:rStyle w:val="affffc"/>
          <w:rFonts w:hint="cs"/>
          <w:rtl/>
        </w:rPr>
        <w:t>ל</w:t>
      </w:r>
      <w:r w:rsidR="00695C3C">
        <w:rPr>
          <w:rStyle w:val="affffc"/>
          <w:rFonts w:hint="cs"/>
          <w:rtl/>
        </w:rPr>
        <w:t xml:space="preserve"> רבי</w:t>
      </w:r>
    </w:p>
    <w:p w14:paraId="61B535D3" w14:textId="3D486FC1" w:rsidR="00550E57" w:rsidRDefault="006F071F" w:rsidP="00695C3C">
      <w:pPr>
        <w:rPr>
          <w:rtl/>
        </w:rPr>
      </w:pPr>
      <w:r w:rsidRPr="00F40D4B">
        <w:rPr>
          <w:rFonts w:hint="cs"/>
          <w:rtl/>
        </w:rPr>
        <w:t xml:space="preserve">שלא יצטער </w:t>
      </w:r>
      <w:r w:rsidR="00550E57">
        <w:rPr>
          <w:rFonts w:hint="cs"/>
          <w:rtl/>
        </w:rPr>
        <w:t>ש</w:t>
      </w:r>
      <w:r w:rsidRPr="00F40D4B">
        <w:rPr>
          <w:rFonts w:hint="cs"/>
          <w:rtl/>
        </w:rPr>
        <w:t>ראיתי לספר אדם הראשון</w:t>
      </w:r>
      <w:r w:rsidR="00550E57">
        <w:rPr>
          <w:rFonts w:hint="cs"/>
          <w:rtl/>
        </w:rPr>
        <w:t xml:space="preserve">, </w:t>
      </w:r>
      <w:r w:rsidRPr="00550E57">
        <w:rPr>
          <w:rStyle w:val="affffc"/>
          <w:rFonts w:hint="cs"/>
          <w:rtl/>
        </w:rPr>
        <w:t>ו</w:t>
      </w:r>
      <w:r w:rsidR="00695C3C">
        <w:rPr>
          <w:rStyle w:val="affffc"/>
          <w:rFonts w:hint="cs"/>
          <w:rtl/>
        </w:rPr>
        <w:t xml:space="preserve">כך </w:t>
      </w:r>
      <w:r w:rsidRPr="00550E57">
        <w:rPr>
          <w:rStyle w:val="affffc"/>
          <w:rFonts w:hint="cs"/>
          <w:rtl/>
        </w:rPr>
        <w:t>כתוב בו</w:t>
      </w:r>
      <w:r w:rsidR="00695C3C">
        <w:rPr>
          <w:rFonts w:hint="cs"/>
          <w:rtl/>
        </w:rPr>
        <w:t>:</w:t>
      </w:r>
      <w:r w:rsidRPr="00F40D4B">
        <w:rPr>
          <w:rFonts w:hint="cs"/>
          <w:rtl/>
        </w:rPr>
        <w:t xml:space="preserve"> </w:t>
      </w:r>
    </w:p>
    <w:p w14:paraId="2510B619" w14:textId="77777777" w:rsidR="00550E57" w:rsidRDefault="00550E57" w:rsidP="00550E57">
      <w:pPr>
        <w:pStyle w:val="36"/>
        <w:framePr w:wrap="notBeside"/>
        <w:rPr>
          <w:rtl/>
        </w:rPr>
      </w:pPr>
      <w:r>
        <w:rPr>
          <w:rFonts w:hint="cs"/>
          <w:rtl/>
        </w:rPr>
        <w:t>א.</w:t>
      </w:r>
    </w:p>
    <w:p w14:paraId="2D5ABE09" w14:textId="5EB47DD5" w:rsidR="00A6533C" w:rsidRPr="00F40D4B" w:rsidRDefault="006F071F" w:rsidP="00550E57">
      <w:pPr>
        <w:rPr>
          <w:rtl/>
        </w:rPr>
      </w:pPr>
      <w:r w:rsidRPr="00F40D4B">
        <w:rPr>
          <w:rFonts w:hint="cs"/>
          <w:rtl/>
        </w:rPr>
        <w:t>שמואל ירחינאה</w:t>
      </w:r>
      <w:r w:rsidR="00550E57">
        <w:rPr>
          <w:rFonts w:hint="cs"/>
          <w:rtl/>
        </w:rPr>
        <w:t xml:space="preserve"> יתקרא</w:t>
      </w:r>
      <w:r w:rsidRPr="00F40D4B">
        <w:rPr>
          <w:rFonts w:hint="cs"/>
          <w:rtl/>
        </w:rPr>
        <w:t xml:space="preserve"> חכם, </w:t>
      </w:r>
      <w:r w:rsidR="00550E57">
        <w:rPr>
          <w:rFonts w:hint="cs"/>
          <w:rtl/>
        </w:rPr>
        <w:t xml:space="preserve">ולא יתקרא </w:t>
      </w:r>
      <w:r w:rsidRPr="00F40D4B">
        <w:rPr>
          <w:rFonts w:hint="cs"/>
          <w:rtl/>
        </w:rPr>
        <w:t>רבי</w:t>
      </w:r>
      <w:r w:rsidR="00550E57">
        <w:rPr>
          <w:rFonts w:hint="cs"/>
          <w:rtl/>
        </w:rPr>
        <w:t>,</w:t>
      </w:r>
      <w:r w:rsidRPr="00F40D4B">
        <w:rPr>
          <w:rFonts w:hint="cs"/>
          <w:rtl/>
        </w:rPr>
        <w:t xml:space="preserve"> ורבי יתרפא על ידו,</w:t>
      </w:r>
    </w:p>
    <w:p w14:paraId="17C78D73" w14:textId="77777777" w:rsidR="00550E57" w:rsidRDefault="00550E57" w:rsidP="00550E57">
      <w:pPr>
        <w:pStyle w:val="36"/>
        <w:framePr w:wrap="notBeside"/>
        <w:rPr>
          <w:rtl/>
        </w:rPr>
      </w:pPr>
      <w:r>
        <w:rPr>
          <w:rFonts w:hint="cs"/>
          <w:rtl/>
        </w:rPr>
        <w:t>ב.</w:t>
      </w:r>
    </w:p>
    <w:p w14:paraId="62D20271" w14:textId="7B7DC2AD" w:rsidR="006F071F" w:rsidRPr="00F40D4B" w:rsidRDefault="006F071F" w:rsidP="009B508D">
      <w:pPr>
        <w:rPr>
          <w:rtl/>
        </w:rPr>
      </w:pPr>
      <w:r w:rsidRPr="00F40D4B">
        <w:rPr>
          <w:rtl/>
        </w:rPr>
        <w:t>רבי ורבי נתן סוף משנה, רב אשי ורבינא סוף הוראה.</w:t>
      </w:r>
    </w:p>
    <w:p w14:paraId="2DB4A489" w14:textId="14DD2E0B" w:rsidR="006F071F" w:rsidRPr="00550E57" w:rsidRDefault="006F071F" w:rsidP="009B508D">
      <w:pPr>
        <w:rPr>
          <w:rStyle w:val="affff8"/>
          <w:rtl/>
        </w:rPr>
      </w:pPr>
      <w:r w:rsidRPr="00550E57">
        <w:rPr>
          <w:rStyle w:val="affffc"/>
          <w:rtl/>
        </w:rPr>
        <w:t>וסימנך:</w:t>
      </w:r>
      <w:r w:rsidRPr="00F40D4B">
        <w:rPr>
          <w:rtl/>
        </w:rPr>
        <w:t xml:space="preserve"> </w:t>
      </w:r>
      <w:r w:rsidRPr="00550E57">
        <w:rPr>
          <w:rStyle w:val="affff8"/>
          <w:rtl/>
        </w:rPr>
        <w:t>עד אבוא אל מקדשי</w:t>
      </w:r>
      <w:r w:rsidR="00550E57">
        <w:rPr>
          <w:rStyle w:val="affff8"/>
          <w:rFonts w:hint="cs"/>
          <w:rtl/>
        </w:rPr>
        <w:t xml:space="preserve"> </w:t>
      </w:r>
      <w:r w:rsidR="00550E57" w:rsidRPr="00550E57">
        <w:rPr>
          <w:rStyle w:val="afffff2"/>
          <w:rFonts w:hint="cs"/>
          <w:rtl/>
        </w:rPr>
        <w:t>רב אשי</w:t>
      </w:r>
      <w:r w:rsidR="00550E57">
        <w:rPr>
          <w:rStyle w:val="affff8"/>
          <w:rFonts w:hint="cs"/>
          <w:rtl/>
        </w:rPr>
        <w:t>,</w:t>
      </w:r>
      <w:r w:rsidRPr="00550E57">
        <w:rPr>
          <w:rStyle w:val="affff8"/>
          <w:rtl/>
        </w:rPr>
        <w:t xml:space="preserve"> אל אבינה </w:t>
      </w:r>
      <w:r w:rsidR="00550E57" w:rsidRPr="00550E57">
        <w:rPr>
          <w:rStyle w:val="afffff2"/>
          <w:rFonts w:hint="cs"/>
          <w:rtl/>
        </w:rPr>
        <w:t>רבינא</w:t>
      </w:r>
      <w:r w:rsidR="00550E57">
        <w:rPr>
          <w:rStyle w:val="affff8"/>
          <w:rFonts w:hint="cs"/>
          <w:rtl/>
        </w:rPr>
        <w:t xml:space="preserve"> </w:t>
      </w:r>
      <w:r w:rsidRPr="00550E57">
        <w:rPr>
          <w:rStyle w:val="affff8"/>
          <w:rtl/>
        </w:rPr>
        <w:t>לאחריתם.</w:t>
      </w:r>
    </w:p>
    <w:p w14:paraId="3BE4B361" w14:textId="3675E4B2" w:rsidR="00A6533C" w:rsidRPr="00F40D4B" w:rsidRDefault="00A365F8" w:rsidP="00A6533C">
      <w:pPr>
        <w:pStyle w:val="aff9"/>
        <w:rPr>
          <w:rtl/>
        </w:rPr>
      </w:pPr>
      <w:r>
        <w:rPr>
          <w:rFonts w:hint="cs"/>
          <w:rtl/>
        </w:rPr>
        <w:t>גדולתו של רבה בר נחמני</w:t>
      </w:r>
    </w:p>
    <w:p w14:paraId="02CD5ECD" w14:textId="6877181B" w:rsidR="006F071F" w:rsidRPr="00F40D4B" w:rsidRDefault="006F071F" w:rsidP="00A6533C">
      <w:pPr>
        <w:pStyle w:val="affe"/>
        <w:framePr w:wrap="around"/>
        <w:rPr>
          <w:rtl/>
        </w:rPr>
      </w:pPr>
      <w:r w:rsidRPr="00F40D4B">
        <w:rPr>
          <w:rtl/>
        </w:rPr>
        <w:t>פו.</w:t>
      </w:r>
    </w:p>
    <w:p w14:paraId="59AC9363" w14:textId="75C9DA2E" w:rsidR="00B62392" w:rsidRDefault="006F071F" w:rsidP="00B62392">
      <w:pPr>
        <w:pStyle w:val="36"/>
        <w:framePr w:wrap="notBeside"/>
        <w:rPr>
          <w:rtl/>
        </w:rPr>
      </w:pPr>
      <w:r w:rsidRPr="00F40D4B">
        <w:rPr>
          <w:rFonts w:hint="cs"/>
          <w:rtl/>
        </w:rPr>
        <w:t>ר</w:t>
      </w:r>
      <w:r w:rsidRPr="00F40D4B">
        <w:rPr>
          <w:rtl/>
        </w:rPr>
        <w:t>"</w:t>
      </w:r>
      <w:r w:rsidRPr="00F40D4B">
        <w:rPr>
          <w:rFonts w:hint="cs"/>
          <w:rtl/>
        </w:rPr>
        <w:t>כ</w:t>
      </w:r>
      <w:r w:rsidR="00B62392">
        <w:rPr>
          <w:rFonts w:hint="cs"/>
          <w:rtl/>
        </w:rPr>
        <w:t xml:space="preserve"> מר''ח</w:t>
      </w:r>
      <w:r w:rsidRPr="00F40D4B">
        <w:rPr>
          <w:rtl/>
        </w:rPr>
        <w:t>:</w:t>
      </w:r>
    </w:p>
    <w:p w14:paraId="1F726713" w14:textId="77777777" w:rsidR="00B62392" w:rsidRDefault="006F071F" w:rsidP="00B62392">
      <w:pPr>
        <w:rPr>
          <w:rtl/>
        </w:rPr>
      </w:pPr>
      <w:r w:rsidRPr="00B62392">
        <w:rPr>
          <w:rStyle w:val="afffff2"/>
          <w:rFonts w:hint="cs"/>
          <w:rtl/>
        </w:rPr>
        <w:t>בן בתו ד</w:t>
      </w:r>
      <w:r w:rsidRPr="00B62392">
        <w:rPr>
          <w:rStyle w:val="afffff2"/>
          <w:rtl/>
        </w:rPr>
        <w:t>חסא:</w:t>
      </w:r>
      <w:r w:rsidRPr="00F40D4B">
        <w:rPr>
          <w:rtl/>
        </w:rPr>
        <w:t xml:space="preserve"> </w:t>
      </w:r>
      <w:r w:rsidR="00B62392">
        <w:rPr>
          <w:rFonts w:hint="cs"/>
          <w:rtl/>
        </w:rPr>
        <w:t>שרבה בר נחמני נפטר מאימת המלכות</w:t>
      </w:r>
      <w:r w:rsidRPr="00F40D4B">
        <w:rPr>
          <w:rtl/>
        </w:rPr>
        <w:t>.</w:t>
      </w:r>
      <w:r w:rsidR="00B62392">
        <w:rPr>
          <w:rFonts w:hint="cs"/>
          <w:rtl/>
        </w:rPr>
        <w:t xml:space="preserve"> </w:t>
      </w:r>
    </w:p>
    <w:p w14:paraId="1B5AC662" w14:textId="4E344848" w:rsidR="00A6533C" w:rsidRPr="00F40D4B" w:rsidRDefault="00B62392" w:rsidP="00B62392">
      <w:pPr>
        <w:rPr>
          <w:rtl/>
        </w:rPr>
      </w:pPr>
      <w:r>
        <w:rPr>
          <w:rFonts w:hint="cs"/>
          <w:rtl/>
        </w:rPr>
        <w:t>ש</w:t>
      </w:r>
      <w:r w:rsidR="006F071F" w:rsidRPr="00F40D4B">
        <w:rPr>
          <w:rFonts w:hint="cs"/>
          <w:rtl/>
        </w:rPr>
        <w:t>הלשינו למלך ואמרו שיש אצל היהודים אחד שמבטל י</w:t>
      </w:r>
      <w:r w:rsidR="006F071F" w:rsidRPr="00F40D4B">
        <w:rPr>
          <w:rtl/>
        </w:rPr>
        <w:t>"</w:t>
      </w:r>
      <w:r w:rsidR="006F071F" w:rsidRPr="00F40D4B">
        <w:rPr>
          <w:rFonts w:hint="cs"/>
          <w:rtl/>
        </w:rPr>
        <w:t>ב אלפי יהודים מישראל</w:t>
      </w:r>
      <w:r>
        <w:rPr>
          <w:rFonts w:hint="cs"/>
          <w:rtl/>
        </w:rPr>
        <w:t>,</w:t>
      </w:r>
      <w:r w:rsidR="006F071F" w:rsidRPr="00F40D4B">
        <w:rPr>
          <w:rFonts w:hint="cs"/>
          <w:rtl/>
        </w:rPr>
        <w:t xml:space="preserve"> חודש בסתיו וחודש בקיץ ממס המלך</w:t>
      </w:r>
      <w:r>
        <w:rPr>
          <w:rFonts w:hint="cs"/>
          <w:rtl/>
        </w:rPr>
        <w:t>,</w:t>
      </w:r>
      <w:r w:rsidR="006F071F" w:rsidRPr="00F40D4B">
        <w:rPr>
          <w:rFonts w:hint="cs"/>
          <w:rtl/>
        </w:rPr>
        <w:t xml:space="preserve"> שלחו אחריו ולא מצאו ערק וברח </w:t>
      </w:r>
      <w:r w:rsidR="006F071F" w:rsidRPr="00F40D4B">
        <w:rPr>
          <w:rtl/>
        </w:rPr>
        <w:t xml:space="preserve">מפומבדיתא לאקרא, לאגמא, לשחין, לצריפא, לעינא דמים, ומעינא דמים </w:t>
      </w:r>
      <w:r>
        <w:rPr>
          <w:rFonts w:hint="cs"/>
          <w:rtl/>
        </w:rPr>
        <w:t xml:space="preserve">שוב </w:t>
      </w:r>
      <w:r w:rsidR="006F071F" w:rsidRPr="00F40D4B">
        <w:rPr>
          <w:rtl/>
        </w:rPr>
        <w:lastRenderedPageBreak/>
        <w:t>לפומבדיתא.</w:t>
      </w:r>
      <w:r>
        <w:rPr>
          <w:rFonts w:hint="cs"/>
          <w:rtl/>
        </w:rPr>
        <w:t xml:space="preserve"> ומצאוהו </w:t>
      </w:r>
      <w:r w:rsidR="006F071F" w:rsidRPr="00F40D4B">
        <w:rPr>
          <w:rtl/>
        </w:rPr>
        <w:t xml:space="preserve">בפומבדיתא </w:t>
      </w:r>
      <w:r w:rsidR="006F071F" w:rsidRPr="00F40D4B">
        <w:rPr>
          <w:rFonts w:hint="cs"/>
          <w:rtl/>
        </w:rPr>
        <w:t>וכשהגיע שליח המלך לאכסניה של רבה נתנו לפני</w:t>
      </w:r>
      <w:r w:rsidR="00FD7E03">
        <w:rPr>
          <w:rFonts w:hint="cs"/>
          <w:rtl/>
        </w:rPr>
        <w:t>ו</w:t>
      </w:r>
      <w:r w:rsidR="006F071F" w:rsidRPr="00F40D4B">
        <w:rPr>
          <w:rFonts w:hint="cs"/>
          <w:rtl/>
        </w:rPr>
        <w:t xml:space="preserve"> משקה והשקוהו ב' כוסות והוציאו הכוס מלפניו וחזר פרצופו לאחוריו </w:t>
      </w:r>
      <w:r w:rsidR="006F071F" w:rsidRPr="00B62392">
        <w:rPr>
          <w:rStyle w:val="affffc"/>
          <w:rFonts w:hint="cs"/>
          <w:rtl/>
        </w:rPr>
        <w:t>שאלו</w:t>
      </w:r>
      <w:r w:rsidR="006F071F" w:rsidRPr="00F40D4B">
        <w:rPr>
          <w:rFonts w:hint="cs"/>
          <w:rtl/>
        </w:rPr>
        <w:t xml:space="preserve"> מה לעשות לו הא שליח המלך הוא</w:t>
      </w:r>
    </w:p>
    <w:p w14:paraId="0D09F9EF" w14:textId="2A928978" w:rsidR="00A6533C" w:rsidRPr="00F40D4B" w:rsidRDefault="006F071F" w:rsidP="009B508D">
      <w:pPr>
        <w:rPr>
          <w:rtl/>
        </w:rPr>
      </w:pPr>
      <w:r w:rsidRPr="00B62392">
        <w:rPr>
          <w:rStyle w:val="affffc"/>
          <w:rFonts w:hint="cs"/>
          <w:rtl/>
        </w:rPr>
        <w:t>א</w:t>
      </w:r>
      <w:r w:rsidRPr="00B62392">
        <w:rPr>
          <w:rStyle w:val="affffc"/>
          <w:rtl/>
        </w:rPr>
        <w:t>"</w:t>
      </w:r>
      <w:r w:rsidRPr="00B62392">
        <w:rPr>
          <w:rStyle w:val="affffc"/>
          <w:rFonts w:hint="cs"/>
          <w:rtl/>
        </w:rPr>
        <w:t>ל רב</w:t>
      </w:r>
      <w:r w:rsidRPr="00B62392">
        <w:rPr>
          <w:rStyle w:val="affffc"/>
          <w:rtl/>
        </w:rPr>
        <w:t>"</w:t>
      </w:r>
      <w:r w:rsidRPr="00B62392">
        <w:rPr>
          <w:rStyle w:val="affffc"/>
          <w:rFonts w:hint="cs"/>
          <w:rtl/>
        </w:rPr>
        <w:t xml:space="preserve">נ </w:t>
      </w:r>
      <w:r w:rsidRPr="00F40D4B">
        <w:rPr>
          <w:rFonts w:hint="cs"/>
          <w:rtl/>
        </w:rPr>
        <w:t xml:space="preserve">שיביאו לפניו כוס נוספת ונרפא, </w:t>
      </w:r>
      <w:r w:rsidRPr="00B62392">
        <w:rPr>
          <w:rStyle w:val="affffc"/>
          <w:rFonts w:hint="cs"/>
          <w:rtl/>
        </w:rPr>
        <w:t>אמר</w:t>
      </w:r>
      <w:r w:rsidR="00B62392" w:rsidRPr="00B62392">
        <w:rPr>
          <w:rStyle w:val="affffc"/>
          <w:rFonts w:hint="cs"/>
          <w:rtl/>
        </w:rPr>
        <w:t xml:space="preserve"> השליח</w:t>
      </w:r>
      <w:r w:rsidR="00B62392">
        <w:rPr>
          <w:rStyle w:val="affffc"/>
          <w:rFonts w:hint="cs"/>
          <w:rtl/>
        </w:rPr>
        <w:t>:</w:t>
      </w:r>
      <w:r w:rsidRPr="00F40D4B">
        <w:rPr>
          <w:rFonts w:hint="cs"/>
          <w:rtl/>
        </w:rPr>
        <w:t xml:space="preserve"> </w:t>
      </w:r>
      <w:r w:rsidR="00B62392">
        <w:rPr>
          <w:rFonts w:hint="cs"/>
          <w:rtl/>
        </w:rPr>
        <w:t xml:space="preserve">יודעני </w:t>
      </w:r>
      <w:r w:rsidRPr="00F40D4B">
        <w:rPr>
          <w:rFonts w:hint="cs"/>
          <w:rtl/>
        </w:rPr>
        <w:t>שהאיש שהוא מחפש נמצא כאן</w:t>
      </w:r>
      <w:r w:rsidR="00B62392">
        <w:rPr>
          <w:rFonts w:hint="cs"/>
          <w:rtl/>
        </w:rPr>
        <w:t>,</w:t>
      </w:r>
      <w:r w:rsidRPr="00F40D4B">
        <w:rPr>
          <w:rFonts w:hint="cs"/>
          <w:rtl/>
        </w:rPr>
        <w:t xml:space="preserve"> עקב אחריו ומצאו </w:t>
      </w:r>
      <w:r w:rsidRPr="00B62392">
        <w:rPr>
          <w:rStyle w:val="affffc"/>
          <w:rFonts w:hint="cs"/>
          <w:rtl/>
        </w:rPr>
        <w:t>אמר</w:t>
      </w:r>
      <w:r w:rsidR="00B62392">
        <w:rPr>
          <w:rStyle w:val="affffc"/>
          <w:rFonts w:hint="cs"/>
          <w:rtl/>
        </w:rPr>
        <w:t>:</w:t>
      </w:r>
      <w:r w:rsidRPr="00F40D4B">
        <w:rPr>
          <w:rFonts w:hint="cs"/>
          <w:rtl/>
        </w:rPr>
        <w:t xml:space="preserve"> אי יהרגוני לא אגלה</w:t>
      </w:r>
      <w:r w:rsidR="00B62392">
        <w:rPr>
          <w:rFonts w:hint="cs"/>
          <w:rtl/>
        </w:rPr>
        <w:t xml:space="preserve"> מקומו,</w:t>
      </w:r>
      <w:r w:rsidRPr="00F40D4B">
        <w:rPr>
          <w:rFonts w:hint="cs"/>
          <w:rtl/>
        </w:rPr>
        <w:t xml:space="preserve"> אך אם ייסרוני אגלה</w:t>
      </w:r>
      <w:r w:rsidR="00B62392">
        <w:rPr>
          <w:rFonts w:hint="cs"/>
          <w:rtl/>
        </w:rPr>
        <w:t>.</w:t>
      </w:r>
    </w:p>
    <w:p w14:paraId="750671A4" w14:textId="77777777" w:rsidR="00B62392" w:rsidRDefault="006F071F" w:rsidP="009B508D">
      <w:pPr>
        <w:rPr>
          <w:rtl/>
        </w:rPr>
      </w:pPr>
      <w:r>
        <w:rPr>
          <w:rFonts w:hint="cs"/>
          <w:rtl/>
        </w:rPr>
        <w:t xml:space="preserve">סוף דבר מצאו </w:t>
      </w:r>
      <w:r>
        <w:rPr>
          <w:rStyle w:val="affffc"/>
          <w:rFonts w:hint="cs"/>
          <w:rtl/>
          <w:rPrChange w:id="9223" w:author="מנוע אמוראים" w:date="2026-10-05T16:41:14Z">
            <w:rPr>
              <w:rFonts w:hint="cs"/>
              <w:rtl/>
            </w:rPr>
          </w:rPrChange>
        </w:rPr>
        <w:t xml:space="preserve">לרב</w:t>
      </w:r>
      <w:r>
        <w:rPr>
          <w:rStyle w:val="affffc"/>
          <w:rtl/>
          <w:rPrChange w:id="9224" w:author="מנוע אמוראים" w:date="2026-10-05T16:41:14Z">
            <w:rPr>
              <w:rtl/>
            </w:rPr>
          </w:rPrChange>
        </w:rPr>
        <w:t xml:space="preserve">"</w:t>
      </w:r>
      <w:r>
        <w:rPr>
          <w:rStyle w:val="affffc"/>
          <w:rFonts w:hint="cs"/>
          <w:rtl/>
          <w:rPrChange w:id="9225" w:author="מנוע אמוראים" w:date="2026-10-05T16:41:14Z">
            <w:rPr>
              <w:rFonts w:hint="cs"/>
              <w:rtl/>
            </w:rPr>
          </w:rPrChange>
        </w:rPr>
        <w:t xml:space="preserve">נ</w:t>
      </w:r>
      <w:r>
        <w:rPr>
          <w:rFonts w:hint="cs"/>
          <w:rtl/>
        </w:rPr>
        <w:t xml:space="preserve"> </w:t>
      </w:r>
      <w:r w:rsidR="00B62392">
        <w:rPr>
          <w:rFonts w:hint="cs"/>
          <w:rtl/>
        </w:rPr>
        <w:t xml:space="preserve">הכניסו לחדר, </w:t>
      </w:r>
      <w:r w:rsidRPr="00F40D4B">
        <w:rPr>
          <w:rFonts w:hint="cs"/>
          <w:rtl/>
        </w:rPr>
        <w:t>וסגרו אחריו הדלת</w:t>
      </w:r>
      <w:r w:rsidR="00B62392">
        <w:rPr>
          <w:rFonts w:hint="cs"/>
          <w:rtl/>
        </w:rPr>
        <w:t>,</w:t>
      </w:r>
      <w:r w:rsidRPr="00F40D4B">
        <w:rPr>
          <w:rFonts w:hint="cs"/>
          <w:rtl/>
        </w:rPr>
        <w:t xml:space="preserve"> </w:t>
      </w:r>
      <w:r w:rsidRPr="00B62392">
        <w:rPr>
          <w:rStyle w:val="affffc"/>
          <w:rFonts w:hint="cs"/>
          <w:rtl/>
        </w:rPr>
        <w:t xml:space="preserve">ביקש </w:t>
      </w:r>
      <w:r w:rsidR="00B62392" w:rsidRPr="00B62392">
        <w:rPr>
          <w:rStyle w:val="affffc"/>
          <w:rFonts w:hint="cs"/>
          <w:rtl/>
        </w:rPr>
        <w:t>רבה</w:t>
      </w:r>
      <w:r w:rsidR="00B62392">
        <w:rPr>
          <w:rFonts w:hint="cs"/>
          <w:rtl/>
        </w:rPr>
        <w:t xml:space="preserve"> </w:t>
      </w:r>
      <w:r w:rsidRPr="00F40D4B">
        <w:rPr>
          <w:rFonts w:hint="cs"/>
          <w:rtl/>
        </w:rPr>
        <w:t>רחמים</w:t>
      </w:r>
      <w:r w:rsidR="00B62392">
        <w:rPr>
          <w:rFonts w:hint="cs"/>
          <w:rtl/>
        </w:rPr>
        <w:t>,</w:t>
      </w:r>
      <w:r w:rsidRPr="00F40D4B">
        <w:rPr>
          <w:rFonts w:hint="cs"/>
          <w:rtl/>
        </w:rPr>
        <w:t xml:space="preserve"> ונפל הכותל וברח לאגם וישב על דקל קצוץ ולמד, </w:t>
      </w:r>
    </w:p>
    <w:p w14:paraId="4333F4A5" w14:textId="35985C14" w:rsidR="00B62392" w:rsidRPr="00B62392" w:rsidRDefault="006F071F" w:rsidP="00B62392">
      <w:pPr>
        <w:pStyle w:val="36"/>
        <w:framePr w:wrap="notBeside"/>
        <w:rPr>
          <w:rtl/>
        </w:rPr>
      </w:pPr>
      <w:r w:rsidRPr="00B62392">
        <w:rPr>
          <w:rFonts w:hint="cs"/>
          <w:rtl/>
        </w:rPr>
        <w:t xml:space="preserve">וכשנחלקו </w:t>
      </w:r>
      <w:r w:rsidR="00B62392">
        <w:rPr>
          <w:rFonts w:hint="cs"/>
          <w:rtl/>
        </w:rPr>
        <w:t xml:space="preserve"> במתיבתא</w:t>
      </w:r>
    </w:p>
    <w:p w14:paraId="7EAD6F4A" w14:textId="609464E5" w:rsidR="00B62392" w:rsidRDefault="006F071F" w:rsidP="00B62392">
      <w:pPr>
        <w:rPr>
          <w:rtl/>
        </w:rPr>
      </w:pPr>
      <w:r w:rsidRPr="00B62392">
        <w:rPr>
          <w:rStyle w:val="affffc"/>
          <w:rtl/>
        </w:rPr>
        <w:t>דרקיעא</w:t>
      </w:r>
      <w:r w:rsidRPr="00F40D4B">
        <w:rPr>
          <w:rtl/>
        </w:rPr>
        <w:t xml:space="preserve"> </w:t>
      </w:r>
      <w:r w:rsidRPr="00B62392">
        <w:rPr>
          <w:b/>
          <w:bCs/>
          <w:rtl/>
        </w:rPr>
        <w:t>בהרת קודמת</w:t>
      </w:r>
      <w:r w:rsidRPr="00F40D4B">
        <w:rPr>
          <w:rtl/>
        </w:rPr>
        <w:t xml:space="preserve"> לשער לבן - טמא, </w:t>
      </w:r>
      <w:r w:rsidRPr="00B62392">
        <w:rPr>
          <w:b/>
          <w:bCs/>
          <w:rtl/>
        </w:rPr>
        <w:t>שער לבן קודם לבהרת</w:t>
      </w:r>
      <w:r w:rsidR="00B62392">
        <w:rPr>
          <w:rFonts w:hint="cs"/>
          <w:rtl/>
        </w:rPr>
        <w:t xml:space="preserve"> </w:t>
      </w:r>
      <w:r w:rsidRPr="00F40D4B">
        <w:rPr>
          <w:rtl/>
        </w:rPr>
        <w:t>טהור.</w:t>
      </w:r>
      <w:r w:rsidRPr="00F40D4B">
        <w:rPr>
          <w:rFonts w:hint="cs"/>
          <w:rtl/>
        </w:rPr>
        <w:t xml:space="preserve"> </w:t>
      </w:r>
    </w:p>
    <w:p w14:paraId="29128D05" w14:textId="1C505820" w:rsidR="006F071F" w:rsidRPr="00F40D4B" w:rsidRDefault="00B62392" w:rsidP="00B62392">
      <w:pPr>
        <w:ind w:left="226" w:firstLine="113"/>
        <w:rPr>
          <w:rtl/>
        </w:rPr>
      </w:pPr>
      <w:r>
        <w:rPr>
          <w:rFonts w:hint="cs"/>
          <w:b/>
          <w:bCs/>
          <w:rtl/>
        </w:rPr>
        <w:t xml:space="preserve"> </w:t>
      </w:r>
      <w:r w:rsidR="006F071F" w:rsidRPr="00B62392">
        <w:rPr>
          <w:b/>
          <w:bCs/>
          <w:rtl/>
        </w:rPr>
        <w:t>ספק,</w:t>
      </w:r>
      <w:r w:rsidR="006F071F" w:rsidRPr="00F40D4B">
        <w:rPr>
          <w:rtl/>
        </w:rPr>
        <w:t xml:space="preserve"> </w:t>
      </w:r>
      <w:r w:rsidR="006F071F" w:rsidRPr="00B62392">
        <w:rPr>
          <w:rStyle w:val="affffc"/>
          <w:rtl/>
        </w:rPr>
        <w:t>הק</w:t>
      </w:r>
      <w:r w:rsidR="006F071F" w:rsidRPr="00B62392">
        <w:rPr>
          <w:rStyle w:val="affffc"/>
          <w:rFonts w:hint="cs"/>
          <w:rtl/>
        </w:rPr>
        <w:t>ב</w:t>
      </w:r>
      <w:r w:rsidR="006F071F" w:rsidRPr="00B62392">
        <w:rPr>
          <w:rStyle w:val="affffc"/>
          <w:rtl/>
        </w:rPr>
        <w:t>"</w:t>
      </w:r>
      <w:r w:rsidR="006F071F" w:rsidRPr="00B62392">
        <w:rPr>
          <w:rStyle w:val="affffc"/>
          <w:rFonts w:hint="cs"/>
          <w:rtl/>
        </w:rPr>
        <w:t xml:space="preserve">ה </w:t>
      </w:r>
      <w:r w:rsidR="006F071F" w:rsidRPr="00B62392">
        <w:rPr>
          <w:rStyle w:val="affffc"/>
          <w:rtl/>
        </w:rPr>
        <w:t>אומר:</w:t>
      </w:r>
      <w:r w:rsidR="006F071F" w:rsidRPr="00F40D4B">
        <w:rPr>
          <w:rtl/>
        </w:rPr>
        <w:t xml:space="preserve"> טהור, </w:t>
      </w:r>
      <w:r w:rsidR="006F071F" w:rsidRPr="00B62392">
        <w:rPr>
          <w:rStyle w:val="affffc"/>
          <w:rtl/>
        </w:rPr>
        <w:t>וכולהו מתיבתא דרקיעא</w:t>
      </w:r>
      <w:r>
        <w:rPr>
          <w:rStyle w:val="affffc"/>
          <w:rFonts w:hint="cs"/>
          <w:rtl/>
        </w:rPr>
        <w:t>:</w:t>
      </w:r>
      <w:r w:rsidR="006F071F" w:rsidRPr="00F40D4B">
        <w:rPr>
          <w:rtl/>
        </w:rPr>
        <w:t xml:space="preserve"> אמרי טמא.</w:t>
      </w:r>
    </w:p>
    <w:p w14:paraId="7BC610EA" w14:textId="77777777" w:rsidR="00B62392" w:rsidRDefault="00B62392" w:rsidP="00B62392">
      <w:pPr>
        <w:pStyle w:val="36"/>
        <w:framePr w:wrap="notBeside"/>
        <w:rPr>
          <w:rtl/>
        </w:rPr>
      </w:pPr>
      <w:r w:rsidRPr="00B62392">
        <w:rPr>
          <w:rStyle w:val="affffc"/>
          <w:rFonts w:hint="cs"/>
          <w:rtl/>
        </w:rPr>
        <w:t>אמרו</w:t>
      </w:r>
      <w:r w:rsidR="006F071F" w:rsidRPr="00B62392">
        <w:rPr>
          <w:rStyle w:val="affffc"/>
          <w:rtl/>
        </w:rPr>
        <w:t>:</w:t>
      </w:r>
    </w:p>
    <w:p w14:paraId="47B8AF4A" w14:textId="6A542A23" w:rsidR="006F071F" w:rsidRPr="00F40D4B" w:rsidRDefault="006F071F" w:rsidP="00B62392">
      <w:pPr>
        <w:rPr>
          <w:rtl/>
        </w:rPr>
      </w:pPr>
      <w:r w:rsidRPr="00F40D4B">
        <w:rPr>
          <w:rtl/>
        </w:rPr>
        <w:t xml:space="preserve">מאן נוכח - </w:t>
      </w:r>
      <w:r w:rsidRPr="00B62392">
        <w:rPr>
          <w:rStyle w:val="affffc"/>
          <w:rtl/>
        </w:rPr>
        <w:t>רבה בר נחמני</w:t>
      </w:r>
      <w:r w:rsidR="00B62392">
        <w:rPr>
          <w:rStyle w:val="affffc"/>
          <w:rFonts w:hint="cs"/>
          <w:rtl/>
        </w:rPr>
        <w:t>!</w:t>
      </w:r>
      <w:r w:rsidRPr="00F40D4B">
        <w:rPr>
          <w:rFonts w:hint="cs"/>
          <w:rtl/>
        </w:rPr>
        <w:t xml:space="preserve"> </w:t>
      </w:r>
      <w:r w:rsidR="00B62392">
        <w:rPr>
          <w:rFonts w:hint="cs"/>
          <w:rtl/>
        </w:rPr>
        <w:t>ד'</w:t>
      </w:r>
      <w:r w:rsidRPr="00F40D4B">
        <w:rPr>
          <w:rtl/>
        </w:rPr>
        <w:t>אני יחיד בנגעים, אני יחיד באהלות.</w:t>
      </w:r>
    </w:p>
    <w:p w14:paraId="132985BF" w14:textId="46FEFF76" w:rsidR="006F071F" w:rsidRPr="00F40D4B" w:rsidRDefault="006F071F" w:rsidP="009B508D">
      <w:pPr>
        <w:rPr>
          <w:rtl/>
        </w:rPr>
      </w:pPr>
      <w:r w:rsidRPr="00F40D4B">
        <w:rPr>
          <w:rtl/>
        </w:rPr>
        <w:t>ש</w:t>
      </w:r>
      <w:r w:rsidRPr="00F40D4B">
        <w:rPr>
          <w:rFonts w:hint="cs"/>
          <w:rtl/>
        </w:rPr>
        <w:t xml:space="preserve">לחו מלאך המות </w:t>
      </w:r>
      <w:r w:rsidR="00B62392">
        <w:rPr>
          <w:rFonts w:hint="cs"/>
          <w:rtl/>
        </w:rPr>
        <w:t xml:space="preserve">ולא יכל </w:t>
      </w:r>
      <w:r w:rsidRPr="00F40D4B">
        <w:rPr>
          <w:rFonts w:hint="cs"/>
          <w:rtl/>
        </w:rPr>
        <w:t>להתקרב אליו שלא פסק פיו מגירסא</w:t>
      </w:r>
    </w:p>
    <w:p w14:paraId="3DB8F14C" w14:textId="77777777" w:rsidR="00B62392" w:rsidRDefault="006F071F" w:rsidP="00B62392">
      <w:pPr>
        <w:rPr>
          <w:rStyle w:val="affffc"/>
          <w:rtl/>
        </w:rPr>
      </w:pPr>
      <w:r w:rsidRPr="00F40D4B">
        <w:rPr>
          <w:rtl/>
        </w:rPr>
        <w:t>אדהכי נשב</w:t>
      </w:r>
      <w:r w:rsidRPr="00F40D4B">
        <w:rPr>
          <w:rFonts w:hint="cs"/>
          <w:rtl/>
        </w:rPr>
        <w:t xml:space="preserve">ה הרוח בין הקנים וסבר שחיל פרשים הוא </w:t>
      </w:r>
    </w:p>
    <w:p w14:paraId="28D74708" w14:textId="77777777" w:rsidR="00B62392" w:rsidRDefault="006F071F" w:rsidP="00B62392">
      <w:pPr>
        <w:pStyle w:val="36"/>
        <w:framePr w:wrap="notBeside"/>
        <w:rPr>
          <w:rtl/>
        </w:rPr>
      </w:pPr>
      <w:r w:rsidRPr="00B62392">
        <w:rPr>
          <w:rStyle w:val="affffc"/>
          <w:rFonts w:hint="cs"/>
          <w:rtl/>
        </w:rPr>
        <w:t>אמר</w:t>
      </w:r>
    </w:p>
    <w:p w14:paraId="0D20B92E" w14:textId="1C4E65FA" w:rsidR="006F071F" w:rsidRPr="00F40D4B" w:rsidRDefault="006F071F" w:rsidP="00B62392">
      <w:pPr>
        <w:rPr>
          <w:rtl/>
        </w:rPr>
      </w:pPr>
      <w:r w:rsidRPr="00F40D4B">
        <w:rPr>
          <w:rFonts w:hint="cs"/>
          <w:rtl/>
        </w:rPr>
        <w:t>תמות נפשי ולא אמסר בידם</w:t>
      </w:r>
      <w:r w:rsidR="00B62392">
        <w:rPr>
          <w:rFonts w:hint="cs"/>
          <w:rtl/>
        </w:rPr>
        <w:t xml:space="preserve">, </w:t>
      </w:r>
      <w:r w:rsidRPr="00F40D4B">
        <w:rPr>
          <w:rFonts w:hint="cs"/>
          <w:rtl/>
        </w:rPr>
        <w:t>כשיצאה נשמתו אמר טהור טהור</w:t>
      </w:r>
    </w:p>
    <w:p w14:paraId="5CB50C41" w14:textId="77777777" w:rsidR="00B62392" w:rsidRDefault="006F071F" w:rsidP="00B62392">
      <w:pPr>
        <w:pStyle w:val="36"/>
        <w:framePr w:wrap="notBeside"/>
        <w:rPr>
          <w:rStyle w:val="affffc"/>
          <w:rtl/>
        </w:rPr>
      </w:pPr>
      <w:r w:rsidRPr="00B62392">
        <w:rPr>
          <w:rStyle w:val="affffc"/>
          <w:rtl/>
        </w:rPr>
        <w:t>יצאת בת קול:</w:t>
      </w:r>
    </w:p>
    <w:p w14:paraId="3B6CCBB0" w14:textId="6A3F5497" w:rsidR="006F071F" w:rsidRPr="00F40D4B" w:rsidRDefault="006F071F" w:rsidP="009B508D">
      <w:pPr>
        <w:rPr>
          <w:rtl/>
        </w:rPr>
      </w:pPr>
      <w:r w:rsidRPr="00F40D4B">
        <w:rPr>
          <w:rtl/>
        </w:rPr>
        <w:t>אשריך רבה בר נחמני שגופך טהור, ויצאתה נשמתך בטהור.</w:t>
      </w:r>
    </w:p>
    <w:p w14:paraId="57CEFEB2" w14:textId="77777777" w:rsidR="006F071F" w:rsidRPr="00F40D4B" w:rsidRDefault="006F071F" w:rsidP="009B508D">
      <w:pPr>
        <w:rPr>
          <w:rtl/>
        </w:rPr>
      </w:pPr>
      <w:r w:rsidRPr="00B62392">
        <w:rPr>
          <w:rStyle w:val="affffc"/>
          <w:rtl/>
        </w:rPr>
        <w:t>נפל פתקא מרקיעא בפומבדיתא:</w:t>
      </w:r>
      <w:r w:rsidRPr="00F40D4B">
        <w:rPr>
          <w:rtl/>
        </w:rPr>
        <w:t xml:space="preserve"> רבה בר נחמני נתבקש בישיבה של מעלה.</w:t>
      </w:r>
    </w:p>
    <w:p w14:paraId="357D1F4C" w14:textId="77777777" w:rsidR="00B62392" w:rsidRDefault="006F071F" w:rsidP="009B508D">
      <w:pPr>
        <w:rPr>
          <w:rtl/>
        </w:rPr>
      </w:pPr>
      <w:r w:rsidRPr="00F40D4B">
        <w:rPr>
          <w:rFonts w:hint="cs"/>
          <w:rtl/>
        </w:rPr>
        <w:t>יצאו אביי ורבא וכל רבנן להתעסק במיטתו ולא ידעו מקומו</w:t>
      </w:r>
      <w:r w:rsidR="00B62392">
        <w:rPr>
          <w:rFonts w:hint="cs"/>
          <w:rtl/>
        </w:rPr>
        <w:t>,</w:t>
      </w:r>
      <w:r w:rsidRPr="00F40D4B">
        <w:rPr>
          <w:rFonts w:hint="cs"/>
          <w:rtl/>
        </w:rPr>
        <w:t xml:space="preserve"> הלכו לאגם וראו ציפורים מסככות בכנפיהם על מקום אחד </w:t>
      </w:r>
    </w:p>
    <w:p w14:paraId="5B8E0CF4" w14:textId="77777777" w:rsidR="00B62392" w:rsidRDefault="006F071F" w:rsidP="00B62392">
      <w:pPr>
        <w:pStyle w:val="36"/>
        <w:framePr w:wrap="notBeside"/>
        <w:rPr>
          <w:rtl/>
        </w:rPr>
      </w:pPr>
      <w:r w:rsidRPr="00F40D4B">
        <w:rPr>
          <w:rFonts w:hint="cs"/>
          <w:rtl/>
        </w:rPr>
        <w:t>אמרו ש</w:t>
      </w:r>
      <w:r w:rsidRPr="00F40D4B">
        <w:rPr>
          <w:rtl/>
        </w:rPr>
        <w:t>"</w:t>
      </w:r>
      <w:r w:rsidRPr="00F40D4B">
        <w:rPr>
          <w:rFonts w:hint="cs"/>
          <w:rtl/>
        </w:rPr>
        <w:t>מ</w:t>
      </w:r>
    </w:p>
    <w:p w14:paraId="24254F82" w14:textId="4E9CEC2F" w:rsidR="006F071F" w:rsidRPr="00F40D4B" w:rsidRDefault="006F071F" w:rsidP="00B62392">
      <w:pPr>
        <w:rPr>
          <w:rtl/>
        </w:rPr>
      </w:pPr>
      <w:r w:rsidRPr="00F40D4B">
        <w:rPr>
          <w:rFonts w:hint="cs"/>
          <w:rtl/>
        </w:rPr>
        <w:t>שם קבורתו, ספדו לו ג' ימים וג' לילות</w:t>
      </w:r>
      <w:r w:rsidR="00B62392">
        <w:rPr>
          <w:rFonts w:hint="cs"/>
          <w:rtl/>
        </w:rPr>
        <w:t xml:space="preserve">, </w:t>
      </w:r>
      <w:r w:rsidRPr="00B62392">
        <w:rPr>
          <w:rStyle w:val="affffc"/>
          <w:rtl/>
        </w:rPr>
        <w:t>נפל פתקא:</w:t>
      </w:r>
      <w:r w:rsidRPr="00F40D4B">
        <w:rPr>
          <w:rtl/>
        </w:rPr>
        <w:t xml:space="preserve"> כל הפורש יהא בנידוי.</w:t>
      </w:r>
      <w:r w:rsidR="00B62392">
        <w:rPr>
          <w:rFonts w:hint="cs"/>
          <w:rtl/>
        </w:rPr>
        <w:t xml:space="preserve"> </w:t>
      </w:r>
      <w:r w:rsidRPr="00F40D4B">
        <w:rPr>
          <w:rtl/>
        </w:rPr>
        <w:t xml:space="preserve">ספדוהו </w:t>
      </w:r>
      <w:r w:rsidRPr="00F40D4B">
        <w:rPr>
          <w:rFonts w:hint="cs"/>
          <w:rtl/>
        </w:rPr>
        <w:t xml:space="preserve">ז' </w:t>
      </w:r>
      <w:r w:rsidRPr="00F40D4B">
        <w:rPr>
          <w:rtl/>
        </w:rPr>
        <w:t xml:space="preserve">יומי, </w:t>
      </w:r>
      <w:r w:rsidRPr="00B62392">
        <w:rPr>
          <w:rStyle w:val="affffc"/>
          <w:rtl/>
        </w:rPr>
        <w:t>נפל פתקא:</w:t>
      </w:r>
      <w:r w:rsidRPr="00F40D4B">
        <w:rPr>
          <w:rtl/>
        </w:rPr>
        <w:t xml:space="preserve"> לכו לביתכם לשלום.</w:t>
      </w:r>
    </w:p>
    <w:p w14:paraId="63E34CEA" w14:textId="2B629009" w:rsidR="00A6533C" w:rsidRPr="00F40D4B" w:rsidRDefault="00A365F8" w:rsidP="009B508D">
      <w:pPr>
        <w:rPr>
          <w:rtl/>
        </w:rPr>
      </w:pPr>
      <w:r>
        <w:rPr>
          <w:rFonts w:hint="cs"/>
          <w:rtl/>
        </w:rPr>
        <w:lastRenderedPageBreak/>
        <w:t xml:space="preserve">וביום </w:t>
      </w:r>
      <w:r w:rsidR="006F071F" w:rsidRPr="00F40D4B">
        <w:rPr>
          <w:rFonts w:hint="cs"/>
          <w:rtl/>
        </w:rPr>
        <w:t>שמת</w:t>
      </w:r>
      <w:r>
        <w:rPr>
          <w:rFonts w:hint="cs"/>
          <w:rtl/>
        </w:rPr>
        <w:t>,</w:t>
      </w:r>
      <w:r w:rsidR="006F071F" w:rsidRPr="00F40D4B">
        <w:rPr>
          <w:rFonts w:hint="cs"/>
          <w:rtl/>
        </w:rPr>
        <w:t xml:space="preserve"> נשבה הרוח </w:t>
      </w:r>
      <w:r w:rsidRPr="00A365F8">
        <w:rPr>
          <w:rStyle w:val="afffff2"/>
          <w:rFonts w:hint="cs"/>
          <w:rtl/>
        </w:rPr>
        <w:t>על שלא נספד לפי שיעורו</w:t>
      </w:r>
      <w:r>
        <w:rPr>
          <w:rFonts w:hint="cs"/>
          <w:rtl/>
        </w:rPr>
        <w:t xml:space="preserve"> </w:t>
      </w:r>
      <w:r w:rsidR="006F071F" w:rsidRPr="00F40D4B">
        <w:rPr>
          <w:rFonts w:hint="cs"/>
          <w:rtl/>
        </w:rPr>
        <w:t xml:space="preserve">עד </w:t>
      </w:r>
      <w:r>
        <w:rPr>
          <w:rFonts w:hint="cs"/>
          <w:rtl/>
        </w:rPr>
        <w:t xml:space="preserve">שזרקה לאותו 'טייעא' </w:t>
      </w:r>
      <w:r w:rsidR="006F071F" w:rsidRPr="00F40D4B">
        <w:rPr>
          <w:rFonts w:hint="cs"/>
          <w:rtl/>
        </w:rPr>
        <w:t>שרכב על גמל מצד אחד</w:t>
      </w:r>
      <w:r>
        <w:rPr>
          <w:rFonts w:hint="cs"/>
          <w:rtl/>
        </w:rPr>
        <w:t>,</w:t>
      </w:r>
      <w:r w:rsidR="006F071F" w:rsidRPr="00F40D4B">
        <w:rPr>
          <w:rFonts w:hint="cs"/>
          <w:rtl/>
        </w:rPr>
        <w:t xml:space="preserve"> לצד הנהר השני,</w:t>
      </w:r>
    </w:p>
    <w:p w14:paraId="636EDCE6" w14:textId="77777777" w:rsidR="00B62392" w:rsidRDefault="006F071F" w:rsidP="00B62392">
      <w:pPr>
        <w:pStyle w:val="36"/>
        <w:framePr w:wrap="notBeside"/>
        <w:rPr>
          <w:rtl/>
        </w:rPr>
      </w:pPr>
      <w:r w:rsidRPr="00F40D4B">
        <w:rPr>
          <w:rFonts w:hint="cs"/>
          <w:rtl/>
        </w:rPr>
        <w:t>אמר</w:t>
      </w:r>
    </w:p>
    <w:p w14:paraId="4E776061" w14:textId="77777777" w:rsidR="00A365F8" w:rsidRDefault="006F071F" w:rsidP="009B508D">
      <w:pPr>
        <w:rPr>
          <w:rtl/>
        </w:rPr>
      </w:pPr>
      <w:r w:rsidRPr="00F40D4B">
        <w:rPr>
          <w:rFonts w:hint="cs"/>
          <w:rtl/>
        </w:rPr>
        <w:t xml:space="preserve">מאי האי </w:t>
      </w:r>
      <w:r w:rsidRPr="00B62392">
        <w:rPr>
          <w:rStyle w:val="affffc"/>
          <w:rFonts w:hint="cs"/>
          <w:rtl/>
        </w:rPr>
        <w:t>א</w:t>
      </w:r>
      <w:r w:rsidRPr="00B62392">
        <w:rPr>
          <w:rStyle w:val="affffc"/>
          <w:rtl/>
        </w:rPr>
        <w:t>"</w:t>
      </w:r>
      <w:r w:rsidRPr="00B62392">
        <w:rPr>
          <w:rStyle w:val="affffc"/>
          <w:rFonts w:hint="cs"/>
          <w:rtl/>
        </w:rPr>
        <w:t>ל</w:t>
      </w:r>
      <w:r>
        <w:rPr>
          <w:rFonts w:hint="cs"/>
          <w:rtl/>
        </w:rPr>
        <w:t xml:space="preserve"> </w:t>
      </w:r>
      <w:r>
        <w:rPr>
          <w:rStyle w:val="affffc"/>
          <w:rFonts w:hint="cs"/>
          <w:rtl/>
          <w:rPrChange w:id="9226" w:author="מנוע אמוראים" w:date="2026-10-05T16:41:14Z">
            <w:rPr>
              <w:rFonts w:hint="cs"/>
              <w:rtl/>
            </w:rPr>
          </w:rPrChange>
        </w:rPr>
        <w:t xml:space="preserve">שרבב</w:t>
      </w:r>
      <w:r>
        <w:rPr>
          <w:rStyle w:val="affffc"/>
          <w:rtl/>
          <w:rPrChange w:id="9227" w:author="מנוע אמוראים" w:date="2026-10-05T16:41:14Z">
            <w:rPr>
              <w:rtl/>
            </w:rPr>
          </w:rPrChange>
        </w:rPr>
        <w:t xml:space="preserve">"</w:t>
      </w:r>
      <w:r>
        <w:rPr>
          <w:rStyle w:val="affffc"/>
          <w:rFonts w:hint="cs"/>
          <w:rtl/>
          <w:rPrChange w:id="9228" w:author="מנוע אמוראים" w:date="2026-10-05T16:41:14Z">
            <w:rPr>
              <w:rFonts w:hint="cs"/>
              <w:rtl/>
            </w:rPr>
          </w:rPrChange>
        </w:rPr>
        <w:t xml:space="preserve">נ</w:t>
      </w:r>
      <w:r>
        <w:rPr>
          <w:rFonts w:hint="cs"/>
          <w:rtl/>
        </w:rPr>
        <w:t xml:space="preserve"> נפטר, </w:t>
      </w:r>
      <w:r w:rsidRPr="00B62392">
        <w:rPr>
          <w:rStyle w:val="affffc"/>
          <w:rtl/>
        </w:rPr>
        <w:t>אמר לפניו:</w:t>
      </w:r>
      <w:r>
        <w:rPr>
          <w:rtl/>
        </w:rPr>
        <w:t xml:space="preserve"> </w:t>
      </w:r>
      <w:r>
        <w:rPr>
          <w:rStyle w:val="affffc"/>
          <w:rtl/>
          <w:rPrChange w:id="9229" w:author="מנוע אמוראים" w:date="2026-10-05T16:41:14Z">
            <w:rPr>
              <w:rtl/>
            </w:rPr>
          </w:rPrChange>
        </w:rPr>
        <w:t xml:space="preserve">רב</w:t>
      </w:r>
      <w:r>
        <w:rPr>
          <w:rStyle w:val="affffc"/>
          <w:rFonts w:hint="cs"/>
          <w:rtl/>
          <w:rPrChange w:id="9230" w:author="מנוע אמוראים" w:date="2026-10-05T16:41:14Z">
            <w:rPr>
              <w:rFonts w:hint="cs"/>
              <w:rtl/>
            </w:rPr>
          </w:rPrChange>
        </w:rPr>
        <w:t xml:space="preserve">ש</w:t>
      </w:r>
      <w:r>
        <w:rPr>
          <w:rStyle w:val="affffc"/>
          <w:rtl/>
          <w:rPrChange w:id="9231" w:author="מנוע אמוראים" w:date="2026-10-05T16:41:14Z">
            <w:rPr>
              <w:rtl/>
            </w:rPr>
          </w:rPrChange>
        </w:rPr>
        <w:t xml:space="preserve">"</w:t>
      </w:r>
      <w:r>
        <w:rPr>
          <w:rStyle w:val="affffc"/>
          <w:rFonts w:hint="cs"/>
          <w:rtl/>
          <w:rPrChange w:id="9232" w:author="מנוע אמוראים" w:date="2026-10-05T16:41:14Z">
            <w:rPr>
              <w:rFonts w:hint="cs"/>
              <w:rtl/>
            </w:rPr>
          </w:rPrChange>
        </w:rPr>
        <w:t xml:space="preserve">ע</w:t>
      </w:r>
      <w:r w:rsidRPr="00F40D4B">
        <w:rPr>
          <w:rtl/>
        </w:rPr>
        <w:t xml:space="preserve"> כ</w:t>
      </w:r>
      <w:r w:rsidR="00A365F8">
        <w:rPr>
          <w:rFonts w:hint="cs"/>
          <w:rtl/>
        </w:rPr>
        <w:t>ל העולם</w:t>
      </w:r>
      <w:r w:rsidRPr="00F40D4B">
        <w:rPr>
          <w:rtl/>
        </w:rPr>
        <w:t xml:space="preserve"> </w:t>
      </w:r>
      <w:r w:rsidR="00B62392">
        <w:rPr>
          <w:rFonts w:hint="cs"/>
          <w:rtl/>
        </w:rPr>
        <w:t>שלך</w:t>
      </w:r>
      <w:r w:rsidRPr="00F40D4B">
        <w:rPr>
          <w:rtl/>
        </w:rPr>
        <w:t xml:space="preserve">, </w:t>
      </w:r>
    </w:p>
    <w:p w14:paraId="37F54FE2" w14:textId="66487787" w:rsidR="006F071F" w:rsidRPr="00F40D4B" w:rsidRDefault="006F071F" w:rsidP="00A365F8">
      <w:pPr>
        <w:spacing w:after="60"/>
        <w:rPr>
          <w:rtl/>
        </w:rPr>
      </w:pPr>
      <w:r w:rsidRPr="00A365F8">
        <w:rPr>
          <w:rStyle w:val="affffc"/>
          <w:rtl/>
        </w:rPr>
        <w:t>ורב</w:t>
      </w:r>
      <w:r w:rsidRPr="00A365F8">
        <w:rPr>
          <w:rStyle w:val="affffc"/>
          <w:rFonts w:hint="cs"/>
          <w:rtl/>
        </w:rPr>
        <w:t>ב</w:t>
      </w:r>
      <w:r w:rsidRPr="00A365F8">
        <w:rPr>
          <w:rStyle w:val="affffc"/>
          <w:rtl/>
        </w:rPr>
        <w:t>"</w:t>
      </w:r>
      <w:r w:rsidRPr="00A365F8">
        <w:rPr>
          <w:rStyle w:val="affffc"/>
          <w:rFonts w:hint="cs"/>
          <w:rtl/>
        </w:rPr>
        <w:t>נ</w:t>
      </w:r>
      <w:r w:rsidRPr="00F40D4B">
        <w:rPr>
          <w:rFonts w:hint="cs"/>
          <w:rtl/>
        </w:rPr>
        <w:t xml:space="preserve"> </w:t>
      </w:r>
      <w:r w:rsidR="00B62392">
        <w:rPr>
          <w:rFonts w:hint="cs"/>
          <w:rtl/>
        </w:rPr>
        <w:t>שלך</w:t>
      </w:r>
      <w:r w:rsidRPr="00F40D4B">
        <w:rPr>
          <w:rtl/>
        </w:rPr>
        <w:t xml:space="preserve">, את דרבה </w:t>
      </w:r>
      <w:r w:rsidR="00A365F8" w:rsidRPr="00A365F8">
        <w:rPr>
          <w:rStyle w:val="afffff2"/>
          <w:rFonts w:hint="cs"/>
          <w:rtl/>
        </w:rPr>
        <w:t>אוהבו</w:t>
      </w:r>
      <w:r w:rsidR="00A365F8">
        <w:rPr>
          <w:rFonts w:hint="cs"/>
          <w:rtl/>
        </w:rPr>
        <w:t xml:space="preserve"> </w:t>
      </w:r>
      <w:r w:rsidRPr="00F40D4B">
        <w:rPr>
          <w:rtl/>
        </w:rPr>
        <w:t xml:space="preserve">ורבה דידך </w:t>
      </w:r>
      <w:r w:rsidR="00A365F8" w:rsidRPr="00A365F8">
        <w:rPr>
          <w:rStyle w:val="afffff2"/>
          <w:rFonts w:hint="cs"/>
          <w:rtl/>
        </w:rPr>
        <w:t>אוהבך</w:t>
      </w:r>
      <w:r w:rsidR="00A365F8">
        <w:rPr>
          <w:rFonts w:hint="cs"/>
          <w:rtl/>
        </w:rPr>
        <w:t>,</w:t>
      </w:r>
      <w:r w:rsidRPr="00F40D4B">
        <w:rPr>
          <w:rtl/>
        </w:rPr>
        <w:t xml:space="preserve"> </w:t>
      </w:r>
      <w:r w:rsidR="00A365F8">
        <w:rPr>
          <w:rFonts w:hint="cs"/>
          <w:rtl/>
        </w:rPr>
        <w:t>למה אתה מחריב את העולם</w:t>
      </w:r>
      <w:r w:rsidRPr="00F40D4B">
        <w:rPr>
          <w:rtl/>
        </w:rPr>
        <w:t xml:space="preserve">? </w:t>
      </w:r>
      <w:r w:rsidR="00A365F8">
        <w:rPr>
          <w:rFonts w:hint="cs"/>
          <w:rtl/>
        </w:rPr>
        <w:t>ושקטה הרוח.</w:t>
      </w:r>
    </w:p>
    <w:p w14:paraId="62FC3981" w14:textId="77777777" w:rsidR="00A365F8" w:rsidRDefault="006F071F" w:rsidP="00A365F8">
      <w:pPr>
        <w:pStyle w:val="36"/>
        <w:framePr w:wrap="notBeside"/>
        <w:rPr>
          <w:rtl/>
        </w:rPr>
      </w:pPr>
      <w:r w:rsidRPr="00F40D4B">
        <w:rPr>
          <w:rtl/>
        </w:rPr>
        <w:t>•</w:t>
      </w:r>
      <w:r w:rsidRPr="00F40D4B">
        <w:rPr>
          <w:rFonts w:hint="cs"/>
          <w:rtl/>
        </w:rPr>
        <w:t xml:space="preserve"> רשב</w:t>
      </w:r>
      <w:r w:rsidRPr="00F40D4B">
        <w:rPr>
          <w:rtl/>
        </w:rPr>
        <w:t>"</w:t>
      </w:r>
      <w:r w:rsidRPr="00F40D4B">
        <w:rPr>
          <w:rFonts w:hint="cs"/>
          <w:rtl/>
        </w:rPr>
        <w:t>ח</w:t>
      </w:r>
    </w:p>
    <w:p w14:paraId="163DE7AA" w14:textId="050C2261" w:rsidR="00A365F8" w:rsidRDefault="006F071F" w:rsidP="009B508D">
      <w:pPr>
        <w:rPr>
          <w:rtl/>
        </w:rPr>
      </w:pPr>
      <w:r w:rsidRPr="00F40D4B">
        <w:rPr>
          <w:rtl/>
        </w:rPr>
        <w:t>בעל בשר ה</w:t>
      </w:r>
      <w:r w:rsidR="00A365F8">
        <w:rPr>
          <w:rFonts w:hint="cs"/>
          <w:rtl/>
        </w:rPr>
        <w:t>י</w:t>
      </w:r>
      <w:r w:rsidRPr="00F40D4B">
        <w:rPr>
          <w:rtl/>
        </w:rPr>
        <w:t>ה, יו</w:t>
      </w:r>
      <w:r w:rsidRPr="00F40D4B">
        <w:rPr>
          <w:rFonts w:hint="cs"/>
          <w:rtl/>
        </w:rPr>
        <w:t>ם אחד כשהיה חם לו</w:t>
      </w:r>
      <w:r w:rsidR="00A365F8">
        <w:rPr>
          <w:rFonts w:hint="cs"/>
          <w:rtl/>
        </w:rPr>
        <w:t>,</w:t>
      </w:r>
      <w:r w:rsidRPr="00F40D4B">
        <w:rPr>
          <w:rFonts w:hint="cs"/>
          <w:rtl/>
        </w:rPr>
        <w:t xml:space="preserve"> עלה וישב בראש ההר</w:t>
      </w:r>
      <w:r w:rsidR="00A365F8">
        <w:rPr>
          <w:rFonts w:hint="cs"/>
          <w:rtl/>
        </w:rPr>
        <w:t xml:space="preserve">, </w:t>
      </w:r>
      <w:r w:rsidRPr="00A365F8">
        <w:rPr>
          <w:rStyle w:val="affffc"/>
          <w:rFonts w:hint="cs"/>
          <w:rtl/>
        </w:rPr>
        <w:t>ואמר לבתו</w:t>
      </w:r>
      <w:r w:rsidRPr="00F40D4B">
        <w:rPr>
          <w:rFonts w:hint="cs"/>
          <w:rtl/>
        </w:rPr>
        <w:t xml:space="preserve"> הניפי עלי במניפ</w:t>
      </w:r>
      <w:r w:rsidR="00A365F8">
        <w:rPr>
          <w:rFonts w:hint="cs"/>
          <w:rtl/>
        </w:rPr>
        <w:t xml:space="preserve">ה, </w:t>
      </w:r>
      <w:r w:rsidRPr="00F40D4B">
        <w:rPr>
          <w:rFonts w:hint="cs"/>
          <w:rtl/>
        </w:rPr>
        <w:t>ואתן לך אגודות של נרד</w:t>
      </w:r>
      <w:r w:rsidR="00A365F8">
        <w:rPr>
          <w:rFonts w:hint="cs"/>
          <w:rtl/>
        </w:rPr>
        <w:t>,</w:t>
      </w:r>
      <w:r w:rsidRPr="00F40D4B">
        <w:rPr>
          <w:rFonts w:hint="cs"/>
          <w:rtl/>
        </w:rPr>
        <w:t xml:space="preserve"> </w:t>
      </w:r>
    </w:p>
    <w:p w14:paraId="59065BA7" w14:textId="7A7B34E9" w:rsidR="006F071F" w:rsidRPr="00F40D4B" w:rsidRDefault="006F071F" w:rsidP="009B508D">
      <w:pPr>
        <w:rPr>
          <w:rtl/>
        </w:rPr>
      </w:pPr>
      <w:r w:rsidRPr="00F40D4B">
        <w:rPr>
          <w:rFonts w:hint="cs"/>
          <w:rtl/>
        </w:rPr>
        <w:t xml:space="preserve">אדהכי נשבה הרוח </w:t>
      </w:r>
      <w:r w:rsidRPr="00A365F8">
        <w:rPr>
          <w:rStyle w:val="affffc"/>
          <w:rtl/>
        </w:rPr>
        <w:t>אמר:</w:t>
      </w:r>
      <w:r w:rsidRPr="00F40D4B">
        <w:rPr>
          <w:rtl/>
        </w:rPr>
        <w:t xml:space="preserve"> כמה ככרין דנרד </w:t>
      </w:r>
      <w:r w:rsidR="00A365F8" w:rsidRPr="00A365F8">
        <w:rPr>
          <w:rStyle w:val="afffff2"/>
          <w:rFonts w:hint="cs"/>
          <w:rtl/>
        </w:rPr>
        <w:t>ד''ת</w:t>
      </w:r>
      <w:r w:rsidR="00A365F8">
        <w:rPr>
          <w:rFonts w:hint="cs"/>
          <w:rtl/>
        </w:rPr>
        <w:t xml:space="preserve"> </w:t>
      </w:r>
      <w:r w:rsidRPr="00F40D4B">
        <w:rPr>
          <w:rtl/>
        </w:rPr>
        <w:t>ל</w:t>
      </w:r>
      <w:r w:rsidRPr="00F40D4B">
        <w:rPr>
          <w:rFonts w:hint="cs"/>
          <w:rtl/>
        </w:rPr>
        <w:t>בעל הרוח</w:t>
      </w:r>
      <w:r w:rsidRPr="00F40D4B">
        <w:rPr>
          <w:rtl/>
        </w:rPr>
        <w:t>.</w:t>
      </w:r>
    </w:p>
    <w:p w14:paraId="0E621C4B" w14:textId="77777777" w:rsidR="00A365F8" w:rsidRDefault="00A365F8" w:rsidP="00FD7E03">
      <w:pPr>
        <w:pStyle w:val="affe"/>
        <w:framePr w:wrap="around"/>
        <w:rPr>
          <w:rtl/>
        </w:rPr>
      </w:pPr>
      <w:r w:rsidRPr="00F40D4B">
        <w:rPr>
          <w:rtl/>
        </w:rPr>
        <w:t>פו:</w:t>
      </w:r>
    </w:p>
    <w:p w14:paraId="17850F67" w14:textId="280CCEB1" w:rsidR="006F071F" w:rsidRPr="00F40D4B" w:rsidRDefault="006F071F" w:rsidP="00A365F8">
      <w:pPr>
        <w:pStyle w:val="afffb"/>
        <w:rPr>
          <w:rtl/>
        </w:rPr>
      </w:pPr>
      <w:ins w:id="9950" w:author="מספור קטעי משנה" w:date="2026-10-06T06:45:11Z">
        <w:r>
          <w:rPr>
            <w:rStyle w:val="MisparKeta"/>
          </w:rPr>
          <w:t xml:space="preserve">ג. </w:t>
        </w:r>
      </w:ins>
      <w:r w:rsidRPr="00F40D4B">
        <w:rPr>
          <w:rtl/>
        </w:rPr>
        <w:t>הכל כמנהג המדינה וכו'.</w:t>
      </w:r>
    </w:p>
    <w:p w14:paraId="4E952C1A" w14:textId="77777777" w:rsidR="00A365F8" w:rsidRDefault="00A365F8" w:rsidP="00A365F8">
      <w:pPr>
        <w:pStyle w:val="36"/>
        <w:framePr w:wrap="notBeside"/>
        <w:rPr>
          <w:rtl/>
        </w:rPr>
      </w:pPr>
      <w:r>
        <w:rPr>
          <w:rFonts w:hint="cs"/>
          <w:rtl/>
        </w:rPr>
        <w:t>לרבות</w:t>
      </w:r>
    </w:p>
    <w:p w14:paraId="0A0CF52E" w14:textId="30824259" w:rsidR="006F071F" w:rsidRPr="00F40D4B" w:rsidRDefault="00A365F8" w:rsidP="00A365F8">
      <w:pPr>
        <w:rPr>
          <w:rtl/>
        </w:rPr>
      </w:pPr>
      <w:r>
        <w:rPr>
          <w:rFonts w:hint="cs"/>
          <w:rtl/>
        </w:rPr>
        <w:t xml:space="preserve">במקום </w:t>
      </w:r>
      <w:r w:rsidR="006F071F" w:rsidRPr="00F40D4B">
        <w:rPr>
          <w:rtl/>
        </w:rPr>
        <w:t xml:space="preserve">דנהיגי מכרך ריפתא </w:t>
      </w:r>
      <w:r>
        <w:rPr>
          <w:rFonts w:hint="cs"/>
          <w:rtl/>
        </w:rPr>
        <w:t xml:space="preserve">שתיית כלי רביעית שאם א''ל הקדימו קודם הנה''ח ואתן לכם </w:t>
      </w:r>
      <w:r w:rsidRPr="00A365F8">
        <w:rPr>
          <w:rStyle w:val="affffc"/>
          <w:rFonts w:hint="cs"/>
          <w:rtl/>
        </w:rPr>
        <w:t>אומרים לו</w:t>
      </w:r>
      <w:r w:rsidR="00C241C5">
        <w:rPr>
          <w:rStyle w:val="affffc"/>
          <w:rFonts w:hint="cs"/>
          <w:rtl/>
        </w:rPr>
        <w:t>:</w:t>
      </w:r>
      <w:r w:rsidR="006F071F" w:rsidRPr="00F40D4B">
        <w:rPr>
          <w:rtl/>
        </w:rPr>
        <w:t xml:space="preserve"> לא כל כמינך.</w:t>
      </w:r>
    </w:p>
    <w:p w14:paraId="54454660" w14:textId="77777777" w:rsidR="00A365F8" w:rsidRDefault="006F071F" w:rsidP="00A365F8">
      <w:pPr>
        <w:pStyle w:val="afffb"/>
        <w:rPr>
          <w:rtl/>
        </w:rPr>
      </w:pPr>
      <w:ins w:id="9951" w:author="מספור קטעי משנה" w:date="2026-10-06T06:45:11Z">
        <w:r>
          <w:rPr>
            <w:rStyle w:val="MisparKeta"/>
          </w:rPr>
          <w:t xml:space="preserve">ג. </w:t>
        </w:r>
      </w:ins>
      <w:r w:rsidRPr="00F40D4B">
        <w:rPr>
          <w:rtl/>
        </w:rPr>
        <w:t>מעשה ברבן יוחנן בן מתיא שאמר לבנו צא ושכור וכו'.</w:t>
      </w:r>
      <w:r w:rsidRPr="00F40D4B">
        <w:rPr>
          <w:rFonts w:hint="cs"/>
          <w:rtl/>
        </w:rPr>
        <w:t xml:space="preserve"> </w:t>
      </w:r>
    </w:p>
    <w:p w14:paraId="6130E08E" w14:textId="77777777" w:rsidR="00A365F8" w:rsidRDefault="006F071F" w:rsidP="00A365F8">
      <w:pPr>
        <w:pStyle w:val="36"/>
        <w:framePr w:wrap="notBeside"/>
        <w:rPr>
          <w:rtl/>
        </w:rPr>
      </w:pPr>
      <w:r w:rsidRPr="00F40D4B">
        <w:rPr>
          <w:rFonts w:hint="cs"/>
          <w:rtl/>
        </w:rPr>
        <w:t>ה</w:t>
      </w:r>
      <w:r w:rsidRPr="00F40D4B">
        <w:rPr>
          <w:rtl/>
        </w:rPr>
        <w:t>"</w:t>
      </w:r>
      <w:r w:rsidRPr="00F40D4B">
        <w:rPr>
          <w:rFonts w:hint="cs"/>
          <w:rtl/>
        </w:rPr>
        <w:t>ק</w:t>
      </w:r>
      <w:r w:rsidRPr="00F40D4B">
        <w:rPr>
          <w:rtl/>
        </w:rPr>
        <w:t>:</w:t>
      </w:r>
    </w:p>
    <w:p w14:paraId="58B3B35E" w14:textId="3A7AB000" w:rsidR="006F071F" w:rsidRPr="00F40D4B" w:rsidRDefault="006F071F" w:rsidP="00A365F8">
      <w:pPr>
        <w:rPr>
          <w:rtl/>
        </w:rPr>
      </w:pPr>
      <w:r w:rsidRPr="00F40D4B">
        <w:rPr>
          <w:rtl/>
        </w:rPr>
        <w:t>ואם פסק להן מזונות ריבה להן.</w:t>
      </w:r>
      <w:r w:rsidR="00A365F8">
        <w:rPr>
          <w:rFonts w:hint="cs"/>
          <w:rtl/>
        </w:rPr>
        <w:t xml:space="preserve"> וכן מעשה בריב''מ </w:t>
      </w:r>
      <w:r w:rsidRPr="00F40D4B">
        <w:rPr>
          <w:rtl/>
        </w:rPr>
        <w:t>שאמר לבנו צא שכור לנו פועלים, הלך ופסק להן מזונות.</w:t>
      </w:r>
      <w:r w:rsidR="00A365F8">
        <w:rPr>
          <w:rFonts w:hint="cs"/>
          <w:rtl/>
        </w:rPr>
        <w:t xml:space="preserve"> </w:t>
      </w:r>
      <w:r w:rsidRPr="00F40D4B">
        <w:rPr>
          <w:rtl/>
        </w:rPr>
        <w:t>וכשבא אצל אביו אמר לו: בני, אפילו אתה עושה להן כסעודת שלמה בשעתו לא יצאת ידי חובתך עמהן, שהן בני אברהם יצחק ויעקב.</w:t>
      </w:r>
    </w:p>
    <w:p w14:paraId="48007734" w14:textId="77777777" w:rsidR="008430AB" w:rsidRDefault="006F071F" w:rsidP="008430AB">
      <w:pPr>
        <w:pStyle w:val="36"/>
        <w:framePr w:wrap="notBeside"/>
        <w:rPr>
          <w:rtl/>
        </w:rPr>
      </w:pPr>
      <w:r w:rsidRPr="00F40D4B">
        <w:rPr>
          <w:rtl/>
        </w:rPr>
        <w:t>למימרא</w:t>
      </w:r>
    </w:p>
    <w:p w14:paraId="00F4FD6F" w14:textId="400EFC4D" w:rsidR="006F071F" w:rsidRPr="00F40D4B" w:rsidRDefault="006F071F" w:rsidP="009B508D">
      <w:pPr>
        <w:rPr>
          <w:rtl/>
        </w:rPr>
      </w:pPr>
      <w:r w:rsidRPr="00F40D4B">
        <w:rPr>
          <w:rtl/>
        </w:rPr>
        <w:t>דסעודתא דאברהם אבינו עדיפא מדשלמה</w:t>
      </w:r>
    </w:p>
    <w:p w14:paraId="7D970378" w14:textId="77777777" w:rsidR="008430AB" w:rsidRDefault="006F071F" w:rsidP="008430AB">
      <w:pPr>
        <w:pStyle w:val="36"/>
        <w:framePr w:wrap="notBeside"/>
        <w:rPr>
          <w:rtl/>
        </w:rPr>
      </w:pPr>
      <w:r w:rsidRPr="00F40D4B">
        <w:rPr>
          <w:rtl/>
        </w:rPr>
        <w:t>וה</w:t>
      </w:r>
      <w:r w:rsidRPr="00F40D4B">
        <w:rPr>
          <w:rFonts w:hint="cs"/>
          <w:rtl/>
        </w:rPr>
        <w:t>ך</w:t>
      </w:r>
    </w:p>
    <w:p w14:paraId="4219F4F2" w14:textId="3BF80CF0" w:rsidR="00A6533C" w:rsidRPr="008430AB" w:rsidRDefault="006F071F" w:rsidP="009B508D">
      <w:pPr>
        <w:rPr>
          <w:rStyle w:val="affff8"/>
          <w:rtl/>
        </w:rPr>
      </w:pPr>
      <w:r w:rsidRPr="00F40D4B">
        <w:rPr>
          <w:rFonts w:hint="cs"/>
          <w:rtl/>
        </w:rPr>
        <w:t>ד</w:t>
      </w:r>
      <w:r w:rsidRPr="008430AB">
        <w:rPr>
          <w:rStyle w:val="affff8"/>
          <w:rFonts w:hint="cs"/>
          <w:rtl/>
        </w:rPr>
        <w:t>'</w:t>
      </w:r>
      <w:r w:rsidRPr="008430AB">
        <w:rPr>
          <w:rStyle w:val="affff8"/>
          <w:rtl/>
        </w:rPr>
        <w:t>ויהי לחם שלמה ליום אחד שלשים כר סלת וששים כר קמח, עשרה בקר בראים ועשרה בקר רעי ומאה צאן לבד מאיל וצבי ויחמור וברברים אבוסים</w:t>
      </w:r>
      <w:r w:rsidRPr="008430AB">
        <w:rPr>
          <w:rStyle w:val="affff8"/>
          <w:rFonts w:hint="cs"/>
          <w:rtl/>
        </w:rPr>
        <w:t>'</w:t>
      </w:r>
    </w:p>
    <w:p w14:paraId="33EDD51E" w14:textId="1B104024" w:rsidR="006F071F" w:rsidRPr="00F40D4B" w:rsidRDefault="006F071F" w:rsidP="009B508D">
      <w:pPr>
        <w:rPr>
          <w:rtl/>
        </w:rPr>
      </w:pPr>
      <w:r w:rsidRPr="008430AB">
        <w:rPr>
          <w:rStyle w:val="affffc"/>
          <w:rtl/>
        </w:rPr>
        <w:t>ואמר</w:t>
      </w:r>
      <w:r w:rsidR="008430AB" w:rsidRPr="008430AB">
        <w:rPr>
          <w:rStyle w:val="affffc"/>
          <w:rFonts w:hint="cs"/>
          <w:rtl/>
        </w:rPr>
        <w:t>ו מרב</w:t>
      </w:r>
      <w:r w:rsidRPr="00F40D4B">
        <w:rPr>
          <w:rtl/>
        </w:rPr>
        <w:t xml:space="preserve">: הללו לעמילן של טבחים, </w:t>
      </w:r>
      <w:r w:rsidRPr="008430AB">
        <w:rPr>
          <w:rStyle w:val="affffc"/>
          <w:rtl/>
        </w:rPr>
        <w:t>ור</w:t>
      </w:r>
      <w:r w:rsidRPr="008430AB">
        <w:rPr>
          <w:rStyle w:val="affffc"/>
          <w:rFonts w:hint="cs"/>
          <w:rtl/>
        </w:rPr>
        <w:t>י</w:t>
      </w:r>
      <w:r w:rsidRPr="008430AB">
        <w:rPr>
          <w:rStyle w:val="affffc"/>
          <w:rtl/>
        </w:rPr>
        <w:t>"</w:t>
      </w:r>
      <w:r w:rsidRPr="008430AB">
        <w:rPr>
          <w:rStyle w:val="affffc"/>
          <w:rFonts w:hint="cs"/>
          <w:rtl/>
        </w:rPr>
        <w:t>צ</w:t>
      </w:r>
      <w:r w:rsidRPr="008430AB">
        <w:rPr>
          <w:rStyle w:val="affffc"/>
          <w:rtl/>
        </w:rPr>
        <w:t>:</w:t>
      </w:r>
      <w:r w:rsidRPr="00F40D4B">
        <w:rPr>
          <w:rtl/>
        </w:rPr>
        <w:t xml:space="preserve"> הללו לציקי קדירה.</w:t>
      </w:r>
    </w:p>
    <w:p w14:paraId="5ACBE149" w14:textId="77777777" w:rsidR="008430AB" w:rsidRDefault="006F071F" w:rsidP="008430AB">
      <w:pPr>
        <w:pStyle w:val="36"/>
        <w:framePr w:wrap="notBeside"/>
        <w:rPr>
          <w:rtl/>
        </w:rPr>
      </w:pPr>
      <w:r w:rsidRPr="00F40D4B">
        <w:rPr>
          <w:rtl/>
        </w:rPr>
        <w:t>וא</w:t>
      </w:r>
      <w:r w:rsidRPr="00F40D4B">
        <w:rPr>
          <w:rFonts w:hint="cs"/>
          <w:rtl/>
        </w:rPr>
        <w:t>רי</w:t>
      </w:r>
      <w:r w:rsidRPr="00F40D4B">
        <w:rPr>
          <w:rtl/>
        </w:rPr>
        <w:t>"</w:t>
      </w:r>
      <w:r w:rsidRPr="00F40D4B">
        <w:rPr>
          <w:rFonts w:hint="cs"/>
          <w:rtl/>
        </w:rPr>
        <w:t>צ</w:t>
      </w:r>
      <w:r w:rsidRPr="00F40D4B">
        <w:rPr>
          <w:rtl/>
        </w:rPr>
        <w:t>:</w:t>
      </w:r>
    </w:p>
    <w:p w14:paraId="43244554" w14:textId="7267A118" w:rsidR="00A6533C" w:rsidRPr="00F40D4B" w:rsidRDefault="006F071F" w:rsidP="009B508D">
      <w:pPr>
        <w:rPr>
          <w:rtl/>
        </w:rPr>
      </w:pPr>
      <w:r w:rsidRPr="00F40D4B">
        <w:rPr>
          <w:rtl/>
        </w:rPr>
        <w:t>אלף נשים היו לשלמה, כל אחת ואחת עשתה לו בביתה כך.</w:t>
      </w:r>
      <w:r w:rsidRPr="00F40D4B">
        <w:rPr>
          <w:rFonts w:hint="cs"/>
          <w:rtl/>
        </w:rPr>
        <w:t xml:space="preserve"> שכ'א סבורה שאצלה סועד היום</w:t>
      </w:r>
    </w:p>
    <w:p w14:paraId="79538FD5" w14:textId="17663343" w:rsidR="00A6533C" w:rsidRPr="008430AB" w:rsidRDefault="006F071F" w:rsidP="009B508D">
      <w:pPr>
        <w:rPr>
          <w:rStyle w:val="affff8"/>
          <w:rtl/>
        </w:rPr>
      </w:pPr>
      <w:r w:rsidRPr="00F40D4B">
        <w:rPr>
          <w:rtl/>
        </w:rPr>
        <w:lastRenderedPageBreak/>
        <w:t xml:space="preserve">ואילו </w:t>
      </w:r>
      <w:r w:rsidR="008430AB">
        <w:rPr>
          <w:rFonts w:hint="cs"/>
          <w:rtl/>
        </w:rPr>
        <w:t>ב</w:t>
      </w:r>
      <w:r w:rsidRPr="00F40D4B">
        <w:rPr>
          <w:rtl/>
        </w:rPr>
        <w:t xml:space="preserve">אברהם </w:t>
      </w:r>
      <w:r w:rsidRPr="008430AB">
        <w:rPr>
          <w:rStyle w:val="affff8"/>
          <w:rtl/>
        </w:rPr>
        <w:t xml:space="preserve">ואל הבקר רץ אברהם ויקח </w:t>
      </w:r>
      <w:r w:rsidR="00FD7E03" w:rsidRPr="00FD7E03">
        <w:rPr>
          <w:rStyle w:val="affffc"/>
          <w:rFonts w:hint="cs"/>
          <w:rtl/>
        </w:rPr>
        <w:t>א.</w:t>
      </w:r>
      <w:r w:rsidR="00FD7E03">
        <w:rPr>
          <w:rStyle w:val="affff8"/>
          <w:rFonts w:hint="cs"/>
          <w:rtl/>
        </w:rPr>
        <w:t xml:space="preserve"> </w:t>
      </w:r>
      <w:r w:rsidRPr="008430AB">
        <w:rPr>
          <w:rStyle w:val="affff8"/>
          <w:rtl/>
        </w:rPr>
        <w:t>בן בקר</w:t>
      </w:r>
      <w:r w:rsidR="008430AB">
        <w:rPr>
          <w:rStyle w:val="afffff2"/>
          <w:rFonts w:hint="cs"/>
          <w:rtl/>
        </w:rPr>
        <w:t xml:space="preserve"> </w:t>
      </w:r>
      <w:r w:rsidR="00FD7E03">
        <w:rPr>
          <w:rStyle w:val="afffff2"/>
          <w:rFonts w:hint="cs"/>
          <w:rtl/>
        </w:rPr>
        <w:t>ב</w:t>
      </w:r>
      <w:r w:rsidRPr="008430AB">
        <w:rPr>
          <w:rStyle w:val="afffff2"/>
          <w:rFonts w:hint="cs"/>
          <w:rtl/>
        </w:rPr>
        <w:t>,</w:t>
      </w:r>
      <w:r w:rsidRPr="008430AB">
        <w:rPr>
          <w:rStyle w:val="affff8"/>
          <w:rtl/>
        </w:rPr>
        <w:t xml:space="preserve"> רך</w:t>
      </w:r>
      <w:r w:rsidR="008430AB">
        <w:rPr>
          <w:rStyle w:val="afffff2"/>
          <w:rFonts w:hint="cs"/>
          <w:rtl/>
        </w:rPr>
        <w:t xml:space="preserve"> </w:t>
      </w:r>
      <w:r w:rsidR="00FD7E03" w:rsidRPr="00FD7E03">
        <w:rPr>
          <w:rStyle w:val="affffc"/>
          <w:rFonts w:hint="cs"/>
          <w:rtl/>
        </w:rPr>
        <w:t>ג</w:t>
      </w:r>
      <w:r w:rsidRPr="00FD7E03">
        <w:rPr>
          <w:rStyle w:val="affffc"/>
          <w:rFonts w:hint="cs"/>
          <w:rtl/>
        </w:rPr>
        <w:t>,</w:t>
      </w:r>
      <w:r w:rsidRPr="008430AB">
        <w:rPr>
          <w:rStyle w:val="affff8"/>
          <w:rtl/>
        </w:rPr>
        <w:t xml:space="preserve"> וטוב</w:t>
      </w:r>
      <w:r w:rsidRPr="008430AB">
        <w:rPr>
          <w:rStyle w:val="afffff2"/>
          <w:rtl/>
        </w:rPr>
        <w:t>,</w:t>
      </w:r>
    </w:p>
    <w:p w14:paraId="7DF6FB23" w14:textId="77777777" w:rsidR="008430AB" w:rsidRDefault="006F071F" w:rsidP="008430AB">
      <w:pPr>
        <w:pStyle w:val="36"/>
        <w:framePr w:wrap="notBeside"/>
        <w:rPr>
          <w:rtl/>
        </w:rPr>
      </w:pPr>
      <w:r w:rsidRPr="00F40D4B">
        <w:rPr>
          <w:rtl/>
        </w:rPr>
        <w:t>-</w:t>
      </w:r>
    </w:p>
    <w:p w14:paraId="3F7019D1" w14:textId="77777777" w:rsidR="008430AB" w:rsidRDefault="00237964" w:rsidP="009B508D">
      <w:pPr>
        <w:rPr>
          <w:rtl/>
        </w:rPr>
      </w:pPr>
      <w:r w:rsidRPr="00F40D4B">
        <w:rPr>
          <w:rtl/>
        </w:rPr>
        <w:t>שם</w:t>
      </w:r>
      <w:r w:rsidR="006F071F" w:rsidRPr="00F40D4B">
        <w:rPr>
          <w:rtl/>
        </w:rPr>
        <w:t xml:space="preserve"> </w:t>
      </w:r>
      <w:r w:rsidR="006F071F" w:rsidRPr="00F40D4B">
        <w:rPr>
          <w:rFonts w:hint="cs"/>
          <w:rtl/>
        </w:rPr>
        <w:t xml:space="preserve">ג' </w:t>
      </w:r>
      <w:r w:rsidR="008430AB">
        <w:rPr>
          <w:rFonts w:hint="cs"/>
          <w:rtl/>
        </w:rPr>
        <w:t>שורים</w:t>
      </w:r>
      <w:r w:rsidR="006F071F" w:rsidRPr="00F40D4B">
        <w:rPr>
          <w:rtl/>
        </w:rPr>
        <w:t xml:space="preserve"> ל</w:t>
      </w:r>
      <w:r w:rsidR="006F071F" w:rsidRPr="00F40D4B">
        <w:rPr>
          <w:rFonts w:hint="cs"/>
          <w:rtl/>
        </w:rPr>
        <w:t>ג'</w:t>
      </w:r>
      <w:r w:rsidR="006F071F" w:rsidRPr="00F40D4B">
        <w:rPr>
          <w:rtl/>
        </w:rPr>
        <w:t xml:space="preserve"> </w:t>
      </w:r>
      <w:r w:rsidR="008430AB">
        <w:rPr>
          <w:rFonts w:hint="cs"/>
          <w:rtl/>
        </w:rPr>
        <w:t>אנשים</w:t>
      </w:r>
      <w:r w:rsidR="006F071F" w:rsidRPr="00F40D4B">
        <w:rPr>
          <w:rtl/>
        </w:rPr>
        <w:t xml:space="preserve">, </w:t>
      </w:r>
    </w:p>
    <w:p w14:paraId="7CEC2C73" w14:textId="33974A7F" w:rsidR="006F071F" w:rsidRPr="00F40D4B" w:rsidRDefault="00237964" w:rsidP="008430AB">
      <w:pPr>
        <w:spacing w:after="60"/>
        <w:rPr>
          <w:rtl/>
        </w:rPr>
      </w:pPr>
      <w:r w:rsidRPr="00F40D4B">
        <w:rPr>
          <w:rtl/>
        </w:rPr>
        <w:t>כאן</w:t>
      </w:r>
      <w:r w:rsidR="006F071F" w:rsidRPr="00F40D4B">
        <w:rPr>
          <w:rtl/>
        </w:rPr>
        <w:t xml:space="preserve"> לכל ישראל ויהודה, </w:t>
      </w:r>
      <w:r w:rsidR="006F071F" w:rsidRPr="008430AB">
        <w:rPr>
          <w:rStyle w:val="affff8"/>
          <w:rtl/>
        </w:rPr>
        <w:t>יהודה וישראל רבים כחול אשר על הים.</w:t>
      </w:r>
    </w:p>
    <w:p w14:paraId="3A0FC93D" w14:textId="1E12BAE7" w:rsidR="008430AB" w:rsidRDefault="006F071F" w:rsidP="008430AB">
      <w:pPr>
        <w:jc w:val="center"/>
        <w:rPr>
          <w:rtl/>
        </w:rPr>
      </w:pPr>
      <w:r w:rsidRPr="008430AB">
        <w:rPr>
          <w:rStyle w:val="affff8"/>
          <w:rtl/>
        </w:rPr>
        <w:t>ברבורים אבוסים?</w:t>
      </w:r>
    </w:p>
    <w:p w14:paraId="1635EFA3" w14:textId="536D3C5A" w:rsidR="008430AB" w:rsidRDefault="006F071F" w:rsidP="008430AB">
      <w:pPr>
        <w:pStyle w:val="36"/>
        <w:framePr w:wrap="notBeside"/>
        <w:rPr>
          <w:rtl/>
        </w:rPr>
      </w:pPr>
      <w:r w:rsidRPr="008430AB">
        <w:rPr>
          <w:rStyle w:val="affffc"/>
          <w:rtl/>
        </w:rPr>
        <w:t>רב:</w:t>
      </w:r>
      <w:r w:rsidR="007E147C">
        <w:rPr>
          <w:rStyle w:val="affffc"/>
          <w:rFonts w:hint="cs"/>
          <w:rtl/>
        </w:rPr>
        <w:t xml:space="preserve"> א.</w:t>
      </w:r>
    </w:p>
    <w:p w14:paraId="0B723343" w14:textId="7A1EF4C8" w:rsidR="006F071F" w:rsidRPr="00F40D4B" w:rsidRDefault="006F071F" w:rsidP="008430AB">
      <w:pPr>
        <w:rPr>
          <w:rtl/>
        </w:rPr>
      </w:pPr>
      <w:r w:rsidRPr="00F40D4B">
        <w:rPr>
          <w:rtl/>
        </w:rPr>
        <w:t>שאובסים אותן בעל כרחן.</w:t>
      </w:r>
    </w:p>
    <w:p w14:paraId="1D9C3C15" w14:textId="4C77FEB8" w:rsidR="008430AB" w:rsidRDefault="006F071F" w:rsidP="008430AB">
      <w:pPr>
        <w:pStyle w:val="36"/>
        <w:framePr w:wrap="notBeside"/>
        <w:rPr>
          <w:rStyle w:val="affffc"/>
          <w:rtl/>
        </w:rPr>
      </w:pPr>
      <w:r w:rsidRPr="008430AB">
        <w:rPr>
          <w:rStyle w:val="affffc"/>
          <w:rtl/>
        </w:rPr>
        <w:t>ושמואל:</w:t>
      </w:r>
      <w:r w:rsidR="007E147C">
        <w:rPr>
          <w:rStyle w:val="affffc"/>
          <w:rFonts w:hint="cs"/>
          <w:rtl/>
        </w:rPr>
        <w:t xml:space="preserve"> ב.</w:t>
      </w:r>
    </w:p>
    <w:p w14:paraId="37255201" w14:textId="454827E6" w:rsidR="006F071F" w:rsidRPr="00F40D4B" w:rsidRDefault="006F071F" w:rsidP="008430AB">
      <w:pPr>
        <w:rPr>
          <w:rtl/>
        </w:rPr>
      </w:pPr>
      <w:r w:rsidRPr="00F40D4B">
        <w:rPr>
          <w:rtl/>
        </w:rPr>
        <w:t>שאבוסים ועומדים מאליהם.</w:t>
      </w:r>
    </w:p>
    <w:p w14:paraId="53C114E9" w14:textId="55DED5B7" w:rsidR="008430AB" w:rsidRDefault="006F071F" w:rsidP="008430AB">
      <w:pPr>
        <w:pStyle w:val="36"/>
        <w:framePr w:wrap="notBeside"/>
        <w:rPr>
          <w:rStyle w:val="affffc"/>
          <w:rtl/>
        </w:rPr>
      </w:pPr>
      <w:r w:rsidRPr="008430AB">
        <w:rPr>
          <w:rStyle w:val="affffc"/>
          <w:rtl/>
        </w:rPr>
        <w:t>ורי"ו:</w:t>
      </w:r>
      <w:r w:rsidR="007E147C">
        <w:rPr>
          <w:rStyle w:val="affffc"/>
          <w:rFonts w:hint="cs"/>
          <w:rtl/>
        </w:rPr>
        <w:t xml:space="preserve"> ג. </w:t>
      </w:r>
    </w:p>
    <w:p w14:paraId="2DC7C0D6" w14:textId="4308121B" w:rsidR="006F071F" w:rsidRPr="00F40D4B" w:rsidRDefault="006F071F" w:rsidP="008430AB">
      <w:pPr>
        <w:rPr>
          <w:rtl/>
        </w:rPr>
      </w:pPr>
      <w:r w:rsidRPr="00F40D4B">
        <w:rPr>
          <w:rtl/>
        </w:rPr>
        <w:t xml:space="preserve">מביאין תור ממרעיתו ותרנגולת מאשפתה </w:t>
      </w:r>
      <w:r w:rsidRPr="00F40D4B">
        <w:rPr>
          <w:rFonts w:hint="cs"/>
          <w:rtl/>
        </w:rPr>
        <w:t>שלא עשו מלאכה</w:t>
      </w:r>
      <w:r w:rsidRPr="00F40D4B">
        <w:rPr>
          <w:rtl/>
        </w:rPr>
        <w:t>.</w:t>
      </w:r>
    </w:p>
    <w:p w14:paraId="00D8976F" w14:textId="174BB5A0" w:rsidR="008430AB" w:rsidRDefault="006F071F" w:rsidP="008430AB">
      <w:pPr>
        <w:pStyle w:val="36"/>
        <w:framePr w:wrap="notBeside"/>
        <w:rPr>
          <w:rStyle w:val="affffc"/>
          <w:rtl/>
        </w:rPr>
      </w:pPr>
      <w:r w:rsidRPr="008430AB">
        <w:rPr>
          <w:rStyle w:val="affffc"/>
          <w:rtl/>
        </w:rPr>
        <w:t>ארי"ו:</w:t>
      </w:r>
      <w:r w:rsidR="007E147C">
        <w:rPr>
          <w:rStyle w:val="affffc"/>
          <w:rFonts w:hint="cs"/>
          <w:rtl/>
        </w:rPr>
        <w:t xml:space="preserve"> ד. </w:t>
      </w:r>
    </w:p>
    <w:p w14:paraId="633DAEBA" w14:textId="0F10A6CE" w:rsidR="006F071F" w:rsidRPr="00F40D4B" w:rsidRDefault="006F071F" w:rsidP="008430AB">
      <w:pPr>
        <w:rPr>
          <w:rtl/>
        </w:rPr>
      </w:pPr>
      <w:r w:rsidRPr="00F40D4B">
        <w:rPr>
          <w:rtl/>
        </w:rPr>
        <w:t>מובחר שבבהמות - שור, מובחר שבעופות - תרנגולת.</w:t>
      </w:r>
    </w:p>
    <w:p w14:paraId="278139D5" w14:textId="2074F51F" w:rsidR="008430AB" w:rsidRDefault="006F071F" w:rsidP="008430AB">
      <w:pPr>
        <w:pStyle w:val="36"/>
        <w:framePr w:wrap="notBeside"/>
        <w:rPr>
          <w:rtl/>
        </w:rPr>
      </w:pPr>
      <w:r w:rsidRPr="00F40D4B">
        <w:rPr>
          <w:rFonts w:hint="cs"/>
          <w:rtl/>
        </w:rPr>
        <w:t>א</w:t>
      </w:r>
      <w:r w:rsidRPr="00F40D4B">
        <w:rPr>
          <w:rtl/>
        </w:rPr>
        <w:t>מימר:</w:t>
      </w:r>
      <w:r w:rsidR="007E147C">
        <w:rPr>
          <w:rFonts w:hint="cs"/>
          <w:rtl/>
        </w:rPr>
        <w:t xml:space="preserve"> ה. </w:t>
      </w:r>
    </w:p>
    <w:p w14:paraId="2D5128C3" w14:textId="446D6F14" w:rsidR="00A6533C" w:rsidRPr="00F40D4B" w:rsidRDefault="006F071F" w:rsidP="007E147C">
      <w:pPr>
        <w:spacing w:after="60"/>
        <w:rPr>
          <w:rtl/>
        </w:rPr>
      </w:pPr>
      <w:r w:rsidRPr="00F40D4B">
        <w:rPr>
          <w:rFonts w:hint="cs"/>
          <w:rtl/>
        </w:rPr>
        <w:t xml:space="preserve">תרנגולת שחורה </w:t>
      </w:r>
      <w:r w:rsidR="007E147C">
        <w:rPr>
          <w:rFonts w:hint="cs"/>
          <w:rtl/>
        </w:rPr>
        <w:t xml:space="preserve">מפוטמת </w:t>
      </w:r>
      <w:r w:rsidRPr="00F40D4B">
        <w:rPr>
          <w:rFonts w:hint="cs"/>
          <w:rtl/>
        </w:rPr>
        <w:t>המצויה בין החרצנים ולא פוסעת אפי מעל קנה</w:t>
      </w:r>
      <w:r w:rsidR="007E147C">
        <w:rPr>
          <w:rFonts w:hint="cs"/>
          <w:rtl/>
        </w:rPr>
        <w:t xml:space="preserve"> </w:t>
      </w:r>
      <w:r w:rsidR="007E147C" w:rsidRPr="007E147C">
        <w:rPr>
          <w:rStyle w:val="afffff2"/>
          <w:rFonts w:hint="cs"/>
          <w:rtl/>
        </w:rPr>
        <w:t>לרוב שומנה</w:t>
      </w:r>
    </w:p>
    <w:p w14:paraId="66C22606" w14:textId="1FB2025D" w:rsidR="006F071F" w:rsidRPr="00F40D4B" w:rsidRDefault="006F071F" w:rsidP="007E147C">
      <w:pPr>
        <w:pStyle w:val="affff7"/>
        <w:jc w:val="center"/>
        <w:rPr>
          <w:rtl/>
        </w:rPr>
      </w:pPr>
      <w:r w:rsidRPr="00F40D4B">
        <w:rPr>
          <w:rtl/>
        </w:rPr>
        <w:t>ואל הבקר רץ אברהם.</w:t>
      </w:r>
    </w:p>
    <w:p w14:paraId="2AF5E93E" w14:textId="77777777" w:rsidR="007E147C" w:rsidRDefault="007E147C" w:rsidP="007E147C">
      <w:pPr>
        <w:pStyle w:val="36"/>
        <w:framePr w:wrap="notBeside"/>
        <w:rPr>
          <w:rtl/>
        </w:rPr>
      </w:pPr>
      <w:r>
        <w:rPr>
          <w:rFonts w:hint="cs"/>
          <w:rtl/>
        </w:rPr>
        <w:t>מרב</w:t>
      </w:r>
      <w:r w:rsidR="006F071F" w:rsidRPr="00F40D4B">
        <w:rPr>
          <w:rtl/>
        </w:rPr>
        <w:t>:</w:t>
      </w:r>
    </w:p>
    <w:p w14:paraId="6BCF6650" w14:textId="46435105" w:rsidR="00A6533C" w:rsidRPr="007E147C" w:rsidRDefault="006F071F" w:rsidP="009B508D">
      <w:pPr>
        <w:rPr>
          <w:rStyle w:val="afffff2"/>
          <w:rtl/>
        </w:rPr>
      </w:pPr>
      <w:r w:rsidRPr="007E147C">
        <w:rPr>
          <w:rStyle w:val="affff8"/>
          <w:rtl/>
        </w:rPr>
        <w:t>בן בקר</w:t>
      </w:r>
      <w:r w:rsidRPr="00F40D4B">
        <w:rPr>
          <w:rtl/>
        </w:rPr>
        <w:t xml:space="preserve">  אחד, </w:t>
      </w:r>
      <w:r w:rsidRPr="007E147C">
        <w:rPr>
          <w:rStyle w:val="affff8"/>
          <w:rtl/>
        </w:rPr>
        <w:t>רך</w:t>
      </w:r>
      <w:r w:rsidRPr="00F40D4B">
        <w:rPr>
          <w:rtl/>
        </w:rPr>
        <w:t xml:space="preserve"> שנים, </w:t>
      </w:r>
      <w:r w:rsidRPr="007E147C">
        <w:rPr>
          <w:rStyle w:val="affff8"/>
          <w:rtl/>
        </w:rPr>
        <w:t>וטוב</w:t>
      </w:r>
      <w:r w:rsidRPr="00F40D4B">
        <w:rPr>
          <w:rtl/>
        </w:rPr>
        <w:t xml:space="preserve"> שלשה.</w:t>
      </w:r>
      <w:r w:rsidR="007E147C">
        <w:rPr>
          <w:rStyle w:val="afffff2"/>
          <w:rFonts w:hint="cs"/>
          <w:rtl/>
        </w:rPr>
        <w:t xml:space="preserve"> </w:t>
      </w:r>
      <w:r w:rsidRPr="007E147C">
        <w:rPr>
          <w:rStyle w:val="afffff2"/>
          <w:rFonts w:hint="cs"/>
          <w:rtl/>
        </w:rPr>
        <w:t>מדטוב לדרשא רך נמי לדרשא]</w:t>
      </w:r>
    </w:p>
    <w:p w14:paraId="366F1EED" w14:textId="77777777" w:rsidR="007E147C" w:rsidRDefault="006F071F" w:rsidP="007E147C">
      <w:pPr>
        <w:pStyle w:val="36"/>
        <w:framePr w:wrap="notBeside"/>
        <w:rPr>
          <w:rtl/>
        </w:rPr>
      </w:pPr>
      <w:r w:rsidRPr="00F40D4B">
        <w:rPr>
          <w:rFonts w:hint="cs"/>
          <w:rtl/>
        </w:rPr>
        <w:t>והך</w:t>
      </w:r>
    </w:p>
    <w:p w14:paraId="5C823404" w14:textId="382C603C" w:rsidR="006F071F" w:rsidRPr="00F40D4B" w:rsidRDefault="006F071F" w:rsidP="007E147C">
      <w:pPr>
        <w:rPr>
          <w:rtl/>
        </w:rPr>
      </w:pPr>
      <w:r w:rsidRPr="007E147C">
        <w:rPr>
          <w:rStyle w:val="affff8"/>
          <w:rFonts w:hint="cs"/>
          <w:rtl/>
        </w:rPr>
        <w:t>ד'</w:t>
      </w:r>
      <w:r w:rsidRPr="007E147C">
        <w:rPr>
          <w:rStyle w:val="affff8"/>
          <w:rtl/>
        </w:rPr>
        <w:t>ויתן אל הנער וימהר לעשות אתו</w:t>
      </w:r>
      <w:r w:rsidRPr="007E147C">
        <w:rPr>
          <w:rStyle w:val="affff8"/>
          <w:rFonts w:hint="cs"/>
          <w:rtl/>
        </w:rPr>
        <w:t>'</w:t>
      </w:r>
      <w:r w:rsidRPr="00F40D4B">
        <w:rPr>
          <w:rtl/>
        </w:rPr>
        <w:t xml:space="preserve"> - כל </w:t>
      </w:r>
      <w:r w:rsidR="007E147C">
        <w:rPr>
          <w:rFonts w:hint="cs"/>
          <w:rtl/>
        </w:rPr>
        <w:t xml:space="preserve">פר אחד, לנער אחד. </w:t>
      </w:r>
    </w:p>
    <w:p w14:paraId="7EF3CF3D" w14:textId="77777777" w:rsidR="007E147C" w:rsidRDefault="007E147C" w:rsidP="007E147C">
      <w:pPr>
        <w:pStyle w:val="36"/>
        <w:framePr w:wrap="notBeside"/>
        <w:rPr>
          <w:rStyle w:val="affff8"/>
          <w:rtl/>
        </w:rPr>
      </w:pPr>
      <w:r>
        <w:rPr>
          <w:rStyle w:val="affff8"/>
          <w:rFonts w:hint="cs"/>
          <w:rtl/>
        </w:rPr>
        <w:t>והך</w:t>
      </w:r>
    </w:p>
    <w:p w14:paraId="0A12604A" w14:textId="7D747118" w:rsidR="006F071F" w:rsidRPr="00F40D4B" w:rsidRDefault="007E147C" w:rsidP="009B508D">
      <w:pPr>
        <w:rPr>
          <w:rtl/>
        </w:rPr>
      </w:pPr>
      <w:r>
        <w:rPr>
          <w:rStyle w:val="affff8"/>
          <w:rFonts w:hint="cs"/>
          <w:rtl/>
        </w:rPr>
        <w:t>'</w:t>
      </w:r>
      <w:r w:rsidR="006F071F" w:rsidRPr="007E147C">
        <w:rPr>
          <w:rStyle w:val="affff8"/>
          <w:rtl/>
        </w:rPr>
        <w:t>ובן הבקר אשר עשה ויתן לפניהם</w:t>
      </w:r>
      <w:r w:rsidR="006F071F" w:rsidRPr="007E147C">
        <w:rPr>
          <w:rStyle w:val="affff8"/>
          <w:rFonts w:hint="cs"/>
          <w:rtl/>
        </w:rPr>
        <w:t>'</w:t>
      </w:r>
      <w:r w:rsidR="006F071F" w:rsidRPr="00F40D4B">
        <w:rPr>
          <w:rtl/>
        </w:rPr>
        <w:t xml:space="preserve"> </w:t>
      </w:r>
      <w:r>
        <w:rPr>
          <w:rFonts w:hint="cs"/>
          <w:rtl/>
        </w:rPr>
        <w:t>-</w:t>
      </w:r>
      <w:r w:rsidR="006F071F" w:rsidRPr="00F40D4B">
        <w:rPr>
          <w:rtl/>
        </w:rPr>
        <w:t>ד</w:t>
      </w:r>
      <w:r w:rsidR="006F071F" w:rsidRPr="00F40D4B">
        <w:rPr>
          <w:rFonts w:hint="cs"/>
          <w:rtl/>
        </w:rPr>
        <w:t>כל אחד שהובא הביא לפניהם</w:t>
      </w:r>
      <w:r w:rsidR="006F071F" w:rsidRPr="00F40D4B">
        <w:rPr>
          <w:rtl/>
        </w:rPr>
        <w:t>.</w:t>
      </w:r>
    </w:p>
    <w:p w14:paraId="11A418A5" w14:textId="2CF688D0" w:rsidR="006F071F" w:rsidRPr="00F40D4B" w:rsidRDefault="006F071F" w:rsidP="007E147C">
      <w:pPr>
        <w:spacing w:after="60"/>
        <w:rPr>
          <w:rtl/>
        </w:rPr>
      </w:pPr>
      <w:r w:rsidRPr="00F40D4B">
        <w:rPr>
          <w:rFonts w:hint="cs"/>
          <w:rtl/>
        </w:rPr>
        <w:t xml:space="preserve">וג' כדי </w:t>
      </w:r>
      <w:r w:rsidRPr="00F40D4B">
        <w:rPr>
          <w:rtl/>
        </w:rPr>
        <w:t>להאכילן שלש לשונות בחרדל.</w:t>
      </w:r>
    </w:p>
    <w:p w14:paraId="48E1FF4E" w14:textId="77777777" w:rsidR="007E147C" w:rsidRDefault="006F071F" w:rsidP="007E147C">
      <w:pPr>
        <w:pStyle w:val="36"/>
        <w:framePr w:wrap="notBeside"/>
        <w:rPr>
          <w:rtl/>
        </w:rPr>
      </w:pPr>
      <w:r w:rsidRPr="00F40D4B">
        <w:rPr>
          <w:rtl/>
        </w:rPr>
        <w:t>•</w:t>
      </w:r>
      <w:r w:rsidRPr="00F40D4B">
        <w:rPr>
          <w:rFonts w:hint="cs"/>
          <w:rtl/>
        </w:rPr>
        <w:t xml:space="preserve"> רתב</w:t>
      </w:r>
      <w:r w:rsidRPr="00F40D4B">
        <w:rPr>
          <w:rtl/>
        </w:rPr>
        <w:t>"</w:t>
      </w:r>
      <w:r w:rsidRPr="00F40D4B">
        <w:rPr>
          <w:rFonts w:hint="cs"/>
          <w:rtl/>
        </w:rPr>
        <w:t>ח</w:t>
      </w:r>
    </w:p>
    <w:p w14:paraId="4BFAB5F0" w14:textId="77777777" w:rsidR="007E147C" w:rsidRDefault="006F071F" w:rsidP="007E147C">
      <w:pPr>
        <w:pStyle w:val="affff9"/>
        <w:rPr>
          <w:rtl/>
        </w:rPr>
      </w:pPr>
      <w:r w:rsidRPr="00F40D4B">
        <w:rPr>
          <w:rtl/>
        </w:rPr>
        <w:t xml:space="preserve">לעולם אל ישנה אדם מן המנהג, </w:t>
      </w:r>
    </w:p>
    <w:p w14:paraId="52A4C502" w14:textId="2515AF81" w:rsidR="00A6533C" w:rsidRPr="00F40D4B" w:rsidRDefault="006F071F" w:rsidP="009B508D">
      <w:pPr>
        <w:rPr>
          <w:rtl/>
        </w:rPr>
      </w:pPr>
      <w:r w:rsidRPr="00F40D4B">
        <w:rPr>
          <w:rtl/>
        </w:rPr>
        <w:t>שהרי משה עלה למרום - ולא אכל לחם,</w:t>
      </w:r>
    </w:p>
    <w:p w14:paraId="6CB49413" w14:textId="61714D06" w:rsidR="006F071F" w:rsidRPr="00F40D4B" w:rsidRDefault="006F071F" w:rsidP="007E147C">
      <w:pPr>
        <w:rPr>
          <w:rtl/>
        </w:rPr>
      </w:pPr>
      <w:r w:rsidRPr="00F40D4B">
        <w:rPr>
          <w:rtl/>
        </w:rPr>
        <w:t>מלאכי השרת ירדו למטה – ו</w:t>
      </w:r>
      <w:r w:rsidRPr="00F40D4B">
        <w:rPr>
          <w:rFonts w:hint="cs"/>
          <w:rtl/>
        </w:rPr>
        <w:t xml:space="preserve">נראו כמי </w:t>
      </w:r>
      <w:r w:rsidRPr="00F40D4B">
        <w:rPr>
          <w:rtl/>
        </w:rPr>
        <w:t>שאכלו ושתו.</w:t>
      </w:r>
    </w:p>
    <w:p w14:paraId="20BC6C4C" w14:textId="77777777" w:rsidR="007E147C" w:rsidRDefault="007E147C" w:rsidP="007E147C">
      <w:pPr>
        <w:pStyle w:val="36"/>
        <w:framePr w:wrap="notBeside"/>
        <w:rPr>
          <w:rtl/>
        </w:rPr>
      </w:pPr>
      <w:r>
        <w:rPr>
          <w:rFonts w:hint="cs"/>
          <w:rtl/>
        </w:rPr>
        <w:t>ר'י מרב</w:t>
      </w:r>
      <w:r w:rsidR="006F071F" w:rsidRPr="00F40D4B">
        <w:rPr>
          <w:rtl/>
        </w:rPr>
        <w:t>:</w:t>
      </w:r>
    </w:p>
    <w:p w14:paraId="136B2812" w14:textId="73413695" w:rsidR="00A6533C" w:rsidRPr="00695C3C" w:rsidRDefault="006F071F" w:rsidP="009B508D">
      <w:pPr>
        <w:rPr>
          <w:spacing w:val="-2"/>
          <w:sz w:val="30"/>
          <w:szCs w:val="16"/>
          <w:rtl/>
        </w:rPr>
      </w:pPr>
      <w:r w:rsidRPr="00695C3C">
        <w:rPr>
          <w:spacing w:val="-2"/>
          <w:sz w:val="30"/>
          <w:szCs w:val="16"/>
          <w:rtl/>
        </w:rPr>
        <w:t>כל מה שעשה אברהם למלאכי השרת בעצמו עשה הק</w:t>
      </w:r>
      <w:r w:rsidRPr="00695C3C">
        <w:rPr>
          <w:rFonts w:hint="cs"/>
          <w:spacing w:val="-2"/>
          <w:sz w:val="30"/>
          <w:szCs w:val="16"/>
          <w:rtl/>
        </w:rPr>
        <w:t>ב</w:t>
      </w:r>
      <w:r w:rsidRPr="00695C3C">
        <w:rPr>
          <w:spacing w:val="-2"/>
          <w:sz w:val="30"/>
          <w:szCs w:val="16"/>
          <w:rtl/>
        </w:rPr>
        <w:t>"</w:t>
      </w:r>
      <w:r w:rsidRPr="00695C3C">
        <w:rPr>
          <w:rFonts w:hint="cs"/>
          <w:spacing w:val="-2"/>
          <w:sz w:val="30"/>
          <w:szCs w:val="16"/>
          <w:rtl/>
        </w:rPr>
        <w:t xml:space="preserve">ה </w:t>
      </w:r>
      <w:r w:rsidRPr="00695C3C">
        <w:rPr>
          <w:spacing w:val="-2"/>
          <w:sz w:val="30"/>
          <w:szCs w:val="16"/>
          <w:rtl/>
        </w:rPr>
        <w:t>לבניו בעצמו,</w:t>
      </w:r>
    </w:p>
    <w:p w14:paraId="6187E161" w14:textId="2D32DD93" w:rsidR="006F071F" w:rsidRPr="00F40D4B" w:rsidRDefault="006F071F" w:rsidP="00695C3C">
      <w:pPr>
        <w:spacing w:after="60"/>
        <w:rPr>
          <w:rtl/>
        </w:rPr>
      </w:pPr>
      <w:r w:rsidRPr="00695C3C">
        <w:rPr>
          <w:spacing w:val="-2"/>
          <w:sz w:val="30"/>
          <w:szCs w:val="16"/>
          <w:rtl/>
        </w:rPr>
        <w:t>וכל מה שעשה אברהם על ידי שליח - עשה הקב"ה לבניו על ידי שליח.</w:t>
      </w:r>
    </w:p>
    <w:p w14:paraId="6AA5B8F0" w14:textId="77777777" w:rsidR="007E147C" w:rsidRDefault="006F071F" w:rsidP="007E147C">
      <w:pPr>
        <w:pStyle w:val="36"/>
        <w:framePr w:wrap="notBeside"/>
        <w:rPr>
          <w:rtl/>
        </w:rPr>
      </w:pPr>
      <w:r w:rsidRPr="00F40D4B">
        <w:rPr>
          <w:rtl/>
        </w:rPr>
        <w:t>•</w:t>
      </w:r>
    </w:p>
    <w:p w14:paraId="34DE4192" w14:textId="4486CA33" w:rsidR="006F071F" w:rsidRPr="007E147C" w:rsidRDefault="006F071F" w:rsidP="009B508D">
      <w:pPr>
        <w:rPr>
          <w:rStyle w:val="affff8"/>
          <w:rtl/>
        </w:rPr>
      </w:pPr>
      <w:r w:rsidRPr="007E147C">
        <w:rPr>
          <w:rStyle w:val="affff8"/>
          <w:rFonts w:hint="cs"/>
          <w:rtl/>
        </w:rPr>
        <w:t>'</w:t>
      </w:r>
      <w:r w:rsidRPr="007E147C">
        <w:rPr>
          <w:rStyle w:val="affff8"/>
          <w:rtl/>
        </w:rPr>
        <w:t>ואל הבקר רץ אברהם</w:t>
      </w:r>
      <w:r w:rsidRPr="007E147C">
        <w:rPr>
          <w:rStyle w:val="affff8"/>
          <w:rFonts w:hint="cs"/>
          <w:rtl/>
        </w:rPr>
        <w:t>'</w:t>
      </w:r>
      <w:r w:rsidRPr="007E147C">
        <w:rPr>
          <w:rStyle w:val="affff8"/>
          <w:rtl/>
        </w:rPr>
        <w:t xml:space="preserve"> -</w:t>
      </w:r>
      <w:r w:rsidRPr="00F40D4B">
        <w:rPr>
          <w:rtl/>
        </w:rPr>
        <w:t xml:space="preserve"> </w:t>
      </w:r>
      <w:r w:rsidRPr="007E147C">
        <w:rPr>
          <w:rStyle w:val="affff8"/>
          <w:rtl/>
        </w:rPr>
        <w:t>ורוח נסע מאת ה'.</w:t>
      </w:r>
    </w:p>
    <w:p w14:paraId="2635491B" w14:textId="77777777" w:rsidR="007E147C" w:rsidRDefault="006F071F" w:rsidP="007E147C">
      <w:pPr>
        <w:pStyle w:val="36"/>
        <w:framePr w:wrap="notBeside"/>
        <w:rPr>
          <w:rtl/>
        </w:rPr>
      </w:pPr>
      <w:r w:rsidRPr="00F40D4B">
        <w:rPr>
          <w:rtl/>
        </w:rPr>
        <w:t>•</w:t>
      </w:r>
    </w:p>
    <w:p w14:paraId="4D865721" w14:textId="152B80BF" w:rsidR="006F071F" w:rsidRPr="007E147C" w:rsidRDefault="006F071F" w:rsidP="009B508D">
      <w:pPr>
        <w:rPr>
          <w:rStyle w:val="affff8"/>
          <w:rtl/>
        </w:rPr>
      </w:pPr>
      <w:r w:rsidRPr="007E147C">
        <w:rPr>
          <w:rStyle w:val="affff8"/>
          <w:rFonts w:hint="cs"/>
          <w:rtl/>
        </w:rPr>
        <w:t>'</w:t>
      </w:r>
      <w:r w:rsidRPr="007E147C">
        <w:rPr>
          <w:rStyle w:val="affff8"/>
          <w:rtl/>
        </w:rPr>
        <w:t>ויקח חמאה וחלב</w:t>
      </w:r>
      <w:r w:rsidRPr="007E147C">
        <w:rPr>
          <w:rStyle w:val="affff8"/>
          <w:rFonts w:hint="cs"/>
          <w:rtl/>
        </w:rPr>
        <w:t>'</w:t>
      </w:r>
      <w:r w:rsidRPr="007E147C">
        <w:rPr>
          <w:rStyle w:val="affff8"/>
          <w:rtl/>
        </w:rPr>
        <w:t xml:space="preserve"> -</w:t>
      </w:r>
      <w:r w:rsidRPr="00F40D4B">
        <w:rPr>
          <w:rtl/>
        </w:rPr>
        <w:t xml:space="preserve"> </w:t>
      </w:r>
      <w:r w:rsidRPr="007E147C">
        <w:rPr>
          <w:rStyle w:val="affff8"/>
          <w:rtl/>
        </w:rPr>
        <w:t>הנני ממטיר לכם לחם מן השמים.</w:t>
      </w:r>
    </w:p>
    <w:p w14:paraId="013E8E3D" w14:textId="77777777" w:rsidR="007E147C" w:rsidRDefault="006F071F" w:rsidP="007E147C">
      <w:pPr>
        <w:pStyle w:val="36"/>
        <w:framePr w:wrap="notBeside"/>
        <w:rPr>
          <w:rtl/>
        </w:rPr>
      </w:pPr>
      <w:r w:rsidRPr="00F40D4B">
        <w:rPr>
          <w:rtl/>
        </w:rPr>
        <w:t>•</w:t>
      </w:r>
    </w:p>
    <w:p w14:paraId="35C965B4" w14:textId="1365D7DA" w:rsidR="006F071F" w:rsidRPr="007E147C" w:rsidRDefault="006F071F" w:rsidP="009B508D">
      <w:pPr>
        <w:rPr>
          <w:rStyle w:val="affff8"/>
          <w:rtl/>
        </w:rPr>
      </w:pPr>
      <w:r w:rsidRPr="007E147C">
        <w:rPr>
          <w:rStyle w:val="affff8"/>
          <w:rFonts w:hint="cs"/>
          <w:rtl/>
        </w:rPr>
        <w:t>'</w:t>
      </w:r>
      <w:r w:rsidRPr="007E147C">
        <w:rPr>
          <w:rStyle w:val="affff8"/>
          <w:rtl/>
        </w:rPr>
        <w:t>והוא עמד עליהם תחת העץ</w:t>
      </w:r>
      <w:r w:rsidRPr="007E147C">
        <w:rPr>
          <w:rStyle w:val="affff8"/>
          <w:rFonts w:hint="cs"/>
          <w:rtl/>
        </w:rPr>
        <w:t>'</w:t>
      </w:r>
      <w:r w:rsidRPr="00F40D4B">
        <w:rPr>
          <w:rtl/>
        </w:rPr>
        <w:t xml:space="preserve"> -</w:t>
      </w:r>
      <w:r w:rsidRPr="007E147C">
        <w:rPr>
          <w:rStyle w:val="affff8"/>
          <w:rtl/>
        </w:rPr>
        <w:t xml:space="preserve"> הנני עמד לפניך שם על הצור [וגו'].</w:t>
      </w:r>
    </w:p>
    <w:p w14:paraId="0BFF2A94" w14:textId="77777777" w:rsidR="007E147C" w:rsidRDefault="006F071F" w:rsidP="007E147C">
      <w:pPr>
        <w:pStyle w:val="36"/>
        <w:framePr w:wrap="notBeside"/>
        <w:rPr>
          <w:rtl/>
        </w:rPr>
      </w:pPr>
      <w:r w:rsidRPr="00F40D4B">
        <w:rPr>
          <w:rtl/>
        </w:rPr>
        <w:lastRenderedPageBreak/>
        <w:t>•</w:t>
      </w:r>
    </w:p>
    <w:p w14:paraId="0A4F86A2" w14:textId="3944C9FD" w:rsidR="006F071F" w:rsidRPr="00F40D4B" w:rsidRDefault="006F071F" w:rsidP="007E147C">
      <w:pPr>
        <w:pStyle w:val="affff7"/>
        <w:rPr>
          <w:rtl/>
        </w:rPr>
      </w:pPr>
      <w:r w:rsidRPr="00F40D4B">
        <w:rPr>
          <w:rFonts w:hint="cs"/>
          <w:rtl/>
        </w:rPr>
        <w:t>'</w:t>
      </w:r>
      <w:r>
        <w:rPr>
          <w:rStyle w:val="affff8"/>
          <w:rtl/>
          <w:rPrChange w:id="9010" w:author="מנוע פסוקים" w:date="2026-10-05T16:38:06Z">
            <w:rPr>
              <w:rtl/>
            </w:rPr>
          </w:rPrChange>
        </w:rPr>
        <w:t xml:space="preserve">ואברהם הלך עמם לשלחם</w:t>
      </w:r>
      <w:r w:rsidRPr="00F40D4B">
        <w:rPr>
          <w:rFonts w:hint="cs"/>
          <w:rtl/>
        </w:rPr>
        <w:t>'</w:t>
      </w:r>
      <w:r w:rsidRPr="00F40D4B">
        <w:rPr>
          <w:rtl/>
        </w:rPr>
        <w:t xml:space="preserve"> - וה' הלך לפניהם יומם.</w:t>
      </w:r>
    </w:p>
    <w:p w14:paraId="68C333CF" w14:textId="77777777" w:rsidR="007E147C" w:rsidRDefault="006F071F" w:rsidP="007E147C">
      <w:pPr>
        <w:pStyle w:val="36"/>
        <w:framePr w:wrap="notBeside"/>
        <w:rPr>
          <w:rtl/>
        </w:rPr>
      </w:pPr>
      <w:r w:rsidRPr="00F40D4B">
        <w:rPr>
          <w:rtl/>
        </w:rPr>
        <w:t>•</w:t>
      </w:r>
    </w:p>
    <w:p w14:paraId="27EC98F8" w14:textId="74CA801C" w:rsidR="006F071F" w:rsidRPr="00F40D4B" w:rsidRDefault="006F071F" w:rsidP="00695C3C">
      <w:pPr>
        <w:pStyle w:val="affff7"/>
        <w:spacing w:after="60"/>
        <w:rPr>
          <w:rtl/>
        </w:rPr>
      </w:pPr>
      <w:r w:rsidRPr="00F40D4B">
        <w:rPr>
          <w:rFonts w:hint="cs"/>
          <w:rtl/>
        </w:rPr>
        <w:t>'</w:t>
      </w:r>
      <w:r>
        <w:rPr>
          <w:rStyle w:val="affff8"/>
          <w:rtl/>
          <w:rPrChange w:id="9011" w:author="מנוע פסוקים" w:date="2026-10-05T16:38:06Z">
            <w:rPr>
              <w:rtl/>
            </w:rPr>
          </w:rPrChange>
        </w:rPr>
        <w:t xml:space="preserve">יקח נא מעט מים</w:t>
      </w:r>
      <w:r w:rsidRPr="00F40D4B">
        <w:rPr>
          <w:rFonts w:hint="cs"/>
          <w:rtl/>
        </w:rPr>
        <w:t>'</w:t>
      </w:r>
      <w:r>
        <w:rPr>
          <w:rtl/>
        </w:rPr>
        <w:t xml:space="preserve"> - </w:t>
      </w:r>
      <w:r>
        <w:rPr>
          <w:rStyle w:val="affff8"/>
          <w:rtl/>
          <w:rPrChange w:id="9012" w:author="מנוע פסוקים" w:date="2026-10-05T16:38:06Z">
            <w:rPr>
              <w:rtl/>
            </w:rPr>
          </w:rPrChange>
        </w:rPr>
        <w:t xml:space="preserve">והכית בצור ויצאו ממנו מים ושתה העם</w:t>
      </w:r>
      <w:r>
        <w:rPr>
          <w:rtl/>
        </w:rPr>
        <w:t xml:space="preserve">.</w:t>
      </w:r>
    </w:p>
    <w:p w14:paraId="19026824" w14:textId="000EBE4F" w:rsidR="007E147C" w:rsidRDefault="007E147C" w:rsidP="007E147C">
      <w:pPr>
        <w:pStyle w:val="36"/>
        <w:framePr w:wrap="notBeside"/>
        <w:rPr>
          <w:rtl/>
        </w:rPr>
      </w:pPr>
      <w:r>
        <w:rPr>
          <w:rFonts w:hint="cs"/>
          <w:rtl/>
        </w:rPr>
        <w:t>וחלק א</w:t>
      </w:r>
      <w:r w:rsidR="006F071F" w:rsidRPr="00F40D4B">
        <w:rPr>
          <w:rtl/>
        </w:rPr>
        <w:t>ר</w:t>
      </w:r>
      <w:r w:rsidR="006F071F" w:rsidRPr="00F40D4B">
        <w:rPr>
          <w:rFonts w:hint="cs"/>
          <w:rtl/>
        </w:rPr>
        <w:t>חב</w:t>
      </w:r>
      <w:r w:rsidR="006F071F" w:rsidRPr="00F40D4B">
        <w:rPr>
          <w:rtl/>
        </w:rPr>
        <w:t>"</w:t>
      </w:r>
      <w:r w:rsidR="006F071F" w:rsidRPr="00F40D4B">
        <w:rPr>
          <w:rFonts w:hint="cs"/>
          <w:rtl/>
        </w:rPr>
        <w:t>ח</w:t>
      </w:r>
    </w:p>
    <w:p w14:paraId="2AD2403B" w14:textId="77777777" w:rsidR="007E147C" w:rsidRDefault="007E147C" w:rsidP="009B508D">
      <w:pPr>
        <w:rPr>
          <w:rtl/>
        </w:rPr>
      </w:pPr>
      <w:r w:rsidRPr="007E147C">
        <w:rPr>
          <w:rStyle w:val="affffc"/>
          <w:rFonts w:hint="cs"/>
          <w:rtl/>
        </w:rPr>
        <w:t>ד</w:t>
      </w:r>
      <w:r w:rsidR="006F071F" w:rsidRPr="007E147C">
        <w:rPr>
          <w:rStyle w:val="affffc"/>
          <w:rtl/>
        </w:rPr>
        <w:t>ת</w:t>
      </w:r>
      <w:r w:rsidR="006F071F" w:rsidRPr="007E147C">
        <w:rPr>
          <w:rStyle w:val="affffc"/>
          <w:rFonts w:hint="cs"/>
          <w:rtl/>
        </w:rPr>
        <w:t>דר</w:t>
      </w:r>
      <w:r w:rsidR="006F071F" w:rsidRPr="007E147C">
        <w:rPr>
          <w:rStyle w:val="affffc"/>
          <w:rtl/>
        </w:rPr>
        <w:t>"</w:t>
      </w:r>
      <w:r w:rsidR="006F071F" w:rsidRPr="007E147C">
        <w:rPr>
          <w:rStyle w:val="affffc"/>
          <w:rFonts w:hint="cs"/>
          <w:rtl/>
        </w:rPr>
        <w:t>י</w:t>
      </w:r>
      <w:r w:rsidR="006F071F" w:rsidRPr="007E147C">
        <w:rPr>
          <w:rStyle w:val="affffc"/>
          <w:rtl/>
        </w:rPr>
        <w:t>:</w:t>
      </w:r>
      <w:r w:rsidR="006F071F" w:rsidRPr="00F40D4B">
        <w:rPr>
          <w:rtl/>
        </w:rPr>
        <w:t xml:space="preserve"> בשכר שלשה זכו לשלשה, </w:t>
      </w:r>
    </w:p>
    <w:p w14:paraId="0F5857B1" w14:textId="4B34273E" w:rsidR="00A6533C" w:rsidRPr="00F40D4B" w:rsidRDefault="006F071F" w:rsidP="009B508D">
      <w:pPr>
        <w:rPr>
          <w:rtl/>
        </w:rPr>
      </w:pPr>
      <w:r w:rsidRPr="00F40D4B">
        <w:rPr>
          <w:rtl/>
        </w:rPr>
        <w:t xml:space="preserve">בשכר </w:t>
      </w:r>
      <w:r w:rsidRPr="007E147C">
        <w:rPr>
          <w:rStyle w:val="affff8"/>
          <w:rtl/>
        </w:rPr>
        <w:t>חמאה וחלב</w:t>
      </w:r>
      <w:r w:rsidRPr="00F40D4B">
        <w:rPr>
          <w:rtl/>
        </w:rPr>
        <w:t xml:space="preserve"> - זכו למן,</w:t>
      </w:r>
    </w:p>
    <w:p w14:paraId="427F5FA7" w14:textId="5C12F673" w:rsidR="007E147C" w:rsidRDefault="006F071F" w:rsidP="009B508D">
      <w:pPr>
        <w:rPr>
          <w:rtl/>
        </w:rPr>
      </w:pPr>
      <w:r w:rsidRPr="00F40D4B">
        <w:rPr>
          <w:rtl/>
        </w:rPr>
        <w:t xml:space="preserve">בשכר </w:t>
      </w:r>
      <w:r w:rsidRPr="007E147C">
        <w:rPr>
          <w:rStyle w:val="affff8"/>
          <w:rFonts w:hint="cs"/>
          <w:rtl/>
        </w:rPr>
        <w:t>'</w:t>
      </w:r>
      <w:r w:rsidRPr="007E147C">
        <w:rPr>
          <w:rStyle w:val="affff8"/>
          <w:rtl/>
        </w:rPr>
        <w:t>והוא עמד עליהם</w:t>
      </w:r>
      <w:r w:rsidRPr="007E147C">
        <w:rPr>
          <w:rStyle w:val="affff8"/>
          <w:rFonts w:hint="cs"/>
          <w:rtl/>
        </w:rPr>
        <w:t>'</w:t>
      </w:r>
      <w:r w:rsidRPr="007E147C">
        <w:rPr>
          <w:rStyle w:val="affff8"/>
          <w:rtl/>
        </w:rPr>
        <w:t xml:space="preserve"> -</w:t>
      </w:r>
      <w:r w:rsidRPr="00F40D4B">
        <w:rPr>
          <w:rtl/>
        </w:rPr>
        <w:t xml:space="preserve"> זכו לעמוד הענן, </w:t>
      </w:r>
      <w:r w:rsidR="007E147C" w:rsidRPr="007E147C">
        <w:rPr>
          <w:rStyle w:val="afffff2"/>
          <w:rFonts w:hint="cs"/>
          <w:rtl/>
        </w:rPr>
        <w:t>שלא כדרשת רב</w:t>
      </w:r>
      <w:r w:rsidR="007E147C">
        <w:rPr>
          <w:rStyle w:val="afffff2"/>
          <w:rFonts w:hint="cs"/>
          <w:rtl/>
        </w:rPr>
        <w:t>.</w:t>
      </w:r>
    </w:p>
    <w:p w14:paraId="5333EF3D" w14:textId="2568D9FC" w:rsidR="006F071F" w:rsidRPr="00F40D4B" w:rsidRDefault="006F071F" w:rsidP="007E147C">
      <w:pPr>
        <w:spacing w:after="60"/>
        <w:rPr>
          <w:rtl/>
        </w:rPr>
      </w:pPr>
      <w:r w:rsidRPr="00F40D4B">
        <w:rPr>
          <w:rtl/>
        </w:rPr>
        <w:t xml:space="preserve">בשכר </w:t>
      </w:r>
      <w:r w:rsidRPr="007E147C">
        <w:rPr>
          <w:rStyle w:val="affff8"/>
          <w:rtl/>
        </w:rPr>
        <w:t>יקח נא מעט מים -</w:t>
      </w:r>
      <w:r w:rsidRPr="00F40D4B">
        <w:rPr>
          <w:rtl/>
        </w:rPr>
        <w:t xml:space="preserve"> זכו לבארה של מרים.</w:t>
      </w:r>
    </w:p>
    <w:p w14:paraId="3BBB7582" w14:textId="33694850" w:rsidR="007E147C" w:rsidRDefault="006F071F" w:rsidP="007E147C">
      <w:pPr>
        <w:pStyle w:val="36"/>
        <w:framePr w:wrap="notBeside"/>
        <w:rPr>
          <w:rtl/>
        </w:rPr>
      </w:pPr>
      <w:r w:rsidRPr="00F40D4B">
        <w:rPr>
          <w:rtl/>
        </w:rPr>
        <w:t>•</w:t>
      </w:r>
      <w:r w:rsidR="007E147C">
        <w:rPr>
          <w:rFonts w:hint="cs"/>
          <w:rtl/>
        </w:rPr>
        <w:t xml:space="preserve"> </w:t>
      </w:r>
      <w:r w:rsidR="007E147C" w:rsidRPr="00F40D4B">
        <w:rPr>
          <w:rFonts w:hint="cs"/>
          <w:rtl/>
        </w:rPr>
        <w:t>ריב</w:t>
      </w:r>
      <w:r w:rsidR="007E147C" w:rsidRPr="00F40D4B">
        <w:rPr>
          <w:rtl/>
        </w:rPr>
        <w:t>"</w:t>
      </w:r>
      <w:r w:rsidR="007E147C" w:rsidRPr="00F40D4B">
        <w:rPr>
          <w:rFonts w:hint="cs"/>
          <w:rtl/>
        </w:rPr>
        <w:t>י</w:t>
      </w:r>
      <w:r w:rsidR="007E147C">
        <w:rPr>
          <w:rFonts w:hint="cs"/>
          <w:rtl/>
        </w:rPr>
        <w:t>:</w:t>
      </w:r>
    </w:p>
    <w:p w14:paraId="0A6DEBAD" w14:textId="4541F21A" w:rsidR="006F071F" w:rsidRPr="00F40D4B" w:rsidRDefault="006F071F" w:rsidP="009B508D">
      <w:pPr>
        <w:rPr>
          <w:rtl/>
        </w:rPr>
      </w:pPr>
      <w:r w:rsidRPr="007E147C">
        <w:rPr>
          <w:rStyle w:val="affff8"/>
          <w:rFonts w:hint="cs"/>
          <w:rtl/>
        </w:rPr>
        <w:t>'</w:t>
      </w:r>
      <w:r w:rsidRPr="007E147C">
        <w:rPr>
          <w:rStyle w:val="affff8"/>
          <w:rtl/>
        </w:rPr>
        <w:t>יקח נא מעט מים ורחצו רגליכם</w:t>
      </w:r>
      <w:r w:rsidRPr="007E147C">
        <w:rPr>
          <w:rStyle w:val="affff8"/>
          <w:rFonts w:hint="cs"/>
          <w:rtl/>
        </w:rPr>
        <w:t>'</w:t>
      </w:r>
      <w:r w:rsidRPr="007E147C">
        <w:rPr>
          <w:rStyle w:val="affff8"/>
          <w:rtl/>
        </w:rPr>
        <w:t>,</w:t>
      </w:r>
      <w:r w:rsidRPr="00F40D4B">
        <w:rPr>
          <w:rtl/>
        </w:rPr>
        <w:t xml:space="preserve"> </w:t>
      </w:r>
      <w:r w:rsidRPr="007E147C">
        <w:rPr>
          <w:rStyle w:val="affffc"/>
          <w:rtl/>
        </w:rPr>
        <w:t>אמרו לו:</w:t>
      </w:r>
      <w:r w:rsidRPr="00F40D4B">
        <w:rPr>
          <w:rtl/>
        </w:rPr>
        <w:t xml:space="preserve"> וכי בערביים חשדתנו שהם משתחוים לאבק רגליהם? כבר יצא ממנו ישמעאל.</w:t>
      </w:r>
    </w:p>
    <w:p w14:paraId="434B7725" w14:textId="3766F82C" w:rsidR="007E147C" w:rsidRDefault="006F071F" w:rsidP="007E147C">
      <w:pPr>
        <w:pStyle w:val="36"/>
        <w:framePr w:wrap="notBeside"/>
        <w:rPr>
          <w:rtl/>
        </w:rPr>
      </w:pPr>
      <w:r w:rsidRPr="00F40D4B">
        <w:rPr>
          <w:rtl/>
        </w:rPr>
        <w:t>•</w:t>
      </w:r>
      <w:r w:rsidR="007E147C" w:rsidRPr="007E147C">
        <w:rPr>
          <w:rStyle w:val="affffc"/>
          <w:rFonts w:hint="cs"/>
          <w:rtl/>
        </w:rPr>
        <w:t xml:space="preserve"> רחב</w:t>
      </w:r>
      <w:r w:rsidR="007E147C" w:rsidRPr="007E147C">
        <w:rPr>
          <w:rStyle w:val="affffc"/>
          <w:rtl/>
        </w:rPr>
        <w:t>"</w:t>
      </w:r>
      <w:r w:rsidR="007E147C" w:rsidRPr="007E147C">
        <w:rPr>
          <w:rStyle w:val="affffc"/>
          <w:rFonts w:hint="cs"/>
          <w:rtl/>
        </w:rPr>
        <w:t>ח</w:t>
      </w:r>
      <w:r w:rsidR="007E147C" w:rsidRPr="007E147C">
        <w:rPr>
          <w:rStyle w:val="affffc"/>
          <w:rtl/>
        </w:rPr>
        <w:t>:</w:t>
      </w:r>
    </w:p>
    <w:p w14:paraId="1CCE95C8" w14:textId="77777777" w:rsidR="007E147C" w:rsidRDefault="006F071F" w:rsidP="009B508D">
      <w:pPr>
        <w:rPr>
          <w:rtl/>
        </w:rPr>
      </w:pPr>
      <w:r w:rsidRPr="007E147C">
        <w:rPr>
          <w:rStyle w:val="affff8"/>
          <w:rFonts w:hint="cs"/>
          <w:rtl/>
        </w:rPr>
        <w:t>'</w:t>
      </w:r>
      <w:r w:rsidRPr="007E147C">
        <w:rPr>
          <w:rStyle w:val="affff8"/>
          <w:rtl/>
        </w:rPr>
        <w:t>וירא אליו ה' באלני ממרא והוא ישב פתח האהל כחם היום</w:t>
      </w:r>
      <w:r w:rsidRPr="007E147C">
        <w:rPr>
          <w:rStyle w:val="affff8"/>
          <w:rFonts w:hint="cs"/>
          <w:rtl/>
        </w:rPr>
        <w:t>'</w:t>
      </w:r>
      <w:r w:rsidRPr="00F40D4B">
        <w:rPr>
          <w:rFonts w:hint="cs"/>
          <w:rtl/>
        </w:rPr>
        <w:t xml:space="preserve"> </w:t>
      </w:r>
    </w:p>
    <w:p w14:paraId="35F710A2" w14:textId="4FDAB87A" w:rsidR="006F071F" w:rsidRPr="00F40D4B" w:rsidRDefault="006F071F" w:rsidP="009B508D">
      <w:pPr>
        <w:rPr>
          <w:rtl/>
        </w:rPr>
      </w:pPr>
      <w:r w:rsidRPr="00F40D4B">
        <w:rPr>
          <w:rtl/>
        </w:rPr>
        <w:t>יום שלישי של מילה של אברהם היה, ובא הקב"ה לשאול באברהם.</w:t>
      </w:r>
    </w:p>
    <w:p w14:paraId="6245E6F3" w14:textId="4D840A61" w:rsidR="006F071F" w:rsidRPr="00F40D4B" w:rsidRDefault="006F071F" w:rsidP="009B508D">
      <w:pPr>
        <w:rPr>
          <w:rtl/>
        </w:rPr>
      </w:pPr>
      <w:r w:rsidRPr="00F40D4B">
        <w:rPr>
          <w:rtl/>
        </w:rPr>
        <w:t>הוציא הקב"ה חמה מנרתיקה כדי שלא יטריח אותו צדיק באורחים.</w:t>
      </w:r>
    </w:p>
    <w:p w14:paraId="4BBBA72A" w14:textId="77777777" w:rsidR="007E147C" w:rsidRDefault="006F071F" w:rsidP="009B508D">
      <w:pPr>
        <w:rPr>
          <w:rtl/>
        </w:rPr>
      </w:pPr>
      <w:r w:rsidRPr="00F40D4B">
        <w:rPr>
          <w:rFonts w:hint="cs"/>
          <w:rtl/>
        </w:rPr>
        <w:t>שלחו ל</w:t>
      </w:r>
      <w:r w:rsidRPr="00F40D4B">
        <w:rPr>
          <w:rtl/>
        </w:rPr>
        <w:t>אליעזר ל</w:t>
      </w:r>
      <w:r w:rsidRPr="00F40D4B">
        <w:rPr>
          <w:rFonts w:hint="cs"/>
          <w:rtl/>
        </w:rPr>
        <w:t>יצא החוצה</w:t>
      </w:r>
      <w:r w:rsidR="007E147C">
        <w:rPr>
          <w:rFonts w:hint="cs"/>
          <w:rtl/>
        </w:rPr>
        <w:t>,</w:t>
      </w:r>
      <w:r w:rsidRPr="00F40D4B">
        <w:rPr>
          <w:rFonts w:hint="cs"/>
          <w:rtl/>
        </w:rPr>
        <w:t xml:space="preserve"> ולא מצא</w:t>
      </w:r>
      <w:r w:rsidR="007E147C">
        <w:rPr>
          <w:rFonts w:hint="cs"/>
          <w:rtl/>
        </w:rPr>
        <w:t>,</w:t>
      </w:r>
      <w:r w:rsidRPr="00F40D4B">
        <w:rPr>
          <w:rFonts w:hint="cs"/>
          <w:rtl/>
        </w:rPr>
        <w:t xml:space="preserve"> </w:t>
      </w:r>
    </w:p>
    <w:p w14:paraId="2EB9D8C9" w14:textId="2E7F0C5D" w:rsidR="006F071F" w:rsidRPr="00F40D4B" w:rsidRDefault="006F071F" w:rsidP="009B508D">
      <w:pPr>
        <w:rPr>
          <w:rtl/>
        </w:rPr>
      </w:pPr>
      <w:r w:rsidRPr="007E147C">
        <w:rPr>
          <w:rStyle w:val="affffc"/>
          <w:rFonts w:hint="cs"/>
          <w:rtl/>
        </w:rPr>
        <w:t>א</w:t>
      </w:r>
      <w:r w:rsidRPr="007E147C">
        <w:rPr>
          <w:rStyle w:val="affffc"/>
          <w:rtl/>
        </w:rPr>
        <w:t>"</w:t>
      </w:r>
      <w:r w:rsidRPr="007E147C">
        <w:rPr>
          <w:rStyle w:val="affffc"/>
          <w:rFonts w:hint="cs"/>
          <w:rtl/>
        </w:rPr>
        <w:t>ל</w:t>
      </w:r>
      <w:r w:rsidRPr="00F40D4B">
        <w:rPr>
          <w:rFonts w:hint="cs"/>
          <w:rtl/>
        </w:rPr>
        <w:t xml:space="preserve"> שאינו מאמינו</w:t>
      </w:r>
      <w:r w:rsidR="00295389">
        <w:rPr>
          <w:rFonts w:hint="cs"/>
          <w:rtl/>
        </w:rPr>
        <w:t>,</w:t>
      </w:r>
      <w:r w:rsidRPr="00F40D4B">
        <w:rPr>
          <w:rFonts w:hint="cs"/>
          <w:rtl/>
        </w:rPr>
        <w:t xml:space="preserve"> </w:t>
      </w:r>
      <w:r w:rsidR="007E147C" w:rsidRPr="00295389">
        <w:rPr>
          <w:rStyle w:val="affffc"/>
          <w:rFonts w:hint="cs"/>
          <w:rtl/>
        </w:rPr>
        <w:t>וזו שאומרים בא''י:</w:t>
      </w:r>
      <w:r w:rsidR="007E147C">
        <w:rPr>
          <w:rFonts w:hint="cs"/>
          <w:rtl/>
        </w:rPr>
        <w:t xml:space="preserve"> </w:t>
      </w:r>
      <w:r w:rsidRPr="00F40D4B">
        <w:rPr>
          <w:rFonts w:hint="cs"/>
          <w:rtl/>
        </w:rPr>
        <w:t>אין אמונה בעבדים</w:t>
      </w:r>
      <w:r w:rsidR="007E147C">
        <w:rPr>
          <w:rFonts w:hint="cs"/>
          <w:rtl/>
        </w:rPr>
        <w:t>,</w:t>
      </w:r>
    </w:p>
    <w:p w14:paraId="2ABE6F10" w14:textId="77777777" w:rsidR="006F071F" w:rsidRPr="007E147C" w:rsidRDefault="006F071F" w:rsidP="009B508D">
      <w:pPr>
        <w:rPr>
          <w:rStyle w:val="affff8"/>
          <w:rtl/>
        </w:rPr>
      </w:pPr>
      <w:r w:rsidRPr="00F40D4B">
        <w:rPr>
          <w:rFonts w:hint="cs"/>
          <w:rtl/>
        </w:rPr>
        <w:t>יצא הוא וראה</w:t>
      </w:r>
      <w:r w:rsidRPr="00F40D4B">
        <w:rPr>
          <w:rtl/>
        </w:rPr>
        <w:t xml:space="preserve"> ל</w:t>
      </w:r>
      <w:r w:rsidRPr="00F40D4B">
        <w:rPr>
          <w:rFonts w:hint="cs"/>
          <w:rtl/>
        </w:rPr>
        <w:t xml:space="preserve">אור </w:t>
      </w:r>
      <w:r w:rsidRPr="00F40D4B">
        <w:rPr>
          <w:rtl/>
        </w:rPr>
        <w:t xml:space="preserve">הקב"ה </w:t>
      </w:r>
      <w:r w:rsidRPr="00F40D4B">
        <w:rPr>
          <w:rFonts w:hint="cs"/>
          <w:rtl/>
        </w:rPr>
        <w:t>הניצב בפתח</w:t>
      </w:r>
      <w:r w:rsidRPr="00F40D4B">
        <w:rPr>
          <w:rtl/>
        </w:rPr>
        <w:t xml:space="preserve">, </w:t>
      </w:r>
      <w:r w:rsidRPr="007E147C">
        <w:rPr>
          <w:rStyle w:val="affffc"/>
          <w:rFonts w:hint="cs"/>
          <w:rtl/>
        </w:rPr>
        <w:t>ו</w:t>
      </w:r>
      <w:r w:rsidRPr="007E147C">
        <w:rPr>
          <w:rStyle w:val="affffc"/>
          <w:rtl/>
        </w:rPr>
        <w:t>היינו</w:t>
      </w:r>
      <w:r w:rsidRPr="00F40D4B">
        <w:rPr>
          <w:rtl/>
        </w:rPr>
        <w:t xml:space="preserve"> </w:t>
      </w:r>
      <w:r w:rsidRPr="007E147C">
        <w:rPr>
          <w:rStyle w:val="affff8"/>
          <w:rtl/>
        </w:rPr>
        <w:t>ד</w:t>
      </w:r>
      <w:r w:rsidRPr="007E147C">
        <w:rPr>
          <w:rStyle w:val="affff8"/>
          <w:rFonts w:hint="cs"/>
          <w:rtl/>
        </w:rPr>
        <w:t>'</w:t>
      </w:r>
      <w:r w:rsidRPr="007E147C">
        <w:rPr>
          <w:rStyle w:val="affff8"/>
          <w:rtl/>
        </w:rPr>
        <w:t>אל נא תעבור מעל עבדך</w:t>
      </w:r>
      <w:r w:rsidRPr="007E147C">
        <w:rPr>
          <w:rStyle w:val="affff8"/>
          <w:rFonts w:hint="cs"/>
          <w:rtl/>
        </w:rPr>
        <w:t>'</w:t>
      </w:r>
      <w:r w:rsidRPr="007E147C">
        <w:rPr>
          <w:rStyle w:val="affff8"/>
          <w:rtl/>
        </w:rPr>
        <w:t>.</w:t>
      </w:r>
    </w:p>
    <w:p w14:paraId="05BD74A7" w14:textId="0A4D280B" w:rsidR="00A6533C" w:rsidRPr="007E147C" w:rsidRDefault="007E147C" w:rsidP="00295389">
      <w:pPr>
        <w:spacing w:after="60"/>
        <w:rPr>
          <w:rStyle w:val="affff8"/>
          <w:rtl/>
        </w:rPr>
      </w:pPr>
      <w:r>
        <w:rPr>
          <w:rFonts w:hint="cs"/>
          <w:rtl/>
        </w:rPr>
        <w:t xml:space="preserve">כשראה שחובש ומתיר תחבושת במקום המילה, </w:t>
      </w:r>
      <w:r w:rsidR="006F071F" w:rsidRPr="007E147C">
        <w:rPr>
          <w:rStyle w:val="affffc"/>
          <w:rFonts w:hint="cs"/>
          <w:rtl/>
        </w:rPr>
        <w:t>אמר</w:t>
      </w:r>
      <w:r w:rsidR="006F071F" w:rsidRPr="00F40D4B">
        <w:rPr>
          <w:rFonts w:hint="cs"/>
          <w:rtl/>
        </w:rPr>
        <w:t xml:space="preserve"> </w:t>
      </w:r>
      <w:r>
        <w:rPr>
          <w:rFonts w:hint="cs"/>
          <w:rtl/>
        </w:rPr>
        <w:t xml:space="preserve">אין </w:t>
      </w:r>
      <w:r w:rsidR="006F071F" w:rsidRPr="00F40D4B">
        <w:rPr>
          <w:rFonts w:hint="cs"/>
          <w:rtl/>
        </w:rPr>
        <w:t xml:space="preserve">דרך ארץ לעמוד כאן וזהו </w:t>
      </w:r>
      <w:r w:rsidR="006F071F" w:rsidRPr="007E147C">
        <w:rPr>
          <w:rStyle w:val="affff8"/>
          <w:rFonts w:hint="cs"/>
          <w:rtl/>
        </w:rPr>
        <w:t>ד'</w:t>
      </w:r>
      <w:r w:rsidR="006F071F" w:rsidRPr="007E147C">
        <w:rPr>
          <w:rStyle w:val="affff8"/>
          <w:rtl/>
        </w:rPr>
        <w:t>וישא עיניו וירא והנה שלשה אנשים נצבים עליו וירא וירץ לקראתם</w:t>
      </w:r>
      <w:r w:rsidR="006F071F" w:rsidRPr="007E147C">
        <w:rPr>
          <w:rStyle w:val="affff8"/>
          <w:rFonts w:hint="cs"/>
          <w:rtl/>
        </w:rPr>
        <w:t>'</w:t>
      </w:r>
      <w:r w:rsidR="006F071F" w:rsidRPr="007E147C">
        <w:rPr>
          <w:rStyle w:val="affff8"/>
          <w:rtl/>
        </w:rPr>
        <w:t>.</w:t>
      </w:r>
      <w:r>
        <w:rPr>
          <w:rStyle w:val="affff8"/>
          <w:rFonts w:hint="cs"/>
          <w:rtl/>
        </w:rPr>
        <w:t xml:space="preserve"> </w:t>
      </w:r>
      <w:r w:rsidR="006F071F" w:rsidRPr="00F40D4B">
        <w:rPr>
          <w:rFonts w:hint="cs"/>
          <w:rtl/>
        </w:rPr>
        <w:t xml:space="preserve">דבתחילה </w:t>
      </w:r>
      <w:r>
        <w:rPr>
          <w:rFonts w:hint="cs"/>
          <w:rtl/>
        </w:rPr>
        <w:t xml:space="preserve">באו </w:t>
      </w:r>
      <w:r w:rsidR="006F071F" w:rsidRPr="00F40D4B">
        <w:rPr>
          <w:rFonts w:hint="cs"/>
          <w:rtl/>
        </w:rPr>
        <w:t xml:space="preserve">אליו וכשראו לצערו אמרו </w:t>
      </w:r>
      <w:r w:rsidR="00295389">
        <w:rPr>
          <w:rFonts w:hint="cs"/>
          <w:rtl/>
        </w:rPr>
        <w:t xml:space="preserve">שאי''ז </w:t>
      </w:r>
      <w:r w:rsidR="006F071F" w:rsidRPr="00F40D4B">
        <w:rPr>
          <w:rFonts w:hint="cs"/>
          <w:rtl/>
        </w:rPr>
        <w:t xml:space="preserve">דרך ארץ לעמוד שם, ולכן </w:t>
      </w:r>
      <w:r w:rsidR="006F071F" w:rsidRPr="007E147C">
        <w:rPr>
          <w:rStyle w:val="affff8"/>
          <w:rFonts w:hint="cs"/>
          <w:rtl/>
        </w:rPr>
        <w:t>וירץ לקראתם</w:t>
      </w:r>
      <w:r w:rsidR="00295389">
        <w:rPr>
          <w:rStyle w:val="affff8"/>
          <w:rFonts w:hint="cs"/>
          <w:rtl/>
        </w:rPr>
        <w:t>.</w:t>
      </w:r>
    </w:p>
    <w:p w14:paraId="1D1F342F" w14:textId="77777777" w:rsidR="00295389" w:rsidRDefault="006F071F" w:rsidP="00295389">
      <w:pPr>
        <w:rPr>
          <w:rtl/>
        </w:rPr>
      </w:pPr>
      <w:r w:rsidRPr="00295389">
        <w:rPr>
          <w:rStyle w:val="affff8"/>
          <w:rFonts w:hint="cs"/>
          <w:rtl/>
        </w:rPr>
        <w:t>'</w:t>
      </w:r>
      <w:r w:rsidRPr="00295389">
        <w:rPr>
          <w:rStyle w:val="affff8"/>
          <w:rtl/>
        </w:rPr>
        <w:t>שלשה אנשים</w:t>
      </w:r>
      <w:r w:rsidRPr="00295389">
        <w:rPr>
          <w:rStyle w:val="affff8"/>
          <w:rFonts w:hint="cs"/>
          <w:rtl/>
        </w:rPr>
        <w:t>'</w:t>
      </w:r>
      <w:r w:rsidRPr="00F40D4B">
        <w:rPr>
          <w:rtl/>
        </w:rPr>
        <w:t xml:space="preserve"> - </w:t>
      </w:r>
      <w:r w:rsidRPr="00295389">
        <w:rPr>
          <w:b/>
          <w:bCs/>
          <w:rtl/>
        </w:rPr>
        <w:t>מיכאל</w:t>
      </w:r>
      <w:r w:rsidRPr="00F40D4B">
        <w:rPr>
          <w:rtl/>
        </w:rPr>
        <w:t xml:space="preserve"> - שבא לבשר את שרה, </w:t>
      </w:r>
    </w:p>
    <w:p w14:paraId="2FA2C574" w14:textId="6A501414" w:rsidR="006F071F" w:rsidRPr="00F40D4B" w:rsidRDefault="006F071F" w:rsidP="00295389">
      <w:pPr>
        <w:rPr>
          <w:rtl/>
        </w:rPr>
      </w:pPr>
      <w:r w:rsidRPr="00295389">
        <w:rPr>
          <w:b/>
          <w:bCs/>
          <w:rtl/>
        </w:rPr>
        <w:t>רפאל</w:t>
      </w:r>
      <w:r w:rsidRPr="00F40D4B">
        <w:rPr>
          <w:rtl/>
        </w:rPr>
        <w:t xml:space="preserve"> - שבא לרפא את אברהם,</w:t>
      </w:r>
      <w:r w:rsidR="00295389">
        <w:rPr>
          <w:rFonts w:hint="cs"/>
          <w:rtl/>
        </w:rPr>
        <w:t xml:space="preserve"> </w:t>
      </w:r>
      <w:r w:rsidRPr="00295389">
        <w:rPr>
          <w:b/>
          <w:bCs/>
          <w:rtl/>
        </w:rPr>
        <w:t>גבריאל</w:t>
      </w:r>
      <w:r w:rsidRPr="00F40D4B">
        <w:rPr>
          <w:rtl/>
        </w:rPr>
        <w:t xml:space="preserve"> </w:t>
      </w:r>
      <w:r w:rsidR="00295389">
        <w:rPr>
          <w:rtl/>
        </w:rPr>
        <w:t>–</w:t>
      </w:r>
      <w:r w:rsidRPr="00F40D4B">
        <w:rPr>
          <w:rtl/>
        </w:rPr>
        <w:t xml:space="preserve"> </w:t>
      </w:r>
      <w:r w:rsidR="00295389">
        <w:rPr>
          <w:rFonts w:hint="cs"/>
          <w:rtl/>
        </w:rPr>
        <w:t xml:space="preserve">להפוך את </w:t>
      </w:r>
      <w:r w:rsidRPr="00F40D4B">
        <w:rPr>
          <w:rtl/>
        </w:rPr>
        <w:t>סדום.</w:t>
      </w:r>
    </w:p>
    <w:p w14:paraId="4DDCCFD1" w14:textId="77777777" w:rsidR="00295389" w:rsidRDefault="006F071F" w:rsidP="00295389">
      <w:pPr>
        <w:pStyle w:val="36"/>
        <w:framePr w:wrap="notBeside"/>
        <w:rPr>
          <w:rtl/>
        </w:rPr>
      </w:pPr>
      <w:r w:rsidRPr="00F40D4B">
        <w:rPr>
          <w:rtl/>
        </w:rPr>
        <w:t>ו</w:t>
      </w:r>
      <w:r w:rsidRPr="00F40D4B">
        <w:rPr>
          <w:rFonts w:hint="cs"/>
          <w:rtl/>
        </w:rPr>
        <w:t>הך</w:t>
      </w:r>
    </w:p>
    <w:p w14:paraId="127DBB00" w14:textId="00F9EC44" w:rsidR="006F071F" w:rsidRPr="00F40D4B" w:rsidRDefault="006F071F" w:rsidP="009B508D">
      <w:pPr>
        <w:rPr>
          <w:rtl/>
        </w:rPr>
      </w:pPr>
      <w:r w:rsidRPr="00295389">
        <w:rPr>
          <w:rStyle w:val="affff8"/>
          <w:rFonts w:hint="cs"/>
          <w:rtl/>
        </w:rPr>
        <w:t>ד'</w:t>
      </w:r>
      <w:r w:rsidRPr="00295389">
        <w:rPr>
          <w:rStyle w:val="affff8"/>
          <w:rtl/>
        </w:rPr>
        <w:t>ויבאו שני המלאכים סדמה בערב!</w:t>
      </w:r>
      <w:r w:rsidRPr="00F40D4B">
        <w:rPr>
          <w:rtl/>
        </w:rPr>
        <w:t xml:space="preserve"> </w:t>
      </w:r>
      <w:r w:rsidR="00295389">
        <w:rPr>
          <w:rFonts w:hint="cs"/>
          <w:rtl/>
        </w:rPr>
        <w:t xml:space="preserve">שהלך </w:t>
      </w:r>
      <w:r w:rsidRPr="00F40D4B">
        <w:rPr>
          <w:rtl/>
        </w:rPr>
        <w:t xml:space="preserve">מיכאל </w:t>
      </w:r>
      <w:r w:rsidR="00295389">
        <w:rPr>
          <w:rFonts w:hint="cs"/>
          <w:rtl/>
        </w:rPr>
        <w:t xml:space="preserve">עמו להציל </w:t>
      </w:r>
      <w:r w:rsidRPr="00F40D4B">
        <w:rPr>
          <w:rtl/>
        </w:rPr>
        <w:t>ללוט.</w:t>
      </w:r>
    </w:p>
    <w:p w14:paraId="7C7BA9E4" w14:textId="5B7A237A" w:rsidR="006F071F" w:rsidRPr="00F40D4B" w:rsidRDefault="00295389" w:rsidP="00295389">
      <w:pPr>
        <w:spacing w:after="60"/>
        <w:rPr>
          <w:rtl/>
        </w:rPr>
      </w:pPr>
      <w:r w:rsidRPr="00295389">
        <w:rPr>
          <w:rStyle w:val="affffc"/>
          <w:rFonts w:hint="cs"/>
          <w:rtl/>
        </w:rPr>
        <w:lastRenderedPageBreak/>
        <w:t>כן מדוייק</w:t>
      </w:r>
      <w:r>
        <w:rPr>
          <w:rFonts w:hint="cs"/>
          <w:rtl/>
        </w:rPr>
        <w:t xml:space="preserve"> </w:t>
      </w:r>
      <w:r w:rsidR="006F071F" w:rsidRPr="00F40D4B">
        <w:rPr>
          <w:rFonts w:hint="cs"/>
          <w:rtl/>
        </w:rPr>
        <w:t>ד</w:t>
      </w:r>
      <w:r w:rsidR="006F071F" w:rsidRPr="00295389">
        <w:rPr>
          <w:rStyle w:val="affff8"/>
          <w:rFonts w:hint="cs"/>
          <w:rtl/>
        </w:rPr>
        <w:t>'</w:t>
      </w:r>
      <w:r w:rsidR="006F071F" w:rsidRPr="00295389">
        <w:rPr>
          <w:rStyle w:val="affff8"/>
          <w:rtl/>
        </w:rPr>
        <w:t>ויהפך את הערים האל</w:t>
      </w:r>
      <w:r w:rsidR="006F071F" w:rsidRPr="00295389">
        <w:rPr>
          <w:rStyle w:val="affff8"/>
          <w:rFonts w:hint="cs"/>
          <w:rtl/>
        </w:rPr>
        <w:t>'</w:t>
      </w:r>
      <w:r w:rsidR="006F071F" w:rsidRPr="00F40D4B">
        <w:rPr>
          <w:rtl/>
        </w:rPr>
        <w:t xml:space="preserve"> ולא ויהפכו, ש"מ.</w:t>
      </w:r>
    </w:p>
    <w:p w14:paraId="2F318731" w14:textId="77777777" w:rsidR="006F071F" w:rsidRPr="00F40D4B" w:rsidRDefault="006F071F" w:rsidP="00A6533C">
      <w:pPr>
        <w:pStyle w:val="affe"/>
        <w:framePr w:wrap="around"/>
        <w:rPr>
          <w:rtl/>
        </w:rPr>
      </w:pPr>
      <w:r w:rsidRPr="00F40D4B">
        <w:rPr>
          <w:rtl/>
        </w:rPr>
        <w:t>פז.</w:t>
      </w:r>
    </w:p>
    <w:p w14:paraId="6C0920E7" w14:textId="15390259" w:rsidR="00295389" w:rsidRDefault="00295389" w:rsidP="00295389">
      <w:pPr>
        <w:pStyle w:val="36"/>
        <w:framePr w:wrap="notBeside"/>
        <w:rPr>
          <w:rtl/>
        </w:rPr>
      </w:pPr>
      <w:r>
        <w:rPr>
          <w:rFonts w:hint="cs"/>
          <w:rtl/>
        </w:rPr>
        <w:t>ר"א:</w:t>
      </w:r>
    </w:p>
    <w:p w14:paraId="36F02485" w14:textId="7694886A" w:rsidR="00A6533C" w:rsidRPr="00295389" w:rsidRDefault="006F071F" w:rsidP="009B508D">
      <w:pPr>
        <w:rPr>
          <w:rStyle w:val="affff8"/>
          <w:rtl/>
        </w:rPr>
      </w:pPr>
      <w:r w:rsidRPr="00295389">
        <w:rPr>
          <w:rFonts w:hint="cs"/>
          <w:b/>
          <w:bCs/>
          <w:rtl/>
        </w:rPr>
        <w:t>ב</w:t>
      </w:r>
      <w:r w:rsidRPr="00295389">
        <w:rPr>
          <w:b/>
          <w:bCs/>
          <w:rtl/>
        </w:rPr>
        <w:t>אברהם</w:t>
      </w:r>
      <w:r w:rsidRPr="00F40D4B">
        <w:rPr>
          <w:rFonts w:hint="cs"/>
          <w:rtl/>
        </w:rPr>
        <w:t xml:space="preserve"> </w:t>
      </w:r>
      <w:r w:rsidRPr="00295389">
        <w:rPr>
          <w:rStyle w:val="affff8"/>
          <w:rFonts w:hint="cs"/>
          <w:rtl/>
        </w:rPr>
        <w:t>'</w:t>
      </w:r>
      <w:r w:rsidRPr="00295389">
        <w:rPr>
          <w:rStyle w:val="affff8"/>
          <w:rtl/>
        </w:rPr>
        <w:t>כן תעשה כאשר דברת</w:t>
      </w:r>
      <w:r w:rsidRPr="00295389">
        <w:rPr>
          <w:rStyle w:val="affff8"/>
          <w:rFonts w:hint="cs"/>
          <w:rtl/>
        </w:rPr>
        <w:t>'</w:t>
      </w:r>
      <w:r w:rsidRPr="00F40D4B">
        <w:rPr>
          <w:rFonts w:hint="cs"/>
          <w:rtl/>
        </w:rPr>
        <w:t xml:space="preserve"> </w:t>
      </w:r>
      <w:r w:rsidRPr="00295389">
        <w:rPr>
          <w:rFonts w:hint="cs"/>
          <w:b/>
          <w:bCs/>
          <w:rtl/>
        </w:rPr>
        <w:t>וב</w:t>
      </w:r>
      <w:r w:rsidRPr="00295389">
        <w:rPr>
          <w:b/>
          <w:bCs/>
          <w:rtl/>
        </w:rPr>
        <w:t>לוט</w:t>
      </w:r>
      <w:r w:rsidRPr="00F40D4B">
        <w:rPr>
          <w:rtl/>
        </w:rPr>
        <w:t xml:space="preserve"> </w:t>
      </w:r>
      <w:r w:rsidRPr="00295389">
        <w:rPr>
          <w:rStyle w:val="affff8"/>
          <w:rFonts w:hint="cs"/>
          <w:rtl/>
        </w:rPr>
        <w:t>'</w:t>
      </w:r>
      <w:r w:rsidRPr="00295389">
        <w:rPr>
          <w:rStyle w:val="affff8"/>
          <w:rtl/>
        </w:rPr>
        <w:t>ויפצר בם מאד</w:t>
      </w:r>
      <w:r w:rsidRPr="00295389">
        <w:rPr>
          <w:rStyle w:val="affff8"/>
          <w:rFonts w:hint="cs"/>
          <w:rtl/>
        </w:rPr>
        <w:t>'</w:t>
      </w:r>
    </w:p>
    <w:p w14:paraId="449A9BED" w14:textId="1AF85391" w:rsidR="006F071F" w:rsidRPr="00F40D4B" w:rsidRDefault="006F071F" w:rsidP="009B508D">
      <w:pPr>
        <w:rPr>
          <w:rtl/>
        </w:rPr>
      </w:pPr>
      <w:r w:rsidRPr="00F40D4B">
        <w:rPr>
          <w:rtl/>
        </w:rPr>
        <w:t>מכאן שמסרבין לקטן ואין מסרבין לגדול.</w:t>
      </w:r>
    </w:p>
    <w:p w14:paraId="64D79FD4" w14:textId="77777777" w:rsidR="00295389" w:rsidRDefault="00295389" w:rsidP="00295389">
      <w:pPr>
        <w:pStyle w:val="36"/>
        <w:framePr w:wrap="notBeside"/>
        <w:rPr>
          <w:rtl/>
        </w:rPr>
      </w:pPr>
      <w:r w:rsidRPr="00F40D4B">
        <w:rPr>
          <w:rFonts w:hint="cs"/>
          <w:rtl/>
        </w:rPr>
        <w:t>ר</w:t>
      </w:r>
      <w:r w:rsidRPr="00F40D4B">
        <w:rPr>
          <w:rtl/>
        </w:rPr>
        <w:t>"</w:t>
      </w:r>
      <w:r w:rsidRPr="00F40D4B">
        <w:rPr>
          <w:rFonts w:hint="cs"/>
          <w:rtl/>
        </w:rPr>
        <w:t>א</w:t>
      </w:r>
      <w:r w:rsidRPr="00F40D4B">
        <w:rPr>
          <w:rtl/>
        </w:rPr>
        <w:t>:</w:t>
      </w:r>
    </w:p>
    <w:p w14:paraId="0001CC63" w14:textId="2CA7B452" w:rsidR="00A6533C" w:rsidRPr="00F40D4B" w:rsidRDefault="006F071F" w:rsidP="009B508D">
      <w:pPr>
        <w:rPr>
          <w:rtl/>
        </w:rPr>
      </w:pPr>
      <w:r w:rsidRPr="00295389">
        <w:rPr>
          <w:rStyle w:val="affff8"/>
          <w:rFonts w:hint="cs"/>
          <w:rtl/>
        </w:rPr>
        <w:t>'</w:t>
      </w:r>
      <w:r w:rsidRPr="00295389">
        <w:rPr>
          <w:rStyle w:val="affff8"/>
          <w:rtl/>
        </w:rPr>
        <w:t>ואקחה פת לחם</w:t>
      </w:r>
      <w:r w:rsidRPr="00295389">
        <w:rPr>
          <w:rStyle w:val="affff8"/>
          <w:rFonts w:hint="cs"/>
          <w:rtl/>
        </w:rPr>
        <w:t>'</w:t>
      </w:r>
      <w:r w:rsidRPr="00F40D4B">
        <w:rPr>
          <w:rtl/>
        </w:rPr>
        <w:t xml:space="preserve">, </w:t>
      </w:r>
      <w:r w:rsidRPr="00295389">
        <w:rPr>
          <w:rStyle w:val="affffc"/>
          <w:rtl/>
        </w:rPr>
        <w:t>וכתיב</w:t>
      </w:r>
      <w:r w:rsidRPr="00F40D4B">
        <w:rPr>
          <w:rtl/>
        </w:rPr>
        <w:t xml:space="preserve"> </w:t>
      </w:r>
      <w:r w:rsidRPr="00295389">
        <w:rPr>
          <w:rStyle w:val="affff8"/>
          <w:rtl/>
        </w:rPr>
        <w:t>ואל הבקר רץ אברהם!</w:t>
      </w:r>
    </w:p>
    <w:p w14:paraId="3E95C873" w14:textId="511EA28E" w:rsidR="00A6533C" w:rsidRPr="00F40D4B" w:rsidRDefault="006F071F" w:rsidP="009B508D">
      <w:pPr>
        <w:rPr>
          <w:rtl/>
        </w:rPr>
      </w:pPr>
      <w:r w:rsidRPr="00F40D4B">
        <w:rPr>
          <w:rtl/>
        </w:rPr>
        <w:t>מכאן שצדיקים אומרים מעט ועושים הרבה,</w:t>
      </w:r>
    </w:p>
    <w:p w14:paraId="10D2B20E" w14:textId="77777777" w:rsidR="00295389" w:rsidRDefault="006F071F" w:rsidP="009B508D">
      <w:pPr>
        <w:rPr>
          <w:rtl/>
        </w:rPr>
      </w:pPr>
      <w:r w:rsidRPr="00F40D4B">
        <w:rPr>
          <w:rtl/>
        </w:rPr>
        <w:t>רשעים אומרים הרבה ואפילו מעט אינם עושים</w:t>
      </w:r>
      <w:r w:rsidRPr="00F40D4B">
        <w:rPr>
          <w:rFonts w:hint="cs"/>
          <w:rtl/>
        </w:rPr>
        <w:t xml:space="preserve"> </w:t>
      </w:r>
    </w:p>
    <w:p w14:paraId="023E48FB" w14:textId="5FE289F0" w:rsidR="00A6533C" w:rsidRPr="00F40D4B" w:rsidRDefault="006F071F" w:rsidP="009B508D">
      <w:pPr>
        <w:rPr>
          <w:rtl/>
        </w:rPr>
      </w:pPr>
      <w:r w:rsidRPr="00F40D4B">
        <w:rPr>
          <w:rFonts w:hint="cs"/>
          <w:rtl/>
        </w:rPr>
        <w:t xml:space="preserve">- </w:t>
      </w:r>
      <w:r w:rsidRPr="00F40D4B">
        <w:rPr>
          <w:rtl/>
        </w:rPr>
        <w:t>מעפרון.</w:t>
      </w:r>
      <w:r w:rsidR="00295389">
        <w:rPr>
          <w:rFonts w:hint="cs"/>
          <w:rtl/>
        </w:rPr>
        <w:t xml:space="preserve"> </w:t>
      </w:r>
      <w:r w:rsidRPr="00F40D4B">
        <w:rPr>
          <w:rFonts w:hint="cs"/>
          <w:rtl/>
        </w:rPr>
        <w:t xml:space="preserve">דבתחילה </w:t>
      </w:r>
      <w:r w:rsidRPr="00295389">
        <w:rPr>
          <w:rStyle w:val="affff8"/>
          <w:rFonts w:hint="cs"/>
          <w:rtl/>
        </w:rPr>
        <w:t>'</w:t>
      </w:r>
      <w:r w:rsidRPr="00295389">
        <w:rPr>
          <w:rStyle w:val="affff8"/>
          <w:rtl/>
        </w:rPr>
        <w:t>ארץ ארבע מאות שקל כסף,</w:t>
      </w:r>
    </w:p>
    <w:p w14:paraId="4DB40973" w14:textId="4BA22AD8" w:rsidR="006F071F" w:rsidRPr="00295389" w:rsidRDefault="006F071F" w:rsidP="00295389">
      <w:pPr>
        <w:spacing w:after="60"/>
        <w:ind w:left="565"/>
        <w:rPr>
          <w:rStyle w:val="afffff2"/>
          <w:rtl/>
        </w:rPr>
      </w:pPr>
      <w:r w:rsidRPr="00F40D4B">
        <w:rPr>
          <w:rtl/>
        </w:rPr>
        <w:t xml:space="preserve">ולבסוף </w:t>
      </w:r>
      <w:r w:rsidR="00295389" w:rsidRPr="00295389">
        <w:rPr>
          <w:rStyle w:val="affff8"/>
          <w:rFonts w:hint="cs"/>
          <w:rtl/>
        </w:rPr>
        <w:t xml:space="preserve">וישמע </w:t>
      </w:r>
      <w:r w:rsidR="00295389">
        <w:rPr>
          <w:rStyle w:val="affff8"/>
          <w:rFonts w:hint="cs"/>
          <w:rtl/>
        </w:rPr>
        <w:t>א</w:t>
      </w:r>
      <w:r w:rsidR="00295389" w:rsidRPr="00295389">
        <w:rPr>
          <w:rStyle w:val="affff8"/>
          <w:rFonts w:hint="cs"/>
          <w:rtl/>
        </w:rPr>
        <w:t>ל</w:t>
      </w:r>
      <w:r w:rsidR="00295389">
        <w:rPr>
          <w:rStyle w:val="affff8"/>
          <w:rFonts w:hint="cs"/>
          <w:rtl/>
        </w:rPr>
        <w:t xml:space="preserve"> </w:t>
      </w:r>
      <w:r w:rsidR="00295389" w:rsidRPr="00295389">
        <w:rPr>
          <w:rStyle w:val="affff8"/>
          <w:rFonts w:hint="cs"/>
          <w:rtl/>
        </w:rPr>
        <w:t>עפרון וגו'</w:t>
      </w:r>
      <w:r w:rsidR="00295389">
        <w:rPr>
          <w:rFonts w:hint="cs"/>
          <w:rtl/>
        </w:rPr>
        <w:t xml:space="preserve"> </w:t>
      </w:r>
      <w:r w:rsidRPr="00295389">
        <w:rPr>
          <w:rStyle w:val="affff8"/>
          <w:rtl/>
        </w:rPr>
        <w:t>ארבע מאות שקל כסף עבר לסח</w:t>
      </w:r>
      <w:r w:rsidR="00295389">
        <w:rPr>
          <w:rStyle w:val="affff8"/>
          <w:rFonts w:hint="cs"/>
          <w:rtl/>
        </w:rPr>
        <w:t>ר</w:t>
      </w:r>
      <w:r w:rsidR="00295389">
        <w:rPr>
          <w:rFonts w:hint="cs"/>
          <w:rtl/>
        </w:rPr>
        <w:t xml:space="preserve"> </w:t>
      </w:r>
      <w:r w:rsidRPr="00F40D4B">
        <w:rPr>
          <w:rFonts w:hint="cs"/>
          <w:rtl/>
        </w:rPr>
        <w:t xml:space="preserve">שלקח ממנו קנטרי </w:t>
      </w:r>
      <w:r w:rsidRPr="00295389">
        <w:rPr>
          <w:rStyle w:val="afffff2"/>
          <w:rtl/>
        </w:rPr>
        <w:t>ד</w:t>
      </w:r>
      <w:r w:rsidRPr="00295389">
        <w:rPr>
          <w:rStyle w:val="afffff2"/>
          <w:rFonts w:hint="cs"/>
          <w:rtl/>
        </w:rPr>
        <w:t xml:space="preserve">יש שקורים </w:t>
      </w:r>
      <w:r w:rsidRPr="00295389">
        <w:rPr>
          <w:rStyle w:val="afffff2"/>
          <w:rtl/>
        </w:rPr>
        <w:t>לתיקלא קנטירא.</w:t>
      </w:r>
    </w:p>
    <w:p w14:paraId="69BC10C1" w14:textId="360EE150" w:rsidR="00295389" w:rsidRDefault="00295389" w:rsidP="00295389">
      <w:pPr>
        <w:pStyle w:val="36"/>
        <w:framePr w:wrap="notBeside"/>
        <w:rPr>
          <w:rtl/>
        </w:rPr>
      </w:pPr>
      <w:r>
        <w:rPr>
          <w:rFonts w:hint="cs"/>
          <w:rtl/>
        </w:rPr>
        <w:t>רי''צ:</w:t>
      </w:r>
    </w:p>
    <w:p w14:paraId="0EDB5513" w14:textId="49A7CFE0" w:rsidR="006F071F" w:rsidRPr="00F40D4B" w:rsidRDefault="006F071F" w:rsidP="00295389">
      <w:pPr>
        <w:rPr>
          <w:rtl/>
        </w:rPr>
      </w:pPr>
      <w:r w:rsidRPr="00295389">
        <w:rPr>
          <w:rStyle w:val="affffc"/>
          <w:rtl/>
        </w:rPr>
        <w:t>כתיב</w:t>
      </w:r>
      <w:r w:rsidRPr="00F40D4B">
        <w:rPr>
          <w:rtl/>
        </w:rPr>
        <w:t xml:space="preserve"> </w:t>
      </w:r>
      <w:r w:rsidRPr="00295389">
        <w:rPr>
          <w:rStyle w:val="affff8"/>
          <w:rFonts w:hint="cs"/>
          <w:rtl/>
        </w:rPr>
        <w:t>'</w:t>
      </w:r>
      <w:r w:rsidRPr="00295389">
        <w:rPr>
          <w:rStyle w:val="affff8"/>
          <w:rtl/>
        </w:rPr>
        <w:t>קמח</w:t>
      </w:r>
      <w:r w:rsidRPr="00295389">
        <w:rPr>
          <w:rStyle w:val="affff8"/>
          <w:rFonts w:hint="cs"/>
          <w:rtl/>
        </w:rPr>
        <w:t>'</w:t>
      </w:r>
      <w:r w:rsidRPr="00F40D4B">
        <w:rPr>
          <w:rtl/>
        </w:rPr>
        <w:t xml:space="preserve"> </w:t>
      </w:r>
      <w:r w:rsidRPr="00295389">
        <w:rPr>
          <w:rStyle w:val="affffc"/>
          <w:rtl/>
        </w:rPr>
        <w:t>וכתיב</w:t>
      </w:r>
      <w:r w:rsidRPr="00F40D4B">
        <w:rPr>
          <w:rtl/>
        </w:rPr>
        <w:t xml:space="preserve"> </w:t>
      </w:r>
      <w:r w:rsidRPr="00295389">
        <w:rPr>
          <w:rStyle w:val="affff8"/>
          <w:rFonts w:hint="cs"/>
          <w:rtl/>
        </w:rPr>
        <w:t>'</w:t>
      </w:r>
      <w:r w:rsidRPr="00295389">
        <w:rPr>
          <w:rStyle w:val="affff8"/>
          <w:rtl/>
        </w:rPr>
        <w:t>סלת</w:t>
      </w:r>
      <w:r w:rsidRPr="00295389">
        <w:rPr>
          <w:rStyle w:val="affff8"/>
          <w:rFonts w:hint="cs"/>
          <w:rtl/>
        </w:rPr>
        <w:t>'</w:t>
      </w:r>
      <w:r w:rsidRPr="00F40D4B">
        <w:rPr>
          <w:rtl/>
        </w:rPr>
        <w:t xml:space="preserve"> </w:t>
      </w:r>
      <w:r w:rsidRPr="00295389">
        <w:rPr>
          <w:rStyle w:val="affffc"/>
          <w:rtl/>
        </w:rPr>
        <w:t>מכאן</w:t>
      </w:r>
      <w:r w:rsidRPr="00F40D4B">
        <w:rPr>
          <w:rtl/>
        </w:rPr>
        <w:t xml:space="preserve"> שהאשה צרה עיניה באורחים יותר מן האיש.</w:t>
      </w:r>
    </w:p>
    <w:p w14:paraId="482B24E5" w14:textId="39E8004F" w:rsidR="00295389" w:rsidRDefault="00295389" w:rsidP="00295389">
      <w:pPr>
        <w:pStyle w:val="36"/>
        <w:framePr w:wrap="notBeside"/>
        <w:rPr>
          <w:rtl/>
        </w:rPr>
      </w:pPr>
      <w:r>
        <w:rPr>
          <w:rFonts w:hint="cs"/>
          <w:rtl/>
        </w:rPr>
        <w:t>מר''מ:</w:t>
      </w:r>
    </w:p>
    <w:p w14:paraId="47456CE9" w14:textId="77777777" w:rsidR="00295389" w:rsidRDefault="006F071F" w:rsidP="009B508D">
      <w:pPr>
        <w:rPr>
          <w:rtl/>
        </w:rPr>
      </w:pPr>
      <w:r w:rsidRPr="00295389">
        <w:rPr>
          <w:rStyle w:val="affff8"/>
          <w:rFonts w:hint="cs"/>
          <w:rtl/>
        </w:rPr>
        <w:t>'</w:t>
      </w:r>
      <w:r w:rsidRPr="00295389">
        <w:rPr>
          <w:rStyle w:val="affff8"/>
          <w:rtl/>
        </w:rPr>
        <w:t>לושי ועשי עגות</w:t>
      </w:r>
      <w:r w:rsidRPr="00295389">
        <w:rPr>
          <w:rStyle w:val="affff8"/>
          <w:rFonts w:hint="cs"/>
          <w:rtl/>
        </w:rPr>
        <w:t>'</w:t>
      </w:r>
      <w:r w:rsidRPr="00295389">
        <w:rPr>
          <w:rStyle w:val="affff8"/>
          <w:rtl/>
        </w:rPr>
        <w:t xml:space="preserve"> </w:t>
      </w:r>
      <w:r w:rsidRPr="00295389">
        <w:rPr>
          <w:rStyle w:val="affffc"/>
          <w:rtl/>
        </w:rPr>
        <w:t>וכתיב</w:t>
      </w:r>
      <w:r w:rsidRPr="00F40D4B">
        <w:rPr>
          <w:rtl/>
        </w:rPr>
        <w:t xml:space="preserve"> </w:t>
      </w:r>
      <w:r w:rsidRPr="00295389">
        <w:rPr>
          <w:rStyle w:val="affff8"/>
          <w:rFonts w:hint="cs"/>
          <w:rtl/>
        </w:rPr>
        <w:t>'</w:t>
      </w:r>
      <w:r w:rsidRPr="00295389">
        <w:rPr>
          <w:rStyle w:val="affff8"/>
          <w:rtl/>
        </w:rPr>
        <w:t>ויקח חמאה וחלב ובן הבקר</w:t>
      </w:r>
      <w:r w:rsidRPr="00295389">
        <w:rPr>
          <w:rStyle w:val="affff8"/>
          <w:rFonts w:hint="cs"/>
          <w:rtl/>
        </w:rPr>
        <w:t>'</w:t>
      </w:r>
      <w:r w:rsidRPr="00295389">
        <w:rPr>
          <w:rStyle w:val="affff8"/>
          <w:rtl/>
        </w:rPr>
        <w:t>,</w:t>
      </w:r>
      <w:r w:rsidRPr="00F40D4B">
        <w:rPr>
          <w:rtl/>
        </w:rPr>
        <w:t xml:space="preserve"> ואילו לחם לא </w:t>
      </w:r>
      <w:r w:rsidR="00295389">
        <w:rPr>
          <w:rFonts w:hint="cs"/>
          <w:rtl/>
        </w:rPr>
        <w:t>הביאה</w:t>
      </w:r>
      <w:r w:rsidRPr="00F40D4B">
        <w:rPr>
          <w:rtl/>
        </w:rPr>
        <w:t xml:space="preserve">! </w:t>
      </w:r>
    </w:p>
    <w:p w14:paraId="0F5B7AA5" w14:textId="55D7238F" w:rsidR="006F071F" w:rsidRPr="00F40D4B" w:rsidRDefault="006F071F" w:rsidP="009B508D">
      <w:pPr>
        <w:rPr>
          <w:rtl/>
        </w:rPr>
      </w:pPr>
      <w:r w:rsidRPr="00F40D4B">
        <w:rPr>
          <w:rtl/>
        </w:rPr>
        <w:t>אברהם אכל חולין בטהרה, ושרה פירסה נדה</w:t>
      </w:r>
      <w:r w:rsidR="00295389">
        <w:rPr>
          <w:rFonts w:hint="cs"/>
          <w:rtl/>
        </w:rPr>
        <w:t xml:space="preserve"> באותו היום</w:t>
      </w:r>
      <w:r w:rsidRPr="00F40D4B">
        <w:rPr>
          <w:rtl/>
        </w:rPr>
        <w:t>.</w:t>
      </w:r>
    </w:p>
    <w:p w14:paraId="06E08046" w14:textId="77777777" w:rsidR="00295389" w:rsidRDefault="006F071F" w:rsidP="00295389">
      <w:pPr>
        <w:pStyle w:val="36"/>
        <w:framePr w:wrap="notBeside"/>
        <w:rPr>
          <w:rtl/>
        </w:rPr>
      </w:pPr>
      <w:r w:rsidRPr="00F40D4B">
        <w:rPr>
          <w:rtl/>
        </w:rPr>
        <w:t>•</w:t>
      </w:r>
      <w:r w:rsidRPr="00F40D4B">
        <w:rPr>
          <w:rFonts w:hint="cs"/>
          <w:rtl/>
        </w:rPr>
        <w:t xml:space="preserve"> </w:t>
      </w:r>
    </w:p>
    <w:p w14:paraId="437CBD05" w14:textId="14923B94" w:rsidR="006F071F" w:rsidRPr="00F40D4B" w:rsidRDefault="006F071F" w:rsidP="00295389">
      <w:pPr>
        <w:spacing w:after="60"/>
        <w:rPr>
          <w:rtl/>
        </w:rPr>
      </w:pPr>
      <w:r w:rsidRPr="00295389">
        <w:rPr>
          <w:rStyle w:val="affff8"/>
          <w:rtl/>
        </w:rPr>
        <w:t>ויאמרו אליו איה שרה אשתך ויאמר הנה באהל</w:t>
      </w:r>
      <w:r w:rsidRPr="00295389">
        <w:rPr>
          <w:rStyle w:val="affff8"/>
          <w:rFonts w:hint="cs"/>
          <w:rtl/>
        </w:rPr>
        <w:t>'</w:t>
      </w:r>
      <w:r w:rsidRPr="00F40D4B">
        <w:rPr>
          <w:rtl/>
        </w:rPr>
        <w:t xml:space="preserve"> - להודיע ששרה אמנו צנועה היתה.</w:t>
      </w:r>
    </w:p>
    <w:p w14:paraId="4014FD6D" w14:textId="54314FB9" w:rsidR="00295389" w:rsidRDefault="00295389" w:rsidP="00295389">
      <w:pPr>
        <w:pStyle w:val="36"/>
        <w:framePr w:wrap="notBeside"/>
        <w:rPr>
          <w:rtl/>
        </w:rPr>
      </w:pPr>
      <w:r>
        <w:rPr>
          <w:rFonts w:hint="cs"/>
          <w:rtl/>
        </w:rPr>
        <w:t>ר''י מרב</w:t>
      </w:r>
      <w:r w:rsidR="006F071F" w:rsidRPr="00F40D4B">
        <w:rPr>
          <w:rtl/>
        </w:rPr>
        <w:t>:</w:t>
      </w:r>
    </w:p>
    <w:p w14:paraId="2C31B3E8" w14:textId="77777777" w:rsidR="00FD7E03" w:rsidRDefault="006F071F" w:rsidP="009B508D">
      <w:pPr>
        <w:rPr>
          <w:rtl/>
        </w:rPr>
      </w:pPr>
      <w:r w:rsidRPr="00F40D4B">
        <w:rPr>
          <w:rtl/>
        </w:rPr>
        <w:t xml:space="preserve">יודעים היו מלאכי השרת ששרה אמנו </w:t>
      </w:r>
      <w:r w:rsidR="00FD7E03">
        <w:rPr>
          <w:rFonts w:hint="cs"/>
          <w:rtl/>
        </w:rPr>
        <w:t xml:space="preserve">היתה </w:t>
      </w:r>
      <w:r w:rsidRPr="00F40D4B">
        <w:rPr>
          <w:rtl/>
        </w:rPr>
        <w:t xml:space="preserve">באהל, </w:t>
      </w:r>
    </w:p>
    <w:p w14:paraId="236C41AF" w14:textId="33FB79B4" w:rsidR="006F071F" w:rsidRPr="00F40D4B" w:rsidRDefault="006F071F" w:rsidP="009B508D">
      <w:pPr>
        <w:rPr>
          <w:rtl/>
        </w:rPr>
      </w:pPr>
      <w:r w:rsidRPr="00FD7E03">
        <w:rPr>
          <w:rStyle w:val="affffc"/>
          <w:rFonts w:hint="cs"/>
          <w:rtl/>
        </w:rPr>
        <w:t>והך</w:t>
      </w:r>
      <w:r w:rsidRPr="00F40D4B">
        <w:rPr>
          <w:rFonts w:hint="cs"/>
          <w:rtl/>
        </w:rPr>
        <w:t xml:space="preserve"> </w:t>
      </w:r>
      <w:r w:rsidRPr="00295389">
        <w:rPr>
          <w:rStyle w:val="affff8"/>
          <w:rFonts w:hint="cs"/>
          <w:rtl/>
        </w:rPr>
        <w:t>דב'</w:t>
      </w:r>
      <w:r w:rsidRPr="00295389">
        <w:rPr>
          <w:rStyle w:val="affff8"/>
          <w:rtl/>
        </w:rPr>
        <w:t>אהל</w:t>
      </w:r>
      <w:r w:rsidRPr="00295389">
        <w:rPr>
          <w:rStyle w:val="affff8"/>
          <w:rFonts w:hint="cs"/>
          <w:rtl/>
        </w:rPr>
        <w:t>'</w:t>
      </w:r>
      <w:r w:rsidRPr="00F40D4B">
        <w:rPr>
          <w:rtl/>
        </w:rPr>
        <w:t xml:space="preserve"> </w:t>
      </w:r>
      <w:r w:rsidR="00FD7E03">
        <w:rPr>
          <w:rFonts w:hint="cs"/>
          <w:rtl/>
        </w:rPr>
        <w:t xml:space="preserve">- </w:t>
      </w:r>
      <w:r w:rsidRPr="00F40D4B">
        <w:rPr>
          <w:rtl/>
        </w:rPr>
        <w:t>כדי לחבבה על בעלה.</w:t>
      </w:r>
    </w:p>
    <w:p w14:paraId="36DE87AF" w14:textId="77777777" w:rsidR="00295389" w:rsidRDefault="006F071F" w:rsidP="00295389">
      <w:pPr>
        <w:pStyle w:val="36"/>
        <w:framePr w:wrap="notBeside"/>
        <w:rPr>
          <w:rtl/>
        </w:rPr>
      </w:pPr>
      <w:r w:rsidRPr="00F40D4B">
        <w:rPr>
          <w:rFonts w:hint="cs"/>
          <w:rtl/>
        </w:rPr>
        <w:t>ריב</w:t>
      </w:r>
      <w:r w:rsidRPr="00F40D4B">
        <w:rPr>
          <w:rtl/>
        </w:rPr>
        <w:t>"</w:t>
      </w:r>
      <w:r w:rsidRPr="00F40D4B">
        <w:rPr>
          <w:rFonts w:hint="cs"/>
          <w:rtl/>
        </w:rPr>
        <w:t>ח</w:t>
      </w:r>
      <w:r w:rsidRPr="00F40D4B">
        <w:rPr>
          <w:rtl/>
        </w:rPr>
        <w:t>:</w:t>
      </w:r>
    </w:p>
    <w:p w14:paraId="0B209A63" w14:textId="70F042B6" w:rsidR="006F071F" w:rsidRPr="00F40D4B" w:rsidRDefault="006F071F" w:rsidP="00295389">
      <w:pPr>
        <w:rPr>
          <w:rtl/>
        </w:rPr>
      </w:pPr>
      <w:r w:rsidRPr="00F40D4B">
        <w:rPr>
          <w:rtl/>
        </w:rPr>
        <w:t>כדי לשגר לה כוס של ברכה.</w:t>
      </w:r>
    </w:p>
    <w:p w14:paraId="0E5F4674" w14:textId="38950C5D" w:rsidR="00295389" w:rsidRDefault="006F071F" w:rsidP="00295389">
      <w:pPr>
        <w:pStyle w:val="36"/>
        <w:framePr w:wrap="notBeside"/>
        <w:rPr>
          <w:rtl/>
        </w:rPr>
      </w:pPr>
      <w:r w:rsidRPr="00F40D4B">
        <w:rPr>
          <w:rtl/>
        </w:rPr>
        <w:t>מרבי יוסי:</w:t>
      </w:r>
    </w:p>
    <w:p w14:paraId="7CCF8A33" w14:textId="71735F2C" w:rsidR="006F071F" w:rsidRPr="00F40D4B" w:rsidRDefault="006F071F" w:rsidP="009B508D">
      <w:pPr>
        <w:rPr>
          <w:rtl/>
        </w:rPr>
      </w:pPr>
      <w:r w:rsidRPr="00295389">
        <w:rPr>
          <w:rStyle w:val="affff8"/>
          <w:u w:val="single"/>
          <w:rtl/>
        </w:rPr>
        <w:t>א</w:t>
      </w:r>
      <w:r w:rsidRPr="00295389">
        <w:rPr>
          <w:rStyle w:val="affff8"/>
          <w:rtl/>
        </w:rPr>
        <w:t>ל</w:t>
      </w:r>
      <w:r w:rsidRPr="00295389">
        <w:rPr>
          <w:rStyle w:val="affff8"/>
          <w:u w:val="single"/>
          <w:rtl/>
        </w:rPr>
        <w:t>יו</w:t>
      </w:r>
      <w:r w:rsidRPr="00F40D4B">
        <w:rPr>
          <w:rtl/>
        </w:rPr>
        <w:t xml:space="preserve"> </w:t>
      </w:r>
      <w:r w:rsidR="00295389">
        <w:rPr>
          <w:rFonts w:hint="cs"/>
          <w:rtl/>
        </w:rPr>
        <w:t>נקוד על איו</w:t>
      </w:r>
      <w:r w:rsidRPr="00F40D4B">
        <w:rPr>
          <w:rtl/>
        </w:rPr>
        <w:t xml:space="preserve"> לימדה תורה דרך ארץ שישאל אדם באכסניא שלו.</w:t>
      </w:r>
    </w:p>
    <w:p w14:paraId="680FDBA4" w14:textId="77777777" w:rsidR="00295389" w:rsidRDefault="00295389" w:rsidP="00295389">
      <w:pPr>
        <w:pStyle w:val="36"/>
        <w:framePr w:wrap="notBeside"/>
        <w:rPr>
          <w:rtl/>
        </w:rPr>
      </w:pPr>
      <w:r>
        <w:rPr>
          <w:rFonts w:hint="cs"/>
          <w:rtl/>
        </w:rPr>
        <w:t>והך</w:t>
      </w:r>
      <w:r w:rsidR="006F071F" w:rsidRPr="00F40D4B">
        <w:rPr>
          <w:rtl/>
        </w:rPr>
        <w:t xml:space="preserve"> </w:t>
      </w:r>
      <w:r>
        <w:rPr>
          <w:rFonts w:hint="cs"/>
          <w:rtl/>
        </w:rPr>
        <w:t>ד</w:t>
      </w:r>
      <w:r w:rsidR="006F071F" w:rsidRPr="00F40D4B">
        <w:rPr>
          <w:rtl/>
        </w:rPr>
        <w:t>שמואל:</w:t>
      </w:r>
    </w:p>
    <w:p w14:paraId="40F5B63F" w14:textId="3FDAC5D4" w:rsidR="006F071F" w:rsidRPr="00F40D4B" w:rsidRDefault="006F071F" w:rsidP="00295389">
      <w:pPr>
        <w:spacing w:after="60"/>
        <w:rPr>
          <w:rtl/>
        </w:rPr>
      </w:pPr>
      <w:r w:rsidRPr="00F40D4B">
        <w:rPr>
          <w:rtl/>
        </w:rPr>
        <w:t>אין שואלין בשלום אשה כלל! - על ידי בעלה שאני.</w:t>
      </w:r>
    </w:p>
    <w:p w14:paraId="3E544CF1" w14:textId="396FB0F6" w:rsidR="00295389" w:rsidRDefault="00982BB6" w:rsidP="00295389">
      <w:pPr>
        <w:pStyle w:val="36"/>
        <w:framePr w:wrap="notBeside"/>
        <w:rPr>
          <w:rtl/>
        </w:rPr>
      </w:pPr>
      <w:r>
        <w:rPr>
          <w:rFonts w:hint="cs"/>
          <w:rtl/>
        </w:rPr>
        <w:t>ר"ח:</w:t>
      </w:r>
    </w:p>
    <w:p w14:paraId="6A9D4E46" w14:textId="287091A1" w:rsidR="00A6533C" w:rsidRPr="00F40D4B" w:rsidRDefault="006F071F" w:rsidP="009B508D">
      <w:pPr>
        <w:rPr>
          <w:rtl/>
        </w:rPr>
      </w:pPr>
      <w:r w:rsidRPr="00295389">
        <w:rPr>
          <w:rStyle w:val="affff8"/>
          <w:rFonts w:hint="cs"/>
          <w:rtl/>
        </w:rPr>
        <w:t>'</w:t>
      </w:r>
      <w:r w:rsidRPr="00295389">
        <w:rPr>
          <w:rStyle w:val="affff8"/>
          <w:rtl/>
        </w:rPr>
        <w:t>אחרי בלתי היתה לי עדנה</w:t>
      </w:r>
      <w:r w:rsidRPr="00295389">
        <w:rPr>
          <w:rStyle w:val="affff8"/>
          <w:rFonts w:hint="cs"/>
          <w:rtl/>
        </w:rPr>
        <w:t>'</w:t>
      </w:r>
      <w:r w:rsidRPr="00F40D4B">
        <w:rPr>
          <w:rFonts w:hint="cs"/>
          <w:rtl/>
        </w:rPr>
        <w:t xml:space="preserve"> </w:t>
      </w:r>
      <w:r w:rsidRPr="00F40D4B">
        <w:rPr>
          <w:rtl/>
        </w:rPr>
        <w:t>אחר שנתבלה הבשר ורבו הקמטין,</w:t>
      </w:r>
    </w:p>
    <w:p w14:paraId="728A849F" w14:textId="6856F260" w:rsidR="006F071F" w:rsidRPr="00F40D4B" w:rsidRDefault="006F071F" w:rsidP="00933804">
      <w:pPr>
        <w:spacing w:after="60"/>
        <w:rPr>
          <w:rtl/>
        </w:rPr>
      </w:pPr>
      <w:r w:rsidRPr="00F40D4B">
        <w:rPr>
          <w:rFonts w:hint="cs"/>
          <w:rtl/>
        </w:rPr>
        <w:t xml:space="preserve">-  </w:t>
      </w:r>
      <w:r w:rsidRPr="00F40D4B">
        <w:rPr>
          <w:rtl/>
        </w:rPr>
        <w:t>נתעדן הבשר ונתפשטו הקמטין, וחזר היופי למקומו.</w:t>
      </w:r>
    </w:p>
    <w:p w14:paraId="01305F2B" w14:textId="08C2F00B" w:rsidR="00295389" w:rsidRDefault="00933804" w:rsidP="00295389">
      <w:pPr>
        <w:pStyle w:val="36"/>
        <w:framePr w:wrap="notBeside"/>
        <w:rPr>
          <w:rtl/>
        </w:rPr>
      </w:pPr>
      <w:r>
        <w:rPr>
          <w:rFonts w:hint="cs"/>
          <w:rtl/>
        </w:rPr>
        <w:lastRenderedPageBreak/>
        <w:t>תדר''י:</w:t>
      </w:r>
    </w:p>
    <w:p w14:paraId="470EB289" w14:textId="0E53A19F" w:rsidR="006F071F" w:rsidRPr="00F40D4B" w:rsidRDefault="006F071F" w:rsidP="00933804">
      <w:pPr>
        <w:rPr>
          <w:rtl/>
        </w:rPr>
      </w:pPr>
      <w:r w:rsidRPr="00933804">
        <w:rPr>
          <w:rStyle w:val="affffc"/>
          <w:rtl/>
        </w:rPr>
        <w:t>כתיב</w:t>
      </w:r>
      <w:r w:rsidRPr="00F40D4B">
        <w:rPr>
          <w:rtl/>
        </w:rPr>
        <w:t xml:space="preserve"> </w:t>
      </w:r>
      <w:r w:rsidRPr="00295389">
        <w:rPr>
          <w:rStyle w:val="affff8"/>
          <w:rFonts w:hint="cs"/>
          <w:rtl/>
        </w:rPr>
        <w:t>'</w:t>
      </w:r>
      <w:r w:rsidRPr="00295389">
        <w:rPr>
          <w:rStyle w:val="affff8"/>
          <w:rtl/>
        </w:rPr>
        <w:t>ואדני זקן</w:t>
      </w:r>
      <w:r w:rsidRPr="00295389">
        <w:rPr>
          <w:rStyle w:val="affff8"/>
          <w:rFonts w:hint="cs"/>
          <w:rtl/>
        </w:rPr>
        <w:t>'</w:t>
      </w:r>
      <w:r w:rsidRPr="00F40D4B">
        <w:rPr>
          <w:rtl/>
        </w:rPr>
        <w:t xml:space="preserve"> </w:t>
      </w:r>
      <w:r w:rsidRPr="00933804">
        <w:rPr>
          <w:rStyle w:val="affffc"/>
          <w:rtl/>
        </w:rPr>
        <w:t>וכתיב</w:t>
      </w:r>
      <w:r w:rsidRPr="00F40D4B">
        <w:rPr>
          <w:rtl/>
        </w:rPr>
        <w:t xml:space="preserve"> </w:t>
      </w:r>
      <w:r w:rsidRPr="00295389">
        <w:rPr>
          <w:rStyle w:val="affff8"/>
          <w:rFonts w:hint="cs"/>
          <w:rtl/>
        </w:rPr>
        <w:t>'</w:t>
      </w:r>
      <w:r w:rsidRPr="00295389">
        <w:rPr>
          <w:rStyle w:val="affff8"/>
          <w:rtl/>
        </w:rPr>
        <w:t>ואני זקנתי</w:t>
      </w:r>
      <w:r w:rsidRPr="00295389">
        <w:rPr>
          <w:rStyle w:val="affff8"/>
          <w:rFonts w:hint="cs"/>
          <w:rtl/>
        </w:rPr>
        <w:t>'</w:t>
      </w:r>
      <w:r w:rsidRPr="00295389">
        <w:rPr>
          <w:rStyle w:val="affff8"/>
          <w:rtl/>
        </w:rPr>
        <w:t xml:space="preserve"> </w:t>
      </w:r>
      <w:r w:rsidRPr="00F40D4B">
        <w:rPr>
          <w:rtl/>
        </w:rPr>
        <w:t xml:space="preserve">לא </w:t>
      </w:r>
      <w:r w:rsidR="00933804">
        <w:rPr>
          <w:rFonts w:hint="cs"/>
          <w:rtl/>
        </w:rPr>
        <w:t xml:space="preserve">אמר הקב''ה כמו שאמרה, </w:t>
      </w:r>
    </w:p>
    <w:p w14:paraId="5BB27BF2" w14:textId="21C6775E" w:rsidR="006F071F" w:rsidRPr="00F40D4B" w:rsidRDefault="00933804" w:rsidP="00933804">
      <w:pPr>
        <w:spacing w:after="60"/>
        <w:rPr>
          <w:rtl/>
        </w:rPr>
      </w:pPr>
      <w:r>
        <w:rPr>
          <w:rFonts w:hint="cs"/>
          <w:rtl/>
        </w:rPr>
        <w:t>ש</w:t>
      </w:r>
      <w:r w:rsidR="006F071F" w:rsidRPr="00F40D4B">
        <w:rPr>
          <w:rtl/>
        </w:rPr>
        <w:t xml:space="preserve">גדול שלום, שאפילו הקב"ה שינה בו, </w:t>
      </w:r>
      <w:r w:rsidR="006F071F" w:rsidRPr="00933804">
        <w:rPr>
          <w:rStyle w:val="affffc"/>
          <w:rtl/>
        </w:rPr>
        <w:t>שנא</w:t>
      </w:r>
      <w:r>
        <w:rPr>
          <w:rStyle w:val="affffc"/>
          <w:rFonts w:hint="cs"/>
          <w:rtl/>
        </w:rPr>
        <w:t>'</w:t>
      </w:r>
      <w:r w:rsidR="006F071F" w:rsidRPr="00F40D4B">
        <w:rPr>
          <w:rtl/>
        </w:rPr>
        <w:t xml:space="preserve"> </w:t>
      </w:r>
      <w:r w:rsidR="006F071F" w:rsidRPr="00933804">
        <w:rPr>
          <w:rStyle w:val="affff8"/>
          <w:rtl/>
        </w:rPr>
        <w:t>ותצחק שרה בקרבה וגו' ואדני זקן</w:t>
      </w:r>
      <w:r>
        <w:rPr>
          <w:rFonts w:hint="cs"/>
          <w:rtl/>
        </w:rPr>
        <w:t xml:space="preserve"> </w:t>
      </w:r>
      <w:r w:rsidR="006F071F" w:rsidRPr="00933804">
        <w:rPr>
          <w:rStyle w:val="affffc"/>
          <w:rtl/>
        </w:rPr>
        <w:t>וכתיב</w:t>
      </w:r>
      <w:r w:rsidR="006F071F" w:rsidRPr="00F40D4B">
        <w:rPr>
          <w:rtl/>
        </w:rPr>
        <w:t xml:space="preserve"> </w:t>
      </w:r>
      <w:r w:rsidR="006F071F" w:rsidRPr="00933804">
        <w:rPr>
          <w:rStyle w:val="affff8"/>
          <w:rtl/>
        </w:rPr>
        <w:t>ויאמר ה' אל אברהם וגו' ואני זקנתי.</w:t>
      </w:r>
    </w:p>
    <w:p w14:paraId="391B49F5" w14:textId="5B3785B1" w:rsidR="00933804" w:rsidRDefault="00933804" w:rsidP="00933804">
      <w:pPr>
        <w:pStyle w:val="36"/>
        <w:framePr w:wrap="notBeside"/>
        <w:rPr>
          <w:rtl/>
        </w:rPr>
      </w:pPr>
      <w:r>
        <w:rPr>
          <w:rFonts w:hint="cs"/>
          <w:rtl/>
        </w:rPr>
        <w:t>רב לוי:</w:t>
      </w:r>
    </w:p>
    <w:p w14:paraId="755A776B" w14:textId="34CEC195" w:rsidR="00933804" w:rsidRDefault="006F071F" w:rsidP="009B508D">
      <w:pPr>
        <w:rPr>
          <w:rtl/>
        </w:rPr>
      </w:pPr>
      <w:r w:rsidRPr="00933804">
        <w:rPr>
          <w:rStyle w:val="affff8"/>
          <w:rFonts w:hint="cs"/>
          <w:rtl/>
        </w:rPr>
        <w:t>'</w:t>
      </w:r>
      <w:r w:rsidRPr="00933804">
        <w:rPr>
          <w:rStyle w:val="affff8"/>
          <w:rtl/>
        </w:rPr>
        <w:t>ותאמר מי מלל לאברהם הניקה בנים שרה</w:t>
      </w:r>
      <w:r w:rsidRPr="00933804">
        <w:rPr>
          <w:rStyle w:val="affff8"/>
          <w:rFonts w:hint="cs"/>
          <w:rtl/>
        </w:rPr>
        <w:t>'</w:t>
      </w:r>
      <w:r w:rsidRPr="00F40D4B">
        <w:rPr>
          <w:rtl/>
        </w:rPr>
        <w:t xml:space="preserve"> כמה בנים הניקה שרה? </w:t>
      </w:r>
    </w:p>
    <w:p w14:paraId="6949EB52" w14:textId="0282F76B" w:rsidR="006F071F" w:rsidRPr="00F40D4B" w:rsidRDefault="006F071F" w:rsidP="009B508D">
      <w:pPr>
        <w:rPr>
          <w:rtl/>
        </w:rPr>
      </w:pPr>
      <w:r w:rsidRPr="00F40D4B">
        <w:rPr>
          <w:rtl/>
        </w:rPr>
        <w:t xml:space="preserve">- אותו היום שגמל אברהם את יצחק בנו עשה סעודה גדולה, </w:t>
      </w:r>
      <w:r w:rsidRPr="00933804">
        <w:rPr>
          <w:rStyle w:val="affffc"/>
          <w:rtl/>
        </w:rPr>
        <w:t>היו כל אומות העולם מרננים ואומרים:</w:t>
      </w:r>
      <w:r w:rsidRPr="00F40D4B">
        <w:rPr>
          <w:rtl/>
        </w:rPr>
        <w:t xml:space="preserve"> ראיתם זקן וזקנה שהביאו אסופי מן השוק ואומרים: בנינו הוא, ולא עוד אלא שעושין משתה גדול להעמיד דבריהם! מה עשה אברהם אבינו - הלך וזימן כל גדולי הדור, ושרה אמנו זימנה את נשותיהם, וכל אחת ואחת הביאה בנה עמה ומניקתה לא הביאה, ונעשה נס בשרה אמנו ונפתחו דדיה כשני מעיינות, והניקה את כולן.</w:t>
      </w:r>
    </w:p>
    <w:p w14:paraId="462890CD" w14:textId="1D20DEB4" w:rsidR="006F071F" w:rsidRPr="00933804" w:rsidRDefault="006F071F" w:rsidP="00933804">
      <w:pPr>
        <w:rPr>
          <w:rStyle w:val="affff8"/>
          <w:rtl/>
        </w:rPr>
      </w:pPr>
      <w:r w:rsidRPr="00933804">
        <w:rPr>
          <w:rStyle w:val="affffc"/>
          <w:rtl/>
        </w:rPr>
        <w:t>ועדיין היו מרננים ואומרים:</w:t>
      </w:r>
      <w:r>
        <w:rPr>
          <w:rtl/>
        </w:rPr>
        <w:t xml:space="preserve"> </w:t>
      </w:r>
      <w:r>
        <w:rPr>
          <w:rStyle w:val="affff8"/>
          <w:rtl/>
          <w:rPrChange w:id="9013" w:author="מנוע פסוקים" w:date="2026-10-05T16:38:06Z">
            <w:rPr>
              <w:rtl/>
            </w:rPr>
          </w:rPrChange>
        </w:rPr>
        <w:t xml:space="preserve">אם שרה הבת תשעים שנה תלד</w:t>
      </w:r>
      <w:r>
        <w:rPr>
          <w:rtl/>
        </w:rPr>
        <w:t xml:space="preserve">, אברהם בן מאה שנה יוליד?</w:t>
      </w:r>
      <w:r w:rsidR="00933804">
        <w:rPr>
          <w:rFonts w:hint="cs"/>
          <w:rtl/>
        </w:rPr>
        <w:t xml:space="preserve"> </w:t>
      </w:r>
      <w:r w:rsidRPr="00F40D4B">
        <w:rPr>
          <w:rtl/>
        </w:rPr>
        <w:t>מיד נהפך קלסתר פנים של יצחק ונדמה לאברהם.</w:t>
      </w:r>
      <w:r w:rsidRPr="00F40D4B">
        <w:rPr>
          <w:rFonts w:hint="cs"/>
          <w:rtl/>
        </w:rPr>
        <w:t xml:space="preserve"> </w:t>
      </w:r>
      <w:r w:rsidRPr="00F40D4B">
        <w:rPr>
          <w:rtl/>
        </w:rPr>
        <w:t xml:space="preserve">פתחו כולם ואמרו </w:t>
      </w:r>
      <w:r w:rsidRPr="00933804">
        <w:rPr>
          <w:rStyle w:val="affff8"/>
          <w:rtl/>
        </w:rPr>
        <w:t>אברהם הוליד את יצחק.</w:t>
      </w:r>
    </w:p>
    <w:p w14:paraId="481FE74D" w14:textId="7F096101" w:rsidR="00A6533C" w:rsidRPr="00F40D4B" w:rsidRDefault="00040F62" w:rsidP="00EE09D1">
      <w:pPr>
        <w:pStyle w:val="affff9"/>
        <w:rPr>
          <w:rtl/>
        </w:rPr>
      </w:pPr>
      <w:r>
        <w:rPr>
          <w:rFonts w:hint="cs"/>
          <w:rtl/>
        </w:rPr>
        <w:t>אברהם יעקב ואלישע - זקנה חולשה ורפואה</w:t>
      </w:r>
    </w:p>
    <w:p w14:paraId="3F1128DD" w14:textId="77777777" w:rsidR="00040F62" w:rsidRDefault="006F071F" w:rsidP="00040F62">
      <w:pPr>
        <w:pStyle w:val="36"/>
        <w:framePr w:wrap="notBeside"/>
        <w:rPr>
          <w:rtl/>
        </w:rPr>
      </w:pPr>
      <w:r w:rsidRPr="00F40D4B">
        <w:rPr>
          <w:rtl/>
        </w:rPr>
        <w:t>•</w:t>
      </w:r>
    </w:p>
    <w:p w14:paraId="67ED5DD0" w14:textId="45F9C3FB" w:rsidR="006F071F" w:rsidRPr="00040F62" w:rsidRDefault="006F071F" w:rsidP="00040F62">
      <w:pPr>
        <w:rPr>
          <w:rStyle w:val="afffff2"/>
          <w:rtl/>
        </w:rPr>
      </w:pPr>
      <w:r w:rsidRPr="00040F62">
        <w:rPr>
          <w:b/>
          <w:bCs/>
          <w:rtl/>
        </w:rPr>
        <w:t>עד אברהם</w:t>
      </w:r>
      <w:r w:rsidRPr="00F40D4B">
        <w:rPr>
          <w:rtl/>
        </w:rPr>
        <w:t xml:space="preserve"> לא הי</w:t>
      </w:r>
      <w:r w:rsidR="00040F62">
        <w:rPr>
          <w:rFonts w:hint="cs"/>
          <w:rtl/>
        </w:rPr>
        <w:t>ת</w:t>
      </w:r>
      <w:r w:rsidRPr="00F40D4B">
        <w:rPr>
          <w:rtl/>
        </w:rPr>
        <w:t>ה ז</w:t>
      </w:r>
      <w:r w:rsidR="00040F62">
        <w:rPr>
          <w:rFonts w:hint="cs"/>
          <w:rtl/>
        </w:rPr>
        <w:t>י</w:t>
      </w:r>
      <w:r w:rsidRPr="00F40D4B">
        <w:rPr>
          <w:rtl/>
        </w:rPr>
        <w:t>קנה</w:t>
      </w:r>
      <w:r w:rsidR="00040F62">
        <w:rPr>
          <w:rFonts w:hint="cs"/>
          <w:rtl/>
        </w:rPr>
        <w:t xml:space="preserve"> בעולם והיה יצחק נראה כאברהם</w:t>
      </w:r>
      <w:r w:rsidRPr="00F40D4B">
        <w:rPr>
          <w:rtl/>
        </w:rPr>
        <w:t xml:space="preserve">, </w:t>
      </w:r>
      <w:r w:rsidR="00040F62" w:rsidRPr="00040F62">
        <w:rPr>
          <w:rStyle w:val="afffff2"/>
          <w:rFonts w:hint="cs"/>
          <w:rtl/>
        </w:rPr>
        <w:t xml:space="preserve">ומי שרצה לדבר עם </w:t>
      </w:r>
      <w:r w:rsidRPr="00040F62">
        <w:rPr>
          <w:rStyle w:val="afffff2"/>
          <w:rtl/>
        </w:rPr>
        <w:t xml:space="preserve">אברהם </w:t>
      </w:r>
      <w:r w:rsidR="00040F62" w:rsidRPr="00040F62">
        <w:rPr>
          <w:rStyle w:val="afffff2"/>
          <w:rFonts w:hint="cs"/>
          <w:rtl/>
        </w:rPr>
        <w:t>טעה לדבר עם</w:t>
      </w:r>
      <w:r w:rsidRPr="00040F62">
        <w:rPr>
          <w:rStyle w:val="afffff2"/>
          <w:rtl/>
        </w:rPr>
        <w:t xml:space="preserve"> יצחק, </w:t>
      </w:r>
      <w:r w:rsidR="00040F62" w:rsidRPr="00040F62">
        <w:rPr>
          <w:rStyle w:val="afffff2"/>
          <w:rFonts w:hint="cs"/>
          <w:rtl/>
        </w:rPr>
        <w:t>ו</w:t>
      </w:r>
      <w:r w:rsidR="00040F62">
        <w:rPr>
          <w:rStyle w:val="afffff2"/>
          <w:rFonts w:hint="cs"/>
          <w:rtl/>
        </w:rPr>
        <w:t xml:space="preserve">כן להיפך. </w:t>
      </w:r>
    </w:p>
    <w:p w14:paraId="1834E183" w14:textId="043222E2" w:rsidR="006F071F" w:rsidRPr="00F40D4B" w:rsidRDefault="00040F62" w:rsidP="009B508D">
      <w:pPr>
        <w:rPr>
          <w:rtl/>
        </w:rPr>
      </w:pPr>
      <w:r w:rsidRPr="00040F62">
        <w:rPr>
          <w:rFonts w:hint="cs"/>
          <w:rtl/>
        </w:rPr>
        <w:t xml:space="preserve">עד שביקש </w:t>
      </w:r>
      <w:r>
        <w:rPr>
          <w:rFonts w:hint="cs"/>
          <w:rtl/>
        </w:rPr>
        <w:t xml:space="preserve">אברהם </w:t>
      </w:r>
      <w:r w:rsidRPr="00040F62">
        <w:rPr>
          <w:rFonts w:hint="cs"/>
          <w:rtl/>
        </w:rPr>
        <w:t>רחמים ובאה זיקנה</w:t>
      </w:r>
      <w:r>
        <w:rPr>
          <w:rFonts w:hint="cs"/>
          <w:rtl/>
        </w:rPr>
        <w:t xml:space="preserve"> </w:t>
      </w:r>
      <w:r w:rsidR="006F071F" w:rsidRPr="00040F62">
        <w:rPr>
          <w:rStyle w:val="affff8"/>
          <w:rFonts w:hint="cs"/>
          <w:rtl/>
        </w:rPr>
        <w:t>'</w:t>
      </w:r>
      <w:r w:rsidR="006F071F" w:rsidRPr="00040F62">
        <w:rPr>
          <w:rStyle w:val="affff8"/>
          <w:rtl/>
        </w:rPr>
        <w:t>ואברהם זקן בא בימים</w:t>
      </w:r>
      <w:r w:rsidR="006F071F" w:rsidRPr="00040F62">
        <w:rPr>
          <w:rStyle w:val="affff8"/>
          <w:rFonts w:hint="cs"/>
          <w:rtl/>
        </w:rPr>
        <w:t>'</w:t>
      </w:r>
      <w:r w:rsidR="006F071F" w:rsidRPr="00040F62">
        <w:rPr>
          <w:rStyle w:val="affff8"/>
          <w:rtl/>
        </w:rPr>
        <w:t>.</w:t>
      </w:r>
    </w:p>
    <w:p w14:paraId="1886E8EF" w14:textId="396C108E" w:rsidR="00040F62" w:rsidRDefault="006F071F" w:rsidP="009B508D">
      <w:pPr>
        <w:rPr>
          <w:rtl/>
        </w:rPr>
      </w:pPr>
      <w:r w:rsidRPr="00040F62">
        <w:rPr>
          <w:b/>
          <w:bCs/>
          <w:rtl/>
        </w:rPr>
        <w:t xml:space="preserve">עד </w:t>
      </w:r>
      <w:r w:rsidR="00040F62" w:rsidRPr="00040F62">
        <w:rPr>
          <w:rFonts w:hint="cs"/>
          <w:b/>
          <w:bCs/>
          <w:rtl/>
        </w:rPr>
        <w:t xml:space="preserve">ימות </w:t>
      </w:r>
      <w:r w:rsidRPr="00040F62">
        <w:rPr>
          <w:b/>
          <w:bCs/>
          <w:rtl/>
        </w:rPr>
        <w:t>יעקב</w:t>
      </w:r>
      <w:r w:rsidRPr="00F40D4B">
        <w:rPr>
          <w:rtl/>
        </w:rPr>
        <w:t xml:space="preserve"> לא </w:t>
      </w:r>
      <w:r w:rsidR="00040F62">
        <w:rPr>
          <w:rFonts w:hint="cs"/>
          <w:rtl/>
        </w:rPr>
        <w:t xml:space="preserve">היתה חולשה בעולם </w:t>
      </w:r>
    </w:p>
    <w:p w14:paraId="3FBC161D" w14:textId="3DC70E93" w:rsidR="006F071F" w:rsidRPr="00040F62" w:rsidRDefault="00040F62" w:rsidP="009B508D">
      <w:pPr>
        <w:rPr>
          <w:rStyle w:val="affff8"/>
          <w:rtl/>
        </w:rPr>
      </w:pPr>
      <w:r w:rsidRPr="00040F62">
        <w:rPr>
          <w:rFonts w:hint="cs"/>
          <w:rtl/>
        </w:rPr>
        <w:t xml:space="preserve">עד שביקש רחמים ובאה חולשה </w:t>
      </w:r>
      <w:r>
        <w:rPr>
          <w:rFonts w:hint="cs"/>
          <w:rtl/>
        </w:rPr>
        <w:t>ד</w:t>
      </w:r>
      <w:r w:rsidR="006F071F" w:rsidRPr="00040F62">
        <w:rPr>
          <w:rStyle w:val="affff8"/>
          <w:rFonts w:hint="cs"/>
          <w:rtl/>
        </w:rPr>
        <w:t>'</w:t>
      </w:r>
      <w:r w:rsidR="006F071F" w:rsidRPr="00040F62">
        <w:rPr>
          <w:rStyle w:val="affff8"/>
          <w:rtl/>
        </w:rPr>
        <w:t>ויאמר ליוסף הנה אביך חלה</w:t>
      </w:r>
      <w:r w:rsidR="006F071F" w:rsidRPr="00040F62">
        <w:rPr>
          <w:rStyle w:val="affff8"/>
          <w:rFonts w:hint="cs"/>
          <w:rtl/>
        </w:rPr>
        <w:t>'</w:t>
      </w:r>
      <w:r w:rsidR="006F071F" w:rsidRPr="00040F62">
        <w:rPr>
          <w:rStyle w:val="affff8"/>
          <w:rtl/>
        </w:rPr>
        <w:t>.</w:t>
      </w:r>
    </w:p>
    <w:p w14:paraId="49995D79" w14:textId="77777777" w:rsidR="00040F62" w:rsidRDefault="006F071F" w:rsidP="009B508D">
      <w:pPr>
        <w:rPr>
          <w:rtl/>
        </w:rPr>
      </w:pPr>
      <w:r w:rsidRPr="00040F62">
        <w:rPr>
          <w:b/>
          <w:bCs/>
          <w:rtl/>
        </w:rPr>
        <w:t xml:space="preserve">עד </w:t>
      </w:r>
      <w:r w:rsidR="00040F62" w:rsidRPr="00040F62">
        <w:rPr>
          <w:rFonts w:hint="cs"/>
          <w:b/>
          <w:bCs/>
          <w:rtl/>
        </w:rPr>
        <w:t>ימות אלישע</w:t>
      </w:r>
      <w:r w:rsidR="00040F62">
        <w:rPr>
          <w:rFonts w:hint="cs"/>
          <w:rtl/>
        </w:rPr>
        <w:t xml:space="preserve"> לא נרפא אדם מחוליו </w:t>
      </w:r>
      <w:r w:rsidR="00040F62" w:rsidRPr="00040F62">
        <w:rPr>
          <w:rFonts w:hint="cs"/>
          <w:b/>
          <w:bCs/>
          <w:rtl/>
        </w:rPr>
        <w:t>עד שביקש רחמים ונושע</w:t>
      </w:r>
    </w:p>
    <w:p w14:paraId="2DA920DE" w14:textId="58D9863B" w:rsidR="006F071F" w:rsidRPr="00F40D4B" w:rsidRDefault="006F071F" w:rsidP="009B508D">
      <w:pPr>
        <w:rPr>
          <w:rtl/>
        </w:rPr>
      </w:pPr>
      <w:r w:rsidRPr="00040F62">
        <w:rPr>
          <w:rStyle w:val="affff8"/>
          <w:rFonts w:hint="cs"/>
          <w:rtl/>
        </w:rPr>
        <w:t>'</w:t>
      </w:r>
      <w:r w:rsidRPr="00040F62">
        <w:rPr>
          <w:rStyle w:val="affff8"/>
          <w:rtl/>
        </w:rPr>
        <w:t>ואלישע חלה את חליו אשר ימות בו</w:t>
      </w:r>
      <w:r w:rsidRPr="00F40D4B">
        <w:rPr>
          <w:rtl/>
        </w:rPr>
        <w:t xml:space="preserve"> - מכלל </w:t>
      </w:r>
      <w:r w:rsidR="00040F62">
        <w:rPr>
          <w:rFonts w:hint="cs"/>
          <w:rtl/>
        </w:rPr>
        <w:t>ש</w:t>
      </w:r>
      <w:r w:rsidRPr="00F40D4B">
        <w:rPr>
          <w:rtl/>
        </w:rPr>
        <w:t>חלה ח</w:t>
      </w:r>
      <w:r w:rsidR="00040F62">
        <w:rPr>
          <w:rFonts w:hint="cs"/>
          <w:rtl/>
        </w:rPr>
        <w:t>ו</w:t>
      </w:r>
      <w:r w:rsidRPr="00F40D4B">
        <w:rPr>
          <w:rtl/>
        </w:rPr>
        <w:t>לי אחר</w:t>
      </w:r>
    </w:p>
    <w:p w14:paraId="4C5E9F51" w14:textId="6B84892A" w:rsidR="006F071F" w:rsidRPr="00F40D4B" w:rsidRDefault="006F071F" w:rsidP="00040F62">
      <w:pPr>
        <w:pStyle w:val="affff9"/>
        <w:rPr>
          <w:rtl/>
        </w:rPr>
      </w:pPr>
      <w:r w:rsidRPr="00F40D4B">
        <w:rPr>
          <w:rtl/>
        </w:rPr>
        <w:t>שלשה חלאין חלה אלישע.</w:t>
      </w:r>
    </w:p>
    <w:p w14:paraId="02963210" w14:textId="77777777" w:rsidR="00040F62" w:rsidRDefault="006F071F" w:rsidP="00040F62">
      <w:pPr>
        <w:rPr>
          <w:rtl/>
        </w:rPr>
      </w:pPr>
      <w:r w:rsidRPr="00F40D4B">
        <w:rPr>
          <w:rtl/>
        </w:rPr>
        <w:lastRenderedPageBreak/>
        <w:t xml:space="preserve">אחד - שדחפו לגיחזי בשתי ידיו, </w:t>
      </w:r>
      <w:r w:rsidR="00040F62">
        <w:rPr>
          <w:rFonts w:hint="cs"/>
          <w:rtl/>
        </w:rPr>
        <w:t xml:space="preserve"> </w:t>
      </w:r>
      <w:r w:rsidRPr="00F40D4B">
        <w:rPr>
          <w:rtl/>
        </w:rPr>
        <w:t>ואחד - שגירה דובין בתינוקות,</w:t>
      </w:r>
    </w:p>
    <w:p w14:paraId="1CB15381" w14:textId="63947D0B" w:rsidR="006F071F" w:rsidRPr="00F40D4B" w:rsidRDefault="006F071F" w:rsidP="00040F62">
      <w:pPr>
        <w:rPr>
          <w:rtl/>
        </w:rPr>
      </w:pPr>
      <w:r w:rsidRPr="00F40D4B">
        <w:rPr>
          <w:rtl/>
        </w:rPr>
        <w:t>ואחד שמת בו.</w:t>
      </w:r>
      <w:r w:rsidR="00040F62">
        <w:rPr>
          <w:rFonts w:hint="cs"/>
          <w:rtl/>
        </w:rPr>
        <w:t xml:space="preserve"> </w:t>
      </w:r>
      <w:r w:rsidRPr="00040F62">
        <w:rPr>
          <w:rStyle w:val="affff8"/>
          <w:rFonts w:hint="cs"/>
          <w:rtl/>
        </w:rPr>
        <w:t>ד'</w:t>
      </w:r>
      <w:r w:rsidRPr="00040F62">
        <w:rPr>
          <w:rStyle w:val="affff8"/>
          <w:rtl/>
        </w:rPr>
        <w:t>ואלישע חלה את חליו אשר ימות בו</w:t>
      </w:r>
      <w:r w:rsidRPr="00F40D4B">
        <w:rPr>
          <w:rtl/>
        </w:rPr>
        <w:t>.</w:t>
      </w:r>
    </w:p>
    <w:p w14:paraId="19142440" w14:textId="755CDD0D" w:rsidR="006F071F" w:rsidRPr="00F40D4B" w:rsidRDefault="006F071F" w:rsidP="00040F62">
      <w:pPr>
        <w:pStyle w:val="afffb"/>
        <w:rPr>
          <w:rtl/>
        </w:rPr>
      </w:pPr>
      <w:ins w:id="9952" w:author="מספור קטעי משנה" w:date="2026-10-06T06:45:11Z">
        <w:r>
          <w:rPr>
            <w:rStyle w:val="MisparKeta"/>
          </w:rPr>
          <w:t xml:space="preserve">ב. </w:t>
        </w:r>
      </w:ins>
      <w:r w:rsidRPr="00F40D4B">
        <w:rPr>
          <w:rtl/>
        </w:rPr>
        <w:t>צא ואמור להם ע"</w:t>
      </w:r>
      <w:r w:rsidRPr="00F40D4B">
        <w:rPr>
          <w:rFonts w:hint="cs"/>
          <w:rtl/>
        </w:rPr>
        <w:t>מ</w:t>
      </w:r>
      <w:r w:rsidRPr="00F40D4B">
        <w:rPr>
          <w:rtl/>
        </w:rPr>
        <w:t xml:space="preserve"> שאין לכם עלי אלא פת וקטנית כו'.</w:t>
      </w:r>
    </w:p>
    <w:p w14:paraId="707B9CAF" w14:textId="77777777" w:rsidR="00D42E2A" w:rsidRDefault="006F071F" w:rsidP="00D42E2A">
      <w:pPr>
        <w:pStyle w:val="36"/>
        <w:framePr w:wrap="notBeside"/>
        <w:rPr>
          <w:rtl/>
        </w:rPr>
      </w:pPr>
      <w:r w:rsidRPr="00F40D4B">
        <w:rPr>
          <w:rFonts w:hint="cs"/>
          <w:rtl/>
        </w:rPr>
        <w:t>ר</w:t>
      </w:r>
      <w:r w:rsidRPr="00F40D4B">
        <w:rPr>
          <w:rtl/>
        </w:rPr>
        <w:t>"</w:t>
      </w:r>
      <w:r w:rsidRPr="00F40D4B">
        <w:rPr>
          <w:rFonts w:hint="cs"/>
          <w:rtl/>
        </w:rPr>
        <w:t>ח</w:t>
      </w:r>
      <w:r w:rsidRPr="00F40D4B">
        <w:rPr>
          <w:rtl/>
        </w:rPr>
        <w:t>:</w:t>
      </w:r>
    </w:p>
    <w:p w14:paraId="34BF61A6" w14:textId="21FDA570" w:rsidR="006F071F" w:rsidRPr="00F40D4B" w:rsidRDefault="006F071F" w:rsidP="009B508D">
      <w:pPr>
        <w:rPr>
          <w:rtl/>
        </w:rPr>
      </w:pPr>
      <w:r w:rsidRPr="00F40D4B">
        <w:rPr>
          <w:rtl/>
        </w:rPr>
        <w:t xml:space="preserve">האלהים, צריכה </w:t>
      </w:r>
      <w:r w:rsidRPr="00D42E2A">
        <w:rPr>
          <w:b/>
          <w:bCs/>
          <w:rtl/>
        </w:rPr>
        <w:t>ו</w:t>
      </w:r>
      <w:r w:rsidRPr="00F40D4B">
        <w:rPr>
          <w:rtl/>
        </w:rPr>
        <w:t xml:space="preserve"> </w:t>
      </w:r>
      <w:r w:rsidRPr="00F40D4B">
        <w:rPr>
          <w:rFonts w:hint="cs"/>
          <w:rtl/>
        </w:rPr>
        <w:t xml:space="preserve">פת </w:t>
      </w:r>
      <w:r w:rsidR="00D42E2A" w:rsidRPr="00D42E2A">
        <w:rPr>
          <w:rFonts w:hint="cs"/>
          <w:b/>
          <w:bCs/>
          <w:u w:val="single"/>
          <w:rtl/>
        </w:rPr>
        <w:t>ו</w:t>
      </w:r>
      <w:r w:rsidRPr="00F40D4B">
        <w:rPr>
          <w:rFonts w:hint="cs"/>
          <w:rtl/>
        </w:rPr>
        <w:t>קטנית</w:t>
      </w:r>
      <w:r w:rsidR="00D42E2A">
        <w:rPr>
          <w:rStyle w:val="afffff2"/>
          <w:rFonts w:hint="cs"/>
          <w:rtl/>
        </w:rPr>
        <w:t xml:space="preserve"> הו' חשוב </w:t>
      </w:r>
      <w:r w:rsidRPr="00D42E2A">
        <w:rPr>
          <w:rStyle w:val="afffff2"/>
          <w:rtl/>
        </w:rPr>
        <w:t>כ</w:t>
      </w:r>
      <w:r w:rsidRPr="00D42E2A">
        <w:rPr>
          <w:rStyle w:val="afffff2"/>
          <w:rFonts w:hint="cs"/>
          <w:rtl/>
        </w:rPr>
        <w:t>משוט הנצרך להשיט הספינה</w:t>
      </w:r>
      <w:r w:rsidRPr="00D42E2A">
        <w:rPr>
          <w:rStyle w:val="afffff2"/>
          <w:rtl/>
        </w:rPr>
        <w:t>.</w:t>
      </w:r>
    </w:p>
    <w:p w14:paraId="2D11F233" w14:textId="0181AB78" w:rsidR="006F071F" w:rsidRPr="00F40D4B" w:rsidRDefault="00D42E2A" w:rsidP="00D42E2A">
      <w:pPr>
        <w:pStyle w:val="afffb"/>
        <w:rPr>
          <w:rtl/>
        </w:rPr>
      </w:pPr>
      <w:ins w:id="9953" w:author="מספור קטעי משנה" w:date="2026-10-06T06:45:11Z">
        <w:r>
          <w:rPr>
            <w:rStyle w:val="MisparKeta"/>
          </w:rPr>
          <w:t xml:space="preserve">ג. </w:t>
        </w:r>
      </w:ins>
      <w:r>
        <w:rPr>
          <w:rFonts w:hint="cs"/>
          <w:rtl/>
        </w:rPr>
        <w:t xml:space="preserve">רשב''ג </w:t>
      </w:r>
      <w:r w:rsidR="006F071F" w:rsidRPr="00F40D4B">
        <w:rPr>
          <w:rtl/>
        </w:rPr>
        <w:t xml:space="preserve">אומר אינו צריך </w:t>
      </w:r>
      <w:r w:rsidR="006F071F" w:rsidRPr="00D42E2A">
        <w:rPr>
          <w:u w:val="single"/>
          <w:rtl/>
        </w:rPr>
        <w:t>הכל</w:t>
      </w:r>
      <w:r w:rsidR="006F071F" w:rsidRPr="00F40D4B">
        <w:rPr>
          <w:rtl/>
        </w:rPr>
        <w:t xml:space="preserve"> כמנהג המדינה.</w:t>
      </w:r>
    </w:p>
    <w:p w14:paraId="49316408" w14:textId="77777777" w:rsidR="00D42E2A" w:rsidRDefault="00D42E2A" w:rsidP="00D42E2A">
      <w:pPr>
        <w:pStyle w:val="36"/>
        <w:framePr w:wrap="notBeside"/>
        <w:rPr>
          <w:rtl/>
        </w:rPr>
      </w:pPr>
      <w:r>
        <w:rPr>
          <w:rFonts w:hint="cs"/>
          <w:rtl/>
        </w:rPr>
        <w:t>לרבות</w:t>
      </w:r>
    </w:p>
    <w:p w14:paraId="2BD99D24" w14:textId="39202DFD" w:rsidR="006F071F" w:rsidRPr="00F40D4B" w:rsidRDefault="006F071F" w:rsidP="00D42E2A">
      <w:pPr>
        <w:rPr>
          <w:rtl/>
        </w:rPr>
      </w:pPr>
      <w:r w:rsidRPr="00F40D4B">
        <w:rPr>
          <w:rtl/>
        </w:rPr>
        <w:t xml:space="preserve">שכר פועל </w:t>
      </w:r>
      <w:r w:rsidR="00D42E2A" w:rsidRPr="00D42E2A">
        <w:rPr>
          <w:rStyle w:val="affffc"/>
          <w:rFonts w:hint="cs"/>
          <w:rtl/>
        </w:rPr>
        <w:t>וא''ל</w:t>
      </w:r>
      <w:r w:rsidR="00D42E2A">
        <w:rPr>
          <w:rFonts w:hint="cs"/>
          <w:rtl/>
        </w:rPr>
        <w:t xml:space="preserve"> </w:t>
      </w:r>
      <w:r w:rsidRPr="00F40D4B">
        <w:rPr>
          <w:rtl/>
        </w:rPr>
        <w:t xml:space="preserve">כאחד וכשנים מבני העיר </w:t>
      </w:r>
      <w:r w:rsidR="00D42E2A">
        <w:rPr>
          <w:rStyle w:val="affffc"/>
          <w:rFonts w:hint="cs"/>
          <w:rtl/>
        </w:rPr>
        <w:t>ל</w:t>
      </w:r>
      <w:r w:rsidRPr="00D42E2A">
        <w:rPr>
          <w:rStyle w:val="affffc"/>
          <w:rFonts w:hint="cs"/>
          <w:rtl/>
        </w:rPr>
        <w:t>רי</w:t>
      </w:r>
      <w:r w:rsidRPr="00D42E2A">
        <w:rPr>
          <w:rStyle w:val="affffc"/>
          <w:rtl/>
        </w:rPr>
        <w:t>"</w:t>
      </w:r>
      <w:r w:rsidRPr="00D42E2A">
        <w:rPr>
          <w:rStyle w:val="affffc"/>
          <w:rFonts w:hint="cs"/>
          <w:rtl/>
        </w:rPr>
        <w:t>ה</w:t>
      </w:r>
      <w:r w:rsidRPr="00F40D4B">
        <w:rPr>
          <w:rFonts w:hint="cs"/>
          <w:rtl/>
        </w:rPr>
        <w:t xml:space="preserve"> </w:t>
      </w:r>
      <w:r w:rsidRPr="00F40D4B">
        <w:rPr>
          <w:rtl/>
        </w:rPr>
        <w:t>נותן כפחות שבשכירות,</w:t>
      </w:r>
      <w:r w:rsidR="00D42E2A">
        <w:rPr>
          <w:rFonts w:hint="cs"/>
          <w:rtl/>
        </w:rPr>
        <w:t xml:space="preserve"> </w:t>
      </w:r>
      <w:r w:rsidRPr="00D42E2A">
        <w:rPr>
          <w:rStyle w:val="affffc"/>
          <w:rFonts w:hint="cs"/>
          <w:rtl/>
        </w:rPr>
        <w:t>וחכ</w:t>
      </w:r>
      <w:r w:rsidRPr="00D42E2A">
        <w:rPr>
          <w:rStyle w:val="affffc"/>
          <w:rtl/>
        </w:rPr>
        <w:t>"</w:t>
      </w:r>
      <w:r w:rsidRPr="00D42E2A">
        <w:rPr>
          <w:rStyle w:val="affffc"/>
          <w:rFonts w:hint="cs"/>
          <w:rtl/>
        </w:rPr>
        <w:t>א</w:t>
      </w:r>
      <w:r w:rsidRPr="00D42E2A">
        <w:rPr>
          <w:rStyle w:val="affffc"/>
          <w:rtl/>
        </w:rPr>
        <w:t>:</w:t>
      </w:r>
      <w:r w:rsidRPr="00F40D4B">
        <w:rPr>
          <w:rtl/>
        </w:rPr>
        <w:t xml:space="preserve"> משמנין ביניהם</w:t>
      </w:r>
      <w:r w:rsidRPr="00D42E2A">
        <w:rPr>
          <w:rStyle w:val="afffff2"/>
          <w:rtl/>
        </w:rPr>
        <w:t>.</w:t>
      </w:r>
      <w:r w:rsidR="00D42E2A">
        <w:rPr>
          <w:rStyle w:val="afffff2"/>
          <w:rFonts w:hint="cs"/>
          <w:rtl/>
        </w:rPr>
        <w:t xml:space="preserve"> והיינו כ</w:t>
      </w:r>
      <w:r w:rsidR="00D42E2A" w:rsidRPr="00D42E2A">
        <w:rPr>
          <w:rStyle w:val="afffff2"/>
          <w:rFonts w:hint="cs"/>
          <w:rtl/>
        </w:rPr>
        <w:t>מנהג המדינה</w:t>
      </w:r>
      <w:r w:rsidR="00D42E2A">
        <w:rPr>
          <w:rFonts w:hint="cs"/>
          <w:rtl/>
        </w:rPr>
        <w:t xml:space="preserve"> </w:t>
      </w:r>
    </w:p>
    <w:p w14:paraId="029A0576" w14:textId="77777777" w:rsidR="00A6533C" w:rsidRPr="00F40D4B" w:rsidRDefault="00A6533C" w:rsidP="00A6533C">
      <w:pPr>
        <w:pStyle w:val="aff9"/>
        <w:rPr>
          <w:rtl/>
        </w:rPr>
      </w:pPr>
      <w:r w:rsidRPr="00F40D4B">
        <w:rPr>
          <w:rtl/>
        </w:rPr>
        <w:t>***</w:t>
      </w:r>
    </w:p>
    <w:p w14:paraId="00703491" w14:textId="77777777" w:rsidR="00D42E2A" w:rsidRDefault="006F071F" w:rsidP="00D42E2A">
      <w:pPr>
        <w:pStyle w:val="affe"/>
        <w:framePr w:wrap="around"/>
        <w:rPr>
          <w:rtl/>
        </w:rPr>
      </w:pPr>
      <w:r w:rsidRPr="00F40D4B">
        <w:rPr>
          <w:rtl/>
        </w:rPr>
        <w:t>פז:</w:t>
      </w:r>
      <w:r w:rsidRPr="00F40D4B">
        <w:rPr>
          <w:rFonts w:hint="cs"/>
          <w:rtl/>
        </w:rPr>
        <w:t xml:space="preserve"> </w:t>
      </w:r>
    </w:p>
    <w:p w14:paraId="6017708D" w14:textId="1F93B414" w:rsidR="006F071F" w:rsidRPr="00D42E2A" w:rsidRDefault="006F071F" w:rsidP="00D42E2A">
      <w:pPr>
        <w:pStyle w:val="afffff"/>
        <w:framePr w:wrap="around"/>
        <w:rPr>
          <w:rtl/>
        </w:rPr>
      </w:pPr>
      <w:del w:id="20274" w:author="קלוד" w:date="2026-10-06T10:08:05Z">
        <w:r>
          <w:rPr>
            <w:rtl/>
          </w:rPr>
          <w:delText xml:space="preserve">משנה.</w:delText>
        </w:r>
      </w:del>
      <w:ins w:id="20275" w:author="קלוד" w:date="2026-10-06T10:08:05Z">
        <w:r>
          <w:rPr>
            <w:rtl/>
          </w:rPr>
          <w:t xml:space="preserve">משנה ב</w:t>
        </w:r>
      </w:ins>
    </w:p>
    <w:p w14:paraId="2721839F" w14:textId="1A86671E" w:rsidR="00D42E2A" w:rsidRDefault="006F071F" w:rsidP="00982BB6">
      <w:pPr>
        <w:pStyle w:val="afff3"/>
        <w:jc w:val="center"/>
        <w:rPr>
          <w:rtl/>
        </w:rPr>
      </w:pPr>
      <w:ins w:id="9830" w:author="מספור קטעי משנה" w:date="2026-10-06T10:03:19Z">
        <w:r>
          <w:rPr>
            <w:rStyle w:val="MisparKeta"/>
          </w:rPr>
          <w:t xml:space="preserve">ד. </w:t>
        </w:r>
      </w:ins>
      <w:r w:rsidRPr="00D42E2A">
        <w:rPr>
          <w:rtl/>
        </w:rPr>
        <w:t>ואלו אוכלין מן התורה:</w:t>
      </w:r>
    </w:p>
    <w:p w14:paraId="370E978D" w14:textId="48C0CA66" w:rsidR="00A6533C" w:rsidRPr="00D42E2A" w:rsidRDefault="006F071F" w:rsidP="00D42E2A">
      <w:pPr>
        <w:pStyle w:val="afff3"/>
        <w:rPr>
          <w:rtl/>
        </w:rPr>
      </w:pPr>
      <w:r w:rsidRPr="00D42E2A">
        <w:rPr>
          <w:rtl/>
        </w:rPr>
        <w:t>העושה במחובר לקרקע בשעת גמר מלאכה,</w:t>
      </w:r>
    </w:p>
    <w:p w14:paraId="5241B0AA" w14:textId="367163CE" w:rsidR="006F071F" w:rsidRPr="00D42E2A" w:rsidRDefault="006F071F" w:rsidP="00D42E2A">
      <w:pPr>
        <w:pStyle w:val="afff3"/>
        <w:rPr>
          <w:rtl/>
        </w:rPr>
      </w:pPr>
      <w:r w:rsidRPr="00D42E2A">
        <w:rPr>
          <w:rtl/>
        </w:rPr>
        <w:t>ובתלוש מן הקרקע עד שלא נגמרה מלאכתו, ובדבר שגידולו מן הארץ.</w:t>
      </w:r>
    </w:p>
    <w:p w14:paraId="3A0A55A0" w14:textId="4C4E289A" w:rsidR="00D42E2A" w:rsidRDefault="006F071F" w:rsidP="00982BB6">
      <w:pPr>
        <w:pStyle w:val="afff3"/>
        <w:jc w:val="center"/>
        <w:rPr>
          <w:rtl/>
        </w:rPr>
      </w:pPr>
      <w:r w:rsidRPr="00D42E2A">
        <w:rPr>
          <w:rtl/>
        </w:rPr>
        <w:t>ואלו שאין אוכלים:</w:t>
      </w:r>
    </w:p>
    <w:p w14:paraId="0DCB0BE9" w14:textId="3318D084" w:rsidR="006F071F" w:rsidRDefault="006F071F" w:rsidP="00982BB6">
      <w:pPr>
        <w:pStyle w:val="afff3"/>
        <w:rPr>
          <w:rtl/>
        </w:rPr>
      </w:pPr>
      <w:r w:rsidRPr="00D42E2A">
        <w:rPr>
          <w:rtl/>
        </w:rPr>
        <w:t>העושה במחובר לקרקע בשעה שאין גמר מלאכה,</w:t>
      </w:r>
      <w:r w:rsidR="00982BB6">
        <w:rPr>
          <w:rFonts w:hint="cs"/>
          <w:rtl/>
        </w:rPr>
        <w:t xml:space="preserve"> </w:t>
      </w:r>
      <w:r w:rsidRPr="00D42E2A">
        <w:rPr>
          <w:rtl/>
        </w:rPr>
        <w:t>ובתלוש מן הקרקע אחר שנגמרה מלאכתו, ובדבר שאין גידולו מן הארץ.</w:t>
      </w:r>
    </w:p>
    <w:p w14:paraId="5F5342B7" w14:textId="78447240" w:rsidR="00D42E2A" w:rsidRPr="00D42E2A" w:rsidRDefault="00D42E2A" w:rsidP="00D42E2A">
      <w:pPr>
        <w:pStyle w:val="afffb"/>
        <w:rPr>
          <w:rtl/>
        </w:rPr>
      </w:pPr>
      <w:ins w:id="9954" w:author="מספור קטעי משנה" w:date="2026-10-06T06:45:11Z">
        <w:r>
          <w:rPr>
            <w:rStyle w:val="MisparKeta"/>
          </w:rPr>
          <w:t xml:space="preserve">א. </w:t>
        </w:r>
      </w:ins>
      <w:r>
        <w:rPr>
          <w:rFonts w:hint="cs"/>
          <w:rtl/>
        </w:rPr>
        <w:t>פועל אוכל מ</w:t>
      </w:r>
      <w:r w:rsidRPr="00D42E2A">
        <w:rPr>
          <w:rtl/>
        </w:rPr>
        <w:t>העושה במחובר לקרקע בשעת גמר מלאכה,</w:t>
      </w:r>
    </w:p>
    <w:p w14:paraId="1DCF3F68" w14:textId="06124D64" w:rsidR="00D42E2A" w:rsidRDefault="006F071F" w:rsidP="00D42E2A">
      <w:pPr>
        <w:pStyle w:val="36"/>
        <w:framePr w:wrap="notBeside"/>
        <w:rPr>
          <w:rtl/>
        </w:rPr>
      </w:pPr>
      <w:r w:rsidRPr="00F40D4B">
        <w:rPr>
          <w:rFonts w:hint="cs"/>
          <w:rtl/>
        </w:rPr>
        <w:t>א.</w:t>
      </w:r>
      <w:r w:rsidR="00D42E2A">
        <w:rPr>
          <w:rFonts w:hint="cs"/>
          <w:rtl/>
        </w:rPr>
        <w:t xml:space="preserve"> גמרי':</w:t>
      </w:r>
    </w:p>
    <w:p w14:paraId="7FA125CE" w14:textId="1F6A2845" w:rsidR="006F071F" w:rsidRPr="00D42E2A" w:rsidRDefault="006F071F" w:rsidP="009B508D">
      <w:pPr>
        <w:rPr>
          <w:rStyle w:val="affff8"/>
          <w:rtl/>
        </w:rPr>
      </w:pPr>
      <w:r w:rsidRPr="00D42E2A">
        <w:rPr>
          <w:rFonts w:hint="cs"/>
          <w:b/>
          <w:bCs/>
          <w:rtl/>
        </w:rPr>
        <w:t>מכרם וקמה יחד בצד השווה.</w:t>
      </w:r>
      <w:r w:rsidRPr="00F40D4B">
        <w:rPr>
          <w:rFonts w:hint="cs"/>
          <w:rtl/>
        </w:rPr>
        <w:t xml:space="preserve">  מכרם </w:t>
      </w:r>
      <w:r w:rsidRPr="00D42E2A">
        <w:rPr>
          <w:rStyle w:val="affff8"/>
          <w:rFonts w:hint="cs"/>
          <w:rtl/>
        </w:rPr>
        <w:t>ד'</w:t>
      </w:r>
      <w:r w:rsidRPr="00D42E2A">
        <w:rPr>
          <w:rStyle w:val="affff8"/>
          <w:rtl/>
        </w:rPr>
        <w:t>כי תבא בכרם רעך ואכלת</w:t>
      </w:r>
      <w:r w:rsidRPr="00D42E2A">
        <w:rPr>
          <w:rStyle w:val="affff8"/>
          <w:rFonts w:hint="cs"/>
          <w:rtl/>
        </w:rPr>
        <w:t>'</w:t>
      </w:r>
    </w:p>
    <w:p w14:paraId="64345B20" w14:textId="50CBFB38" w:rsidR="006F071F" w:rsidRPr="00F40D4B" w:rsidRDefault="00D42E2A" w:rsidP="009B508D">
      <w:pPr>
        <w:rPr>
          <w:rtl/>
        </w:rPr>
      </w:pPr>
      <w:r>
        <w:rPr>
          <w:rFonts w:hint="cs"/>
          <w:rtl/>
        </w:rPr>
        <w:t xml:space="preserve">לכל </w:t>
      </w:r>
      <w:r w:rsidR="006F071F" w:rsidRPr="00F40D4B">
        <w:rPr>
          <w:rtl/>
        </w:rPr>
        <w:t xml:space="preserve">דבר שגידולי קרקע, ובשעת גמר מלאכה - </w:t>
      </w:r>
      <w:r>
        <w:rPr>
          <w:rFonts w:hint="cs"/>
          <w:rtl/>
        </w:rPr>
        <w:t>ש</w:t>
      </w:r>
      <w:r w:rsidR="006F071F" w:rsidRPr="00F40D4B">
        <w:rPr>
          <w:rtl/>
        </w:rPr>
        <w:t xml:space="preserve">פועל אוכל בו, </w:t>
      </w:r>
    </w:p>
    <w:p w14:paraId="7F8CA39C" w14:textId="287FB740" w:rsidR="00D42E2A" w:rsidRDefault="006F071F" w:rsidP="00D42E2A">
      <w:pPr>
        <w:pStyle w:val="36"/>
        <w:framePr w:wrap="notBeside"/>
        <w:rPr>
          <w:rtl/>
        </w:rPr>
      </w:pPr>
      <w:r w:rsidRPr="00F40D4B">
        <w:rPr>
          <w:rFonts w:hint="cs"/>
          <w:rtl/>
        </w:rPr>
        <w:t>ואין לפרוך</w:t>
      </w:r>
      <w:r w:rsidR="00D42E2A">
        <w:rPr>
          <w:rFonts w:hint="cs"/>
          <w:rtl/>
        </w:rPr>
        <w:t>:</w:t>
      </w:r>
    </w:p>
    <w:p w14:paraId="1EBD3645" w14:textId="0C9084F4" w:rsidR="00A6533C" w:rsidRPr="00F40D4B" w:rsidRDefault="006F071F" w:rsidP="009B508D">
      <w:pPr>
        <w:rPr>
          <w:rtl/>
        </w:rPr>
      </w:pPr>
      <w:r w:rsidRPr="00F40D4B">
        <w:rPr>
          <w:rFonts w:hint="cs"/>
          <w:rtl/>
        </w:rPr>
        <w:t>ד</w:t>
      </w:r>
      <w:r w:rsidRPr="00F40D4B">
        <w:rPr>
          <w:rtl/>
        </w:rPr>
        <w:t>מה לכרם - שכן חייב בעוללות!</w:t>
      </w:r>
    </w:p>
    <w:p w14:paraId="3A8B236C" w14:textId="77777777" w:rsidR="00D42E2A" w:rsidRDefault="006F071F" w:rsidP="00D42E2A">
      <w:pPr>
        <w:pStyle w:val="36"/>
        <w:framePr w:wrap="notBeside"/>
        <w:rPr>
          <w:rtl/>
        </w:rPr>
      </w:pPr>
      <w:r w:rsidRPr="00F40D4B">
        <w:rPr>
          <w:rtl/>
        </w:rPr>
        <w:t>-</w:t>
      </w:r>
    </w:p>
    <w:p w14:paraId="4C2CDE6A" w14:textId="6A676E43" w:rsidR="006F071F" w:rsidRPr="00D42E2A" w:rsidRDefault="006F071F" w:rsidP="009B508D">
      <w:pPr>
        <w:rPr>
          <w:rStyle w:val="affff8"/>
          <w:rtl/>
        </w:rPr>
      </w:pPr>
      <w:r w:rsidRPr="00F40D4B">
        <w:rPr>
          <w:rFonts w:hint="cs"/>
          <w:rtl/>
        </w:rPr>
        <w:t>ד</w:t>
      </w:r>
      <w:r w:rsidRPr="00F40D4B">
        <w:rPr>
          <w:rtl/>
        </w:rPr>
        <w:t xml:space="preserve">גמרינן </w:t>
      </w:r>
      <w:r w:rsidR="00D42E2A">
        <w:rPr>
          <w:rFonts w:hint="cs"/>
          <w:rtl/>
        </w:rPr>
        <w:t xml:space="preserve">גם </w:t>
      </w:r>
      <w:r w:rsidRPr="00F40D4B">
        <w:rPr>
          <w:rtl/>
        </w:rPr>
        <w:t>מקמה.</w:t>
      </w:r>
      <w:r w:rsidRPr="00F40D4B">
        <w:rPr>
          <w:rFonts w:hint="cs"/>
          <w:rtl/>
        </w:rPr>
        <w:t xml:space="preserve"> ד</w:t>
      </w:r>
      <w:r w:rsidRPr="00D42E2A">
        <w:rPr>
          <w:rStyle w:val="affff8"/>
          <w:rFonts w:hint="cs"/>
          <w:rtl/>
        </w:rPr>
        <w:t>'</w:t>
      </w:r>
      <w:r w:rsidRPr="00D42E2A">
        <w:rPr>
          <w:rStyle w:val="affff8"/>
          <w:rtl/>
        </w:rPr>
        <w:t>כי תבא בקמת רעך וקטפת מלילות בידך</w:t>
      </w:r>
      <w:r w:rsidRPr="00D42E2A">
        <w:rPr>
          <w:rStyle w:val="affff8"/>
          <w:rFonts w:hint="cs"/>
          <w:rtl/>
        </w:rPr>
        <w:t>'</w:t>
      </w:r>
      <w:r w:rsidRPr="00D42E2A">
        <w:rPr>
          <w:rStyle w:val="affff8"/>
          <w:rtl/>
        </w:rPr>
        <w:t>.</w:t>
      </w:r>
    </w:p>
    <w:p w14:paraId="490BE11F" w14:textId="5740AFD1" w:rsidR="00D42E2A" w:rsidRDefault="006F071F" w:rsidP="00D42E2A">
      <w:pPr>
        <w:pStyle w:val="36"/>
        <w:framePr w:wrap="notBeside"/>
        <w:rPr>
          <w:rtl/>
        </w:rPr>
      </w:pPr>
      <w:r w:rsidRPr="00F40D4B">
        <w:rPr>
          <w:rFonts w:hint="cs"/>
          <w:rtl/>
        </w:rPr>
        <w:t>ואין לפרוך</w:t>
      </w:r>
      <w:r w:rsidR="00D42E2A">
        <w:rPr>
          <w:rFonts w:hint="cs"/>
          <w:rtl/>
        </w:rPr>
        <w:t>:</w:t>
      </w:r>
    </w:p>
    <w:p w14:paraId="705D63B1" w14:textId="353C66D1" w:rsidR="006F071F" w:rsidRPr="00F40D4B" w:rsidRDefault="006F071F" w:rsidP="00D42E2A">
      <w:pPr>
        <w:rPr>
          <w:rtl/>
        </w:rPr>
      </w:pPr>
      <w:r w:rsidRPr="00F40D4B">
        <w:rPr>
          <w:rFonts w:hint="cs"/>
          <w:rtl/>
        </w:rPr>
        <w:t>ד</w:t>
      </w:r>
      <w:r w:rsidRPr="00F40D4B">
        <w:rPr>
          <w:rtl/>
        </w:rPr>
        <w:t>מה לקמה חייבת בחלה</w:t>
      </w:r>
      <w:r w:rsidRPr="00F40D4B">
        <w:rPr>
          <w:rFonts w:hint="cs"/>
          <w:rtl/>
        </w:rPr>
        <w:t xml:space="preserve"> </w:t>
      </w:r>
      <w:r w:rsidRPr="00D42E2A">
        <w:rPr>
          <w:rStyle w:val="affffc"/>
          <w:rFonts w:hint="cs"/>
          <w:rtl/>
        </w:rPr>
        <w:t>ד</w:t>
      </w:r>
      <w:r w:rsidRPr="00D42E2A">
        <w:rPr>
          <w:rStyle w:val="affffc"/>
          <w:rtl/>
        </w:rPr>
        <w:t>אתיא</w:t>
      </w:r>
      <w:r w:rsidRPr="00F40D4B">
        <w:rPr>
          <w:rtl/>
        </w:rPr>
        <w:t xml:space="preserve"> </w:t>
      </w:r>
      <w:r w:rsidRPr="00D42E2A">
        <w:rPr>
          <w:rStyle w:val="affff8"/>
          <w:rtl/>
        </w:rPr>
        <w:t>קמה</w:t>
      </w:r>
      <w:r w:rsidR="00D42E2A">
        <w:rPr>
          <w:rStyle w:val="affff8"/>
          <w:rFonts w:hint="cs"/>
          <w:rtl/>
        </w:rPr>
        <w:t xml:space="preserve"> </w:t>
      </w:r>
      <w:r w:rsidRPr="00D42E2A">
        <w:rPr>
          <w:rStyle w:val="affff8"/>
          <w:rtl/>
        </w:rPr>
        <w:t>קמה</w:t>
      </w:r>
      <w:r w:rsidRPr="00D42E2A">
        <w:rPr>
          <w:rStyle w:val="affff8"/>
          <w:rFonts w:hint="cs"/>
          <w:rtl/>
        </w:rPr>
        <w:t>'</w:t>
      </w:r>
      <w:r w:rsidRPr="00D42E2A">
        <w:rPr>
          <w:rStyle w:val="affff8"/>
          <w:rtl/>
        </w:rPr>
        <w:t>,</w:t>
      </w:r>
      <w:r w:rsidRPr="00F40D4B">
        <w:rPr>
          <w:rtl/>
        </w:rPr>
        <w:t xml:space="preserve"> </w:t>
      </w:r>
      <w:r w:rsidRPr="00D42E2A">
        <w:rPr>
          <w:rStyle w:val="affff8"/>
          <w:rFonts w:hint="cs"/>
          <w:rtl/>
        </w:rPr>
        <w:t>'</w:t>
      </w:r>
      <w:r w:rsidRPr="00D42E2A">
        <w:rPr>
          <w:rStyle w:val="affff8"/>
          <w:rtl/>
        </w:rPr>
        <w:t>מהחל חרמש בקמה</w:t>
      </w:r>
      <w:r w:rsidRPr="00D42E2A">
        <w:rPr>
          <w:rStyle w:val="affff8"/>
          <w:rFonts w:hint="cs"/>
          <w:rtl/>
        </w:rPr>
        <w:t>'</w:t>
      </w:r>
      <w:r w:rsidRPr="00D42E2A">
        <w:rPr>
          <w:rStyle w:val="affff8"/>
          <w:rtl/>
        </w:rPr>
        <w:t>,</w:t>
      </w:r>
    </w:p>
    <w:p w14:paraId="7033BDC6" w14:textId="77777777" w:rsidR="00D42E2A" w:rsidRDefault="006F071F" w:rsidP="00D42E2A">
      <w:pPr>
        <w:pStyle w:val="36"/>
        <w:framePr w:wrap="notBeside"/>
        <w:rPr>
          <w:rtl/>
        </w:rPr>
      </w:pPr>
      <w:r w:rsidRPr="00F40D4B">
        <w:rPr>
          <w:rFonts w:hint="cs"/>
          <w:rtl/>
        </w:rPr>
        <w:lastRenderedPageBreak/>
        <w:t>-</w:t>
      </w:r>
    </w:p>
    <w:p w14:paraId="0B00E68F" w14:textId="77967348" w:rsidR="00A6533C" w:rsidRPr="00F40D4B" w:rsidRDefault="006F071F" w:rsidP="009B508D">
      <w:pPr>
        <w:rPr>
          <w:rtl/>
        </w:rPr>
      </w:pPr>
      <w:r w:rsidRPr="00F40D4B">
        <w:rPr>
          <w:rFonts w:hint="cs"/>
          <w:rtl/>
        </w:rPr>
        <w:t xml:space="preserve">דכרם יוכיח וחזר הדין לקמה הצד השוה </w:t>
      </w:r>
      <w:r w:rsidRPr="00F40D4B">
        <w:rPr>
          <w:rtl/>
        </w:rPr>
        <w:t xml:space="preserve">שגידולי קרקע ובשעת גמר מלאכה פועל אוכל בו, אף כל </w:t>
      </w:r>
      <w:r w:rsidRPr="00F40D4B">
        <w:rPr>
          <w:rFonts w:hint="cs"/>
          <w:rtl/>
        </w:rPr>
        <w:t>כזה</w:t>
      </w:r>
      <w:r w:rsidR="00D42E2A">
        <w:rPr>
          <w:rFonts w:hint="cs"/>
          <w:rtl/>
        </w:rPr>
        <w:t>,</w:t>
      </w:r>
    </w:p>
    <w:p w14:paraId="30638E01" w14:textId="27463A5B" w:rsidR="00D42E2A" w:rsidRDefault="00D42E2A" w:rsidP="00D42E2A">
      <w:pPr>
        <w:pStyle w:val="36"/>
        <w:framePr w:wrap="notBeside"/>
        <w:rPr>
          <w:rtl/>
        </w:rPr>
      </w:pPr>
      <w:r>
        <w:rPr>
          <w:rFonts w:hint="cs"/>
          <w:rtl/>
        </w:rPr>
        <w:t>-וקשה:</w:t>
      </w:r>
    </w:p>
    <w:p w14:paraId="5F1CEBC8" w14:textId="66418646" w:rsidR="006F071F" w:rsidRPr="00F40D4B" w:rsidRDefault="006F071F" w:rsidP="00D42E2A">
      <w:pPr>
        <w:rPr>
          <w:rtl/>
        </w:rPr>
      </w:pPr>
      <w:r w:rsidRPr="00F40D4B">
        <w:rPr>
          <w:rtl/>
        </w:rPr>
        <w:t xml:space="preserve">מה לצד השוה שבהן - </w:t>
      </w:r>
      <w:r w:rsidR="00D42E2A">
        <w:rPr>
          <w:rFonts w:hint="cs"/>
          <w:rtl/>
        </w:rPr>
        <w:t>ש</w:t>
      </w:r>
      <w:r w:rsidRPr="00F40D4B">
        <w:rPr>
          <w:rtl/>
        </w:rPr>
        <w:t>יש בהן צד מזבח.</w:t>
      </w:r>
      <w:r w:rsidRPr="00F40D4B">
        <w:rPr>
          <w:rFonts w:hint="cs"/>
          <w:rtl/>
        </w:rPr>
        <w:t xml:space="preserve"> -</w:t>
      </w:r>
      <w:r w:rsidRPr="00D42E2A">
        <w:rPr>
          <w:rFonts w:hint="cs"/>
          <w:b/>
          <w:bCs/>
          <w:rtl/>
        </w:rPr>
        <w:t>קשיא</w:t>
      </w:r>
    </w:p>
    <w:p w14:paraId="36128D00" w14:textId="6BB2A4E9" w:rsidR="006F071F" w:rsidRPr="00D42E2A" w:rsidRDefault="006F071F" w:rsidP="00293A59">
      <w:pPr>
        <w:spacing w:after="60"/>
        <w:rPr>
          <w:sz w:val="16"/>
          <w:szCs w:val="14"/>
          <w:rtl/>
        </w:rPr>
      </w:pPr>
      <w:r w:rsidRPr="00D42E2A">
        <w:rPr>
          <w:rStyle w:val="afffff2"/>
          <w:rFonts w:hint="cs"/>
          <w:rtl/>
        </w:rPr>
        <w:t>וא</w:t>
      </w:r>
      <w:r w:rsidR="00293A59">
        <w:rPr>
          <w:rStyle w:val="afffff2"/>
          <w:rFonts w:hint="cs"/>
          <w:rtl/>
        </w:rPr>
        <w:t>ף</w:t>
      </w:r>
      <w:r w:rsidRPr="00D42E2A">
        <w:rPr>
          <w:rStyle w:val="afffff2"/>
          <w:rFonts w:hint="cs"/>
          <w:rtl/>
        </w:rPr>
        <w:t xml:space="preserve"> דמרבי' </w:t>
      </w:r>
      <w:r w:rsidR="00D42E2A">
        <w:rPr>
          <w:rStyle w:val="afffff2"/>
          <w:rFonts w:hint="cs"/>
          <w:rtl/>
        </w:rPr>
        <w:t xml:space="preserve">גם </w:t>
      </w:r>
      <w:r w:rsidRPr="00D42E2A">
        <w:rPr>
          <w:rStyle w:val="afffff2"/>
          <w:rFonts w:hint="cs"/>
          <w:rtl/>
        </w:rPr>
        <w:t xml:space="preserve">זית </w:t>
      </w:r>
      <w:r w:rsidR="00D42E2A">
        <w:rPr>
          <w:rStyle w:val="afffff2"/>
          <w:rFonts w:hint="cs"/>
          <w:rtl/>
        </w:rPr>
        <w:t xml:space="preserve">דיש בו </w:t>
      </w:r>
      <w:r w:rsidRPr="00D42E2A">
        <w:rPr>
          <w:rStyle w:val="afffff2"/>
          <w:rtl/>
        </w:rPr>
        <w:t>צד מזבח.</w:t>
      </w:r>
      <w:r w:rsidRPr="00D42E2A">
        <w:rPr>
          <w:rStyle w:val="afffff2"/>
          <w:rFonts w:hint="cs"/>
          <w:rtl/>
        </w:rPr>
        <w:t xml:space="preserve"> ולא מכרם </w:t>
      </w:r>
      <w:r w:rsidR="00293A59">
        <w:rPr>
          <w:rStyle w:val="afffff2"/>
          <w:rFonts w:hint="cs"/>
          <w:rtl/>
        </w:rPr>
        <w:t xml:space="preserve">שנקרא </w:t>
      </w:r>
      <w:r w:rsidRPr="00D42E2A">
        <w:rPr>
          <w:rStyle w:val="afffff2"/>
          <w:rFonts w:hint="cs"/>
          <w:rtl/>
        </w:rPr>
        <w:t>'כרם זית' ולא כרם סתם</w:t>
      </w:r>
      <w:r w:rsidR="00D42E2A">
        <w:rPr>
          <w:rStyle w:val="afffff2"/>
          <w:rFonts w:hint="cs"/>
          <w:rtl/>
        </w:rPr>
        <w:t>.</w:t>
      </w:r>
    </w:p>
    <w:p w14:paraId="39B7C93D" w14:textId="77777777" w:rsidR="00D42E2A" w:rsidRDefault="006F071F" w:rsidP="00D42E2A">
      <w:pPr>
        <w:pStyle w:val="36"/>
        <w:framePr w:wrap="notBeside"/>
        <w:rPr>
          <w:rtl/>
        </w:rPr>
      </w:pPr>
      <w:r w:rsidRPr="00F40D4B">
        <w:rPr>
          <w:rFonts w:hint="cs"/>
          <w:rtl/>
        </w:rPr>
        <w:t xml:space="preserve">ב. </w:t>
      </w:r>
      <w:r w:rsidRPr="00F40D4B">
        <w:rPr>
          <w:rtl/>
        </w:rPr>
        <w:t>שמואל:</w:t>
      </w:r>
    </w:p>
    <w:p w14:paraId="00B811CB" w14:textId="7CFE88C6" w:rsidR="006F071F" w:rsidRPr="00F40D4B" w:rsidRDefault="006F071F" w:rsidP="009B508D">
      <w:pPr>
        <w:rPr>
          <w:rtl/>
        </w:rPr>
      </w:pPr>
      <w:r w:rsidRPr="00293A59">
        <w:rPr>
          <w:rFonts w:hint="cs"/>
          <w:b/>
          <w:bCs/>
          <w:rtl/>
        </w:rPr>
        <w:t>מחרמש וקמה יחד</w:t>
      </w:r>
      <w:r w:rsidRPr="00F40D4B">
        <w:rPr>
          <w:rFonts w:hint="cs"/>
          <w:rtl/>
        </w:rPr>
        <w:t xml:space="preserve"> </w:t>
      </w:r>
      <w:r w:rsidRPr="00D42E2A">
        <w:rPr>
          <w:rStyle w:val="affff8"/>
          <w:rFonts w:hint="cs"/>
          <w:rtl/>
        </w:rPr>
        <w:t>'</w:t>
      </w:r>
      <w:r w:rsidRPr="00D42E2A">
        <w:rPr>
          <w:rStyle w:val="affff8"/>
          <w:rtl/>
        </w:rPr>
        <w:t>וחרמש</w:t>
      </w:r>
      <w:r w:rsidRPr="00D42E2A">
        <w:rPr>
          <w:rStyle w:val="affff8"/>
          <w:rFonts w:hint="cs"/>
          <w:rtl/>
        </w:rPr>
        <w:t>'</w:t>
      </w:r>
      <w:r w:rsidRPr="00D42E2A">
        <w:rPr>
          <w:rStyle w:val="affff8"/>
          <w:rtl/>
        </w:rPr>
        <w:t xml:space="preserve"> -</w:t>
      </w:r>
      <w:r w:rsidRPr="00F40D4B">
        <w:rPr>
          <w:rtl/>
        </w:rPr>
        <w:t xml:space="preserve"> לרבות כל בעלי חרמש</w:t>
      </w:r>
      <w:r w:rsidRPr="00F40D4B">
        <w:rPr>
          <w:rFonts w:hint="cs"/>
          <w:rtl/>
        </w:rPr>
        <w:t xml:space="preserve"> [כקטנית]</w:t>
      </w:r>
      <w:r w:rsidRPr="00F40D4B">
        <w:rPr>
          <w:rtl/>
        </w:rPr>
        <w:t>.</w:t>
      </w:r>
    </w:p>
    <w:p w14:paraId="69F5F582" w14:textId="77777777" w:rsidR="00D42E2A" w:rsidRDefault="006F071F" w:rsidP="00D42E2A">
      <w:pPr>
        <w:pStyle w:val="36"/>
        <w:framePr w:wrap="notBeside"/>
        <w:rPr>
          <w:rtl/>
        </w:rPr>
      </w:pPr>
      <w:r w:rsidRPr="00F40D4B">
        <w:rPr>
          <w:rFonts w:hint="cs"/>
          <w:rtl/>
        </w:rPr>
        <w:t xml:space="preserve">- </w:t>
      </w:r>
      <w:r w:rsidRPr="00F40D4B">
        <w:rPr>
          <w:rFonts w:hint="cs"/>
          <w:rtl/>
        </w:rPr>
        <w:tab/>
      </w:r>
      <w:r w:rsidRPr="00F40D4B">
        <w:rPr>
          <w:rtl/>
        </w:rPr>
        <w:t>ו</w:t>
      </w:r>
      <w:r w:rsidRPr="00F40D4B">
        <w:rPr>
          <w:rFonts w:hint="cs"/>
          <w:rtl/>
        </w:rPr>
        <w:t>הך</w:t>
      </w:r>
    </w:p>
    <w:p w14:paraId="74251D75" w14:textId="77777777" w:rsidR="00D42E2A" w:rsidRDefault="006F071F" w:rsidP="009B508D">
      <w:pPr>
        <w:rPr>
          <w:rtl/>
        </w:rPr>
      </w:pPr>
      <w:r w:rsidRPr="00F40D4B">
        <w:rPr>
          <w:rFonts w:hint="cs"/>
          <w:rtl/>
        </w:rPr>
        <w:t>ד'</w:t>
      </w:r>
      <w:r w:rsidRPr="00F40D4B">
        <w:rPr>
          <w:rtl/>
        </w:rPr>
        <w:t>בשעת חרמש אכול, שלא בשעת חרמ</w:t>
      </w:r>
      <w:r w:rsidRPr="00F40D4B">
        <w:rPr>
          <w:rFonts w:hint="cs"/>
          <w:rtl/>
        </w:rPr>
        <w:t>ש</w:t>
      </w:r>
      <w:r w:rsidRPr="00F40D4B">
        <w:rPr>
          <w:rtl/>
        </w:rPr>
        <w:t xml:space="preserve"> לא תיכול </w:t>
      </w:r>
    </w:p>
    <w:p w14:paraId="2A93853E" w14:textId="77777777" w:rsidR="00D42E2A" w:rsidRDefault="006F071F" w:rsidP="00D42E2A">
      <w:pPr>
        <w:pStyle w:val="36"/>
        <w:framePr w:wrap="notBeside"/>
        <w:rPr>
          <w:rtl/>
        </w:rPr>
      </w:pPr>
      <w:r w:rsidRPr="00F40D4B">
        <w:rPr>
          <w:rtl/>
        </w:rPr>
        <w:t>-</w:t>
      </w:r>
    </w:p>
    <w:p w14:paraId="308F5597" w14:textId="194E3CAC" w:rsidR="006F071F" w:rsidRPr="00F40D4B" w:rsidRDefault="00293A59" w:rsidP="009B508D">
      <w:pPr>
        <w:rPr>
          <w:rtl/>
        </w:rPr>
      </w:pPr>
      <w:r>
        <w:rPr>
          <w:rFonts w:hint="cs"/>
          <w:rtl/>
        </w:rPr>
        <w:t xml:space="preserve">דין זה נלמד </w:t>
      </w:r>
      <w:r w:rsidR="006F071F" w:rsidRPr="00F40D4B">
        <w:rPr>
          <w:rtl/>
        </w:rPr>
        <w:t>מ</w:t>
      </w:r>
      <w:r w:rsidR="006F071F" w:rsidRPr="00F40D4B">
        <w:rPr>
          <w:rFonts w:hint="cs"/>
          <w:rtl/>
        </w:rPr>
        <w:t>'</w:t>
      </w:r>
      <w:r w:rsidR="006F071F" w:rsidRPr="00D42E2A">
        <w:rPr>
          <w:rStyle w:val="affff8"/>
          <w:rtl/>
        </w:rPr>
        <w:t>ואל כליך לא תתן</w:t>
      </w:r>
      <w:r w:rsidR="006F071F" w:rsidRPr="00D42E2A">
        <w:rPr>
          <w:rStyle w:val="affff8"/>
          <w:rFonts w:hint="cs"/>
          <w:rtl/>
        </w:rPr>
        <w:t>'</w:t>
      </w:r>
      <w:r>
        <w:rPr>
          <w:rFonts w:hint="cs"/>
          <w:rtl/>
        </w:rPr>
        <w:t>.</w:t>
      </w:r>
    </w:p>
    <w:p w14:paraId="05D34838" w14:textId="013D3E5B" w:rsidR="006F071F" w:rsidRPr="00F40D4B" w:rsidRDefault="006F071F" w:rsidP="009B508D">
      <w:pPr>
        <w:rPr>
          <w:rtl/>
        </w:rPr>
      </w:pPr>
      <w:r w:rsidRPr="00F40D4B">
        <w:rPr>
          <w:rFonts w:hint="cs"/>
          <w:rtl/>
        </w:rPr>
        <w:t xml:space="preserve">ואפי' </w:t>
      </w:r>
      <w:r w:rsidR="00293A59">
        <w:rPr>
          <w:rFonts w:hint="cs"/>
          <w:rtl/>
        </w:rPr>
        <w:t xml:space="preserve">פרי שאינו נקצר בחרמש </w:t>
      </w:r>
      <w:r w:rsidR="00293A59">
        <w:rPr>
          <w:rStyle w:val="affff8"/>
          <w:rFonts w:hint="cs"/>
          <w:rtl/>
        </w:rPr>
        <w:t xml:space="preserve">- </w:t>
      </w:r>
      <w:r w:rsidRPr="00D42E2A">
        <w:rPr>
          <w:rStyle w:val="affff8"/>
          <w:rFonts w:hint="cs"/>
          <w:rtl/>
        </w:rPr>
        <w:t>מ'קמה'</w:t>
      </w:r>
      <w:r w:rsidRPr="00F40D4B">
        <w:rPr>
          <w:rFonts w:hint="cs"/>
          <w:rtl/>
        </w:rPr>
        <w:t xml:space="preserve"> לרבות כל בעלי קמה.</w:t>
      </w:r>
    </w:p>
    <w:p w14:paraId="4E35DB1D" w14:textId="77777777" w:rsidR="00D42E2A" w:rsidRDefault="006F071F" w:rsidP="00D42E2A">
      <w:pPr>
        <w:pStyle w:val="36"/>
        <w:framePr w:wrap="notBeside"/>
        <w:rPr>
          <w:rtl/>
        </w:rPr>
      </w:pPr>
      <w:r w:rsidRPr="00F40D4B">
        <w:rPr>
          <w:rFonts w:hint="cs"/>
          <w:rtl/>
        </w:rPr>
        <w:t>ואין לפרוך</w:t>
      </w:r>
    </w:p>
    <w:p w14:paraId="597DA635" w14:textId="26BEBC65" w:rsidR="006F071F" w:rsidRPr="00D42E2A" w:rsidRDefault="006F071F" w:rsidP="00D42E2A">
      <w:pPr>
        <w:rPr>
          <w:sz w:val="16"/>
          <w:szCs w:val="14"/>
          <w:rtl/>
        </w:rPr>
      </w:pPr>
      <w:r w:rsidRPr="00F40D4B">
        <w:rPr>
          <w:rFonts w:hint="cs"/>
          <w:rtl/>
        </w:rPr>
        <w:t xml:space="preserve">דקמה </w:t>
      </w:r>
      <w:r w:rsidR="00293A59">
        <w:rPr>
          <w:rFonts w:hint="cs"/>
          <w:rtl/>
        </w:rPr>
        <w:t xml:space="preserve">חייבת </w:t>
      </w:r>
      <w:r w:rsidRPr="00F40D4B">
        <w:rPr>
          <w:rFonts w:hint="cs"/>
          <w:rtl/>
        </w:rPr>
        <w:t xml:space="preserve">בחלה, </w:t>
      </w:r>
      <w:r w:rsidR="00293A59">
        <w:rPr>
          <w:rFonts w:hint="cs"/>
          <w:rtl/>
        </w:rPr>
        <w:t xml:space="preserve">שנתרבה </w:t>
      </w:r>
      <w:r w:rsidRPr="00F40D4B">
        <w:rPr>
          <w:rFonts w:hint="cs"/>
          <w:rtl/>
        </w:rPr>
        <w:t xml:space="preserve">כל דבר חרמש </w:t>
      </w:r>
      <w:r w:rsidRPr="00D42E2A">
        <w:rPr>
          <w:rStyle w:val="afffff2"/>
          <w:rFonts w:hint="cs"/>
          <w:rtl/>
        </w:rPr>
        <w:t>[אפי' דלא מחייב]</w:t>
      </w:r>
    </w:p>
    <w:p w14:paraId="77950657" w14:textId="77777777" w:rsidR="00D42E2A" w:rsidRDefault="006F071F" w:rsidP="00D42E2A">
      <w:pPr>
        <w:pStyle w:val="36"/>
        <w:framePr w:wrap="notBeside"/>
        <w:rPr>
          <w:rtl/>
        </w:rPr>
      </w:pPr>
      <w:r w:rsidRPr="00F40D4B">
        <w:rPr>
          <w:rFonts w:hint="cs"/>
          <w:rtl/>
        </w:rPr>
        <w:t>והך</w:t>
      </w:r>
    </w:p>
    <w:p w14:paraId="445E1F93" w14:textId="6284E761" w:rsidR="006F071F" w:rsidRPr="00F40D4B" w:rsidRDefault="006F071F" w:rsidP="009B508D">
      <w:pPr>
        <w:rPr>
          <w:rtl/>
        </w:rPr>
      </w:pPr>
      <w:r w:rsidRPr="00D42E2A">
        <w:rPr>
          <w:rStyle w:val="affff8"/>
          <w:rFonts w:hint="cs"/>
          <w:rtl/>
        </w:rPr>
        <w:t>ד'בכרם רעך' -</w:t>
      </w:r>
      <w:r w:rsidRPr="00F40D4B">
        <w:rPr>
          <w:rFonts w:hint="cs"/>
          <w:rtl/>
        </w:rPr>
        <w:t xml:space="preserve"> </w:t>
      </w:r>
      <w:r w:rsidRPr="00D42E2A">
        <w:rPr>
          <w:rStyle w:val="affffc"/>
          <w:rtl/>
        </w:rPr>
        <w:t>רבא:</w:t>
      </w:r>
      <w:r w:rsidRPr="00F40D4B">
        <w:rPr>
          <w:rtl/>
        </w:rPr>
        <w:t xml:space="preserve"> להלכותיו.</w:t>
      </w:r>
    </w:p>
    <w:p w14:paraId="6F2043CB" w14:textId="77777777" w:rsidR="00D42E2A" w:rsidRDefault="006F071F" w:rsidP="00D42E2A">
      <w:pPr>
        <w:pStyle w:val="36"/>
        <w:framePr w:wrap="notBeside"/>
        <w:rPr>
          <w:rtl/>
        </w:rPr>
      </w:pPr>
      <w:r w:rsidRPr="00F40D4B">
        <w:rPr>
          <w:rFonts w:hint="cs"/>
          <w:rtl/>
        </w:rPr>
        <w:t xml:space="preserve">- </w:t>
      </w:r>
      <w:r w:rsidRPr="00F40D4B">
        <w:rPr>
          <w:rtl/>
        </w:rPr>
        <w:t>כדתניא:</w:t>
      </w:r>
    </w:p>
    <w:p w14:paraId="16023C8C" w14:textId="15B8E93E" w:rsidR="00A6533C" w:rsidRPr="00F40D4B" w:rsidRDefault="006F071F" w:rsidP="009B508D">
      <w:pPr>
        <w:rPr>
          <w:rtl/>
        </w:rPr>
      </w:pPr>
      <w:r w:rsidRPr="00D42E2A">
        <w:rPr>
          <w:rStyle w:val="affff8"/>
          <w:rFonts w:hint="cs"/>
          <w:rtl/>
        </w:rPr>
        <w:t>'</w:t>
      </w:r>
      <w:r w:rsidRPr="00D42E2A">
        <w:rPr>
          <w:rStyle w:val="affff8"/>
          <w:rtl/>
        </w:rPr>
        <w:t>כי תבא</w:t>
      </w:r>
      <w:r w:rsidRPr="00D42E2A">
        <w:rPr>
          <w:rStyle w:val="affff8"/>
          <w:rFonts w:hint="cs"/>
          <w:rtl/>
        </w:rPr>
        <w:t>'</w:t>
      </w:r>
      <w:r w:rsidRPr="00D42E2A">
        <w:rPr>
          <w:rStyle w:val="affff8"/>
          <w:rtl/>
        </w:rPr>
        <w:t xml:space="preserve">, </w:t>
      </w:r>
      <w:r w:rsidRPr="00D42E2A">
        <w:rPr>
          <w:rStyle w:val="affff8"/>
          <w:rFonts w:hint="cs"/>
          <w:rtl/>
        </w:rPr>
        <w:t>ו'</w:t>
      </w:r>
      <w:r w:rsidRPr="00D42E2A">
        <w:rPr>
          <w:rStyle w:val="affff8"/>
          <w:rtl/>
        </w:rPr>
        <w:t>לא תבוא עליו השמש</w:t>
      </w:r>
      <w:r w:rsidRPr="00D42E2A">
        <w:rPr>
          <w:rStyle w:val="affff8"/>
          <w:rFonts w:hint="cs"/>
          <w:rtl/>
        </w:rPr>
        <w:t>'</w:t>
      </w:r>
      <w:r w:rsidRPr="00D42E2A">
        <w:rPr>
          <w:rStyle w:val="affff8"/>
          <w:rtl/>
        </w:rPr>
        <w:t>,</w:t>
      </w:r>
      <w:r w:rsidRPr="00F40D4B">
        <w:rPr>
          <w:rtl/>
        </w:rPr>
        <w:t xml:space="preserve"> </w:t>
      </w:r>
      <w:r w:rsidRPr="00293A59">
        <w:rPr>
          <w:rStyle w:val="affffc"/>
          <w:rtl/>
        </w:rPr>
        <w:t xml:space="preserve">מה להלן </w:t>
      </w:r>
      <w:r w:rsidRPr="00293A59">
        <w:rPr>
          <w:rStyle w:val="affffc"/>
          <w:rFonts w:hint="cs"/>
          <w:rtl/>
        </w:rPr>
        <w:t>אף כאן</w:t>
      </w:r>
      <w:r w:rsidR="00293A59">
        <w:rPr>
          <w:rStyle w:val="affffc"/>
          <w:rFonts w:hint="cs"/>
          <w:rtl/>
        </w:rPr>
        <w:t xml:space="preserve"> מדובר</w:t>
      </w:r>
      <w:r w:rsidRPr="00F40D4B">
        <w:rPr>
          <w:rFonts w:hint="cs"/>
          <w:rtl/>
        </w:rPr>
        <w:t xml:space="preserve"> </w:t>
      </w:r>
      <w:r w:rsidRPr="00F40D4B">
        <w:rPr>
          <w:rtl/>
        </w:rPr>
        <w:t>בפועל</w:t>
      </w:r>
      <w:r w:rsidR="00293A59">
        <w:rPr>
          <w:rFonts w:hint="cs"/>
          <w:rtl/>
        </w:rPr>
        <w:t>.</w:t>
      </w:r>
      <w:r w:rsidRPr="00F40D4B">
        <w:rPr>
          <w:rtl/>
        </w:rPr>
        <w:t xml:space="preserve"> </w:t>
      </w:r>
    </w:p>
    <w:p w14:paraId="6FEE5052" w14:textId="4C3B76BB" w:rsidR="006F071F" w:rsidRPr="00F40D4B" w:rsidRDefault="006F071F" w:rsidP="009B508D">
      <w:pPr>
        <w:rPr>
          <w:rtl/>
        </w:rPr>
      </w:pPr>
      <w:r w:rsidRPr="00293A59">
        <w:rPr>
          <w:rStyle w:val="affff8"/>
          <w:rFonts w:hint="cs"/>
          <w:rtl/>
        </w:rPr>
        <w:t>'</w:t>
      </w:r>
      <w:r w:rsidRPr="00293A59">
        <w:rPr>
          <w:rStyle w:val="affff8"/>
          <w:rtl/>
        </w:rPr>
        <w:t>בכרם רעך</w:t>
      </w:r>
      <w:r w:rsidRPr="00293A59">
        <w:rPr>
          <w:rStyle w:val="affff8"/>
          <w:rFonts w:hint="cs"/>
          <w:rtl/>
        </w:rPr>
        <w:t>'</w:t>
      </w:r>
      <w:r w:rsidRPr="00F40D4B">
        <w:rPr>
          <w:rtl/>
        </w:rPr>
        <w:t xml:space="preserve"> </w:t>
      </w:r>
      <w:r w:rsidRPr="00293A59">
        <w:rPr>
          <w:rStyle w:val="afffff2"/>
          <w:rFonts w:hint="cs"/>
          <w:rtl/>
        </w:rPr>
        <w:t>[למ</w:t>
      </w:r>
      <w:r w:rsidRPr="00293A59">
        <w:rPr>
          <w:rStyle w:val="afffff2"/>
          <w:rtl/>
        </w:rPr>
        <w:t>"</w:t>
      </w:r>
      <w:r w:rsidRPr="00293A59">
        <w:rPr>
          <w:rStyle w:val="afffff2"/>
          <w:rFonts w:hint="cs"/>
          <w:rtl/>
        </w:rPr>
        <w:t>ד גזל נכרי אסור]-</w:t>
      </w:r>
      <w:r w:rsidRPr="00F40D4B">
        <w:rPr>
          <w:rFonts w:hint="cs"/>
          <w:rtl/>
        </w:rPr>
        <w:t xml:space="preserve">  </w:t>
      </w:r>
      <w:r w:rsidRPr="00F40D4B">
        <w:rPr>
          <w:rtl/>
        </w:rPr>
        <w:t>ולא בכרם נכרי</w:t>
      </w:r>
      <w:r w:rsidRPr="00F40D4B">
        <w:rPr>
          <w:rFonts w:hint="cs"/>
          <w:rtl/>
        </w:rPr>
        <w:t xml:space="preserve"> </w:t>
      </w:r>
      <w:r w:rsidR="00293A59">
        <w:rPr>
          <w:rFonts w:hint="cs"/>
          <w:rtl/>
        </w:rPr>
        <w:t>שאז מותר</w:t>
      </w:r>
    </w:p>
    <w:p w14:paraId="6D90889B" w14:textId="77777777" w:rsidR="00A6533C" w:rsidRPr="00F40D4B" w:rsidRDefault="006F071F" w:rsidP="00293A59">
      <w:pPr>
        <w:ind w:left="452" w:firstLine="113"/>
        <w:rPr>
          <w:rtl/>
        </w:rPr>
      </w:pPr>
      <w:r w:rsidRPr="00293A59">
        <w:rPr>
          <w:rStyle w:val="afffff2"/>
          <w:rFonts w:hint="cs"/>
          <w:rtl/>
        </w:rPr>
        <w:t xml:space="preserve">  [ולמ</w:t>
      </w:r>
      <w:r w:rsidRPr="00293A59">
        <w:rPr>
          <w:rStyle w:val="afffff2"/>
          <w:rtl/>
        </w:rPr>
        <w:t>"</w:t>
      </w:r>
      <w:r w:rsidRPr="00293A59">
        <w:rPr>
          <w:rStyle w:val="afffff2"/>
          <w:rFonts w:hint="cs"/>
          <w:rtl/>
        </w:rPr>
        <w:t>ד גזל נכרי מותר] -</w:t>
      </w:r>
      <w:r w:rsidRPr="00F40D4B">
        <w:rPr>
          <w:rFonts w:hint="cs"/>
          <w:rtl/>
        </w:rPr>
        <w:t xml:space="preserve"> ולא  של הקדש</w:t>
      </w:r>
    </w:p>
    <w:p w14:paraId="37F2109C" w14:textId="382E917F" w:rsidR="006F071F" w:rsidRPr="00F40D4B" w:rsidRDefault="006F071F" w:rsidP="009B508D">
      <w:pPr>
        <w:rPr>
          <w:rtl/>
        </w:rPr>
      </w:pPr>
      <w:r w:rsidRPr="00293A59">
        <w:rPr>
          <w:rStyle w:val="affff8"/>
          <w:rFonts w:hint="cs"/>
          <w:rtl/>
        </w:rPr>
        <w:t>'</w:t>
      </w:r>
      <w:r w:rsidRPr="00293A59">
        <w:rPr>
          <w:rStyle w:val="affff8"/>
          <w:rtl/>
        </w:rPr>
        <w:t>ואכלת</w:t>
      </w:r>
      <w:r w:rsidRPr="00293A59">
        <w:rPr>
          <w:rStyle w:val="affff8"/>
          <w:rFonts w:hint="cs"/>
          <w:rtl/>
        </w:rPr>
        <w:t>'</w:t>
      </w:r>
      <w:r w:rsidRPr="00293A59">
        <w:rPr>
          <w:rStyle w:val="affff8"/>
          <w:rtl/>
        </w:rPr>
        <w:t xml:space="preserve"> -</w:t>
      </w:r>
      <w:r w:rsidRPr="00F40D4B">
        <w:rPr>
          <w:rtl/>
        </w:rPr>
        <w:t xml:space="preserve"> ולא מוצץ, </w:t>
      </w:r>
      <w:r w:rsidRPr="00F40D4B">
        <w:rPr>
          <w:rFonts w:hint="cs"/>
          <w:rtl/>
        </w:rPr>
        <w:t xml:space="preserve">   \    </w:t>
      </w:r>
      <w:r w:rsidRPr="00293A59">
        <w:rPr>
          <w:rStyle w:val="affff8"/>
          <w:rFonts w:hint="cs"/>
          <w:rtl/>
        </w:rPr>
        <w:t>'</w:t>
      </w:r>
      <w:r w:rsidRPr="00293A59">
        <w:rPr>
          <w:rStyle w:val="affff8"/>
          <w:rtl/>
        </w:rPr>
        <w:t>ענבים</w:t>
      </w:r>
      <w:r w:rsidRPr="00293A59">
        <w:rPr>
          <w:rStyle w:val="affff8"/>
          <w:rFonts w:hint="cs"/>
          <w:rtl/>
        </w:rPr>
        <w:t>'</w:t>
      </w:r>
      <w:r w:rsidRPr="00293A59">
        <w:rPr>
          <w:rStyle w:val="affff8"/>
          <w:rtl/>
        </w:rPr>
        <w:t xml:space="preserve"> -</w:t>
      </w:r>
      <w:r w:rsidRPr="00F40D4B">
        <w:rPr>
          <w:rtl/>
        </w:rPr>
        <w:t xml:space="preserve"> ולא ענבים ודבר אחר.</w:t>
      </w:r>
    </w:p>
    <w:p w14:paraId="7BFE0A26" w14:textId="3444280F" w:rsidR="00293A59" w:rsidRDefault="006F071F" w:rsidP="009B508D">
      <w:pPr>
        <w:rPr>
          <w:rtl/>
        </w:rPr>
      </w:pPr>
      <w:r w:rsidRPr="00293A59">
        <w:rPr>
          <w:rStyle w:val="affff8"/>
          <w:rFonts w:hint="cs"/>
          <w:rtl/>
        </w:rPr>
        <w:t>'</w:t>
      </w:r>
      <w:r w:rsidRPr="00293A59">
        <w:rPr>
          <w:rStyle w:val="affff8"/>
          <w:rtl/>
        </w:rPr>
        <w:t>כנפשך</w:t>
      </w:r>
      <w:r w:rsidRPr="00293A59">
        <w:rPr>
          <w:rStyle w:val="affff8"/>
          <w:rFonts w:hint="cs"/>
          <w:rtl/>
        </w:rPr>
        <w:t>'</w:t>
      </w:r>
      <w:r w:rsidRPr="00293A59">
        <w:rPr>
          <w:rStyle w:val="affff8"/>
          <w:rtl/>
        </w:rPr>
        <w:t xml:space="preserve"> -</w:t>
      </w:r>
      <w:r w:rsidRPr="00F40D4B">
        <w:rPr>
          <w:rtl/>
        </w:rPr>
        <w:t xml:space="preserve"> כנפש </w:t>
      </w:r>
      <w:r w:rsidRPr="00F40D4B">
        <w:rPr>
          <w:rFonts w:hint="cs"/>
          <w:rtl/>
        </w:rPr>
        <w:t>בעה</w:t>
      </w:r>
      <w:r w:rsidRPr="00F40D4B">
        <w:rPr>
          <w:rtl/>
        </w:rPr>
        <w:t>"</w:t>
      </w:r>
      <w:r w:rsidRPr="00F40D4B">
        <w:rPr>
          <w:rFonts w:hint="cs"/>
          <w:rtl/>
        </w:rPr>
        <w:t>ב</w:t>
      </w:r>
      <w:r w:rsidRPr="00F40D4B">
        <w:rPr>
          <w:rtl/>
        </w:rPr>
        <w:t xml:space="preserve"> כך נפשו של פועל</w:t>
      </w:r>
      <w:r w:rsidRPr="00F40D4B">
        <w:rPr>
          <w:rFonts w:hint="cs"/>
          <w:rtl/>
        </w:rPr>
        <w:t xml:space="preserve"> ד</w:t>
      </w:r>
      <w:r w:rsidRPr="00F40D4B">
        <w:rPr>
          <w:rtl/>
        </w:rPr>
        <w:t>אוכל ופטור.</w:t>
      </w:r>
    </w:p>
    <w:p w14:paraId="2DBE12FE" w14:textId="460B0F53" w:rsidR="00A6533C" w:rsidRPr="00F40D4B" w:rsidRDefault="006F071F" w:rsidP="00293A59">
      <w:pPr>
        <w:rPr>
          <w:rtl/>
        </w:rPr>
      </w:pPr>
      <w:r w:rsidRPr="00293A59">
        <w:rPr>
          <w:rStyle w:val="affff8"/>
          <w:rFonts w:hint="cs"/>
          <w:rtl/>
        </w:rPr>
        <w:t>'</w:t>
      </w:r>
      <w:r w:rsidRPr="00293A59">
        <w:rPr>
          <w:rStyle w:val="affff8"/>
          <w:rtl/>
        </w:rPr>
        <w:t>שבעך</w:t>
      </w:r>
      <w:r w:rsidRPr="00293A59">
        <w:rPr>
          <w:rStyle w:val="affff8"/>
          <w:rFonts w:hint="cs"/>
          <w:rtl/>
        </w:rPr>
        <w:t>'</w:t>
      </w:r>
      <w:r w:rsidRPr="00293A59">
        <w:rPr>
          <w:rStyle w:val="affff8"/>
          <w:rtl/>
        </w:rPr>
        <w:t xml:space="preserve"> -</w:t>
      </w:r>
      <w:r w:rsidRPr="00F40D4B">
        <w:rPr>
          <w:rtl/>
        </w:rPr>
        <w:t xml:space="preserve"> ולא אכילה גסה,</w:t>
      </w:r>
      <w:r w:rsidR="00293A59">
        <w:rPr>
          <w:rFonts w:hint="cs"/>
          <w:rtl/>
        </w:rPr>
        <w:t xml:space="preserve"> </w:t>
      </w:r>
      <w:r w:rsidR="00293A59">
        <w:rPr>
          <w:rStyle w:val="affff8"/>
          <w:rFonts w:hint="cs"/>
          <w:rtl/>
        </w:rPr>
        <w:t xml:space="preserve">\ </w:t>
      </w:r>
      <w:r w:rsidRPr="00293A59">
        <w:rPr>
          <w:rStyle w:val="affff8"/>
          <w:rFonts w:hint="cs"/>
          <w:rtl/>
        </w:rPr>
        <w:t>'</w:t>
      </w:r>
      <w:r w:rsidRPr="00293A59">
        <w:rPr>
          <w:rStyle w:val="affff8"/>
          <w:rtl/>
        </w:rPr>
        <w:t>ואל כליך לא תתן</w:t>
      </w:r>
      <w:r w:rsidRPr="00293A59">
        <w:rPr>
          <w:rStyle w:val="affff8"/>
          <w:rFonts w:hint="cs"/>
          <w:rtl/>
        </w:rPr>
        <w:t>'</w:t>
      </w:r>
      <w:r w:rsidRPr="00293A59">
        <w:rPr>
          <w:rStyle w:val="affff8"/>
          <w:rtl/>
        </w:rPr>
        <w:t xml:space="preserve"> </w:t>
      </w:r>
      <w:r w:rsidR="00293A59">
        <w:rPr>
          <w:rFonts w:hint="cs"/>
          <w:rtl/>
        </w:rPr>
        <w:t xml:space="preserve">- </w:t>
      </w:r>
      <w:r w:rsidRPr="00F40D4B">
        <w:rPr>
          <w:rFonts w:hint="cs"/>
          <w:rtl/>
        </w:rPr>
        <w:t xml:space="preserve">רק </w:t>
      </w:r>
      <w:r w:rsidRPr="00F40D4B">
        <w:rPr>
          <w:rtl/>
        </w:rPr>
        <w:t>בשעה שאתה נותן לכליו של בע</w:t>
      </w:r>
      <w:r w:rsidRPr="00F40D4B">
        <w:rPr>
          <w:rFonts w:hint="cs"/>
          <w:rtl/>
        </w:rPr>
        <w:t>ה</w:t>
      </w:r>
      <w:r w:rsidRPr="00F40D4B">
        <w:rPr>
          <w:rtl/>
        </w:rPr>
        <w:t>"</w:t>
      </w:r>
      <w:r w:rsidRPr="00F40D4B">
        <w:rPr>
          <w:rFonts w:hint="cs"/>
          <w:rtl/>
        </w:rPr>
        <w:t>ב</w:t>
      </w:r>
      <w:r w:rsidRPr="00F40D4B">
        <w:rPr>
          <w:rtl/>
        </w:rPr>
        <w:t xml:space="preserve"> אתה אוכל,</w:t>
      </w:r>
    </w:p>
    <w:p w14:paraId="49989B92" w14:textId="5B2AF811" w:rsidR="006F071F" w:rsidRPr="00F40D4B" w:rsidRDefault="006F071F" w:rsidP="00A6533C">
      <w:pPr>
        <w:pStyle w:val="affe"/>
        <w:framePr w:wrap="around"/>
        <w:rPr>
          <w:rtl/>
        </w:rPr>
      </w:pPr>
      <w:bookmarkStart w:id="10" w:name="_Hlk167604044"/>
      <w:r w:rsidRPr="00F40D4B">
        <w:rPr>
          <w:rtl/>
        </w:rPr>
        <w:t>פח.</w:t>
      </w:r>
    </w:p>
    <w:p w14:paraId="09D673DD" w14:textId="2090CD02" w:rsidR="002E661E" w:rsidRDefault="002E661E" w:rsidP="002E661E">
      <w:pPr>
        <w:pStyle w:val="affff9"/>
        <w:rPr>
          <w:rtl/>
        </w:rPr>
      </w:pPr>
      <w:r>
        <w:rPr>
          <w:rFonts w:hint="cs"/>
          <w:rtl/>
        </w:rPr>
        <w:t xml:space="preserve">הטבל, ממתי מתחייב במעשר </w:t>
      </w:r>
    </w:p>
    <w:p w14:paraId="475898D2" w14:textId="77777777" w:rsidR="002E661E" w:rsidRDefault="002E661E" w:rsidP="002E661E">
      <w:pPr>
        <w:pStyle w:val="36"/>
        <w:framePr w:wrap="notBeside"/>
        <w:rPr>
          <w:rtl/>
        </w:rPr>
      </w:pPr>
      <w:r>
        <w:rPr>
          <w:rFonts w:hint="cs"/>
          <w:rtl/>
        </w:rPr>
        <w:t>רבי ינאי:</w:t>
      </w:r>
    </w:p>
    <w:p w14:paraId="3F4EE438" w14:textId="24340BCC" w:rsidR="00A6533C" w:rsidRPr="00293A59" w:rsidRDefault="002E661E" w:rsidP="00293A59">
      <w:pPr>
        <w:rPr>
          <w:rStyle w:val="affff8"/>
          <w:rtl/>
        </w:rPr>
      </w:pPr>
      <w:r>
        <w:rPr>
          <w:rFonts w:hint="cs"/>
          <w:rtl/>
        </w:rPr>
        <w:t>רק מ</w:t>
      </w:r>
      <w:r w:rsidR="006F071F" w:rsidRPr="00F40D4B">
        <w:rPr>
          <w:rtl/>
        </w:rPr>
        <w:t xml:space="preserve">שיראה פני הבית </w:t>
      </w:r>
      <w:r w:rsidR="006F071F" w:rsidRPr="00293A59">
        <w:rPr>
          <w:rStyle w:val="affff8"/>
          <w:rFonts w:hint="cs"/>
          <w:rtl/>
        </w:rPr>
        <w:t>ד'</w:t>
      </w:r>
      <w:r w:rsidR="006F071F" w:rsidRPr="00293A59">
        <w:rPr>
          <w:rStyle w:val="affff8"/>
          <w:rtl/>
        </w:rPr>
        <w:t>בערתי הקדש מן הבית</w:t>
      </w:r>
      <w:r w:rsidR="006F071F" w:rsidRPr="00293A59">
        <w:rPr>
          <w:rStyle w:val="affff8"/>
          <w:rFonts w:hint="cs"/>
          <w:rtl/>
        </w:rPr>
        <w:t>'</w:t>
      </w:r>
      <w:r w:rsidR="006F071F" w:rsidRPr="00293A59">
        <w:rPr>
          <w:rStyle w:val="affff8"/>
          <w:rtl/>
        </w:rPr>
        <w:t>,</w:t>
      </w:r>
    </w:p>
    <w:p w14:paraId="5977ED22" w14:textId="77777777" w:rsidR="00293A59" w:rsidRDefault="006F071F" w:rsidP="00293A59">
      <w:pPr>
        <w:pStyle w:val="36"/>
        <w:framePr w:wrap="notBeside"/>
        <w:rPr>
          <w:rtl/>
        </w:rPr>
      </w:pPr>
      <w:r w:rsidRPr="00F40D4B">
        <w:rPr>
          <w:rtl/>
        </w:rPr>
        <w:t>ורי"ו:</w:t>
      </w:r>
    </w:p>
    <w:p w14:paraId="23DDB451" w14:textId="40E92772" w:rsidR="00293A59" w:rsidRDefault="006F071F" w:rsidP="002A752F">
      <w:pPr>
        <w:spacing w:after="60"/>
        <w:rPr>
          <w:rtl/>
        </w:rPr>
      </w:pPr>
      <w:r w:rsidRPr="00F40D4B">
        <w:rPr>
          <w:rtl/>
        </w:rPr>
        <w:t xml:space="preserve">אפילו חצר קובעת, </w:t>
      </w:r>
      <w:r w:rsidR="002E661E">
        <w:rPr>
          <w:rStyle w:val="affffc"/>
          <w:rFonts w:hint="cs"/>
          <w:rtl/>
        </w:rPr>
        <w:t>ד</w:t>
      </w:r>
      <w:r w:rsidRPr="00293A59">
        <w:rPr>
          <w:rStyle w:val="affff8"/>
          <w:rFonts w:hint="cs"/>
          <w:rtl/>
        </w:rPr>
        <w:t>'</w:t>
      </w:r>
      <w:r w:rsidRPr="00293A59">
        <w:rPr>
          <w:rStyle w:val="affff8"/>
          <w:rtl/>
        </w:rPr>
        <w:t>ואכלו בשעריך ושבעו</w:t>
      </w:r>
      <w:r w:rsidRPr="00293A59">
        <w:rPr>
          <w:rStyle w:val="affff8"/>
          <w:rFonts w:hint="cs"/>
          <w:rtl/>
        </w:rPr>
        <w:t>'</w:t>
      </w:r>
      <w:r w:rsidRPr="00293A59">
        <w:rPr>
          <w:rStyle w:val="affff8"/>
          <w:rtl/>
        </w:rPr>
        <w:t>.</w:t>
      </w:r>
      <w:r w:rsidRPr="00F40D4B">
        <w:rPr>
          <w:rFonts w:hint="cs"/>
          <w:rtl/>
        </w:rPr>
        <w:t xml:space="preserve"> </w:t>
      </w:r>
    </w:p>
    <w:p w14:paraId="1FBB0DCA" w14:textId="77777777" w:rsidR="002A752F" w:rsidRPr="002A752F" w:rsidRDefault="002A752F" w:rsidP="002A752F">
      <w:pPr>
        <w:pStyle w:val="36"/>
        <w:framePr w:wrap="notBeside"/>
        <w:rPr>
          <w:rtl/>
        </w:rPr>
      </w:pPr>
      <w:r w:rsidRPr="002A752F">
        <w:rPr>
          <w:rFonts w:hint="cs"/>
          <w:rtl/>
        </w:rPr>
        <w:t>ולרי''ו</w:t>
      </w:r>
    </w:p>
    <w:p w14:paraId="34390A7A" w14:textId="5A024E98" w:rsidR="006F071F" w:rsidRPr="00F40D4B" w:rsidRDefault="006F071F" w:rsidP="009B508D">
      <w:r w:rsidRPr="00293A59">
        <w:rPr>
          <w:rStyle w:val="affff8"/>
          <w:rFonts w:hint="cs"/>
          <w:rtl/>
        </w:rPr>
        <w:t>'</w:t>
      </w:r>
      <w:r w:rsidR="002431CC">
        <w:rPr>
          <w:rStyle w:val="affff8"/>
          <w:rtl/>
        </w:rPr>
        <w:t>מִ</w:t>
      </w:r>
      <w:r w:rsidRPr="00293A59">
        <w:rPr>
          <w:rStyle w:val="affff8"/>
          <w:rFonts w:hint="cs"/>
          <w:rtl/>
        </w:rPr>
        <w:t xml:space="preserve">ן </w:t>
      </w:r>
      <w:r w:rsidR="002431CC">
        <w:rPr>
          <w:rStyle w:val="affff8"/>
          <w:rtl/>
        </w:rPr>
        <w:t>הַבַּיִ</w:t>
      </w:r>
      <w:r w:rsidRPr="00293A59">
        <w:rPr>
          <w:rStyle w:val="affff8"/>
          <w:rFonts w:hint="cs"/>
          <w:rtl/>
        </w:rPr>
        <w:t>ת'</w:t>
      </w:r>
      <w:r w:rsidRPr="00F40D4B">
        <w:rPr>
          <w:rFonts w:hint="cs"/>
          <w:rtl/>
        </w:rPr>
        <w:t xml:space="preserve"> </w:t>
      </w:r>
      <w:r w:rsidR="00293A59">
        <w:rPr>
          <w:rFonts w:hint="cs"/>
          <w:rtl/>
        </w:rPr>
        <w:t xml:space="preserve">- </w:t>
      </w:r>
      <w:r w:rsidRPr="00F40D4B">
        <w:rPr>
          <w:rFonts w:hint="cs"/>
          <w:rtl/>
        </w:rPr>
        <w:t>דומיא דבית דמשתמרת</w:t>
      </w:r>
    </w:p>
    <w:p w14:paraId="4A77394C" w14:textId="77777777" w:rsidR="00293A59" w:rsidRDefault="006F071F" w:rsidP="00293A59">
      <w:pPr>
        <w:pStyle w:val="36"/>
        <w:framePr w:wrap="notBeside"/>
        <w:rPr>
          <w:rtl/>
        </w:rPr>
      </w:pPr>
      <w:r w:rsidRPr="00F40D4B">
        <w:rPr>
          <w:rtl/>
        </w:rPr>
        <w:t>ו</w:t>
      </w:r>
      <w:r w:rsidRPr="00F40D4B">
        <w:rPr>
          <w:rFonts w:hint="cs"/>
          <w:rtl/>
        </w:rPr>
        <w:t>ל</w:t>
      </w:r>
      <w:r w:rsidRPr="00F40D4B">
        <w:rPr>
          <w:rtl/>
        </w:rPr>
        <w:t xml:space="preserve">רבי ינאי </w:t>
      </w:r>
    </w:p>
    <w:p w14:paraId="239418DE" w14:textId="5278F56A" w:rsidR="006F071F" w:rsidRPr="00F40D4B" w:rsidRDefault="002431CC" w:rsidP="00293A59">
      <w:pPr>
        <w:spacing w:after="60"/>
        <w:rPr>
          <w:rtl/>
        </w:rPr>
      </w:pPr>
      <w:r>
        <w:rPr>
          <w:rStyle w:val="affff8"/>
          <w:rtl/>
        </w:rPr>
        <w:t>בִּשְׁעָרֶיךָ</w:t>
      </w:r>
      <w:r w:rsidR="006F071F" w:rsidRPr="00293A59">
        <w:rPr>
          <w:rStyle w:val="affff8"/>
          <w:rFonts w:hint="cs"/>
          <w:rtl/>
        </w:rPr>
        <w:t>'</w:t>
      </w:r>
      <w:r w:rsidR="006F071F" w:rsidRPr="00F40D4B">
        <w:rPr>
          <w:rFonts w:hint="cs"/>
          <w:rtl/>
        </w:rPr>
        <w:t xml:space="preserve"> דוקא</w:t>
      </w:r>
      <w:r w:rsidR="006F071F" w:rsidRPr="00F40D4B">
        <w:rPr>
          <w:rtl/>
        </w:rPr>
        <w:t xml:space="preserve"> דרך שער, </w:t>
      </w:r>
      <w:r w:rsidR="006F071F" w:rsidRPr="00293A59">
        <w:rPr>
          <w:rStyle w:val="affffc"/>
          <w:rtl/>
        </w:rPr>
        <w:t>לאפוקי</w:t>
      </w:r>
      <w:r w:rsidR="00293A59">
        <w:rPr>
          <w:rFonts w:hint="cs"/>
          <w:rtl/>
        </w:rPr>
        <w:t>:</w:t>
      </w:r>
      <w:r w:rsidR="006F071F" w:rsidRPr="00F40D4B">
        <w:rPr>
          <w:rtl/>
        </w:rPr>
        <w:t xml:space="preserve"> דרך גגות וקרפיפות דלא.</w:t>
      </w:r>
    </w:p>
    <w:p w14:paraId="1C9D30BE" w14:textId="56BEF29D" w:rsidR="00293A59" w:rsidRDefault="006F071F" w:rsidP="00293A59">
      <w:pPr>
        <w:pStyle w:val="36"/>
        <w:framePr w:wrap="notBeside"/>
        <w:rPr>
          <w:rtl/>
        </w:rPr>
      </w:pPr>
      <w:r w:rsidRPr="00F40D4B">
        <w:rPr>
          <w:rtl/>
        </w:rPr>
        <w:t>מתיב ר"</w:t>
      </w:r>
      <w:r w:rsidRPr="00F40D4B">
        <w:rPr>
          <w:rFonts w:hint="cs"/>
          <w:rtl/>
        </w:rPr>
        <w:t>ח</w:t>
      </w:r>
      <w:r w:rsidRPr="00F40D4B">
        <w:rPr>
          <w:rtl/>
        </w:rPr>
        <w:t>:</w:t>
      </w:r>
    </w:p>
    <w:p w14:paraId="7F12C8DB" w14:textId="203D6655" w:rsidR="00293A59" w:rsidRDefault="006F071F" w:rsidP="009B508D">
      <w:pPr>
        <w:rPr>
          <w:rtl/>
        </w:rPr>
      </w:pPr>
      <w:r w:rsidRPr="00293A59">
        <w:rPr>
          <w:rStyle w:val="affff8"/>
          <w:rFonts w:hint="cs"/>
          <w:rtl/>
        </w:rPr>
        <w:t>'</w:t>
      </w:r>
      <w:r w:rsidR="002431CC">
        <w:rPr>
          <w:rStyle w:val="affff8"/>
          <w:rtl/>
        </w:rPr>
        <w:t>כְּנַפְשְׁךָ</w:t>
      </w:r>
      <w:r w:rsidRPr="00293A59">
        <w:rPr>
          <w:rStyle w:val="affff8"/>
          <w:rFonts w:hint="cs"/>
          <w:rtl/>
        </w:rPr>
        <w:t>'</w:t>
      </w:r>
      <w:r w:rsidRPr="00F40D4B">
        <w:rPr>
          <w:rtl/>
        </w:rPr>
        <w:t xml:space="preserve"> כך נפשו של פועל</w:t>
      </w:r>
      <w:r w:rsidRPr="00F40D4B">
        <w:rPr>
          <w:rFonts w:hint="cs"/>
          <w:rtl/>
        </w:rPr>
        <w:t xml:space="preserve">, </w:t>
      </w:r>
      <w:r w:rsidR="00293A59">
        <w:rPr>
          <w:rFonts w:hint="cs"/>
          <w:rtl/>
        </w:rPr>
        <w:t>ש</w:t>
      </w:r>
      <w:r w:rsidRPr="00F40D4B">
        <w:rPr>
          <w:rtl/>
        </w:rPr>
        <w:t>אוכל ופטור, הא לוקח חייב</w:t>
      </w:r>
      <w:r w:rsidR="00293A59">
        <w:rPr>
          <w:rFonts w:hint="cs"/>
          <w:rtl/>
        </w:rPr>
        <w:t xml:space="preserve"> </w:t>
      </w:r>
      <w:r w:rsidRPr="00293A59">
        <w:rPr>
          <w:rStyle w:val="afffff2"/>
          <w:rFonts w:hint="cs"/>
          <w:rtl/>
        </w:rPr>
        <w:t>מקח</w:t>
      </w:r>
      <w:r w:rsidRPr="00293A59">
        <w:rPr>
          <w:rStyle w:val="afffff2"/>
          <w:rtl/>
        </w:rPr>
        <w:t>.</w:t>
      </w:r>
    </w:p>
    <w:p w14:paraId="3F8B749F" w14:textId="4D7E3DB9" w:rsidR="00A6533C" w:rsidRPr="00F40D4B" w:rsidRDefault="006F071F" w:rsidP="009B508D">
      <w:pPr>
        <w:rPr>
          <w:rtl/>
        </w:rPr>
      </w:pPr>
      <w:r w:rsidRPr="00F40D4B">
        <w:rPr>
          <w:rFonts w:hint="cs"/>
          <w:rtl/>
        </w:rPr>
        <w:t>מ</w:t>
      </w:r>
      <w:r w:rsidRPr="00F40D4B">
        <w:rPr>
          <w:rtl/>
        </w:rPr>
        <w:t>אי לאו - בשדה!</w:t>
      </w:r>
    </w:p>
    <w:p w14:paraId="6959025C" w14:textId="7DF56C5A" w:rsidR="00293A59" w:rsidRDefault="006F071F" w:rsidP="00293A59">
      <w:pPr>
        <w:pStyle w:val="36"/>
        <w:framePr w:wrap="notBeside"/>
        <w:rPr>
          <w:rtl/>
        </w:rPr>
      </w:pPr>
      <w:r w:rsidRPr="00F40D4B">
        <w:rPr>
          <w:rtl/>
        </w:rPr>
        <w:lastRenderedPageBreak/>
        <w:t xml:space="preserve">- </w:t>
      </w:r>
      <w:r w:rsidRPr="00F40D4B">
        <w:rPr>
          <w:rFonts w:hint="cs"/>
          <w:rtl/>
        </w:rPr>
        <w:t>ר</w:t>
      </w:r>
      <w:r w:rsidRPr="00F40D4B">
        <w:rPr>
          <w:rtl/>
        </w:rPr>
        <w:t>"</w:t>
      </w:r>
      <w:r w:rsidRPr="00F40D4B">
        <w:rPr>
          <w:rFonts w:hint="cs"/>
          <w:rtl/>
        </w:rPr>
        <w:t>פ</w:t>
      </w:r>
      <w:r w:rsidRPr="00F40D4B">
        <w:rPr>
          <w:rtl/>
        </w:rPr>
        <w:t>:</w:t>
      </w:r>
      <w:r w:rsidR="00F038BE">
        <w:rPr>
          <w:rFonts w:hint="cs"/>
          <w:rtl/>
        </w:rPr>
        <w:t xml:space="preserve"> מיירי:</w:t>
      </w:r>
    </w:p>
    <w:p w14:paraId="7D22EFCF" w14:textId="1F6A1E5D" w:rsidR="006F071F" w:rsidRPr="00F038BE" w:rsidRDefault="006F071F" w:rsidP="00F038BE">
      <w:pPr>
        <w:rPr>
          <w:spacing w:val="-2"/>
          <w:rtl/>
        </w:rPr>
      </w:pPr>
      <w:r w:rsidRPr="00F038BE">
        <w:rPr>
          <w:spacing w:val="-2"/>
          <w:rtl/>
        </w:rPr>
        <w:t>בתאנה העומדת בגינה ונופה נוטה לחצר</w:t>
      </w:r>
      <w:r w:rsidR="002E661E" w:rsidRPr="00F038BE">
        <w:rPr>
          <w:rFonts w:hint="cs"/>
          <w:spacing w:val="-2"/>
          <w:rtl/>
        </w:rPr>
        <w:t>,</w:t>
      </w:r>
      <w:r w:rsidRPr="00F038BE">
        <w:rPr>
          <w:spacing w:val="-2"/>
          <w:rtl/>
        </w:rPr>
        <w:t xml:space="preserve"> </w:t>
      </w:r>
      <w:r w:rsidRPr="00F038BE">
        <w:rPr>
          <w:rStyle w:val="affffc"/>
          <w:spacing w:val="-2"/>
          <w:rtl/>
        </w:rPr>
        <w:t>ולמ"</w:t>
      </w:r>
      <w:r w:rsidRPr="00F038BE">
        <w:rPr>
          <w:rStyle w:val="affffc"/>
          <w:rFonts w:hint="cs"/>
          <w:spacing w:val="-2"/>
          <w:rtl/>
        </w:rPr>
        <w:t>ד</w:t>
      </w:r>
      <w:r w:rsidRPr="00F038BE">
        <w:rPr>
          <w:rStyle w:val="affffc"/>
          <w:spacing w:val="-2"/>
          <w:rtl/>
        </w:rPr>
        <w:t xml:space="preserve"> לבית</w:t>
      </w:r>
      <w:r w:rsidRPr="00F038BE">
        <w:rPr>
          <w:spacing w:val="-2"/>
          <w:rtl/>
        </w:rPr>
        <w:t xml:space="preserve"> </w:t>
      </w:r>
      <w:r w:rsidR="00F038BE" w:rsidRPr="00F038BE">
        <w:rPr>
          <w:rFonts w:hint="cs"/>
          <w:spacing w:val="-2"/>
          <w:rtl/>
        </w:rPr>
        <w:t xml:space="preserve">נוטה </w:t>
      </w:r>
      <w:r w:rsidRPr="00F038BE">
        <w:rPr>
          <w:spacing w:val="-2"/>
          <w:rtl/>
        </w:rPr>
        <w:t>לבית.</w:t>
      </w:r>
    </w:p>
    <w:p w14:paraId="16702F36" w14:textId="0F4B0939" w:rsidR="00F038BE" w:rsidRDefault="006F071F" w:rsidP="009B508D">
      <w:pPr>
        <w:rPr>
          <w:rtl/>
        </w:rPr>
      </w:pPr>
      <w:r w:rsidRPr="00F40D4B">
        <w:rPr>
          <w:rFonts w:hint="cs"/>
          <w:rtl/>
        </w:rPr>
        <w:t>בעה</w:t>
      </w:r>
      <w:r w:rsidRPr="00F40D4B">
        <w:rPr>
          <w:rtl/>
        </w:rPr>
        <w:t>"</w:t>
      </w:r>
      <w:r w:rsidRPr="00F40D4B">
        <w:rPr>
          <w:rFonts w:hint="cs"/>
          <w:rtl/>
        </w:rPr>
        <w:t>ב פטור</w:t>
      </w:r>
      <w:r w:rsidR="002E661E">
        <w:rPr>
          <w:rStyle w:val="afffff2"/>
          <w:rFonts w:hint="cs"/>
          <w:rtl/>
        </w:rPr>
        <w:t xml:space="preserve"> </w:t>
      </w:r>
      <w:r w:rsidRPr="00293A59">
        <w:rPr>
          <w:rStyle w:val="afffff2"/>
          <w:rFonts w:hint="cs"/>
          <w:rtl/>
        </w:rPr>
        <w:t>א</w:t>
      </w:r>
      <w:r w:rsidR="002E661E">
        <w:rPr>
          <w:rStyle w:val="afffff2"/>
          <w:rFonts w:hint="cs"/>
          <w:rtl/>
        </w:rPr>
        <w:t>ף</w:t>
      </w:r>
      <w:r w:rsidRPr="00293A59">
        <w:rPr>
          <w:rStyle w:val="afffff2"/>
          <w:rFonts w:hint="cs"/>
          <w:rtl/>
        </w:rPr>
        <w:t xml:space="preserve"> </w:t>
      </w:r>
      <w:r w:rsidR="002E661E">
        <w:rPr>
          <w:rStyle w:val="afffff2"/>
          <w:rFonts w:hint="cs"/>
          <w:rtl/>
        </w:rPr>
        <w:t>ש</w:t>
      </w:r>
      <w:r w:rsidRPr="00293A59">
        <w:rPr>
          <w:rStyle w:val="afffff2"/>
          <w:rFonts w:hint="cs"/>
          <w:rtl/>
        </w:rPr>
        <w:t>רואה פני הבית</w:t>
      </w:r>
      <w:r w:rsidRPr="00F40D4B">
        <w:rPr>
          <w:rFonts w:hint="cs"/>
          <w:rtl/>
        </w:rPr>
        <w:t xml:space="preserve"> </w:t>
      </w:r>
      <w:r w:rsidR="002A752F">
        <w:rPr>
          <w:rFonts w:hint="cs"/>
          <w:rtl/>
        </w:rPr>
        <w:t>שעיניו בעץ ולוקח עיניו בפרי</w:t>
      </w:r>
    </w:p>
    <w:p w14:paraId="5A08CCE1" w14:textId="77777777" w:rsidR="00A6533C" w:rsidRPr="00F40D4B" w:rsidRDefault="006F071F" w:rsidP="00A6533C">
      <w:pPr>
        <w:pStyle w:val="affe"/>
        <w:framePr w:wrap="around"/>
        <w:rPr>
          <w:rtl/>
        </w:rPr>
      </w:pPr>
      <w:r w:rsidRPr="00F40D4B">
        <w:rPr>
          <w:rtl/>
        </w:rPr>
        <w:t>פח:</w:t>
      </w:r>
    </w:p>
    <w:p w14:paraId="4CBF9A94" w14:textId="77777777" w:rsidR="002E661E" w:rsidRDefault="006F071F" w:rsidP="002E661E">
      <w:pPr>
        <w:pStyle w:val="36"/>
        <w:framePr w:wrap="notBeside"/>
        <w:rPr>
          <w:rtl/>
        </w:rPr>
      </w:pPr>
      <w:r w:rsidRPr="00F40D4B">
        <w:rPr>
          <w:rtl/>
        </w:rPr>
        <w:t>•</w:t>
      </w:r>
    </w:p>
    <w:p w14:paraId="5066E0BA" w14:textId="45046BFB" w:rsidR="00A6533C" w:rsidRPr="00F40D4B" w:rsidRDefault="006F071F" w:rsidP="001647E1">
      <w:pPr>
        <w:pStyle w:val="affff9"/>
        <w:rPr>
          <w:rtl/>
        </w:rPr>
      </w:pPr>
      <w:r w:rsidRPr="00F40D4B">
        <w:rPr>
          <w:rtl/>
        </w:rPr>
        <w:t xml:space="preserve">ולוקח </w:t>
      </w:r>
      <w:r w:rsidR="002E661E">
        <w:rPr>
          <w:rFonts w:hint="cs"/>
          <w:rtl/>
        </w:rPr>
        <w:t xml:space="preserve">חייב </w:t>
      </w:r>
      <w:r w:rsidRPr="00F40D4B">
        <w:rPr>
          <w:rFonts w:hint="cs"/>
          <w:rtl/>
        </w:rPr>
        <w:t>רק מדרבנן</w:t>
      </w:r>
      <w:r w:rsidR="002E661E">
        <w:rPr>
          <w:rFonts w:hint="cs"/>
          <w:rtl/>
        </w:rPr>
        <w:t>,</w:t>
      </w:r>
      <w:r w:rsidRPr="00F40D4B">
        <w:rPr>
          <w:rFonts w:hint="cs"/>
          <w:rtl/>
        </w:rPr>
        <w:t xml:space="preserve"> וקרא אסמכתא בעלמא</w:t>
      </w:r>
      <w:r w:rsidR="002E661E">
        <w:rPr>
          <w:rFonts w:hint="cs"/>
          <w:rtl/>
        </w:rPr>
        <w:t xml:space="preserve">, </w:t>
      </w:r>
    </w:p>
    <w:p w14:paraId="6B67A71C" w14:textId="22AB6D4D" w:rsidR="00F038BE" w:rsidRDefault="00F038BE" w:rsidP="00F038BE">
      <w:pPr>
        <w:pStyle w:val="36"/>
        <w:framePr w:wrap="notBeside"/>
        <w:rPr>
          <w:rtl/>
        </w:rPr>
      </w:pPr>
      <w:r>
        <w:rPr>
          <w:rFonts w:hint="cs"/>
          <w:rtl/>
        </w:rPr>
        <w:t>שהרי:</w:t>
      </w:r>
    </w:p>
    <w:p w14:paraId="52860821" w14:textId="77777777" w:rsidR="00F038BE" w:rsidRDefault="006F071F" w:rsidP="002E661E">
      <w:pPr>
        <w:rPr>
          <w:rtl/>
        </w:rPr>
      </w:pPr>
      <w:r w:rsidRPr="00F40D4B">
        <w:rPr>
          <w:rFonts w:hint="cs"/>
          <w:rtl/>
        </w:rPr>
        <w:t xml:space="preserve">'מפני </w:t>
      </w:r>
      <w:r w:rsidRPr="00F40D4B">
        <w:rPr>
          <w:rtl/>
        </w:rPr>
        <w:t xml:space="preserve">מה חרבו חנויות של בית הינו </w:t>
      </w:r>
      <w:r w:rsidRPr="00F40D4B">
        <w:rPr>
          <w:rFonts w:hint="cs"/>
          <w:rtl/>
        </w:rPr>
        <w:t xml:space="preserve">ג' </w:t>
      </w:r>
      <w:r w:rsidRPr="00F40D4B">
        <w:rPr>
          <w:rtl/>
        </w:rPr>
        <w:t>שנים קודם ירושלים</w:t>
      </w:r>
    </w:p>
    <w:p w14:paraId="6AA776FB" w14:textId="5DFD1E73" w:rsidR="002E661E" w:rsidRDefault="006F071F" w:rsidP="002E661E">
      <w:pPr>
        <w:rPr>
          <w:rtl/>
        </w:rPr>
      </w:pPr>
      <w:r w:rsidRPr="00F40D4B">
        <w:rPr>
          <w:rFonts w:hint="cs"/>
          <w:rtl/>
        </w:rPr>
        <w:t xml:space="preserve">- </w:t>
      </w:r>
      <w:r w:rsidRPr="00F40D4B">
        <w:rPr>
          <w:rtl/>
        </w:rPr>
        <w:t>מפני שהעמידו דבריהם על דברי תורה</w:t>
      </w:r>
      <w:r w:rsidR="002E661E">
        <w:rPr>
          <w:rFonts w:hint="cs"/>
          <w:rtl/>
        </w:rPr>
        <w:t xml:space="preserve">, </w:t>
      </w:r>
    </w:p>
    <w:p w14:paraId="7B7FF18F" w14:textId="77777777" w:rsidR="002E661E" w:rsidRDefault="006F071F" w:rsidP="002E661E">
      <w:pPr>
        <w:pStyle w:val="36"/>
        <w:framePr w:wrap="notBeside"/>
        <w:rPr>
          <w:rtl/>
        </w:rPr>
      </w:pPr>
      <w:r w:rsidRPr="002E661E">
        <w:rPr>
          <w:rStyle w:val="affffc"/>
          <w:rtl/>
        </w:rPr>
        <w:t>שהיו אומרין:</w:t>
      </w:r>
    </w:p>
    <w:p w14:paraId="55DFAECA" w14:textId="237A1FC4" w:rsidR="006F071F" w:rsidRPr="00F40D4B" w:rsidRDefault="006F071F" w:rsidP="002E661E">
      <w:pPr>
        <w:rPr>
          <w:rtl/>
        </w:rPr>
      </w:pPr>
      <w:r w:rsidRPr="002E661E">
        <w:rPr>
          <w:rStyle w:val="affff8"/>
          <w:rFonts w:hint="cs"/>
          <w:rtl/>
        </w:rPr>
        <w:t>'</w:t>
      </w:r>
      <w:r w:rsidRPr="002E661E">
        <w:rPr>
          <w:rStyle w:val="affff8"/>
          <w:rtl/>
        </w:rPr>
        <w:t>עשר תעשר</w:t>
      </w:r>
      <w:r w:rsidRPr="002E661E">
        <w:rPr>
          <w:rStyle w:val="affff8"/>
          <w:rFonts w:hint="cs"/>
          <w:rtl/>
        </w:rPr>
        <w:t xml:space="preserve"> </w:t>
      </w:r>
      <w:r w:rsidRPr="002E661E">
        <w:rPr>
          <w:rStyle w:val="affff8"/>
          <w:rtl/>
        </w:rPr>
        <w:t>ואכלת</w:t>
      </w:r>
      <w:r w:rsidRPr="002E661E">
        <w:rPr>
          <w:rStyle w:val="affff8"/>
          <w:rFonts w:hint="cs"/>
          <w:rtl/>
        </w:rPr>
        <w:t>'</w:t>
      </w:r>
      <w:r w:rsidR="00F038BE">
        <w:rPr>
          <w:rFonts w:hint="cs"/>
          <w:rtl/>
        </w:rPr>
        <w:t>-</w:t>
      </w:r>
      <w:r w:rsidRPr="00F40D4B">
        <w:rPr>
          <w:rtl/>
        </w:rPr>
        <w:t xml:space="preserve"> ולא מוכר, </w:t>
      </w:r>
      <w:r w:rsidR="00F038BE">
        <w:rPr>
          <w:rtl/>
        </w:rPr>
        <w:tab/>
      </w:r>
      <w:r w:rsidR="00F038BE">
        <w:rPr>
          <w:rtl/>
        </w:rPr>
        <w:tab/>
      </w:r>
      <w:r w:rsidR="00F038BE">
        <w:rPr>
          <w:rtl/>
        </w:rPr>
        <w:tab/>
      </w:r>
      <w:r w:rsidRPr="002E661E">
        <w:rPr>
          <w:rStyle w:val="affff8"/>
          <w:rtl/>
        </w:rPr>
        <w:t>תבואת זרעך -</w:t>
      </w:r>
      <w:r w:rsidRPr="00F40D4B">
        <w:rPr>
          <w:rtl/>
        </w:rPr>
        <w:t xml:space="preserve"> ולא לוקח.</w:t>
      </w:r>
    </w:p>
    <w:p w14:paraId="014159DF" w14:textId="0ADC6E9B" w:rsidR="006F071F" w:rsidRPr="00F40D4B" w:rsidRDefault="006F071F" w:rsidP="009B508D">
      <w:pPr>
        <w:rPr>
          <w:rtl/>
        </w:rPr>
      </w:pPr>
      <w:r w:rsidRPr="002E661E">
        <w:rPr>
          <w:rStyle w:val="affff8"/>
          <w:rFonts w:hint="cs"/>
          <w:rtl/>
        </w:rPr>
        <w:t>'</w:t>
      </w:r>
      <w:r w:rsidRPr="002E661E">
        <w:rPr>
          <w:rStyle w:val="affff8"/>
          <w:rtl/>
        </w:rPr>
        <w:t>כנפשך</w:t>
      </w:r>
      <w:r w:rsidRPr="002E661E">
        <w:rPr>
          <w:rStyle w:val="affff8"/>
          <w:rFonts w:hint="cs"/>
          <w:rtl/>
        </w:rPr>
        <w:t>'-</w:t>
      </w:r>
      <w:r w:rsidRPr="00F40D4B">
        <w:rPr>
          <w:rFonts w:hint="cs"/>
          <w:rtl/>
        </w:rPr>
        <w:t xml:space="preserve"> </w:t>
      </w:r>
      <w:r w:rsidR="002E661E">
        <w:rPr>
          <w:rFonts w:hint="cs"/>
          <w:rtl/>
        </w:rPr>
        <w:t>ש</w:t>
      </w:r>
      <w:r w:rsidRPr="00F40D4B">
        <w:rPr>
          <w:rtl/>
        </w:rPr>
        <w:t>אם חסמת פטור, אף פועל, אם חסמת פטור</w:t>
      </w:r>
      <w:r w:rsidRPr="00F40D4B">
        <w:rPr>
          <w:rFonts w:hint="cs"/>
          <w:rtl/>
        </w:rPr>
        <w:t xml:space="preserve"> [מלאו]</w:t>
      </w:r>
      <w:r w:rsidRPr="00F40D4B">
        <w:rPr>
          <w:rtl/>
        </w:rPr>
        <w:t>.</w:t>
      </w:r>
    </w:p>
    <w:p w14:paraId="173EA48A" w14:textId="3E854E78" w:rsidR="002E661E" w:rsidRDefault="002E661E" w:rsidP="002E661E">
      <w:pPr>
        <w:pStyle w:val="aff9"/>
        <w:rPr>
          <w:rtl/>
        </w:rPr>
      </w:pPr>
      <w:r>
        <w:rPr>
          <w:rFonts w:hint="cs"/>
          <w:rtl/>
        </w:rPr>
        <w:t>***</w:t>
      </w:r>
    </w:p>
    <w:p w14:paraId="12C75E12" w14:textId="50418BBB" w:rsidR="002E661E" w:rsidRDefault="00F038BE" w:rsidP="002E661E">
      <w:pPr>
        <w:pStyle w:val="36"/>
        <w:framePr w:wrap="notBeside"/>
        <w:rPr>
          <w:rtl/>
        </w:rPr>
      </w:pPr>
      <w:r>
        <w:rPr>
          <w:rFonts w:hint="cs"/>
          <w:rtl/>
        </w:rPr>
        <w:t xml:space="preserve">א. </w:t>
      </w:r>
      <w:r w:rsidR="006F071F" w:rsidRPr="00F40D4B">
        <w:rPr>
          <w:rtl/>
        </w:rPr>
        <w:t>מתיב מ"</w:t>
      </w:r>
      <w:r w:rsidR="006F071F" w:rsidRPr="00F40D4B">
        <w:rPr>
          <w:rFonts w:hint="cs"/>
          <w:rtl/>
        </w:rPr>
        <w:t>ז</w:t>
      </w:r>
      <w:r w:rsidR="006F071F" w:rsidRPr="00F40D4B">
        <w:rPr>
          <w:rtl/>
        </w:rPr>
        <w:t>:</w:t>
      </w:r>
    </w:p>
    <w:p w14:paraId="7F0B81A2" w14:textId="0253D706" w:rsidR="002E661E" w:rsidRPr="00F038BE" w:rsidRDefault="006F071F" w:rsidP="009B508D">
      <w:pPr>
        <w:rPr>
          <w:rStyle w:val="affffc"/>
          <w:spacing w:val="-4"/>
          <w:rtl/>
        </w:rPr>
      </w:pPr>
      <w:r w:rsidRPr="00F038BE">
        <w:rPr>
          <w:spacing w:val="-4"/>
          <w:rtl/>
        </w:rPr>
        <w:t>איזהו גורנן למעשרות? בקישואים ובדלועים משיפקסו</w:t>
      </w:r>
      <w:r w:rsidR="00F038BE" w:rsidRPr="00F038BE">
        <w:rPr>
          <w:rFonts w:hint="cs"/>
          <w:spacing w:val="-4"/>
          <w:rtl/>
        </w:rPr>
        <w:t xml:space="preserve"> </w:t>
      </w:r>
      <w:r w:rsidR="00F038BE" w:rsidRPr="00F038BE">
        <w:rPr>
          <w:rStyle w:val="afffff2"/>
          <w:rFonts w:hint="cs"/>
          <w:spacing w:val="-4"/>
          <w:rtl/>
        </w:rPr>
        <w:t>שינטל הפרח</w:t>
      </w:r>
      <w:r w:rsidRPr="00F038BE">
        <w:rPr>
          <w:spacing w:val="-4"/>
          <w:rtl/>
        </w:rPr>
        <w:t>.</w:t>
      </w:r>
      <w:r w:rsidRPr="00F038BE">
        <w:rPr>
          <w:rFonts w:hint="cs"/>
          <w:spacing w:val="-4"/>
          <w:rtl/>
        </w:rPr>
        <w:t xml:space="preserve"> </w:t>
      </w:r>
    </w:p>
    <w:p w14:paraId="3F6E5398" w14:textId="46328ACD" w:rsidR="002E661E" w:rsidRDefault="006F071F" w:rsidP="002E661E">
      <w:pPr>
        <w:pStyle w:val="36"/>
        <w:framePr w:wrap="notBeside"/>
        <w:rPr>
          <w:rtl/>
        </w:rPr>
      </w:pPr>
      <w:r w:rsidRPr="00F40D4B">
        <w:rPr>
          <w:rtl/>
        </w:rPr>
        <w:t>-</w:t>
      </w:r>
      <w:r w:rsidR="002E661E">
        <w:rPr>
          <w:rFonts w:hint="cs"/>
          <w:rtl/>
        </w:rPr>
        <w:t xml:space="preserve"> ודחי':</w:t>
      </w:r>
      <w:r w:rsidRPr="00F40D4B">
        <w:rPr>
          <w:rtl/>
        </w:rPr>
        <w:t xml:space="preserve"> </w:t>
      </w:r>
    </w:p>
    <w:p w14:paraId="1D7EE5C0" w14:textId="2A0C294D" w:rsidR="006F071F" w:rsidRPr="00F40D4B" w:rsidRDefault="00F038BE" w:rsidP="002E661E">
      <w:pPr>
        <w:rPr>
          <w:rtl/>
        </w:rPr>
      </w:pPr>
      <w:r>
        <w:rPr>
          <w:rFonts w:hint="cs"/>
          <w:rtl/>
        </w:rPr>
        <w:t xml:space="preserve">לא שיפקסו בשדה </w:t>
      </w:r>
      <w:r w:rsidRPr="00F038BE">
        <w:rPr>
          <w:rStyle w:val="afffff2"/>
          <w:rFonts w:hint="cs"/>
          <w:rtl/>
        </w:rPr>
        <w:t>שאז לרי''נ פטור</w:t>
      </w:r>
      <w:r>
        <w:rPr>
          <w:rStyle w:val="afffff2"/>
          <w:rFonts w:hint="cs"/>
          <w:rtl/>
        </w:rPr>
        <w:t>,</w:t>
      </w:r>
      <w:r>
        <w:rPr>
          <w:rFonts w:hint="cs"/>
          <w:rtl/>
        </w:rPr>
        <w:t xml:space="preserve"> א</w:t>
      </w:r>
      <w:r w:rsidR="002E661E">
        <w:rPr>
          <w:rFonts w:hint="cs"/>
          <w:rtl/>
        </w:rPr>
        <w:t>ל</w:t>
      </w:r>
      <w:r w:rsidR="006F071F" w:rsidRPr="00F40D4B">
        <w:rPr>
          <w:rtl/>
        </w:rPr>
        <w:t xml:space="preserve">א </w:t>
      </w:r>
      <w:r>
        <w:rPr>
          <w:rFonts w:hint="cs"/>
          <w:rtl/>
        </w:rPr>
        <w:t>מ</w:t>
      </w:r>
      <w:r w:rsidR="006F071F" w:rsidRPr="00F40D4B">
        <w:rPr>
          <w:rtl/>
        </w:rPr>
        <w:t>שיפקסו בבית.</w:t>
      </w:r>
    </w:p>
    <w:p w14:paraId="09640990" w14:textId="77777777" w:rsidR="002E661E" w:rsidRDefault="006F071F" w:rsidP="002E661E">
      <w:pPr>
        <w:pStyle w:val="36"/>
        <w:framePr w:wrap="notBeside"/>
        <w:rPr>
          <w:rtl/>
        </w:rPr>
      </w:pPr>
      <w:r w:rsidRPr="00F40D4B">
        <w:rPr>
          <w:rFonts w:hint="cs"/>
          <w:rtl/>
        </w:rPr>
        <w:t>והך</w:t>
      </w:r>
    </w:p>
    <w:p w14:paraId="5808141D" w14:textId="3B279648" w:rsidR="006F071F" w:rsidRPr="00F40D4B" w:rsidRDefault="006F071F" w:rsidP="00F038BE">
      <w:pPr>
        <w:spacing w:after="60"/>
        <w:rPr>
          <w:rtl/>
        </w:rPr>
      </w:pPr>
      <w:r w:rsidRPr="00F40D4B">
        <w:rPr>
          <w:rFonts w:hint="cs"/>
          <w:rtl/>
        </w:rPr>
        <w:t>דאמרי' מ</w:t>
      </w:r>
      <w:r w:rsidRPr="00F40D4B">
        <w:rPr>
          <w:rtl/>
        </w:rPr>
        <w:t>שיפקסו</w:t>
      </w:r>
      <w:r w:rsidRPr="00F40D4B">
        <w:rPr>
          <w:rFonts w:hint="cs"/>
          <w:rtl/>
        </w:rPr>
        <w:t xml:space="preserve"> ולא ע</w:t>
      </w:r>
      <w:r w:rsidRPr="00F40D4B">
        <w:rPr>
          <w:rtl/>
        </w:rPr>
        <w:t xml:space="preserve">ד שיפקסו </w:t>
      </w:r>
      <w:r w:rsidR="00F038BE">
        <w:rPr>
          <w:rStyle w:val="affffc"/>
          <w:rFonts w:hint="cs"/>
          <w:rtl/>
        </w:rPr>
        <w:t>-</w:t>
      </w:r>
      <w:r w:rsidR="002E661E" w:rsidRPr="002E661E">
        <w:rPr>
          <w:rStyle w:val="affffc"/>
          <w:rFonts w:hint="cs"/>
          <w:rtl/>
        </w:rPr>
        <w:t>קמ''ל</w:t>
      </w:r>
      <w:r w:rsidR="002E661E">
        <w:rPr>
          <w:rFonts w:hint="cs"/>
          <w:rtl/>
        </w:rPr>
        <w:t xml:space="preserve"> </w:t>
      </w:r>
      <w:r w:rsidRPr="00F40D4B">
        <w:rPr>
          <w:rtl/>
        </w:rPr>
        <w:t>מ</w:t>
      </w:r>
      <w:r w:rsidR="002E661E">
        <w:rPr>
          <w:rFonts w:hint="cs"/>
          <w:rtl/>
        </w:rPr>
        <w:t xml:space="preserve">שיתחילו </w:t>
      </w:r>
      <w:r w:rsidRPr="00F40D4B">
        <w:rPr>
          <w:rtl/>
        </w:rPr>
        <w:t>פיקוס</w:t>
      </w:r>
      <w:r w:rsidR="002A752F">
        <w:rPr>
          <w:rFonts w:hint="cs"/>
          <w:rtl/>
        </w:rPr>
        <w:t>ם</w:t>
      </w:r>
      <w:r w:rsidR="00F038BE">
        <w:rPr>
          <w:rFonts w:hint="cs"/>
          <w:rtl/>
        </w:rPr>
        <w:t>.</w:t>
      </w:r>
    </w:p>
    <w:p w14:paraId="733AE82E" w14:textId="74BE8341" w:rsidR="002E661E" w:rsidRDefault="00F038BE" w:rsidP="002E661E">
      <w:pPr>
        <w:pStyle w:val="36"/>
        <w:framePr w:wrap="notBeside"/>
        <w:rPr>
          <w:rtl/>
        </w:rPr>
      </w:pPr>
      <w:r>
        <w:rPr>
          <w:rFonts w:hint="cs"/>
          <w:rtl/>
        </w:rPr>
        <w:t xml:space="preserve">ב. </w:t>
      </w:r>
      <w:r w:rsidR="006F071F" w:rsidRPr="00F40D4B">
        <w:rPr>
          <w:rFonts w:hint="cs"/>
          <w:rtl/>
        </w:rPr>
        <w:t>מתיב מ</w:t>
      </w:r>
      <w:r w:rsidR="006F071F" w:rsidRPr="00F40D4B">
        <w:rPr>
          <w:rtl/>
        </w:rPr>
        <w:t>"</w:t>
      </w:r>
      <w:r w:rsidR="006F071F" w:rsidRPr="00F40D4B">
        <w:rPr>
          <w:rFonts w:hint="cs"/>
          <w:rtl/>
        </w:rPr>
        <w:t>ז</w:t>
      </w:r>
      <w:r w:rsidR="006F071F" w:rsidRPr="00F40D4B">
        <w:rPr>
          <w:rtl/>
        </w:rPr>
        <w:t>:</w:t>
      </w:r>
    </w:p>
    <w:p w14:paraId="4736E351" w14:textId="7E044C91" w:rsidR="002E661E" w:rsidRDefault="006F071F" w:rsidP="00F038BE">
      <w:pPr>
        <w:rPr>
          <w:rStyle w:val="afffff2"/>
          <w:rtl/>
        </w:rPr>
      </w:pPr>
      <w:r w:rsidRPr="00F40D4B">
        <w:rPr>
          <w:rFonts w:hint="cs"/>
          <w:rtl/>
        </w:rPr>
        <w:t>'</w:t>
      </w:r>
      <w:r w:rsidRPr="00F40D4B">
        <w:rPr>
          <w:rtl/>
        </w:rPr>
        <w:t>גורנו למעשר לחייב עליו משום טבל</w:t>
      </w:r>
      <w:r w:rsidRPr="00F40D4B">
        <w:rPr>
          <w:rFonts w:hint="cs"/>
          <w:rtl/>
        </w:rPr>
        <w:t>'</w:t>
      </w:r>
      <w:r w:rsidRPr="00F40D4B">
        <w:rPr>
          <w:rtl/>
        </w:rPr>
        <w:t xml:space="preserve"> משתגמר מלאכתן </w:t>
      </w:r>
      <w:r w:rsidRPr="00F40D4B">
        <w:rPr>
          <w:rFonts w:hint="cs"/>
          <w:rtl/>
        </w:rPr>
        <w:t>- והיינו</w:t>
      </w:r>
      <w:r w:rsidRPr="00F40D4B">
        <w:rPr>
          <w:rtl/>
        </w:rPr>
        <w:t xml:space="preserve"> מלאכת הכנסתן.</w:t>
      </w:r>
      <w:r w:rsidR="002E661E">
        <w:rPr>
          <w:rFonts w:hint="cs"/>
          <w:rtl/>
        </w:rPr>
        <w:t xml:space="preserve"> והיינו</w:t>
      </w:r>
      <w:r w:rsidRPr="00F40D4B">
        <w:rPr>
          <w:rtl/>
        </w:rPr>
        <w:t xml:space="preserve"> אפי</w:t>
      </w:r>
      <w:r w:rsidR="002E661E">
        <w:rPr>
          <w:rFonts w:hint="cs"/>
          <w:rtl/>
        </w:rPr>
        <w:t>'</w:t>
      </w:r>
      <w:r w:rsidRPr="00F40D4B">
        <w:rPr>
          <w:rtl/>
        </w:rPr>
        <w:t xml:space="preserve"> בשדה</w:t>
      </w:r>
      <w:r w:rsidRPr="00F40D4B">
        <w:rPr>
          <w:rFonts w:hint="cs"/>
          <w:rtl/>
        </w:rPr>
        <w:t xml:space="preserve"> </w:t>
      </w:r>
      <w:r>
        <w:rPr>
          <w:rStyle w:val="afffff2"/>
          <w:rFonts w:hint="cs"/>
          <w:rtl/>
        </w:rPr>
        <w:t xml:space="preserve">וקשה לר' ינאי </w:t>
      </w:r>
      <w:r>
        <w:rPr>
          <w:rStyle w:val="affffc"/>
          <w:rFonts w:hint="cs"/>
          <w:rtl/>
          <w:rPrChange w:id="9233" w:author="מנוע אמוראים" w:date="2026-10-05T16:41:14Z">
            <w:rPr>
              <w:rStyle w:val="afffff2"/>
              <w:rFonts w:hint="cs"/>
              <w:rtl/>
            </w:rPr>
          </w:rPrChange>
        </w:rPr>
        <w:t xml:space="preserve">ורי</w:t>
      </w:r>
      <w:r>
        <w:rPr>
          <w:rStyle w:val="affffc"/>
          <w:rtl/>
          <w:rPrChange w:id="9234" w:author="מנוע אמוראים" w:date="2026-10-05T16:41:14Z">
            <w:rPr>
              <w:rStyle w:val="afffff2"/>
              <w:rtl/>
            </w:rPr>
          </w:rPrChange>
        </w:rPr>
        <w:t xml:space="preserve">"</w:t>
      </w:r>
      <w:r>
        <w:rPr>
          <w:rStyle w:val="affffc"/>
          <w:rFonts w:hint="cs"/>
          <w:rtl/>
          <w:rPrChange w:id="9235" w:author="מנוע אמוראים" w:date="2026-10-05T16:41:14Z">
            <w:rPr>
              <w:rStyle w:val="afffff2"/>
              <w:rFonts w:hint="cs"/>
              <w:rtl/>
            </w:rPr>
          </w:rPrChange>
        </w:rPr>
        <w:t xml:space="preserve">ו</w:t>
      </w:r>
    </w:p>
    <w:p w14:paraId="38668DED" w14:textId="131EAA55" w:rsidR="002E661E" w:rsidRDefault="002E661E" w:rsidP="002E661E">
      <w:pPr>
        <w:pStyle w:val="36"/>
        <w:framePr w:wrap="notBeside"/>
        <w:rPr>
          <w:rtl/>
        </w:rPr>
      </w:pPr>
      <w:r>
        <w:rPr>
          <w:rFonts w:hint="cs"/>
          <w:rtl/>
        </w:rPr>
        <w:t xml:space="preserve">- </w:t>
      </w:r>
      <w:r w:rsidR="006F071F" w:rsidRPr="00F40D4B">
        <w:rPr>
          <w:rFonts w:hint="cs"/>
          <w:rtl/>
        </w:rPr>
        <w:t>א.</w:t>
      </w:r>
    </w:p>
    <w:p w14:paraId="0251AAFA" w14:textId="418132F6" w:rsidR="006F071F" w:rsidRPr="00F40D4B" w:rsidRDefault="006F071F" w:rsidP="002E661E">
      <w:pPr>
        <w:rPr>
          <w:rtl/>
        </w:rPr>
      </w:pPr>
      <w:r w:rsidRPr="00F40D4B">
        <w:rPr>
          <w:rtl/>
        </w:rPr>
        <w:t>לא, הכנסתן לבית זה הוא גמר מלאכתן.</w:t>
      </w:r>
    </w:p>
    <w:p w14:paraId="28671936" w14:textId="5FD6B807" w:rsidR="002E661E" w:rsidRDefault="002E661E" w:rsidP="002E661E">
      <w:pPr>
        <w:pStyle w:val="36"/>
        <w:framePr w:wrap="notBeside"/>
        <w:rPr>
          <w:rtl/>
        </w:rPr>
      </w:pPr>
      <w:r>
        <w:rPr>
          <w:rFonts w:hint="cs"/>
          <w:rtl/>
        </w:rPr>
        <w:t xml:space="preserve">- </w:t>
      </w:r>
      <w:r w:rsidR="006F071F" w:rsidRPr="00F40D4B">
        <w:rPr>
          <w:rFonts w:hint="cs"/>
          <w:rtl/>
        </w:rPr>
        <w:t>ב.</w:t>
      </w:r>
    </w:p>
    <w:p w14:paraId="1218F0CB" w14:textId="0EF276D1" w:rsidR="006F071F" w:rsidRPr="00F40D4B" w:rsidRDefault="006F071F" w:rsidP="002E661E">
      <w:pPr>
        <w:rPr>
          <w:rtl/>
        </w:rPr>
      </w:pPr>
      <w:r w:rsidRPr="002E661E">
        <w:rPr>
          <w:rStyle w:val="affffc"/>
          <w:rtl/>
        </w:rPr>
        <w:t>רבי ינאי</w:t>
      </w:r>
      <w:r w:rsidR="002E661E">
        <w:rPr>
          <w:rStyle w:val="affffc"/>
          <w:rFonts w:hint="cs"/>
          <w:rtl/>
        </w:rPr>
        <w:t xml:space="preserve"> דווקא:</w:t>
      </w:r>
      <w:r w:rsidRPr="00F40D4B">
        <w:rPr>
          <w:rtl/>
        </w:rPr>
        <w:t xml:space="preserve"> בזיתים וענבים, </w:t>
      </w:r>
      <w:r w:rsidR="002E661E">
        <w:rPr>
          <w:rFonts w:hint="cs"/>
          <w:rtl/>
        </w:rPr>
        <w:t xml:space="preserve">שאינם </w:t>
      </w:r>
      <w:r w:rsidRPr="00F40D4B">
        <w:rPr>
          <w:rtl/>
        </w:rPr>
        <w:t>בני גורן</w:t>
      </w:r>
      <w:r w:rsidR="002E661E">
        <w:rPr>
          <w:rFonts w:hint="cs"/>
          <w:rtl/>
        </w:rPr>
        <w:t>.</w:t>
      </w:r>
    </w:p>
    <w:p w14:paraId="61DA6986" w14:textId="21C62E99" w:rsidR="006F071F" w:rsidRPr="00F40D4B" w:rsidRDefault="006F071F" w:rsidP="002E661E">
      <w:pPr>
        <w:ind w:left="565" w:firstLine="113"/>
        <w:rPr>
          <w:rtl/>
        </w:rPr>
      </w:pPr>
      <w:r w:rsidRPr="00F40D4B">
        <w:rPr>
          <w:rtl/>
        </w:rPr>
        <w:t xml:space="preserve">אבל חטין ושעורין - </w:t>
      </w:r>
      <w:r w:rsidRPr="002E661E">
        <w:rPr>
          <w:rStyle w:val="affff8"/>
          <w:rtl/>
        </w:rPr>
        <w:t>גורן</w:t>
      </w:r>
      <w:r w:rsidRPr="00F40D4B">
        <w:rPr>
          <w:rtl/>
        </w:rPr>
        <w:t xml:space="preserve"> בהדיא </w:t>
      </w:r>
      <w:r w:rsidR="002E661E">
        <w:rPr>
          <w:rFonts w:hint="cs"/>
          <w:rtl/>
        </w:rPr>
        <w:t>כתוב בהם</w:t>
      </w:r>
      <w:r w:rsidRPr="00F40D4B">
        <w:rPr>
          <w:rtl/>
        </w:rPr>
        <w:t>.</w:t>
      </w:r>
    </w:p>
    <w:p w14:paraId="58D7D136" w14:textId="77777777" w:rsidR="00A6533C" w:rsidRPr="00F40D4B" w:rsidRDefault="00A6533C" w:rsidP="00A6533C">
      <w:pPr>
        <w:pStyle w:val="aff9"/>
        <w:rPr>
          <w:rtl/>
        </w:rPr>
      </w:pPr>
      <w:r w:rsidRPr="00F40D4B">
        <w:rPr>
          <w:rtl/>
        </w:rPr>
        <w:t>***</w:t>
      </w:r>
    </w:p>
    <w:p w14:paraId="236EFB1F" w14:textId="69BC577E" w:rsidR="002E661E" w:rsidRPr="00DC3081" w:rsidRDefault="006F071F" w:rsidP="00EE09D1">
      <w:pPr>
        <w:pStyle w:val="affff9"/>
        <w:rPr>
          <w:rStyle w:val="affffc"/>
          <w:rFonts w:ascii="Fb Fontext" w:hAnsi="Fb Fontext" w:cs="FrankRuehl"/>
          <w:b/>
          <w:spacing w:val="0"/>
          <w:sz w:val="32"/>
          <w:szCs w:val="18"/>
          <w:rtl/>
        </w:rPr>
      </w:pPr>
      <w:r w:rsidRPr="002E661E">
        <w:rPr>
          <w:rtl/>
        </w:rPr>
        <w:t>אדם בתלוש</w:t>
      </w:r>
      <w:r w:rsidR="002E661E">
        <w:rPr>
          <w:rFonts w:hint="cs"/>
          <w:rtl/>
        </w:rPr>
        <w:t xml:space="preserve"> מנלן</w:t>
      </w:r>
      <w:r w:rsidR="002A752F">
        <w:rPr>
          <w:rFonts w:hint="cs"/>
          <w:rtl/>
        </w:rPr>
        <w:t xml:space="preserve"> שיכול</w:t>
      </w:r>
      <w:r w:rsidR="00DC3081" w:rsidRPr="00DC3081">
        <w:rPr>
          <w:rtl/>
        </w:rPr>
        <w:t xml:space="preserve"> </w:t>
      </w:r>
      <w:r w:rsidR="00DC3081" w:rsidRPr="00F038BE">
        <w:rPr>
          <w:rStyle w:val="afffff2"/>
          <w:rFonts w:hint="cs"/>
          <w:sz w:val="14"/>
          <w:szCs w:val="12"/>
          <w:rtl/>
        </w:rPr>
        <w:t xml:space="preserve">שהרי </w:t>
      </w:r>
      <w:r w:rsidR="00DC3081" w:rsidRPr="00F038BE">
        <w:rPr>
          <w:rStyle w:val="afffff2"/>
          <w:sz w:val="14"/>
          <w:szCs w:val="12"/>
          <w:rtl/>
        </w:rPr>
        <w:t>אשכחן אדם במחובר</w:t>
      </w:r>
      <w:r w:rsidR="00DC3081" w:rsidRPr="00F038BE">
        <w:rPr>
          <w:rStyle w:val="afffff2"/>
          <w:rFonts w:hint="cs"/>
          <w:sz w:val="14"/>
          <w:szCs w:val="12"/>
          <w:rtl/>
        </w:rPr>
        <w:t>,</w:t>
      </w:r>
      <w:r w:rsidR="00DC3081" w:rsidRPr="00F038BE">
        <w:rPr>
          <w:rStyle w:val="afffff2"/>
          <w:sz w:val="14"/>
          <w:szCs w:val="12"/>
          <w:rtl/>
        </w:rPr>
        <w:t xml:space="preserve"> ושור בתלוש</w:t>
      </w:r>
    </w:p>
    <w:p w14:paraId="734A6BE4" w14:textId="77777777" w:rsidR="002E661E" w:rsidRDefault="006F071F" w:rsidP="002E661E">
      <w:pPr>
        <w:pStyle w:val="36"/>
        <w:framePr w:wrap="notBeside"/>
        <w:rPr>
          <w:rtl/>
        </w:rPr>
      </w:pPr>
      <w:r w:rsidRPr="002E661E">
        <w:rPr>
          <w:rStyle w:val="affffc"/>
          <w:rFonts w:hint="cs"/>
          <w:rtl/>
        </w:rPr>
        <w:t>אין ללמוד</w:t>
      </w:r>
    </w:p>
    <w:p w14:paraId="09634352" w14:textId="61E0A3F2" w:rsidR="006F071F" w:rsidRPr="00F40D4B" w:rsidRDefault="006F071F" w:rsidP="009B508D">
      <w:pPr>
        <w:rPr>
          <w:rtl/>
        </w:rPr>
      </w:pPr>
      <w:r w:rsidRPr="00F40D4B">
        <w:rPr>
          <w:rFonts w:hint="cs"/>
          <w:rtl/>
        </w:rPr>
        <w:t>משור שאינו אוכל במחובר ואוכל בתלוש</w:t>
      </w:r>
    </w:p>
    <w:p w14:paraId="724E8550" w14:textId="77777777" w:rsidR="002E661E" w:rsidRDefault="006F071F" w:rsidP="002E661E">
      <w:pPr>
        <w:pStyle w:val="36"/>
        <w:framePr w:wrap="notBeside"/>
        <w:rPr>
          <w:rtl/>
        </w:rPr>
      </w:pPr>
      <w:r w:rsidRPr="00F40D4B">
        <w:rPr>
          <w:rtl/>
        </w:rPr>
        <w:t>-</w:t>
      </w:r>
    </w:p>
    <w:p w14:paraId="295A8F0B" w14:textId="287ECAFC" w:rsidR="002E661E" w:rsidRDefault="006F071F" w:rsidP="002E661E">
      <w:pPr>
        <w:rPr>
          <w:rtl/>
        </w:rPr>
      </w:pPr>
      <w:r w:rsidRPr="00F40D4B">
        <w:rPr>
          <w:rFonts w:hint="cs"/>
          <w:rtl/>
        </w:rPr>
        <w:t>ד</w:t>
      </w:r>
      <w:r w:rsidRPr="00F40D4B">
        <w:rPr>
          <w:rtl/>
        </w:rPr>
        <w:t xml:space="preserve">מה לשור </w:t>
      </w:r>
      <w:r w:rsidR="002E661E">
        <w:rPr>
          <w:rFonts w:hint="cs"/>
          <w:rtl/>
        </w:rPr>
        <w:t>ש</w:t>
      </w:r>
      <w:r w:rsidRPr="00F40D4B">
        <w:rPr>
          <w:rtl/>
        </w:rPr>
        <w:t xml:space="preserve">אתה מצווה על חסימתו, </w:t>
      </w:r>
      <w:r w:rsidR="002E661E">
        <w:rPr>
          <w:rFonts w:hint="cs"/>
          <w:rtl/>
        </w:rPr>
        <w:t xml:space="preserve">משא''כ באדם </w:t>
      </w:r>
    </w:p>
    <w:p w14:paraId="0F68AA64" w14:textId="77777777" w:rsidR="002E661E" w:rsidRDefault="006F071F" w:rsidP="002E661E">
      <w:pPr>
        <w:pStyle w:val="36"/>
        <w:framePr w:wrap="notBeside"/>
        <w:rPr>
          <w:rtl/>
        </w:rPr>
      </w:pPr>
      <w:r w:rsidRPr="00F40D4B">
        <w:rPr>
          <w:rFonts w:hint="cs"/>
          <w:rtl/>
        </w:rPr>
        <w:t>ואין ללמוד</w:t>
      </w:r>
    </w:p>
    <w:p w14:paraId="03E1A1C9" w14:textId="05C2066E" w:rsidR="00A6533C" w:rsidRPr="00F40D4B" w:rsidRDefault="006F071F" w:rsidP="002E661E">
      <w:pPr>
        <w:rPr>
          <w:rtl/>
        </w:rPr>
      </w:pPr>
      <w:r w:rsidRPr="00F40D4B">
        <w:rPr>
          <w:rFonts w:hint="cs"/>
          <w:rtl/>
        </w:rPr>
        <w:t>ק</w:t>
      </w:r>
      <w:r w:rsidRPr="00F40D4B">
        <w:rPr>
          <w:rtl/>
        </w:rPr>
        <w:t>"</w:t>
      </w:r>
      <w:r w:rsidRPr="00F40D4B">
        <w:rPr>
          <w:rFonts w:hint="cs"/>
          <w:rtl/>
        </w:rPr>
        <w:t xml:space="preserve">ו משור שאתה מצווה על חסימתו אפי' </w:t>
      </w:r>
      <w:r w:rsidR="002E661E">
        <w:rPr>
          <w:rFonts w:hint="cs"/>
          <w:rtl/>
        </w:rPr>
        <w:t xml:space="preserve">שא''א </w:t>
      </w:r>
      <w:r w:rsidRPr="00F40D4B">
        <w:rPr>
          <w:rFonts w:hint="cs"/>
          <w:rtl/>
        </w:rPr>
        <w:t>מצווה להחיותו</w:t>
      </w:r>
    </w:p>
    <w:p w14:paraId="697D0D67" w14:textId="77777777" w:rsidR="002E661E" w:rsidRDefault="002E661E" w:rsidP="002E661E">
      <w:pPr>
        <w:pStyle w:val="36"/>
        <w:framePr w:wrap="notBeside"/>
        <w:rPr>
          <w:rtl/>
        </w:rPr>
      </w:pPr>
      <w:r>
        <w:rPr>
          <w:rFonts w:hint="cs"/>
          <w:rtl/>
        </w:rPr>
        <w:t>-</w:t>
      </w:r>
    </w:p>
    <w:p w14:paraId="4335C74E" w14:textId="4071DAF2" w:rsidR="006F071F" w:rsidRPr="00F40D4B" w:rsidRDefault="006F071F" w:rsidP="009B508D">
      <w:r w:rsidRPr="00F40D4B">
        <w:rPr>
          <w:rFonts w:hint="cs"/>
          <w:rtl/>
        </w:rPr>
        <w:t>ד</w:t>
      </w:r>
      <w:r w:rsidRPr="002E661E">
        <w:rPr>
          <w:rStyle w:val="affff8"/>
          <w:rFonts w:hint="cs"/>
          <w:rtl/>
        </w:rPr>
        <w:t>'</w:t>
      </w:r>
      <w:r w:rsidRPr="002E661E">
        <w:rPr>
          <w:rStyle w:val="affff8"/>
          <w:rtl/>
        </w:rPr>
        <w:t>כנפשך</w:t>
      </w:r>
      <w:r w:rsidRPr="002E661E">
        <w:rPr>
          <w:rStyle w:val="affff8"/>
          <w:rFonts w:hint="cs"/>
          <w:rtl/>
        </w:rPr>
        <w:t>'</w:t>
      </w:r>
      <w:r w:rsidRPr="002E661E">
        <w:rPr>
          <w:rStyle w:val="affff8"/>
          <w:rtl/>
        </w:rPr>
        <w:t xml:space="preserve"> -</w:t>
      </w:r>
      <w:r w:rsidRPr="00F40D4B">
        <w:rPr>
          <w:rtl/>
        </w:rPr>
        <w:t xml:space="preserve"> כנפשו של פועל</w:t>
      </w:r>
      <w:r w:rsidRPr="00F40D4B">
        <w:rPr>
          <w:rFonts w:hint="cs"/>
          <w:rtl/>
        </w:rPr>
        <w:t xml:space="preserve"> דאם חסמתו פטור</w:t>
      </w:r>
      <w:r w:rsidR="00DC3081">
        <w:rPr>
          <w:rFonts w:hint="cs"/>
          <w:rtl/>
        </w:rPr>
        <w:t>.</w:t>
      </w:r>
    </w:p>
    <w:p w14:paraId="16C6C48B" w14:textId="2770BDFD" w:rsidR="002E661E" w:rsidRDefault="006F071F" w:rsidP="002E661E">
      <w:pPr>
        <w:pStyle w:val="36"/>
        <w:framePr w:wrap="notBeside"/>
        <w:rPr>
          <w:rtl/>
        </w:rPr>
      </w:pPr>
      <w:r w:rsidRPr="00F40D4B">
        <w:rPr>
          <w:rtl/>
        </w:rPr>
        <w:t>אלא</w:t>
      </w:r>
      <w:r w:rsidR="002E661E">
        <w:rPr>
          <w:rFonts w:hint="cs"/>
          <w:rtl/>
        </w:rPr>
        <w:t>: א.</w:t>
      </w:r>
    </w:p>
    <w:p w14:paraId="012BCB83" w14:textId="4C955336" w:rsidR="006F071F" w:rsidRPr="00F40D4B" w:rsidRDefault="002E661E" w:rsidP="009B508D">
      <w:pPr>
        <w:rPr>
          <w:rtl/>
        </w:rPr>
      </w:pPr>
      <w:r>
        <w:rPr>
          <w:rFonts w:hint="cs"/>
          <w:rtl/>
        </w:rPr>
        <w:lastRenderedPageBreak/>
        <w:t xml:space="preserve">נלמד </w:t>
      </w:r>
      <w:r w:rsidR="006F071F" w:rsidRPr="002E661E">
        <w:rPr>
          <w:rStyle w:val="affff8"/>
          <w:rFonts w:hint="cs"/>
          <w:rtl/>
        </w:rPr>
        <w:t>'</w:t>
      </w:r>
      <w:r w:rsidR="006F071F" w:rsidRPr="002E661E">
        <w:rPr>
          <w:rStyle w:val="affff8"/>
          <w:rtl/>
        </w:rPr>
        <w:t>קמה קמה</w:t>
      </w:r>
      <w:r w:rsidR="006F071F" w:rsidRPr="002E661E">
        <w:rPr>
          <w:rStyle w:val="affff8"/>
          <w:rFonts w:hint="cs"/>
          <w:rtl/>
        </w:rPr>
        <w:t>'</w:t>
      </w:r>
      <w:r w:rsidR="006F071F" w:rsidRPr="00F40D4B">
        <w:rPr>
          <w:rtl/>
        </w:rPr>
        <w:t xml:space="preserve"> שתי פעמים, אם אינו ענין לאדם במחובר, תנהו ענין לאדם בתלוש</w:t>
      </w:r>
    </w:p>
    <w:p w14:paraId="3F3D67EB" w14:textId="77777777" w:rsidR="002E661E" w:rsidRDefault="006F071F" w:rsidP="002E661E">
      <w:pPr>
        <w:pStyle w:val="36"/>
        <w:framePr w:wrap="notBeside"/>
        <w:rPr>
          <w:rtl/>
        </w:rPr>
      </w:pPr>
      <w:r w:rsidRPr="00F40D4B">
        <w:rPr>
          <w:rFonts w:hint="cs"/>
          <w:rtl/>
        </w:rPr>
        <w:t>ב.</w:t>
      </w:r>
    </w:p>
    <w:p w14:paraId="79B8CA4F" w14:textId="187494F4" w:rsidR="006F071F" w:rsidRPr="00F40D4B" w:rsidRDefault="006F071F" w:rsidP="00DC3081">
      <w:pPr>
        <w:spacing w:after="60"/>
        <w:rPr>
          <w:rtl/>
        </w:rPr>
      </w:pPr>
      <w:r w:rsidRPr="002E661E">
        <w:rPr>
          <w:rStyle w:val="affff8"/>
          <w:rFonts w:hint="cs"/>
          <w:rtl/>
        </w:rPr>
        <w:t>ד'</w:t>
      </w:r>
      <w:r w:rsidRPr="002E661E">
        <w:rPr>
          <w:rStyle w:val="affff8"/>
          <w:rtl/>
        </w:rPr>
        <w:t>כי תבא בכרם רעך</w:t>
      </w:r>
      <w:r w:rsidRPr="002E661E">
        <w:rPr>
          <w:rStyle w:val="affff8"/>
          <w:rFonts w:hint="cs"/>
          <w:rtl/>
        </w:rPr>
        <w:t>'</w:t>
      </w:r>
      <w:r w:rsidRPr="00F40D4B">
        <w:rPr>
          <w:rtl/>
        </w:rPr>
        <w:t xml:space="preserve"> - מי</w:t>
      </w:r>
      <w:r w:rsidRPr="00F40D4B">
        <w:rPr>
          <w:rFonts w:hint="cs"/>
          <w:rtl/>
        </w:rPr>
        <w:t>ירי</w:t>
      </w:r>
      <w:r w:rsidRPr="00F40D4B">
        <w:rPr>
          <w:rtl/>
        </w:rPr>
        <w:t xml:space="preserve"> ששכרו לכתף, </w:t>
      </w:r>
      <w:r w:rsidRPr="002E661E">
        <w:rPr>
          <w:rStyle w:val="affffc"/>
          <w:rtl/>
        </w:rPr>
        <w:t>ואמר רחמנא</w:t>
      </w:r>
      <w:r w:rsidRPr="00F40D4B">
        <w:rPr>
          <w:rtl/>
        </w:rPr>
        <w:t xml:space="preserve"> ליכול.</w:t>
      </w:r>
    </w:p>
    <w:p w14:paraId="6682219B" w14:textId="77777777" w:rsidR="00DC3081" w:rsidRDefault="006F071F" w:rsidP="00DC3081">
      <w:pPr>
        <w:pStyle w:val="36"/>
        <w:framePr w:wrap="notBeside"/>
        <w:rPr>
          <w:rtl/>
        </w:rPr>
      </w:pPr>
      <w:r w:rsidRPr="00F40D4B">
        <w:rPr>
          <w:rtl/>
        </w:rPr>
        <w:t>•</w:t>
      </w:r>
    </w:p>
    <w:p w14:paraId="1B6EEFFE" w14:textId="4B84082C" w:rsidR="00DC3081" w:rsidRPr="00DC3081" w:rsidRDefault="006F071F" w:rsidP="00EE09D1">
      <w:pPr>
        <w:pStyle w:val="affff9"/>
        <w:rPr>
          <w:rtl/>
        </w:rPr>
      </w:pPr>
      <w:r w:rsidRPr="00DC3081">
        <w:rPr>
          <w:rtl/>
        </w:rPr>
        <w:t xml:space="preserve">שור במחובר </w:t>
      </w:r>
      <w:r w:rsidR="002A752F">
        <w:rPr>
          <w:rFonts w:hint="cs"/>
          <w:rtl/>
        </w:rPr>
        <w:t>מנלן שיכול</w:t>
      </w:r>
    </w:p>
    <w:p w14:paraId="00D53FCC" w14:textId="77777777" w:rsidR="00DC3081" w:rsidRDefault="006F071F" w:rsidP="00DC3081">
      <w:pPr>
        <w:pStyle w:val="36"/>
        <w:framePr w:wrap="notBeside"/>
        <w:rPr>
          <w:rtl/>
        </w:rPr>
      </w:pPr>
      <w:r w:rsidRPr="00F40D4B">
        <w:rPr>
          <w:rFonts w:hint="cs"/>
          <w:rtl/>
        </w:rPr>
        <w:t>אין ללמוד</w:t>
      </w:r>
    </w:p>
    <w:p w14:paraId="14B025F8" w14:textId="70044B1B" w:rsidR="00DC3081" w:rsidRDefault="006F071F" w:rsidP="00DC3081">
      <w:pPr>
        <w:rPr>
          <w:rtl/>
        </w:rPr>
      </w:pPr>
      <w:r w:rsidRPr="00F40D4B">
        <w:rPr>
          <w:rtl/>
        </w:rPr>
        <w:t>ק"</w:t>
      </w:r>
      <w:r w:rsidRPr="00F40D4B">
        <w:rPr>
          <w:rFonts w:hint="cs"/>
          <w:rtl/>
        </w:rPr>
        <w:t xml:space="preserve">ו </w:t>
      </w:r>
      <w:r w:rsidRPr="00F40D4B">
        <w:rPr>
          <w:rtl/>
        </w:rPr>
        <w:t>מאדם שאינו אוכל בתלוש - אוכל במחובר,</w:t>
      </w:r>
    </w:p>
    <w:p w14:paraId="7C859D96" w14:textId="77777777" w:rsidR="00DC3081" w:rsidRDefault="006F071F" w:rsidP="00DC3081">
      <w:pPr>
        <w:pStyle w:val="36"/>
        <w:framePr w:wrap="notBeside"/>
        <w:rPr>
          <w:rtl/>
        </w:rPr>
      </w:pPr>
      <w:r w:rsidRPr="00F40D4B">
        <w:rPr>
          <w:rtl/>
        </w:rPr>
        <w:t>-</w:t>
      </w:r>
    </w:p>
    <w:p w14:paraId="56AF2918" w14:textId="26845FE9" w:rsidR="006F071F" w:rsidRPr="00F40D4B" w:rsidRDefault="00DC3081" w:rsidP="00DC3081">
      <w:pPr>
        <w:rPr>
          <w:rtl/>
        </w:rPr>
      </w:pPr>
      <w:r>
        <w:rPr>
          <w:rFonts w:hint="cs"/>
          <w:rtl/>
        </w:rPr>
        <w:t>ד</w:t>
      </w:r>
      <w:r w:rsidR="006F071F" w:rsidRPr="00F40D4B">
        <w:rPr>
          <w:rtl/>
        </w:rPr>
        <w:t xml:space="preserve">מה לאדם שכן אתה מצווה להחיותו, </w:t>
      </w:r>
      <w:r>
        <w:rPr>
          <w:rFonts w:hint="cs"/>
          <w:rtl/>
        </w:rPr>
        <w:t xml:space="preserve">משא''כ בשור. </w:t>
      </w:r>
    </w:p>
    <w:p w14:paraId="4A3EF930" w14:textId="77777777" w:rsidR="00DC3081" w:rsidRDefault="006F071F" w:rsidP="00DC3081">
      <w:pPr>
        <w:pStyle w:val="36"/>
        <w:framePr w:wrap="notBeside"/>
        <w:rPr>
          <w:rtl/>
        </w:rPr>
      </w:pPr>
      <w:r w:rsidRPr="00F40D4B">
        <w:rPr>
          <w:rFonts w:hint="cs"/>
          <w:rtl/>
        </w:rPr>
        <w:t>ואין ללמוד</w:t>
      </w:r>
    </w:p>
    <w:p w14:paraId="18C872C2" w14:textId="3FAF9FD7" w:rsidR="006F071F" w:rsidRPr="00F40D4B" w:rsidRDefault="006F071F" w:rsidP="009B508D">
      <w:pPr>
        <w:rPr>
          <w:rtl/>
        </w:rPr>
      </w:pPr>
      <w:r w:rsidRPr="00F40D4B">
        <w:rPr>
          <w:rFonts w:hint="cs"/>
          <w:rtl/>
        </w:rPr>
        <w:t>ק</w:t>
      </w:r>
      <w:r w:rsidRPr="00F40D4B">
        <w:rPr>
          <w:rtl/>
        </w:rPr>
        <w:t>"</w:t>
      </w:r>
      <w:r w:rsidRPr="00F40D4B">
        <w:rPr>
          <w:rFonts w:hint="cs"/>
          <w:rtl/>
        </w:rPr>
        <w:t xml:space="preserve">ו להחיות שור </w:t>
      </w:r>
      <w:r w:rsidR="00DC3081">
        <w:rPr>
          <w:rFonts w:hint="cs"/>
          <w:rtl/>
        </w:rPr>
        <w:t>ממה ש</w:t>
      </w:r>
      <w:r w:rsidRPr="00F40D4B">
        <w:rPr>
          <w:rFonts w:hint="cs"/>
          <w:rtl/>
        </w:rPr>
        <w:t xml:space="preserve">מצווה על חסימתו </w:t>
      </w:r>
      <w:r w:rsidRPr="00DC3081">
        <w:rPr>
          <w:rStyle w:val="affff8"/>
          <w:rFonts w:hint="cs"/>
          <w:rtl/>
        </w:rPr>
        <w:t>ד'</w:t>
      </w:r>
      <w:r w:rsidRPr="00DC3081">
        <w:rPr>
          <w:rStyle w:val="affff8"/>
          <w:rtl/>
        </w:rPr>
        <w:t xml:space="preserve">וחי </w:t>
      </w:r>
      <w:r w:rsidRPr="00DC3081">
        <w:rPr>
          <w:rStyle w:val="affff8"/>
          <w:u w:val="single"/>
          <w:rtl/>
        </w:rPr>
        <w:t>אחיך</w:t>
      </w:r>
      <w:r w:rsidRPr="00DC3081">
        <w:rPr>
          <w:rStyle w:val="affff8"/>
          <w:rtl/>
        </w:rPr>
        <w:t xml:space="preserve"> עמך</w:t>
      </w:r>
      <w:r w:rsidRPr="00DC3081">
        <w:rPr>
          <w:rStyle w:val="affff8"/>
          <w:rFonts w:hint="cs"/>
          <w:rtl/>
        </w:rPr>
        <w:t>'</w:t>
      </w:r>
      <w:r w:rsidRPr="00DC3081">
        <w:rPr>
          <w:rStyle w:val="affff8"/>
          <w:rtl/>
        </w:rPr>
        <w:t xml:space="preserve"> -</w:t>
      </w:r>
      <w:r w:rsidRPr="00F40D4B">
        <w:rPr>
          <w:rtl/>
        </w:rPr>
        <w:t xml:space="preserve"> ולא שור.</w:t>
      </w:r>
    </w:p>
    <w:p w14:paraId="27C1F974" w14:textId="25F82DD5" w:rsidR="00DC3081" w:rsidRDefault="00DC3081" w:rsidP="00DC3081">
      <w:pPr>
        <w:pStyle w:val="36"/>
        <w:framePr w:wrap="notBeside"/>
        <w:rPr>
          <w:rtl/>
        </w:rPr>
      </w:pPr>
      <w:r>
        <w:rPr>
          <w:rFonts w:hint="cs"/>
          <w:rtl/>
        </w:rPr>
        <w:t>אלא:</w:t>
      </w:r>
      <w:r>
        <w:t xml:space="preserve"> </w:t>
      </w:r>
      <w:r>
        <w:rPr>
          <w:rFonts w:hint="cs"/>
          <w:rtl/>
        </w:rPr>
        <w:t>א.</w:t>
      </w:r>
    </w:p>
    <w:p w14:paraId="5CE74BAD" w14:textId="29C891F1" w:rsidR="006F071F" w:rsidRPr="00F40D4B" w:rsidRDefault="006F071F" w:rsidP="009B508D">
      <w:pPr>
        <w:rPr>
          <w:rtl/>
        </w:rPr>
      </w:pPr>
      <w:r w:rsidRPr="00DC3081">
        <w:rPr>
          <w:rStyle w:val="affff8"/>
          <w:rFonts w:hint="cs"/>
          <w:rtl/>
        </w:rPr>
        <w:t>'</w:t>
      </w:r>
      <w:r w:rsidRPr="00DC3081">
        <w:rPr>
          <w:rStyle w:val="affff8"/>
          <w:rtl/>
        </w:rPr>
        <w:t>רעך רעך</w:t>
      </w:r>
      <w:r w:rsidRPr="00DC3081">
        <w:rPr>
          <w:rStyle w:val="affff8"/>
          <w:rFonts w:hint="cs"/>
          <w:rtl/>
        </w:rPr>
        <w:t>'</w:t>
      </w:r>
      <w:r w:rsidRPr="00F40D4B">
        <w:rPr>
          <w:rtl/>
        </w:rPr>
        <w:t xml:space="preserve">, אם אינו </w:t>
      </w:r>
      <w:r w:rsidR="00DC3081">
        <w:rPr>
          <w:rFonts w:hint="cs"/>
          <w:rtl/>
        </w:rPr>
        <w:t xml:space="preserve">ענין </w:t>
      </w:r>
      <w:r w:rsidRPr="00F40D4B">
        <w:rPr>
          <w:rtl/>
        </w:rPr>
        <w:t>לאדם במחובר</w:t>
      </w:r>
      <w:r w:rsidR="00DC3081">
        <w:rPr>
          <w:rFonts w:hint="cs"/>
          <w:rtl/>
        </w:rPr>
        <w:t>,</w:t>
      </w:r>
      <w:r w:rsidRPr="00F40D4B">
        <w:rPr>
          <w:rtl/>
        </w:rPr>
        <w:t xml:space="preserve"> תנהו לשור במחובר</w:t>
      </w:r>
      <w:r w:rsidR="00DC3081">
        <w:rPr>
          <w:rFonts w:hint="cs"/>
          <w:rtl/>
        </w:rPr>
        <w:t>.</w:t>
      </w:r>
    </w:p>
    <w:p w14:paraId="494F23BA" w14:textId="77777777" w:rsidR="00DC3081" w:rsidRDefault="006F071F" w:rsidP="00DC3081">
      <w:pPr>
        <w:pStyle w:val="36"/>
        <w:framePr w:wrap="notBeside"/>
        <w:rPr>
          <w:rtl/>
        </w:rPr>
      </w:pPr>
      <w:r w:rsidRPr="00F40D4B">
        <w:rPr>
          <w:rFonts w:hint="cs"/>
          <w:rtl/>
        </w:rPr>
        <w:t xml:space="preserve">ב. </w:t>
      </w:r>
      <w:r w:rsidRPr="00F40D4B">
        <w:rPr>
          <w:rtl/>
        </w:rPr>
        <w:t>רבינא:</w:t>
      </w:r>
    </w:p>
    <w:p w14:paraId="4613649B" w14:textId="3BE42A70" w:rsidR="00DC3081" w:rsidRPr="00F40D4B" w:rsidRDefault="006F071F" w:rsidP="00DC3081">
      <w:pPr>
        <w:rPr>
          <w:rtl/>
        </w:rPr>
      </w:pPr>
      <w:r w:rsidRPr="00F40D4B">
        <w:rPr>
          <w:rtl/>
        </w:rPr>
        <w:t>אדם בתלוש</w:t>
      </w:r>
      <w:r w:rsidR="00DC3081">
        <w:rPr>
          <w:rFonts w:hint="cs"/>
          <w:rtl/>
        </w:rPr>
        <w:t>,</w:t>
      </w:r>
      <w:r w:rsidRPr="00F40D4B">
        <w:rPr>
          <w:rtl/>
        </w:rPr>
        <w:t xml:space="preserve"> </w:t>
      </w:r>
      <w:r w:rsidR="00DC3081">
        <w:rPr>
          <w:rFonts w:hint="cs"/>
          <w:rtl/>
        </w:rPr>
        <w:t>ו</w:t>
      </w:r>
      <w:r w:rsidRPr="00F40D4B">
        <w:rPr>
          <w:rtl/>
        </w:rPr>
        <w:t xml:space="preserve">שור במחובר </w:t>
      </w:r>
      <w:r w:rsidR="00DC3081">
        <w:rPr>
          <w:rFonts w:hint="cs"/>
          <w:rtl/>
        </w:rPr>
        <w:t>א''צ קרא,</w:t>
      </w:r>
    </w:p>
    <w:p w14:paraId="7E8FB663" w14:textId="612B1AF4" w:rsidR="006F071F" w:rsidRPr="00F40D4B" w:rsidRDefault="006F071F" w:rsidP="00DC3081">
      <w:pPr>
        <w:rPr>
          <w:rtl/>
        </w:rPr>
      </w:pPr>
      <w:r w:rsidRPr="00DC3081">
        <w:rPr>
          <w:rStyle w:val="affff8"/>
          <w:rtl/>
        </w:rPr>
        <w:t>ד</w:t>
      </w:r>
      <w:r w:rsidRPr="00DC3081">
        <w:rPr>
          <w:rStyle w:val="affff8"/>
          <w:rFonts w:hint="cs"/>
          <w:rtl/>
        </w:rPr>
        <w:t>'</w:t>
      </w:r>
      <w:r w:rsidRPr="00DC3081">
        <w:rPr>
          <w:rStyle w:val="affff8"/>
          <w:rtl/>
        </w:rPr>
        <w:t xml:space="preserve">לא תחסם </w:t>
      </w:r>
      <w:r w:rsidRPr="00DC3081">
        <w:rPr>
          <w:rStyle w:val="affff8"/>
          <w:u w:val="single"/>
          <w:rtl/>
        </w:rPr>
        <w:t>שור</w:t>
      </w:r>
      <w:r w:rsidRPr="00DC3081">
        <w:rPr>
          <w:rStyle w:val="affff8"/>
          <w:rtl/>
        </w:rPr>
        <w:t xml:space="preserve"> בדישו</w:t>
      </w:r>
      <w:r w:rsidRPr="00DC3081">
        <w:rPr>
          <w:rStyle w:val="affff8"/>
          <w:rFonts w:hint="cs"/>
          <w:rtl/>
        </w:rPr>
        <w:t>'</w:t>
      </w:r>
      <w:r w:rsidRPr="00F40D4B">
        <w:rPr>
          <w:rtl/>
        </w:rPr>
        <w:t xml:space="preserve"> </w:t>
      </w:r>
      <w:r w:rsidR="00DC3081" w:rsidRPr="00DC3081">
        <w:rPr>
          <w:rStyle w:val="afffff2"/>
          <w:rFonts w:hint="cs"/>
          <w:rtl/>
        </w:rPr>
        <w:t xml:space="preserve">שהרי </w:t>
      </w:r>
      <w:r w:rsidRPr="00DC3081">
        <w:rPr>
          <w:rStyle w:val="afffff2"/>
          <w:rFonts w:hint="cs"/>
          <w:rtl/>
        </w:rPr>
        <w:t xml:space="preserve">כל חיה </w:t>
      </w:r>
      <w:r w:rsidRPr="00DC3081">
        <w:rPr>
          <w:rStyle w:val="afffff2"/>
          <w:rtl/>
        </w:rPr>
        <w:t>ילפי שור שור משבת.</w:t>
      </w:r>
      <w:r w:rsidR="00DC3081">
        <w:rPr>
          <w:rFonts w:hint="cs"/>
          <w:rtl/>
        </w:rPr>
        <w:t xml:space="preserve"> </w:t>
      </w:r>
      <w:r w:rsidR="00DC3081" w:rsidRPr="00DC3081">
        <w:rPr>
          <w:rStyle w:val="affffc"/>
          <w:rFonts w:hint="cs"/>
          <w:rtl/>
        </w:rPr>
        <w:t>בהכרח להקיש</w:t>
      </w:r>
      <w:r w:rsidR="00DC3081">
        <w:rPr>
          <w:rFonts w:hint="cs"/>
          <w:rtl/>
        </w:rPr>
        <w:t xml:space="preserve"> </w:t>
      </w:r>
      <w:r w:rsidRPr="00F40D4B">
        <w:rPr>
          <w:rtl/>
        </w:rPr>
        <w:t xml:space="preserve">נחסם </w:t>
      </w:r>
      <w:r w:rsidRPr="00F40D4B">
        <w:rPr>
          <w:rFonts w:hint="cs"/>
          <w:rtl/>
        </w:rPr>
        <w:t xml:space="preserve">לחוסם דאוכל במחובר, </w:t>
      </w:r>
      <w:r w:rsidRPr="00F40D4B">
        <w:rPr>
          <w:rtl/>
        </w:rPr>
        <w:t>וחוסם</w:t>
      </w:r>
      <w:r w:rsidRPr="00F40D4B">
        <w:rPr>
          <w:rFonts w:hint="cs"/>
          <w:rtl/>
        </w:rPr>
        <w:t xml:space="preserve"> לנחסם דאוכל בתלוש</w:t>
      </w:r>
    </w:p>
    <w:p w14:paraId="6954D929" w14:textId="77777777" w:rsidR="00A6533C" w:rsidRPr="00F40D4B" w:rsidRDefault="00A6533C" w:rsidP="00A6533C">
      <w:pPr>
        <w:pStyle w:val="aff9"/>
        <w:rPr>
          <w:rtl/>
        </w:rPr>
      </w:pPr>
      <w:r w:rsidRPr="00F40D4B">
        <w:rPr>
          <w:rtl/>
        </w:rPr>
        <w:t>***</w:t>
      </w:r>
      <w:bookmarkStart w:id="11" w:name="_Hlk167611566"/>
    </w:p>
    <w:bookmarkEnd w:id="10"/>
    <w:p w14:paraId="563F3D5A" w14:textId="2E074E55" w:rsidR="006F071F" w:rsidRPr="00F40D4B" w:rsidRDefault="006F071F" w:rsidP="00A6533C">
      <w:pPr>
        <w:pStyle w:val="affe"/>
        <w:framePr w:wrap="around"/>
        <w:rPr>
          <w:rtl/>
        </w:rPr>
      </w:pPr>
      <w:r w:rsidRPr="00F40D4B">
        <w:rPr>
          <w:rtl/>
        </w:rPr>
        <w:t>פט.</w:t>
      </w:r>
    </w:p>
    <w:p w14:paraId="6CE3B6C5" w14:textId="0336FBCD" w:rsidR="00DC3081" w:rsidRDefault="00DC3081" w:rsidP="00DC3081">
      <w:pPr>
        <w:pStyle w:val="36"/>
        <w:framePr w:wrap="notBeside"/>
        <w:rPr>
          <w:rtl/>
        </w:rPr>
      </w:pPr>
      <w:r>
        <w:rPr>
          <w:rFonts w:hint="cs"/>
          <w:rtl/>
        </w:rPr>
        <w:t xml:space="preserve">א. </w:t>
      </w:r>
      <w:r w:rsidR="006F071F" w:rsidRPr="00F40D4B">
        <w:rPr>
          <w:rtl/>
        </w:rPr>
        <w:t>ת"ר:</w:t>
      </w:r>
    </w:p>
    <w:p w14:paraId="02DB980B" w14:textId="77777777" w:rsidR="00EE09D1" w:rsidRDefault="00EE09D1" w:rsidP="00EE09D1">
      <w:pPr>
        <w:rPr>
          <w:rtl/>
        </w:rPr>
      </w:pPr>
      <w:r w:rsidRPr="00DC3081">
        <w:rPr>
          <w:rStyle w:val="affff8"/>
          <w:rFonts w:hint="cs"/>
          <w:rtl/>
        </w:rPr>
        <w:t>'</w:t>
      </w:r>
      <w:r w:rsidRPr="00DC3081">
        <w:rPr>
          <w:rStyle w:val="affff8"/>
          <w:rtl/>
        </w:rPr>
        <w:t>דיש</w:t>
      </w:r>
      <w:r w:rsidRPr="00DC3081">
        <w:rPr>
          <w:rStyle w:val="affff8"/>
          <w:rFonts w:hint="cs"/>
          <w:rtl/>
        </w:rPr>
        <w:t>'-</w:t>
      </w:r>
      <w:r w:rsidRPr="00F40D4B">
        <w:rPr>
          <w:rtl/>
        </w:rPr>
        <w:t xml:space="preserve"> אף כל </w:t>
      </w:r>
      <w:r w:rsidRPr="00057E6A">
        <w:rPr>
          <w:b/>
          <w:bCs/>
          <w:rtl/>
        </w:rPr>
        <w:t>שגידולי קרקע</w:t>
      </w:r>
      <w:r w:rsidRPr="00F40D4B">
        <w:rPr>
          <w:rtl/>
        </w:rPr>
        <w:t xml:space="preserve"> פועל אוכל בו.</w:t>
      </w:r>
      <w:r>
        <w:rPr>
          <w:rFonts w:hint="cs"/>
          <w:rtl/>
        </w:rPr>
        <w:t xml:space="preserve"> </w:t>
      </w:r>
    </w:p>
    <w:p w14:paraId="3D649093" w14:textId="77777777" w:rsidR="00EE09D1" w:rsidRPr="00057E6A" w:rsidRDefault="00EE09D1" w:rsidP="00EE09D1">
      <w:pPr>
        <w:rPr>
          <w:spacing w:val="-6"/>
          <w:rtl/>
        </w:rPr>
      </w:pPr>
      <w:r w:rsidRPr="00057E6A">
        <w:rPr>
          <w:spacing w:val="-6"/>
          <w:rtl/>
        </w:rPr>
        <w:t>יצא החולב והמחבץ והמגבן שאין גידולי קרקע ואין פועל אוכל בו.</w:t>
      </w:r>
    </w:p>
    <w:p w14:paraId="560B222F" w14:textId="77777777" w:rsidR="00EE09D1" w:rsidRPr="00EE09D1" w:rsidRDefault="00EE09D1" w:rsidP="00EE09D1">
      <w:pPr>
        <w:spacing w:after="60"/>
        <w:rPr>
          <w:rStyle w:val="afffff2"/>
          <w:spacing w:val="-6"/>
          <w:rtl/>
        </w:rPr>
      </w:pPr>
      <w:r w:rsidRPr="00EE09D1">
        <w:rPr>
          <w:rStyle w:val="afffff2"/>
          <w:rFonts w:hint="cs"/>
          <w:spacing w:val="-6"/>
          <w:rtl/>
        </w:rPr>
        <w:t>ולא מכרם רעך דקמ</w:t>
      </w:r>
      <w:r w:rsidRPr="00EE09D1">
        <w:rPr>
          <w:rStyle w:val="afffff2"/>
          <w:spacing w:val="-6"/>
          <w:rtl/>
        </w:rPr>
        <w:t>"</w:t>
      </w:r>
      <w:r w:rsidRPr="00EE09D1">
        <w:rPr>
          <w:rStyle w:val="afffff2"/>
          <w:rFonts w:hint="cs"/>
          <w:spacing w:val="-6"/>
          <w:rtl/>
        </w:rPr>
        <w:t>ל דלא ילפי מקמה לרבות כל בעלי קמה אף דבר שאינו גדולי קרקע</w:t>
      </w:r>
    </w:p>
    <w:p w14:paraId="042B3A32" w14:textId="77777777" w:rsidR="00EE09D1" w:rsidRPr="004333BA" w:rsidRDefault="00EE09D1" w:rsidP="00EE09D1">
      <w:pPr>
        <w:pStyle w:val="36"/>
        <w:framePr w:wrap="notBeside"/>
        <w:rPr>
          <w:rtl/>
        </w:rPr>
      </w:pPr>
      <w:r w:rsidRPr="004333BA">
        <w:rPr>
          <w:rFonts w:hint="cs"/>
          <w:rtl/>
        </w:rPr>
        <w:t xml:space="preserve">ב.  </w:t>
      </w:r>
      <w:r w:rsidRPr="004333BA">
        <w:rPr>
          <w:rtl/>
        </w:rPr>
        <w:t>תניא אידך:</w:t>
      </w:r>
    </w:p>
    <w:p w14:paraId="096450D5" w14:textId="77777777" w:rsidR="00EE09D1" w:rsidRDefault="00EE09D1" w:rsidP="00EE09D1">
      <w:pPr>
        <w:rPr>
          <w:rtl/>
        </w:rPr>
      </w:pPr>
      <w:r w:rsidRPr="00DC3081">
        <w:rPr>
          <w:rStyle w:val="affff8"/>
          <w:rFonts w:hint="cs"/>
          <w:rtl/>
        </w:rPr>
        <w:t>'</w:t>
      </w:r>
      <w:r w:rsidRPr="00DC3081">
        <w:rPr>
          <w:rStyle w:val="affff8"/>
          <w:rtl/>
        </w:rPr>
        <w:t>דיש</w:t>
      </w:r>
      <w:r w:rsidRPr="00DC3081">
        <w:rPr>
          <w:rStyle w:val="affff8"/>
          <w:rFonts w:hint="cs"/>
          <w:rtl/>
        </w:rPr>
        <w:t>'</w:t>
      </w:r>
      <w:r w:rsidRPr="00F40D4B">
        <w:rPr>
          <w:rtl/>
        </w:rPr>
        <w:t xml:space="preserve"> אף כל שהוא </w:t>
      </w:r>
      <w:r w:rsidRPr="00057E6A">
        <w:rPr>
          <w:b/>
          <w:bCs/>
          <w:rtl/>
        </w:rPr>
        <w:t>בשעת גמר מלאכה</w:t>
      </w:r>
      <w:r w:rsidRPr="00F40D4B">
        <w:rPr>
          <w:rtl/>
        </w:rPr>
        <w:t xml:space="preserve"> פועל אוכל בו.</w:t>
      </w:r>
    </w:p>
    <w:p w14:paraId="687DA57D" w14:textId="77777777" w:rsidR="00EE09D1" w:rsidRPr="00057E6A" w:rsidRDefault="00EE09D1" w:rsidP="00EE09D1">
      <w:pPr>
        <w:rPr>
          <w:spacing w:val="-4"/>
          <w:rtl/>
        </w:rPr>
      </w:pPr>
      <w:r w:rsidRPr="00057E6A">
        <w:rPr>
          <w:spacing w:val="-4"/>
          <w:rtl/>
        </w:rPr>
        <w:t xml:space="preserve">יצא המנכש בשומים ובבצלים, </w:t>
      </w:r>
      <w:r w:rsidRPr="00057E6A">
        <w:rPr>
          <w:rFonts w:hint="cs"/>
          <w:spacing w:val="-4"/>
          <w:rtl/>
        </w:rPr>
        <w:t>שאינו</w:t>
      </w:r>
      <w:r w:rsidRPr="00057E6A">
        <w:rPr>
          <w:spacing w:val="-4"/>
          <w:rtl/>
        </w:rPr>
        <w:t xml:space="preserve"> גמר מלאכה אין אוכל בהם.</w:t>
      </w:r>
    </w:p>
    <w:p w14:paraId="37428966" w14:textId="77777777" w:rsidR="00EE09D1" w:rsidRPr="00EA1E3E" w:rsidRDefault="00EE09D1" w:rsidP="00EE09D1">
      <w:pPr>
        <w:spacing w:after="60"/>
        <w:rPr>
          <w:rStyle w:val="afffff2"/>
          <w:rtl/>
        </w:rPr>
      </w:pPr>
      <w:r>
        <w:rPr>
          <w:rStyle w:val="afffff2"/>
          <w:rFonts w:hint="cs"/>
          <w:rtl/>
        </w:rPr>
        <w:t xml:space="preserve">ולא </w:t>
      </w:r>
      <w:r w:rsidRPr="00EA1E3E">
        <w:rPr>
          <w:rStyle w:val="afffff2"/>
          <w:rtl/>
        </w:rPr>
        <w:t>מ</w:t>
      </w:r>
      <w:r w:rsidRPr="00EA1E3E">
        <w:rPr>
          <w:rStyle w:val="afffff2"/>
          <w:rFonts w:hint="cs"/>
          <w:rtl/>
        </w:rPr>
        <w:t>'</w:t>
      </w:r>
      <w:r w:rsidRPr="00EA1E3E">
        <w:rPr>
          <w:rStyle w:val="afffff2"/>
          <w:rtl/>
        </w:rPr>
        <w:t>ואל כליך לא תתן</w:t>
      </w:r>
      <w:r w:rsidRPr="00EA1E3E">
        <w:rPr>
          <w:rStyle w:val="afffff2"/>
          <w:rFonts w:hint="cs"/>
          <w:rtl/>
        </w:rPr>
        <w:t xml:space="preserve"> דאף</w:t>
      </w:r>
      <w:r w:rsidRPr="00EA1E3E">
        <w:rPr>
          <w:rStyle w:val="afffff2"/>
          <w:rtl/>
        </w:rPr>
        <w:t xml:space="preserve"> </w:t>
      </w:r>
      <w:r w:rsidRPr="00EA1E3E">
        <w:rPr>
          <w:rStyle w:val="afffff2"/>
          <w:rFonts w:hint="cs"/>
          <w:rtl/>
        </w:rPr>
        <w:t>שמוציא הקטנים מבין הגדולים לתועלת בעה</w:t>
      </w:r>
      <w:r w:rsidRPr="00EA1E3E">
        <w:rPr>
          <w:rStyle w:val="afffff2"/>
          <w:rtl/>
        </w:rPr>
        <w:t>"</w:t>
      </w:r>
      <w:r w:rsidRPr="00EA1E3E">
        <w:rPr>
          <w:rStyle w:val="afffff2"/>
          <w:rFonts w:hint="cs"/>
          <w:rtl/>
        </w:rPr>
        <w:t>ב</w:t>
      </w:r>
    </w:p>
    <w:p w14:paraId="0E9DD17E" w14:textId="77777777" w:rsidR="00EE09D1" w:rsidRPr="004333BA" w:rsidRDefault="00EE09D1" w:rsidP="00EE09D1">
      <w:pPr>
        <w:pStyle w:val="36"/>
        <w:framePr w:wrap="notBeside"/>
        <w:rPr>
          <w:rtl/>
        </w:rPr>
      </w:pPr>
      <w:r w:rsidRPr="004333BA">
        <w:rPr>
          <w:rFonts w:hint="cs"/>
          <w:rtl/>
        </w:rPr>
        <w:t xml:space="preserve">ג. </w:t>
      </w:r>
      <w:r w:rsidRPr="004333BA">
        <w:rPr>
          <w:rtl/>
        </w:rPr>
        <w:t>תניא אידך:</w:t>
      </w:r>
    </w:p>
    <w:p w14:paraId="577A9488" w14:textId="77777777" w:rsidR="00EE09D1" w:rsidRDefault="00EE09D1" w:rsidP="00EE09D1">
      <w:pPr>
        <w:rPr>
          <w:rtl/>
        </w:rPr>
      </w:pPr>
      <w:r w:rsidRPr="00DC3081">
        <w:rPr>
          <w:rStyle w:val="affff8"/>
          <w:rtl/>
        </w:rPr>
        <w:t>דיש</w:t>
      </w:r>
      <w:r w:rsidRPr="00DC3081">
        <w:rPr>
          <w:rStyle w:val="affff8"/>
          <w:rFonts w:hint="cs"/>
          <w:rtl/>
        </w:rPr>
        <w:t>'</w:t>
      </w:r>
      <w:r w:rsidRPr="00DC3081">
        <w:rPr>
          <w:rStyle w:val="affff8"/>
          <w:rtl/>
        </w:rPr>
        <w:t>,</w:t>
      </w:r>
      <w:r w:rsidRPr="00F40D4B">
        <w:rPr>
          <w:rtl/>
        </w:rPr>
        <w:t xml:space="preserve"> אף כל </w:t>
      </w:r>
      <w:r w:rsidRPr="00057E6A">
        <w:rPr>
          <w:b/>
          <w:bCs/>
          <w:rtl/>
        </w:rPr>
        <w:t>שלא נגמרה מלאכתו למעשר</w:t>
      </w:r>
      <w:r w:rsidRPr="00F40D4B">
        <w:rPr>
          <w:rtl/>
        </w:rPr>
        <w:t xml:space="preserve"> פועל אוכל בו.</w:t>
      </w:r>
      <w:r>
        <w:rPr>
          <w:rFonts w:hint="cs"/>
          <w:rtl/>
        </w:rPr>
        <w:t>-</w:t>
      </w:r>
    </w:p>
    <w:p w14:paraId="14A1035F" w14:textId="0BD3D9D0" w:rsidR="00EE09D1" w:rsidRPr="00057E6A" w:rsidRDefault="00EE09D1" w:rsidP="00EE09D1">
      <w:pPr>
        <w:rPr>
          <w:spacing w:val="-2"/>
          <w:rtl/>
        </w:rPr>
      </w:pPr>
      <w:r w:rsidRPr="00057E6A">
        <w:rPr>
          <w:spacing w:val="-2"/>
          <w:rtl/>
        </w:rPr>
        <w:t xml:space="preserve">יצא הבודל בתמרים ובגרוגרות, הואיל ונגמרה מלאכתו למעשר  </w:t>
      </w:r>
    </w:p>
    <w:p w14:paraId="000AFE73" w14:textId="77777777" w:rsidR="00EE09D1" w:rsidRPr="004333BA" w:rsidRDefault="00EE09D1" w:rsidP="00EE09D1">
      <w:pPr>
        <w:pStyle w:val="36"/>
        <w:framePr w:wrap="notBeside"/>
        <w:rPr>
          <w:rtl/>
        </w:rPr>
      </w:pPr>
      <w:r w:rsidRPr="004333BA">
        <w:rPr>
          <w:rFonts w:hint="cs"/>
          <w:rtl/>
        </w:rPr>
        <w:t>והך</w:t>
      </w:r>
    </w:p>
    <w:p w14:paraId="40D03853" w14:textId="77777777" w:rsidR="00EE09D1" w:rsidRDefault="00EE09D1" w:rsidP="00EE09D1">
      <w:pPr>
        <w:rPr>
          <w:rtl/>
        </w:rPr>
      </w:pPr>
      <w:r w:rsidRPr="00F40D4B">
        <w:rPr>
          <w:rFonts w:hint="cs"/>
          <w:rtl/>
        </w:rPr>
        <w:t>ד'</w:t>
      </w:r>
      <w:r w:rsidRPr="00F40D4B">
        <w:rPr>
          <w:rtl/>
        </w:rPr>
        <w:t>הבודל בתמרים ובגרוגרות פועל אוכל בו</w:t>
      </w:r>
      <w:r w:rsidRPr="00F40D4B">
        <w:rPr>
          <w:rFonts w:hint="cs"/>
          <w:rtl/>
        </w:rPr>
        <w:t xml:space="preserve">' </w:t>
      </w:r>
    </w:p>
    <w:p w14:paraId="0F0DAAFD" w14:textId="77777777" w:rsidR="00EE09D1" w:rsidRPr="004333BA" w:rsidRDefault="00EE09D1" w:rsidP="00EE09D1">
      <w:pPr>
        <w:pStyle w:val="36"/>
        <w:framePr w:wrap="notBeside"/>
        <w:rPr>
          <w:rtl/>
        </w:rPr>
      </w:pPr>
      <w:r w:rsidRPr="004333BA">
        <w:rPr>
          <w:rFonts w:hint="cs"/>
          <w:rtl/>
        </w:rPr>
        <w:t>- ר</w:t>
      </w:r>
      <w:r w:rsidRPr="004333BA">
        <w:rPr>
          <w:rtl/>
        </w:rPr>
        <w:t>"</w:t>
      </w:r>
      <w:r w:rsidRPr="004333BA">
        <w:rPr>
          <w:rFonts w:hint="cs"/>
          <w:rtl/>
        </w:rPr>
        <w:t>פ</w:t>
      </w:r>
    </w:p>
    <w:p w14:paraId="1A655D11" w14:textId="77777777" w:rsidR="00EE09D1" w:rsidRPr="00DC3081" w:rsidRDefault="00EE09D1" w:rsidP="00EE09D1">
      <w:pPr>
        <w:spacing w:after="60"/>
        <w:rPr>
          <w:sz w:val="16"/>
          <w:szCs w:val="14"/>
          <w:rtl/>
        </w:rPr>
      </w:pPr>
      <w:r w:rsidRPr="00F40D4B">
        <w:rPr>
          <w:rFonts w:hint="cs"/>
          <w:rtl/>
        </w:rPr>
        <w:t xml:space="preserve">מיירי בתוחלני </w:t>
      </w:r>
      <w:r w:rsidRPr="00DC3081">
        <w:rPr>
          <w:rStyle w:val="afffff2"/>
          <w:rFonts w:hint="cs"/>
          <w:rtl/>
        </w:rPr>
        <w:t>[רעים שצריכות בישול]</w:t>
      </w:r>
    </w:p>
    <w:p w14:paraId="3DB00EA5" w14:textId="77777777" w:rsidR="00EE09D1" w:rsidRPr="004333BA" w:rsidRDefault="00EE09D1" w:rsidP="00EE09D1">
      <w:pPr>
        <w:pStyle w:val="36"/>
        <w:framePr w:wrap="notBeside"/>
        <w:rPr>
          <w:rtl/>
        </w:rPr>
      </w:pPr>
      <w:r w:rsidRPr="004333BA">
        <w:rPr>
          <w:rFonts w:hint="cs"/>
          <w:rtl/>
        </w:rPr>
        <w:t xml:space="preserve">ד. </w:t>
      </w:r>
      <w:r w:rsidRPr="004333BA">
        <w:rPr>
          <w:rtl/>
        </w:rPr>
        <w:t>תניא אידך:</w:t>
      </w:r>
    </w:p>
    <w:p w14:paraId="11C6E78C" w14:textId="77777777" w:rsidR="00EE09D1" w:rsidRPr="00EE09D1" w:rsidRDefault="00EE09D1" w:rsidP="00EE09D1">
      <w:pPr>
        <w:rPr>
          <w:spacing w:val="-2"/>
          <w:rtl/>
        </w:rPr>
      </w:pPr>
      <w:r w:rsidRPr="00EE09D1">
        <w:rPr>
          <w:rStyle w:val="affff8"/>
          <w:rFonts w:hint="cs"/>
          <w:spacing w:val="-2"/>
          <w:rtl/>
        </w:rPr>
        <w:t>'</w:t>
      </w:r>
      <w:r w:rsidRPr="00EE09D1">
        <w:rPr>
          <w:rStyle w:val="affff8"/>
          <w:spacing w:val="-2"/>
          <w:rtl/>
        </w:rPr>
        <w:t>דיש</w:t>
      </w:r>
      <w:r w:rsidRPr="00EE09D1">
        <w:rPr>
          <w:rStyle w:val="affff8"/>
          <w:rFonts w:hint="cs"/>
          <w:spacing w:val="-2"/>
          <w:rtl/>
        </w:rPr>
        <w:t>'</w:t>
      </w:r>
      <w:r w:rsidRPr="00EE09D1">
        <w:rPr>
          <w:rStyle w:val="affff8"/>
          <w:spacing w:val="-2"/>
          <w:rtl/>
        </w:rPr>
        <w:t>,</w:t>
      </w:r>
      <w:r w:rsidRPr="00EE09D1">
        <w:rPr>
          <w:spacing w:val="-2"/>
          <w:rtl/>
        </w:rPr>
        <w:t xml:space="preserve"> אף כל </w:t>
      </w:r>
      <w:r w:rsidRPr="00057E6A">
        <w:rPr>
          <w:b/>
          <w:bCs/>
          <w:spacing w:val="-2"/>
          <w:rtl/>
        </w:rPr>
        <w:t>שלא נגמרה מלאכתו ל</w:t>
      </w:r>
      <w:r w:rsidRPr="00057E6A">
        <w:rPr>
          <w:rFonts w:hint="cs"/>
          <w:b/>
          <w:bCs/>
          <w:spacing w:val="-2"/>
          <w:rtl/>
        </w:rPr>
        <w:t>מעשר ול</w:t>
      </w:r>
      <w:r w:rsidRPr="00057E6A">
        <w:rPr>
          <w:b/>
          <w:bCs/>
          <w:spacing w:val="-2"/>
          <w:rtl/>
        </w:rPr>
        <w:t>חלה</w:t>
      </w:r>
      <w:r w:rsidRPr="00EE09D1">
        <w:rPr>
          <w:spacing w:val="-2"/>
          <w:rtl/>
        </w:rPr>
        <w:t xml:space="preserve"> פועל אוכל בו.</w:t>
      </w:r>
    </w:p>
    <w:p w14:paraId="262EB5FF" w14:textId="70BDCBC8" w:rsidR="00EE09D1" w:rsidRPr="00057E6A" w:rsidRDefault="00EE09D1" w:rsidP="00EE09D1">
      <w:pPr>
        <w:rPr>
          <w:spacing w:val="-6"/>
          <w:rtl/>
        </w:rPr>
      </w:pPr>
      <w:r w:rsidRPr="00057E6A">
        <w:rPr>
          <w:spacing w:val="-6"/>
          <w:rtl/>
        </w:rPr>
        <w:lastRenderedPageBreak/>
        <w:t>יצא הלש והמקטף והאופה שנגמרה מלאכתו לחלה, דאין אוכל בו.</w:t>
      </w:r>
    </w:p>
    <w:p w14:paraId="6CF6717E" w14:textId="77777777" w:rsidR="002431CC" w:rsidRDefault="002431CC" w:rsidP="002431CC">
      <w:pPr>
        <w:pStyle w:val="36"/>
        <w:framePr w:wrap="notBeside"/>
        <w:rPr>
          <w:rtl/>
        </w:rPr>
      </w:pPr>
      <w:r>
        <w:rPr>
          <w:rFonts w:hint="cs"/>
          <w:rtl/>
        </w:rPr>
        <w:t>ואין להעמיד</w:t>
      </w:r>
    </w:p>
    <w:p w14:paraId="2A9315A8" w14:textId="04F5B140" w:rsidR="006F071F" w:rsidRPr="00F40D4B" w:rsidRDefault="00EE09D1" w:rsidP="00EE09D1">
      <w:pPr>
        <w:rPr>
          <w:rtl/>
        </w:rPr>
      </w:pPr>
      <w:r w:rsidRPr="00F40D4B">
        <w:rPr>
          <w:rFonts w:hint="cs"/>
          <w:rtl/>
        </w:rPr>
        <w:t xml:space="preserve">בשבע שכיבשו ושבע שחילקו דנתחייבו בחלה ולא במעשר </w:t>
      </w:r>
      <w:r w:rsidRPr="00DC3081">
        <w:rPr>
          <w:rStyle w:val="afffff2"/>
          <w:rFonts w:hint="cs"/>
          <w:rtl/>
        </w:rPr>
        <w:t>[דאי בחו"ל הא ליכא חלה]</w:t>
      </w:r>
      <w:r w:rsidR="002431CC">
        <w:rPr>
          <w:rStyle w:val="afffff2"/>
          <w:rFonts w:hint="cs"/>
          <w:rtl/>
        </w:rPr>
        <w:t xml:space="preserve"> </w:t>
      </w:r>
      <w:r w:rsidR="002431CC">
        <w:rPr>
          <w:rStyle w:val="afffff2"/>
          <w:rtl/>
        </w:rPr>
        <w:t>–</w:t>
      </w:r>
      <w:r w:rsidR="002431CC">
        <w:rPr>
          <w:rStyle w:val="afffff2"/>
          <w:rFonts w:hint="cs"/>
          <w:rtl/>
        </w:rPr>
        <w:t xml:space="preserve"> </w:t>
      </w:r>
      <w:r w:rsidR="002431CC" w:rsidRPr="002431CC">
        <w:rPr>
          <w:rFonts w:hint="cs"/>
          <w:rtl/>
        </w:rPr>
        <w:t>דעדיין מעשה וגמר מלאכה הוא שגרם</w:t>
      </w:r>
      <w:r w:rsidR="002431CC">
        <w:rPr>
          <w:rStyle w:val="afffff2"/>
          <w:rFonts w:hint="cs"/>
          <w:rtl/>
        </w:rPr>
        <w:t xml:space="preserve">. </w:t>
      </w:r>
    </w:p>
    <w:p w14:paraId="754D5481" w14:textId="1E195110" w:rsidR="00DC3081" w:rsidRDefault="002431CC" w:rsidP="00DC3081">
      <w:pPr>
        <w:pStyle w:val="36"/>
        <w:framePr w:wrap="notBeside"/>
        <w:rPr>
          <w:rtl/>
        </w:rPr>
      </w:pPr>
      <w:r>
        <w:rPr>
          <w:rFonts w:hint="cs"/>
          <w:rtl/>
        </w:rPr>
        <w:t>אלא תני</w:t>
      </w:r>
    </w:p>
    <w:p w14:paraId="67B2A432" w14:textId="09DD021E" w:rsidR="006F071F" w:rsidRPr="00F40D4B" w:rsidRDefault="006F071F" w:rsidP="009B508D">
      <w:pPr>
        <w:rPr>
          <w:rtl/>
        </w:rPr>
      </w:pPr>
      <w:r w:rsidRPr="00F40D4B">
        <w:rPr>
          <w:rFonts w:hint="cs"/>
          <w:rtl/>
        </w:rPr>
        <w:t>מעשר וחלה</w:t>
      </w:r>
      <w:r w:rsidR="002431CC">
        <w:rPr>
          <w:rFonts w:hint="cs"/>
          <w:rtl/>
        </w:rPr>
        <w:t>.</w:t>
      </w:r>
    </w:p>
    <w:p w14:paraId="310F4994" w14:textId="77777777" w:rsidR="00A6533C" w:rsidRPr="00F40D4B" w:rsidRDefault="00A6533C" w:rsidP="00A6533C">
      <w:pPr>
        <w:pStyle w:val="aff9"/>
        <w:rPr>
          <w:rtl/>
        </w:rPr>
      </w:pPr>
      <w:r w:rsidRPr="00F40D4B">
        <w:rPr>
          <w:rtl/>
        </w:rPr>
        <w:t>***</w:t>
      </w:r>
    </w:p>
    <w:p w14:paraId="0FE87253" w14:textId="77777777" w:rsidR="00DC3081" w:rsidRDefault="006F071F" w:rsidP="00DC3081">
      <w:pPr>
        <w:pStyle w:val="affe"/>
        <w:framePr w:wrap="around"/>
        <w:rPr>
          <w:rtl/>
        </w:rPr>
      </w:pPr>
      <w:r w:rsidRPr="00F40D4B">
        <w:rPr>
          <w:rtl/>
        </w:rPr>
        <w:t>פט:</w:t>
      </w:r>
      <w:r w:rsidRPr="00F40D4B">
        <w:rPr>
          <w:rFonts w:hint="cs"/>
          <w:rtl/>
        </w:rPr>
        <w:t xml:space="preserve"> </w:t>
      </w:r>
    </w:p>
    <w:p w14:paraId="0E0E22DA" w14:textId="58BE1996" w:rsidR="00A6533C" w:rsidRPr="00F40D4B" w:rsidRDefault="006F071F" w:rsidP="00DC3081">
      <w:pPr>
        <w:pStyle w:val="afffb"/>
        <w:rPr>
          <w:rtl/>
        </w:rPr>
      </w:pPr>
      <w:ins w:id="9955" w:author="מספור קטעי משנה" w:date="2026-10-06T06:45:11Z">
        <w:r>
          <w:rPr>
            <w:rStyle w:val="MisparKeta"/>
          </w:rPr>
          <w:t xml:space="preserve">ב. </w:t>
        </w:r>
      </w:ins>
      <w:r w:rsidRPr="00F40D4B">
        <w:rPr>
          <w:rFonts w:hint="cs"/>
          <w:rtl/>
        </w:rPr>
        <w:t>לא יאכל ענבים ודבר אחר</w:t>
      </w:r>
    </w:p>
    <w:p w14:paraId="0DC171A8" w14:textId="77777777" w:rsidR="00716FE2" w:rsidRDefault="006F071F" w:rsidP="00716FE2">
      <w:pPr>
        <w:pStyle w:val="36"/>
        <w:framePr w:wrap="notBeside"/>
        <w:rPr>
          <w:rtl/>
        </w:rPr>
      </w:pPr>
      <w:r w:rsidRPr="00F40D4B">
        <w:rPr>
          <w:rtl/>
        </w:rPr>
        <w:t>איבעי</w:t>
      </w:r>
      <w:r w:rsidRPr="00F40D4B">
        <w:rPr>
          <w:rFonts w:hint="cs"/>
          <w:rtl/>
        </w:rPr>
        <w:t>א</w:t>
      </w:r>
      <w:r w:rsidRPr="00F40D4B">
        <w:rPr>
          <w:rtl/>
        </w:rPr>
        <w:t>:</w:t>
      </w:r>
    </w:p>
    <w:p w14:paraId="790AF8A2" w14:textId="2E8FCB96" w:rsidR="00A6533C" w:rsidRPr="00F40D4B" w:rsidRDefault="006F071F" w:rsidP="009B508D">
      <w:pPr>
        <w:rPr>
          <w:rtl/>
        </w:rPr>
      </w:pPr>
      <w:r w:rsidRPr="00F40D4B">
        <w:rPr>
          <w:rtl/>
        </w:rPr>
        <w:t xml:space="preserve">פועל, מהו שיהבהב באור ויאכל? </w:t>
      </w:r>
      <w:r w:rsidR="00716FE2">
        <w:rPr>
          <w:rFonts w:hint="cs"/>
          <w:rtl/>
        </w:rPr>
        <w:t xml:space="preserve">אם </w:t>
      </w:r>
      <w:r w:rsidRPr="00F40D4B">
        <w:rPr>
          <w:rtl/>
        </w:rPr>
        <w:t>הוי כענבים ודבר אחר, או לא?</w:t>
      </w:r>
    </w:p>
    <w:p w14:paraId="722621CE" w14:textId="16E00C42" w:rsidR="00716FE2" w:rsidRDefault="00716FE2" w:rsidP="00716FE2">
      <w:pPr>
        <w:pStyle w:val="36"/>
        <w:framePr w:wrap="notBeside"/>
        <w:rPr>
          <w:rtl/>
        </w:rPr>
      </w:pPr>
      <w:r>
        <w:rPr>
          <w:rFonts w:hint="cs"/>
          <w:rtl/>
        </w:rPr>
        <w:t xml:space="preserve">א. </w:t>
      </w:r>
      <w:r w:rsidR="006F071F" w:rsidRPr="00F40D4B">
        <w:rPr>
          <w:rtl/>
        </w:rPr>
        <w:t>ת"ש</w:t>
      </w:r>
    </w:p>
    <w:p w14:paraId="6273E5AC" w14:textId="1398248C" w:rsidR="00A6533C" w:rsidRPr="00F40D4B" w:rsidRDefault="006F071F" w:rsidP="009B508D">
      <w:pPr>
        <w:rPr>
          <w:rtl/>
        </w:rPr>
      </w:pPr>
      <w:r w:rsidRPr="00F40D4B">
        <w:rPr>
          <w:rtl/>
        </w:rPr>
        <w:t>רשאי בע</w:t>
      </w:r>
      <w:r w:rsidRPr="00F40D4B">
        <w:rPr>
          <w:rFonts w:hint="cs"/>
          <w:rtl/>
        </w:rPr>
        <w:t>ה</w:t>
      </w:r>
      <w:r w:rsidRPr="00F40D4B">
        <w:rPr>
          <w:rtl/>
        </w:rPr>
        <w:t>"</w:t>
      </w:r>
      <w:r w:rsidRPr="00F40D4B">
        <w:rPr>
          <w:rFonts w:hint="cs"/>
          <w:rtl/>
        </w:rPr>
        <w:t>ב</w:t>
      </w:r>
      <w:r w:rsidRPr="00F40D4B">
        <w:rPr>
          <w:rtl/>
        </w:rPr>
        <w:t xml:space="preserve"> להשקות פועלים יין כדי שלא יאכלו ענבים הרבה,</w:t>
      </w:r>
    </w:p>
    <w:p w14:paraId="31F5BE00" w14:textId="77777777" w:rsidR="00716FE2" w:rsidRDefault="006F071F" w:rsidP="009B508D">
      <w:pPr>
        <w:rPr>
          <w:rtl/>
        </w:rPr>
      </w:pPr>
      <w:r w:rsidRPr="00F40D4B">
        <w:rPr>
          <w:rtl/>
        </w:rPr>
        <w:t>רשאין פועלין לטבל פיתם בציר כדי שיאכלו ענבים הרבה.</w:t>
      </w:r>
    </w:p>
    <w:p w14:paraId="6E085409" w14:textId="0237CE66" w:rsidR="006F071F" w:rsidRPr="00716FE2" w:rsidRDefault="006F071F" w:rsidP="009B508D">
      <w:pPr>
        <w:rPr>
          <w:rStyle w:val="afffff2"/>
          <w:rtl/>
        </w:rPr>
      </w:pPr>
      <w:r w:rsidRPr="00716FE2">
        <w:rPr>
          <w:rStyle w:val="afffff2"/>
          <w:rFonts w:hint="cs"/>
          <w:rtl/>
        </w:rPr>
        <w:t>[ומשמע דלא הוי כענבים ודבר אחר]</w:t>
      </w:r>
    </w:p>
    <w:p w14:paraId="1BAF4090" w14:textId="07E22E6F" w:rsidR="00716FE2" w:rsidRDefault="006F071F" w:rsidP="00716FE2">
      <w:pPr>
        <w:pStyle w:val="36"/>
        <w:framePr w:wrap="notBeside"/>
        <w:rPr>
          <w:rtl/>
        </w:rPr>
      </w:pPr>
      <w:r w:rsidRPr="00F40D4B">
        <w:rPr>
          <w:rFonts w:hint="cs"/>
          <w:rtl/>
        </w:rPr>
        <w:t xml:space="preserve"> </w:t>
      </w:r>
      <w:r w:rsidRPr="00F40D4B">
        <w:rPr>
          <w:rtl/>
        </w:rPr>
        <w:t>-</w:t>
      </w:r>
      <w:r w:rsidR="00716FE2">
        <w:rPr>
          <w:rFonts w:hint="cs"/>
          <w:rtl/>
        </w:rPr>
        <w:t xml:space="preserve"> ודחי':</w:t>
      </w:r>
    </w:p>
    <w:p w14:paraId="5A8A9B17" w14:textId="0E281496" w:rsidR="00A6533C" w:rsidRPr="00F40D4B" w:rsidRDefault="006F071F" w:rsidP="00716FE2">
      <w:pPr>
        <w:rPr>
          <w:rtl/>
        </w:rPr>
      </w:pPr>
      <w:r w:rsidRPr="00F40D4B">
        <w:rPr>
          <w:rtl/>
        </w:rPr>
        <w:t xml:space="preserve">לאכשורי גברא </w:t>
      </w:r>
      <w:r w:rsidR="00716FE2">
        <w:rPr>
          <w:rFonts w:hint="cs"/>
          <w:rtl/>
        </w:rPr>
        <w:t xml:space="preserve">פשוט שמותר, ובעי </w:t>
      </w:r>
      <w:r w:rsidRPr="00F40D4B">
        <w:rPr>
          <w:rFonts w:hint="cs"/>
          <w:rtl/>
        </w:rPr>
        <w:t>לגבי הפרי עצמו אם מותר לתקנו</w:t>
      </w:r>
      <w:r w:rsidRPr="00F40D4B">
        <w:rPr>
          <w:rtl/>
        </w:rPr>
        <w:t>,</w:t>
      </w:r>
    </w:p>
    <w:p w14:paraId="26153CB7" w14:textId="1F7CA879" w:rsidR="00716FE2" w:rsidRDefault="00716FE2" w:rsidP="00716FE2">
      <w:pPr>
        <w:pStyle w:val="36"/>
        <w:framePr w:wrap="notBeside"/>
        <w:rPr>
          <w:rtl/>
        </w:rPr>
      </w:pPr>
      <w:r>
        <w:rPr>
          <w:rFonts w:hint="cs"/>
          <w:rtl/>
        </w:rPr>
        <w:t xml:space="preserve">ב. </w:t>
      </w:r>
      <w:r w:rsidR="006F071F" w:rsidRPr="00F40D4B">
        <w:rPr>
          <w:rFonts w:hint="cs"/>
          <w:rtl/>
        </w:rPr>
        <w:t>אין להוכיח</w:t>
      </w:r>
      <w:r>
        <w:rPr>
          <w:rFonts w:hint="cs"/>
          <w:rtl/>
        </w:rPr>
        <w:t>:</w:t>
      </w:r>
    </w:p>
    <w:p w14:paraId="2EA6D946" w14:textId="68D4D3F8" w:rsidR="00A6533C" w:rsidRPr="00F40D4B" w:rsidRDefault="006F071F" w:rsidP="00716FE2">
      <w:pPr>
        <w:rPr>
          <w:rtl/>
        </w:rPr>
      </w:pPr>
      <w:r w:rsidRPr="00F40D4B">
        <w:rPr>
          <w:rFonts w:hint="cs"/>
          <w:rtl/>
        </w:rPr>
        <w:t>מהא ד</w:t>
      </w:r>
      <w:r w:rsidRPr="00F40D4B">
        <w:rPr>
          <w:rtl/>
        </w:rPr>
        <w:t>פועלין אוכלין ענבים בראשי אומניות שלהם, ובלבד שלא יהבהבו באור.</w:t>
      </w:r>
      <w:r w:rsidR="00716FE2">
        <w:rPr>
          <w:rFonts w:hint="cs"/>
          <w:rtl/>
        </w:rPr>
        <w:t xml:space="preserve"> - ד</w:t>
      </w:r>
      <w:r w:rsidR="00237964" w:rsidRPr="00F40D4B">
        <w:rPr>
          <w:rtl/>
        </w:rPr>
        <w:t>שם</w:t>
      </w:r>
      <w:r w:rsidRPr="00F40D4B">
        <w:rPr>
          <w:rtl/>
        </w:rPr>
        <w:t xml:space="preserve"> </w:t>
      </w:r>
      <w:r w:rsidR="002431CC">
        <w:rPr>
          <w:rFonts w:hint="cs"/>
          <w:rtl/>
        </w:rPr>
        <w:t xml:space="preserve">אסור </w:t>
      </w:r>
      <w:r w:rsidRPr="00F40D4B">
        <w:rPr>
          <w:rtl/>
        </w:rPr>
        <w:t>משום ביטול מלאכה,</w:t>
      </w:r>
    </w:p>
    <w:p w14:paraId="7AF47DF1" w14:textId="459A2DF8" w:rsidR="00716FE2" w:rsidRDefault="006F071F" w:rsidP="00716FE2">
      <w:pPr>
        <w:pStyle w:val="36"/>
        <w:framePr w:wrap="notBeside"/>
        <w:rPr>
          <w:rtl/>
        </w:rPr>
      </w:pPr>
      <w:r w:rsidRPr="00F40D4B">
        <w:rPr>
          <w:rFonts w:hint="cs"/>
          <w:rtl/>
        </w:rPr>
        <w:t>והך</w:t>
      </w:r>
    </w:p>
    <w:p w14:paraId="5B4A9D47" w14:textId="4F537B61" w:rsidR="00A6533C" w:rsidRPr="00716FE2" w:rsidRDefault="006F071F" w:rsidP="009B508D">
      <w:pPr>
        <w:rPr>
          <w:rStyle w:val="afffff2"/>
          <w:rtl/>
        </w:rPr>
      </w:pPr>
      <w:r w:rsidRPr="00F40D4B">
        <w:rPr>
          <w:rFonts w:hint="cs"/>
          <w:rtl/>
        </w:rPr>
        <w:t xml:space="preserve">דבעי' </w:t>
      </w:r>
      <w:r w:rsidR="00716FE2">
        <w:rPr>
          <w:rFonts w:hint="cs"/>
          <w:rtl/>
        </w:rPr>
        <w:t xml:space="preserve">במקום שיש </w:t>
      </w:r>
      <w:r w:rsidRPr="00F40D4B">
        <w:rPr>
          <w:rtl/>
        </w:rPr>
        <w:t>אשתו ובניו</w:t>
      </w:r>
      <w:r w:rsidRPr="00F40D4B">
        <w:rPr>
          <w:rFonts w:hint="cs"/>
          <w:rtl/>
        </w:rPr>
        <w:t xml:space="preserve"> </w:t>
      </w:r>
      <w:r w:rsidRPr="00716FE2">
        <w:rPr>
          <w:rStyle w:val="afffff2"/>
          <w:rFonts w:hint="cs"/>
          <w:rtl/>
        </w:rPr>
        <w:t>[דלא יהא ביטול מלאכה]</w:t>
      </w:r>
      <w:r w:rsidRPr="00716FE2">
        <w:rPr>
          <w:rStyle w:val="afffff2"/>
          <w:rtl/>
        </w:rPr>
        <w:t>,</w:t>
      </w:r>
    </w:p>
    <w:p w14:paraId="1406D79B" w14:textId="3EDF96C1" w:rsidR="00716FE2" w:rsidRDefault="00716FE2" w:rsidP="00716FE2">
      <w:pPr>
        <w:pStyle w:val="36"/>
        <w:framePr w:wrap="notBeside"/>
        <w:rPr>
          <w:rtl/>
        </w:rPr>
      </w:pPr>
      <w:r>
        <w:rPr>
          <w:rFonts w:hint="cs"/>
          <w:rtl/>
        </w:rPr>
        <w:t xml:space="preserve">ג. </w:t>
      </w:r>
      <w:r w:rsidR="006F071F" w:rsidRPr="00F40D4B">
        <w:rPr>
          <w:rFonts w:hint="cs"/>
          <w:rtl/>
        </w:rPr>
        <w:t>אין להוכיח</w:t>
      </w:r>
    </w:p>
    <w:p w14:paraId="145E9487" w14:textId="163B8475" w:rsidR="00A6533C" w:rsidRPr="00F40D4B" w:rsidRDefault="00716FE2" w:rsidP="009B508D">
      <w:pPr>
        <w:rPr>
          <w:rtl/>
        </w:rPr>
      </w:pPr>
      <w:r>
        <w:rPr>
          <w:rFonts w:hint="cs"/>
          <w:rtl/>
        </w:rPr>
        <w:t>שאסור מ'</w:t>
      </w:r>
      <w:r w:rsidR="006F071F" w:rsidRPr="00F40D4B">
        <w:rPr>
          <w:rFonts w:hint="cs"/>
          <w:rtl/>
        </w:rPr>
        <w:t>ד</w:t>
      </w:r>
      <w:r w:rsidR="006F071F" w:rsidRPr="00F40D4B">
        <w:rPr>
          <w:rtl/>
        </w:rPr>
        <w:t>לא יהבהב באור ויאכל, ולא יכמור באדמה ויאכל,</w:t>
      </w:r>
    </w:p>
    <w:p w14:paraId="60E9E309" w14:textId="363B1FBF" w:rsidR="006F071F" w:rsidRPr="00F40D4B" w:rsidRDefault="006F071F" w:rsidP="00716FE2">
      <w:pPr>
        <w:rPr>
          <w:rtl/>
        </w:rPr>
      </w:pPr>
      <w:r w:rsidRPr="00F40D4B">
        <w:rPr>
          <w:rtl/>
        </w:rPr>
        <w:t>ולא יפריך ע"ג הסלע ויאכל, אבל מפריך על יד על יד ואוכל.</w:t>
      </w:r>
      <w:r w:rsidRPr="00F40D4B">
        <w:rPr>
          <w:rFonts w:hint="cs"/>
          <w:rtl/>
        </w:rPr>
        <w:t xml:space="preserve"> </w:t>
      </w:r>
    </w:p>
    <w:p w14:paraId="53EA4AD1" w14:textId="25D58170" w:rsidR="00716FE2" w:rsidRDefault="006F071F" w:rsidP="00716FE2">
      <w:pPr>
        <w:pStyle w:val="36"/>
        <w:framePr w:wrap="notBeside"/>
        <w:rPr>
          <w:rtl/>
        </w:rPr>
      </w:pPr>
      <w:r w:rsidRPr="00F40D4B">
        <w:rPr>
          <w:rtl/>
        </w:rPr>
        <w:t>-</w:t>
      </w:r>
      <w:r w:rsidR="00716FE2">
        <w:rPr>
          <w:rFonts w:hint="cs"/>
          <w:rtl/>
        </w:rPr>
        <w:t>דחי':</w:t>
      </w:r>
    </w:p>
    <w:p w14:paraId="62CBD2E8" w14:textId="77777777" w:rsidR="00716FE2" w:rsidRDefault="00716FE2" w:rsidP="00716FE2">
      <w:pPr>
        <w:rPr>
          <w:rtl/>
        </w:rPr>
      </w:pPr>
      <w:r>
        <w:rPr>
          <w:rFonts w:hint="cs"/>
          <w:rtl/>
        </w:rPr>
        <w:t>ד</w:t>
      </w:r>
      <w:r w:rsidR="00237964" w:rsidRPr="00F40D4B">
        <w:rPr>
          <w:rtl/>
        </w:rPr>
        <w:t>שם</w:t>
      </w:r>
      <w:r w:rsidR="006F071F" w:rsidRPr="00F40D4B">
        <w:rPr>
          <w:rtl/>
        </w:rPr>
        <w:t xml:space="preserve"> משום ביטול מלאכה.</w:t>
      </w:r>
      <w:r w:rsidR="006F071F" w:rsidRPr="00F40D4B">
        <w:rPr>
          <w:rFonts w:hint="cs"/>
          <w:rtl/>
        </w:rPr>
        <w:t xml:space="preserve"> </w:t>
      </w:r>
    </w:p>
    <w:p w14:paraId="2ADDF88D" w14:textId="0F208E4B" w:rsidR="00A6533C" w:rsidRPr="002431CC" w:rsidRDefault="002431CC" w:rsidP="00716FE2">
      <w:pPr>
        <w:rPr>
          <w:spacing w:val="-2"/>
          <w:rtl/>
        </w:rPr>
      </w:pPr>
      <w:r w:rsidRPr="002431CC">
        <w:rPr>
          <w:rStyle w:val="affffc"/>
          <w:rFonts w:hint="cs"/>
          <w:spacing w:val="-2"/>
          <w:rtl/>
        </w:rPr>
        <w:t>ואין להוכיח</w:t>
      </w:r>
      <w:r w:rsidR="006F071F" w:rsidRPr="002431CC">
        <w:rPr>
          <w:rFonts w:hint="cs"/>
          <w:spacing w:val="-2"/>
          <w:rtl/>
        </w:rPr>
        <w:t xml:space="preserve"> דאי מצד מתוקי פירא מה מתמתק בפירוכם על הסלע</w:t>
      </w:r>
    </w:p>
    <w:p w14:paraId="39959938" w14:textId="1E091C9A" w:rsidR="00A6533C" w:rsidRPr="00F40D4B" w:rsidRDefault="006F071F" w:rsidP="00716FE2">
      <w:pPr>
        <w:rPr>
          <w:rtl/>
        </w:rPr>
      </w:pPr>
      <w:r w:rsidRPr="00F40D4B">
        <w:rPr>
          <w:rFonts w:hint="cs"/>
          <w:rtl/>
        </w:rPr>
        <w:t xml:space="preserve">דאכתי במיעוך על הסלע </w:t>
      </w:r>
      <w:r w:rsidR="002431CC">
        <w:rPr>
          <w:rFonts w:hint="cs"/>
          <w:rtl/>
        </w:rPr>
        <w:t xml:space="preserve">מתמתק </w:t>
      </w:r>
      <w:r w:rsidRPr="00F40D4B">
        <w:rPr>
          <w:rFonts w:hint="cs"/>
          <w:rtl/>
        </w:rPr>
        <w:t>מעט</w:t>
      </w:r>
    </w:p>
    <w:p w14:paraId="55CC636F" w14:textId="716E7FDB" w:rsidR="00716FE2" w:rsidRDefault="00716FE2" w:rsidP="00716FE2">
      <w:pPr>
        <w:pStyle w:val="36"/>
        <w:framePr w:wrap="notBeside"/>
        <w:rPr>
          <w:rtl/>
        </w:rPr>
      </w:pPr>
      <w:r>
        <w:rPr>
          <w:rFonts w:hint="cs"/>
          <w:rtl/>
        </w:rPr>
        <w:t xml:space="preserve">ד. </w:t>
      </w:r>
      <w:r w:rsidR="006F071F" w:rsidRPr="00F40D4B">
        <w:rPr>
          <w:rFonts w:hint="cs"/>
          <w:rtl/>
        </w:rPr>
        <w:t>ואין להוכיח</w:t>
      </w:r>
    </w:p>
    <w:p w14:paraId="0CF9999D" w14:textId="6BB6DE37" w:rsidR="00A6533C" w:rsidRPr="00F40D4B" w:rsidRDefault="006F071F" w:rsidP="00716FE2">
      <w:pPr>
        <w:rPr>
          <w:rtl/>
        </w:rPr>
      </w:pPr>
      <w:r w:rsidRPr="00F40D4B">
        <w:rPr>
          <w:rFonts w:hint="cs"/>
          <w:rtl/>
        </w:rPr>
        <w:t>מ'</w:t>
      </w:r>
      <w:r w:rsidRPr="00F40D4B">
        <w:rPr>
          <w:rtl/>
        </w:rPr>
        <w:t>פועלין שהיו עודרים בתאנים, וגודרים בתמרים, ובוצרים בענבים, ומוסקין בזיתים</w:t>
      </w:r>
      <w:r w:rsidR="00716FE2">
        <w:rPr>
          <w:rFonts w:hint="cs"/>
          <w:rtl/>
        </w:rPr>
        <w:t xml:space="preserve"> ש</w:t>
      </w:r>
      <w:r w:rsidRPr="00F40D4B">
        <w:rPr>
          <w:rtl/>
        </w:rPr>
        <w:t>אוכלים ופטורים, שהתורה זיכתה להם.</w:t>
      </w:r>
      <w:r w:rsidRPr="00F40D4B">
        <w:rPr>
          <w:rFonts w:hint="cs"/>
          <w:rtl/>
        </w:rPr>
        <w:t xml:space="preserve"> </w:t>
      </w:r>
      <w:r w:rsidRPr="00F40D4B">
        <w:rPr>
          <w:rtl/>
        </w:rPr>
        <w:t>בפיתם לא יאכלו, אלא אם כן נטלו רשות מבע</w:t>
      </w:r>
      <w:r w:rsidRPr="00F40D4B">
        <w:rPr>
          <w:rFonts w:hint="cs"/>
          <w:rtl/>
        </w:rPr>
        <w:t>ה</w:t>
      </w:r>
      <w:r w:rsidRPr="00F40D4B">
        <w:rPr>
          <w:rtl/>
        </w:rPr>
        <w:t>"</w:t>
      </w:r>
      <w:r w:rsidRPr="00F40D4B">
        <w:rPr>
          <w:rFonts w:hint="cs"/>
          <w:rtl/>
        </w:rPr>
        <w:t>ב</w:t>
      </w:r>
      <w:r w:rsidRPr="00F40D4B">
        <w:rPr>
          <w:rtl/>
        </w:rPr>
        <w:t>.</w:t>
      </w:r>
    </w:p>
    <w:p w14:paraId="3905C8CF" w14:textId="5F63A68F" w:rsidR="006F071F" w:rsidRPr="00F40D4B" w:rsidRDefault="006F071F" w:rsidP="009B508D">
      <w:pPr>
        <w:rPr>
          <w:rtl/>
        </w:rPr>
      </w:pPr>
      <w:r w:rsidRPr="00F40D4B">
        <w:rPr>
          <w:rtl/>
        </w:rPr>
        <w:lastRenderedPageBreak/>
        <w:t>ולא יספות במלח ויאכל.</w:t>
      </w:r>
    </w:p>
    <w:p w14:paraId="24DAA911" w14:textId="77777777" w:rsidR="00716FE2" w:rsidRDefault="006F071F" w:rsidP="00716FE2">
      <w:pPr>
        <w:pStyle w:val="36"/>
        <w:framePr w:wrap="notBeside"/>
        <w:rPr>
          <w:rtl/>
        </w:rPr>
      </w:pPr>
      <w:r w:rsidRPr="00F40D4B">
        <w:rPr>
          <w:rtl/>
        </w:rPr>
        <w:t>-</w:t>
      </w:r>
    </w:p>
    <w:p w14:paraId="2DF583E5" w14:textId="76CE199F" w:rsidR="006F071F" w:rsidRPr="00716FE2" w:rsidRDefault="006F071F" w:rsidP="00716FE2">
      <w:pPr>
        <w:rPr>
          <w:rStyle w:val="afffff2"/>
          <w:rtl/>
        </w:rPr>
      </w:pPr>
      <w:r w:rsidRPr="00F40D4B">
        <w:rPr>
          <w:rFonts w:hint="cs"/>
          <w:rtl/>
        </w:rPr>
        <w:t>ד</w:t>
      </w:r>
      <w:r w:rsidRPr="00F40D4B">
        <w:rPr>
          <w:rtl/>
        </w:rPr>
        <w:t xml:space="preserve">מלח ודאי כענבים ודבר אחר </w:t>
      </w:r>
      <w:r w:rsidRPr="00716FE2">
        <w:rPr>
          <w:rStyle w:val="afffff2"/>
          <w:rFonts w:hint="cs"/>
          <w:rtl/>
        </w:rPr>
        <w:t>משא</w:t>
      </w:r>
      <w:r w:rsidRPr="00716FE2">
        <w:rPr>
          <w:rStyle w:val="afffff2"/>
          <w:rtl/>
        </w:rPr>
        <w:t>"</w:t>
      </w:r>
      <w:r w:rsidRPr="00716FE2">
        <w:rPr>
          <w:rStyle w:val="afffff2"/>
          <w:rFonts w:hint="cs"/>
          <w:rtl/>
        </w:rPr>
        <w:t xml:space="preserve">כ </w:t>
      </w:r>
      <w:r w:rsidR="00237964" w:rsidRPr="00716FE2">
        <w:rPr>
          <w:rStyle w:val="afffff2"/>
          <w:rFonts w:hint="cs"/>
          <w:rtl/>
        </w:rPr>
        <w:t>כאן</w:t>
      </w:r>
      <w:r w:rsidRPr="00716FE2">
        <w:rPr>
          <w:rStyle w:val="afffff2"/>
          <w:rFonts w:hint="cs"/>
          <w:rtl/>
        </w:rPr>
        <w:t xml:space="preserve"> מבעי שהענבים עצמם ימתק</w:t>
      </w:r>
      <w:r w:rsidRPr="00716FE2">
        <w:rPr>
          <w:rStyle w:val="afffff2"/>
          <w:rtl/>
        </w:rPr>
        <w:t>.</w:t>
      </w:r>
    </w:p>
    <w:p w14:paraId="17C10786" w14:textId="77777777" w:rsidR="00A6533C" w:rsidRPr="00F40D4B" w:rsidRDefault="006F071F" w:rsidP="00716FE2">
      <w:pPr>
        <w:pStyle w:val="afffb"/>
        <w:rPr>
          <w:rtl/>
        </w:rPr>
      </w:pPr>
      <w:ins w:id="9956" w:author="מספור קטעי משנה" w:date="2026-10-06T06:45:11Z">
        <w:r>
          <w:rPr>
            <w:rStyle w:val="MisparKeta"/>
          </w:rPr>
          <w:t xml:space="preserve">א. </w:t>
        </w:r>
      </w:ins>
      <w:r w:rsidRPr="00F40D4B">
        <w:rPr>
          <w:rtl/>
        </w:rPr>
        <w:t>ולא יספות במלח ויאכל,</w:t>
      </w:r>
    </w:p>
    <w:p w14:paraId="23712D7E" w14:textId="77777777" w:rsidR="00716FE2" w:rsidRDefault="006F071F" w:rsidP="00716FE2">
      <w:pPr>
        <w:pStyle w:val="36"/>
        <w:framePr w:wrap="notBeside"/>
        <w:rPr>
          <w:rtl/>
        </w:rPr>
      </w:pPr>
      <w:r w:rsidRPr="00F40D4B">
        <w:rPr>
          <w:rFonts w:hint="cs"/>
          <w:rtl/>
        </w:rPr>
        <w:t>והך</w:t>
      </w:r>
    </w:p>
    <w:p w14:paraId="48318647" w14:textId="6F769018" w:rsidR="006F071F" w:rsidRPr="00F40D4B" w:rsidRDefault="006F071F" w:rsidP="009B508D">
      <w:pPr>
        <w:rPr>
          <w:rtl/>
        </w:rPr>
      </w:pPr>
      <w:r w:rsidRPr="00F40D4B">
        <w:rPr>
          <w:rFonts w:hint="cs"/>
          <w:rtl/>
        </w:rPr>
        <w:t>ד'</w:t>
      </w:r>
      <w:r w:rsidRPr="00F40D4B">
        <w:rPr>
          <w:rtl/>
        </w:rPr>
        <w:t>השוכר את הפועל לעדר ולקשקש תחת הזיתים - לא יאכל.</w:t>
      </w:r>
    </w:p>
    <w:p w14:paraId="2EF93E5E" w14:textId="723D295C" w:rsidR="006F071F" w:rsidRPr="00F40D4B" w:rsidRDefault="006F071F" w:rsidP="009B508D">
      <w:pPr>
        <w:rPr>
          <w:rtl/>
        </w:rPr>
      </w:pPr>
      <w:r w:rsidRPr="00F40D4B">
        <w:rPr>
          <w:rtl/>
        </w:rPr>
        <w:t>שכרו לבצור, שכרו למסוק, שכרו ללקט -</w:t>
      </w:r>
      <w:r w:rsidR="00716FE2">
        <w:rPr>
          <w:rFonts w:hint="cs"/>
          <w:rtl/>
        </w:rPr>
        <w:t xml:space="preserve"> </w:t>
      </w:r>
      <w:r w:rsidRPr="00F40D4B">
        <w:rPr>
          <w:rtl/>
        </w:rPr>
        <w:t>אוכל ופטור, שהתורה זיכתה להן.</w:t>
      </w:r>
    </w:p>
    <w:p w14:paraId="2ADA5732" w14:textId="77777777" w:rsidR="006F071F" w:rsidRPr="00F40D4B" w:rsidRDefault="006F071F" w:rsidP="009B508D">
      <w:pPr>
        <w:rPr>
          <w:rtl/>
        </w:rPr>
      </w:pPr>
      <w:r w:rsidRPr="00F40D4B">
        <w:rPr>
          <w:rtl/>
        </w:rPr>
        <w:t>קצץ אחת ואחת - יאכל, שתים שתים - לא יאכל, וסופת במלח ויאכל.</w:t>
      </w:r>
    </w:p>
    <w:p w14:paraId="484043A4" w14:textId="77777777" w:rsidR="00716FE2" w:rsidRDefault="006F071F" w:rsidP="00716FE2">
      <w:pPr>
        <w:pStyle w:val="36"/>
        <w:framePr w:wrap="notBeside"/>
        <w:rPr>
          <w:rtl/>
        </w:rPr>
      </w:pPr>
      <w:r w:rsidRPr="00F40D4B">
        <w:rPr>
          <w:rFonts w:hint="cs"/>
          <w:rtl/>
        </w:rPr>
        <w:t>ובהכרח</w:t>
      </w:r>
    </w:p>
    <w:p w14:paraId="3F590255" w14:textId="268DAE70" w:rsidR="00A6533C" w:rsidRPr="002431CC" w:rsidRDefault="006F071F" w:rsidP="009B508D">
      <w:pPr>
        <w:rPr>
          <w:rStyle w:val="afffff2"/>
          <w:rtl/>
        </w:rPr>
      </w:pPr>
      <w:r w:rsidRPr="00F40D4B">
        <w:rPr>
          <w:rFonts w:hint="cs"/>
          <w:rtl/>
        </w:rPr>
        <w:t xml:space="preserve">דאזיל ארישא </w:t>
      </w:r>
      <w:r w:rsidRPr="002431CC">
        <w:rPr>
          <w:rStyle w:val="afffff2"/>
          <w:rFonts w:hint="cs"/>
          <w:rtl/>
        </w:rPr>
        <w:t>[דאי אסיפא היכן שירצה יאכל?]</w:t>
      </w:r>
    </w:p>
    <w:p w14:paraId="2235D3ED" w14:textId="77777777" w:rsidR="00716FE2" w:rsidRDefault="006F071F" w:rsidP="00716FE2">
      <w:pPr>
        <w:pStyle w:val="36"/>
        <w:framePr w:wrap="notBeside"/>
        <w:rPr>
          <w:rtl/>
        </w:rPr>
      </w:pPr>
      <w:r w:rsidRPr="00F40D4B">
        <w:rPr>
          <w:rtl/>
        </w:rPr>
        <w:t>אביי:</w:t>
      </w:r>
    </w:p>
    <w:p w14:paraId="63155F61" w14:textId="77777777" w:rsidR="009262E7" w:rsidRDefault="006F071F" w:rsidP="009B508D">
      <w:pPr>
        <w:rPr>
          <w:rtl/>
        </w:rPr>
      </w:pPr>
      <w:r w:rsidRPr="00716FE2">
        <w:rPr>
          <w:rStyle w:val="affffc"/>
          <w:rtl/>
        </w:rPr>
        <w:t>כאן</w:t>
      </w:r>
      <w:r w:rsidRPr="00F40D4B">
        <w:rPr>
          <w:rtl/>
        </w:rPr>
        <w:t xml:space="preserve"> בארץ</w:t>
      </w:r>
      <w:r w:rsidRPr="00F40D4B">
        <w:rPr>
          <w:rFonts w:hint="cs"/>
          <w:rtl/>
        </w:rPr>
        <w:t xml:space="preserve"> דקבעה ספיתא </w:t>
      </w:r>
      <w:r w:rsidR="009262E7" w:rsidRPr="009262E7">
        <w:rPr>
          <w:rStyle w:val="afffff2"/>
          <w:rFonts w:hint="cs"/>
          <w:rtl/>
        </w:rPr>
        <w:t>מליחת הפירות</w:t>
      </w:r>
      <w:r w:rsidR="009262E7">
        <w:rPr>
          <w:rFonts w:hint="cs"/>
          <w:rtl/>
        </w:rPr>
        <w:t xml:space="preserve"> </w:t>
      </w:r>
      <w:r w:rsidRPr="00F40D4B">
        <w:rPr>
          <w:rFonts w:hint="cs"/>
          <w:rtl/>
        </w:rPr>
        <w:t>ולכן אסור</w:t>
      </w:r>
      <w:r w:rsidRPr="00F40D4B">
        <w:rPr>
          <w:rtl/>
        </w:rPr>
        <w:t xml:space="preserve">, </w:t>
      </w:r>
    </w:p>
    <w:p w14:paraId="604A65D9" w14:textId="786C0AAC" w:rsidR="00A6533C" w:rsidRPr="00F40D4B" w:rsidRDefault="006F071F" w:rsidP="009B508D">
      <w:pPr>
        <w:rPr>
          <w:rtl/>
        </w:rPr>
      </w:pPr>
      <w:r w:rsidRPr="00716FE2">
        <w:rPr>
          <w:rStyle w:val="affffc"/>
          <w:rtl/>
        </w:rPr>
        <w:t xml:space="preserve">כאן </w:t>
      </w:r>
      <w:r w:rsidRPr="00F40D4B">
        <w:rPr>
          <w:rtl/>
        </w:rPr>
        <w:t>בחו"</w:t>
      </w:r>
      <w:r w:rsidRPr="00F40D4B">
        <w:rPr>
          <w:rFonts w:hint="cs"/>
          <w:rtl/>
        </w:rPr>
        <w:t>ל שאין המלח קובע ומותר</w:t>
      </w:r>
      <w:r w:rsidR="002431CC">
        <w:rPr>
          <w:rFonts w:hint="cs"/>
          <w:rtl/>
        </w:rPr>
        <w:t>,</w:t>
      </w:r>
    </w:p>
    <w:p w14:paraId="0B421D69" w14:textId="28E8AB16" w:rsidR="00716FE2" w:rsidRDefault="009262E7" w:rsidP="00716FE2">
      <w:pPr>
        <w:pStyle w:val="36"/>
        <w:framePr w:wrap="notBeside"/>
        <w:rPr>
          <w:rtl/>
        </w:rPr>
      </w:pPr>
      <w:r>
        <w:rPr>
          <w:rFonts w:hint="cs"/>
          <w:rtl/>
        </w:rPr>
        <w:t xml:space="preserve">הקשה </w:t>
      </w:r>
      <w:r w:rsidR="006F071F" w:rsidRPr="00F40D4B">
        <w:rPr>
          <w:rtl/>
        </w:rPr>
        <w:t>רבא:</w:t>
      </w:r>
    </w:p>
    <w:p w14:paraId="3804BC2A" w14:textId="77777777" w:rsidR="009262E7" w:rsidRDefault="00716FE2" w:rsidP="00716FE2">
      <w:pPr>
        <w:rPr>
          <w:rtl/>
        </w:rPr>
      </w:pPr>
      <w:r>
        <w:rPr>
          <w:rFonts w:hint="cs"/>
          <w:rtl/>
        </w:rPr>
        <w:t>וכי יש דבר ש</w:t>
      </w:r>
      <w:r w:rsidR="006F071F" w:rsidRPr="00F40D4B">
        <w:rPr>
          <w:rtl/>
        </w:rPr>
        <w:t xml:space="preserve">בארץ קבעא ספיתא מדאורייתא, </w:t>
      </w:r>
    </w:p>
    <w:p w14:paraId="488F251D" w14:textId="33114159" w:rsidR="00A6533C" w:rsidRPr="00F40D4B" w:rsidRDefault="006F071F" w:rsidP="00716FE2">
      <w:pPr>
        <w:rPr>
          <w:rtl/>
        </w:rPr>
      </w:pPr>
      <w:r w:rsidRPr="00F40D4B">
        <w:rPr>
          <w:rtl/>
        </w:rPr>
        <w:t>ובחו"</w:t>
      </w:r>
      <w:r w:rsidRPr="00F40D4B">
        <w:rPr>
          <w:rFonts w:hint="cs"/>
          <w:rtl/>
        </w:rPr>
        <w:t xml:space="preserve">ל </w:t>
      </w:r>
      <w:r w:rsidRPr="00F40D4B">
        <w:rPr>
          <w:rtl/>
        </w:rPr>
        <w:t>לא קבעא ומותר לכתחילה?</w:t>
      </w:r>
    </w:p>
    <w:p w14:paraId="38084328" w14:textId="77777777" w:rsidR="00716FE2" w:rsidRDefault="006F071F" w:rsidP="00716FE2">
      <w:pPr>
        <w:pStyle w:val="36"/>
        <w:framePr w:wrap="notBeside"/>
        <w:rPr>
          <w:rtl/>
        </w:rPr>
      </w:pPr>
      <w:r w:rsidRPr="00F40D4B">
        <w:rPr>
          <w:rtl/>
        </w:rPr>
        <w:t>אלא רבא:</w:t>
      </w:r>
    </w:p>
    <w:p w14:paraId="540DA897" w14:textId="46622510" w:rsidR="006F071F" w:rsidRPr="00F40D4B" w:rsidRDefault="006F071F" w:rsidP="009B508D">
      <w:pPr>
        <w:rPr>
          <w:rtl/>
        </w:rPr>
      </w:pPr>
      <w:r w:rsidRPr="00F40D4B">
        <w:rPr>
          <w:rtl/>
        </w:rPr>
        <w:t>בין בארץ בין בחו"</w:t>
      </w:r>
      <w:r w:rsidRPr="00F40D4B">
        <w:rPr>
          <w:rFonts w:hint="cs"/>
          <w:rtl/>
        </w:rPr>
        <w:t>ל</w:t>
      </w:r>
      <w:r w:rsidRPr="00F40D4B">
        <w:rPr>
          <w:rtl/>
        </w:rPr>
        <w:t xml:space="preserve"> </w:t>
      </w:r>
      <w:r w:rsidR="009262E7" w:rsidRPr="009262E7">
        <w:rPr>
          <w:rFonts w:hint="cs"/>
          <w:b/>
          <w:bCs/>
          <w:rtl/>
        </w:rPr>
        <w:t>פרי</w:t>
      </w:r>
      <w:r w:rsidR="009262E7">
        <w:rPr>
          <w:rFonts w:hint="cs"/>
          <w:rtl/>
        </w:rPr>
        <w:t xml:space="preserve"> אחד</w:t>
      </w:r>
      <w:r w:rsidRPr="00F40D4B">
        <w:rPr>
          <w:rtl/>
        </w:rPr>
        <w:t xml:space="preserve"> לא קבעא ספיתא, </w:t>
      </w:r>
      <w:r w:rsidR="009262E7" w:rsidRPr="009262E7">
        <w:rPr>
          <w:rFonts w:hint="cs"/>
          <w:b/>
          <w:bCs/>
          <w:rtl/>
        </w:rPr>
        <w:t>שנים</w:t>
      </w:r>
      <w:r w:rsidRPr="00F40D4B">
        <w:rPr>
          <w:rtl/>
        </w:rPr>
        <w:t xml:space="preserve"> -</w:t>
      </w:r>
      <w:r w:rsidR="009262E7">
        <w:rPr>
          <w:rFonts w:hint="cs"/>
          <w:rtl/>
        </w:rPr>
        <w:t xml:space="preserve"> </w:t>
      </w:r>
      <w:r w:rsidRPr="00F40D4B">
        <w:rPr>
          <w:rtl/>
        </w:rPr>
        <w:t>קבעא ספיתא.</w:t>
      </w:r>
    </w:p>
    <w:p w14:paraId="2B0991AF" w14:textId="77777777" w:rsidR="006F071F" w:rsidRPr="00F40D4B" w:rsidRDefault="006F071F" w:rsidP="009B508D">
      <w:pPr>
        <w:rPr>
          <w:rtl/>
        </w:rPr>
      </w:pPr>
      <w:r w:rsidRPr="00716FE2">
        <w:rPr>
          <w:b/>
          <w:bCs/>
          <w:rtl/>
        </w:rPr>
        <w:t>קצץ,</w:t>
      </w:r>
      <w:r w:rsidRPr="00F40D4B">
        <w:rPr>
          <w:rtl/>
        </w:rPr>
        <w:t xml:space="preserve"> בין ספת ובין לא ספת, אחת אחת - אוכל, שתים שתים - לא יאכל.</w:t>
      </w:r>
    </w:p>
    <w:p w14:paraId="083FB14A" w14:textId="77777777" w:rsidR="00A6533C" w:rsidRPr="00F40D4B" w:rsidRDefault="006F071F" w:rsidP="009B508D">
      <w:pPr>
        <w:rPr>
          <w:rtl/>
        </w:rPr>
      </w:pPr>
      <w:r w:rsidRPr="00F40D4B">
        <w:rPr>
          <w:rtl/>
        </w:rPr>
        <w:t>לא קצץ ולא ספת - אוכל שתים שתים,</w:t>
      </w:r>
    </w:p>
    <w:p w14:paraId="431853A9" w14:textId="77777777" w:rsidR="00A6533C" w:rsidRPr="00F40D4B" w:rsidRDefault="006F071F" w:rsidP="009B508D">
      <w:pPr>
        <w:rPr>
          <w:rtl/>
        </w:rPr>
      </w:pPr>
      <w:r w:rsidRPr="00F40D4B">
        <w:rPr>
          <w:rtl/>
        </w:rPr>
        <w:t>ספת, אחת אחת - אוכל,</w:t>
      </w:r>
    </w:p>
    <w:p w14:paraId="258DA7A6" w14:textId="1AF056D1" w:rsidR="00A6533C" w:rsidRPr="00F40D4B" w:rsidRDefault="006F071F" w:rsidP="009B508D">
      <w:pPr>
        <w:rPr>
          <w:rtl/>
        </w:rPr>
      </w:pPr>
      <w:r w:rsidRPr="00F40D4B">
        <w:rPr>
          <w:rtl/>
        </w:rPr>
        <w:t xml:space="preserve">שתים שתים - לא יאכל </w:t>
      </w:r>
      <w:r w:rsidR="00716FE2">
        <w:rPr>
          <w:rFonts w:hint="cs"/>
          <w:rtl/>
        </w:rPr>
        <w:t>ואף ש</w:t>
      </w:r>
      <w:r w:rsidRPr="00F40D4B">
        <w:rPr>
          <w:rFonts w:hint="cs"/>
          <w:rtl/>
        </w:rPr>
        <w:t>נטל רשות מבעה</w:t>
      </w:r>
      <w:r w:rsidRPr="00F40D4B">
        <w:rPr>
          <w:rtl/>
        </w:rPr>
        <w:t>"</w:t>
      </w:r>
      <w:r w:rsidRPr="00F40D4B">
        <w:rPr>
          <w:rFonts w:hint="cs"/>
          <w:rtl/>
        </w:rPr>
        <w:t>ב דטבל למעשר וקבעה ספיתא</w:t>
      </w:r>
    </w:p>
    <w:p w14:paraId="2395E1D2" w14:textId="7375BBB3" w:rsidR="006F071F" w:rsidRPr="00F40D4B" w:rsidRDefault="006F071F" w:rsidP="009B508D">
      <w:pPr>
        <w:rPr>
          <w:rtl/>
        </w:rPr>
      </w:pPr>
      <w:r w:rsidRPr="00F40D4B">
        <w:rPr>
          <w:rtl/>
        </w:rPr>
        <w:t>ותרתי דקבעא ספיתא –</w:t>
      </w:r>
      <w:r w:rsidRPr="00F40D4B">
        <w:rPr>
          <w:rFonts w:hint="cs"/>
          <w:rtl/>
        </w:rPr>
        <w:t xml:space="preserve"> </w:t>
      </w:r>
      <w:r w:rsidRPr="00716FE2">
        <w:rPr>
          <w:rStyle w:val="affff8"/>
          <w:rFonts w:hint="cs"/>
          <w:rtl/>
        </w:rPr>
        <w:t>'</w:t>
      </w:r>
      <w:r w:rsidR="002431CC">
        <w:rPr>
          <w:rStyle w:val="affff8"/>
          <w:rtl/>
        </w:rPr>
        <w:t>כִּ</w:t>
      </w:r>
      <w:r w:rsidRPr="00716FE2">
        <w:rPr>
          <w:rStyle w:val="affff8"/>
          <w:rtl/>
        </w:rPr>
        <w:t xml:space="preserve">י </w:t>
      </w:r>
      <w:r w:rsidR="002431CC">
        <w:rPr>
          <w:rStyle w:val="affff8"/>
          <w:rtl/>
        </w:rPr>
        <w:t>קִבְּצָ</w:t>
      </w:r>
      <w:r w:rsidRPr="00716FE2">
        <w:rPr>
          <w:rStyle w:val="affff8"/>
          <w:rtl/>
        </w:rPr>
        <w:t xml:space="preserve">ם </w:t>
      </w:r>
      <w:r w:rsidR="002431CC">
        <w:rPr>
          <w:rStyle w:val="affff8"/>
          <w:rtl/>
        </w:rPr>
        <w:t>כֶּעָמִי</w:t>
      </w:r>
      <w:r w:rsidRPr="00716FE2">
        <w:rPr>
          <w:rStyle w:val="affff8"/>
          <w:rtl/>
        </w:rPr>
        <w:t xml:space="preserve">ר </w:t>
      </w:r>
      <w:r w:rsidR="002431CC">
        <w:rPr>
          <w:rStyle w:val="affff8"/>
          <w:rtl/>
        </w:rPr>
        <w:t>גֹּרְנָ</w:t>
      </w:r>
      <w:r w:rsidRPr="00716FE2">
        <w:rPr>
          <w:rStyle w:val="affff8"/>
          <w:rtl/>
        </w:rPr>
        <w:t>ה</w:t>
      </w:r>
      <w:r w:rsidRPr="00716FE2">
        <w:rPr>
          <w:rStyle w:val="affff8"/>
          <w:rFonts w:hint="cs"/>
          <w:rtl/>
        </w:rPr>
        <w:t xml:space="preserve"> </w:t>
      </w:r>
      <w:r w:rsidRPr="00716FE2">
        <w:rPr>
          <w:rStyle w:val="afffff2"/>
          <w:rFonts w:hint="cs"/>
          <w:rtl/>
        </w:rPr>
        <w:t>[דבעי קיבוץ]</w:t>
      </w:r>
      <w:r w:rsidRPr="00716FE2">
        <w:rPr>
          <w:rStyle w:val="afffff2"/>
          <w:rtl/>
        </w:rPr>
        <w:t>.</w:t>
      </w:r>
    </w:p>
    <w:p w14:paraId="779A34C9" w14:textId="77777777" w:rsidR="00A6533C" w:rsidRDefault="00A6533C" w:rsidP="00A6533C">
      <w:pPr>
        <w:pStyle w:val="aff9"/>
        <w:rPr>
          <w:rtl/>
        </w:rPr>
      </w:pPr>
      <w:r w:rsidRPr="00F40D4B">
        <w:rPr>
          <w:rtl/>
        </w:rPr>
        <w:t>***</w:t>
      </w:r>
    </w:p>
    <w:p w14:paraId="75A224F8" w14:textId="59ABF3E2" w:rsidR="002431CC" w:rsidRPr="00F40D4B" w:rsidRDefault="002431CC" w:rsidP="002431CC">
      <w:pPr>
        <w:pStyle w:val="affe"/>
        <w:framePr w:wrap="around"/>
        <w:rPr>
          <w:rtl/>
        </w:rPr>
      </w:pPr>
      <w:r>
        <w:rPr>
          <w:rFonts w:hint="cs"/>
          <w:rtl/>
        </w:rPr>
        <w:lastRenderedPageBreak/>
        <w:t>צ.</w:t>
      </w:r>
    </w:p>
    <w:bookmarkEnd w:id="11"/>
    <w:p w14:paraId="380EF819" w14:textId="77777777" w:rsidR="00716FE2" w:rsidRDefault="006F071F" w:rsidP="00716FE2">
      <w:pPr>
        <w:pStyle w:val="36"/>
        <w:framePr w:wrap="notBeside"/>
        <w:rPr>
          <w:rtl/>
        </w:rPr>
      </w:pPr>
      <w:r w:rsidRPr="00F40D4B">
        <w:rPr>
          <w:rtl/>
        </w:rPr>
        <w:t>ת"ר:</w:t>
      </w:r>
    </w:p>
    <w:p w14:paraId="1411C691" w14:textId="77777777" w:rsidR="002431CC" w:rsidRDefault="006F071F" w:rsidP="002431CC">
      <w:pPr>
        <w:pStyle w:val="affff9"/>
        <w:rPr>
          <w:rtl/>
        </w:rPr>
      </w:pPr>
      <w:bookmarkStart w:id="12" w:name="_Hlk167705420"/>
      <w:r w:rsidRPr="00F40D4B">
        <w:rPr>
          <w:rtl/>
        </w:rPr>
        <w:t xml:space="preserve">פרות המרכסות בתבואה והדשות בתרומה ומעשר </w:t>
      </w:r>
    </w:p>
    <w:p w14:paraId="504BECA1" w14:textId="105E7DEE" w:rsidR="006F071F" w:rsidRPr="00F40D4B" w:rsidRDefault="006F071F" w:rsidP="00716FE2">
      <w:pPr>
        <w:rPr>
          <w:rtl/>
        </w:rPr>
      </w:pPr>
      <w:r w:rsidRPr="00F40D4B">
        <w:rPr>
          <w:rtl/>
        </w:rPr>
        <w:t xml:space="preserve">- אינו עובר משום </w:t>
      </w:r>
      <w:r w:rsidR="002431CC">
        <w:rPr>
          <w:rStyle w:val="affff8"/>
          <w:rtl/>
        </w:rPr>
        <w:t>בַּ</w:t>
      </w:r>
      <w:r w:rsidRPr="00716FE2">
        <w:rPr>
          <w:rStyle w:val="affff8"/>
          <w:rtl/>
        </w:rPr>
        <w:t xml:space="preserve">ל </w:t>
      </w:r>
      <w:r w:rsidR="002431CC">
        <w:rPr>
          <w:rStyle w:val="affff8"/>
          <w:rtl/>
        </w:rPr>
        <w:t>תַחְסֹ</w:t>
      </w:r>
      <w:r w:rsidRPr="00716FE2">
        <w:rPr>
          <w:rStyle w:val="affff8"/>
          <w:rtl/>
        </w:rPr>
        <w:t>ם</w:t>
      </w:r>
      <w:r w:rsidR="00716FE2">
        <w:rPr>
          <w:rFonts w:hint="cs"/>
          <w:rtl/>
        </w:rPr>
        <w:t xml:space="preserve"> </w:t>
      </w:r>
      <w:r w:rsidRPr="00F40D4B">
        <w:rPr>
          <w:rtl/>
        </w:rPr>
        <w:t>אבל מפני מראית העין מביא בול מאותו המין ותולה לה בטרסקלין שבפיה.</w:t>
      </w:r>
    </w:p>
    <w:p w14:paraId="68EC3956" w14:textId="77777777" w:rsidR="00716FE2" w:rsidRDefault="006F071F" w:rsidP="00716FE2">
      <w:pPr>
        <w:pStyle w:val="36"/>
        <w:framePr w:wrap="notBeside"/>
        <w:rPr>
          <w:rtl/>
        </w:rPr>
      </w:pPr>
      <w:r w:rsidRPr="00F40D4B">
        <w:rPr>
          <w:rtl/>
        </w:rPr>
        <w:t>ר</w:t>
      </w:r>
      <w:r w:rsidRPr="00F40D4B">
        <w:rPr>
          <w:rFonts w:hint="cs"/>
          <w:rtl/>
        </w:rPr>
        <w:t>שב</w:t>
      </w:r>
      <w:r w:rsidRPr="00F40D4B">
        <w:rPr>
          <w:rtl/>
        </w:rPr>
        <w:t>"</w:t>
      </w:r>
      <w:r w:rsidRPr="00F40D4B">
        <w:rPr>
          <w:rFonts w:hint="cs"/>
          <w:rtl/>
        </w:rPr>
        <w:t>י</w:t>
      </w:r>
      <w:r w:rsidRPr="00F40D4B">
        <w:rPr>
          <w:rtl/>
        </w:rPr>
        <w:t>:</w:t>
      </w:r>
    </w:p>
    <w:p w14:paraId="0BC1ADF1" w14:textId="598CCE30" w:rsidR="006F071F" w:rsidRPr="00F40D4B" w:rsidRDefault="009C7AA9" w:rsidP="002431CC">
      <w:pPr>
        <w:spacing w:after="60"/>
        <w:rPr>
          <w:rtl/>
        </w:rPr>
      </w:pPr>
      <w:r>
        <w:rPr>
          <w:rFonts w:hint="cs"/>
          <w:rtl/>
        </w:rPr>
        <w:t xml:space="preserve">תולה לה </w:t>
      </w:r>
      <w:r w:rsidR="006F071F" w:rsidRPr="00F40D4B">
        <w:rPr>
          <w:rtl/>
        </w:rPr>
        <w:t>כרשינים</w:t>
      </w:r>
      <w:r>
        <w:rPr>
          <w:rFonts w:hint="cs"/>
          <w:rtl/>
        </w:rPr>
        <w:t>,</w:t>
      </w:r>
      <w:r w:rsidR="006F071F" w:rsidRPr="00F40D4B">
        <w:rPr>
          <w:rtl/>
        </w:rPr>
        <w:t xml:space="preserve"> </w:t>
      </w:r>
      <w:r>
        <w:rPr>
          <w:rFonts w:hint="cs"/>
          <w:rtl/>
        </w:rPr>
        <w:t xml:space="preserve">שהן </w:t>
      </w:r>
      <w:r w:rsidR="006F071F" w:rsidRPr="00F40D4B">
        <w:rPr>
          <w:rtl/>
        </w:rPr>
        <w:t>יפות לה מן הכל.</w:t>
      </w:r>
    </w:p>
    <w:p w14:paraId="54A57641" w14:textId="77777777" w:rsidR="00716FE2" w:rsidRDefault="006F071F" w:rsidP="00716FE2">
      <w:pPr>
        <w:pStyle w:val="36"/>
        <w:framePr w:wrap="notBeside"/>
        <w:rPr>
          <w:rtl/>
        </w:rPr>
      </w:pPr>
      <w:r w:rsidRPr="00F40D4B">
        <w:rPr>
          <w:rFonts w:hint="cs"/>
          <w:rtl/>
        </w:rPr>
        <w:t>והך</w:t>
      </w:r>
    </w:p>
    <w:p w14:paraId="656FB8C2" w14:textId="37284C2B" w:rsidR="00CB7741" w:rsidRDefault="006F071F" w:rsidP="009B508D">
      <w:pPr>
        <w:rPr>
          <w:rtl/>
        </w:rPr>
      </w:pPr>
      <w:r w:rsidRPr="00CB7741">
        <w:rPr>
          <w:rFonts w:hint="cs"/>
          <w:b/>
          <w:bCs/>
          <w:rtl/>
        </w:rPr>
        <w:t>ד</w:t>
      </w:r>
      <w:r w:rsidRPr="00CB7741">
        <w:rPr>
          <w:b/>
          <w:bCs/>
          <w:rtl/>
        </w:rPr>
        <w:t>המרכסות בתבואה</w:t>
      </w:r>
      <w:r w:rsidRPr="00F40D4B">
        <w:rPr>
          <w:rtl/>
        </w:rPr>
        <w:t xml:space="preserve"> </w:t>
      </w:r>
      <w:r w:rsidR="002431CC">
        <w:rPr>
          <w:rtl/>
        </w:rPr>
        <w:tab/>
      </w:r>
      <w:r w:rsidR="002431CC">
        <w:rPr>
          <w:rtl/>
        </w:rPr>
        <w:tab/>
      </w:r>
      <w:r w:rsidR="002431CC">
        <w:rPr>
          <w:rtl/>
        </w:rPr>
        <w:tab/>
      </w:r>
      <w:r w:rsidR="002431CC">
        <w:rPr>
          <w:rtl/>
        </w:rPr>
        <w:tab/>
      </w:r>
      <w:r w:rsidR="002431CC">
        <w:rPr>
          <w:rtl/>
        </w:rPr>
        <w:tab/>
      </w:r>
      <w:r w:rsidR="002431CC">
        <w:rPr>
          <w:rFonts w:hint="cs"/>
          <w:rtl/>
        </w:rPr>
        <w:t xml:space="preserve">- </w:t>
      </w:r>
      <w:r w:rsidRPr="00F40D4B">
        <w:rPr>
          <w:rtl/>
        </w:rPr>
        <w:t xml:space="preserve">אינו עובר משום </w:t>
      </w:r>
      <w:r w:rsidR="002431CC">
        <w:rPr>
          <w:rStyle w:val="affff8"/>
          <w:rtl/>
        </w:rPr>
        <w:t>בַּ</w:t>
      </w:r>
      <w:r w:rsidR="002431CC" w:rsidRPr="00716FE2">
        <w:rPr>
          <w:rStyle w:val="affff8"/>
          <w:rtl/>
        </w:rPr>
        <w:t xml:space="preserve">ל </w:t>
      </w:r>
      <w:r w:rsidR="002431CC">
        <w:rPr>
          <w:rStyle w:val="affff8"/>
          <w:rtl/>
        </w:rPr>
        <w:t>תַחְסֹ</w:t>
      </w:r>
      <w:r w:rsidR="002431CC" w:rsidRPr="00716FE2">
        <w:rPr>
          <w:rStyle w:val="affff8"/>
          <w:rtl/>
        </w:rPr>
        <w:t>ם</w:t>
      </w:r>
      <w:r w:rsidRPr="00716FE2">
        <w:rPr>
          <w:rStyle w:val="affff8"/>
          <w:rtl/>
        </w:rPr>
        <w:t>,</w:t>
      </w:r>
      <w:r w:rsidRPr="00F40D4B">
        <w:rPr>
          <w:rtl/>
        </w:rPr>
        <w:t xml:space="preserve"> </w:t>
      </w:r>
    </w:p>
    <w:p w14:paraId="4E82CBE5" w14:textId="235E90CD" w:rsidR="00A6533C" w:rsidRPr="00F40D4B" w:rsidRDefault="006F071F" w:rsidP="009B508D">
      <w:pPr>
        <w:rPr>
          <w:rtl/>
        </w:rPr>
      </w:pPr>
      <w:r w:rsidRPr="00CB7741">
        <w:rPr>
          <w:b/>
          <w:bCs/>
          <w:rtl/>
        </w:rPr>
        <w:t>והדשות בתרומה ומעשר</w:t>
      </w:r>
      <w:r w:rsidRPr="00F40D4B">
        <w:rPr>
          <w:rtl/>
        </w:rPr>
        <w:t xml:space="preserve"> </w:t>
      </w:r>
      <w:r w:rsidR="002431CC">
        <w:rPr>
          <w:rtl/>
        </w:rPr>
        <w:tab/>
      </w:r>
      <w:r w:rsidR="002431CC">
        <w:rPr>
          <w:rtl/>
        </w:rPr>
        <w:tab/>
      </w:r>
      <w:r w:rsidR="002431CC">
        <w:rPr>
          <w:rtl/>
        </w:rPr>
        <w:tab/>
      </w:r>
      <w:r w:rsidRPr="00F40D4B">
        <w:rPr>
          <w:rtl/>
        </w:rPr>
        <w:t xml:space="preserve">- עובר </w:t>
      </w:r>
      <w:r w:rsidR="002431CC">
        <w:rPr>
          <w:rStyle w:val="affff8"/>
          <w:rtl/>
        </w:rPr>
        <w:t>בַּ</w:t>
      </w:r>
      <w:r w:rsidR="002431CC" w:rsidRPr="00716FE2">
        <w:rPr>
          <w:rStyle w:val="affff8"/>
          <w:rtl/>
        </w:rPr>
        <w:t xml:space="preserve">ל </w:t>
      </w:r>
      <w:r w:rsidR="002431CC">
        <w:rPr>
          <w:rStyle w:val="affff8"/>
          <w:rtl/>
        </w:rPr>
        <w:t>תַחְסֹ</w:t>
      </w:r>
      <w:r w:rsidR="002431CC" w:rsidRPr="00716FE2">
        <w:rPr>
          <w:rStyle w:val="affff8"/>
          <w:rtl/>
        </w:rPr>
        <w:t>ם</w:t>
      </w:r>
    </w:p>
    <w:p w14:paraId="1C2EBF98" w14:textId="0D8B95AE" w:rsidR="002431CC" w:rsidRDefault="006F071F" w:rsidP="009B508D">
      <w:pPr>
        <w:rPr>
          <w:rtl/>
        </w:rPr>
      </w:pPr>
      <w:r w:rsidRPr="00CB7741">
        <w:rPr>
          <w:b/>
          <w:bCs/>
          <w:rtl/>
        </w:rPr>
        <w:t>ונכרי הדש בפרתו של ישראל</w:t>
      </w:r>
      <w:r w:rsidRPr="00F40D4B">
        <w:rPr>
          <w:rtl/>
        </w:rPr>
        <w:t xml:space="preserve"> </w:t>
      </w:r>
      <w:r w:rsidR="002431CC">
        <w:rPr>
          <w:rtl/>
        </w:rPr>
        <w:tab/>
      </w:r>
      <w:r w:rsidRPr="00F40D4B">
        <w:rPr>
          <w:rtl/>
        </w:rPr>
        <w:t xml:space="preserve">- אינו עובר </w:t>
      </w:r>
      <w:r w:rsidR="002431CC">
        <w:rPr>
          <w:rFonts w:hint="cs"/>
          <w:rtl/>
        </w:rPr>
        <w:t>ב</w:t>
      </w:r>
      <w:r w:rsidR="002431CC">
        <w:rPr>
          <w:rStyle w:val="affff8"/>
          <w:rtl/>
        </w:rPr>
        <w:t>בַּ</w:t>
      </w:r>
      <w:r w:rsidR="002431CC" w:rsidRPr="00716FE2">
        <w:rPr>
          <w:rStyle w:val="affff8"/>
          <w:rtl/>
        </w:rPr>
        <w:t xml:space="preserve">ל </w:t>
      </w:r>
      <w:r w:rsidR="002431CC">
        <w:rPr>
          <w:rStyle w:val="affff8"/>
          <w:rtl/>
        </w:rPr>
        <w:t>תַחְסֹ</w:t>
      </w:r>
      <w:r w:rsidR="002431CC" w:rsidRPr="00716FE2">
        <w:rPr>
          <w:rStyle w:val="affff8"/>
          <w:rtl/>
        </w:rPr>
        <w:t>ם</w:t>
      </w:r>
      <w:r w:rsidRPr="00F40D4B">
        <w:rPr>
          <w:rtl/>
        </w:rPr>
        <w:t xml:space="preserve">, </w:t>
      </w:r>
    </w:p>
    <w:p w14:paraId="041E314A" w14:textId="37A32812" w:rsidR="006F071F" w:rsidRPr="00F40D4B" w:rsidRDefault="006F071F" w:rsidP="009B508D">
      <w:pPr>
        <w:rPr>
          <w:rtl/>
        </w:rPr>
      </w:pPr>
      <w:r w:rsidRPr="00CB7741">
        <w:rPr>
          <w:b/>
          <w:bCs/>
          <w:rtl/>
        </w:rPr>
        <w:t>וישראל הדש בפרתו של נכרי</w:t>
      </w:r>
      <w:r w:rsidRPr="00F40D4B">
        <w:rPr>
          <w:rtl/>
        </w:rPr>
        <w:t xml:space="preserve"> </w:t>
      </w:r>
      <w:r w:rsidR="002431CC">
        <w:rPr>
          <w:rtl/>
        </w:rPr>
        <w:tab/>
      </w:r>
      <w:r w:rsidR="002431CC">
        <w:rPr>
          <w:rFonts w:hint="cs"/>
          <w:rtl/>
        </w:rPr>
        <w:t xml:space="preserve">- </w:t>
      </w:r>
      <w:r w:rsidRPr="00F40D4B">
        <w:rPr>
          <w:rtl/>
        </w:rPr>
        <w:t>עובר</w:t>
      </w:r>
      <w:r w:rsidRPr="00F40D4B">
        <w:rPr>
          <w:rFonts w:hint="cs"/>
          <w:rtl/>
        </w:rPr>
        <w:t xml:space="preserve"> </w:t>
      </w:r>
      <w:r w:rsidR="002431CC">
        <w:rPr>
          <w:rStyle w:val="affff8"/>
          <w:rtl/>
        </w:rPr>
        <w:t>בַּ</w:t>
      </w:r>
      <w:r w:rsidR="002431CC" w:rsidRPr="00716FE2">
        <w:rPr>
          <w:rStyle w:val="affff8"/>
          <w:rtl/>
        </w:rPr>
        <w:t xml:space="preserve">ל </w:t>
      </w:r>
      <w:r w:rsidR="002431CC">
        <w:rPr>
          <w:rStyle w:val="affff8"/>
          <w:rtl/>
        </w:rPr>
        <w:t>תַחְסֹ</w:t>
      </w:r>
      <w:r w:rsidR="002431CC" w:rsidRPr="00716FE2">
        <w:rPr>
          <w:rStyle w:val="affff8"/>
          <w:rtl/>
        </w:rPr>
        <w:t>ם</w:t>
      </w:r>
    </w:p>
    <w:p w14:paraId="5063FF33" w14:textId="4ED5E076" w:rsidR="00716FE2" w:rsidRDefault="00716FE2" w:rsidP="00716FE2">
      <w:pPr>
        <w:pStyle w:val="36"/>
        <w:framePr w:wrap="notBeside"/>
        <w:rPr>
          <w:rtl/>
        </w:rPr>
      </w:pPr>
      <w:r>
        <w:rPr>
          <w:rFonts w:hint="cs"/>
          <w:rtl/>
        </w:rPr>
        <w:t>-ל''ק:</w:t>
      </w:r>
    </w:p>
    <w:p w14:paraId="15559DCE" w14:textId="74925611" w:rsidR="006F071F" w:rsidRPr="00F40D4B" w:rsidRDefault="006F071F" w:rsidP="009B508D">
      <w:r w:rsidRPr="00F40D4B">
        <w:rPr>
          <w:rFonts w:hint="cs"/>
          <w:rtl/>
        </w:rPr>
        <w:t xml:space="preserve">תרומה אתרומה </w:t>
      </w:r>
      <w:r w:rsidRPr="00716FE2">
        <w:rPr>
          <w:rStyle w:val="affffc"/>
          <w:rFonts w:hint="cs"/>
          <w:rtl/>
        </w:rPr>
        <w:t>כאן</w:t>
      </w:r>
      <w:r w:rsidRPr="00F40D4B">
        <w:rPr>
          <w:rtl/>
        </w:rPr>
        <w:t xml:space="preserve"> בתרומה</w:t>
      </w:r>
      <w:r w:rsidR="00CB7741">
        <w:rPr>
          <w:rFonts w:hint="cs"/>
          <w:rtl/>
        </w:rPr>
        <w:t xml:space="preserve"> </w:t>
      </w:r>
      <w:r w:rsidRPr="00F40D4B">
        <w:rPr>
          <w:rFonts w:hint="cs"/>
          <w:rtl/>
        </w:rPr>
        <w:t>דאסור</w:t>
      </w:r>
      <w:r w:rsidR="00CB7741">
        <w:rPr>
          <w:rFonts w:hint="cs"/>
          <w:rtl/>
        </w:rPr>
        <w:t>,</w:t>
      </w:r>
      <w:r w:rsidRPr="00F40D4B">
        <w:rPr>
          <w:rtl/>
        </w:rPr>
        <w:t xml:space="preserve"> כאן בגידולי תרומה</w:t>
      </w:r>
      <w:r w:rsidR="00CB7741">
        <w:rPr>
          <w:rFonts w:hint="cs"/>
          <w:rtl/>
        </w:rPr>
        <w:t xml:space="preserve"> </w:t>
      </w:r>
      <w:r w:rsidRPr="00CB7741">
        <w:rPr>
          <w:rStyle w:val="afffff2"/>
          <w:rFonts w:hint="cs"/>
          <w:rtl/>
        </w:rPr>
        <w:t>דרבנן</w:t>
      </w:r>
      <w:r w:rsidRPr="00CB7741">
        <w:rPr>
          <w:rStyle w:val="afffff2"/>
          <w:rtl/>
        </w:rPr>
        <w:t>.</w:t>
      </w:r>
    </w:p>
    <w:p w14:paraId="021E4B91" w14:textId="50C9A0F7" w:rsidR="00CB7741" w:rsidRDefault="00CB7741" w:rsidP="00CB7741">
      <w:pPr>
        <w:pStyle w:val="36"/>
        <w:framePr w:wrap="notBeside"/>
        <w:rPr>
          <w:rtl/>
        </w:rPr>
      </w:pPr>
      <w:r w:rsidRPr="00F40D4B">
        <w:rPr>
          <w:rFonts w:hint="cs"/>
          <w:rtl/>
        </w:rPr>
        <w:t>ל</w:t>
      </w:r>
      <w:r w:rsidRPr="00F40D4B">
        <w:rPr>
          <w:rtl/>
        </w:rPr>
        <w:t>"</w:t>
      </w:r>
      <w:r w:rsidRPr="00F40D4B">
        <w:rPr>
          <w:rFonts w:hint="cs"/>
          <w:rtl/>
        </w:rPr>
        <w:t>ק</w:t>
      </w:r>
      <w:r>
        <w:rPr>
          <w:rFonts w:hint="cs"/>
          <w:rtl/>
        </w:rPr>
        <w:t xml:space="preserve"> א.</w:t>
      </w:r>
    </w:p>
    <w:p w14:paraId="1093AAFA" w14:textId="7ADA40BC" w:rsidR="006F071F" w:rsidRPr="00CB7741" w:rsidRDefault="006F071F" w:rsidP="009B508D">
      <w:pPr>
        <w:rPr>
          <w:rStyle w:val="afffff2"/>
          <w:rtl/>
        </w:rPr>
      </w:pPr>
      <w:r w:rsidRPr="00F40D4B">
        <w:rPr>
          <w:rFonts w:hint="cs"/>
          <w:rtl/>
        </w:rPr>
        <w:t xml:space="preserve">מעשר אמעשר דהא במעשר ראשון הא במעשר שני </w:t>
      </w:r>
      <w:r w:rsidRPr="00CB7741">
        <w:rPr>
          <w:rStyle w:val="afffff2"/>
          <w:rFonts w:hint="cs"/>
          <w:rtl/>
        </w:rPr>
        <w:t xml:space="preserve">ולא גידולי מעשר </w:t>
      </w:r>
      <w:r w:rsidR="009C7AA9">
        <w:rPr>
          <w:rStyle w:val="afffff2"/>
          <w:rFonts w:hint="cs"/>
          <w:rtl/>
        </w:rPr>
        <w:t>ש</w:t>
      </w:r>
      <w:r w:rsidRPr="00CB7741">
        <w:rPr>
          <w:rStyle w:val="afffff2"/>
          <w:rFonts w:hint="cs"/>
          <w:rtl/>
        </w:rPr>
        <w:t>חולין הם]</w:t>
      </w:r>
    </w:p>
    <w:p w14:paraId="43DD149B" w14:textId="77777777" w:rsidR="00CB7741" w:rsidRDefault="006F071F" w:rsidP="00CB7741">
      <w:pPr>
        <w:pStyle w:val="36"/>
        <w:framePr w:wrap="notBeside"/>
        <w:rPr>
          <w:rtl/>
        </w:rPr>
      </w:pPr>
      <w:r w:rsidRPr="00F40D4B">
        <w:rPr>
          <w:rFonts w:hint="cs"/>
          <w:rtl/>
        </w:rPr>
        <w:t>ב.</w:t>
      </w:r>
    </w:p>
    <w:p w14:paraId="076FDBDD" w14:textId="6D9EC8DC" w:rsidR="009C7AA9" w:rsidRDefault="00CB7741" w:rsidP="009B508D">
      <w:pPr>
        <w:rPr>
          <w:rStyle w:val="affffc"/>
          <w:rtl/>
        </w:rPr>
      </w:pPr>
      <w:r>
        <w:rPr>
          <w:rFonts w:hint="cs"/>
          <w:rtl/>
        </w:rPr>
        <w:t xml:space="preserve">שניהם </w:t>
      </w:r>
      <w:r w:rsidR="006F071F" w:rsidRPr="00F40D4B">
        <w:rPr>
          <w:rtl/>
        </w:rPr>
        <w:t xml:space="preserve">במעשר שני, </w:t>
      </w:r>
      <w:r w:rsidR="009C7AA9">
        <w:rPr>
          <w:rFonts w:hint="cs"/>
          <w:rtl/>
        </w:rPr>
        <w:t>ש</w:t>
      </w:r>
      <w:r w:rsidR="009C7AA9" w:rsidRPr="009C7AA9">
        <w:rPr>
          <w:rFonts w:hint="cs"/>
          <w:rtl/>
        </w:rPr>
        <w:t>הקדימו בשבלין וקרא שם מעשר</w:t>
      </w:r>
      <w:r w:rsidR="009C7AA9">
        <w:rPr>
          <w:rFonts w:hint="cs"/>
          <w:rtl/>
        </w:rPr>
        <w:t>.</w:t>
      </w:r>
      <w:r w:rsidR="009C7AA9" w:rsidRPr="00CB7741">
        <w:rPr>
          <w:rStyle w:val="affffc"/>
          <w:rtl/>
        </w:rPr>
        <w:t xml:space="preserve"> </w:t>
      </w:r>
    </w:p>
    <w:p w14:paraId="4B9001D6" w14:textId="2FA29573" w:rsidR="006F071F" w:rsidRPr="00F40D4B" w:rsidRDefault="006F071F" w:rsidP="009C7AA9">
      <w:pPr>
        <w:rPr>
          <w:rtl/>
        </w:rPr>
      </w:pPr>
      <w:r w:rsidRPr="00CB7741">
        <w:rPr>
          <w:rStyle w:val="affffc"/>
          <w:rtl/>
        </w:rPr>
        <w:t>הא ר"</w:t>
      </w:r>
      <w:r w:rsidRPr="00CB7741">
        <w:rPr>
          <w:rStyle w:val="affffc"/>
          <w:rFonts w:hint="cs"/>
          <w:rtl/>
        </w:rPr>
        <w:t>מ</w:t>
      </w:r>
      <w:r w:rsidR="009C7AA9">
        <w:rPr>
          <w:rStyle w:val="affffc"/>
          <w:rFonts w:hint="cs"/>
          <w:rtl/>
        </w:rPr>
        <w:t>:</w:t>
      </w:r>
      <w:r w:rsidRPr="00F40D4B">
        <w:rPr>
          <w:rFonts w:hint="cs"/>
          <w:rtl/>
        </w:rPr>
        <w:t xml:space="preserve"> ד</w:t>
      </w:r>
      <w:r w:rsidRPr="00F40D4B">
        <w:rPr>
          <w:rtl/>
        </w:rPr>
        <w:t>מעשר ממון גבוה הוא</w:t>
      </w:r>
      <w:r w:rsidR="009C7AA9">
        <w:rPr>
          <w:rStyle w:val="affffc"/>
          <w:rFonts w:hint="cs"/>
          <w:rtl/>
        </w:rPr>
        <w:t xml:space="preserve"> </w:t>
      </w:r>
      <w:r w:rsidRPr="00CB7741">
        <w:rPr>
          <w:rStyle w:val="affffc"/>
          <w:rFonts w:hint="cs"/>
          <w:rtl/>
        </w:rPr>
        <w:t>והא ר</w:t>
      </w:r>
      <w:r w:rsidRPr="00CB7741">
        <w:rPr>
          <w:rStyle w:val="affffc"/>
          <w:rtl/>
        </w:rPr>
        <w:t>"</w:t>
      </w:r>
      <w:r w:rsidRPr="00CB7741">
        <w:rPr>
          <w:rStyle w:val="affffc"/>
          <w:rFonts w:hint="cs"/>
          <w:rtl/>
        </w:rPr>
        <w:t>י</w:t>
      </w:r>
      <w:r w:rsidRPr="00F40D4B">
        <w:rPr>
          <w:rFonts w:hint="cs"/>
          <w:rtl/>
        </w:rPr>
        <w:t xml:space="preserve"> ד</w:t>
      </w:r>
      <w:r w:rsidRPr="00F40D4B">
        <w:rPr>
          <w:rtl/>
        </w:rPr>
        <w:t>מעשר שני ממון הדיוט.</w:t>
      </w:r>
      <w:r w:rsidRPr="00F40D4B">
        <w:rPr>
          <w:rFonts w:hint="cs"/>
          <w:rtl/>
        </w:rPr>
        <w:t xml:space="preserve"> </w:t>
      </w:r>
    </w:p>
    <w:p w14:paraId="6EA33E8A" w14:textId="77777777" w:rsidR="006F071F" w:rsidRPr="00F40D4B" w:rsidRDefault="006F071F" w:rsidP="009B508D">
      <w:pPr>
        <w:rPr>
          <w:rtl/>
        </w:rPr>
      </w:pPr>
      <w:r w:rsidRPr="00CB7741">
        <w:rPr>
          <w:rStyle w:val="affffc"/>
          <w:rFonts w:hint="cs"/>
          <w:rtl/>
        </w:rPr>
        <w:t>ואפי' דלר</w:t>
      </w:r>
      <w:r w:rsidRPr="00CB7741">
        <w:rPr>
          <w:rStyle w:val="affffc"/>
          <w:rtl/>
        </w:rPr>
        <w:t>"</w:t>
      </w:r>
      <w:r w:rsidRPr="00CB7741">
        <w:rPr>
          <w:rStyle w:val="affffc"/>
          <w:rFonts w:hint="cs"/>
          <w:rtl/>
        </w:rPr>
        <w:t>י</w:t>
      </w:r>
      <w:r w:rsidRPr="00F40D4B">
        <w:rPr>
          <w:rFonts w:hint="cs"/>
          <w:rtl/>
        </w:rPr>
        <w:t xml:space="preserve"> בעי חומה </w:t>
      </w:r>
      <w:r w:rsidRPr="00CB7741">
        <w:rPr>
          <w:rStyle w:val="affffc"/>
          <w:rFonts w:hint="cs"/>
          <w:rtl/>
        </w:rPr>
        <w:t>מיירי</w:t>
      </w:r>
      <w:r w:rsidRPr="00F40D4B">
        <w:rPr>
          <w:rFonts w:hint="cs"/>
          <w:rtl/>
        </w:rPr>
        <w:t xml:space="preserve"> כגו</w:t>
      </w:r>
      <w:r w:rsidRPr="00F40D4B">
        <w:rPr>
          <w:rtl/>
        </w:rPr>
        <w:t>ן שדש לפנים מחומת בית פאגי.</w:t>
      </w:r>
    </w:p>
    <w:p w14:paraId="466D5A50" w14:textId="77777777" w:rsidR="00CB7741" w:rsidRDefault="006F071F" w:rsidP="00CB7741">
      <w:pPr>
        <w:pStyle w:val="36"/>
        <w:framePr w:wrap="notBeside"/>
        <w:rPr>
          <w:rtl/>
        </w:rPr>
      </w:pPr>
      <w:r w:rsidRPr="00F40D4B">
        <w:rPr>
          <w:rFonts w:hint="cs"/>
          <w:rtl/>
        </w:rPr>
        <w:t>ג.</w:t>
      </w:r>
    </w:p>
    <w:p w14:paraId="07A31F22" w14:textId="2DB98496" w:rsidR="006F071F" w:rsidRPr="00CB7741" w:rsidRDefault="006F071F" w:rsidP="00CB7741">
      <w:pPr>
        <w:rPr>
          <w:rStyle w:val="affffc"/>
          <w:rtl/>
        </w:rPr>
      </w:pPr>
      <w:r w:rsidRPr="00CB7741">
        <w:rPr>
          <w:rStyle w:val="affffc"/>
          <w:rtl/>
        </w:rPr>
        <w:t>כאן -</w:t>
      </w:r>
      <w:r w:rsidRPr="00F40D4B">
        <w:rPr>
          <w:rtl/>
        </w:rPr>
        <w:t xml:space="preserve"> במעשר ודאי, </w:t>
      </w:r>
      <w:r w:rsidRPr="00CB7741">
        <w:rPr>
          <w:rStyle w:val="affffc"/>
          <w:rtl/>
        </w:rPr>
        <w:t>כאן -</w:t>
      </w:r>
      <w:r w:rsidRPr="00F40D4B">
        <w:rPr>
          <w:rtl/>
        </w:rPr>
        <w:t xml:space="preserve"> במעשר דמאי</w:t>
      </w:r>
      <w:r w:rsidR="00CB7741">
        <w:rPr>
          <w:rFonts w:hint="cs"/>
          <w:rtl/>
        </w:rPr>
        <w:t xml:space="preserve"> </w:t>
      </w:r>
      <w:r w:rsidRPr="00CB7741">
        <w:rPr>
          <w:rStyle w:val="affffc"/>
          <w:rFonts w:hint="cs"/>
          <w:rtl/>
        </w:rPr>
        <w:t>[דרבנן]</w:t>
      </w:r>
      <w:r w:rsidRPr="00CB7741">
        <w:rPr>
          <w:rStyle w:val="affffc"/>
          <w:rtl/>
        </w:rPr>
        <w:t>.</w:t>
      </w:r>
    </w:p>
    <w:p w14:paraId="655E4BCC" w14:textId="3ED98A66" w:rsidR="00CB7741" w:rsidRDefault="006F071F" w:rsidP="00CB7741">
      <w:pPr>
        <w:pStyle w:val="36"/>
        <w:framePr w:wrap="notBeside"/>
        <w:rPr>
          <w:rtl/>
        </w:rPr>
      </w:pPr>
      <w:r w:rsidRPr="00F40D4B">
        <w:rPr>
          <w:rtl/>
        </w:rPr>
        <w:t>-</w:t>
      </w:r>
      <w:r w:rsidR="009262E7">
        <w:rPr>
          <w:rFonts w:hint="cs"/>
          <w:rtl/>
        </w:rPr>
        <w:t xml:space="preserve"> השתא:</w:t>
      </w:r>
    </w:p>
    <w:p w14:paraId="24EF1357" w14:textId="46EDCD65" w:rsidR="006F071F" w:rsidRPr="00F40D4B" w:rsidRDefault="009262E7" w:rsidP="00CB7741">
      <w:pPr>
        <w:rPr>
          <w:rtl/>
        </w:rPr>
      </w:pPr>
      <w:r>
        <w:rPr>
          <w:rFonts w:hint="cs"/>
          <w:rtl/>
        </w:rPr>
        <w:t>גם ב</w:t>
      </w:r>
      <w:r w:rsidR="006F071F" w:rsidRPr="00F40D4B">
        <w:rPr>
          <w:rFonts w:hint="cs"/>
          <w:rtl/>
        </w:rPr>
        <w:t xml:space="preserve">תרומה אפשר לומר </w:t>
      </w:r>
      <w:r w:rsidR="006F071F" w:rsidRPr="009262E7">
        <w:rPr>
          <w:rStyle w:val="affffc"/>
          <w:rFonts w:hint="cs"/>
          <w:rtl/>
        </w:rPr>
        <w:t>כאן</w:t>
      </w:r>
      <w:r w:rsidR="006F071F" w:rsidRPr="00F40D4B">
        <w:rPr>
          <w:rFonts w:hint="cs"/>
          <w:rtl/>
        </w:rPr>
        <w:t xml:space="preserve"> בתרומת מעשר וודאי </w:t>
      </w:r>
      <w:r w:rsidR="006F071F" w:rsidRPr="009262E7">
        <w:rPr>
          <w:rStyle w:val="affffc"/>
          <w:rFonts w:hint="cs"/>
          <w:rtl/>
        </w:rPr>
        <w:t>כאן</w:t>
      </w:r>
      <w:r w:rsidR="006F071F" w:rsidRPr="00F40D4B">
        <w:rPr>
          <w:rFonts w:hint="cs"/>
          <w:rtl/>
        </w:rPr>
        <w:t xml:space="preserve"> בתרומת מעשר דמאי</w:t>
      </w:r>
      <w:r w:rsidR="00CB7741">
        <w:rPr>
          <w:rFonts w:hint="cs"/>
          <w:rtl/>
        </w:rPr>
        <w:t xml:space="preserve">, </w:t>
      </w:r>
      <w:r w:rsidR="006F071F" w:rsidRPr="00F40D4B">
        <w:rPr>
          <w:rFonts w:hint="cs"/>
          <w:rtl/>
        </w:rPr>
        <w:t>ד</w:t>
      </w:r>
      <w:r w:rsidR="006F071F" w:rsidRPr="00F40D4B">
        <w:rPr>
          <w:rtl/>
        </w:rPr>
        <w:t xml:space="preserve">אף הוא ביטל את הוידוי וגזר על הדמאי, לפי ששלח בכל גבול ישראל וראה </w:t>
      </w:r>
      <w:r>
        <w:rPr>
          <w:rFonts w:hint="cs"/>
          <w:rtl/>
        </w:rPr>
        <w:t>ש</w:t>
      </w:r>
      <w:r w:rsidR="006F071F" w:rsidRPr="00F40D4B">
        <w:rPr>
          <w:rtl/>
        </w:rPr>
        <w:t xml:space="preserve">מפרישין </w:t>
      </w:r>
      <w:r>
        <w:rPr>
          <w:rFonts w:hint="cs"/>
          <w:rtl/>
        </w:rPr>
        <w:t xml:space="preserve">רק </w:t>
      </w:r>
      <w:r w:rsidR="006F071F" w:rsidRPr="00F40D4B">
        <w:rPr>
          <w:rtl/>
        </w:rPr>
        <w:t>תרומה גדולה</w:t>
      </w:r>
      <w:r w:rsidR="006F071F" w:rsidRPr="00F40D4B">
        <w:rPr>
          <w:rFonts w:hint="cs"/>
          <w:rtl/>
        </w:rPr>
        <w:t>.</w:t>
      </w:r>
    </w:p>
    <w:p w14:paraId="78AFB62C" w14:textId="77777777" w:rsidR="00A6533C" w:rsidRPr="00F40D4B" w:rsidRDefault="00A6533C" w:rsidP="00A6533C">
      <w:pPr>
        <w:pStyle w:val="aff9"/>
        <w:rPr>
          <w:rtl/>
        </w:rPr>
      </w:pPr>
      <w:r w:rsidRPr="00F40D4B">
        <w:rPr>
          <w:rtl/>
        </w:rPr>
        <w:t>***</w:t>
      </w:r>
    </w:p>
    <w:p w14:paraId="6D56D453" w14:textId="56FFB411" w:rsidR="009262E7" w:rsidRDefault="009C7AA9" w:rsidP="009262E7">
      <w:pPr>
        <w:pStyle w:val="affff9"/>
        <w:rPr>
          <w:rtl/>
        </w:rPr>
      </w:pPr>
      <w:r w:rsidRPr="009C7AA9">
        <w:rPr>
          <w:rStyle w:val="affffc"/>
          <w:rFonts w:hint="cs"/>
          <w:rtl/>
        </w:rPr>
        <w:t>בעו מר''ש:</w:t>
      </w:r>
      <w:r>
        <w:rPr>
          <w:rFonts w:hint="cs"/>
          <w:rtl/>
        </w:rPr>
        <w:t xml:space="preserve"> </w:t>
      </w:r>
      <w:r w:rsidR="006F071F" w:rsidRPr="00F40D4B">
        <w:rPr>
          <w:rtl/>
        </w:rPr>
        <w:t xml:space="preserve">היתה אוכלת ומתרזת, מהו? </w:t>
      </w:r>
    </w:p>
    <w:p w14:paraId="674317C6" w14:textId="7ADC608F" w:rsidR="00A6533C" w:rsidRPr="00F40D4B" w:rsidRDefault="006F071F" w:rsidP="009262E7">
      <w:pPr>
        <w:rPr>
          <w:rtl/>
        </w:rPr>
      </w:pPr>
      <w:r w:rsidRPr="00F40D4B">
        <w:rPr>
          <w:rtl/>
        </w:rPr>
        <w:t xml:space="preserve">משום דמעלי לה </w:t>
      </w:r>
      <w:r w:rsidR="009262E7">
        <w:rPr>
          <w:rFonts w:hint="cs"/>
          <w:rtl/>
        </w:rPr>
        <w:t>וזו לא</w:t>
      </w:r>
      <w:r w:rsidRPr="00F40D4B">
        <w:rPr>
          <w:rtl/>
        </w:rPr>
        <w:t>,</w:t>
      </w:r>
      <w:r w:rsidR="009262E7">
        <w:rPr>
          <w:rStyle w:val="affffc"/>
          <w:rFonts w:hint="cs"/>
          <w:rtl/>
        </w:rPr>
        <w:t xml:space="preserve"> </w:t>
      </w:r>
      <w:r w:rsidRPr="00CB7741">
        <w:rPr>
          <w:rStyle w:val="affffc"/>
          <w:rtl/>
        </w:rPr>
        <w:t>או</w:t>
      </w:r>
      <w:r w:rsidR="009262E7">
        <w:rPr>
          <w:rFonts w:hint="cs"/>
          <w:rtl/>
        </w:rPr>
        <w:t xml:space="preserve"> מצד שרואה ומצטערת וזו גם רואה</w:t>
      </w:r>
    </w:p>
    <w:p w14:paraId="1915BFC7" w14:textId="6931AD42" w:rsidR="00CB7741" w:rsidRDefault="009C7AA9" w:rsidP="00CB7741">
      <w:pPr>
        <w:pStyle w:val="36"/>
        <w:framePr w:wrap="notBeside"/>
        <w:rPr>
          <w:rtl/>
        </w:rPr>
      </w:pPr>
      <w:r>
        <w:rPr>
          <w:rFonts w:hint="cs"/>
          <w:rtl/>
        </w:rPr>
        <w:t>תש</w:t>
      </w:r>
      <w:r w:rsidR="006F071F" w:rsidRPr="00F40D4B">
        <w:rPr>
          <w:rFonts w:hint="cs"/>
          <w:rtl/>
        </w:rPr>
        <w:t xml:space="preserve"> מרשב'י</w:t>
      </w:r>
      <w:r w:rsidR="006F071F" w:rsidRPr="00F40D4B">
        <w:rPr>
          <w:rtl/>
        </w:rPr>
        <w:t>:</w:t>
      </w:r>
    </w:p>
    <w:p w14:paraId="2E06AFF0" w14:textId="410D77D9" w:rsidR="006F071F" w:rsidRPr="00F40D4B" w:rsidRDefault="009C7AA9" w:rsidP="009B508D">
      <w:pPr>
        <w:rPr>
          <w:rtl/>
        </w:rPr>
      </w:pPr>
      <w:r>
        <w:rPr>
          <w:rFonts w:hint="cs"/>
          <w:rtl/>
        </w:rPr>
        <w:t>שתולה לה</w:t>
      </w:r>
      <w:r w:rsidR="006F071F" w:rsidRPr="00F40D4B">
        <w:rPr>
          <w:rtl/>
        </w:rPr>
        <w:t xml:space="preserve"> כרשינים </w:t>
      </w:r>
      <w:r>
        <w:rPr>
          <w:rFonts w:hint="cs"/>
          <w:rtl/>
        </w:rPr>
        <w:t>ש</w:t>
      </w:r>
      <w:r w:rsidR="006F071F" w:rsidRPr="00F40D4B">
        <w:rPr>
          <w:rtl/>
        </w:rPr>
        <w:t>יפות לה מן הכל</w:t>
      </w:r>
      <w:r>
        <w:rPr>
          <w:rFonts w:hint="cs"/>
          <w:rtl/>
        </w:rPr>
        <w:t>,</w:t>
      </w:r>
      <w:r w:rsidR="006F071F" w:rsidRPr="009262E7">
        <w:rPr>
          <w:rStyle w:val="affffc"/>
          <w:rFonts w:hint="cs"/>
          <w:rtl/>
        </w:rPr>
        <w:t xml:space="preserve"> ש</w:t>
      </w:r>
      <w:r w:rsidR="006F071F" w:rsidRPr="009262E7">
        <w:rPr>
          <w:rStyle w:val="affffc"/>
          <w:rtl/>
        </w:rPr>
        <w:t>"</w:t>
      </w:r>
      <w:r w:rsidR="006F071F" w:rsidRPr="009262E7">
        <w:rPr>
          <w:rStyle w:val="affffc"/>
          <w:rFonts w:hint="cs"/>
          <w:rtl/>
        </w:rPr>
        <w:t>מ</w:t>
      </w:r>
      <w:r w:rsidR="006F071F" w:rsidRPr="00F40D4B">
        <w:rPr>
          <w:rFonts w:hint="cs"/>
          <w:rtl/>
        </w:rPr>
        <w:t xml:space="preserve"> משום דמעלי לה</w:t>
      </w:r>
      <w:r>
        <w:rPr>
          <w:rFonts w:hint="cs"/>
          <w:rtl/>
        </w:rPr>
        <w:t>.</w:t>
      </w:r>
    </w:p>
    <w:p w14:paraId="1FBA2034" w14:textId="2AF0565F" w:rsidR="00CB7741" w:rsidRDefault="006F071F" w:rsidP="00CB7741">
      <w:pPr>
        <w:pStyle w:val="affff9"/>
        <w:rPr>
          <w:rtl/>
        </w:rPr>
      </w:pPr>
      <w:r w:rsidRPr="00F40D4B">
        <w:rPr>
          <w:rtl/>
        </w:rPr>
        <w:t>איבעיא: מהו שיאמר אדם לנכרי חסום פרתי ודוש בה,</w:t>
      </w:r>
    </w:p>
    <w:p w14:paraId="19DA38D6" w14:textId="19CFB71F" w:rsidR="001F2359" w:rsidRDefault="009C7AA9" w:rsidP="00CB7741">
      <w:pPr>
        <w:rPr>
          <w:rtl/>
        </w:rPr>
      </w:pPr>
      <w:r>
        <w:rPr>
          <w:rFonts w:hint="cs"/>
          <w:rtl/>
        </w:rPr>
        <w:t xml:space="preserve">אם </w:t>
      </w:r>
      <w:r w:rsidR="006F071F" w:rsidRPr="00F40D4B">
        <w:rPr>
          <w:rFonts w:hint="cs"/>
          <w:rtl/>
        </w:rPr>
        <w:t>ד</w:t>
      </w:r>
      <w:r w:rsidR="006F071F" w:rsidRPr="00F40D4B">
        <w:rPr>
          <w:rtl/>
        </w:rPr>
        <w:t>אמירה לנכרי שבות</w:t>
      </w:r>
      <w:r w:rsidR="006F071F" w:rsidRPr="00F40D4B">
        <w:rPr>
          <w:rFonts w:hint="cs"/>
          <w:rtl/>
        </w:rPr>
        <w:t>-</w:t>
      </w:r>
      <w:r w:rsidR="006F071F" w:rsidRPr="00F40D4B">
        <w:rPr>
          <w:rtl/>
        </w:rPr>
        <w:t xml:space="preserve"> </w:t>
      </w:r>
      <w:r w:rsidR="001F2359">
        <w:rPr>
          <w:rFonts w:hint="cs"/>
          <w:rtl/>
        </w:rPr>
        <w:t xml:space="preserve">רק </w:t>
      </w:r>
      <w:r w:rsidR="006F071F" w:rsidRPr="00F40D4B">
        <w:rPr>
          <w:rtl/>
        </w:rPr>
        <w:t xml:space="preserve">לענין שבת, דאיסור סקילה, </w:t>
      </w:r>
    </w:p>
    <w:p w14:paraId="4635C5E4" w14:textId="71432F69" w:rsidR="00A6533C" w:rsidRPr="00F40D4B" w:rsidRDefault="006F071F" w:rsidP="00CB7741">
      <w:pPr>
        <w:rPr>
          <w:rtl/>
        </w:rPr>
      </w:pPr>
      <w:r w:rsidRPr="00F40D4B">
        <w:rPr>
          <w:rtl/>
        </w:rPr>
        <w:t xml:space="preserve">אבל חסימה דאיסור לאו </w:t>
      </w:r>
      <w:r w:rsidR="001F2359">
        <w:rPr>
          <w:rFonts w:hint="cs"/>
          <w:rtl/>
        </w:rPr>
        <w:t xml:space="preserve">- </w:t>
      </w:r>
      <w:r w:rsidRPr="00F40D4B">
        <w:rPr>
          <w:rtl/>
        </w:rPr>
        <w:t>לא.</w:t>
      </w:r>
      <w:r w:rsidR="00CB7741">
        <w:rPr>
          <w:rFonts w:hint="cs"/>
          <w:rtl/>
        </w:rPr>
        <w:t xml:space="preserve"> </w:t>
      </w:r>
      <w:r w:rsidRPr="00CB7741">
        <w:rPr>
          <w:rStyle w:val="affffc"/>
          <w:rtl/>
        </w:rPr>
        <w:t>או</w:t>
      </w:r>
      <w:r w:rsidRPr="00F40D4B">
        <w:rPr>
          <w:rtl/>
        </w:rPr>
        <w:t xml:space="preserve"> לא שנא?</w:t>
      </w:r>
    </w:p>
    <w:p w14:paraId="0F024A24" w14:textId="11FC0A90" w:rsidR="00CB7741" w:rsidRDefault="001F2359" w:rsidP="00CB7741">
      <w:pPr>
        <w:pStyle w:val="36"/>
        <w:framePr w:wrap="notBeside"/>
        <w:rPr>
          <w:rtl/>
        </w:rPr>
      </w:pPr>
      <w:r>
        <w:rPr>
          <w:rFonts w:hint="cs"/>
          <w:rtl/>
        </w:rPr>
        <w:lastRenderedPageBreak/>
        <w:t xml:space="preserve">א. </w:t>
      </w:r>
      <w:r w:rsidR="006F071F" w:rsidRPr="00F40D4B">
        <w:rPr>
          <w:rFonts w:hint="cs"/>
          <w:rtl/>
        </w:rPr>
        <w:t>אין לדייק</w:t>
      </w:r>
    </w:p>
    <w:p w14:paraId="4878E08B" w14:textId="0DF6EDA7" w:rsidR="002431CC" w:rsidRDefault="006F071F" w:rsidP="001F2359">
      <w:pPr>
        <w:rPr>
          <w:rtl/>
        </w:rPr>
      </w:pPr>
      <w:r w:rsidRPr="00F40D4B">
        <w:rPr>
          <w:rFonts w:hint="cs"/>
          <w:rtl/>
        </w:rPr>
        <w:t>מ'</w:t>
      </w:r>
      <w:r w:rsidRPr="00F40D4B">
        <w:rPr>
          <w:rtl/>
        </w:rPr>
        <w:t>נכרי הדש בפרת</w:t>
      </w:r>
      <w:r w:rsidR="0032494C">
        <w:rPr>
          <w:rFonts w:hint="cs"/>
          <w:rtl/>
        </w:rPr>
        <w:t xml:space="preserve"> </w:t>
      </w:r>
      <w:r w:rsidRPr="00F40D4B">
        <w:rPr>
          <w:rtl/>
        </w:rPr>
        <w:t xml:space="preserve">ישראל </w:t>
      </w:r>
      <w:r w:rsidR="0032494C">
        <w:rPr>
          <w:rFonts w:hint="cs"/>
          <w:rtl/>
        </w:rPr>
        <w:t>לא</w:t>
      </w:r>
      <w:r w:rsidRPr="00F40D4B">
        <w:rPr>
          <w:rtl/>
        </w:rPr>
        <w:t xml:space="preserve"> עובר משום </w:t>
      </w:r>
      <w:r w:rsidR="002431CC">
        <w:rPr>
          <w:rStyle w:val="affff8"/>
          <w:rtl/>
        </w:rPr>
        <w:t>בַּ</w:t>
      </w:r>
      <w:r w:rsidR="002431CC" w:rsidRPr="00716FE2">
        <w:rPr>
          <w:rStyle w:val="affff8"/>
          <w:rtl/>
        </w:rPr>
        <w:t xml:space="preserve">ל </w:t>
      </w:r>
      <w:r w:rsidR="002431CC">
        <w:rPr>
          <w:rStyle w:val="affff8"/>
          <w:rtl/>
        </w:rPr>
        <w:t>תַחְסֹ</w:t>
      </w:r>
      <w:r w:rsidR="002431CC" w:rsidRPr="00716FE2">
        <w:rPr>
          <w:rStyle w:val="affff8"/>
          <w:rtl/>
        </w:rPr>
        <w:t>ם</w:t>
      </w:r>
      <w:r w:rsidRPr="00F40D4B">
        <w:rPr>
          <w:rFonts w:hint="cs"/>
          <w:rtl/>
        </w:rPr>
        <w:t xml:space="preserve"> </w:t>
      </w:r>
      <w:r w:rsidRPr="0032494C">
        <w:rPr>
          <w:rStyle w:val="afffff2"/>
          <w:rFonts w:hint="cs"/>
          <w:rtl/>
        </w:rPr>
        <w:t xml:space="preserve">אבל איסור </w:t>
      </w:r>
      <w:r w:rsidR="00CB7741" w:rsidRPr="0032494C">
        <w:rPr>
          <w:rStyle w:val="afffff2"/>
          <w:rFonts w:hint="cs"/>
          <w:rtl/>
        </w:rPr>
        <w:t>יש</w:t>
      </w:r>
    </w:p>
    <w:p w14:paraId="44F1F08A" w14:textId="77777777" w:rsidR="002431CC" w:rsidRDefault="001F2359" w:rsidP="002431CC">
      <w:pPr>
        <w:pStyle w:val="36"/>
        <w:framePr w:wrap="notBeside"/>
        <w:rPr>
          <w:rtl/>
        </w:rPr>
      </w:pPr>
      <w:r>
        <w:rPr>
          <w:rFonts w:hint="cs"/>
          <w:rtl/>
        </w:rPr>
        <w:t xml:space="preserve">- </w:t>
      </w:r>
      <w:r w:rsidR="006F071F" w:rsidRPr="00F40D4B">
        <w:rPr>
          <w:rFonts w:hint="cs"/>
          <w:rtl/>
        </w:rPr>
        <w:t>דאפשר</w:t>
      </w:r>
    </w:p>
    <w:p w14:paraId="6BA89704" w14:textId="538E9550" w:rsidR="00A6533C" w:rsidRPr="00F40D4B" w:rsidRDefault="006F071F" w:rsidP="009C7AA9">
      <w:pPr>
        <w:spacing w:after="60"/>
        <w:rPr>
          <w:rtl/>
        </w:rPr>
      </w:pPr>
      <w:r w:rsidRPr="00F40D4B">
        <w:rPr>
          <w:rFonts w:hint="cs"/>
          <w:rtl/>
        </w:rPr>
        <w:t xml:space="preserve">דגם איסור אין </w:t>
      </w:r>
      <w:r w:rsidRPr="00E40099">
        <w:rPr>
          <w:rStyle w:val="affffc"/>
          <w:rFonts w:hint="cs"/>
          <w:rtl/>
        </w:rPr>
        <w:t>ותני</w:t>
      </w:r>
      <w:r w:rsidRPr="00F40D4B">
        <w:rPr>
          <w:rFonts w:hint="cs"/>
          <w:rtl/>
        </w:rPr>
        <w:t xml:space="preserve"> אגב דסיפא דישראל </w:t>
      </w:r>
      <w:r w:rsidR="0032494C">
        <w:rPr>
          <w:rFonts w:hint="cs"/>
          <w:rtl/>
        </w:rPr>
        <w:t xml:space="preserve">עובר </w:t>
      </w:r>
      <w:r w:rsidRPr="00F40D4B">
        <w:rPr>
          <w:rFonts w:hint="cs"/>
          <w:rtl/>
        </w:rPr>
        <w:t>בפרת נכרי</w:t>
      </w:r>
      <w:r w:rsidR="001F2359">
        <w:rPr>
          <w:rFonts w:hint="cs"/>
          <w:rtl/>
        </w:rPr>
        <w:t>.</w:t>
      </w:r>
    </w:p>
    <w:p w14:paraId="3F9816C7" w14:textId="7F04867E" w:rsidR="006F071F" w:rsidRPr="00F40D4B" w:rsidRDefault="006F071F" w:rsidP="00A6533C">
      <w:pPr>
        <w:pStyle w:val="affe"/>
        <w:framePr w:wrap="around"/>
        <w:rPr>
          <w:rtl/>
        </w:rPr>
      </w:pPr>
      <w:r w:rsidRPr="00F40D4B">
        <w:rPr>
          <w:rtl/>
        </w:rPr>
        <w:t>צ:</w:t>
      </w:r>
    </w:p>
    <w:p w14:paraId="4CB70C1B" w14:textId="5C6259DD" w:rsidR="00E40099" w:rsidRDefault="001F2359" w:rsidP="00E40099">
      <w:pPr>
        <w:pStyle w:val="36"/>
        <w:framePr w:wrap="notBeside"/>
        <w:rPr>
          <w:rtl/>
        </w:rPr>
      </w:pPr>
      <w:r>
        <w:rPr>
          <w:rFonts w:hint="cs"/>
          <w:rtl/>
        </w:rPr>
        <w:t xml:space="preserve">ב. </w:t>
      </w:r>
      <w:r w:rsidR="00E40099">
        <w:rPr>
          <w:rFonts w:hint="cs"/>
          <w:rtl/>
        </w:rPr>
        <w:t>שאלו לשמואל</w:t>
      </w:r>
      <w:r w:rsidR="002431CC">
        <w:rPr>
          <w:rFonts w:hint="cs"/>
          <w:rtl/>
        </w:rPr>
        <w:t>:</w:t>
      </w:r>
    </w:p>
    <w:p w14:paraId="23C13E95" w14:textId="0AED2031" w:rsidR="00A6533C" w:rsidRPr="00F40D4B" w:rsidRDefault="006F071F" w:rsidP="009B508D">
      <w:pPr>
        <w:rPr>
          <w:rtl/>
        </w:rPr>
      </w:pPr>
      <w:r w:rsidRPr="00F40D4B">
        <w:rPr>
          <w:rFonts w:hint="cs"/>
          <w:rtl/>
        </w:rPr>
        <w:t xml:space="preserve">שוורים שגונבים הגויים ומסרסים אותם </w:t>
      </w:r>
      <w:r w:rsidR="009C7AA9" w:rsidRPr="009C7AA9">
        <w:rPr>
          <w:rStyle w:val="afffff2"/>
          <w:rFonts w:hint="cs"/>
          <w:rtl/>
        </w:rPr>
        <w:t>[בשביל ישראל]</w:t>
      </w:r>
      <w:r w:rsidR="009C7AA9">
        <w:rPr>
          <w:rFonts w:hint="cs"/>
          <w:rtl/>
        </w:rPr>
        <w:t xml:space="preserve"> </w:t>
      </w:r>
      <w:r w:rsidRPr="00F40D4B">
        <w:rPr>
          <w:rFonts w:hint="cs"/>
          <w:rtl/>
        </w:rPr>
        <w:t>מהו</w:t>
      </w:r>
    </w:p>
    <w:p w14:paraId="36B18F6B" w14:textId="77777777" w:rsidR="00E40099" w:rsidRDefault="006F071F" w:rsidP="00E40099">
      <w:pPr>
        <w:pStyle w:val="36"/>
        <w:framePr w:wrap="notBeside"/>
        <w:rPr>
          <w:rtl/>
        </w:rPr>
      </w:pPr>
      <w:r w:rsidRPr="00F40D4B">
        <w:rPr>
          <w:rtl/>
        </w:rPr>
        <w:t>- שלח להו:</w:t>
      </w:r>
    </w:p>
    <w:p w14:paraId="68B30EB9" w14:textId="7BA17B2C" w:rsidR="00A6533C" w:rsidRPr="00F40D4B" w:rsidRDefault="006F071F" w:rsidP="009B508D">
      <w:pPr>
        <w:rPr>
          <w:rtl/>
        </w:rPr>
      </w:pPr>
      <w:r w:rsidRPr="00F40D4B">
        <w:rPr>
          <w:rtl/>
        </w:rPr>
        <w:t xml:space="preserve">הערמה </w:t>
      </w:r>
      <w:r w:rsidRPr="00F40D4B">
        <w:rPr>
          <w:rFonts w:hint="cs"/>
          <w:rtl/>
        </w:rPr>
        <w:t>נעשתה בהם הערימו עליהם ומכרום</w:t>
      </w:r>
      <w:r w:rsidR="002431CC">
        <w:rPr>
          <w:rFonts w:hint="cs"/>
          <w:rtl/>
        </w:rPr>
        <w:t>.</w:t>
      </w:r>
    </w:p>
    <w:p w14:paraId="748A88CD" w14:textId="72AF689A" w:rsidR="00E40099" w:rsidRDefault="009262E7" w:rsidP="00E40099">
      <w:pPr>
        <w:pStyle w:val="36"/>
        <w:framePr w:wrap="notBeside"/>
        <w:rPr>
          <w:rtl/>
        </w:rPr>
      </w:pPr>
      <w:r>
        <w:rPr>
          <w:rFonts w:hint="cs"/>
          <w:rtl/>
        </w:rPr>
        <w:t>בני א''י כר''ח</w:t>
      </w:r>
    </w:p>
    <w:p w14:paraId="48660AAB" w14:textId="2CF73CBA" w:rsidR="006F071F" w:rsidRPr="00F40D4B" w:rsidRDefault="009262E7" w:rsidP="009B508D">
      <w:pPr>
        <w:rPr>
          <w:rtl/>
        </w:rPr>
      </w:pPr>
      <w:r>
        <w:rPr>
          <w:rFonts w:hint="cs"/>
          <w:rtl/>
        </w:rPr>
        <w:t>ש</w:t>
      </w:r>
      <w:r w:rsidR="006F071F" w:rsidRPr="00F40D4B">
        <w:rPr>
          <w:rtl/>
        </w:rPr>
        <w:t xml:space="preserve">בני נח מצווין על הסירוס, </w:t>
      </w:r>
      <w:r w:rsidR="00E40099">
        <w:rPr>
          <w:rFonts w:hint="cs"/>
          <w:rtl/>
        </w:rPr>
        <w:t xml:space="preserve">ועוברים </w:t>
      </w:r>
      <w:r>
        <w:rPr>
          <w:rFonts w:hint="cs"/>
          <w:rtl/>
        </w:rPr>
        <w:t xml:space="preserve">על </w:t>
      </w:r>
      <w:r w:rsidR="006F071F" w:rsidRPr="001F2359">
        <w:rPr>
          <w:rStyle w:val="affff8"/>
          <w:rtl/>
        </w:rPr>
        <w:t>לפני עור לא תתן מכשל.</w:t>
      </w:r>
    </w:p>
    <w:p w14:paraId="5A73D7C6" w14:textId="77777777" w:rsidR="00E40099" w:rsidRDefault="006F071F" w:rsidP="00E40099">
      <w:pPr>
        <w:pStyle w:val="36"/>
        <w:framePr w:wrap="notBeside"/>
        <w:rPr>
          <w:rtl/>
        </w:rPr>
      </w:pPr>
      <w:r w:rsidRPr="00F40D4B">
        <w:rPr>
          <w:rtl/>
        </w:rPr>
        <w:t xml:space="preserve">סבר רבא </w:t>
      </w:r>
    </w:p>
    <w:p w14:paraId="50C707DE" w14:textId="66340522" w:rsidR="006F071F" w:rsidRPr="00F40D4B" w:rsidRDefault="006F071F" w:rsidP="009C7AA9">
      <w:pPr>
        <w:spacing w:after="60"/>
        <w:rPr>
          <w:rtl/>
        </w:rPr>
      </w:pPr>
      <w:r w:rsidRPr="00F40D4B">
        <w:rPr>
          <w:rtl/>
        </w:rPr>
        <w:t>ימכרו לשחיטה.</w:t>
      </w:r>
      <w:r w:rsidRPr="00F40D4B">
        <w:rPr>
          <w:rFonts w:hint="cs"/>
          <w:rtl/>
        </w:rPr>
        <w:t xml:space="preserve"> </w:t>
      </w:r>
      <w:r w:rsidR="009262E7">
        <w:rPr>
          <w:rStyle w:val="affffc"/>
          <w:rFonts w:hint="cs"/>
          <w:rtl/>
        </w:rPr>
        <w:t xml:space="preserve">א''ל </w:t>
      </w:r>
      <w:r w:rsidRPr="00E40099">
        <w:rPr>
          <w:rStyle w:val="affffc"/>
          <w:rtl/>
        </w:rPr>
        <w:t>אביי:</w:t>
      </w:r>
      <w:r w:rsidRPr="00F40D4B">
        <w:rPr>
          <w:rtl/>
        </w:rPr>
        <w:t xml:space="preserve"> דיין שקנסת עליהם מכירה.</w:t>
      </w:r>
    </w:p>
    <w:p w14:paraId="52B67378" w14:textId="7AE5B973" w:rsidR="009C7AA9" w:rsidRPr="009C7AA9" w:rsidRDefault="009C7AA9" w:rsidP="009C7AA9">
      <w:pPr>
        <w:rPr>
          <w:rtl/>
        </w:rPr>
      </w:pPr>
      <w:r w:rsidRPr="009C7AA9">
        <w:rPr>
          <w:rFonts w:hint="cs"/>
          <w:b/>
          <w:bCs/>
          <w:rtl/>
        </w:rPr>
        <w:t>למכור ל</w:t>
      </w:r>
      <w:r w:rsidR="006F071F" w:rsidRPr="009C7AA9">
        <w:rPr>
          <w:b/>
          <w:bCs/>
          <w:rtl/>
        </w:rPr>
        <w:t>בנו גדול</w:t>
      </w:r>
      <w:r w:rsidR="006F071F" w:rsidRPr="009C7AA9">
        <w:rPr>
          <w:rtl/>
        </w:rPr>
        <w:t xml:space="preserve">  </w:t>
      </w:r>
      <w:r>
        <w:rPr>
          <w:rFonts w:hint="cs"/>
          <w:rtl/>
        </w:rPr>
        <w:t xml:space="preserve">פשיטא שהוא </w:t>
      </w:r>
      <w:r w:rsidR="006F071F" w:rsidRPr="009C7AA9">
        <w:rPr>
          <w:rtl/>
        </w:rPr>
        <w:t>כ</w:t>
      </w:r>
      <w:r w:rsidR="009262E7" w:rsidRPr="009C7AA9">
        <w:rPr>
          <w:rFonts w:hint="cs"/>
          <w:rtl/>
        </w:rPr>
        <w:t>אדם אחר לענין הערמה</w:t>
      </w:r>
      <w:r w:rsidR="006F071F" w:rsidRPr="009C7AA9">
        <w:rPr>
          <w:rtl/>
        </w:rPr>
        <w:t>,</w:t>
      </w:r>
      <w:r w:rsidR="009262E7" w:rsidRPr="009C7AA9">
        <w:rPr>
          <w:rFonts w:hint="cs"/>
          <w:rtl/>
        </w:rPr>
        <w:t xml:space="preserve"> </w:t>
      </w:r>
    </w:p>
    <w:p w14:paraId="4D59598D" w14:textId="3AF70A9E" w:rsidR="009C7AA9" w:rsidRDefault="009C7AA9" w:rsidP="009C7AA9">
      <w:pPr>
        <w:rPr>
          <w:rtl/>
        </w:rPr>
      </w:pPr>
      <w:r w:rsidRPr="009C7AA9">
        <w:rPr>
          <w:rFonts w:hint="cs"/>
          <w:b/>
          <w:bCs/>
          <w:rtl/>
        </w:rPr>
        <w:t>למכור ל</w:t>
      </w:r>
      <w:r w:rsidR="009262E7" w:rsidRPr="009C7AA9">
        <w:rPr>
          <w:rFonts w:hint="cs"/>
          <w:b/>
          <w:bCs/>
          <w:rtl/>
        </w:rPr>
        <w:t>בנו קטן</w:t>
      </w:r>
      <w:r w:rsidRPr="009C7AA9">
        <w:rPr>
          <w:rFonts w:hint="cs"/>
          <w:b/>
          <w:bCs/>
          <w:rtl/>
        </w:rPr>
        <w:t>.</w:t>
      </w:r>
      <w:r>
        <w:rPr>
          <w:rFonts w:hint="cs"/>
          <w:rtl/>
        </w:rPr>
        <w:t xml:space="preserve"> </w:t>
      </w:r>
      <w:r w:rsidR="009262E7" w:rsidRPr="009C7AA9">
        <w:rPr>
          <w:rStyle w:val="affffc"/>
          <w:rFonts w:hint="cs"/>
          <w:rtl/>
        </w:rPr>
        <w:t>רב אחי:</w:t>
      </w:r>
      <w:r>
        <w:rPr>
          <w:rStyle w:val="affffc"/>
          <w:rFonts w:hint="cs"/>
          <w:rtl/>
        </w:rPr>
        <w:t xml:space="preserve"> </w:t>
      </w:r>
      <w:r w:rsidR="006F071F" w:rsidRPr="00F40D4B">
        <w:rPr>
          <w:rtl/>
        </w:rPr>
        <w:t xml:space="preserve">אסר, </w:t>
      </w:r>
      <w:r w:rsidR="006F071F" w:rsidRPr="001F2359">
        <w:rPr>
          <w:rStyle w:val="affffc"/>
          <w:rtl/>
        </w:rPr>
        <w:t>ורב אשי</w:t>
      </w:r>
      <w:r w:rsidR="006F071F" w:rsidRPr="00F40D4B">
        <w:rPr>
          <w:rtl/>
        </w:rPr>
        <w:t xml:space="preserve"> </w:t>
      </w:r>
      <w:r w:rsidR="001F2359">
        <w:rPr>
          <w:rFonts w:hint="cs"/>
          <w:rtl/>
        </w:rPr>
        <w:t>התיר</w:t>
      </w:r>
      <w:r w:rsidR="006F071F" w:rsidRPr="00F40D4B">
        <w:rPr>
          <w:rtl/>
        </w:rPr>
        <w:t>.</w:t>
      </w:r>
      <w:r w:rsidR="006F071F" w:rsidRPr="00F40D4B">
        <w:rPr>
          <w:rFonts w:hint="cs"/>
          <w:rtl/>
        </w:rPr>
        <w:t xml:space="preserve"> </w:t>
      </w:r>
    </w:p>
    <w:p w14:paraId="69A427FE" w14:textId="536463E6" w:rsidR="006F071F" w:rsidRPr="00F40D4B" w:rsidRDefault="006F071F" w:rsidP="009C7AA9">
      <w:pPr>
        <w:rPr>
          <w:rtl/>
        </w:rPr>
      </w:pPr>
      <w:r w:rsidRPr="001F2359">
        <w:rPr>
          <w:rStyle w:val="affffc"/>
          <w:rFonts w:hint="cs"/>
          <w:rtl/>
        </w:rPr>
        <w:t>מרימר ומ</w:t>
      </w:r>
      <w:r w:rsidRPr="001F2359">
        <w:rPr>
          <w:rStyle w:val="affffc"/>
          <w:rtl/>
        </w:rPr>
        <w:t>"</w:t>
      </w:r>
      <w:r w:rsidRPr="001F2359">
        <w:rPr>
          <w:rStyle w:val="affffc"/>
          <w:rFonts w:hint="cs"/>
          <w:rtl/>
        </w:rPr>
        <w:t>ז</w:t>
      </w:r>
      <w:r w:rsidRPr="00F40D4B">
        <w:rPr>
          <w:rFonts w:hint="cs"/>
          <w:rtl/>
        </w:rPr>
        <w:t xml:space="preserve"> </w:t>
      </w:r>
      <w:r w:rsidRPr="001F2359">
        <w:rPr>
          <w:rStyle w:val="afffff2"/>
          <w:rFonts w:hint="cs"/>
          <w:rtl/>
        </w:rPr>
        <w:t xml:space="preserve">[או תרי חסידי] </w:t>
      </w:r>
      <w:r w:rsidR="009C7AA9">
        <w:rPr>
          <w:rFonts w:hint="cs"/>
          <w:rtl/>
        </w:rPr>
        <w:t>החליפו ביניהם</w:t>
      </w:r>
    </w:p>
    <w:p w14:paraId="603AF9DB" w14:textId="304409B2" w:rsidR="00A6533C" w:rsidRPr="00714BBA" w:rsidRDefault="00714BBA" w:rsidP="00714BBA">
      <w:pPr>
        <w:pStyle w:val="affff9"/>
        <w:rPr>
          <w:rtl/>
        </w:rPr>
      </w:pPr>
      <w:r w:rsidRPr="00714BBA">
        <w:rPr>
          <w:rFonts w:hint="cs"/>
          <w:rtl/>
        </w:rPr>
        <w:t>בעי רב'ח</w:t>
      </w:r>
      <w:r w:rsidR="009C7AA9">
        <w:rPr>
          <w:rFonts w:hint="cs"/>
          <w:rtl/>
        </w:rPr>
        <w:t>:</w:t>
      </w:r>
      <w:r w:rsidRPr="00714BBA">
        <w:rPr>
          <w:rFonts w:hint="cs"/>
          <w:rtl/>
        </w:rPr>
        <w:t xml:space="preserve"> כמה ה''ת של חסימה</w:t>
      </w:r>
    </w:p>
    <w:p w14:paraId="5B4E2285" w14:textId="26A1C04B" w:rsidR="001F2359" w:rsidRDefault="009262E7" w:rsidP="001F2359">
      <w:pPr>
        <w:pStyle w:val="36"/>
        <w:framePr w:wrap="notBeside"/>
        <w:rPr>
          <w:rtl/>
        </w:rPr>
      </w:pPr>
      <w:r>
        <w:rPr>
          <w:rFonts w:hint="cs"/>
          <w:rtl/>
        </w:rPr>
        <w:t>פשיטא:</w:t>
      </w:r>
      <w:r w:rsidR="006F071F" w:rsidRPr="00F40D4B">
        <w:rPr>
          <w:rFonts w:hint="cs"/>
          <w:rtl/>
        </w:rPr>
        <w:t xml:space="preserve"> </w:t>
      </w:r>
    </w:p>
    <w:p w14:paraId="4FAFC180" w14:textId="025F6206" w:rsidR="00A6533C" w:rsidRPr="00F40D4B" w:rsidRDefault="009262E7" w:rsidP="009B508D">
      <w:pPr>
        <w:rPr>
          <w:rtl/>
        </w:rPr>
      </w:pPr>
      <w:r>
        <w:rPr>
          <w:rFonts w:hint="cs"/>
          <w:rtl/>
        </w:rPr>
        <w:t>ה</w:t>
      </w:r>
      <w:r w:rsidR="006F071F" w:rsidRPr="00F40D4B">
        <w:rPr>
          <w:rFonts w:hint="cs"/>
          <w:rtl/>
        </w:rPr>
        <w:t xml:space="preserve">ושיב לה קוץ או הרביץ לה ארי </w:t>
      </w:r>
      <w:r>
        <w:rPr>
          <w:rFonts w:hint="cs"/>
          <w:rtl/>
        </w:rPr>
        <w:t xml:space="preserve">- </w:t>
      </w:r>
      <w:r w:rsidR="006F071F" w:rsidRPr="00F40D4B">
        <w:rPr>
          <w:rFonts w:hint="cs"/>
          <w:rtl/>
        </w:rPr>
        <w:t>חסימה מעלייתא</w:t>
      </w:r>
    </w:p>
    <w:p w14:paraId="1F043570" w14:textId="435D978C" w:rsidR="001F2359" w:rsidRDefault="009262E7" w:rsidP="001F2359">
      <w:pPr>
        <w:pStyle w:val="36"/>
        <w:framePr w:wrap="notBeside"/>
        <w:rPr>
          <w:rtl/>
        </w:rPr>
      </w:pPr>
      <w:r>
        <w:rPr>
          <w:rFonts w:hint="cs"/>
          <w:rtl/>
        </w:rPr>
        <w:t xml:space="preserve">בעי </w:t>
      </w:r>
      <w:r w:rsidR="006F071F" w:rsidRPr="00F40D4B">
        <w:rPr>
          <w:rFonts w:hint="cs"/>
          <w:rtl/>
        </w:rPr>
        <w:t>רב</w:t>
      </w:r>
      <w:r w:rsidR="006F071F" w:rsidRPr="00F40D4B">
        <w:rPr>
          <w:rtl/>
        </w:rPr>
        <w:t>"</w:t>
      </w:r>
      <w:r w:rsidR="006F071F" w:rsidRPr="00F40D4B">
        <w:rPr>
          <w:rFonts w:hint="cs"/>
          <w:rtl/>
        </w:rPr>
        <w:t>ח</w:t>
      </w:r>
      <w:r w:rsidR="006F071F" w:rsidRPr="00F40D4B">
        <w:rPr>
          <w:rtl/>
        </w:rPr>
        <w:t>:</w:t>
      </w:r>
    </w:p>
    <w:p w14:paraId="093F0610" w14:textId="211FDF75" w:rsidR="001F2359" w:rsidRDefault="006F071F" w:rsidP="009B508D">
      <w:pPr>
        <w:rPr>
          <w:rtl/>
        </w:rPr>
      </w:pPr>
      <w:r w:rsidRPr="00F40D4B">
        <w:rPr>
          <w:rFonts w:hint="cs"/>
          <w:rtl/>
        </w:rPr>
        <w:t xml:space="preserve">ישב לה קוץ בפיהו, </w:t>
      </w:r>
      <w:r w:rsidR="009262E7">
        <w:rPr>
          <w:rtl/>
        </w:rPr>
        <w:tab/>
      </w:r>
      <w:r w:rsidR="009262E7">
        <w:rPr>
          <w:rtl/>
        </w:rPr>
        <w:tab/>
      </w:r>
      <w:r w:rsidR="009262E7">
        <w:rPr>
          <w:rtl/>
        </w:rPr>
        <w:tab/>
      </w:r>
      <w:r w:rsidR="009262E7">
        <w:rPr>
          <w:rtl/>
        </w:rPr>
        <w:tab/>
      </w:r>
      <w:r w:rsidRPr="00F40D4B">
        <w:rPr>
          <w:rtl/>
        </w:rPr>
        <w:t xml:space="preserve">רבץ לה ארי מבחוץ, מהו? </w:t>
      </w:r>
    </w:p>
    <w:p w14:paraId="1D6F3C17" w14:textId="7F1CA6FC" w:rsidR="00A6533C" w:rsidRPr="00F40D4B" w:rsidRDefault="006F071F" w:rsidP="009B508D">
      <w:pPr>
        <w:rPr>
          <w:rtl/>
        </w:rPr>
      </w:pPr>
      <w:r w:rsidRPr="00F40D4B">
        <w:rPr>
          <w:rtl/>
        </w:rPr>
        <w:t>העמיד בנה מבחוץ, מהו? היתה צמאה למים, מהו?</w:t>
      </w:r>
    </w:p>
    <w:p w14:paraId="022E0551" w14:textId="77777777" w:rsidR="00A6533C" w:rsidRPr="00F40D4B" w:rsidRDefault="006F071F" w:rsidP="001F2359">
      <w:pPr>
        <w:rPr>
          <w:rtl/>
        </w:rPr>
      </w:pPr>
      <w:r w:rsidRPr="00F40D4B">
        <w:rPr>
          <w:rtl/>
        </w:rPr>
        <w:t xml:space="preserve">פרס לה </w:t>
      </w:r>
      <w:r w:rsidRPr="00F40D4B">
        <w:rPr>
          <w:rFonts w:hint="cs"/>
          <w:rtl/>
        </w:rPr>
        <w:t>מפה</w:t>
      </w:r>
      <w:r w:rsidRPr="00F40D4B">
        <w:rPr>
          <w:rtl/>
        </w:rPr>
        <w:t xml:space="preserve"> ע"ג דישה, מהו?</w:t>
      </w:r>
    </w:p>
    <w:p w14:paraId="5A917983" w14:textId="204AFAA6" w:rsidR="001F2359" w:rsidRDefault="006F071F" w:rsidP="001F2359">
      <w:pPr>
        <w:pStyle w:val="36"/>
        <w:framePr w:wrap="notBeside"/>
        <w:rPr>
          <w:rStyle w:val="affffc"/>
          <w:rtl/>
        </w:rPr>
      </w:pPr>
      <w:r w:rsidRPr="001F2359">
        <w:rPr>
          <w:rStyle w:val="affffc"/>
          <w:rtl/>
        </w:rPr>
        <w:t>פשוט חדא</w:t>
      </w:r>
    </w:p>
    <w:p w14:paraId="76B64FCB" w14:textId="217E13B7" w:rsidR="00A6533C" w:rsidRPr="00F40D4B" w:rsidRDefault="006F071F" w:rsidP="009B508D">
      <w:pPr>
        <w:rPr>
          <w:rtl/>
        </w:rPr>
      </w:pPr>
      <w:r w:rsidRPr="001F2359">
        <w:rPr>
          <w:rStyle w:val="affffc"/>
          <w:rtl/>
        </w:rPr>
        <w:t>דתניא:</w:t>
      </w:r>
      <w:r w:rsidRPr="00F40D4B">
        <w:rPr>
          <w:rtl/>
        </w:rPr>
        <w:t xml:space="preserve"> רשאי בעל פרה להרעיב פרתו כדי שתאכל מן הדישה הרבה</w:t>
      </w:r>
    </w:p>
    <w:p w14:paraId="1C7B57AA" w14:textId="38A6EBF1" w:rsidR="006F071F" w:rsidRPr="00F40D4B" w:rsidRDefault="006F071F" w:rsidP="001F2359">
      <w:pPr>
        <w:rPr>
          <w:rtl/>
        </w:rPr>
      </w:pPr>
      <w:r w:rsidRPr="00F40D4B">
        <w:rPr>
          <w:rtl/>
        </w:rPr>
        <w:t>ורשאי בע</w:t>
      </w:r>
      <w:r w:rsidRPr="00F40D4B">
        <w:rPr>
          <w:rFonts w:hint="cs"/>
          <w:rtl/>
        </w:rPr>
        <w:t>ה</w:t>
      </w:r>
      <w:r w:rsidRPr="00F40D4B">
        <w:rPr>
          <w:rtl/>
        </w:rPr>
        <w:t>"</w:t>
      </w:r>
      <w:r w:rsidRPr="00F40D4B">
        <w:rPr>
          <w:rFonts w:hint="cs"/>
          <w:rtl/>
        </w:rPr>
        <w:t>ב</w:t>
      </w:r>
      <w:r w:rsidRPr="00F40D4B">
        <w:rPr>
          <w:rtl/>
        </w:rPr>
        <w:t xml:space="preserve"> להתיר פקיע עמיר לפני הבהמה כדי שלא תאכל מן הדישה הרבה.</w:t>
      </w:r>
    </w:p>
    <w:p w14:paraId="68775877" w14:textId="7347A040" w:rsidR="001F2359" w:rsidRDefault="001F2359" w:rsidP="001F2359">
      <w:pPr>
        <w:pStyle w:val="36"/>
        <w:framePr w:wrap="notBeside"/>
        <w:rPr>
          <w:rtl/>
        </w:rPr>
      </w:pPr>
      <w:r>
        <w:rPr>
          <w:rFonts w:hint="cs"/>
          <w:rtl/>
        </w:rPr>
        <w:t xml:space="preserve">- </w:t>
      </w:r>
      <w:r w:rsidR="006F071F" w:rsidRPr="00F40D4B">
        <w:rPr>
          <w:rFonts w:hint="cs"/>
          <w:rtl/>
        </w:rPr>
        <w:t>א.</w:t>
      </w:r>
    </w:p>
    <w:p w14:paraId="42DED845" w14:textId="620CB8A4" w:rsidR="006F071F" w:rsidRPr="00F40D4B" w:rsidRDefault="006F071F" w:rsidP="009B508D">
      <w:pPr>
        <w:rPr>
          <w:rtl/>
        </w:rPr>
      </w:pPr>
      <w:r w:rsidRPr="00F40D4B">
        <w:rPr>
          <w:rtl/>
        </w:rPr>
        <w:t xml:space="preserve">שאני </w:t>
      </w:r>
      <w:r w:rsidR="00237964" w:rsidRPr="00F40D4B">
        <w:rPr>
          <w:rtl/>
        </w:rPr>
        <w:t>שם</w:t>
      </w:r>
      <w:r w:rsidRPr="00F40D4B">
        <w:rPr>
          <w:rtl/>
        </w:rPr>
        <w:t xml:space="preserve"> דאכלה.</w:t>
      </w:r>
    </w:p>
    <w:p w14:paraId="1F45CE1D" w14:textId="41624A1D" w:rsidR="001F2359" w:rsidRDefault="001F2359" w:rsidP="001F2359">
      <w:pPr>
        <w:pStyle w:val="36"/>
        <w:framePr w:wrap="notBeside"/>
        <w:rPr>
          <w:rtl/>
        </w:rPr>
      </w:pPr>
      <w:r>
        <w:rPr>
          <w:rFonts w:hint="cs"/>
          <w:rtl/>
        </w:rPr>
        <w:t xml:space="preserve">- </w:t>
      </w:r>
      <w:r w:rsidR="006F071F" w:rsidRPr="00F40D4B">
        <w:rPr>
          <w:rFonts w:hint="cs"/>
          <w:rtl/>
        </w:rPr>
        <w:t>ב.</w:t>
      </w:r>
    </w:p>
    <w:p w14:paraId="79AA8D6D" w14:textId="77777777" w:rsidR="009262E7" w:rsidRDefault="006F071F" w:rsidP="00402153">
      <w:pPr>
        <w:rPr>
          <w:rtl/>
        </w:rPr>
      </w:pPr>
      <w:r w:rsidRPr="00F40D4B">
        <w:rPr>
          <w:rtl/>
        </w:rPr>
        <w:t xml:space="preserve">רשאי </w:t>
      </w:r>
      <w:r w:rsidR="009262E7">
        <w:rPr>
          <w:rFonts w:hint="cs"/>
          <w:rtl/>
        </w:rPr>
        <w:t xml:space="preserve">בעה''ב </w:t>
      </w:r>
      <w:r w:rsidRPr="00F40D4B">
        <w:rPr>
          <w:rtl/>
        </w:rPr>
        <w:t xml:space="preserve">להתיר פקיע עמיר לפני בהמה </w:t>
      </w:r>
    </w:p>
    <w:p w14:paraId="7A1B9BCA" w14:textId="1BEEF9A7" w:rsidR="006F071F" w:rsidRPr="00F40D4B" w:rsidRDefault="009262E7" w:rsidP="009262E7">
      <w:pPr>
        <w:spacing w:after="60"/>
        <w:rPr>
          <w:rtl/>
        </w:rPr>
      </w:pPr>
      <w:r>
        <w:rPr>
          <w:rFonts w:hint="cs"/>
          <w:rtl/>
        </w:rPr>
        <w:t>- היינו התחלה</w:t>
      </w:r>
      <w:r w:rsidR="006F071F" w:rsidRPr="00F40D4B">
        <w:rPr>
          <w:rtl/>
        </w:rPr>
        <w:t>, כדי שלא תאכל הרבה מן הדישה.</w:t>
      </w:r>
    </w:p>
    <w:p w14:paraId="22E6ACCA" w14:textId="77777777" w:rsidR="009262E7" w:rsidRDefault="006F071F" w:rsidP="009262E7">
      <w:pPr>
        <w:pStyle w:val="36"/>
        <w:framePr w:wrap="notBeside"/>
        <w:rPr>
          <w:rtl/>
        </w:rPr>
      </w:pPr>
      <w:r w:rsidRPr="00F40D4B">
        <w:rPr>
          <w:rtl/>
        </w:rPr>
        <w:t xml:space="preserve">בעא </w:t>
      </w:r>
      <w:r w:rsidR="009262E7">
        <w:rPr>
          <w:rFonts w:hint="cs"/>
          <w:rtl/>
        </w:rPr>
        <w:t xml:space="preserve">רי''ו </w:t>
      </w:r>
      <w:r w:rsidRPr="00F40D4B">
        <w:rPr>
          <w:rtl/>
        </w:rPr>
        <w:t>מר"</w:t>
      </w:r>
      <w:r w:rsidRPr="00F40D4B">
        <w:rPr>
          <w:rFonts w:hint="cs"/>
          <w:rtl/>
        </w:rPr>
        <w:t>ס</w:t>
      </w:r>
      <w:r w:rsidRPr="00F40D4B">
        <w:rPr>
          <w:rtl/>
        </w:rPr>
        <w:t>:</w:t>
      </w:r>
    </w:p>
    <w:p w14:paraId="64ADA5DE" w14:textId="1DD19D31" w:rsidR="001F2359" w:rsidRDefault="006F071F" w:rsidP="009262E7">
      <w:pPr>
        <w:pStyle w:val="affff9"/>
        <w:spacing w:before="0"/>
        <w:rPr>
          <w:rtl/>
        </w:rPr>
      </w:pPr>
      <w:r w:rsidRPr="00F40D4B">
        <w:rPr>
          <w:rtl/>
        </w:rPr>
        <w:t>חסמה מבחוץ, מהו?</w:t>
      </w:r>
    </w:p>
    <w:p w14:paraId="4C35103D" w14:textId="7CA1C273" w:rsidR="006F071F" w:rsidRPr="001F2359" w:rsidRDefault="006F071F" w:rsidP="009B508D">
      <w:pPr>
        <w:rPr>
          <w:rStyle w:val="affff8"/>
          <w:rtl/>
        </w:rPr>
      </w:pPr>
      <w:r w:rsidRPr="001F2359">
        <w:rPr>
          <w:rStyle w:val="affff8"/>
          <w:rFonts w:hint="cs"/>
          <w:rtl/>
        </w:rPr>
        <w:t>'</w:t>
      </w:r>
      <w:r w:rsidRPr="001F2359">
        <w:rPr>
          <w:rStyle w:val="affff8"/>
          <w:rtl/>
        </w:rPr>
        <w:t>שור בדישו</w:t>
      </w:r>
      <w:r w:rsidRPr="001F2359">
        <w:rPr>
          <w:rStyle w:val="affff8"/>
          <w:rFonts w:hint="cs"/>
          <w:rtl/>
        </w:rPr>
        <w:t>'</w:t>
      </w:r>
      <w:r w:rsidRPr="00F40D4B">
        <w:rPr>
          <w:rtl/>
        </w:rPr>
        <w:t xml:space="preserve"> והא לאו בדישו,</w:t>
      </w:r>
      <w:r w:rsidRPr="00F40D4B">
        <w:rPr>
          <w:rFonts w:hint="cs"/>
          <w:rtl/>
        </w:rPr>
        <w:t xml:space="preserve"> </w:t>
      </w:r>
      <w:r w:rsidRPr="001F2359">
        <w:rPr>
          <w:rStyle w:val="affffc"/>
          <w:rtl/>
        </w:rPr>
        <w:t>או"ד</w:t>
      </w:r>
      <w:r w:rsidRPr="00F40D4B">
        <w:rPr>
          <w:rtl/>
        </w:rPr>
        <w:t xml:space="preserve"> </w:t>
      </w:r>
      <w:r w:rsidRPr="001F2359">
        <w:rPr>
          <w:rStyle w:val="affff8"/>
          <w:rFonts w:hint="cs"/>
          <w:rtl/>
        </w:rPr>
        <w:t>'</w:t>
      </w:r>
      <w:r w:rsidRPr="001F2359">
        <w:rPr>
          <w:rStyle w:val="affff8"/>
          <w:rtl/>
        </w:rPr>
        <w:t>לא תדוש בחסימה</w:t>
      </w:r>
      <w:r w:rsidRPr="001F2359">
        <w:rPr>
          <w:rStyle w:val="affff8"/>
          <w:rFonts w:hint="cs"/>
          <w:rtl/>
        </w:rPr>
        <w:t>'</w:t>
      </w:r>
    </w:p>
    <w:p w14:paraId="60370429" w14:textId="6876E10D" w:rsidR="001F2359" w:rsidRDefault="006F071F" w:rsidP="001F2359">
      <w:pPr>
        <w:pStyle w:val="36"/>
        <w:framePr w:wrap="notBeside"/>
        <w:rPr>
          <w:rtl/>
        </w:rPr>
      </w:pPr>
      <w:r w:rsidRPr="00F40D4B">
        <w:rPr>
          <w:rtl/>
        </w:rPr>
        <w:lastRenderedPageBreak/>
        <w:t>-</w:t>
      </w:r>
      <w:r w:rsidR="001F2359">
        <w:rPr>
          <w:rFonts w:hint="cs"/>
          <w:rtl/>
        </w:rPr>
        <w:t>אמר לו:</w:t>
      </w:r>
    </w:p>
    <w:p w14:paraId="2A9CDB4A" w14:textId="1709542B" w:rsidR="00A6533C" w:rsidRPr="001F2359" w:rsidRDefault="006F071F" w:rsidP="009B508D">
      <w:pPr>
        <w:rPr>
          <w:rStyle w:val="affff8"/>
          <w:rtl/>
        </w:rPr>
      </w:pPr>
      <w:r w:rsidRPr="009C7AA9">
        <w:rPr>
          <w:rStyle w:val="affffc"/>
          <w:rtl/>
        </w:rPr>
        <w:t>מבית אביך אתה למד</w:t>
      </w:r>
      <w:r w:rsidRPr="00F40D4B">
        <w:rPr>
          <w:rtl/>
        </w:rPr>
        <w:t xml:space="preserve"> </w:t>
      </w:r>
      <w:r w:rsidRPr="001F2359">
        <w:rPr>
          <w:rStyle w:val="affff8"/>
          <w:rFonts w:hint="cs"/>
          <w:rtl/>
        </w:rPr>
        <w:t>'</w:t>
      </w:r>
      <w:r w:rsidRPr="001F2359">
        <w:rPr>
          <w:rStyle w:val="affff8"/>
          <w:rtl/>
        </w:rPr>
        <w:t>יין ושכר אל תשת אתה ובניך אתך בבאכם</w:t>
      </w:r>
      <w:r w:rsidRPr="001F2359">
        <w:rPr>
          <w:rStyle w:val="affff8"/>
          <w:rFonts w:hint="cs"/>
          <w:rtl/>
        </w:rPr>
        <w:t>'</w:t>
      </w:r>
      <w:r w:rsidRPr="001F2359">
        <w:rPr>
          <w:rStyle w:val="affff8"/>
          <w:rtl/>
        </w:rPr>
        <w:t>,</w:t>
      </w:r>
    </w:p>
    <w:p w14:paraId="118293CB" w14:textId="77777777" w:rsidR="009C7AA9" w:rsidRDefault="006F071F" w:rsidP="009B508D">
      <w:pPr>
        <w:rPr>
          <w:rtl/>
        </w:rPr>
      </w:pPr>
      <w:r w:rsidRPr="001F2359">
        <w:rPr>
          <w:rStyle w:val="affff8"/>
          <w:rtl/>
        </w:rPr>
        <w:t>בבואכם</w:t>
      </w:r>
      <w:r w:rsidRPr="00F40D4B">
        <w:rPr>
          <w:rtl/>
        </w:rPr>
        <w:t xml:space="preserve"> הוא דאסור, </w:t>
      </w:r>
      <w:r w:rsidR="009C7AA9">
        <w:rPr>
          <w:rFonts w:hint="cs"/>
          <w:rtl/>
        </w:rPr>
        <w:t>לשתות קודם מותר</w:t>
      </w:r>
      <w:r w:rsidRPr="00F40D4B">
        <w:rPr>
          <w:rtl/>
        </w:rPr>
        <w:t>?</w:t>
      </w:r>
      <w:r w:rsidR="001F2359">
        <w:rPr>
          <w:rFonts w:hint="cs"/>
          <w:rtl/>
        </w:rPr>
        <w:t xml:space="preserve"> </w:t>
      </w:r>
    </w:p>
    <w:p w14:paraId="05D4C55A" w14:textId="2F2DF7A7" w:rsidR="00A6533C" w:rsidRPr="00F40D4B" w:rsidRDefault="001F2359" w:rsidP="009B508D">
      <w:pPr>
        <w:rPr>
          <w:rtl/>
        </w:rPr>
      </w:pPr>
      <w:r w:rsidRPr="001F2359">
        <w:rPr>
          <w:rStyle w:val="affffc"/>
          <w:rFonts w:hint="cs"/>
          <w:rtl/>
        </w:rPr>
        <w:t>ואמרה תורה</w:t>
      </w:r>
      <w:r w:rsidR="006F071F" w:rsidRPr="00F40D4B">
        <w:rPr>
          <w:rtl/>
        </w:rPr>
        <w:t xml:space="preserve"> </w:t>
      </w:r>
      <w:r w:rsidR="006F071F" w:rsidRPr="001F2359">
        <w:rPr>
          <w:rStyle w:val="affff8"/>
          <w:rtl/>
        </w:rPr>
        <w:t>להבדיל בין הקדש ובין הח</w:t>
      </w:r>
      <w:r w:rsidR="006F071F" w:rsidRPr="001F2359">
        <w:rPr>
          <w:rStyle w:val="affff8"/>
          <w:rFonts w:hint="cs"/>
          <w:rtl/>
        </w:rPr>
        <w:t>ו</w:t>
      </w:r>
      <w:r w:rsidR="006F071F" w:rsidRPr="001F2359">
        <w:rPr>
          <w:rStyle w:val="affff8"/>
          <w:rtl/>
        </w:rPr>
        <w:t>ל</w:t>
      </w:r>
      <w:r>
        <w:rPr>
          <w:rStyle w:val="affff8"/>
          <w:rFonts w:hint="cs"/>
          <w:rtl/>
        </w:rPr>
        <w:t>!</w:t>
      </w:r>
    </w:p>
    <w:p w14:paraId="6463BDD2" w14:textId="77777777" w:rsidR="001F2359" w:rsidRDefault="006F071F" w:rsidP="001F2359">
      <w:pPr>
        <w:pStyle w:val="36"/>
        <w:framePr w:wrap="notBeside"/>
        <w:rPr>
          <w:rtl/>
        </w:rPr>
      </w:pPr>
      <w:r w:rsidRPr="00F40D4B">
        <w:rPr>
          <w:rFonts w:hint="cs"/>
          <w:rtl/>
        </w:rPr>
        <w:t>-</w:t>
      </w:r>
      <w:r w:rsidRPr="00F40D4B">
        <w:rPr>
          <w:rtl/>
        </w:rPr>
        <w:tab/>
        <w:t>אלא,</w:t>
      </w:r>
    </w:p>
    <w:p w14:paraId="7416475C" w14:textId="274BEF12" w:rsidR="006F071F" w:rsidRPr="00F40D4B" w:rsidRDefault="006F071F" w:rsidP="009B508D">
      <w:pPr>
        <w:rPr>
          <w:rtl/>
        </w:rPr>
      </w:pPr>
      <w:r w:rsidRPr="00F40D4B">
        <w:rPr>
          <w:rtl/>
        </w:rPr>
        <w:t xml:space="preserve">מה </w:t>
      </w:r>
      <w:r w:rsidR="00237964" w:rsidRPr="00F40D4B">
        <w:rPr>
          <w:rtl/>
        </w:rPr>
        <w:t>שם</w:t>
      </w:r>
      <w:r w:rsidRPr="00F40D4B">
        <w:rPr>
          <w:rtl/>
        </w:rPr>
        <w:t xml:space="preserve"> </w:t>
      </w:r>
      <w:r w:rsidRPr="00F40D4B">
        <w:rPr>
          <w:rFonts w:hint="cs"/>
          <w:rtl/>
        </w:rPr>
        <w:t>'</w:t>
      </w:r>
      <w:r w:rsidRPr="00F40D4B">
        <w:rPr>
          <w:rtl/>
        </w:rPr>
        <w:t>בשעת ביאה</w:t>
      </w:r>
      <w:r w:rsidRPr="00F40D4B">
        <w:rPr>
          <w:rFonts w:hint="cs"/>
          <w:rtl/>
        </w:rPr>
        <w:t>'</w:t>
      </w:r>
      <w:r w:rsidRPr="00F40D4B">
        <w:rPr>
          <w:rtl/>
        </w:rPr>
        <w:t xml:space="preserve"> לא תהא שכרות, </w:t>
      </w:r>
      <w:r w:rsidR="001F2359">
        <w:rPr>
          <w:rFonts w:hint="cs"/>
          <w:rtl/>
        </w:rPr>
        <w:t xml:space="preserve">גם </w:t>
      </w:r>
      <w:r w:rsidRPr="00F40D4B">
        <w:rPr>
          <w:rFonts w:hint="cs"/>
          <w:rtl/>
        </w:rPr>
        <w:t>'</w:t>
      </w:r>
      <w:r w:rsidRPr="00F40D4B">
        <w:rPr>
          <w:rtl/>
        </w:rPr>
        <w:t>בשעת דישה</w:t>
      </w:r>
      <w:r w:rsidRPr="00F40D4B">
        <w:rPr>
          <w:rFonts w:hint="cs"/>
          <w:rtl/>
        </w:rPr>
        <w:t>'</w:t>
      </w:r>
      <w:r w:rsidRPr="00F40D4B">
        <w:rPr>
          <w:rtl/>
        </w:rPr>
        <w:t xml:space="preserve"> לא תהא חסימה.</w:t>
      </w:r>
    </w:p>
    <w:p w14:paraId="72125FDF" w14:textId="77777777" w:rsidR="00A6533C" w:rsidRPr="00F40D4B" w:rsidRDefault="00A6533C" w:rsidP="00A6533C">
      <w:pPr>
        <w:pStyle w:val="aff9"/>
        <w:rPr>
          <w:rtl/>
        </w:rPr>
      </w:pPr>
      <w:r w:rsidRPr="00F40D4B">
        <w:rPr>
          <w:rtl/>
        </w:rPr>
        <w:t>***</w:t>
      </w:r>
    </w:p>
    <w:bookmarkEnd w:id="12"/>
    <w:p w14:paraId="5B72AA29" w14:textId="77777777" w:rsidR="001F2359" w:rsidRDefault="006F071F" w:rsidP="001F2359">
      <w:pPr>
        <w:pStyle w:val="36"/>
        <w:framePr w:wrap="notBeside"/>
        <w:rPr>
          <w:rtl/>
        </w:rPr>
      </w:pPr>
      <w:r w:rsidRPr="00F40D4B">
        <w:rPr>
          <w:rtl/>
        </w:rPr>
        <w:t>ת"ר:</w:t>
      </w:r>
    </w:p>
    <w:p w14:paraId="7C03ADDF" w14:textId="2137DD34" w:rsidR="006F071F" w:rsidRPr="00F40D4B" w:rsidRDefault="006F071F" w:rsidP="00B30651">
      <w:pPr>
        <w:spacing w:after="60"/>
        <w:rPr>
          <w:rtl/>
        </w:rPr>
      </w:pPr>
      <w:r w:rsidRPr="001F2359">
        <w:rPr>
          <w:b/>
          <w:bCs/>
          <w:rtl/>
        </w:rPr>
        <w:t>החוסם את הפרה והמזווג בכלאים</w:t>
      </w:r>
      <w:r w:rsidRPr="00F40D4B">
        <w:rPr>
          <w:rtl/>
        </w:rPr>
        <w:t xml:space="preserve"> - פטור, </w:t>
      </w:r>
      <w:r w:rsidR="001F2359">
        <w:rPr>
          <w:rFonts w:hint="cs"/>
          <w:rtl/>
        </w:rPr>
        <w:t>ו</w:t>
      </w:r>
      <w:r w:rsidRPr="00F40D4B">
        <w:rPr>
          <w:rtl/>
        </w:rPr>
        <w:t xml:space="preserve">לוקה </w:t>
      </w:r>
      <w:r w:rsidR="001F2359">
        <w:rPr>
          <w:rFonts w:hint="cs"/>
          <w:rtl/>
        </w:rPr>
        <w:t xml:space="preserve">רק על </w:t>
      </w:r>
      <w:r w:rsidRPr="00F40D4B">
        <w:rPr>
          <w:rtl/>
        </w:rPr>
        <w:t>דש ומנהיג.</w:t>
      </w:r>
    </w:p>
    <w:p w14:paraId="65E075D0" w14:textId="72DF1FF7" w:rsidR="001F2359" w:rsidRDefault="006F071F" w:rsidP="001F2359">
      <w:pPr>
        <w:pStyle w:val="36"/>
        <w:framePr w:wrap="notBeside"/>
        <w:rPr>
          <w:rtl/>
        </w:rPr>
      </w:pPr>
      <w:r w:rsidRPr="00F40D4B">
        <w:rPr>
          <w:rtl/>
        </w:rPr>
        <w:t>איתמר</w:t>
      </w:r>
    </w:p>
    <w:p w14:paraId="56842B22" w14:textId="77777777" w:rsidR="001F2359" w:rsidRDefault="006F071F" w:rsidP="009B508D">
      <w:pPr>
        <w:rPr>
          <w:rtl/>
        </w:rPr>
      </w:pPr>
      <w:r w:rsidRPr="001F2359">
        <w:rPr>
          <w:b/>
          <w:bCs/>
          <w:rtl/>
        </w:rPr>
        <w:t>חסמה בקול והנהיגה בקול,</w:t>
      </w:r>
      <w:r w:rsidRPr="00F40D4B">
        <w:rPr>
          <w:rtl/>
        </w:rPr>
        <w:t xml:space="preserve"> </w:t>
      </w:r>
    </w:p>
    <w:p w14:paraId="07F6DDBA" w14:textId="2CC80332" w:rsidR="006F071F" w:rsidRPr="00F40D4B" w:rsidRDefault="00B30651" w:rsidP="00B30651">
      <w:pPr>
        <w:rPr>
          <w:rtl/>
        </w:rPr>
      </w:pPr>
      <w:r w:rsidRPr="00B30651">
        <w:rPr>
          <w:rStyle w:val="affffc"/>
          <w:rFonts w:hint="cs"/>
          <w:rtl/>
        </w:rPr>
        <w:t>רי''ו</w:t>
      </w:r>
      <w:r>
        <w:rPr>
          <w:rStyle w:val="affffc"/>
          <w:rFonts w:hint="cs"/>
          <w:rtl/>
        </w:rPr>
        <w:t>:</w:t>
      </w:r>
      <w:r>
        <w:t xml:space="preserve"> </w:t>
      </w:r>
      <w:r w:rsidR="006F071F" w:rsidRPr="00AF7DD7">
        <w:rPr>
          <w:b/>
          <w:bCs/>
          <w:rtl/>
        </w:rPr>
        <w:t>חייב,</w:t>
      </w:r>
      <w:r w:rsidR="006F071F" w:rsidRPr="00F40D4B">
        <w:rPr>
          <w:rtl/>
        </w:rPr>
        <w:t xml:space="preserve"> עקימת פיו הויא מעשה.</w:t>
      </w:r>
      <w:r>
        <w:rPr>
          <w:rFonts w:hint="cs"/>
          <w:rtl/>
        </w:rPr>
        <w:t xml:space="preserve"> </w:t>
      </w:r>
      <w:r w:rsidR="006F071F" w:rsidRPr="00B30651">
        <w:rPr>
          <w:rStyle w:val="affffc"/>
          <w:rtl/>
        </w:rPr>
        <w:t>ר"</w:t>
      </w:r>
      <w:r w:rsidR="006F071F" w:rsidRPr="00B30651">
        <w:rPr>
          <w:rStyle w:val="affffc"/>
          <w:rFonts w:hint="cs"/>
          <w:rtl/>
        </w:rPr>
        <w:t>ל</w:t>
      </w:r>
      <w:r w:rsidR="006F071F" w:rsidRPr="00B30651">
        <w:rPr>
          <w:rStyle w:val="affffc"/>
          <w:rtl/>
        </w:rPr>
        <w:t>:</w:t>
      </w:r>
      <w:r>
        <w:rPr>
          <w:rStyle w:val="affffc"/>
          <w:rFonts w:hint="cs"/>
          <w:rtl/>
        </w:rPr>
        <w:t xml:space="preserve"> </w:t>
      </w:r>
      <w:r w:rsidR="006F071F" w:rsidRPr="00AF7DD7">
        <w:rPr>
          <w:b/>
          <w:bCs/>
          <w:rtl/>
        </w:rPr>
        <w:t>פטור,</w:t>
      </w:r>
      <w:r w:rsidR="006F071F" w:rsidRPr="00F40D4B">
        <w:rPr>
          <w:rtl/>
        </w:rPr>
        <w:t xml:space="preserve"> </w:t>
      </w:r>
      <w:r>
        <w:rPr>
          <w:rFonts w:hint="cs"/>
          <w:rtl/>
        </w:rPr>
        <w:t>קול - אינו מעשה</w:t>
      </w:r>
      <w:r w:rsidR="006F071F" w:rsidRPr="00F40D4B">
        <w:rPr>
          <w:rtl/>
        </w:rPr>
        <w:t>.</w:t>
      </w:r>
    </w:p>
    <w:p w14:paraId="24A4E7A9" w14:textId="77777777" w:rsidR="006F071F" w:rsidRPr="00F40D4B" w:rsidRDefault="006F071F" w:rsidP="00A6533C">
      <w:pPr>
        <w:pStyle w:val="affe"/>
        <w:framePr w:wrap="around"/>
        <w:rPr>
          <w:rtl/>
        </w:rPr>
      </w:pPr>
      <w:r w:rsidRPr="00F40D4B">
        <w:rPr>
          <w:rtl/>
        </w:rPr>
        <w:t>צא.</w:t>
      </w:r>
    </w:p>
    <w:p w14:paraId="2DAF4866" w14:textId="04B34DB1" w:rsidR="001F2359" w:rsidRDefault="00B30651" w:rsidP="001F2359">
      <w:pPr>
        <w:pStyle w:val="36"/>
        <w:framePr w:wrap="notBeside"/>
        <w:rPr>
          <w:rtl/>
        </w:rPr>
      </w:pPr>
      <w:r>
        <w:rPr>
          <w:rFonts w:hint="cs"/>
          <w:rtl/>
        </w:rPr>
        <w:t xml:space="preserve">הקשה </w:t>
      </w:r>
      <w:r w:rsidR="006F071F" w:rsidRPr="00F40D4B">
        <w:rPr>
          <w:rtl/>
        </w:rPr>
        <w:t>רי"ו</w:t>
      </w:r>
    </w:p>
    <w:p w14:paraId="655815FC" w14:textId="23CC4F5C" w:rsidR="006F071F" w:rsidRPr="00F40D4B" w:rsidRDefault="006F071F" w:rsidP="009B508D">
      <w:pPr>
        <w:rPr>
          <w:rtl/>
        </w:rPr>
      </w:pPr>
      <w:r w:rsidRPr="00F40D4B">
        <w:rPr>
          <w:rtl/>
        </w:rPr>
        <w:t>לא שאדם רשאי להמיר, אלא שאם המיר מומר, וסופג את הארבעים.</w:t>
      </w:r>
    </w:p>
    <w:p w14:paraId="79182BD7" w14:textId="77777777" w:rsidR="001F2359" w:rsidRDefault="006F071F" w:rsidP="001F2359">
      <w:pPr>
        <w:pStyle w:val="36"/>
        <w:framePr w:wrap="notBeside"/>
        <w:rPr>
          <w:rtl/>
        </w:rPr>
      </w:pPr>
      <w:r w:rsidRPr="00F40D4B">
        <w:rPr>
          <w:rtl/>
        </w:rPr>
        <w:t>- א"</w:t>
      </w:r>
      <w:r w:rsidRPr="00F40D4B">
        <w:rPr>
          <w:rFonts w:hint="cs"/>
          <w:rtl/>
        </w:rPr>
        <w:t>ל</w:t>
      </w:r>
      <w:r w:rsidRPr="00F40D4B">
        <w:rPr>
          <w:rtl/>
        </w:rPr>
        <w:t>:</w:t>
      </w:r>
    </w:p>
    <w:p w14:paraId="7F504B58" w14:textId="20D98825" w:rsidR="006F071F" w:rsidRPr="00F40D4B" w:rsidRDefault="006F071F" w:rsidP="009B508D">
      <w:pPr>
        <w:rPr>
          <w:rtl/>
        </w:rPr>
      </w:pPr>
      <w:r>
        <w:rPr>
          <w:rtl/>
        </w:rPr>
        <w:t xml:space="preserve">הא מני – </w:t>
      </w:r>
      <w:r>
        <w:rPr>
          <w:rStyle w:val="affffc"/>
          <w:rtl/>
          <w:rPrChange w:id="9236" w:author="מנוע אמוראים" w:date="2026-10-05T16:41:14Z">
            <w:rPr>
              <w:rtl/>
            </w:rPr>
          </w:rPrChange>
        </w:rPr>
        <w:t xml:space="preserve">ר"</w:t>
      </w:r>
      <w:r>
        <w:rPr>
          <w:rStyle w:val="affffc"/>
          <w:rFonts w:hint="cs"/>
          <w:rtl/>
          <w:rPrChange w:id="9237" w:author="מנוע אמוראים" w:date="2026-10-05T16:41:14Z">
            <w:rPr>
              <w:rFonts w:hint="cs"/>
              <w:rtl/>
            </w:rPr>
          </w:rPrChange>
        </w:rPr>
        <w:t xml:space="preserve">י</w:t>
      </w:r>
      <w:r w:rsidRPr="00F40D4B">
        <w:rPr>
          <w:rtl/>
        </w:rPr>
        <w:t xml:space="preserve"> היא, </w:t>
      </w:r>
      <w:r w:rsidRPr="00B30651">
        <w:rPr>
          <w:rStyle w:val="affffc"/>
          <w:rtl/>
        </w:rPr>
        <w:t>דאמר:</w:t>
      </w:r>
      <w:r w:rsidRPr="00F40D4B">
        <w:rPr>
          <w:rtl/>
        </w:rPr>
        <w:t xml:space="preserve"> לאו שאין בו מעשה לוקין עליו.</w:t>
      </w:r>
    </w:p>
    <w:p w14:paraId="327A091D" w14:textId="77777777" w:rsidR="001F2359" w:rsidRDefault="006F071F" w:rsidP="001F2359">
      <w:pPr>
        <w:pStyle w:val="36"/>
        <w:framePr w:wrap="notBeside"/>
        <w:rPr>
          <w:rtl/>
        </w:rPr>
      </w:pPr>
      <w:r w:rsidRPr="00F40D4B">
        <w:rPr>
          <w:rFonts w:hint="cs"/>
          <w:rtl/>
        </w:rPr>
        <w:t>ואין לפרוך</w:t>
      </w:r>
    </w:p>
    <w:p w14:paraId="55E74766" w14:textId="77777777" w:rsidR="00B30651" w:rsidRDefault="006F071F" w:rsidP="009B508D">
      <w:pPr>
        <w:rPr>
          <w:rtl/>
        </w:rPr>
      </w:pPr>
      <w:r w:rsidRPr="00B30651">
        <w:rPr>
          <w:rStyle w:val="affffc"/>
          <w:rFonts w:hint="cs"/>
          <w:rtl/>
        </w:rPr>
        <w:t>ד</w:t>
      </w:r>
      <w:r w:rsidRPr="00B30651">
        <w:rPr>
          <w:rStyle w:val="affffc"/>
          <w:rtl/>
        </w:rPr>
        <w:t>רישא</w:t>
      </w:r>
      <w:r w:rsidRPr="00F40D4B">
        <w:rPr>
          <w:rtl/>
        </w:rPr>
        <w:t xml:space="preserve"> הכל ממירין אנשים </w:t>
      </w:r>
      <w:r w:rsidRPr="00F40D4B">
        <w:rPr>
          <w:rFonts w:hint="cs"/>
          <w:rtl/>
        </w:rPr>
        <w:t>ו</w:t>
      </w:r>
      <w:r w:rsidRPr="00F40D4B">
        <w:rPr>
          <w:rtl/>
        </w:rPr>
        <w:t>נשים.</w:t>
      </w:r>
      <w:r w:rsidRPr="00F40D4B">
        <w:rPr>
          <w:rFonts w:hint="cs"/>
          <w:rtl/>
        </w:rPr>
        <w:t xml:space="preserve"> </w:t>
      </w:r>
      <w:r w:rsidR="001F2359">
        <w:rPr>
          <w:rFonts w:hint="cs"/>
          <w:rtl/>
        </w:rPr>
        <w:t xml:space="preserve">להביא </w:t>
      </w:r>
      <w:r w:rsidRPr="00F40D4B">
        <w:rPr>
          <w:rFonts w:hint="cs"/>
          <w:rtl/>
        </w:rPr>
        <w:t xml:space="preserve">יורש </w:t>
      </w:r>
    </w:p>
    <w:p w14:paraId="46677743" w14:textId="6A7CEEEF" w:rsidR="006F071F" w:rsidRPr="00F40D4B" w:rsidRDefault="006F071F" w:rsidP="009B508D">
      <w:pPr>
        <w:rPr>
          <w:rtl/>
        </w:rPr>
      </w:pPr>
      <w:r w:rsidRPr="001F2359">
        <w:rPr>
          <w:rStyle w:val="affffc"/>
          <w:rFonts w:hint="cs"/>
          <w:rtl/>
        </w:rPr>
        <w:t>ודלא כר</w:t>
      </w:r>
      <w:r w:rsidRPr="001F2359">
        <w:rPr>
          <w:rStyle w:val="affffc"/>
          <w:rtl/>
        </w:rPr>
        <w:t>"</w:t>
      </w:r>
      <w:r w:rsidRPr="001F2359">
        <w:rPr>
          <w:rStyle w:val="affffc"/>
          <w:rFonts w:hint="cs"/>
          <w:rtl/>
        </w:rPr>
        <w:t>י</w:t>
      </w:r>
      <w:r w:rsidRPr="00F40D4B">
        <w:rPr>
          <w:rFonts w:hint="cs"/>
          <w:rtl/>
        </w:rPr>
        <w:t xml:space="preserve"> </w:t>
      </w:r>
      <w:r w:rsidR="001F2359">
        <w:rPr>
          <w:rFonts w:hint="cs"/>
          <w:rtl/>
        </w:rPr>
        <w:t>ש</w:t>
      </w:r>
      <w:r w:rsidRPr="00F40D4B">
        <w:rPr>
          <w:rFonts w:hint="cs"/>
          <w:rtl/>
        </w:rPr>
        <w:t>אינו ממיר ואינו סומך</w:t>
      </w:r>
    </w:p>
    <w:p w14:paraId="47A3FC3D" w14:textId="77777777" w:rsidR="001F2359" w:rsidRDefault="006F071F" w:rsidP="001F2359">
      <w:pPr>
        <w:pStyle w:val="36"/>
        <w:framePr w:wrap="notBeside"/>
        <w:rPr>
          <w:rtl/>
        </w:rPr>
      </w:pPr>
      <w:r w:rsidRPr="00F40D4B">
        <w:rPr>
          <w:rtl/>
        </w:rPr>
        <w:t xml:space="preserve">- האי תנא </w:t>
      </w:r>
    </w:p>
    <w:p w14:paraId="0A572EC4" w14:textId="02E73A92" w:rsidR="006F071F" w:rsidRPr="00F40D4B" w:rsidRDefault="001F2359" w:rsidP="009B508D">
      <w:pPr>
        <w:rPr>
          <w:rtl/>
        </w:rPr>
      </w:pPr>
      <w:r>
        <w:rPr>
          <w:rFonts w:hint="cs"/>
          <w:rtl/>
        </w:rPr>
        <w:t>ס</w:t>
      </w:r>
      <w:r w:rsidR="006F071F" w:rsidRPr="00F40D4B">
        <w:rPr>
          <w:rtl/>
        </w:rPr>
        <w:t>"ל כ</w:t>
      </w:r>
      <w:r w:rsidR="00B30651">
        <w:rPr>
          <w:rFonts w:hint="cs"/>
          <w:rtl/>
        </w:rPr>
        <w:t xml:space="preserve">ר''י </w:t>
      </w:r>
      <w:r w:rsidR="006F071F" w:rsidRPr="00F40D4B">
        <w:rPr>
          <w:rtl/>
        </w:rPr>
        <w:t xml:space="preserve">בחדא, </w:t>
      </w:r>
      <w:r w:rsidR="00B30651">
        <w:rPr>
          <w:rFonts w:hint="cs"/>
          <w:rtl/>
        </w:rPr>
        <w:t xml:space="preserve">וחלק עליו </w:t>
      </w:r>
      <w:r w:rsidR="006F071F" w:rsidRPr="00F40D4B">
        <w:rPr>
          <w:rtl/>
        </w:rPr>
        <w:t>בחדא.</w:t>
      </w:r>
    </w:p>
    <w:p w14:paraId="44050A3E" w14:textId="77777777" w:rsidR="00A6533C" w:rsidRPr="00F40D4B" w:rsidRDefault="00A6533C" w:rsidP="00A6533C">
      <w:pPr>
        <w:pStyle w:val="aff9"/>
        <w:rPr>
          <w:rtl/>
        </w:rPr>
      </w:pPr>
      <w:r w:rsidRPr="00F40D4B">
        <w:rPr>
          <w:rtl/>
        </w:rPr>
        <w:t>***</w:t>
      </w:r>
    </w:p>
    <w:p w14:paraId="4189649F" w14:textId="77777777" w:rsidR="001F2359" w:rsidRDefault="006F071F" w:rsidP="001F2359">
      <w:pPr>
        <w:pStyle w:val="36"/>
        <w:framePr w:wrap="notBeside"/>
        <w:rPr>
          <w:rtl/>
        </w:rPr>
      </w:pPr>
      <w:r w:rsidRPr="00F40D4B">
        <w:rPr>
          <w:rtl/>
        </w:rPr>
        <w:t>ת"ר:</w:t>
      </w:r>
    </w:p>
    <w:p w14:paraId="08C90741" w14:textId="5B690749" w:rsidR="006F071F" w:rsidRPr="00F40D4B" w:rsidRDefault="006F071F" w:rsidP="009B508D">
      <w:pPr>
        <w:rPr>
          <w:rtl/>
        </w:rPr>
      </w:pPr>
      <w:r w:rsidRPr="00891376">
        <w:rPr>
          <w:b/>
          <w:bCs/>
          <w:rtl/>
        </w:rPr>
        <w:t>החוסם את הפרה ודש בה</w:t>
      </w:r>
      <w:r w:rsidRPr="00F40D4B">
        <w:rPr>
          <w:rtl/>
        </w:rPr>
        <w:t xml:space="preserve"> - לוקה, ומשלם ארבעה קבין לפרה, ושלשה קבין לחמור.</w:t>
      </w:r>
    </w:p>
    <w:p w14:paraId="12980A9C" w14:textId="77777777" w:rsidR="00891376" w:rsidRDefault="006F071F" w:rsidP="00891376">
      <w:pPr>
        <w:pStyle w:val="36"/>
        <w:framePr w:wrap="notBeside"/>
        <w:rPr>
          <w:rtl/>
        </w:rPr>
      </w:pPr>
      <w:r w:rsidRPr="00F40D4B">
        <w:rPr>
          <w:rFonts w:hint="cs"/>
          <w:rtl/>
        </w:rPr>
        <w:t>וכר</w:t>
      </w:r>
      <w:r w:rsidRPr="00F40D4B">
        <w:rPr>
          <w:rtl/>
        </w:rPr>
        <w:t>"</w:t>
      </w:r>
      <w:r w:rsidRPr="00F40D4B">
        <w:rPr>
          <w:rFonts w:hint="cs"/>
          <w:rtl/>
        </w:rPr>
        <w:t>מ</w:t>
      </w:r>
    </w:p>
    <w:p w14:paraId="2327F1AD" w14:textId="525E2DA4" w:rsidR="006F071F" w:rsidRPr="00F40D4B" w:rsidRDefault="006F071F" w:rsidP="009B508D">
      <w:pPr>
        <w:rPr>
          <w:rtl/>
        </w:rPr>
      </w:pPr>
      <w:r w:rsidRPr="00F40D4B">
        <w:rPr>
          <w:rFonts w:hint="cs"/>
          <w:rtl/>
        </w:rPr>
        <w:t xml:space="preserve">דלוקה ומשלם </w:t>
      </w:r>
      <w:r w:rsidRPr="00891376">
        <w:rPr>
          <w:rStyle w:val="affffc"/>
          <w:rFonts w:hint="cs"/>
          <w:rtl/>
        </w:rPr>
        <w:t>והך דרבא</w:t>
      </w:r>
      <w:r w:rsidRPr="00891376">
        <w:rPr>
          <w:rStyle w:val="affffc"/>
          <w:rtl/>
        </w:rPr>
        <w:t>:</w:t>
      </w:r>
      <w:r w:rsidRPr="00F40D4B">
        <w:rPr>
          <w:rtl/>
        </w:rPr>
        <w:t xml:space="preserve"> </w:t>
      </w:r>
      <w:r w:rsidRPr="00F40D4B">
        <w:rPr>
          <w:rFonts w:hint="cs"/>
          <w:rtl/>
        </w:rPr>
        <w:t>ד</w:t>
      </w:r>
      <w:r w:rsidRPr="00F40D4B">
        <w:rPr>
          <w:rtl/>
        </w:rPr>
        <w:t>אתנן אסרה תורה ואפי</w:t>
      </w:r>
      <w:r w:rsidRPr="00F40D4B">
        <w:rPr>
          <w:rFonts w:hint="cs"/>
          <w:rtl/>
        </w:rPr>
        <w:t>'</w:t>
      </w:r>
      <w:r w:rsidRPr="00F40D4B">
        <w:rPr>
          <w:rtl/>
        </w:rPr>
        <w:t xml:space="preserve"> בא על אמו.</w:t>
      </w:r>
    </w:p>
    <w:p w14:paraId="78BF3A49" w14:textId="77777777" w:rsidR="00891376" w:rsidRDefault="006F071F" w:rsidP="00891376">
      <w:pPr>
        <w:pStyle w:val="36"/>
        <w:framePr w:wrap="notBeside"/>
        <w:rPr>
          <w:rtl/>
        </w:rPr>
      </w:pPr>
      <w:r w:rsidRPr="00F40D4B">
        <w:rPr>
          <w:rFonts w:hint="cs"/>
          <w:rtl/>
        </w:rPr>
        <w:t>ר"פ</w:t>
      </w:r>
      <w:r w:rsidRPr="00F40D4B">
        <w:rPr>
          <w:rtl/>
        </w:rPr>
        <w:t>:</w:t>
      </w:r>
    </w:p>
    <w:p w14:paraId="4E6F4201" w14:textId="3BFC81B3" w:rsidR="006F071F" w:rsidRPr="00F40D4B" w:rsidRDefault="006F071F" w:rsidP="00891376">
      <w:pPr>
        <w:rPr>
          <w:rtl/>
        </w:rPr>
      </w:pPr>
      <w:r w:rsidRPr="00F40D4B">
        <w:rPr>
          <w:rtl/>
        </w:rPr>
        <w:t xml:space="preserve">משעת משיכה </w:t>
      </w:r>
      <w:r w:rsidR="00891376">
        <w:rPr>
          <w:rFonts w:hint="cs"/>
          <w:rtl/>
        </w:rPr>
        <w:t xml:space="preserve">נתחייב </w:t>
      </w:r>
      <w:r w:rsidRPr="00F40D4B">
        <w:rPr>
          <w:rtl/>
        </w:rPr>
        <w:t xml:space="preserve">במזונותיה, </w:t>
      </w:r>
      <w:r w:rsidR="00891376">
        <w:rPr>
          <w:rFonts w:hint="cs"/>
          <w:rtl/>
        </w:rPr>
        <w:t xml:space="preserve">ולא לוקה </w:t>
      </w:r>
      <w:r w:rsidRPr="00F40D4B">
        <w:rPr>
          <w:rtl/>
        </w:rPr>
        <w:t>עד שעת חסימה.</w:t>
      </w:r>
    </w:p>
    <w:p w14:paraId="4B22AB1F" w14:textId="77777777" w:rsidR="00A6533C" w:rsidRPr="00F40D4B" w:rsidRDefault="00A6533C" w:rsidP="00A6533C">
      <w:pPr>
        <w:pStyle w:val="aff9"/>
        <w:rPr>
          <w:rtl/>
        </w:rPr>
      </w:pPr>
      <w:r w:rsidRPr="00F40D4B">
        <w:rPr>
          <w:rtl/>
        </w:rPr>
        <w:t>***</w:t>
      </w:r>
    </w:p>
    <w:p w14:paraId="5E39A7B9" w14:textId="3B1C2F43" w:rsidR="00F656B6" w:rsidRDefault="00B30651" w:rsidP="00F656B6">
      <w:pPr>
        <w:pStyle w:val="36"/>
        <w:framePr w:wrap="notBeside"/>
        <w:rPr>
          <w:rtl/>
        </w:rPr>
      </w:pPr>
      <w:r>
        <w:rPr>
          <w:rFonts w:hint="cs"/>
          <w:rtl/>
        </w:rPr>
        <w:t>בעו מרפב''א</w:t>
      </w:r>
    </w:p>
    <w:p w14:paraId="536C93DD" w14:textId="7940E46A" w:rsidR="006F071F" w:rsidRPr="00F40D4B" w:rsidRDefault="00B30651" w:rsidP="00B30651">
      <w:pPr>
        <w:pStyle w:val="affff9"/>
        <w:rPr>
          <w:rtl/>
        </w:rPr>
      </w:pPr>
      <w:r>
        <w:rPr>
          <w:rFonts w:hint="cs"/>
          <w:rtl/>
        </w:rPr>
        <w:t>בעו ופשטו לאיסור</w:t>
      </w:r>
      <w:r w:rsidR="006F071F" w:rsidRPr="00F40D4B">
        <w:rPr>
          <w:rtl/>
        </w:rPr>
        <w:t>, חדא כהלכתא וחדא דלאו כהלכתא.</w:t>
      </w:r>
    </w:p>
    <w:p w14:paraId="466748F7" w14:textId="7466A1A7" w:rsidR="00F656B6" w:rsidRDefault="006F071F" w:rsidP="00F656B6">
      <w:pPr>
        <w:pStyle w:val="36"/>
        <w:framePr w:wrap="notBeside"/>
        <w:rPr>
          <w:rtl/>
        </w:rPr>
      </w:pPr>
      <w:r w:rsidRPr="00F40D4B">
        <w:rPr>
          <w:rtl/>
        </w:rPr>
        <w:t>בעו:</w:t>
      </w:r>
    </w:p>
    <w:p w14:paraId="2168D11D" w14:textId="5BF1B8C5" w:rsidR="00A6533C" w:rsidRPr="00F40D4B" w:rsidRDefault="006F071F" w:rsidP="009B508D">
      <w:pPr>
        <w:rPr>
          <w:rtl/>
        </w:rPr>
      </w:pPr>
      <w:r w:rsidRPr="00B30651">
        <w:rPr>
          <w:b/>
          <w:bCs/>
          <w:rtl/>
        </w:rPr>
        <w:t>מהו ללוש את העיסה בחלב?</w:t>
      </w:r>
      <w:r w:rsidRPr="00F40D4B">
        <w:rPr>
          <w:rtl/>
        </w:rPr>
        <w:t xml:space="preserve"> </w:t>
      </w:r>
      <w:r w:rsidR="00F656B6">
        <w:rPr>
          <w:rFonts w:hint="cs"/>
          <w:rtl/>
        </w:rPr>
        <w:t xml:space="preserve"> </w:t>
      </w:r>
      <w:r w:rsidR="00F656B6" w:rsidRPr="00B30651">
        <w:rPr>
          <w:rStyle w:val="affffc"/>
          <w:rFonts w:hint="cs"/>
          <w:rtl/>
        </w:rPr>
        <w:t>ופשטו</w:t>
      </w:r>
      <w:r w:rsidR="00F656B6">
        <w:rPr>
          <w:rFonts w:hint="cs"/>
          <w:rtl/>
        </w:rPr>
        <w:t xml:space="preserve"> </w:t>
      </w:r>
      <w:r w:rsidRPr="00F40D4B">
        <w:rPr>
          <w:rtl/>
        </w:rPr>
        <w:t>לאיסור כהלכתא</w:t>
      </w:r>
    </w:p>
    <w:p w14:paraId="0BE8A0CC" w14:textId="77777777" w:rsidR="00F656B6" w:rsidRDefault="006F071F" w:rsidP="00F656B6">
      <w:pPr>
        <w:pStyle w:val="36"/>
        <w:framePr w:wrap="notBeside"/>
        <w:rPr>
          <w:rStyle w:val="affffc"/>
          <w:rtl/>
        </w:rPr>
      </w:pPr>
      <w:r w:rsidRPr="00F656B6">
        <w:rPr>
          <w:rStyle w:val="affffc"/>
          <w:rtl/>
        </w:rPr>
        <w:lastRenderedPageBreak/>
        <w:t>דתניא:</w:t>
      </w:r>
    </w:p>
    <w:p w14:paraId="0FD71172" w14:textId="77777777" w:rsidR="00F656B6" w:rsidRDefault="006F071F" w:rsidP="00F656B6">
      <w:pPr>
        <w:rPr>
          <w:rtl/>
        </w:rPr>
      </w:pPr>
      <w:r w:rsidRPr="00F40D4B">
        <w:rPr>
          <w:rtl/>
        </w:rPr>
        <w:t xml:space="preserve">אין לשין את העיסה בחלב, </w:t>
      </w:r>
    </w:p>
    <w:p w14:paraId="259CE64E" w14:textId="579525C6" w:rsidR="006F071F" w:rsidRPr="00F40D4B" w:rsidRDefault="006F071F" w:rsidP="00F656B6">
      <w:pPr>
        <w:rPr>
          <w:rtl/>
        </w:rPr>
      </w:pPr>
      <w:r w:rsidRPr="00F40D4B">
        <w:rPr>
          <w:rtl/>
        </w:rPr>
        <w:t>ואם לש - כל הפת כולה אסורה, מפני הרגל עבירה.</w:t>
      </w:r>
    </w:p>
    <w:p w14:paraId="58410A2B" w14:textId="77777777" w:rsidR="00F656B6" w:rsidRDefault="006F071F" w:rsidP="00F656B6">
      <w:pPr>
        <w:pStyle w:val="36"/>
        <w:framePr w:wrap="notBeside"/>
        <w:rPr>
          <w:rStyle w:val="affffc"/>
          <w:rtl/>
        </w:rPr>
      </w:pPr>
      <w:r w:rsidRPr="00F656B6">
        <w:rPr>
          <w:rStyle w:val="affffc"/>
          <w:rFonts w:hint="cs"/>
          <w:rtl/>
        </w:rPr>
        <w:t>כיוצ</w:t>
      </w:r>
      <w:r w:rsidRPr="00F656B6">
        <w:rPr>
          <w:rStyle w:val="affffc"/>
          <w:rtl/>
        </w:rPr>
        <w:t>"</w:t>
      </w:r>
      <w:r w:rsidRPr="00F656B6">
        <w:rPr>
          <w:rStyle w:val="affffc"/>
          <w:rFonts w:hint="cs"/>
          <w:rtl/>
        </w:rPr>
        <w:t>ב</w:t>
      </w:r>
    </w:p>
    <w:p w14:paraId="07F6D3B7" w14:textId="77777777" w:rsidR="00F656B6" w:rsidRDefault="006F071F" w:rsidP="00F656B6">
      <w:pPr>
        <w:rPr>
          <w:rtl/>
        </w:rPr>
      </w:pPr>
      <w:r w:rsidRPr="00F40D4B">
        <w:rPr>
          <w:rtl/>
        </w:rPr>
        <w:t xml:space="preserve">אין טשין את התנור באליה, </w:t>
      </w:r>
    </w:p>
    <w:p w14:paraId="0F3C0107" w14:textId="1342E278" w:rsidR="006F071F" w:rsidRPr="00F40D4B" w:rsidRDefault="006F071F" w:rsidP="00F656B6">
      <w:pPr>
        <w:spacing w:after="60"/>
        <w:rPr>
          <w:rtl/>
        </w:rPr>
      </w:pPr>
      <w:r w:rsidRPr="00F40D4B">
        <w:rPr>
          <w:rtl/>
        </w:rPr>
        <w:t>ואם טש - כל הפת כולה אסורה, עד שיסיק את התנור.</w:t>
      </w:r>
    </w:p>
    <w:p w14:paraId="502E5622" w14:textId="77777777" w:rsidR="00F656B6" w:rsidRDefault="006F071F" w:rsidP="00F656B6">
      <w:pPr>
        <w:pStyle w:val="36"/>
        <w:framePr w:wrap="notBeside"/>
        <w:rPr>
          <w:rtl/>
        </w:rPr>
      </w:pPr>
      <w:r w:rsidRPr="00F40D4B">
        <w:rPr>
          <w:rtl/>
        </w:rPr>
        <w:t>ואידך בעו:</w:t>
      </w:r>
    </w:p>
    <w:p w14:paraId="0C000FFC" w14:textId="0E9DB413" w:rsidR="006F071F" w:rsidRPr="00F40D4B" w:rsidRDefault="00F656B6" w:rsidP="009B508D">
      <w:pPr>
        <w:rPr>
          <w:rtl/>
        </w:rPr>
      </w:pPr>
      <w:r w:rsidRPr="00F656B6">
        <w:rPr>
          <w:rFonts w:hint="cs"/>
          <w:b/>
          <w:bCs/>
          <w:rtl/>
        </w:rPr>
        <w:t>מ</w:t>
      </w:r>
      <w:r w:rsidR="006F071F" w:rsidRPr="00F656B6">
        <w:rPr>
          <w:b/>
          <w:bCs/>
          <w:rtl/>
        </w:rPr>
        <w:t>הו להכניס מין ושאינו מינו לדיר?</w:t>
      </w:r>
      <w:r w:rsidR="006F071F" w:rsidRPr="00F40D4B">
        <w:rPr>
          <w:rtl/>
        </w:rPr>
        <w:t xml:space="preserve"> ופשט</w:t>
      </w:r>
      <w:r>
        <w:rPr>
          <w:rFonts w:hint="cs"/>
          <w:rtl/>
        </w:rPr>
        <w:t xml:space="preserve">ו </w:t>
      </w:r>
      <w:r w:rsidR="006F071F" w:rsidRPr="00F40D4B">
        <w:rPr>
          <w:rtl/>
        </w:rPr>
        <w:t>לאיסור דלא כהלכתא.</w:t>
      </w:r>
    </w:p>
    <w:p w14:paraId="4977E4DA" w14:textId="77777777" w:rsidR="00F656B6" w:rsidRDefault="006F071F" w:rsidP="00F656B6">
      <w:pPr>
        <w:pStyle w:val="36"/>
        <w:framePr w:wrap="notBeside"/>
        <w:rPr>
          <w:rtl/>
        </w:rPr>
      </w:pPr>
      <w:r w:rsidRPr="00F40D4B">
        <w:rPr>
          <w:rtl/>
        </w:rPr>
        <w:t>ד</w:t>
      </w:r>
      <w:r w:rsidRPr="00F40D4B">
        <w:rPr>
          <w:rFonts w:hint="cs"/>
          <w:rtl/>
        </w:rPr>
        <w:t>ל</w:t>
      </w:r>
      <w:r w:rsidRPr="00F40D4B">
        <w:rPr>
          <w:rtl/>
        </w:rPr>
        <w:t>שמואל:</w:t>
      </w:r>
    </w:p>
    <w:p w14:paraId="0D4ED671" w14:textId="77777777" w:rsidR="00F656B6" w:rsidRDefault="006F071F" w:rsidP="00F656B6">
      <w:pPr>
        <w:rPr>
          <w:rtl/>
        </w:rPr>
      </w:pPr>
      <w:r w:rsidRPr="00F40D4B">
        <w:rPr>
          <w:rtl/>
        </w:rPr>
        <w:t xml:space="preserve">ובמנאפים -עד שיראו כדרך המנאפים, </w:t>
      </w:r>
    </w:p>
    <w:p w14:paraId="23370DD4" w14:textId="415CCF39" w:rsidR="006F071F" w:rsidRPr="00F40D4B" w:rsidRDefault="006F071F" w:rsidP="00F656B6">
      <w:pPr>
        <w:rPr>
          <w:rtl/>
        </w:rPr>
      </w:pPr>
      <w:r w:rsidRPr="00F40D4B">
        <w:rPr>
          <w:rtl/>
        </w:rPr>
        <w:t>ובכלאים -עד שיכניס כמכחול בשפופרת</w:t>
      </w:r>
      <w:r w:rsidR="00B30651">
        <w:rPr>
          <w:rFonts w:hint="cs"/>
          <w:rtl/>
        </w:rPr>
        <w:t>.</w:t>
      </w:r>
    </w:p>
    <w:p w14:paraId="04729D6E" w14:textId="77777777" w:rsidR="00F656B6" w:rsidRDefault="006F071F" w:rsidP="00F656B6">
      <w:pPr>
        <w:pStyle w:val="36"/>
        <w:framePr w:wrap="notBeside"/>
        <w:rPr>
          <w:rtl/>
        </w:rPr>
      </w:pPr>
      <w:r w:rsidRPr="00F40D4B">
        <w:rPr>
          <w:rFonts w:hint="cs"/>
          <w:rtl/>
        </w:rPr>
        <w:t>והך</w:t>
      </w:r>
    </w:p>
    <w:p w14:paraId="121A317F" w14:textId="348DDBC3" w:rsidR="006F071F" w:rsidRPr="00B30651" w:rsidRDefault="006F071F" w:rsidP="00B30651">
      <w:pPr>
        <w:spacing w:after="60"/>
        <w:rPr>
          <w:rtl/>
        </w:rPr>
      </w:pPr>
      <w:r w:rsidRPr="00B30651">
        <w:rPr>
          <w:rStyle w:val="affffc"/>
          <w:rFonts w:hint="cs"/>
          <w:rtl/>
        </w:rPr>
        <w:t>ד</w:t>
      </w:r>
      <w:r w:rsidRPr="00B30651">
        <w:rPr>
          <w:rStyle w:val="affffc"/>
          <w:rtl/>
        </w:rPr>
        <w:t>אילו נאמר</w:t>
      </w:r>
      <w:r w:rsidRPr="00F40D4B">
        <w:rPr>
          <w:rtl/>
        </w:rPr>
        <w:t xml:space="preserve"> </w:t>
      </w:r>
      <w:r w:rsidRPr="00F656B6">
        <w:rPr>
          <w:rStyle w:val="affff8"/>
          <w:rFonts w:hint="cs"/>
          <w:rtl/>
        </w:rPr>
        <w:t>'</w:t>
      </w:r>
      <w:r w:rsidRPr="00F656B6">
        <w:rPr>
          <w:rStyle w:val="affff8"/>
          <w:rtl/>
        </w:rPr>
        <w:t>בהמתך לא תרביע</w:t>
      </w:r>
      <w:r w:rsidRPr="00F656B6">
        <w:rPr>
          <w:rStyle w:val="affff8"/>
          <w:rFonts w:hint="cs"/>
          <w:rtl/>
        </w:rPr>
        <w:t>'</w:t>
      </w:r>
      <w:r w:rsidRPr="00F40D4B">
        <w:rPr>
          <w:rtl/>
        </w:rPr>
        <w:t xml:space="preserve"> ה</w:t>
      </w:r>
      <w:r w:rsidRPr="00F40D4B">
        <w:rPr>
          <w:rFonts w:hint="cs"/>
          <w:rtl/>
        </w:rPr>
        <w:t>ו</w:t>
      </w:r>
      <w:r w:rsidRPr="00F40D4B">
        <w:rPr>
          <w:rtl/>
        </w:rPr>
        <w:t>"</w:t>
      </w:r>
      <w:r w:rsidRPr="00F40D4B">
        <w:rPr>
          <w:rFonts w:hint="cs"/>
          <w:rtl/>
        </w:rPr>
        <w:t xml:space="preserve">א </w:t>
      </w:r>
      <w:r w:rsidRPr="00F40D4B">
        <w:rPr>
          <w:rtl/>
        </w:rPr>
        <w:t xml:space="preserve">לא </w:t>
      </w:r>
      <w:r w:rsidRPr="00B30651">
        <w:rPr>
          <w:b/>
          <w:bCs/>
          <w:rtl/>
        </w:rPr>
        <w:t>יאחוז</w:t>
      </w:r>
      <w:r w:rsidRPr="00F40D4B">
        <w:rPr>
          <w:rtl/>
        </w:rPr>
        <w:t xml:space="preserve"> הבהמה בשעה עולה עליה זכר,</w:t>
      </w:r>
      <w:r w:rsidRPr="00F656B6">
        <w:rPr>
          <w:rStyle w:val="affffc"/>
          <w:rFonts w:hint="cs"/>
          <w:rtl/>
        </w:rPr>
        <w:t xml:space="preserve"> </w:t>
      </w:r>
      <w:r w:rsidRPr="00F656B6">
        <w:rPr>
          <w:rStyle w:val="affffc"/>
          <w:rtl/>
        </w:rPr>
        <w:t>ת"</w:t>
      </w:r>
      <w:r w:rsidRPr="00F656B6">
        <w:rPr>
          <w:rStyle w:val="affffc"/>
          <w:rFonts w:hint="cs"/>
          <w:rtl/>
        </w:rPr>
        <w:t>ל</w:t>
      </w:r>
      <w:r w:rsidRPr="00F40D4B">
        <w:rPr>
          <w:rtl/>
        </w:rPr>
        <w:t xml:space="preserve"> </w:t>
      </w:r>
      <w:r w:rsidRPr="00F656B6">
        <w:rPr>
          <w:rStyle w:val="affff8"/>
          <w:rFonts w:hint="cs"/>
          <w:rtl/>
        </w:rPr>
        <w:t>'</w:t>
      </w:r>
      <w:r w:rsidRPr="00F656B6">
        <w:rPr>
          <w:rStyle w:val="affff8"/>
          <w:rtl/>
        </w:rPr>
        <w:t>כלאים</w:t>
      </w:r>
      <w:r w:rsidRPr="00F656B6">
        <w:rPr>
          <w:rStyle w:val="affff8"/>
          <w:rFonts w:hint="cs"/>
          <w:rtl/>
        </w:rPr>
        <w:t>'</w:t>
      </w:r>
      <w:r w:rsidRPr="00F656B6">
        <w:rPr>
          <w:rStyle w:val="affff8"/>
          <w:rtl/>
        </w:rPr>
        <w:t>.</w:t>
      </w:r>
      <w:r w:rsidR="00B30651">
        <w:rPr>
          <w:rStyle w:val="affff8"/>
          <w:rFonts w:hint="cs"/>
          <w:rtl/>
        </w:rPr>
        <w:t xml:space="preserve"> - </w:t>
      </w:r>
      <w:r w:rsidR="00B30651">
        <w:rPr>
          <w:rFonts w:hint="cs"/>
          <w:rtl/>
        </w:rPr>
        <w:t>אחיזה זו הכנסה ולישנא מעליא</w:t>
      </w:r>
    </w:p>
    <w:p w14:paraId="45F16ECE" w14:textId="77777777" w:rsidR="006F071F" w:rsidRPr="00F40D4B" w:rsidRDefault="006F071F" w:rsidP="00A6533C">
      <w:pPr>
        <w:pStyle w:val="affe"/>
        <w:framePr w:wrap="around"/>
        <w:rPr>
          <w:rtl/>
        </w:rPr>
      </w:pPr>
      <w:r w:rsidRPr="00F40D4B">
        <w:rPr>
          <w:rtl/>
        </w:rPr>
        <w:t>צא:</w:t>
      </w:r>
    </w:p>
    <w:p w14:paraId="3118EF6A" w14:textId="77777777" w:rsidR="00F656B6" w:rsidRDefault="006F071F" w:rsidP="00F656B6">
      <w:pPr>
        <w:pStyle w:val="36"/>
        <w:framePr w:wrap="notBeside"/>
        <w:rPr>
          <w:rtl/>
        </w:rPr>
      </w:pPr>
      <w:r w:rsidRPr="00F40D4B">
        <w:rPr>
          <w:rFonts w:hint="cs"/>
          <w:rtl/>
        </w:rPr>
        <w:t>ר'י</w:t>
      </w:r>
      <w:r w:rsidRPr="00F40D4B">
        <w:rPr>
          <w:rtl/>
        </w:rPr>
        <w:t>:</w:t>
      </w:r>
    </w:p>
    <w:p w14:paraId="31509AD2" w14:textId="77777777" w:rsidR="00F656B6" w:rsidRDefault="006F071F" w:rsidP="00B30651">
      <w:pPr>
        <w:pStyle w:val="affff9"/>
        <w:rPr>
          <w:rtl/>
        </w:rPr>
      </w:pPr>
      <w:r w:rsidRPr="00F40D4B">
        <w:rPr>
          <w:rtl/>
        </w:rPr>
        <w:t xml:space="preserve">מין במינו מותר להכניס כמכחול בשפופרת, </w:t>
      </w:r>
    </w:p>
    <w:p w14:paraId="5AD8AB8E" w14:textId="24F6B2D3" w:rsidR="00F656B6" w:rsidRDefault="006F071F" w:rsidP="00B30651">
      <w:pPr>
        <w:rPr>
          <w:rtl/>
        </w:rPr>
      </w:pPr>
      <w:r w:rsidRPr="00F40D4B">
        <w:rPr>
          <w:rtl/>
        </w:rPr>
        <w:t xml:space="preserve">ואפילו משום פריצותא </w:t>
      </w:r>
      <w:r w:rsidR="00B30651">
        <w:rPr>
          <w:rFonts w:hint="cs"/>
          <w:rtl/>
        </w:rPr>
        <w:t>אין</w:t>
      </w:r>
      <w:r w:rsidRPr="00F40D4B">
        <w:rPr>
          <w:rtl/>
        </w:rPr>
        <w:t>.</w:t>
      </w:r>
      <w:r w:rsidRPr="00F40D4B">
        <w:rPr>
          <w:rFonts w:hint="cs"/>
          <w:rtl/>
        </w:rPr>
        <w:t xml:space="preserve"> דבעבודתו</w:t>
      </w:r>
      <w:r w:rsidRPr="00F40D4B">
        <w:rPr>
          <w:rtl/>
        </w:rPr>
        <w:t xml:space="preserve"> טריד.</w:t>
      </w:r>
    </w:p>
    <w:p w14:paraId="6D923CA9" w14:textId="77777777" w:rsidR="00F656B6" w:rsidRDefault="006F071F" w:rsidP="00B30651">
      <w:pPr>
        <w:pStyle w:val="36"/>
        <w:framePr w:wrap="notBeside"/>
        <w:rPr>
          <w:rtl/>
        </w:rPr>
      </w:pPr>
      <w:r w:rsidRPr="00F40D4B">
        <w:rPr>
          <w:rtl/>
        </w:rPr>
        <w:t>מתיב ר</w:t>
      </w:r>
      <w:r w:rsidRPr="00F40D4B">
        <w:rPr>
          <w:rFonts w:hint="cs"/>
          <w:rtl/>
        </w:rPr>
        <w:t>אב</w:t>
      </w:r>
      <w:r w:rsidRPr="00F40D4B">
        <w:rPr>
          <w:rtl/>
        </w:rPr>
        <w:t>"</w:t>
      </w:r>
      <w:r w:rsidRPr="00F40D4B">
        <w:rPr>
          <w:rFonts w:hint="cs"/>
          <w:rtl/>
        </w:rPr>
        <w:t>א</w:t>
      </w:r>
      <w:r w:rsidRPr="00F40D4B">
        <w:rPr>
          <w:rtl/>
        </w:rPr>
        <w:t>:</w:t>
      </w:r>
    </w:p>
    <w:p w14:paraId="1744BFDD" w14:textId="77777777" w:rsidR="00B30651" w:rsidRDefault="006F071F" w:rsidP="009B508D">
      <w:pPr>
        <w:rPr>
          <w:rtl/>
        </w:rPr>
      </w:pPr>
      <w:r w:rsidRPr="00B30651">
        <w:rPr>
          <w:rStyle w:val="affffc"/>
          <w:rtl/>
        </w:rPr>
        <w:t>אלו נאמר</w:t>
      </w:r>
      <w:r w:rsidRPr="00F40D4B">
        <w:rPr>
          <w:rtl/>
        </w:rPr>
        <w:t xml:space="preserve"> </w:t>
      </w:r>
      <w:r w:rsidRPr="00F656B6">
        <w:rPr>
          <w:rStyle w:val="affff8"/>
          <w:rFonts w:hint="cs"/>
          <w:rtl/>
        </w:rPr>
        <w:t>'</w:t>
      </w:r>
      <w:r w:rsidRPr="00F656B6">
        <w:rPr>
          <w:rStyle w:val="affff8"/>
          <w:rtl/>
        </w:rPr>
        <w:t>בהמתך לא תרביע</w:t>
      </w:r>
      <w:r w:rsidRPr="00F656B6">
        <w:rPr>
          <w:rStyle w:val="affff8"/>
          <w:rFonts w:hint="cs"/>
          <w:rtl/>
        </w:rPr>
        <w:t>'</w:t>
      </w:r>
      <w:r w:rsidRPr="00F40D4B">
        <w:rPr>
          <w:rtl/>
        </w:rPr>
        <w:t xml:space="preserve"> </w:t>
      </w:r>
      <w:r w:rsidRPr="00F40D4B">
        <w:rPr>
          <w:rFonts w:hint="cs"/>
          <w:rtl/>
        </w:rPr>
        <w:t>הוו'א</w:t>
      </w:r>
      <w:r w:rsidRPr="00F40D4B">
        <w:rPr>
          <w:rtl/>
        </w:rPr>
        <w:t xml:space="preserve"> לא יאחוז הבהמה כדי שיעלה עליה זכר, </w:t>
      </w:r>
      <w:r w:rsidRPr="00F656B6">
        <w:rPr>
          <w:rStyle w:val="affffc"/>
          <w:rtl/>
        </w:rPr>
        <w:t>ת"</w:t>
      </w:r>
      <w:r w:rsidRPr="00F656B6">
        <w:rPr>
          <w:rStyle w:val="affffc"/>
          <w:rFonts w:hint="cs"/>
          <w:rtl/>
        </w:rPr>
        <w:t>ל</w:t>
      </w:r>
      <w:r w:rsidRPr="00F40D4B">
        <w:rPr>
          <w:rtl/>
        </w:rPr>
        <w:t xml:space="preserve"> כלאים</w:t>
      </w:r>
      <w:r w:rsidRPr="00F40D4B">
        <w:rPr>
          <w:rFonts w:hint="cs"/>
          <w:rtl/>
        </w:rPr>
        <w:t xml:space="preserve"> ד</w:t>
      </w:r>
      <w:r w:rsidRPr="00F40D4B">
        <w:rPr>
          <w:rtl/>
        </w:rPr>
        <w:t>הוא דאסור, הא מין במינו - שרי.</w:t>
      </w:r>
      <w:r w:rsidRPr="00F40D4B">
        <w:rPr>
          <w:rFonts w:hint="cs"/>
          <w:rtl/>
        </w:rPr>
        <w:t xml:space="preserve"> </w:t>
      </w:r>
    </w:p>
    <w:p w14:paraId="30606891" w14:textId="411CE9D2" w:rsidR="006F071F" w:rsidRPr="00F40D4B" w:rsidRDefault="00B30651" w:rsidP="009B508D">
      <w:pPr>
        <w:rPr>
          <w:rtl/>
        </w:rPr>
      </w:pPr>
      <w:r>
        <w:rPr>
          <w:rFonts w:hint="cs"/>
          <w:rtl/>
        </w:rPr>
        <w:t>א''כ</w:t>
      </w:r>
      <w:r w:rsidR="006F071F" w:rsidRPr="00F40D4B">
        <w:rPr>
          <w:rFonts w:hint="cs"/>
          <w:rtl/>
        </w:rPr>
        <w:t xml:space="preserve"> </w:t>
      </w:r>
      <w:r>
        <w:rPr>
          <w:rFonts w:hint="cs"/>
          <w:rtl/>
        </w:rPr>
        <w:t xml:space="preserve">גם </w:t>
      </w:r>
      <w:r w:rsidR="006F071F" w:rsidRPr="00F40D4B">
        <w:rPr>
          <w:rtl/>
        </w:rPr>
        <w:t xml:space="preserve">מין במינו </w:t>
      </w:r>
      <w:r w:rsidR="00F216D7">
        <w:rPr>
          <w:rtl/>
        </w:rPr>
        <w:t>–</w:t>
      </w:r>
      <w:r>
        <w:rPr>
          <w:rFonts w:hint="cs"/>
          <w:rtl/>
        </w:rPr>
        <w:t xml:space="preserve"> </w:t>
      </w:r>
      <w:r w:rsidR="00F216D7">
        <w:rPr>
          <w:rFonts w:hint="cs"/>
          <w:rtl/>
        </w:rPr>
        <w:t>רק אחיזה ולא הכנסה.</w:t>
      </w:r>
    </w:p>
    <w:p w14:paraId="0B27DB11" w14:textId="77777777" w:rsidR="00F656B6" w:rsidRDefault="006F071F" w:rsidP="00F656B6">
      <w:pPr>
        <w:pStyle w:val="36"/>
        <w:framePr w:wrap="notBeside"/>
        <w:rPr>
          <w:rtl/>
        </w:rPr>
      </w:pPr>
      <w:r w:rsidRPr="00F40D4B">
        <w:rPr>
          <w:rFonts w:hint="cs"/>
          <w:rtl/>
        </w:rPr>
        <w:t xml:space="preserve">ודחי' </w:t>
      </w:r>
    </w:p>
    <w:p w14:paraId="570E3D8D" w14:textId="2165BA67" w:rsidR="006F071F" w:rsidRPr="00F40D4B" w:rsidRDefault="006F071F" w:rsidP="00B30651">
      <w:pPr>
        <w:spacing w:after="60"/>
        <w:rPr>
          <w:rtl/>
        </w:rPr>
      </w:pPr>
      <w:r w:rsidRPr="00F40D4B">
        <w:rPr>
          <w:rFonts w:hint="cs"/>
          <w:rtl/>
        </w:rPr>
        <w:t>אחיזה היינו הכנסה וקרי ליה אחיזה לישנא מעליא</w:t>
      </w:r>
    </w:p>
    <w:p w14:paraId="20717EFC" w14:textId="7B8F64B0" w:rsidR="00F656B6" w:rsidRDefault="00B30651" w:rsidP="00F656B6">
      <w:pPr>
        <w:pStyle w:val="36"/>
        <w:framePr w:wrap="notBeside"/>
        <w:rPr>
          <w:rtl/>
        </w:rPr>
      </w:pPr>
      <w:r>
        <w:rPr>
          <w:rFonts w:hint="cs"/>
          <w:rtl/>
        </w:rPr>
        <w:t>בעו דבי ר''נ</w:t>
      </w:r>
      <w:r w:rsidR="006F071F" w:rsidRPr="00F40D4B">
        <w:rPr>
          <w:rtl/>
        </w:rPr>
        <w:t>:</w:t>
      </w:r>
    </w:p>
    <w:p w14:paraId="585C1ED1" w14:textId="3FE52969" w:rsidR="006F071F" w:rsidRPr="00F40D4B" w:rsidRDefault="006F071F" w:rsidP="00B30651">
      <w:pPr>
        <w:pStyle w:val="affff9"/>
        <w:spacing w:before="0"/>
        <w:rPr>
          <w:rtl/>
        </w:rPr>
      </w:pPr>
      <w:r w:rsidRPr="00F40D4B">
        <w:rPr>
          <w:rtl/>
        </w:rPr>
        <w:t>מהו להכניס מין ומינו ושאינו מינו לדיר</w:t>
      </w:r>
      <w:r w:rsidRPr="00F40D4B">
        <w:rPr>
          <w:rFonts w:hint="cs"/>
          <w:rtl/>
        </w:rPr>
        <w:t>.</w:t>
      </w:r>
    </w:p>
    <w:p w14:paraId="0222FCAA" w14:textId="60A4C8E5" w:rsidR="00A6533C" w:rsidRPr="00F40D4B" w:rsidRDefault="006F071F" w:rsidP="00925015">
      <w:pPr>
        <w:rPr>
          <w:rtl/>
        </w:rPr>
      </w:pPr>
      <w:r w:rsidRPr="00F40D4B">
        <w:rPr>
          <w:rtl/>
        </w:rPr>
        <w:t xml:space="preserve">כיון </w:t>
      </w:r>
      <w:r w:rsidR="00B30651">
        <w:rPr>
          <w:rFonts w:hint="cs"/>
          <w:rtl/>
        </w:rPr>
        <w:t xml:space="preserve">שיש את מינו שם אחריו הולך </w:t>
      </w:r>
      <w:r w:rsidR="00B30651" w:rsidRPr="00B30651">
        <w:rPr>
          <w:rStyle w:val="affffc"/>
          <w:rFonts w:hint="cs"/>
          <w:rtl/>
        </w:rPr>
        <w:t>או</w:t>
      </w:r>
      <w:r w:rsidRPr="00B30651">
        <w:rPr>
          <w:rStyle w:val="affffc"/>
          <w:rtl/>
        </w:rPr>
        <w:t xml:space="preserve"> -</w:t>
      </w:r>
      <w:r w:rsidRPr="00F40D4B">
        <w:rPr>
          <w:rtl/>
        </w:rPr>
        <w:t xml:space="preserve"> אפילו הכי לא?</w:t>
      </w:r>
    </w:p>
    <w:p w14:paraId="49F202D1" w14:textId="77777777" w:rsidR="00B30651" w:rsidRDefault="006F071F" w:rsidP="00B30651">
      <w:pPr>
        <w:pStyle w:val="36"/>
        <w:framePr w:wrap="notBeside"/>
        <w:rPr>
          <w:rtl/>
        </w:rPr>
      </w:pPr>
      <w:r w:rsidRPr="00F40D4B">
        <w:rPr>
          <w:rtl/>
        </w:rPr>
        <w:t>ופשטי</w:t>
      </w:r>
    </w:p>
    <w:p w14:paraId="4D7BB917" w14:textId="059F76FE" w:rsidR="006F071F" w:rsidRPr="00F40D4B" w:rsidRDefault="006F071F" w:rsidP="009B508D">
      <w:pPr>
        <w:rPr>
          <w:rtl/>
        </w:rPr>
      </w:pPr>
      <w:r w:rsidRPr="00F40D4B">
        <w:rPr>
          <w:rtl/>
        </w:rPr>
        <w:t>לאיסור דלא כהלכתא, משום פריצותא דעבדי.</w:t>
      </w:r>
    </w:p>
    <w:p w14:paraId="03EF3FE1" w14:textId="77777777" w:rsidR="00A6533C" w:rsidRPr="00F40D4B" w:rsidRDefault="00A6533C" w:rsidP="00A6533C">
      <w:pPr>
        <w:pStyle w:val="aff9"/>
        <w:rPr>
          <w:rtl/>
        </w:rPr>
      </w:pPr>
      <w:r w:rsidRPr="00F40D4B">
        <w:rPr>
          <w:rtl/>
        </w:rPr>
        <w:t>***</w:t>
      </w:r>
    </w:p>
    <w:p w14:paraId="10154BEF" w14:textId="27F52DEA" w:rsidR="006F071F" w:rsidRPr="00F40D4B" w:rsidRDefault="006F071F" w:rsidP="00925015">
      <w:pPr>
        <w:pStyle w:val="afffff"/>
        <w:framePr w:wrap="around"/>
        <w:rPr>
          <w:rtl/>
        </w:rPr>
      </w:pPr>
      <w:del w:id="20276" w:author="קלוד" w:date="2026-10-06T10:08:05Z">
        <w:r>
          <w:rPr>
            <w:rtl/>
          </w:rPr>
          <w:delText xml:space="preserve">משנה.</w:delText>
        </w:r>
      </w:del>
      <w:ins w:id="20277" w:author="קלוד" w:date="2026-10-06T10:08:05Z">
        <w:r>
          <w:rPr>
            <w:rtl/>
          </w:rPr>
          <w:t xml:space="preserve">משנה ג</w:t>
        </w:r>
      </w:ins>
    </w:p>
    <w:p w14:paraId="7EA0B877" w14:textId="77777777" w:rsidR="00822311" w:rsidRDefault="006F071F" w:rsidP="00925015">
      <w:pPr>
        <w:pStyle w:val="afff3"/>
        <w:rPr>
          <w:rtl/>
        </w:rPr>
      </w:pPr>
      <w:ins w:id="9957" w:author="מספור קטעי משנה" w:date="2026-10-06T06:45:11Z">
        <w:r>
          <w:rPr>
            <w:rStyle w:val="MisparKeta"/>
          </w:rPr>
          <w:t xml:space="preserve">א. </w:t>
        </w:r>
      </w:ins>
      <w:r w:rsidRPr="00F40D4B">
        <w:rPr>
          <w:rtl/>
        </w:rPr>
        <w:t xml:space="preserve">היה עושה בידיו </w:t>
      </w:r>
      <w:r w:rsidR="00B30651">
        <w:rPr>
          <w:rFonts w:hint="cs"/>
          <w:rtl/>
        </w:rPr>
        <w:t>ו</w:t>
      </w:r>
      <w:r w:rsidRPr="00F40D4B">
        <w:rPr>
          <w:rtl/>
        </w:rPr>
        <w:t xml:space="preserve">לא ברגליו, ברגליו </w:t>
      </w:r>
      <w:r w:rsidR="00B30651">
        <w:rPr>
          <w:rFonts w:hint="cs"/>
          <w:rtl/>
        </w:rPr>
        <w:t>ו</w:t>
      </w:r>
      <w:r w:rsidRPr="00F40D4B">
        <w:rPr>
          <w:rtl/>
        </w:rPr>
        <w:t xml:space="preserve">לא בידיו, אפילו בכתיפו </w:t>
      </w:r>
    </w:p>
    <w:p w14:paraId="1C0ECC5E" w14:textId="40554A7A" w:rsidR="006F071F" w:rsidRPr="00F40D4B" w:rsidRDefault="00822311" w:rsidP="00925015">
      <w:pPr>
        <w:pStyle w:val="afff3"/>
        <w:rPr>
          <w:rtl/>
        </w:rPr>
      </w:pPr>
      <w:r w:rsidRPr="00822311">
        <w:rPr>
          <w:rStyle w:val="TanaimMishna"/>
          <w:rFonts w:hint="cs"/>
          <w:rtl/>
          <w:rPrChange w:id="20127" w:author="קלוד" w:date="2026-10-06T10:08:05Z">
            <w:rPr>
              <w:rStyle w:val="affffc"/>
              <w:rFonts w:hint="cs"/>
              <w:rtl/>
            </w:rPr>
          </w:rPrChange>
        </w:rPr>
        <w:t>ת''ק</w:t>
      </w:r>
      <w:r>
        <w:rPr>
          <w:rStyle w:val="TanaimMishna"/>
          <w:rFonts w:hint="cs"/>
          <w:rtl/>
          <w:rPrChange w:id="20128" w:author="קלוד" w:date="2026-10-06T10:08:05Z">
            <w:rPr>
              <w:rStyle w:val="affffc"/>
              <w:rFonts w:hint="cs"/>
              <w:rtl/>
            </w:rPr>
          </w:rPrChange>
        </w:rPr>
        <w:t>:</w:t>
      </w:r>
      <w:r>
        <w:rPr>
          <w:rFonts w:hint="cs"/>
          <w:rtl/>
        </w:rPr>
        <w:t xml:space="preserve"> </w:t>
      </w:r>
      <w:r w:rsidR="006F071F" w:rsidRPr="00F40D4B">
        <w:rPr>
          <w:rtl/>
        </w:rPr>
        <w:t>הר"ז אוכל.</w:t>
      </w:r>
    </w:p>
    <w:p w14:paraId="7EC302FE" w14:textId="239ACD94" w:rsidR="006F071F" w:rsidRPr="00F40D4B" w:rsidRDefault="00B30651" w:rsidP="00925015">
      <w:pPr>
        <w:pStyle w:val="afff3"/>
        <w:rPr>
          <w:rtl/>
        </w:rPr>
      </w:pPr>
      <w:r>
        <w:rPr>
          <w:rStyle w:val="TanaimMishna"/>
          <w:rFonts w:hint="cs"/>
          <w:rtl/>
          <w:rPrChange w:id="20129" w:author="קלוד" w:date="2026-10-06T10:08:05Z">
            <w:rPr>
              <w:rStyle w:val="affffc"/>
              <w:rFonts w:hint="cs"/>
              <w:rtl/>
            </w:rPr>
          </w:rPrChange>
        </w:rPr>
        <w:t>ריב''י:</w:t>
      </w:r>
      <w:r>
        <w:rPr>
          <w:rStyle w:val="TanaimMishna"/>
          <w:rPrChange w:id="20130" w:author="קלוד" w:date="2026-10-06T10:08:05Z">
            <w:rPr>
              <w:rStyle w:val="affffc"/>
            </w:rPr>
          </w:rPrChange>
        </w:rPr>
        <w:t xml:space="preserve"> </w:t>
      </w:r>
      <w:r>
        <w:rPr>
          <w:rStyle w:val="TanaimMishna"/>
          <w:rFonts w:hint="cs"/>
          <w:rtl/>
          <w:rPrChange w:id="20131" w:author="קלוד" w:date="2026-10-06T10:08:05Z">
            <w:rPr>
              <w:rStyle w:val="affffc"/>
              <w:rFonts w:hint="cs"/>
              <w:rtl/>
            </w:rPr>
          </w:rPrChange>
        </w:rPr>
        <w:t xml:space="preserve"> </w:t>
      </w:r>
      <w:r w:rsidR="006F071F" w:rsidRPr="00F40D4B">
        <w:rPr>
          <w:rtl/>
        </w:rPr>
        <w:t>עד שיעשה בידיו וברגליו.</w:t>
      </w:r>
    </w:p>
    <w:p w14:paraId="7B4A6B4C" w14:textId="7297F29C" w:rsidR="00A6533C" w:rsidRPr="00822311" w:rsidRDefault="00822311" w:rsidP="00822311">
      <w:pPr>
        <w:pStyle w:val="afffb"/>
        <w:rPr>
          <w:rtl/>
        </w:rPr>
      </w:pPr>
      <w:ins w:id="9958" w:author="מספור קטעי משנה" w:date="2026-10-06T06:45:11Z">
        <w:r>
          <w:rPr>
            <w:rStyle w:val="MisparKeta"/>
          </w:rPr>
          <w:t xml:space="preserve">ב. </w:t>
        </w:r>
      </w:ins>
      <w:r w:rsidRPr="00822311">
        <w:rPr>
          <w:rFonts w:hint="cs"/>
          <w:rtl/>
        </w:rPr>
        <w:t>הרי זה אוכל</w:t>
      </w:r>
    </w:p>
    <w:p w14:paraId="5337931C" w14:textId="77777777" w:rsidR="00822311" w:rsidRPr="00822311" w:rsidRDefault="00822311" w:rsidP="00822311">
      <w:pPr>
        <w:pStyle w:val="36"/>
        <w:framePr w:wrap="notBeside"/>
        <w:rPr>
          <w:rtl/>
        </w:rPr>
      </w:pPr>
      <w:r w:rsidRPr="00822311">
        <w:rPr>
          <w:rFonts w:hint="cs"/>
          <w:rtl/>
        </w:rPr>
        <w:lastRenderedPageBreak/>
        <w:t>ת''ק</w:t>
      </w:r>
    </w:p>
    <w:p w14:paraId="0E941CCB" w14:textId="2A0CA83C" w:rsidR="006F071F" w:rsidRPr="00F40D4B" w:rsidRDefault="006F071F" w:rsidP="009B508D">
      <w:pPr>
        <w:rPr>
          <w:rtl/>
        </w:rPr>
      </w:pPr>
      <w:r w:rsidRPr="00925015">
        <w:rPr>
          <w:rStyle w:val="affff8"/>
          <w:rFonts w:hint="cs"/>
          <w:rtl/>
        </w:rPr>
        <w:t>ד'</w:t>
      </w:r>
      <w:r w:rsidRPr="00925015">
        <w:rPr>
          <w:rStyle w:val="affff8"/>
          <w:rtl/>
        </w:rPr>
        <w:t>כי תבא בכרם רעך</w:t>
      </w:r>
      <w:r w:rsidRPr="00F40D4B">
        <w:rPr>
          <w:rtl/>
        </w:rPr>
        <w:t xml:space="preserve"> - בכל מאי דעביד.</w:t>
      </w:r>
    </w:p>
    <w:p w14:paraId="032835C8" w14:textId="77777777" w:rsidR="00925015" w:rsidRDefault="006F071F" w:rsidP="00925015">
      <w:pPr>
        <w:pStyle w:val="36"/>
        <w:framePr w:wrap="notBeside"/>
        <w:rPr>
          <w:rtl/>
        </w:rPr>
      </w:pPr>
      <w:r w:rsidRPr="00F40D4B">
        <w:rPr>
          <w:rFonts w:hint="cs"/>
          <w:rtl/>
        </w:rPr>
        <w:t>ריב</w:t>
      </w:r>
      <w:r w:rsidRPr="00F40D4B">
        <w:rPr>
          <w:rtl/>
        </w:rPr>
        <w:t>"</w:t>
      </w:r>
      <w:r w:rsidRPr="00F40D4B">
        <w:rPr>
          <w:rFonts w:hint="cs"/>
          <w:rtl/>
        </w:rPr>
        <w:t>י</w:t>
      </w:r>
    </w:p>
    <w:p w14:paraId="632146F3" w14:textId="36FB8E0B" w:rsidR="006F071F" w:rsidRPr="00F40D4B" w:rsidRDefault="006F071F" w:rsidP="00822311">
      <w:pPr>
        <w:spacing w:after="60"/>
        <w:rPr>
          <w:rtl/>
        </w:rPr>
      </w:pPr>
      <w:r w:rsidRPr="00F40D4B">
        <w:rPr>
          <w:rtl/>
        </w:rPr>
        <w:t>עד שיעשה בידיו וברגליו.</w:t>
      </w:r>
      <w:r w:rsidRPr="00F40D4B">
        <w:rPr>
          <w:rFonts w:hint="cs"/>
          <w:rtl/>
        </w:rPr>
        <w:t xml:space="preserve">- </w:t>
      </w:r>
      <w:r w:rsidRPr="00F40D4B">
        <w:rPr>
          <w:rtl/>
        </w:rPr>
        <w:t>כשור</w:t>
      </w:r>
      <w:r w:rsidR="00822311">
        <w:rPr>
          <w:rFonts w:hint="cs"/>
          <w:rtl/>
        </w:rPr>
        <w:t>,</w:t>
      </w:r>
      <w:r w:rsidRPr="00F40D4B">
        <w:rPr>
          <w:rFonts w:hint="cs"/>
          <w:rtl/>
        </w:rPr>
        <w:t xml:space="preserve"> </w:t>
      </w:r>
      <w:r w:rsidRPr="00F40D4B">
        <w:rPr>
          <w:rtl/>
        </w:rPr>
        <w:t>שיעשה בידיו וברגליו.</w:t>
      </w:r>
    </w:p>
    <w:p w14:paraId="2F3E7CFE" w14:textId="77777777" w:rsidR="00925015" w:rsidRDefault="006F071F" w:rsidP="00925015">
      <w:pPr>
        <w:pStyle w:val="36"/>
        <w:framePr w:wrap="notBeside"/>
        <w:rPr>
          <w:rtl/>
        </w:rPr>
      </w:pPr>
      <w:r w:rsidRPr="00F40D4B">
        <w:rPr>
          <w:rtl/>
        </w:rPr>
        <w:t>בעי רב</w:t>
      </w:r>
      <w:r w:rsidRPr="00F40D4B">
        <w:rPr>
          <w:rFonts w:hint="cs"/>
          <w:rtl/>
        </w:rPr>
        <w:t>ר</w:t>
      </w:r>
      <w:r w:rsidRPr="00F40D4B">
        <w:rPr>
          <w:rtl/>
        </w:rPr>
        <w:t>"</w:t>
      </w:r>
      <w:r w:rsidRPr="00F40D4B">
        <w:rPr>
          <w:rFonts w:hint="cs"/>
          <w:rtl/>
        </w:rPr>
        <w:t>ה</w:t>
      </w:r>
      <w:r w:rsidRPr="00F40D4B">
        <w:rPr>
          <w:rtl/>
        </w:rPr>
        <w:t>:</w:t>
      </w:r>
    </w:p>
    <w:p w14:paraId="3726EC51" w14:textId="77777777" w:rsidR="00822311" w:rsidRDefault="006F071F" w:rsidP="009B508D">
      <w:pPr>
        <w:rPr>
          <w:rtl/>
        </w:rPr>
      </w:pPr>
      <w:r w:rsidRPr="00822311">
        <w:rPr>
          <w:b/>
          <w:bCs/>
          <w:rtl/>
        </w:rPr>
        <w:t>דש באווזין ותרנגולים,</w:t>
      </w:r>
      <w:r w:rsidRPr="00F40D4B">
        <w:rPr>
          <w:rtl/>
        </w:rPr>
        <w:t xml:space="preserve"> </w:t>
      </w:r>
      <w:r w:rsidRPr="00925015">
        <w:rPr>
          <w:rStyle w:val="affffc"/>
          <w:rtl/>
        </w:rPr>
        <w:t>לר</w:t>
      </w:r>
      <w:r w:rsidRPr="00925015">
        <w:rPr>
          <w:rStyle w:val="affffc"/>
          <w:rFonts w:hint="cs"/>
          <w:rtl/>
        </w:rPr>
        <w:t>יב</w:t>
      </w:r>
      <w:r w:rsidRPr="00925015">
        <w:rPr>
          <w:rStyle w:val="affffc"/>
          <w:rtl/>
        </w:rPr>
        <w:t>"</w:t>
      </w:r>
      <w:r w:rsidRPr="00925015">
        <w:rPr>
          <w:rStyle w:val="affffc"/>
          <w:rFonts w:hint="cs"/>
          <w:rtl/>
        </w:rPr>
        <w:t>י</w:t>
      </w:r>
      <w:r w:rsidRPr="00F40D4B">
        <w:rPr>
          <w:rFonts w:hint="cs"/>
          <w:rtl/>
        </w:rPr>
        <w:t xml:space="preserve"> </w:t>
      </w:r>
      <w:r w:rsidRPr="00F40D4B">
        <w:rPr>
          <w:rtl/>
        </w:rPr>
        <w:t xml:space="preserve">מהו? </w:t>
      </w:r>
    </w:p>
    <w:p w14:paraId="09423E61" w14:textId="35CAD32A" w:rsidR="00A6533C" w:rsidRPr="00F40D4B" w:rsidRDefault="006F071F" w:rsidP="00822311">
      <w:pPr>
        <w:spacing w:after="60"/>
        <w:rPr>
          <w:rtl/>
        </w:rPr>
      </w:pPr>
      <w:r w:rsidRPr="00F40D4B">
        <w:rPr>
          <w:rtl/>
        </w:rPr>
        <w:t>בכל כחו בעינן איכא,</w:t>
      </w:r>
      <w:r w:rsidR="00822311">
        <w:rPr>
          <w:rFonts w:hint="cs"/>
          <w:rtl/>
        </w:rPr>
        <w:t xml:space="preserve"> או בידיו ורגליו בעי' וליכא - </w:t>
      </w:r>
      <w:r w:rsidR="00822311" w:rsidRPr="00822311">
        <w:rPr>
          <w:rFonts w:hint="cs"/>
          <w:b/>
          <w:bCs/>
          <w:rtl/>
        </w:rPr>
        <w:t>תיקו</w:t>
      </w:r>
    </w:p>
    <w:p w14:paraId="7FE7CB1F" w14:textId="77777777" w:rsidR="00925015" w:rsidRDefault="006F071F" w:rsidP="00925015">
      <w:pPr>
        <w:pStyle w:val="36"/>
        <w:framePr w:wrap="notBeside"/>
        <w:rPr>
          <w:rtl/>
        </w:rPr>
      </w:pPr>
      <w:r w:rsidRPr="00F40D4B">
        <w:rPr>
          <w:rFonts w:hint="cs"/>
          <w:rtl/>
        </w:rPr>
        <w:t>ר</w:t>
      </w:r>
      <w:r w:rsidRPr="00F40D4B">
        <w:rPr>
          <w:rtl/>
        </w:rPr>
        <w:t>"</w:t>
      </w:r>
      <w:r w:rsidRPr="00F40D4B">
        <w:rPr>
          <w:rFonts w:hint="cs"/>
          <w:rtl/>
        </w:rPr>
        <w:t>נ מרב</w:t>
      </w:r>
      <w:r w:rsidRPr="00F40D4B">
        <w:rPr>
          <w:rtl/>
        </w:rPr>
        <w:t>"</w:t>
      </w:r>
      <w:r w:rsidRPr="00F40D4B">
        <w:rPr>
          <w:rFonts w:hint="cs"/>
          <w:rtl/>
        </w:rPr>
        <w:t>א</w:t>
      </w:r>
      <w:r w:rsidRPr="00F40D4B">
        <w:rPr>
          <w:rtl/>
        </w:rPr>
        <w:t>:</w:t>
      </w:r>
    </w:p>
    <w:p w14:paraId="1BC88F8C" w14:textId="23148C30" w:rsidR="00A6533C" w:rsidRPr="00925015" w:rsidRDefault="006F071F" w:rsidP="00822311">
      <w:pPr>
        <w:rPr>
          <w:rStyle w:val="afffff2"/>
          <w:rtl/>
        </w:rPr>
      </w:pPr>
      <w:r w:rsidRPr="00F40D4B">
        <w:rPr>
          <w:rtl/>
        </w:rPr>
        <w:t>פועלים, עד שלא הילכו שתי וערב בגת - אוכלין ענבים ואין שותין יין</w:t>
      </w:r>
      <w:r w:rsidR="00925015">
        <w:rPr>
          <w:rFonts w:hint="cs"/>
          <w:rtl/>
        </w:rPr>
        <w:t xml:space="preserve"> </w:t>
      </w:r>
      <w:r w:rsidRPr="00822311">
        <w:rPr>
          <w:b/>
          <w:bCs/>
          <w:rtl/>
        </w:rPr>
        <w:t>משהילכו שתי וערב בגת</w:t>
      </w:r>
      <w:r w:rsidRPr="00F40D4B">
        <w:rPr>
          <w:rtl/>
        </w:rPr>
        <w:t xml:space="preserve"> - אוכלין ענבים ושותין יין</w:t>
      </w:r>
      <w:r w:rsidR="00925015">
        <w:rPr>
          <w:rFonts w:hint="cs"/>
          <w:rtl/>
        </w:rPr>
        <w:t xml:space="preserve"> </w:t>
      </w:r>
      <w:r w:rsidRPr="00925015">
        <w:rPr>
          <w:rStyle w:val="afffff2"/>
          <w:rFonts w:hint="cs"/>
          <w:rtl/>
        </w:rPr>
        <w:t>שניכר עבודתן ביין</w:t>
      </w:r>
      <w:r w:rsidRPr="00925015">
        <w:rPr>
          <w:rStyle w:val="afffff2"/>
          <w:rtl/>
        </w:rPr>
        <w:t>,</w:t>
      </w:r>
    </w:p>
    <w:p w14:paraId="6586F4AD" w14:textId="77777777" w:rsidR="00A6533C" w:rsidRPr="00F40D4B" w:rsidRDefault="00A6533C" w:rsidP="00A6533C">
      <w:pPr>
        <w:pStyle w:val="aff9"/>
        <w:rPr>
          <w:rtl/>
        </w:rPr>
      </w:pPr>
      <w:r w:rsidRPr="00F40D4B">
        <w:rPr>
          <w:rtl/>
        </w:rPr>
        <w:t>***</w:t>
      </w:r>
    </w:p>
    <w:p w14:paraId="6E7651E5" w14:textId="2ABB10F9" w:rsidR="006F071F" w:rsidRPr="00F40D4B" w:rsidRDefault="006F071F" w:rsidP="0019620B">
      <w:pPr>
        <w:pStyle w:val="afffff"/>
        <w:framePr w:wrap="around"/>
        <w:rPr>
          <w:rtl/>
        </w:rPr>
      </w:pPr>
      <w:del w:id="20278" w:author="קלוד" w:date="2026-10-06T10:08:05Z">
        <w:r>
          <w:rPr>
            <w:rtl/>
          </w:rPr>
          <w:delText xml:space="preserve">משנה.</w:delText>
        </w:r>
      </w:del>
      <w:ins w:id="20279" w:author="קלוד" w:date="2026-10-06T10:08:05Z">
        <w:r>
          <w:rPr>
            <w:rtl/>
          </w:rPr>
          <w:t xml:space="preserve">משנה ד</w:t>
        </w:r>
      </w:ins>
    </w:p>
    <w:p w14:paraId="4C30BFAB" w14:textId="17A7DB20" w:rsidR="006F071F" w:rsidRPr="00AF7DD7" w:rsidRDefault="006F071F" w:rsidP="0019620B">
      <w:pPr>
        <w:pStyle w:val="afff3"/>
        <w:rPr>
          <w:spacing w:val="2"/>
          <w:rtl/>
        </w:rPr>
      </w:pPr>
      <w:ins w:id="9959" w:author="מספור קטעי משנה" w:date="2026-10-06T06:45:11Z">
        <w:r>
          <w:rPr>
            <w:rStyle w:val="MisparKeta"/>
          </w:rPr>
          <w:t xml:space="preserve">ג. </w:t>
        </w:r>
      </w:ins>
      <w:r w:rsidRPr="00AF7DD7">
        <w:rPr>
          <w:spacing w:val="2"/>
          <w:rtl/>
        </w:rPr>
        <w:t>היה עושה בתאנים לא יאכל בענבים, בענבים לא יאכל בתאנים.</w:t>
      </w:r>
    </w:p>
    <w:p w14:paraId="709C2211" w14:textId="77777777" w:rsidR="00A6533C" w:rsidRPr="00F40D4B" w:rsidRDefault="006F071F" w:rsidP="0019620B">
      <w:pPr>
        <w:pStyle w:val="afff3"/>
        <w:rPr>
          <w:rtl/>
        </w:rPr>
      </w:pPr>
      <w:r w:rsidRPr="00F40D4B">
        <w:rPr>
          <w:rtl/>
        </w:rPr>
        <w:t>אבל מונע את עצמו עד שמגיע למקום יפות ואוכל.</w:t>
      </w:r>
    </w:p>
    <w:p w14:paraId="2E996547" w14:textId="77777777" w:rsidR="00A6533C" w:rsidRPr="00F40D4B" w:rsidRDefault="006F071F" w:rsidP="0019620B">
      <w:pPr>
        <w:pStyle w:val="afff3"/>
        <w:rPr>
          <w:rtl/>
        </w:rPr>
      </w:pPr>
      <w:r w:rsidRPr="00F40D4B">
        <w:rPr>
          <w:rtl/>
        </w:rPr>
        <w:t>וכולן לא אמרו אלא בשעת מלאכה,</w:t>
      </w:r>
    </w:p>
    <w:p w14:paraId="5888AF80" w14:textId="47892A4B" w:rsidR="006F071F" w:rsidRPr="00F40D4B" w:rsidRDefault="006F071F" w:rsidP="0019620B">
      <w:pPr>
        <w:pStyle w:val="afff3"/>
        <w:rPr>
          <w:rtl/>
        </w:rPr>
      </w:pPr>
      <w:r w:rsidRPr="00F40D4B">
        <w:rPr>
          <w:rtl/>
        </w:rPr>
        <w:t>אבל משום השב אבידה לבעלים אמרו: פועלין אוכלין בהליכתן מאומן לאומן,</w:t>
      </w:r>
      <w:r w:rsidR="0019620B">
        <w:rPr>
          <w:rFonts w:hint="cs"/>
          <w:rtl/>
        </w:rPr>
        <w:t xml:space="preserve"> </w:t>
      </w:r>
      <w:r w:rsidRPr="00F40D4B">
        <w:rPr>
          <w:rtl/>
        </w:rPr>
        <w:t>ובחזירתן מן הגת, ובחמור כשהיא פורקת.</w:t>
      </w:r>
    </w:p>
    <w:p w14:paraId="7C4706E1" w14:textId="48FA5D0F" w:rsidR="0019620B" w:rsidRDefault="0019620B" w:rsidP="0019620B">
      <w:pPr>
        <w:pStyle w:val="affff9"/>
        <w:rPr>
          <w:rtl/>
        </w:rPr>
      </w:pPr>
      <w:r>
        <w:rPr>
          <w:rFonts w:hint="cs"/>
          <w:rtl/>
        </w:rPr>
        <w:t xml:space="preserve">איבעיא: </w:t>
      </w:r>
      <w:r w:rsidR="006F071F" w:rsidRPr="00F40D4B">
        <w:rPr>
          <w:rtl/>
        </w:rPr>
        <w:t xml:space="preserve">עושה בגפן זה, מהו שיאכל בגפן אחר? </w:t>
      </w:r>
    </w:p>
    <w:p w14:paraId="3054B39C" w14:textId="77777777" w:rsidR="0019620B" w:rsidRDefault="0019620B" w:rsidP="0019620B">
      <w:pPr>
        <w:rPr>
          <w:rtl/>
        </w:rPr>
      </w:pPr>
      <w:r>
        <w:rPr>
          <w:rFonts w:hint="cs"/>
          <w:rtl/>
        </w:rPr>
        <w:t xml:space="preserve">אם זה דין במין והוא אותו המין, או דין בכליו של בעה''ב </w:t>
      </w:r>
    </w:p>
    <w:p w14:paraId="16682FAE" w14:textId="366A8183" w:rsidR="0019620B" w:rsidRDefault="0019620B" w:rsidP="0019620B">
      <w:pPr>
        <w:pStyle w:val="36"/>
        <w:framePr w:wrap="notBeside"/>
        <w:rPr>
          <w:rtl/>
        </w:rPr>
      </w:pPr>
      <w:r>
        <w:rPr>
          <w:rFonts w:hint="cs"/>
          <w:rtl/>
        </w:rPr>
        <w:t xml:space="preserve">א. </w:t>
      </w:r>
      <w:r w:rsidR="006F071F" w:rsidRPr="00F40D4B">
        <w:rPr>
          <w:rFonts w:hint="cs"/>
          <w:rtl/>
        </w:rPr>
        <w:t>אין להוכיח</w:t>
      </w:r>
    </w:p>
    <w:p w14:paraId="34F2B2B2" w14:textId="7D249156" w:rsidR="00A6533C" w:rsidRPr="00F40D4B" w:rsidRDefault="006F071F" w:rsidP="009B508D">
      <w:pPr>
        <w:rPr>
          <w:rtl/>
        </w:rPr>
      </w:pPr>
      <w:r w:rsidRPr="00F40D4B">
        <w:rPr>
          <w:rFonts w:hint="cs"/>
          <w:rtl/>
        </w:rPr>
        <w:t xml:space="preserve">דאי </w:t>
      </w:r>
      <w:r w:rsidRPr="00F40D4B">
        <w:rPr>
          <w:rtl/>
        </w:rPr>
        <w:t>עושה בגפן זה לא יאכל בגפן אחר,</w:t>
      </w:r>
      <w:r w:rsidRPr="00F40D4B">
        <w:rPr>
          <w:rFonts w:hint="cs"/>
          <w:rtl/>
        </w:rPr>
        <w:t xml:space="preserve"> </w:t>
      </w:r>
      <w:r w:rsidR="0019620B">
        <w:rPr>
          <w:rFonts w:hint="cs"/>
          <w:rtl/>
        </w:rPr>
        <w:t xml:space="preserve">דא''כ </w:t>
      </w:r>
      <w:r w:rsidRPr="00F40D4B">
        <w:rPr>
          <w:rFonts w:hint="cs"/>
          <w:rtl/>
        </w:rPr>
        <w:t xml:space="preserve">איך שור במחובר אוכל </w:t>
      </w:r>
      <w:r w:rsidR="00822311">
        <w:rPr>
          <w:rtl/>
        </w:rPr>
        <w:tab/>
      </w:r>
      <w:r w:rsidR="0019620B">
        <w:rPr>
          <w:rFonts w:hint="cs"/>
          <w:rtl/>
        </w:rPr>
        <w:t>-</w:t>
      </w:r>
      <w:r w:rsidRPr="00F40D4B">
        <w:rPr>
          <w:rFonts w:hint="cs"/>
          <w:rtl/>
        </w:rPr>
        <w:t xml:space="preserve"> דמיירי בזמורה ארוכה</w:t>
      </w:r>
    </w:p>
    <w:p w14:paraId="4F62ADCC" w14:textId="71D976DB" w:rsidR="0019620B" w:rsidRDefault="006F071F" w:rsidP="0019620B">
      <w:pPr>
        <w:pStyle w:val="36"/>
        <w:framePr w:wrap="notBeside"/>
        <w:rPr>
          <w:rtl/>
        </w:rPr>
      </w:pPr>
      <w:r w:rsidRPr="00F40D4B">
        <w:rPr>
          <w:rFonts w:hint="cs"/>
          <w:rtl/>
        </w:rPr>
        <w:t xml:space="preserve"> </w:t>
      </w:r>
      <w:r w:rsidR="0019620B">
        <w:rPr>
          <w:rFonts w:hint="cs"/>
          <w:rtl/>
        </w:rPr>
        <w:t xml:space="preserve">ב. </w:t>
      </w:r>
      <w:r w:rsidRPr="00F40D4B">
        <w:rPr>
          <w:rFonts w:hint="cs"/>
          <w:rtl/>
        </w:rPr>
        <w:t>ולא</w:t>
      </w:r>
    </w:p>
    <w:p w14:paraId="740D1AFA" w14:textId="2F8BF40E" w:rsidR="006F071F" w:rsidRPr="00F40D4B" w:rsidRDefault="006F071F" w:rsidP="009B508D">
      <w:pPr>
        <w:rPr>
          <w:rtl/>
        </w:rPr>
      </w:pPr>
      <w:r w:rsidRPr="00F40D4B">
        <w:rPr>
          <w:rFonts w:hint="cs"/>
          <w:rtl/>
        </w:rPr>
        <w:t>מדה</w:t>
      </w:r>
      <w:r w:rsidRPr="00F40D4B">
        <w:rPr>
          <w:rtl/>
        </w:rPr>
        <w:t>יה עושה בתאנים לא יאכל בענבים.</w:t>
      </w:r>
      <w:r w:rsidRPr="00F40D4B">
        <w:rPr>
          <w:rFonts w:hint="cs"/>
          <w:rtl/>
        </w:rPr>
        <w:t xml:space="preserve"> ומשמע הא תאנים ותאנים אוכל</w:t>
      </w:r>
      <w:r w:rsidR="0019620B">
        <w:rPr>
          <w:rtl/>
        </w:rPr>
        <w:tab/>
      </w:r>
      <w:r w:rsidRPr="00F40D4B">
        <w:rPr>
          <w:rFonts w:hint="cs"/>
          <w:rtl/>
        </w:rPr>
        <w:t xml:space="preserve">- דאפשר </w:t>
      </w:r>
      <w:r w:rsidR="0019620B">
        <w:rPr>
          <w:rFonts w:hint="cs"/>
          <w:rtl/>
        </w:rPr>
        <w:t>ש</w:t>
      </w:r>
      <w:r w:rsidRPr="00F40D4B">
        <w:rPr>
          <w:rFonts w:hint="cs"/>
          <w:rtl/>
        </w:rPr>
        <w:t>מודלית על חברתה</w:t>
      </w:r>
      <w:r w:rsidR="0019620B">
        <w:rPr>
          <w:rFonts w:hint="cs"/>
          <w:rtl/>
        </w:rPr>
        <w:t>.</w:t>
      </w:r>
    </w:p>
    <w:p w14:paraId="4AC47F5A" w14:textId="389B2817" w:rsidR="0019620B" w:rsidRDefault="0019620B" w:rsidP="0019620B">
      <w:pPr>
        <w:pStyle w:val="36"/>
        <w:framePr w:wrap="notBeside"/>
        <w:rPr>
          <w:rtl/>
        </w:rPr>
      </w:pPr>
      <w:r>
        <w:rPr>
          <w:rFonts w:hint="cs"/>
          <w:rtl/>
        </w:rPr>
        <w:t xml:space="preserve">ג. </w:t>
      </w:r>
      <w:r w:rsidR="006F071F" w:rsidRPr="00F40D4B">
        <w:rPr>
          <w:rFonts w:hint="cs"/>
          <w:rtl/>
        </w:rPr>
        <w:t>ולא</w:t>
      </w:r>
    </w:p>
    <w:p w14:paraId="3559B281" w14:textId="77777777" w:rsidR="00822311" w:rsidRDefault="006F071F" w:rsidP="0019620B">
      <w:pPr>
        <w:rPr>
          <w:rtl/>
        </w:rPr>
      </w:pPr>
      <w:r w:rsidRPr="00F40D4B">
        <w:rPr>
          <w:rFonts w:hint="cs"/>
          <w:rtl/>
        </w:rPr>
        <w:t>דאבל מונע</w:t>
      </w:r>
      <w:r w:rsidRPr="00F40D4B">
        <w:rPr>
          <w:rtl/>
        </w:rPr>
        <w:t xml:space="preserve"> עצמו עד שמגיע למקום היפות ואוכל, </w:t>
      </w:r>
      <w:r w:rsidR="0019620B">
        <w:rPr>
          <w:rFonts w:hint="cs"/>
          <w:rtl/>
        </w:rPr>
        <w:t>ואם יכול ל</w:t>
      </w:r>
      <w:r w:rsidRPr="00F40D4B">
        <w:rPr>
          <w:rtl/>
        </w:rPr>
        <w:t>אכל בגפן אחר</w:t>
      </w:r>
      <w:r w:rsidR="0019620B">
        <w:rPr>
          <w:rFonts w:hint="cs"/>
          <w:rtl/>
        </w:rPr>
        <w:t>,</w:t>
      </w:r>
      <w:r w:rsidRPr="00F40D4B">
        <w:rPr>
          <w:rFonts w:hint="cs"/>
          <w:rtl/>
        </w:rPr>
        <w:t xml:space="preserve"> שיאכל</w:t>
      </w:r>
      <w:r w:rsidR="0019620B">
        <w:rPr>
          <w:rFonts w:hint="cs"/>
          <w:rtl/>
        </w:rPr>
        <w:t>,</w:t>
      </w:r>
    </w:p>
    <w:p w14:paraId="65C1712D" w14:textId="5A060E26" w:rsidR="00A6533C" w:rsidRPr="00F40D4B" w:rsidRDefault="0019620B" w:rsidP="0019620B">
      <w:pPr>
        <w:rPr>
          <w:rtl/>
        </w:rPr>
      </w:pPr>
      <w:r>
        <w:rPr>
          <w:rFonts w:hint="cs"/>
          <w:rtl/>
        </w:rPr>
        <w:t>- ש</w:t>
      </w:r>
      <w:r w:rsidR="006F071F" w:rsidRPr="00F40D4B">
        <w:rPr>
          <w:rFonts w:hint="cs"/>
          <w:rtl/>
        </w:rPr>
        <w:t>מצד ביטול מלאכה ודאי אסור  ו</w:t>
      </w:r>
      <w:r w:rsidR="00237964" w:rsidRPr="00F40D4B">
        <w:rPr>
          <w:rFonts w:hint="cs"/>
          <w:rtl/>
        </w:rPr>
        <w:t>כאן</w:t>
      </w:r>
      <w:r w:rsidR="006F071F" w:rsidRPr="00F40D4B">
        <w:rPr>
          <w:rFonts w:hint="cs"/>
          <w:rtl/>
        </w:rPr>
        <w:t xml:space="preserve"> בעי </w:t>
      </w:r>
      <w:r>
        <w:rPr>
          <w:rFonts w:hint="cs"/>
          <w:rtl/>
        </w:rPr>
        <w:t xml:space="preserve">לגבי </w:t>
      </w:r>
      <w:r w:rsidR="006F071F" w:rsidRPr="00F40D4B">
        <w:rPr>
          <w:rFonts w:hint="cs"/>
          <w:rtl/>
        </w:rPr>
        <w:t>אשתו ובני</w:t>
      </w:r>
      <w:r>
        <w:rPr>
          <w:rFonts w:hint="cs"/>
          <w:rtl/>
        </w:rPr>
        <w:t>ו.</w:t>
      </w:r>
    </w:p>
    <w:p w14:paraId="7A7A005D" w14:textId="273022BF" w:rsidR="0019620B" w:rsidRDefault="0019620B" w:rsidP="0019620B">
      <w:pPr>
        <w:pStyle w:val="36"/>
        <w:framePr w:wrap="notBeside"/>
        <w:rPr>
          <w:rtl/>
        </w:rPr>
      </w:pPr>
      <w:r>
        <w:rPr>
          <w:rFonts w:hint="cs"/>
          <w:rtl/>
        </w:rPr>
        <w:t xml:space="preserve">ד. ולא </w:t>
      </w:r>
    </w:p>
    <w:p w14:paraId="74304D21" w14:textId="3DA8CCE9" w:rsidR="00A6533C" w:rsidRPr="00F40D4B" w:rsidRDefault="0019620B" w:rsidP="009B508D">
      <w:pPr>
        <w:rPr>
          <w:rtl/>
        </w:rPr>
      </w:pPr>
      <w:r>
        <w:rPr>
          <w:rFonts w:hint="cs"/>
          <w:rtl/>
        </w:rPr>
        <w:t>ד</w:t>
      </w:r>
      <w:r w:rsidR="006F071F" w:rsidRPr="00F40D4B">
        <w:rPr>
          <w:rtl/>
        </w:rPr>
        <w:t>מפני השב אבידה לבעלים אמרו פועלים אוכלים בהליכתן מאומן לאומן ובחזירתן מן הגת.</w:t>
      </w:r>
      <w:r w:rsidR="006F071F" w:rsidRPr="00F40D4B">
        <w:rPr>
          <w:rFonts w:hint="cs"/>
          <w:rtl/>
        </w:rPr>
        <w:t xml:space="preserve"> </w:t>
      </w:r>
      <w:r>
        <w:rPr>
          <w:rFonts w:hint="cs"/>
          <w:rtl/>
        </w:rPr>
        <w:t>והיינו</w:t>
      </w:r>
      <w:r w:rsidR="006F071F" w:rsidRPr="00F40D4B">
        <w:rPr>
          <w:rFonts w:hint="cs"/>
          <w:rtl/>
        </w:rPr>
        <w:t xml:space="preserve"> </w:t>
      </w:r>
      <w:r>
        <w:rPr>
          <w:rFonts w:hint="cs"/>
          <w:rtl/>
        </w:rPr>
        <w:t>משום ש</w:t>
      </w:r>
      <w:r w:rsidR="006F071F" w:rsidRPr="00F40D4B">
        <w:rPr>
          <w:rFonts w:hint="cs"/>
          <w:rtl/>
        </w:rPr>
        <w:t xml:space="preserve">מהלך כעושה </w:t>
      </w:r>
      <w:r w:rsidR="006F071F" w:rsidRPr="00F40D4B">
        <w:rPr>
          <w:rFonts w:hint="cs"/>
          <w:rtl/>
        </w:rPr>
        <w:lastRenderedPageBreak/>
        <w:t xml:space="preserve">ומשום השב אבידה אוכל ולא מדאורייתא </w:t>
      </w:r>
      <w:r>
        <w:rPr>
          <w:rFonts w:hint="cs"/>
          <w:rtl/>
        </w:rPr>
        <w:t>מוכח שא''א ל</w:t>
      </w:r>
      <w:r w:rsidR="006F071F" w:rsidRPr="00F40D4B">
        <w:rPr>
          <w:rFonts w:hint="cs"/>
          <w:rtl/>
        </w:rPr>
        <w:t>אכול בגפן אחר</w:t>
      </w:r>
    </w:p>
    <w:p w14:paraId="07EE5B85" w14:textId="6C8F821B" w:rsidR="0019620B" w:rsidRDefault="0019620B" w:rsidP="0019620B">
      <w:pPr>
        <w:pStyle w:val="36"/>
        <w:framePr w:wrap="notBeside"/>
        <w:rPr>
          <w:rtl/>
        </w:rPr>
      </w:pPr>
      <w:r>
        <w:rPr>
          <w:rFonts w:hint="cs"/>
          <w:rtl/>
        </w:rPr>
        <w:t>- ודחי'</w:t>
      </w:r>
    </w:p>
    <w:p w14:paraId="217D26AA" w14:textId="6464F935" w:rsidR="006F071F" w:rsidRPr="00F40D4B" w:rsidRDefault="0019620B" w:rsidP="009B508D">
      <w:pPr>
        <w:rPr>
          <w:rtl/>
        </w:rPr>
      </w:pPr>
      <w:r>
        <w:rPr>
          <w:rFonts w:hint="cs"/>
          <w:rtl/>
        </w:rPr>
        <w:t>ד</w:t>
      </w:r>
      <w:r w:rsidR="006F071F" w:rsidRPr="00F40D4B">
        <w:rPr>
          <w:rFonts w:hint="cs"/>
          <w:rtl/>
        </w:rPr>
        <w:t>אפשר דיכול</w:t>
      </w:r>
      <w:r w:rsidR="006F071F" w:rsidRPr="00F40D4B">
        <w:rPr>
          <w:rtl/>
        </w:rPr>
        <w:t xml:space="preserve"> </w:t>
      </w:r>
      <w:r w:rsidR="006F071F" w:rsidRPr="00F40D4B">
        <w:rPr>
          <w:rFonts w:hint="cs"/>
          <w:rtl/>
        </w:rPr>
        <w:t>ל</w:t>
      </w:r>
      <w:r w:rsidR="006F071F" w:rsidRPr="00F40D4B">
        <w:rPr>
          <w:rtl/>
        </w:rPr>
        <w:t>אכ</w:t>
      </w:r>
      <w:r w:rsidR="006F071F" w:rsidRPr="00F40D4B">
        <w:rPr>
          <w:rFonts w:hint="cs"/>
          <w:rtl/>
        </w:rPr>
        <w:t>ו</w:t>
      </w:r>
      <w:r w:rsidR="006F071F" w:rsidRPr="00F40D4B">
        <w:rPr>
          <w:rtl/>
        </w:rPr>
        <w:t>ל בגפן אחר, ומהלך לאו כעושה מעשה.</w:t>
      </w:r>
    </w:p>
    <w:p w14:paraId="6158CE96" w14:textId="742483CE" w:rsidR="0019620B" w:rsidRDefault="0019620B" w:rsidP="0019620B">
      <w:pPr>
        <w:pStyle w:val="36"/>
        <w:framePr w:wrap="notBeside"/>
        <w:rPr>
          <w:rtl/>
        </w:rPr>
      </w:pPr>
      <w:r>
        <w:rPr>
          <w:rFonts w:hint="cs"/>
          <w:rtl/>
        </w:rPr>
        <w:t xml:space="preserve">ה. </w:t>
      </w:r>
      <w:r w:rsidR="006F071F" w:rsidRPr="00F40D4B">
        <w:rPr>
          <w:rFonts w:hint="cs"/>
          <w:rtl/>
        </w:rPr>
        <w:t>וא</w:t>
      </w:r>
      <w:r w:rsidR="006F071F" w:rsidRPr="00F40D4B">
        <w:rPr>
          <w:rtl/>
        </w:rPr>
        <w:t>"</w:t>
      </w:r>
      <w:r w:rsidR="006F071F" w:rsidRPr="00F40D4B">
        <w:rPr>
          <w:rFonts w:hint="cs"/>
          <w:rtl/>
        </w:rPr>
        <w:t>ד</w:t>
      </w:r>
    </w:p>
    <w:p w14:paraId="7E3FA2F5" w14:textId="0DE510C8" w:rsidR="00A6533C" w:rsidRPr="00F40D4B" w:rsidRDefault="006F071F" w:rsidP="009B508D">
      <w:pPr>
        <w:rPr>
          <w:rtl/>
        </w:rPr>
      </w:pPr>
      <w:r w:rsidRPr="00F40D4B">
        <w:rPr>
          <w:rFonts w:hint="cs"/>
          <w:rtl/>
        </w:rPr>
        <w:t xml:space="preserve">שרצו להוכיח בהיפך </w:t>
      </w:r>
      <w:r w:rsidR="0019620B">
        <w:rPr>
          <w:rFonts w:hint="cs"/>
          <w:rtl/>
        </w:rPr>
        <w:t>-</w:t>
      </w:r>
      <w:r w:rsidRPr="00F40D4B">
        <w:rPr>
          <w:rFonts w:hint="cs"/>
          <w:rtl/>
        </w:rPr>
        <w:t>דלאו כעושה מעשה ול</w:t>
      </w:r>
      <w:r w:rsidR="0019620B">
        <w:rPr>
          <w:rFonts w:hint="cs"/>
          <w:rtl/>
        </w:rPr>
        <w:t>כך</w:t>
      </w:r>
      <w:r w:rsidRPr="00F40D4B">
        <w:rPr>
          <w:rFonts w:hint="cs"/>
          <w:rtl/>
        </w:rPr>
        <w:t xml:space="preserve"> מדאורייתא לא אוכל הא בעושה אכיל</w:t>
      </w:r>
    </w:p>
    <w:p w14:paraId="7935D46B" w14:textId="3167D7C7" w:rsidR="0019620B" w:rsidRDefault="006F071F" w:rsidP="0019620B">
      <w:pPr>
        <w:pStyle w:val="36"/>
        <w:framePr w:wrap="notBeside"/>
        <w:rPr>
          <w:rtl/>
        </w:rPr>
      </w:pPr>
      <w:r w:rsidRPr="00F40D4B">
        <w:rPr>
          <w:rFonts w:hint="cs"/>
          <w:rtl/>
        </w:rPr>
        <w:t xml:space="preserve">  -</w:t>
      </w:r>
      <w:r w:rsidR="0019620B">
        <w:rPr>
          <w:rFonts w:hint="cs"/>
          <w:rtl/>
        </w:rPr>
        <w:t xml:space="preserve"> ודחי'</w:t>
      </w:r>
    </w:p>
    <w:p w14:paraId="47EB2A8F" w14:textId="7AA17E1C" w:rsidR="00A6533C" w:rsidRPr="00F40D4B" w:rsidRDefault="006F071F" w:rsidP="009B508D">
      <w:pPr>
        <w:rPr>
          <w:rtl/>
        </w:rPr>
      </w:pPr>
      <w:r w:rsidRPr="00F40D4B">
        <w:rPr>
          <w:rFonts w:hint="cs"/>
          <w:rtl/>
        </w:rPr>
        <w:t>דלעולם אינו אוכל בגפן אחד ומהלך כעושה מעשה</w:t>
      </w:r>
      <w:r w:rsidR="0019620B">
        <w:rPr>
          <w:rFonts w:hint="cs"/>
          <w:rtl/>
        </w:rPr>
        <w:t>.</w:t>
      </w:r>
    </w:p>
    <w:p w14:paraId="1532E4FE" w14:textId="77777777" w:rsidR="009D66EF" w:rsidRDefault="006F071F" w:rsidP="009D66EF">
      <w:pPr>
        <w:pStyle w:val="affe"/>
        <w:framePr w:wrap="around"/>
        <w:rPr>
          <w:rtl/>
        </w:rPr>
      </w:pPr>
      <w:bookmarkStart w:id="13" w:name="_Hlk167818867"/>
      <w:r w:rsidRPr="00F40D4B">
        <w:rPr>
          <w:rtl/>
        </w:rPr>
        <w:t>צב.</w:t>
      </w:r>
      <w:r w:rsidRPr="00F40D4B">
        <w:rPr>
          <w:rFonts w:hint="cs"/>
          <w:rtl/>
        </w:rPr>
        <w:t xml:space="preserve"> </w:t>
      </w:r>
    </w:p>
    <w:p w14:paraId="0D4A6785" w14:textId="430796D9" w:rsidR="006F071F" w:rsidRPr="00F40D4B" w:rsidRDefault="006F071F" w:rsidP="009D66EF">
      <w:pPr>
        <w:pStyle w:val="afffb"/>
        <w:rPr>
          <w:rtl/>
        </w:rPr>
      </w:pPr>
      <w:ins w:id="9960" w:author="מספור קטעי משנה" w:date="2026-10-06T06:45:11Z">
        <w:r>
          <w:rPr>
            <w:rStyle w:val="MisparKeta"/>
          </w:rPr>
          <w:t xml:space="preserve">א. </w:t>
        </w:r>
      </w:ins>
      <w:r w:rsidRPr="00F40D4B">
        <w:rPr>
          <w:rtl/>
        </w:rPr>
        <w:t>ובחמור כשהיא פורקת.</w:t>
      </w:r>
    </w:p>
    <w:p w14:paraId="2161CF0C" w14:textId="77777777" w:rsidR="009D66EF" w:rsidRDefault="006F071F" w:rsidP="009D66EF">
      <w:pPr>
        <w:pStyle w:val="36"/>
        <w:framePr w:wrap="notBeside"/>
        <w:rPr>
          <w:rtl/>
        </w:rPr>
      </w:pPr>
      <w:r w:rsidRPr="00F40D4B">
        <w:rPr>
          <w:rFonts w:hint="cs"/>
          <w:rtl/>
        </w:rPr>
        <w:t>היינו</w:t>
      </w:r>
    </w:p>
    <w:p w14:paraId="7A720213" w14:textId="0B3B0EBE" w:rsidR="006F071F" w:rsidRPr="00F40D4B" w:rsidRDefault="006F071F" w:rsidP="009B508D">
      <w:pPr>
        <w:rPr>
          <w:rtl/>
        </w:rPr>
      </w:pPr>
      <w:r w:rsidRPr="00F40D4B">
        <w:rPr>
          <w:rtl/>
        </w:rPr>
        <w:t>עד שתהא פורקת.</w:t>
      </w:r>
      <w:r w:rsidRPr="00F40D4B">
        <w:rPr>
          <w:rFonts w:hint="cs"/>
          <w:rtl/>
        </w:rPr>
        <w:t xml:space="preserve"> </w:t>
      </w:r>
      <w:r w:rsidRPr="009D66EF">
        <w:rPr>
          <w:rStyle w:val="affffc"/>
          <w:rFonts w:hint="cs"/>
          <w:rtl/>
        </w:rPr>
        <w:t>וזהו דת</w:t>
      </w:r>
      <w:r w:rsidRPr="009D66EF">
        <w:rPr>
          <w:rStyle w:val="affffc"/>
          <w:rtl/>
        </w:rPr>
        <w:t>"</w:t>
      </w:r>
      <w:r w:rsidRPr="009D66EF">
        <w:rPr>
          <w:rStyle w:val="affffc"/>
          <w:rFonts w:hint="cs"/>
          <w:rtl/>
        </w:rPr>
        <w:t>ר</w:t>
      </w:r>
      <w:r w:rsidRPr="009D66EF">
        <w:rPr>
          <w:rStyle w:val="affffc"/>
          <w:rtl/>
        </w:rPr>
        <w:t xml:space="preserve">: </w:t>
      </w:r>
      <w:r w:rsidRPr="00F40D4B">
        <w:rPr>
          <w:rtl/>
        </w:rPr>
        <w:t>חמור וגמל אוכלים ממשאוי שע"</w:t>
      </w:r>
      <w:r w:rsidRPr="00F40D4B">
        <w:rPr>
          <w:rFonts w:hint="cs"/>
          <w:rtl/>
        </w:rPr>
        <w:t>ג</w:t>
      </w:r>
      <w:r w:rsidRPr="00F40D4B">
        <w:rPr>
          <w:rtl/>
        </w:rPr>
        <w:t>, ובלבד שלא יטול בידו ויאכילם.</w:t>
      </w:r>
    </w:p>
    <w:p w14:paraId="28BB5589" w14:textId="77777777" w:rsidR="00A6533C" w:rsidRPr="00F40D4B" w:rsidRDefault="00A6533C" w:rsidP="00A6533C">
      <w:pPr>
        <w:pStyle w:val="aff9"/>
        <w:rPr>
          <w:rtl/>
        </w:rPr>
      </w:pPr>
      <w:r w:rsidRPr="00F40D4B">
        <w:rPr>
          <w:rtl/>
        </w:rPr>
        <w:t>***</w:t>
      </w:r>
    </w:p>
    <w:p w14:paraId="15F250F9" w14:textId="006E7641" w:rsidR="006F071F" w:rsidRPr="00F40D4B" w:rsidRDefault="006F071F" w:rsidP="009D66EF">
      <w:pPr>
        <w:pStyle w:val="afffff"/>
        <w:framePr w:wrap="around"/>
        <w:rPr>
          <w:rtl/>
        </w:rPr>
      </w:pPr>
      <w:del w:id="20280" w:author="קלוד" w:date="2026-10-06T10:08:05Z">
        <w:r>
          <w:rPr>
            <w:rtl/>
          </w:rPr>
          <w:delText xml:space="preserve">משנה.</w:delText>
        </w:r>
      </w:del>
      <w:ins w:id="20281" w:author="קלוד" w:date="2026-10-06T10:08:05Z">
        <w:r>
          <w:rPr>
            <w:rtl/>
          </w:rPr>
          <w:t xml:space="preserve">משנה ה</w:t>
        </w:r>
      </w:ins>
    </w:p>
    <w:p w14:paraId="0C192672" w14:textId="77777777" w:rsidR="006F071F" w:rsidRPr="00F40D4B" w:rsidRDefault="006F071F" w:rsidP="009D66EF">
      <w:pPr>
        <w:pStyle w:val="afff3"/>
        <w:rPr>
          <w:rtl/>
        </w:rPr>
      </w:pPr>
      <w:ins w:id="9961" w:author="מספור קטעי משנה" w:date="2026-10-06T06:45:11Z">
        <w:r>
          <w:rPr>
            <w:rStyle w:val="MisparKeta"/>
          </w:rPr>
          <w:t xml:space="preserve">ב. </w:t>
        </w:r>
      </w:ins>
      <w:r w:rsidRPr="00F40D4B">
        <w:rPr>
          <w:rtl/>
        </w:rPr>
        <w:t>אוכל פועל קישות אפילו בדינר, כותבת ואפילו בדינר.</w:t>
      </w:r>
    </w:p>
    <w:p w14:paraId="3BE4A08E" w14:textId="2FD0883D" w:rsidR="006F071F" w:rsidRPr="00F40D4B" w:rsidRDefault="006F071F" w:rsidP="009D66EF">
      <w:pPr>
        <w:pStyle w:val="afff3"/>
        <w:rPr>
          <w:rtl/>
        </w:rPr>
      </w:pPr>
      <w:r w:rsidRPr="009D66EF">
        <w:rPr>
          <w:rStyle w:val="TanaimMishna"/>
          <w:rtl/>
          <w:rPrChange w:id="20132" w:author="קלוד" w:date="2026-10-06T10:08:05Z">
            <w:rPr>
              <w:rStyle w:val="affffc"/>
              <w:rtl/>
            </w:rPr>
          </w:rPrChange>
        </w:rPr>
        <w:t>רבי אלעזר חסמא:</w:t>
      </w:r>
      <w:r w:rsidRPr="00F40D4B">
        <w:rPr>
          <w:rtl/>
        </w:rPr>
        <w:t xml:space="preserve"> לא יאכל פועל יתר על שכרו, </w:t>
      </w:r>
      <w:r w:rsidRPr="009D66EF">
        <w:rPr>
          <w:rStyle w:val="TanaimMishna"/>
          <w:rtl/>
          <w:rPrChange w:id="20133" w:author="קלוד" w:date="2026-10-06T10:08:05Z">
            <w:rPr>
              <w:rStyle w:val="affffc"/>
              <w:rtl/>
            </w:rPr>
          </w:rPrChange>
        </w:rPr>
        <w:t>וחכמים</w:t>
      </w:r>
      <w:r w:rsidRPr="00F40D4B">
        <w:rPr>
          <w:rtl/>
        </w:rPr>
        <w:t xml:space="preserve"> מתירין.</w:t>
      </w:r>
    </w:p>
    <w:p w14:paraId="4CF049D1" w14:textId="77777777" w:rsidR="006F071F" w:rsidRPr="009D66EF" w:rsidRDefault="006F071F" w:rsidP="00822311">
      <w:pPr>
        <w:pStyle w:val="afff3"/>
        <w:spacing w:after="60" w:line="220" w:lineRule="exact"/>
        <w:rPr>
          <w:spacing w:val="-2"/>
          <w:rtl/>
        </w:rPr>
      </w:pPr>
      <w:r w:rsidRPr="009D66EF">
        <w:rPr>
          <w:spacing w:val="-2"/>
          <w:rtl/>
        </w:rPr>
        <w:t>אבל מלמדין את האדם שלא יהא רעבתן ויהא סותם את הפתח בפניו.</w:t>
      </w:r>
    </w:p>
    <w:p w14:paraId="3E627905" w14:textId="6DFC3C98" w:rsidR="009D66EF" w:rsidRDefault="009D66EF" w:rsidP="009D66EF">
      <w:pPr>
        <w:pStyle w:val="36"/>
        <w:framePr w:wrap="notBeside"/>
        <w:rPr>
          <w:rtl/>
        </w:rPr>
      </w:pPr>
      <w:r>
        <w:rPr>
          <w:rFonts w:hint="cs"/>
          <w:rtl/>
        </w:rPr>
        <w:t xml:space="preserve">נפק''מ </w:t>
      </w:r>
      <w:r w:rsidR="006F071F" w:rsidRPr="00F40D4B">
        <w:rPr>
          <w:rFonts w:hint="cs"/>
          <w:rtl/>
        </w:rPr>
        <w:t xml:space="preserve">א. </w:t>
      </w:r>
    </w:p>
    <w:p w14:paraId="4EE6B836" w14:textId="122A790B" w:rsidR="006F071F" w:rsidRPr="00F40D4B" w:rsidRDefault="006F071F" w:rsidP="009B508D">
      <w:pPr>
        <w:rPr>
          <w:rtl/>
        </w:rPr>
      </w:pPr>
      <w:r w:rsidRPr="00017FF1">
        <w:rPr>
          <w:rFonts w:hint="cs"/>
          <w:b/>
          <w:bCs/>
          <w:rtl/>
        </w:rPr>
        <w:t>מלמדין</w:t>
      </w:r>
      <w:r w:rsidRPr="00F40D4B">
        <w:rPr>
          <w:rFonts w:hint="cs"/>
          <w:rtl/>
        </w:rPr>
        <w:t xml:space="preserve"> </w:t>
      </w:r>
      <w:r w:rsidRPr="009D66EF">
        <w:rPr>
          <w:rStyle w:val="affffc"/>
          <w:rFonts w:hint="cs"/>
          <w:rtl/>
        </w:rPr>
        <w:t>- לת</w:t>
      </w:r>
      <w:r w:rsidRPr="009D66EF">
        <w:rPr>
          <w:rStyle w:val="affffc"/>
          <w:rtl/>
        </w:rPr>
        <w:t>"</w:t>
      </w:r>
      <w:r w:rsidRPr="009D66EF">
        <w:rPr>
          <w:rStyle w:val="affffc"/>
          <w:rFonts w:hint="cs"/>
          <w:rtl/>
        </w:rPr>
        <w:t>ק</w:t>
      </w:r>
      <w:r w:rsidRPr="00F40D4B">
        <w:rPr>
          <w:rtl/>
        </w:rPr>
        <w:t xml:space="preserve"> - לית ליה מלמדין, </w:t>
      </w:r>
      <w:r w:rsidRPr="009D66EF">
        <w:rPr>
          <w:rStyle w:val="affffc"/>
          <w:rtl/>
        </w:rPr>
        <w:t>לרבנן -</w:t>
      </w:r>
      <w:r w:rsidRPr="00F40D4B">
        <w:rPr>
          <w:rtl/>
        </w:rPr>
        <w:t xml:space="preserve"> אית להו מלמדין.</w:t>
      </w:r>
    </w:p>
    <w:p w14:paraId="2643FE56" w14:textId="77777777" w:rsidR="009D66EF" w:rsidRDefault="006F071F" w:rsidP="009D66EF">
      <w:pPr>
        <w:pStyle w:val="36"/>
        <w:framePr w:wrap="notBeside"/>
        <w:rPr>
          <w:rtl/>
        </w:rPr>
      </w:pPr>
      <w:r w:rsidRPr="00F40D4B">
        <w:rPr>
          <w:rFonts w:hint="cs"/>
          <w:rtl/>
        </w:rPr>
        <w:t>ב.</w:t>
      </w:r>
    </w:p>
    <w:p w14:paraId="0435C171" w14:textId="3E94EAB1" w:rsidR="006F071F" w:rsidRPr="00F40D4B" w:rsidRDefault="009D66EF" w:rsidP="009B508D">
      <w:pPr>
        <w:rPr>
          <w:rtl/>
        </w:rPr>
      </w:pPr>
      <w:r w:rsidRPr="009D66EF">
        <w:rPr>
          <w:rStyle w:val="affffc"/>
          <w:rFonts w:hint="cs"/>
          <w:rtl/>
        </w:rPr>
        <w:t>דר''א</w:t>
      </w:r>
      <w:r w:rsidR="00822311">
        <w:rPr>
          <w:rStyle w:val="affffc"/>
          <w:rFonts w:hint="cs"/>
          <w:rtl/>
        </w:rPr>
        <w:t>:</w:t>
      </w:r>
      <w:r>
        <w:rPr>
          <w:rFonts w:hint="cs"/>
          <w:rtl/>
        </w:rPr>
        <w:t xml:space="preserve"> </w:t>
      </w:r>
      <w:r w:rsidR="006F071F" w:rsidRPr="00F40D4B">
        <w:rPr>
          <w:rFonts w:hint="cs"/>
          <w:rtl/>
        </w:rPr>
        <w:t>ד</w:t>
      </w:r>
      <w:r w:rsidR="006F071F" w:rsidRPr="00F40D4B">
        <w:rPr>
          <w:rtl/>
        </w:rPr>
        <w:t>אפי</w:t>
      </w:r>
      <w:r w:rsidR="006F071F" w:rsidRPr="00F40D4B">
        <w:rPr>
          <w:rFonts w:hint="cs"/>
          <w:rtl/>
        </w:rPr>
        <w:t>'</w:t>
      </w:r>
      <w:r w:rsidR="006F071F" w:rsidRPr="00F40D4B">
        <w:rPr>
          <w:rtl/>
        </w:rPr>
        <w:t xml:space="preserve"> שכרו לבצור אשכול אחד</w:t>
      </w:r>
      <w:r>
        <w:rPr>
          <w:rFonts w:hint="cs"/>
          <w:rtl/>
        </w:rPr>
        <w:t xml:space="preserve">- </w:t>
      </w:r>
      <w:r w:rsidR="006F071F" w:rsidRPr="009D66EF">
        <w:rPr>
          <w:rStyle w:val="affffc"/>
          <w:rtl/>
        </w:rPr>
        <w:t xml:space="preserve"> </w:t>
      </w:r>
      <w:r w:rsidR="006F071F" w:rsidRPr="009D66EF">
        <w:rPr>
          <w:rStyle w:val="affffc"/>
          <w:rFonts w:hint="cs"/>
          <w:rtl/>
        </w:rPr>
        <w:t>דלת"ק</w:t>
      </w:r>
      <w:r w:rsidR="006F071F" w:rsidRPr="00F40D4B">
        <w:rPr>
          <w:rFonts w:hint="cs"/>
          <w:rtl/>
        </w:rPr>
        <w:t xml:space="preserve"> </w:t>
      </w:r>
      <w:r w:rsidR="006F071F" w:rsidRPr="00F40D4B">
        <w:rPr>
          <w:rtl/>
        </w:rPr>
        <w:t>אוכלו.</w:t>
      </w:r>
    </w:p>
    <w:p w14:paraId="1D4ACD04" w14:textId="7A0A3514" w:rsidR="006F071F" w:rsidRPr="00F40D4B" w:rsidRDefault="009D66EF" w:rsidP="009D66EF">
      <w:pPr>
        <w:rPr>
          <w:rtl/>
        </w:rPr>
      </w:pPr>
      <w:r w:rsidRPr="009D66EF">
        <w:rPr>
          <w:rStyle w:val="affffc"/>
          <w:rFonts w:hint="cs"/>
          <w:rtl/>
        </w:rPr>
        <w:t>ועוד אר''א:</w:t>
      </w:r>
      <w:r>
        <w:t xml:space="preserve"> </w:t>
      </w:r>
      <w:r w:rsidR="006F071F" w:rsidRPr="00F40D4B">
        <w:rPr>
          <w:rFonts w:hint="cs"/>
          <w:rtl/>
        </w:rPr>
        <w:t xml:space="preserve">דאפי' בצר </w:t>
      </w:r>
      <w:r>
        <w:rPr>
          <w:rFonts w:hint="cs"/>
          <w:rtl/>
        </w:rPr>
        <w:t xml:space="preserve">רק </w:t>
      </w:r>
      <w:r w:rsidR="006F071F" w:rsidRPr="00F40D4B">
        <w:rPr>
          <w:rFonts w:hint="cs"/>
          <w:rtl/>
        </w:rPr>
        <w:t>אשכול אחד אוכלו</w:t>
      </w:r>
      <w:r w:rsidR="00017FF1">
        <w:rPr>
          <w:rFonts w:hint="cs"/>
          <w:rtl/>
        </w:rPr>
        <w:t>.</w:t>
      </w:r>
    </w:p>
    <w:p w14:paraId="7D3AA991" w14:textId="77777777" w:rsidR="009D66EF" w:rsidRDefault="006F071F" w:rsidP="009D66EF">
      <w:pPr>
        <w:pStyle w:val="36"/>
        <w:framePr w:wrap="notBeside"/>
        <w:rPr>
          <w:rtl/>
        </w:rPr>
      </w:pPr>
      <w:r w:rsidRPr="00F40D4B">
        <w:rPr>
          <w:rtl/>
        </w:rPr>
        <w:t>וצריכא,</w:t>
      </w:r>
    </w:p>
    <w:p w14:paraId="7EEE5588" w14:textId="6933531C" w:rsidR="00A6533C" w:rsidRPr="00F40D4B" w:rsidRDefault="006F071F" w:rsidP="009D66EF">
      <w:pPr>
        <w:rPr>
          <w:rtl/>
        </w:rPr>
      </w:pPr>
      <w:r w:rsidRPr="009D66EF">
        <w:rPr>
          <w:b/>
          <w:bCs/>
          <w:rtl/>
        </w:rPr>
        <w:t>קמייתא</w:t>
      </w:r>
      <w:r w:rsidRPr="00F40D4B">
        <w:rPr>
          <w:rtl/>
        </w:rPr>
        <w:t xml:space="preserve"> </w:t>
      </w:r>
      <w:r w:rsidRPr="00F40D4B">
        <w:rPr>
          <w:rFonts w:hint="cs"/>
          <w:rtl/>
        </w:rPr>
        <w:t xml:space="preserve">אפי' </w:t>
      </w:r>
      <w:r w:rsidR="009D66EF">
        <w:rPr>
          <w:rFonts w:hint="cs"/>
          <w:rtl/>
        </w:rPr>
        <w:t xml:space="preserve">שא''א לשים בסוף אחרים בכלי בעה''ב </w:t>
      </w:r>
    </w:p>
    <w:p w14:paraId="17270D31" w14:textId="16C11B5C" w:rsidR="006F071F" w:rsidRPr="00F40D4B" w:rsidRDefault="006F071F" w:rsidP="00017FF1">
      <w:pPr>
        <w:rPr>
          <w:rtl/>
        </w:rPr>
      </w:pPr>
      <w:r w:rsidRPr="009D66EF">
        <w:rPr>
          <w:rFonts w:hint="cs"/>
          <w:b/>
          <w:bCs/>
          <w:rtl/>
        </w:rPr>
        <w:t>והך</w:t>
      </w:r>
      <w:r w:rsidRPr="00F40D4B">
        <w:rPr>
          <w:rFonts w:hint="cs"/>
          <w:rtl/>
        </w:rPr>
        <w:t xml:space="preserve"> דאפי' </w:t>
      </w:r>
      <w:r w:rsidR="009D66EF">
        <w:rPr>
          <w:rFonts w:hint="cs"/>
          <w:rtl/>
        </w:rPr>
        <w:t>כשאפשר אח''כ לשים ב</w:t>
      </w:r>
      <w:r w:rsidRPr="00F40D4B">
        <w:rPr>
          <w:rFonts w:hint="cs"/>
          <w:rtl/>
        </w:rPr>
        <w:t>כליו של בעה</w:t>
      </w:r>
      <w:r w:rsidRPr="00F40D4B">
        <w:rPr>
          <w:rtl/>
        </w:rPr>
        <w:t>"</w:t>
      </w:r>
      <w:r w:rsidRPr="00F40D4B">
        <w:rPr>
          <w:rFonts w:hint="cs"/>
          <w:rtl/>
        </w:rPr>
        <w:t>ב</w:t>
      </w:r>
    </w:p>
    <w:p w14:paraId="6794E801" w14:textId="77777777" w:rsidR="009D66EF" w:rsidRDefault="006F071F" w:rsidP="009D66EF">
      <w:pPr>
        <w:pStyle w:val="36"/>
        <w:framePr w:wrap="notBeside"/>
        <w:rPr>
          <w:rtl/>
        </w:rPr>
      </w:pPr>
      <w:r w:rsidRPr="00F40D4B">
        <w:rPr>
          <w:rFonts w:hint="cs"/>
          <w:rtl/>
        </w:rPr>
        <w:t>ג.</w:t>
      </w:r>
    </w:p>
    <w:p w14:paraId="63C8D617" w14:textId="77777777" w:rsidR="009D66EF" w:rsidRDefault="006F071F" w:rsidP="009D66EF">
      <w:pPr>
        <w:rPr>
          <w:rtl/>
        </w:rPr>
      </w:pPr>
      <w:r w:rsidRPr="009D66EF">
        <w:rPr>
          <w:rStyle w:val="affffc"/>
          <w:rtl/>
        </w:rPr>
        <w:t>דרב</w:t>
      </w:r>
      <w:r w:rsidR="009D66EF">
        <w:rPr>
          <w:rStyle w:val="affffc"/>
          <w:rFonts w:hint="cs"/>
          <w:rtl/>
        </w:rPr>
        <w:t>:</w:t>
      </w:r>
      <w:r w:rsidRPr="00F40D4B">
        <w:rPr>
          <w:rFonts w:hint="cs"/>
          <w:rtl/>
        </w:rPr>
        <w:t xml:space="preserve"> ד</w:t>
      </w:r>
      <w:r w:rsidRPr="00F40D4B">
        <w:rPr>
          <w:rtl/>
        </w:rPr>
        <w:t xml:space="preserve">מצאתי מגילת סתרים </w:t>
      </w:r>
      <w:r w:rsidRPr="009D66EF">
        <w:rPr>
          <w:rStyle w:val="affffc"/>
          <w:rtl/>
        </w:rPr>
        <w:t>בי ר"</w:t>
      </w:r>
      <w:r w:rsidRPr="009D66EF">
        <w:rPr>
          <w:rStyle w:val="affffc"/>
          <w:rFonts w:hint="cs"/>
          <w:rtl/>
        </w:rPr>
        <w:t>ח</w:t>
      </w:r>
      <w:r w:rsidRPr="009D66EF">
        <w:rPr>
          <w:rStyle w:val="affffc"/>
          <w:rtl/>
        </w:rPr>
        <w:t>,</w:t>
      </w:r>
      <w:r w:rsidRPr="00F40D4B">
        <w:rPr>
          <w:rtl/>
        </w:rPr>
        <w:t xml:space="preserve"> </w:t>
      </w:r>
      <w:r w:rsidRPr="00017FF1">
        <w:rPr>
          <w:rStyle w:val="affffc"/>
          <w:rtl/>
        </w:rPr>
        <w:t>וכתוב בה:</w:t>
      </w:r>
      <w:r w:rsidR="009D66EF">
        <w:rPr>
          <w:rFonts w:hint="cs"/>
          <w:rtl/>
        </w:rPr>
        <w:t xml:space="preserve"> </w:t>
      </w:r>
      <w:r w:rsidR="009D66EF">
        <w:rPr>
          <w:rStyle w:val="affffc"/>
          <w:rFonts w:hint="cs"/>
          <w:rtl/>
        </w:rPr>
        <w:t>מ</w:t>
      </w:r>
      <w:r w:rsidRPr="009D66EF">
        <w:rPr>
          <w:rStyle w:val="affffc"/>
          <w:rtl/>
        </w:rPr>
        <w:t>איסי בן יהודה</w:t>
      </w:r>
      <w:r w:rsidR="009D66EF">
        <w:rPr>
          <w:rStyle w:val="affffc"/>
          <w:rFonts w:hint="cs"/>
          <w:rtl/>
        </w:rPr>
        <w:t>:</w:t>
      </w:r>
      <w:r w:rsidRPr="00F40D4B">
        <w:rPr>
          <w:rtl/>
        </w:rPr>
        <w:t xml:space="preserve"> </w:t>
      </w:r>
    </w:p>
    <w:p w14:paraId="22E16B55" w14:textId="40C86B4A" w:rsidR="006F071F" w:rsidRPr="00F40D4B" w:rsidRDefault="006F071F" w:rsidP="009D66EF">
      <w:pPr>
        <w:rPr>
          <w:rtl/>
        </w:rPr>
      </w:pPr>
      <w:r w:rsidRPr="009D66EF">
        <w:rPr>
          <w:rStyle w:val="affff8"/>
          <w:rtl/>
        </w:rPr>
        <w:t>כי תבא בכרם רעך-</w:t>
      </w:r>
      <w:r w:rsidRPr="00F40D4B">
        <w:rPr>
          <w:rtl/>
        </w:rPr>
        <w:t xml:space="preserve"> בביאת כל אדם הכתוב מדבר.</w:t>
      </w:r>
    </w:p>
    <w:p w14:paraId="3CDF7425" w14:textId="77777777" w:rsidR="006F071F" w:rsidRPr="00F40D4B" w:rsidRDefault="006F071F" w:rsidP="009D66EF">
      <w:pPr>
        <w:spacing w:after="60"/>
        <w:rPr>
          <w:rtl/>
        </w:rPr>
      </w:pPr>
      <w:r w:rsidRPr="009D66EF">
        <w:rPr>
          <w:rStyle w:val="affffc"/>
          <w:rtl/>
        </w:rPr>
        <w:t>ואמר רב:</w:t>
      </w:r>
      <w:r w:rsidRPr="00F40D4B">
        <w:rPr>
          <w:rtl/>
        </w:rPr>
        <w:t xml:space="preserve"> לא שבק איסי חיי לכל בריה.</w:t>
      </w:r>
    </w:p>
    <w:p w14:paraId="14529155" w14:textId="56B55479" w:rsidR="009D66EF" w:rsidRDefault="009D66EF" w:rsidP="009D66EF">
      <w:pPr>
        <w:pStyle w:val="36"/>
        <w:framePr w:wrap="notBeside"/>
        <w:rPr>
          <w:rtl/>
        </w:rPr>
      </w:pPr>
      <w:r>
        <w:rPr>
          <w:rFonts w:hint="cs"/>
          <w:rtl/>
        </w:rPr>
        <w:t>ר''כ פירש</w:t>
      </w:r>
      <w:r w:rsidR="006F071F" w:rsidRPr="00F40D4B">
        <w:rPr>
          <w:rtl/>
        </w:rPr>
        <w:t>:</w:t>
      </w:r>
    </w:p>
    <w:p w14:paraId="460ABA3E" w14:textId="535AA4F2" w:rsidR="00A6533C" w:rsidRPr="00F40D4B" w:rsidRDefault="009D66EF" w:rsidP="009B508D">
      <w:pPr>
        <w:rPr>
          <w:rtl/>
        </w:rPr>
      </w:pPr>
      <w:r>
        <w:rPr>
          <w:rStyle w:val="affffc"/>
          <w:rFonts w:hint="cs"/>
          <w:rtl/>
        </w:rPr>
        <w:t>שמא לאיסי</w:t>
      </w:r>
      <w:r>
        <w:rPr>
          <w:rFonts w:hint="cs"/>
          <w:rtl/>
        </w:rPr>
        <w:t xml:space="preserve"> </w:t>
      </w:r>
      <w:r w:rsidR="006F071F" w:rsidRPr="00F40D4B">
        <w:rPr>
          <w:rFonts w:hint="cs"/>
          <w:rtl/>
        </w:rPr>
        <w:t>מיירי ב</w:t>
      </w:r>
      <w:r w:rsidR="006F071F" w:rsidRPr="00F40D4B">
        <w:rPr>
          <w:rtl/>
        </w:rPr>
        <w:t xml:space="preserve">עושין בסעודתם, </w:t>
      </w:r>
      <w:r w:rsidR="00822311">
        <w:rPr>
          <w:rFonts w:hint="cs"/>
          <w:rtl/>
        </w:rPr>
        <w:t xml:space="preserve">שעשו </w:t>
      </w:r>
      <w:r w:rsidR="006F071F" w:rsidRPr="00F40D4B">
        <w:rPr>
          <w:rtl/>
        </w:rPr>
        <w:t>ואכלו</w:t>
      </w:r>
      <w:r>
        <w:rPr>
          <w:rFonts w:hint="cs"/>
          <w:rtl/>
        </w:rPr>
        <w:t xml:space="preserve"> </w:t>
      </w:r>
      <w:r w:rsidRPr="009D66EF">
        <w:rPr>
          <w:rStyle w:val="afffff2"/>
          <w:rFonts w:hint="cs"/>
          <w:rtl/>
        </w:rPr>
        <w:t>אף שלא מדעתו</w:t>
      </w:r>
      <w:r w:rsidR="006F071F" w:rsidRPr="00F40D4B">
        <w:rPr>
          <w:rtl/>
        </w:rPr>
        <w:t>?</w:t>
      </w:r>
    </w:p>
    <w:p w14:paraId="6E8D15FB" w14:textId="287998F6" w:rsidR="009D66EF" w:rsidRDefault="009D66EF" w:rsidP="009D66EF">
      <w:pPr>
        <w:pStyle w:val="36"/>
        <w:framePr w:wrap="notBeside"/>
        <w:rPr>
          <w:rtl/>
        </w:rPr>
      </w:pPr>
      <w:r>
        <w:rPr>
          <w:rFonts w:hint="cs"/>
          <w:rtl/>
        </w:rPr>
        <w:t>ורב סבר</w:t>
      </w:r>
    </w:p>
    <w:p w14:paraId="7BB222A3" w14:textId="6926BA25" w:rsidR="006F071F" w:rsidRPr="00F40D4B" w:rsidRDefault="006F071F" w:rsidP="009B508D">
      <w:pPr>
        <w:rPr>
          <w:rtl/>
        </w:rPr>
      </w:pPr>
      <w:r w:rsidRPr="00F40D4B">
        <w:rPr>
          <w:rFonts w:hint="cs"/>
          <w:rtl/>
        </w:rPr>
        <w:t>דאפ</w:t>
      </w:r>
      <w:r w:rsidRPr="00F40D4B">
        <w:rPr>
          <w:rtl/>
        </w:rPr>
        <w:t>"</w:t>
      </w:r>
      <w:r w:rsidRPr="00F40D4B">
        <w:rPr>
          <w:rFonts w:hint="cs"/>
          <w:rtl/>
        </w:rPr>
        <w:t>ה נח לאדם לשכור פועל ולקטוף לפרדסו משיבואו כו</w:t>
      </w:r>
      <w:r w:rsidRPr="00F40D4B">
        <w:rPr>
          <w:rtl/>
        </w:rPr>
        <w:t>"</w:t>
      </w:r>
      <w:r w:rsidRPr="00F40D4B">
        <w:rPr>
          <w:rFonts w:hint="cs"/>
          <w:rtl/>
        </w:rPr>
        <w:t>ע ויאכלו לו</w:t>
      </w:r>
      <w:r w:rsidRPr="00F40D4B">
        <w:rPr>
          <w:rtl/>
        </w:rPr>
        <w:t>.</w:t>
      </w:r>
    </w:p>
    <w:p w14:paraId="15CC7E41" w14:textId="0B5B927D" w:rsidR="009D66EF" w:rsidRDefault="006F071F" w:rsidP="009D66EF">
      <w:pPr>
        <w:pStyle w:val="affff9"/>
        <w:rPr>
          <w:rtl/>
        </w:rPr>
      </w:pPr>
      <w:r w:rsidRPr="00F40D4B">
        <w:rPr>
          <w:rtl/>
        </w:rPr>
        <w:lastRenderedPageBreak/>
        <w:t>איבעיא: פועל,</w:t>
      </w:r>
      <w:r w:rsidR="009D66EF">
        <w:rPr>
          <w:rFonts w:hint="cs"/>
          <w:rtl/>
        </w:rPr>
        <w:t xml:space="preserve"> אוכל משלו או משל שמים, </w:t>
      </w:r>
    </w:p>
    <w:p w14:paraId="7E7D1D26" w14:textId="77777777" w:rsidR="009D66EF" w:rsidRDefault="006F071F" w:rsidP="009D66EF">
      <w:pPr>
        <w:pStyle w:val="36"/>
        <w:framePr w:wrap="notBeside"/>
        <w:rPr>
          <w:rtl/>
        </w:rPr>
      </w:pPr>
      <w:r w:rsidRPr="00F40D4B">
        <w:rPr>
          <w:rFonts w:hint="cs"/>
          <w:rtl/>
        </w:rPr>
        <w:t>נפק</w:t>
      </w:r>
      <w:r w:rsidRPr="00F40D4B">
        <w:rPr>
          <w:rtl/>
        </w:rPr>
        <w:t>"</w:t>
      </w:r>
      <w:r w:rsidRPr="00F40D4B">
        <w:rPr>
          <w:rFonts w:hint="cs"/>
          <w:rtl/>
        </w:rPr>
        <w:t>מ</w:t>
      </w:r>
    </w:p>
    <w:p w14:paraId="02EEC73F" w14:textId="18B2AE77" w:rsidR="006F071F" w:rsidRDefault="009D66EF" w:rsidP="009D66EF">
      <w:pPr>
        <w:rPr>
          <w:rtl/>
        </w:rPr>
      </w:pPr>
      <w:r>
        <w:rPr>
          <w:rFonts w:hint="cs"/>
          <w:rtl/>
        </w:rPr>
        <w:t>ש</w:t>
      </w:r>
      <w:r w:rsidR="006F071F" w:rsidRPr="00F40D4B">
        <w:rPr>
          <w:rtl/>
        </w:rPr>
        <w:t>אמר: תנו לאשתי ובני.</w:t>
      </w:r>
      <w:r>
        <w:rPr>
          <w:rFonts w:hint="cs"/>
          <w:rtl/>
        </w:rPr>
        <w:t xml:space="preserve"> אי משלו אוכל נותנים להם, </w:t>
      </w:r>
    </w:p>
    <w:p w14:paraId="6C4B8329" w14:textId="515D9AAC" w:rsidR="00A6533C" w:rsidRPr="00F40D4B" w:rsidRDefault="009D66EF" w:rsidP="00017FF1">
      <w:pPr>
        <w:spacing w:after="60"/>
        <w:rPr>
          <w:rtl/>
        </w:rPr>
      </w:pPr>
      <w:r>
        <w:rPr>
          <w:rFonts w:hint="cs"/>
          <w:rtl/>
        </w:rPr>
        <w:t xml:space="preserve">אם משל שמים התורה זיכתה לו, </w:t>
      </w:r>
      <w:r w:rsidR="006F071F" w:rsidRPr="00F40D4B">
        <w:rPr>
          <w:rFonts w:hint="cs"/>
          <w:rtl/>
        </w:rPr>
        <w:t>ולא לאשתו ובניו</w:t>
      </w:r>
    </w:p>
    <w:p w14:paraId="5613BEA6" w14:textId="55A3679E" w:rsidR="009D66EF" w:rsidRDefault="00822311" w:rsidP="009D66EF">
      <w:pPr>
        <w:pStyle w:val="36"/>
        <w:framePr w:wrap="notBeside"/>
        <w:rPr>
          <w:rtl/>
        </w:rPr>
      </w:pPr>
      <w:r>
        <w:rPr>
          <w:rFonts w:hint="cs"/>
          <w:rtl/>
        </w:rPr>
        <w:t xml:space="preserve">א. </w:t>
      </w:r>
      <w:r w:rsidR="006F071F" w:rsidRPr="00F40D4B">
        <w:rPr>
          <w:rtl/>
        </w:rPr>
        <w:t>ת"ש:</w:t>
      </w:r>
    </w:p>
    <w:p w14:paraId="327921C9" w14:textId="77777777" w:rsidR="00017FF1" w:rsidRDefault="006F071F" w:rsidP="009B508D">
      <w:pPr>
        <w:rPr>
          <w:rtl/>
        </w:rPr>
      </w:pPr>
      <w:r w:rsidRPr="00F40D4B">
        <w:rPr>
          <w:rtl/>
        </w:rPr>
        <w:t>אוכל פועל קישות ואפילו בדינר, כותבת ואפילו בדינר</w:t>
      </w:r>
      <w:r w:rsidRPr="00F40D4B">
        <w:rPr>
          <w:rFonts w:hint="cs"/>
          <w:rtl/>
        </w:rPr>
        <w:t xml:space="preserve">. </w:t>
      </w:r>
    </w:p>
    <w:p w14:paraId="4CEB34AB" w14:textId="5E7B1247" w:rsidR="00A6533C" w:rsidRPr="00F40D4B" w:rsidRDefault="006F071F" w:rsidP="009B508D">
      <w:pPr>
        <w:rPr>
          <w:rtl/>
        </w:rPr>
      </w:pPr>
      <w:r w:rsidRPr="00F40D4B">
        <w:rPr>
          <w:rFonts w:hint="cs"/>
          <w:rtl/>
        </w:rPr>
        <w:t xml:space="preserve">והוי </w:t>
      </w:r>
      <w:r w:rsidR="003A4B2A">
        <w:rPr>
          <w:rFonts w:hint="cs"/>
          <w:rtl/>
        </w:rPr>
        <w:t>יותר</w:t>
      </w:r>
      <w:r w:rsidRPr="00F40D4B">
        <w:rPr>
          <w:rFonts w:hint="cs"/>
          <w:rtl/>
        </w:rPr>
        <w:t xml:space="preserve"> </w:t>
      </w:r>
      <w:r w:rsidR="003A4B2A">
        <w:rPr>
          <w:rFonts w:hint="cs"/>
          <w:rtl/>
        </w:rPr>
        <w:t>מ</w:t>
      </w:r>
      <w:r w:rsidRPr="00F40D4B">
        <w:rPr>
          <w:rFonts w:hint="cs"/>
          <w:rtl/>
        </w:rPr>
        <w:t xml:space="preserve">עבודתו </w:t>
      </w:r>
      <w:r w:rsidR="003A4B2A">
        <w:rPr>
          <w:rFonts w:hint="cs"/>
          <w:rtl/>
        </w:rPr>
        <w:t xml:space="preserve">- </w:t>
      </w:r>
      <w:r w:rsidRPr="00F40D4B">
        <w:rPr>
          <w:rFonts w:hint="cs"/>
          <w:rtl/>
        </w:rPr>
        <w:t>ובהכרח דמשל שמים</w:t>
      </w:r>
      <w:r w:rsidR="00822311">
        <w:rPr>
          <w:rFonts w:hint="cs"/>
          <w:rtl/>
        </w:rPr>
        <w:t>.</w:t>
      </w:r>
    </w:p>
    <w:p w14:paraId="3E8581FB" w14:textId="0ED04053" w:rsidR="003A4B2A" w:rsidRDefault="006F071F" w:rsidP="003A4B2A">
      <w:pPr>
        <w:pStyle w:val="36"/>
        <w:framePr w:wrap="notBeside"/>
        <w:rPr>
          <w:rtl/>
        </w:rPr>
      </w:pPr>
      <w:r w:rsidRPr="00F40D4B">
        <w:rPr>
          <w:rFonts w:hint="cs"/>
          <w:rtl/>
        </w:rPr>
        <w:t>-</w:t>
      </w:r>
      <w:r w:rsidR="003A4B2A">
        <w:rPr>
          <w:rFonts w:hint="cs"/>
          <w:rtl/>
        </w:rPr>
        <w:t xml:space="preserve"> ודחי' </w:t>
      </w:r>
    </w:p>
    <w:p w14:paraId="6AE23F35" w14:textId="27612A08" w:rsidR="006F071F" w:rsidRPr="00F40D4B" w:rsidRDefault="003A4B2A" w:rsidP="00017FF1">
      <w:pPr>
        <w:spacing w:after="60"/>
        <w:rPr>
          <w:rtl/>
        </w:rPr>
      </w:pPr>
      <w:r>
        <w:rPr>
          <w:rFonts w:hint="cs"/>
          <w:rtl/>
        </w:rPr>
        <w:t xml:space="preserve">שהתורה </w:t>
      </w:r>
      <w:r w:rsidR="006F071F" w:rsidRPr="00F40D4B">
        <w:rPr>
          <w:rFonts w:hint="cs"/>
          <w:rtl/>
        </w:rPr>
        <w:t>זיכתה לו, וא''כ משלו אוכל וה''נ התורה זיכתה לו</w:t>
      </w:r>
      <w:r w:rsidR="00822311">
        <w:rPr>
          <w:rFonts w:hint="cs"/>
          <w:rtl/>
        </w:rPr>
        <w:t>.</w:t>
      </w:r>
    </w:p>
    <w:p w14:paraId="3C1AD775" w14:textId="74429C42" w:rsidR="003A4B2A" w:rsidRDefault="00822311" w:rsidP="003A4B2A">
      <w:pPr>
        <w:pStyle w:val="36"/>
        <w:framePr w:wrap="notBeside"/>
        <w:rPr>
          <w:rtl/>
        </w:rPr>
      </w:pPr>
      <w:r>
        <w:rPr>
          <w:rFonts w:hint="cs"/>
          <w:rtl/>
        </w:rPr>
        <w:t xml:space="preserve">ב. </w:t>
      </w:r>
      <w:r w:rsidR="006F071F" w:rsidRPr="00F40D4B">
        <w:rPr>
          <w:rtl/>
        </w:rPr>
        <w:t>ת"ש:</w:t>
      </w:r>
    </w:p>
    <w:p w14:paraId="049FD343" w14:textId="4EA806C8" w:rsidR="006F071F" w:rsidRPr="00F40D4B" w:rsidRDefault="006F071F" w:rsidP="003A4B2A">
      <w:pPr>
        <w:rPr>
          <w:rtl/>
        </w:rPr>
      </w:pPr>
      <w:r w:rsidRPr="00F40D4B">
        <w:rPr>
          <w:rtl/>
        </w:rPr>
        <w:t>לא יאכל פועל יותר על שכרו, וחכמים מתירין</w:t>
      </w:r>
      <w:r w:rsidRPr="00F40D4B">
        <w:rPr>
          <w:rFonts w:hint="cs"/>
          <w:rtl/>
        </w:rPr>
        <w:t xml:space="preserve"> </w:t>
      </w:r>
      <w:r w:rsidR="003A4B2A" w:rsidRPr="00822311">
        <w:rPr>
          <w:rStyle w:val="affffc"/>
          <w:rFonts w:hint="cs"/>
          <w:rtl/>
        </w:rPr>
        <w:t>ולכאו'</w:t>
      </w:r>
      <w:r w:rsidR="003A4B2A">
        <w:rPr>
          <w:rFonts w:hint="cs"/>
          <w:rtl/>
        </w:rPr>
        <w:t xml:space="preserve"> חלקו בזה.</w:t>
      </w:r>
    </w:p>
    <w:p w14:paraId="2FA59C0F" w14:textId="77777777" w:rsidR="003A4B2A" w:rsidRDefault="003A4B2A" w:rsidP="003A4B2A">
      <w:pPr>
        <w:pStyle w:val="36"/>
        <w:framePr w:wrap="notBeside"/>
        <w:rPr>
          <w:rtl/>
        </w:rPr>
      </w:pPr>
      <w:r>
        <w:rPr>
          <w:rFonts w:hint="cs"/>
          <w:rtl/>
        </w:rPr>
        <w:t>ודחי'</w:t>
      </w:r>
    </w:p>
    <w:p w14:paraId="09BC3491" w14:textId="439260EA" w:rsidR="00A6533C" w:rsidRPr="00F40D4B" w:rsidRDefault="006F071F" w:rsidP="00017FF1">
      <w:pPr>
        <w:spacing w:after="60"/>
        <w:rPr>
          <w:rtl/>
        </w:rPr>
      </w:pPr>
      <w:r w:rsidRPr="003A4B2A">
        <w:rPr>
          <w:rStyle w:val="affffc"/>
          <w:rtl/>
        </w:rPr>
        <w:t>דכו"</w:t>
      </w:r>
      <w:r w:rsidRPr="003A4B2A">
        <w:rPr>
          <w:rStyle w:val="affffc"/>
          <w:rFonts w:hint="cs"/>
          <w:rtl/>
        </w:rPr>
        <w:t>ע</w:t>
      </w:r>
      <w:r w:rsidRPr="00F40D4B">
        <w:rPr>
          <w:rtl/>
        </w:rPr>
        <w:t xml:space="preserve"> משלו אוכל,</w:t>
      </w:r>
      <w:r w:rsidR="003A4B2A">
        <w:rPr>
          <w:rFonts w:hint="cs"/>
          <w:rtl/>
        </w:rPr>
        <w:t xml:space="preserve"> </w:t>
      </w:r>
      <w:r w:rsidR="003A4B2A" w:rsidRPr="003A4B2A">
        <w:rPr>
          <w:rStyle w:val="affffc"/>
          <w:rFonts w:hint="cs"/>
          <w:rtl/>
        </w:rPr>
        <w:t>וחלקו</w:t>
      </w:r>
      <w:r w:rsidR="003A4B2A">
        <w:rPr>
          <w:rFonts w:hint="cs"/>
          <w:rtl/>
        </w:rPr>
        <w:t xml:space="preserve"> </w:t>
      </w:r>
      <w:r w:rsidRPr="003A4B2A">
        <w:rPr>
          <w:rStyle w:val="affff8"/>
          <w:rtl/>
        </w:rPr>
        <w:t>בכנפשך</w:t>
      </w:r>
      <w:r w:rsidRPr="003A4B2A">
        <w:rPr>
          <w:rStyle w:val="affff8"/>
          <w:rFonts w:hint="cs"/>
          <w:rtl/>
        </w:rPr>
        <w:t>'</w:t>
      </w:r>
      <w:r w:rsidRPr="00F40D4B">
        <w:rPr>
          <w:rFonts w:hint="cs"/>
          <w:rtl/>
        </w:rPr>
        <w:t xml:space="preserve"> אי בדבר שמוסר נפשו עליו או כנפשך דאם חסמת פטור ה</w:t>
      </w:r>
      <w:r w:rsidRPr="00F40D4B">
        <w:rPr>
          <w:rtl/>
        </w:rPr>
        <w:t>"</w:t>
      </w:r>
      <w:r w:rsidRPr="00F40D4B">
        <w:rPr>
          <w:rFonts w:hint="cs"/>
          <w:rtl/>
        </w:rPr>
        <w:t>נ פועל</w:t>
      </w:r>
      <w:r w:rsidR="00822311">
        <w:rPr>
          <w:rFonts w:hint="cs"/>
          <w:rtl/>
        </w:rPr>
        <w:t>.</w:t>
      </w:r>
    </w:p>
    <w:p w14:paraId="3CE4C4B9" w14:textId="22171A0B" w:rsidR="003A4B2A" w:rsidRDefault="003A4B2A" w:rsidP="003A4B2A">
      <w:pPr>
        <w:pStyle w:val="36"/>
        <w:framePr w:wrap="notBeside"/>
        <w:rPr>
          <w:rtl/>
        </w:rPr>
      </w:pPr>
      <w:r>
        <w:rPr>
          <w:rFonts w:hint="cs"/>
          <w:rtl/>
        </w:rPr>
        <w:t>ג.</w:t>
      </w:r>
      <w:r w:rsidR="006F071F" w:rsidRPr="00F40D4B">
        <w:rPr>
          <w:rFonts w:hint="cs"/>
          <w:rtl/>
        </w:rPr>
        <w:t xml:space="preserve"> </w:t>
      </w:r>
      <w:r w:rsidR="006F071F" w:rsidRPr="00F40D4B">
        <w:rPr>
          <w:rtl/>
        </w:rPr>
        <w:t>ת"ש:</w:t>
      </w:r>
    </w:p>
    <w:p w14:paraId="1D383089" w14:textId="6109B736" w:rsidR="006F071F" w:rsidRPr="00F40D4B" w:rsidRDefault="006F071F" w:rsidP="009B508D">
      <w:pPr>
        <w:rPr>
          <w:rtl/>
        </w:rPr>
      </w:pPr>
      <w:r w:rsidRPr="00F40D4B">
        <w:rPr>
          <w:rtl/>
        </w:rPr>
        <w:t>נזיר שאמר תנו לאשתי ובני- אין שומעין לו, ואי משלו</w:t>
      </w:r>
      <w:r w:rsidRPr="00F40D4B">
        <w:rPr>
          <w:rFonts w:hint="cs"/>
          <w:rtl/>
        </w:rPr>
        <w:t xml:space="preserve"> א</w:t>
      </w:r>
      <w:r w:rsidRPr="00F40D4B">
        <w:rPr>
          <w:rtl/>
        </w:rPr>
        <w:t xml:space="preserve">וכל </w:t>
      </w:r>
      <w:r w:rsidR="003A4B2A">
        <w:rPr>
          <w:rFonts w:hint="cs"/>
          <w:rtl/>
        </w:rPr>
        <w:t xml:space="preserve">למה </w:t>
      </w:r>
      <w:r w:rsidRPr="00F40D4B">
        <w:rPr>
          <w:rtl/>
        </w:rPr>
        <w:t>אין שומעין לו?</w:t>
      </w:r>
    </w:p>
    <w:p w14:paraId="6F26C378" w14:textId="77777777" w:rsidR="003A4B2A" w:rsidRDefault="003A4B2A" w:rsidP="003A4B2A">
      <w:pPr>
        <w:pStyle w:val="36"/>
        <w:framePr w:wrap="notBeside"/>
        <w:rPr>
          <w:rtl/>
        </w:rPr>
      </w:pPr>
      <w:r>
        <w:rPr>
          <w:rFonts w:hint="cs"/>
          <w:rtl/>
        </w:rPr>
        <w:t>- ודחי'</w:t>
      </w:r>
    </w:p>
    <w:p w14:paraId="0FAAC686" w14:textId="6277EAC8" w:rsidR="006F071F" w:rsidRPr="00F40D4B" w:rsidRDefault="00237964" w:rsidP="00017FF1">
      <w:pPr>
        <w:spacing w:after="60"/>
        <w:rPr>
          <w:rtl/>
        </w:rPr>
      </w:pPr>
      <w:r w:rsidRPr="00F40D4B">
        <w:rPr>
          <w:rtl/>
        </w:rPr>
        <w:t>שם</w:t>
      </w:r>
      <w:r w:rsidR="006F071F" w:rsidRPr="00F40D4B">
        <w:rPr>
          <w:rtl/>
        </w:rPr>
        <w:t xml:space="preserve"> משום לך לך, אמרין </w:t>
      </w:r>
      <w:r w:rsidR="003A4B2A">
        <w:rPr>
          <w:rFonts w:hint="cs"/>
          <w:rtl/>
        </w:rPr>
        <w:t>ל</w:t>
      </w:r>
      <w:r w:rsidR="006F071F" w:rsidRPr="00F40D4B">
        <w:rPr>
          <w:rtl/>
        </w:rPr>
        <w:t>נזיר, סחור סחור, לכרמא לא תקרב.</w:t>
      </w:r>
    </w:p>
    <w:p w14:paraId="4C8F3ABF" w14:textId="77777777" w:rsidR="003A4B2A" w:rsidRDefault="003A4B2A" w:rsidP="003A4B2A">
      <w:pPr>
        <w:pStyle w:val="36"/>
        <w:framePr w:wrap="notBeside"/>
        <w:rPr>
          <w:rtl/>
        </w:rPr>
      </w:pPr>
      <w:r>
        <w:rPr>
          <w:rFonts w:hint="cs"/>
          <w:rtl/>
        </w:rPr>
        <w:t>ד.</w:t>
      </w:r>
      <w:r w:rsidR="006F071F" w:rsidRPr="00F40D4B">
        <w:rPr>
          <w:rFonts w:hint="cs"/>
          <w:rtl/>
        </w:rPr>
        <w:t xml:space="preserve"> </w:t>
      </w:r>
      <w:r w:rsidR="006F071F" w:rsidRPr="00F40D4B">
        <w:rPr>
          <w:rtl/>
        </w:rPr>
        <w:t>ת"ש:</w:t>
      </w:r>
    </w:p>
    <w:p w14:paraId="751D284B" w14:textId="77777777" w:rsidR="003A4B2A" w:rsidRDefault="006F071F" w:rsidP="009B508D">
      <w:pPr>
        <w:rPr>
          <w:rtl/>
        </w:rPr>
      </w:pPr>
      <w:r w:rsidRPr="00F40D4B">
        <w:rPr>
          <w:rtl/>
        </w:rPr>
        <w:t>פועל שאמר תנו לאשתי ובני אין שומעין לו.</w:t>
      </w:r>
      <w:r w:rsidRPr="00F40D4B">
        <w:rPr>
          <w:rFonts w:hint="cs"/>
          <w:rtl/>
        </w:rPr>
        <w:t xml:space="preserve"> </w:t>
      </w:r>
    </w:p>
    <w:p w14:paraId="0C99016F" w14:textId="35E33C2C" w:rsidR="003A4B2A" w:rsidRDefault="006F071F" w:rsidP="003A4B2A">
      <w:pPr>
        <w:pStyle w:val="36"/>
        <w:framePr w:wrap="notBeside"/>
        <w:rPr>
          <w:rtl/>
        </w:rPr>
      </w:pPr>
      <w:r w:rsidRPr="00F40D4B">
        <w:rPr>
          <w:rtl/>
        </w:rPr>
        <w:t>–</w:t>
      </w:r>
      <w:r w:rsidR="003A4B2A">
        <w:rPr>
          <w:rFonts w:hint="cs"/>
          <w:rtl/>
        </w:rPr>
        <w:t>דחי'</w:t>
      </w:r>
    </w:p>
    <w:p w14:paraId="258EB27C" w14:textId="482DA332" w:rsidR="006F071F" w:rsidRPr="00F40D4B" w:rsidRDefault="003A4B2A" w:rsidP="00017FF1">
      <w:pPr>
        <w:spacing w:after="60"/>
        <w:rPr>
          <w:rtl/>
        </w:rPr>
      </w:pPr>
      <w:r>
        <w:rPr>
          <w:rFonts w:hint="cs"/>
          <w:rtl/>
        </w:rPr>
        <w:t xml:space="preserve">היינו גם </w:t>
      </w:r>
      <w:r w:rsidR="006F071F" w:rsidRPr="00F40D4B">
        <w:rPr>
          <w:rFonts w:hint="cs"/>
          <w:rtl/>
        </w:rPr>
        <w:t>בנזיר ולא כתובים יחד נזיר ופועל</w:t>
      </w:r>
    </w:p>
    <w:p w14:paraId="39E7D5A0" w14:textId="77777777" w:rsidR="003A4B2A" w:rsidRDefault="003A4B2A" w:rsidP="003A4B2A">
      <w:pPr>
        <w:pStyle w:val="36"/>
        <w:framePr w:wrap="notBeside"/>
        <w:rPr>
          <w:rtl/>
        </w:rPr>
      </w:pPr>
      <w:r>
        <w:rPr>
          <w:rFonts w:hint="cs"/>
          <w:rtl/>
        </w:rPr>
        <w:t xml:space="preserve">ה. </w:t>
      </w:r>
      <w:r w:rsidR="006F071F" w:rsidRPr="00F40D4B">
        <w:rPr>
          <w:rtl/>
        </w:rPr>
        <w:t>ת"ש:</w:t>
      </w:r>
    </w:p>
    <w:p w14:paraId="1643CF4F" w14:textId="3EB4BB5B" w:rsidR="00A6533C" w:rsidRPr="00F40D4B" w:rsidRDefault="006F071F" w:rsidP="00017FF1">
      <w:pPr>
        <w:spacing w:after="60"/>
        <w:rPr>
          <w:rtl/>
        </w:rPr>
      </w:pPr>
      <w:r w:rsidRPr="00F40D4B">
        <w:rPr>
          <w:rtl/>
        </w:rPr>
        <w:t>מנין לפועל שאמר תנו לאשתי ובני שאין שומעין לו שנא</w:t>
      </w:r>
      <w:r w:rsidRPr="00F40D4B">
        <w:rPr>
          <w:rFonts w:hint="cs"/>
          <w:rtl/>
        </w:rPr>
        <w:t>'</w:t>
      </w:r>
      <w:r w:rsidRPr="00F40D4B">
        <w:rPr>
          <w:rtl/>
        </w:rPr>
        <w:t xml:space="preserve"> </w:t>
      </w:r>
      <w:r w:rsidRPr="003A4B2A">
        <w:rPr>
          <w:rStyle w:val="affff8"/>
          <w:rtl/>
        </w:rPr>
        <w:t>ואל כליך לא תתן.</w:t>
      </w:r>
      <w:r w:rsidR="003A4B2A">
        <w:rPr>
          <w:rFonts w:hint="cs"/>
          <w:rtl/>
        </w:rPr>
        <w:t xml:space="preserve"> - </w:t>
      </w:r>
      <w:r w:rsidRPr="00F40D4B">
        <w:rPr>
          <w:rFonts w:hint="cs"/>
          <w:rtl/>
        </w:rPr>
        <w:t>ה</w:t>
      </w:r>
      <w:r w:rsidRPr="00F40D4B">
        <w:rPr>
          <w:rtl/>
        </w:rPr>
        <w:t>"</w:t>
      </w:r>
      <w:r w:rsidRPr="00F40D4B">
        <w:rPr>
          <w:rFonts w:hint="cs"/>
          <w:rtl/>
        </w:rPr>
        <w:t>נ נזיר</w:t>
      </w:r>
      <w:r w:rsidR="003A4B2A">
        <w:rPr>
          <w:rFonts w:hint="cs"/>
          <w:rtl/>
        </w:rPr>
        <w:t xml:space="preserve"> </w:t>
      </w:r>
      <w:r w:rsidRPr="003A4B2A">
        <w:rPr>
          <w:rStyle w:val="afffff2"/>
          <w:rFonts w:hint="cs"/>
          <w:rtl/>
        </w:rPr>
        <w:t>[וסגי בטעמא דסחור סחור]</w:t>
      </w:r>
      <w:r w:rsidRPr="00F40D4B">
        <w:rPr>
          <w:rFonts w:hint="cs"/>
          <w:rtl/>
        </w:rPr>
        <w:t xml:space="preserve"> ואיידי דתני פועל תנאי נמי קרא דפועל</w:t>
      </w:r>
    </w:p>
    <w:p w14:paraId="71A2B071" w14:textId="47F4D2B2" w:rsidR="006F071F" w:rsidRPr="00F40D4B" w:rsidRDefault="006F071F" w:rsidP="00A6533C">
      <w:pPr>
        <w:pStyle w:val="affe"/>
        <w:framePr w:wrap="around"/>
        <w:rPr>
          <w:rtl/>
        </w:rPr>
      </w:pPr>
      <w:r w:rsidRPr="00F40D4B">
        <w:rPr>
          <w:rtl/>
        </w:rPr>
        <w:t>צב:</w:t>
      </w:r>
    </w:p>
    <w:p w14:paraId="405DB372" w14:textId="2FA0B20E" w:rsidR="003A4B2A" w:rsidRDefault="003A4B2A" w:rsidP="003A4B2A">
      <w:pPr>
        <w:pStyle w:val="36"/>
        <w:framePr w:wrap="notBeside"/>
        <w:rPr>
          <w:rtl/>
        </w:rPr>
      </w:pPr>
      <w:r>
        <w:rPr>
          <w:rFonts w:hint="cs"/>
          <w:rtl/>
        </w:rPr>
        <w:t xml:space="preserve">ו. </w:t>
      </w:r>
      <w:r w:rsidR="006F071F" w:rsidRPr="00F40D4B">
        <w:rPr>
          <w:rtl/>
        </w:rPr>
        <w:t>ת"ש:</w:t>
      </w:r>
    </w:p>
    <w:p w14:paraId="1527F91D" w14:textId="47F2F92F" w:rsidR="00A6533C" w:rsidRPr="00F40D4B" w:rsidRDefault="006F071F" w:rsidP="009B508D">
      <w:pPr>
        <w:rPr>
          <w:rtl/>
        </w:rPr>
      </w:pPr>
      <w:r w:rsidRPr="00F40D4B">
        <w:rPr>
          <w:rtl/>
        </w:rPr>
        <w:t xml:space="preserve">השוכר הפועל לקצות בתאנים </w:t>
      </w:r>
      <w:r w:rsidR="003A4B2A">
        <w:rPr>
          <w:rFonts w:hint="cs"/>
          <w:rtl/>
        </w:rPr>
        <w:t>-</w:t>
      </w:r>
      <w:r w:rsidRPr="00F40D4B">
        <w:rPr>
          <w:rtl/>
        </w:rPr>
        <w:t>הר"</w:t>
      </w:r>
      <w:r w:rsidRPr="00F40D4B">
        <w:rPr>
          <w:rFonts w:hint="cs"/>
          <w:rtl/>
        </w:rPr>
        <w:t>ז א</w:t>
      </w:r>
      <w:r w:rsidRPr="00F40D4B">
        <w:rPr>
          <w:rtl/>
        </w:rPr>
        <w:t>וכל ופטור מן המעשר,</w:t>
      </w:r>
    </w:p>
    <w:p w14:paraId="0BDD29C6" w14:textId="71F312DF" w:rsidR="006F071F" w:rsidRPr="00F40D4B" w:rsidRDefault="006F071F" w:rsidP="003A4B2A">
      <w:pPr>
        <w:rPr>
          <w:rtl/>
        </w:rPr>
      </w:pPr>
      <w:r w:rsidRPr="00F40D4B">
        <w:rPr>
          <w:rtl/>
        </w:rPr>
        <w:t>ע"</w:t>
      </w:r>
      <w:r w:rsidRPr="00F40D4B">
        <w:rPr>
          <w:rFonts w:hint="cs"/>
          <w:rtl/>
        </w:rPr>
        <w:t>מ</w:t>
      </w:r>
      <w:r w:rsidRPr="00F40D4B">
        <w:rPr>
          <w:rtl/>
        </w:rPr>
        <w:t xml:space="preserve"> שאוכל אני ובני או שיאכל בני בשכרי - הוא אוכל ופטור, ובנו אוכל וחייב.</w:t>
      </w:r>
    </w:p>
    <w:p w14:paraId="3E984A53" w14:textId="77777777" w:rsidR="006F071F" w:rsidRPr="00F40D4B" w:rsidRDefault="006F071F" w:rsidP="00017FF1">
      <w:pPr>
        <w:spacing w:after="60"/>
        <w:rPr>
          <w:rtl/>
        </w:rPr>
      </w:pPr>
      <w:r w:rsidRPr="00F40D4B">
        <w:rPr>
          <w:rFonts w:hint="cs"/>
          <w:rtl/>
        </w:rPr>
        <w:t>אפי' ד</w:t>
      </w:r>
      <w:r w:rsidRPr="00F40D4B">
        <w:rPr>
          <w:rtl/>
        </w:rPr>
        <w:t xml:space="preserve">משלו הוא אוכל - בנו חייב </w:t>
      </w:r>
      <w:r w:rsidRPr="003A4B2A">
        <w:rPr>
          <w:rStyle w:val="affffc"/>
          <w:rtl/>
        </w:rPr>
        <w:t>- רבינא:</w:t>
      </w:r>
      <w:r w:rsidRPr="00F40D4B">
        <w:rPr>
          <w:rtl/>
        </w:rPr>
        <w:t xml:space="preserve"> משום דמיחזי כמקח.</w:t>
      </w:r>
    </w:p>
    <w:p w14:paraId="0C140FCF" w14:textId="77777777" w:rsidR="003A4B2A" w:rsidRDefault="003A4B2A" w:rsidP="003A4B2A">
      <w:pPr>
        <w:pStyle w:val="36"/>
        <w:framePr w:wrap="notBeside"/>
        <w:rPr>
          <w:rtl/>
        </w:rPr>
      </w:pPr>
      <w:r>
        <w:rPr>
          <w:rFonts w:hint="cs"/>
          <w:rtl/>
        </w:rPr>
        <w:t xml:space="preserve">ז. </w:t>
      </w:r>
      <w:r w:rsidR="006F071F" w:rsidRPr="00F40D4B">
        <w:rPr>
          <w:rtl/>
        </w:rPr>
        <w:t>ת"ש:</w:t>
      </w:r>
    </w:p>
    <w:p w14:paraId="337F4948" w14:textId="77777777" w:rsidR="003A4B2A" w:rsidRDefault="006F071F" w:rsidP="009B508D">
      <w:pPr>
        <w:rPr>
          <w:rtl/>
        </w:rPr>
      </w:pPr>
      <w:r w:rsidRPr="00F40D4B">
        <w:rPr>
          <w:rtl/>
        </w:rPr>
        <w:t xml:space="preserve">השוכר את הפועל לעשות בנטע רבעי שלו - לא יאכלו, </w:t>
      </w:r>
    </w:p>
    <w:p w14:paraId="7368313C" w14:textId="70E24508" w:rsidR="006F071F" w:rsidRPr="00F40D4B" w:rsidRDefault="006F071F" w:rsidP="009B508D">
      <w:pPr>
        <w:rPr>
          <w:rtl/>
        </w:rPr>
      </w:pPr>
      <w:r w:rsidRPr="00F40D4B">
        <w:rPr>
          <w:rtl/>
        </w:rPr>
        <w:t>ואם לא הודיעם - פודה ומאכילן.</w:t>
      </w:r>
    </w:p>
    <w:p w14:paraId="4C2C6978" w14:textId="77777777" w:rsidR="003A4B2A" w:rsidRDefault="003A4B2A" w:rsidP="003A4B2A">
      <w:pPr>
        <w:pStyle w:val="36"/>
        <w:framePr w:wrap="notBeside"/>
        <w:rPr>
          <w:rtl/>
        </w:rPr>
      </w:pPr>
      <w:r>
        <w:rPr>
          <w:rFonts w:hint="cs"/>
          <w:rtl/>
        </w:rPr>
        <w:t>- דחי'</w:t>
      </w:r>
    </w:p>
    <w:p w14:paraId="4ADC91A6" w14:textId="53A4CCA6" w:rsidR="006F071F" w:rsidRPr="00F40D4B" w:rsidRDefault="006F071F" w:rsidP="00017FF1">
      <w:pPr>
        <w:spacing w:after="60"/>
        <w:rPr>
          <w:rtl/>
        </w:rPr>
      </w:pPr>
      <w:r w:rsidRPr="00F40D4B">
        <w:rPr>
          <w:rFonts w:hint="cs"/>
          <w:rtl/>
        </w:rPr>
        <w:lastRenderedPageBreak/>
        <w:t xml:space="preserve">אפי' משל שמים הך דפודה ומאכילן גם באיסור כיוון </w:t>
      </w:r>
      <w:r w:rsidR="00822311">
        <w:rPr>
          <w:rFonts w:hint="cs"/>
          <w:rtl/>
        </w:rPr>
        <w:t xml:space="preserve">שנראה </w:t>
      </w:r>
      <w:r w:rsidRPr="00F40D4B">
        <w:rPr>
          <w:rFonts w:hint="cs"/>
          <w:rtl/>
        </w:rPr>
        <w:t>כמקח טעות</w:t>
      </w:r>
    </w:p>
    <w:p w14:paraId="4BE45C12" w14:textId="7546C48D" w:rsidR="00822311" w:rsidRDefault="00822311" w:rsidP="00822311">
      <w:pPr>
        <w:pStyle w:val="36"/>
        <w:framePr w:wrap="notBeside"/>
        <w:rPr>
          <w:rtl/>
        </w:rPr>
      </w:pPr>
      <w:r>
        <w:rPr>
          <w:rFonts w:hint="cs"/>
          <w:rtl/>
        </w:rPr>
        <w:t>ח.</w:t>
      </w:r>
      <w:r w:rsidR="006F071F" w:rsidRPr="00F40D4B">
        <w:rPr>
          <w:rFonts w:hint="cs"/>
          <w:rtl/>
        </w:rPr>
        <w:t xml:space="preserve"> </w:t>
      </w:r>
      <w:r w:rsidR="006F071F" w:rsidRPr="00F40D4B">
        <w:rPr>
          <w:rtl/>
        </w:rPr>
        <w:t>סיפא:</w:t>
      </w:r>
    </w:p>
    <w:p w14:paraId="0ACC75D5" w14:textId="17F6187C" w:rsidR="006F071F" w:rsidRPr="00F40D4B" w:rsidRDefault="006F071F" w:rsidP="009B508D">
      <w:pPr>
        <w:rPr>
          <w:rtl/>
        </w:rPr>
      </w:pPr>
      <w:r w:rsidRPr="00F40D4B">
        <w:rPr>
          <w:rtl/>
        </w:rPr>
        <w:t>נתפרסו עגוליו, נתפתחו חביותיו הרי אלו לא יאכלו.</w:t>
      </w:r>
      <w:r w:rsidRPr="00F40D4B">
        <w:rPr>
          <w:rFonts w:hint="cs"/>
          <w:rtl/>
        </w:rPr>
        <w:t xml:space="preserve"> </w:t>
      </w:r>
      <w:r w:rsidRPr="00F40D4B">
        <w:rPr>
          <w:rtl/>
        </w:rPr>
        <w:t>ואם לא הודיען מעשר ומאכילן.</w:t>
      </w:r>
    </w:p>
    <w:p w14:paraId="437DE137" w14:textId="77777777" w:rsidR="00822311" w:rsidRDefault="00822311" w:rsidP="00822311">
      <w:pPr>
        <w:pStyle w:val="36"/>
        <w:framePr w:wrap="notBeside"/>
        <w:rPr>
          <w:rtl/>
        </w:rPr>
      </w:pPr>
      <w:r>
        <w:rPr>
          <w:rFonts w:hint="cs"/>
          <w:rtl/>
        </w:rPr>
        <w:t>-דחי'</w:t>
      </w:r>
    </w:p>
    <w:p w14:paraId="1A1FBE6D" w14:textId="21A763E4" w:rsidR="00A6533C" w:rsidRPr="00F40D4B" w:rsidRDefault="006F071F" w:rsidP="009B508D">
      <w:pPr>
        <w:rPr>
          <w:rtl/>
        </w:rPr>
      </w:pPr>
      <w:r w:rsidRPr="00F40D4B">
        <w:rPr>
          <w:rFonts w:hint="cs"/>
          <w:rtl/>
        </w:rPr>
        <w:t>אפי' דמ</w:t>
      </w:r>
      <w:r w:rsidRPr="00F40D4B">
        <w:rPr>
          <w:rtl/>
        </w:rPr>
        <w:t>של שמים אוכל מעשר ומאכילן</w:t>
      </w:r>
      <w:r w:rsidRPr="00F40D4B">
        <w:rPr>
          <w:rFonts w:hint="cs"/>
          <w:rtl/>
        </w:rPr>
        <w:t xml:space="preserve"> משום </w:t>
      </w:r>
      <w:r w:rsidR="00822311">
        <w:rPr>
          <w:rFonts w:hint="cs"/>
          <w:rtl/>
        </w:rPr>
        <w:t xml:space="preserve">שנראה </w:t>
      </w:r>
      <w:r w:rsidRPr="00F40D4B">
        <w:rPr>
          <w:rFonts w:hint="cs"/>
          <w:rtl/>
        </w:rPr>
        <w:t>כמקח טעות</w:t>
      </w:r>
    </w:p>
    <w:p w14:paraId="19FE22A0" w14:textId="77777777" w:rsidR="00822311" w:rsidRDefault="006F071F" w:rsidP="00822311">
      <w:pPr>
        <w:rPr>
          <w:rtl/>
        </w:rPr>
      </w:pPr>
      <w:r w:rsidRPr="00822311">
        <w:rPr>
          <w:rStyle w:val="affffc"/>
          <w:rFonts w:hint="cs"/>
          <w:rtl/>
        </w:rPr>
        <w:t>וכר</w:t>
      </w:r>
      <w:r w:rsidRPr="00822311">
        <w:rPr>
          <w:rStyle w:val="affffc"/>
          <w:rtl/>
        </w:rPr>
        <w:t>"</w:t>
      </w:r>
      <w:r w:rsidRPr="00822311">
        <w:rPr>
          <w:rStyle w:val="affffc"/>
          <w:rFonts w:hint="cs"/>
          <w:rtl/>
        </w:rPr>
        <w:t>ש</w:t>
      </w:r>
      <w:r w:rsidRPr="00822311">
        <w:rPr>
          <w:rStyle w:val="affffc"/>
          <w:rtl/>
        </w:rPr>
        <w:t>:</w:t>
      </w:r>
      <w:r w:rsidRPr="00F40D4B">
        <w:rPr>
          <w:rtl/>
        </w:rPr>
        <w:t xml:space="preserve"> שנתפתחו חביותיו לבור.</w:t>
      </w:r>
      <w:r w:rsidRPr="00F40D4B">
        <w:rPr>
          <w:rFonts w:hint="cs"/>
          <w:rtl/>
        </w:rPr>
        <w:t xml:space="preserve"> </w:t>
      </w:r>
    </w:p>
    <w:p w14:paraId="6032E435" w14:textId="77F7505C" w:rsidR="00822311" w:rsidRDefault="006F071F" w:rsidP="00822311">
      <w:pPr>
        <w:pStyle w:val="36"/>
        <w:framePr w:wrap="notBeside"/>
        <w:rPr>
          <w:rtl/>
        </w:rPr>
      </w:pPr>
      <w:r w:rsidRPr="00F40D4B">
        <w:rPr>
          <w:rFonts w:hint="cs"/>
          <w:rtl/>
        </w:rPr>
        <w:t>והך</w:t>
      </w:r>
      <w:r w:rsidR="00822311">
        <w:rPr>
          <w:rFonts w:hint="cs"/>
          <w:rtl/>
        </w:rPr>
        <w:t xml:space="preserve"> דתניא:</w:t>
      </w:r>
    </w:p>
    <w:p w14:paraId="30F94B3B" w14:textId="6F64E555" w:rsidR="006F071F" w:rsidRPr="00F40D4B" w:rsidRDefault="006F071F" w:rsidP="00822311">
      <w:pPr>
        <w:rPr>
          <w:rtl/>
        </w:rPr>
      </w:pPr>
      <w:r w:rsidRPr="00F40D4B">
        <w:rPr>
          <w:rtl/>
        </w:rPr>
        <w:t xml:space="preserve">יין משירד לבור! </w:t>
      </w:r>
      <w:r w:rsidRPr="00822311">
        <w:rPr>
          <w:rStyle w:val="affffc"/>
          <w:rtl/>
        </w:rPr>
        <w:t>כר"</w:t>
      </w:r>
      <w:r w:rsidRPr="00822311">
        <w:rPr>
          <w:rStyle w:val="affffc"/>
          <w:rFonts w:hint="cs"/>
          <w:rtl/>
        </w:rPr>
        <w:t>ע</w:t>
      </w:r>
      <w:r w:rsidRPr="00F40D4B">
        <w:rPr>
          <w:rFonts w:hint="cs"/>
          <w:rtl/>
        </w:rPr>
        <w:t xml:space="preserve"> </w:t>
      </w:r>
      <w:r w:rsidRPr="00F40D4B">
        <w:rPr>
          <w:rtl/>
        </w:rPr>
        <w:t>דאמר משיקפה.</w:t>
      </w:r>
      <w:r w:rsidR="00822311">
        <w:rPr>
          <w:rFonts w:hint="cs"/>
          <w:rtl/>
        </w:rPr>
        <w:t xml:space="preserve"> </w:t>
      </w:r>
      <w:r w:rsidRPr="00F40D4B">
        <w:rPr>
          <w:rFonts w:hint="cs"/>
          <w:rtl/>
        </w:rPr>
        <w:t xml:space="preserve">דאומרים שלא ידעו ולא צריכים לחשוש דבמקום דאותו שמושך מהבור הוא </w:t>
      </w:r>
      <w:r w:rsidRPr="00F40D4B">
        <w:rPr>
          <w:rtl/>
        </w:rPr>
        <w:t>מקפה.</w:t>
      </w:r>
    </w:p>
    <w:p w14:paraId="643E9FEE" w14:textId="2DA7C925" w:rsidR="00A6533C" w:rsidRPr="00F40D4B" w:rsidRDefault="00822311" w:rsidP="009B508D">
      <w:pPr>
        <w:rPr>
          <w:rtl/>
        </w:rPr>
      </w:pPr>
      <w:r w:rsidRPr="00822311">
        <w:rPr>
          <w:rStyle w:val="affffc"/>
          <w:rFonts w:hint="cs"/>
          <w:rtl/>
        </w:rPr>
        <w:t>השתנא דתני ר''ז</w:t>
      </w:r>
      <w:r>
        <w:rPr>
          <w:rFonts w:hint="cs"/>
          <w:b/>
          <w:bCs/>
          <w:rtl/>
        </w:rPr>
        <w:t xml:space="preserve"> </w:t>
      </w:r>
      <w:r w:rsidR="006F071F" w:rsidRPr="00822311">
        <w:rPr>
          <w:b/>
          <w:bCs/>
          <w:rtl/>
        </w:rPr>
        <w:t xml:space="preserve">יין </w:t>
      </w:r>
      <w:r w:rsidR="006F071F" w:rsidRPr="00F40D4B">
        <w:rPr>
          <w:rtl/>
        </w:rPr>
        <w:t xml:space="preserve">משירד לבור ויקפה, </w:t>
      </w:r>
      <w:r w:rsidR="006F071F" w:rsidRPr="00822311">
        <w:rPr>
          <w:rStyle w:val="affffc"/>
          <w:rtl/>
        </w:rPr>
        <w:t>ור"</w:t>
      </w:r>
      <w:r w:rsidR="006F071F" w:rsidRPr="00822311">
        <w:rPr>
          <w:rStyle w:val="affffc"/>
          <w:rFonts w:hint="cs"/>
          <w:rtl/>
        </w:rPr>
        <w:t>ע</w:t>
      </w:r>
      <w:r w:rsidR="006F071F" w:rsidRPr="00822311">
        <w:rPr>
          <w:rStyle w:val="affffc"/>
          <w:rtl/>
        </w:rPr>
        <w:t>:</w:t>
      </w:r>
      <w:r w:rsidR="006F071F" w:rsidRPr="00F40D4B">
        <w:rPr>
          <w:rtl/>
        </w:rPr>
        <w:t xml:space="preserve"> משישלה בחביות,</w:t>
      </w:r>
    </w:p>
    <w:p w14:paraId="3F6A95EE" w14:textId="77777777" w:rsidR="00A6533C" w:rsidRPr="00F40D4B" w:rsidRDefault="006F071F" w:rsidP="009B508D">
      <w:pPr>
        <w:rPr>
          <w:rtl/>
        </w:rPr>
      </w:pPr>
      <w:r w:rsidRPr="00F40D4B">
        <w:rPr>
          <w:rtl/>
        </w:rPr>
        <w:t>אפי</w:t>
      </w:r>
      <w:r w:rsidRPr="00F40D4B">
        <w:rPr>
          <w:rFonts w:hint="cs"/>
          <w:rtl/>
        </w:rPr>
        <w:t xml:space="preserve"> ב</w:t>
      </w:r>
      <w:r w:rsidRPr="00F40D4B">
        <w:rPr>
          <w:rtl/>
        </w:rPr>
        <w:t xml:space="preserve">שלא נתפתחו חביותיו לבור, </w:t>
      </w:r>
      <w:r w:rsidRPr="00F40D4B">
        <w:rPr>
          <w:rFonts w:hint="cs"/>
          <w:rtl/>
        </w:rPr>
        <w:t>דלא ידעו דמשלי</w:t>
      </w:r>
    </w:p>
    <w:p w14:paraId="4B7BEBAA" w14:textId="41370BE7" w:rsidR="006F071F" w:rsidRPr="00F40D4B" w:rsidRDefault="00822311" w:rsidP="00017FF1">
      <w:pPr>
        <w:spacing w:after="60"/>
        <w:rPr>
          <w:rtl/>
        </w:rPr>
      </w:pPr>
      <w:r>
        <w:rPr>
          <w:rFonts w:hint="cs"/>
          <w:rtl/>
        </w:rPr>
        <w:t xml:space="preserve">וא''צ </w:t>
      </w:r>
      <w:r w:rsidR="006F071F" w:rsidRPr="00F40D4B">
        <w:rPr>
          <w:rFonts w:hint="cs"/>
          <w:rtl/>
        </w:rPr>
        <w:t>לחשוש, דמיירי במקום דהסותמו במגופות הוא דמשלי</w:t>
      </w:r>
    </w:p>
    <w:p w14:paraId="4C09ECA9" w14:textId="77777777" w:rsidR="00822311" w:rsidRDefault="00822311" w:rsidP="00822311">
      <w:pPr>
        <w:pStyle w:val="36"/>
        <w:framePr w:wrap="notBeside"/>
        <w:rPr>
          <w:rtl/>
        </w:rPr>
      </w:pPr>
      <w:r>
        <w:rPr>
          <w:rFonts w:hint="cs"/>
          <w:rtl/>
        </w:rPr>
        <w:t xml:space="preserve">ט. </w:t>
      </w:r>
      <w:r w:rsidR="006F071F" w:rsidRPr="00F40D4B">
        <w:rPr>
          <w:rtl/>
        </w:rPr>
        <w:t>ת"ש:</w:t>
      </w:r>
    </w:p>
    <w:p w14:paraId="414E652C" w14:textId="4DACD271" w:rsidR="006F071F" w:rsidRPr="00F40D4B" w:rsidRDefault="006F071F" w:rsidP="00822311">
      <w:pPr>
        <w:rPr>
          <w:rtl/>
        </w:rPr>
      </w:pPr>
      <w:r w:rsidRPr="00F40D4B">
        <w:rPr>
          <w:rtl/>
        </w:rPr>
        <w:t>קוצץ אדם ע"</w:t>
      </w:r>
      <w:r w:rsidRPr="00F40D4B">
        <w:rPr>
          <w:rFonts w:hint="cs"/>
          <w:rtl/>
        </w:rPr>
        <w:t>י</w:t>
      </w:r>
      <w:r w:rsidRPr="00F40D4B">
        <w:rPr>
          <w:rtl/>
        </w:rPr>
        <w:t xml:space="preserve"> עצמו, ע"</w:t>
      </w:r>
      <w:r w:rsidRPr="00F40D4B">
        <w:rPr>
          <w:rFonts w:hint="cs"/>
          <w:rtl/>
        </w:rPr>
        <w:t>י</w:t>
      </w:r>
      <w:r w:rsidRPr="00F40D4B">
        <w:rPr>
          <w:rtl/>
        </w:rPr>
        <w:t xml:space="preserve"> בנו ובתו הגדולים, ע"</w:t>
      </w:r>
      <w:r w:rsidRPr="00F40D4B">
        <w:rPr>
          <w:rFonts w:hint="cs"/>
          <w:rtl/>
        </w:rPr>
        <w:t>י</w:t>
      </w:r>
      <w:r w:rsidRPr="00F40D4B">
        <w:rPr>
          <w:rtl/>
        </w:rPr>
        <w:t xml:space="preserve"> עבדו ושפחתו הגדולים, וע"</w:t>
      </w:r>
      <w:r w:rsidRPr="00F40D4B">
        <w:rPr>
          <w:rFonts w:hint="cs"/>
          <w:rtl/>
        </w:rPr>
        <w:t>י</w:t>
      </w:r>
      <w:r w:rsidRPr="00F40D4B">
        <w:rPr>
          <w:rtl/>
        </w:rPr>
        <w:t xml:space="preserve"> אשתו</w:t>
      </w:r>
      <w:r w:rsidR="00822311">
        <w:rPr>
          <w:rFonts w:hint="cs"/>
          <w:rtl/>
        </w:rPr>
        <w:t xml:space="preserve"> </w:t>
      </w:r>
      <w:r w:rsidRPr="00F40D4B">
        <w:rPr>
          <w:rtl/>
        </w:rPr>
        <w:t xml:space="preserve"> - מפני שיש בהן דעת.</w:t>
      </w:r>
    </w:p>
    <w:p w14:paraId="778C2392" w14:textId="77777777" w:rsidR="006F071F" w:rsidRPr="00F40D4B" w:rsidRDefault="006F071F" w:rsidP="009B508D">
      <w:pPr>
        <w:rPr>
          <w:rtl/>
        </w:rPr>
      </w:pPr>
      <w:r w:rsidRPr="00F40D4B">
        <w:rPr>
          <w:rtl/>
        </w:rPr>
        <w:t>אבל אינו קוצץ לא על ידי בנו ובתו הקטנים, ולא על ידי עבדו ושפחתו הקטנים, ולא על ידי בהמתו - מפני שאין בהן דעת.</w:t>
      </w:r>
    </w:p>
    <w:p w14:paraId="293A393F" w14:textId="77777777" w:rsidR="00822311" w:rsidRDefault="006F071F" w:rsidP="009B508D">
      <w:pPr>
        <w:rPr>
          <w:rtl/>
        </w:rPr>
      </w:pPr>
      <w:r w:rsidRPr="00F40D4B">
        <w:rPr>
          <w:rFonts w:hint="cs"/>
          <w:rtl/>
        </w:rPr>
        <w:t>קס</w:t>
      </w:r>
      <w:r w:rsidRPr="00F40D4B">
        <w:rPr>
          <w:rtl/>
        </w:rPr>
        <w:t>"</w:t>
      </w:r>
      <w:r w:rsidRPr="00F40D4B">
        <w:rPr>
          <w:rFonts w:hint="cs"/>
          <w:rtl/>
        </w:rPr>
        <w:t>ד</w:t>
      </w:r>
      <w:r w:rsidRPr="00F40D4B">
        <w:rPr>
          <w:rtl/>
        </w:rPr>
        <w:t xml:space="preserve"> במעלה להן מזונות,</w:t>
      </w:r>
      <w:r w:rsidRPr="00F40D4B">
        <w:rPr>
          <w:rFonts w:hint="cs"/>
          <w:rtl/>
        </w:rPr>
        <w:t xml:space="preserve"> </w:t>
      </w:r>
      <w:r w:rsidRPr="00822311">
        <w:rPr>
          <w:rStyle w:val="affffc"/>
          <w:rFonts w:hint="cs"/>
          <w:rtl/>
        </w:rPr>
        <w:t>בהכרח</w:t>
      </w:r>
      <w:r w:rsidRPr="00F40D4B">
        <w:rPr>
          <w:rFonts w:hint="cs"/>
          <w:rtl/>
        </w:rPr>
        <w:t xml:space="preserve"> ד</w:t>
      </w:r>
      <w:r w:rsidRPr="00F40D4B">
        <w:rPr>
          <w:rtl/>
        </w:rPr>
        <w:t xml:space="preserve">משל שמים אוכל </w:t>
      </w:r>
    </w:p>
    <w:p w14:paraId="563D8908" w14:textId="17375F42" w:rsidR="006F071F" w:rsidRPr="00F40D4B" w:rsidRDefault="006F071F" w:rsidP="00947DF8">
      <w:pPr>
        <w:rPr>
          <w:rtl/>
        </w:rPr>
      </w:pPr>
      <w:r w:rsidRPr="00F40D4B">
        <w:rPr>
          <w:rFonts w:hint="cs"/>
          <w:rtl/>
        </w:rPr>
        <w:t xml:space="preserve">ולכך </w:t>
      </w:r>
      <w:r w:rsidRPr="00F40D4B">
        <w:rPr>
          <w:rtl/>
        </w:rPr>
        <w:t xml:space="preserve">קוצץ, </w:t>
      </w:r>
      <w:r w:rsidRPr="00F40D4B">
        <w:rPr>
          <w:rFonts w:hint="cs"/>
          <w:rtl/>
        </w:rPr>
        <w:t>דאי</w:t>
      </w:r>
      <w:r w:rsidRPr="00F40D4B">
        <w:rPr>
          <w:rtl/>
        </w:rPr>
        <w:t xml:space="preserve"> משלו אוכל  </w:t>
      </w:r>
      <w:r w:rsidR="00947DF8">
        <w:rPr>
          <w:rFonts w:hint="cs"/>
          <w:rtl/>
        </w:rPr>
        <w:t>נקוץ גם לקטנים.</w:t>
      </w:r>
    </w:p>
    <w:p w14:paraId="0FB5DBA1" w14:textId="77777777" w:rsidR="00947DF8" w:rsidRDefault="00947DF8" w:rsidP="00947DF8">
      <w:pPr>
        <w:pStyle w:val="36"/>
        <w:framePr w:wrap="notBeside"/>
        <w:rPr>
          <w:rtl/>
        </w:rPr>
      </w:pPr>
      <w:r>
        <w:rPr>
          <w:rFonts w:hint="cs"/>
          <w:rtl/>
        </w:rPr>
        <w:t>- דחי'</w:t>
      </w:r>
    </w:p>
    <w:p w14:paraId="6002E3BF" w14:textId="6FAE7E2D" w:rsidR="006F071F" w:rsidRPr="00F40D4B" w:rsidRDefault="00237964" w:rsidP="00017FF1">
      <w:pPr>
        <w:spacing w:after="60"/>
        <w:rPr>
          <w:rtl/>
        </w:rPr>
      </w:pPr>
      <w:r w:rsidRPr="00F40D4B">
        <w:rPr>
          <w:rFonts w:hint="cs"/>
          <w:rtl/>
        </w:rPr>
        <w:t>כאן</w:t>
      </w:r>
      <w:r w:rsidR="006F071F" w:rsidRPr="00F40D4B">
        <w:rPr>
          <w:rFonts w:hint="cs"/>
          <w:rtl/>
        </w:rPr>
        <w:t xml:space="preserve"> מיירי</w:t>
      </w:r>
      <w:r w:rsidR="006F071F" w:rsidRPr="00F40D4B">
        <w:rPr>
          <w:rtl/>
        </w:rPr>
        <w:t xml:space="preserve"> בשאין מעלה להן מזונות.</w:t>
      </w:r>
      <w:r w:rsidR="006F071F" w:rsidRPr="00F40D4B">
        <w:rPr>
          <w:rFonts w:hint="cs"/>
          <w:rtl/>
        </w:rPr>
        <w:t xml:space="preserve"> והגדולים מוחלים</w:t>
      </w:r>
    </w:p>
    <w:p w14:paraId="099B84FC" w14:textId="77777777" w:rsidR="00947DF8" w:rsidRDefault="00947DF8" w:rsidP="00947DF8">
      <w:pPr>
        <w:pStyle w:val="36"/>
        <w:framePr w:wrap="notBeside"/>
        <w:rPr>
          <w:rtl/>
        </w:rPr>
      </w:pPr>
      <w:r>
        <w:rPr>
          <w:rFonts w:hint="cs"/>
          <w:rtl/>
        </w:rPr>
        <w:t>י.</w:t>
      </w:r>
      <w:r w:rsidR="006F071F" w:rsidRPr="00F40D4B">
        <w:rPr>
          <w:rFonts w:hint="cs"/>
          <w:rtl/>
        </w:rPr>
        <w:t xml:space="preserve"> והך ד</w:t>
      </w:r>
      <w:r w:rsidR="006F071F" w:rsidRPr="00F40D4B">
        <w:rPr>
          <w:rtl/>
        </w:rPr>
        <w:t>ר"</w:t>
      </w:r>
      <w:r w:rsidR="006F071F" w:rsidRPr="00F40D4B">
        <w:rPr>
          <w:rFonts w:hint="cs"/>
          <w:rtl/>
        </w:rPr>
        <w:t>הו</w:t>
      </w:r>
      <w:r w:rsidR="006F071F" w:rsidRPr="00F40D4B">
        <w:rPr>
          <w:rtl/>
        </w:rPr>
        <w:t>:</w:t>
      </w:r>
    </w:p>
    <w:p w14:paraId="69E80BA6" w14:textId="4B8C08AA" w:rsidR="006F071F" w:rsidRPr="00F40D4B" w:rsidRDefault="006F071F" w:rsidP="009B508D">
      <w:pPr>
        <w:rPr>
          <w:rtl/>
        </w:rPr>
      </w:pPr>
      <w:r w:rsidRPr="00F40D4B">
        <w:rPr>
          <w:rtl/>
        </w:rPr>
        <w:t>קוצץ אדם ע"</w:t>
      </w:r>
      <w:r w:rsidRPr="00F40D4B">
        <w:rPr>
          <w:rFonts w:hint="cs"/>
          <w:rtl/>
        </w:rPr>
        <w:t>י</w:t>
      </w:r>
      <w:r w:rsidRPr="00F40D4B">
        <w:rPr>
          <w:rtl/>
        </w:rPr>
        <w:t xml:space="preserve"> עצמו וע"</w:t>
      </w:r>
      <w:r w:rsidRPr="00F40D4B">
        <w:rPr>
          <w:rFonts w:hint="cs"/>
          <w:rtl/>
        </w:rPr>
        <w:t>י</w:t>
      </w:r>
      <w:r w:rsidRPr="00F40D4B">
        <w:rPr>
          <w:rtl/>
        </w:rPr>
        <w:t xml:space="preserve"> אשתו אבל לא על ידי בהמתו.</w:t>
      </w:r>
      <w:r w:rsidRPr="00F40D4B">
        <w:rPr>
          <w:rFonts w:hint="cs"/>
          <w:rtl/>
        </w:rPr>
        <w:t xml:space="preserve"> וע</w:t>
      </w:r>
      <w:r w:rsidRPr="00F40D4B">
        <w:rPr>
          <w:rtl/>
        </w:rPr>
        <w:t>"</w:t>
      </w:r>
      <w:r w:rsidRPr="00F40D4B">
        <w:rPr>
          <w:rFonts w:hint="cs"/>
          <w:rtl/>
        </w:rPr>
        <w:t xml:space="preserve">י </w:t>
      </w:r>
      <w:r w:rsidRPr="00F40D4B">
        <w:rPr>
          <w:rtl/>
        </w:rPr>
        <w:t>בנו ובתו הגדולים אבל לא ע"</w:t>
      </w:r>
      <w:r w:rsidRPr="00F40D4B">
        <w:rPr>
          <w:rFonts w:hint="cs"/>
          <w:rtl/>
        </w:rPr>
        <w:t>י</w:t>
      </w:r>
      <w:r w:rsidRPr="00F40D4B">
        <w:rPr>
          <w:rtl/>
        </w:rPr>
        <w:t xml:space="preserve"> בנו ובתו הקטנים, וקוצץ </w:t>
      </w:r>
      <w:r w:rsidR="00947DF8">
        <w:rPr>
          <w:rFonts w:hint="cs"/>
          <w:rtl/>
        </w:rPr>
        <w:t xml:space="preserve">ע''י </w:t>
      </w:r>
      <w:r w:rsidRPr="00F40D4B">
        <w:rPr>
          <w:rtl/>
        </w:rPr>
        <w:t>עבדו ושפחתו הכנענים בין גדולים ובין קטנים.</w:t>
      </w:r>
    </w:p>
    <w:p w14:paraId="7C3DD27D" w14:textId="2FF85CBE" w:rsidR="00A6533C" w:rsidRPr="00F40D4B" w:rsidRDefault="006F071F" w:rsidP="009B508D">
      <w:pPr>
        <w:rPr>
          <w:rtl/>
        </w:rPr>
      </w:pPr>
      <w:r w:rsidRPr="00F40D4B">
        <w:rPr>
          <w:rFonts w:hint="cs"/>
          <w:rtl/>
        </w:rPr>
        <w:t xml:space="preserve">מאי לאו דמיירי במעלה מזונות </w:t>
      </w:r>
      <w:r w:rsidRPr="00947DF8">
        <w:rPr>
          <w:rStyle w:val="affffc"/>
          <w:rFonts w:hint="cs"/>
          <w:rtl/>
        </w:rPr>
        <w:t>ו</w:t>
      </w:r>
      <w:r w:rsidR="00237964" w:rsidRPr="00947DF8">
        <w:rPr>
          <w:rStyle w:val="affffc"/>
          <w:rFonts w:hint="cs"/>
          <w:rtl/>
        </w:rPr>
        <w:t>חלקו</w:t>
      </w:r>
      <w:r w:rsidRPr="00F40D4B">
        <w:rPr>
          <w:rFonts w:hint="cs"/>
          <w:rtl/>
        </w:rPr>
        <w:t xml:space="preserve"> אי משלו אוכל או משל שמים</w:t>
      </w:r>
    </w:p>
    <w:p w14:paraId="580A0966" w14:textId="77777777" w:rsidR="00947DF8" w:rsidRDefault="00947DF8" w:rsidP="00947DF8">
      <w:pPr>
        <w:pStyle w:val="36"/>
        <w:framePr w:wrap="notBeside"/>
        <w:rPr>
          <w:rtl/>
        </w:rPr>
      </w:pPr>
      <w:r>
        <w:rPr>
          <w:rFonts w:hint="cs"/>
          <w:rtl/>
        </w:rPr>
        <w:lastRenderedPageBreak/>
        <w:t xml:space="preserve">- דחי' </w:t>
      </w:r>
    </w:p>
    <w:p w14:paraId="171B09A5" w14:textId="77777777" w:rsidR="00947DF8" w:rsidRDefault="00947DF8" w:rsidP="00947DF8">
      <w:pPr>
        <w:rPr>
          <w:rtl/>
        </w:rPr>
      </w:pPr>
      <w:r>
        <w:rPr>
          <w:rFonts w:hint="cs"/>
          <w:rtl/>
        </w:rPr>
        <w:t>ד</w:t>
      </w:r>
      <w:r w:rsidR="006F071F" w:rsidRPr="00F40D4B">
        <w:rPr>
          <w:rFonts w:hint="cs"/>
          <w:rtl/>
        </w:rPr>
        <w:t>אפשר דלכו</w:t>
      </w:r>
      <w:r w:rsidR="006F071F" w:rsidRPr="00F40D4B">
        <w:rPr>
          <w:rtl/>
        </w:rPr>
        <w:t>"</w:t>
      </w:r>
      <w:r w:rsidR="006F071F" w:rsidRPr="00F40D4B">
        <w:rPr>
          <w:rFonts w:hint="cs"/>
          <w:rtl/>
        </w:rPr>
        <w:t xml:space="preserve">ע </w:t>
      </w:r>
      <w:r w:rsidR="006F071F" w:rsidRPr="00F40D4B">
        <w:rPr>
          <w:rtl/>
        </w:rPr>
        <w:t xml:space="preserve">משלו אוכל, </w:t>
      </w:r>
    </w:p>
    <w:p w14:paraId="3F3C6065" w14:textId="47154C40" w:rsidR="006F071F" w:rsidRPr="00F40D4B" w:rsidRDefault="006F071F" w:rsidP="00947DF8">
      <w:pPr>
        <w:rPr>
          <w:rtl/>
        </w:rPr>
      </w:pPr>
      <w:r w:rsidRPr="00947DF8">
        <w:rPr>
          <w:rStyle w:val="affffc"/>
          <w:rFonts w:hint="cs"/>
          <w:rtl/>
        </w:rPr>
        <w:t>ו</w:t>
      </w:r>
      <w:r w:rsidRPr="00947DF8">
        <w:rPr>
          <w:rStyle w:val="affffc"/>
          <w:rtl/>
        </w:rPr>
        <w:t>כאן</w:t>
      </w:r>
      <w:r w:rsidRPr="00F40D4B">
        <w:rPr>
          <w:rtl/>
        </w:rPr>
        <w:t xml:space="preserve"> בשאין מעלה להן מזונות, </w:t>
      </w:r>
      <w:r w:rsidRPr="00947DF8">
        <w:rPr>
          <w:rStyle w:val="affffc"/>
          <w:rtl/>
        </w:rPr>
        <w:t>וברייתא -</w:t>
      </w:r>
      <w:r w:rsidRPr="00F40D4B">
        <w:rPr>
          <w:rtl/>
        </w:rPr>
        <w:t xml:space="preserve"> במעלה להן מזונות.</w:t>
      </w:r>
    </w:p>
    <w:p w14:paraId="0A4AE6F3" w14:textId="181B2ADC" w:rsidR="006F071F" w:rsidRPr="00F40D4B" w:rsidRDefault="006F071F" w:rsidP="00947DF8">
      <w:pPr>
        <w:spacing w:after="60"/>
        <w:rPr>
          <w:rtl/>
        </w:rPr>
      </w:pPr>
      <w:r w:rsidRPr="00F40D4B">
        <w:rPr>
          <w:rFonts w:hint="cs"/>
          <w:rtl/>
        </w:rPr>
        <w:t>דאפשר ב</w:t>
      </w:r>
      <w:r w:rsidRPr="00F40D4B">
        <w:rPr>
          <w:rtl/>
        </w:rPr>
        <w:t>מעלה מזונות,</w:t>
      </w:r>
      <w:r w:rsidRPr="00F40D4B">
        <w:rPr>
          <w:rFonts w:hint="cs"/>
          <w:rtl/>
        </w:rPr>
        <w:t>-</w:t>
      </w:r>
      <w:r w:rsidRPr="00F40D4B">
        <w:rPr>
          <w:rtl/>
        </w:rPr>
        <w:t xml:space="preserve"> </w:t>
      </w:r>
      <w:r w:rsidRPr="00F40D4B">
        <w:rPr>
          <w:rFonts w:hint="cs"/>
          <w:rtl/>
        </w:rPr>
        <w:t>ובקטנים לא קוצץ דצער ב</w:t>
      </w:r>
      <w:r w:rsidRPr="00F40D4B">
        <w:rPr>
          <w:rtl/>
        </w:rPr>
        <w:t xml:space="preserve">נו ובתו הקטנים </w:t>
      </w:r>
      <w:r w:rsidR="00947DF8">
        <w:rPr>
          <w:rFonts w:hint="cs"/>
          <w:rtl/>
        </w:rPr>
        <w:t>התורה לא זיכתה</w:t>
      </w:r>
      <w:r w:rsidRPr="00F40D4B">
        <w:rPr>
          <w:rtl/>
        </w:rPr>
        <w:t>.</w:t>
      </w:r>
    </w:p>
    <w:bookmarkEnd w:id="13"/>
    <w:p w14:paraId="768AAD19" w14:textId="77777777" w:rsidR="006F071F" w:rsidRPr="00F40D4B" w:rsidRDefault="006F071F" w:rsidP="00A6533C">
      <w:pPr>
        <w:pStyle w:val="affe"/>
        <w:framePr w:wrap="around"/>
        <w:rPr>
          <w:rtl/>
        </w:rPr>
      </w:pPr>
      <w:r w:rsidRPr="00F40D4B">
        <w:rPr>
          <w:rtl/>
        </w:rPr>
        <w:t>צג.</w:t>
      </w:r>
    </w:p>
    <w:p w14:paraId="166C5E8E" w14:textId="4E1274B8" w:rsidR="00947DF8" w:rsidRDefault="00947DF8" w:rsidP="00947DF8">
      <w:pPr>
        <w:pStyle w:val="36"/>
        <w:framePr w:wrap="notBeside"/>
        <w:rPr>
          <w:rtl/>
        </w:rPr>
      </w:pPr>
      <w:r>
        <w:rPr>
          <w:rFonts w:hint="cs"/>
          <w:rtl/>
        </w:rPr>
        <w:t xml:space="preserve">אלא בהכרח </w:t>
      </w:r>
      <w:r w:rsidR="006F071F" w:rsidRPr="00F40D4B">
        <w:rPr>
          <w:rFonts w:hint="cs"/>
          <w:rtl/>
        </w:rPr>
        <w:t xml:space="preserve"> </w:t>
      </w:r>
    </w:p>
    <w:p w14:paraId="39A39BBC" w14:textId="4DAA3CBA" w:rsidR="00A6533C" w:rsidRPr="00947DF8" w:rsidRDefault="00947DF8" w:rsidP="009B508D">
      <w:pPr>
        <w:rPr>
          <w:b/>
          <w:bCs/>
          <w:rtl/>
        </w:rPr>
      </w:pPr>
      <w:r w:rsidRPr="00947DF8">
        <w:rPr>
          <w:rFonts w:hint="cs"/>
          <w:b/>
          <w:bCs/>
          <w:rtl/>
        </w:rPr>
        <w:t>שב</w:t>
      </w:r>
      <w:r>
        <w:rPr>
          <w:rFonts w:hint="cs"/>
          <w:b/>
          <w:bCs/>
          <w:rtl/>
        </w:rPr>
        <w:t xml:space="preserve">זה גופא חלקו </w:t>
      </w:r>
      <w:r w:rsidRPr="00947DF8">
        <w:rPr>
          <w:rFonts w:hint="cs"/>
          <w:b/>
          <w:bCs/>
          <w:rtl/>
        </w:rPr>
        <w:t xml:space="preserve">במשנה </w:t>
      </w:r>
      <w:r w:rsidR="006F071F" w:rsidRPr="00947DF8">
        <w:rPr>
          <w:rFonts w:hint="cs"/>
          <w:b/>
          <w:bCs/>
          <w:rtl/>
        </w:rPr>
        <w:t>אי משלו אוכל</w:t>
      </w:r>
      <w:r w:rsidRPr="00947DF8">
        <w:rPr>
          <w:rFonts w:hint="cs"/>
          <w:b/>
          <w:bCs/>
          <w:rtl/>
        </w:rPr>
        <w:t>,</w:t>
      </w:r>
      <w:r w:rsidR="006F071F" w:rsidRPr="00947DF8">
        <w:rPr>
          <w:rFonts w:hint="cs"/>
          <w:b/>
          <w:bCs/>
          <w:rtl/>
        </w:rPr>
        <w:t xml:space="preserve"> או משל שמים</w:t>
      </w:r>
      <w:r w:rsidRPr="00947DF8">
        <w:rPr>
          <w:rFonts w:hint="cs"/>
          <w:b/>
          <w:bCs/>
          <w:rtl/>
        </w:rPr>
        <w:t>.</w:t>
      </w:r>
    </w:p>
    <w:p w14:paraId="6EFF625E" w14:textId="62E7BFAB" w:rsidR="00947DF8" w:rsidRDefault="00947DF8" w:rsidP="00947DF8">
      <w:pPr>
        <w:pStyle w:val="36"/>
        <w:framePr w:wrap="notBeside"/>
        <w:rPr>
          <w:rtl/>
        </w:rPr>
      </w:pPr>
      <w:r>
        <w:rPr>
          <w:rFonts w:hint="cs"/>
          <w:rtl/>
        </w:rPr>
        <w:t>ואין לומר:</w:t>
      </w:r>
      <w:r w:rsidR="006F071F" w:rsidRPr="00F40D4B">
        <w:rPr>
          <w:rFonts w:hint="cs"/>
          <w:rtl/>
        </w:rPr>
        <w:t xml:space="preserve"> </w:t>
      </w:r>
    </w:p>
    <w:p w14:paraId="086F2D44" w14:textId="77777777" w:rsidR="00947DF8" w:rsidRDefault="00947DF8" w:rsidP="009B508D">
      <w:pPr>
        <w:rPr>
          <w:rtl/>
        </w:rPr>
      </w:pPr>
      <w:r>
        <w:rPr>
          <w:rFonts w:hint="cs"/>
          <w:rtl/>
        </w:rPr>
        <w:t>שהמשנה</w:t>
      </w:r>
      <w:r w:rsidR="006F071F" w:rsidRPr="00F40D4B">
        <w:rPr>
          <w:rFonts w:hint="cs"/>
          <w:rtl/>
        </w:rPr>
        <w:t xml:space="preserve"> ב</w:t>
      </w:r>
      <w:r w:rsidR="006F071F" w:rsidRPr="00F40D4B">
        <w:rPr>
          <w:rtl/>
        </w:rPr>
        <w:t>שאין מעלה להן מזונות</w:t>
      </w:r>
      <w:r w:rsidR="006F071F" w:rsidRPr="00F40D4B">
        <w:rPr>
          <w:rFonts w:hint="cs"/>
          <w:rtl/>
        </w:rPr>
        <w:t xml:space="preserve"> </w:t>
      </w:r>
    </w:p>
    <w:p w14:paraId="1BAB46C1" w14:textId="0EAA0940" w:rsidR="00947DF8" w:rsidRDefault="00947DF8" w:rsidP="00947DF8">
      <w:pPr>
        <w:pStyle w:val="36"/>
        <w:framePr w:wrap="notBeside"/>
        <w:rPr>
          <w:rtl/>
        </w:rPr>
      </w:pPr>
      <w:r>
        <w:rPr>
          <w:rFonts w:hint="cs"/>
          <w:rtl/>
        </w:rPr>
        <w:t xml:space="preserve">- </w:t>
      </w:r>
    </w:p>
    <w:p w14:paraId="573F2DD1" w14:textId="40C08263" w:rsidR="00A6533C" w:rsidRPr="00F40D4B" w:rsidRDefault="00947DF8" w:rsidP="009B508D">
      <w:pPr>
        <w:rPr>
          <w:rtl/>
        </w:rPr>
      </w:pPr>
      <w:r>
        <w:rPr>
          <w:rFonts w:hint="cs"/>
          <w:rtl/>
        </w:rPr>
        <w:t xml:space="preserve">דא"כ </w:t>
      </w:r>
      <w:r w:rsidR="006F071F" w:rsidRPr="00F40D4B">
        <w:rPr>
          <w:rFonts w:hint="cs"/>
          <w:rtl/>
        </w:rPr>
        <w:t>מאי נימא למ</w:t>
      </w:r>
      <w:r w:rsidR="006F071F" w:rsidRPr="00F40D4B">
        <w:rPr>
          <w:rtl/>
        </w:rPr>
        <w:t>"</w:t>
      </w:r>
      <w:r w:rsidR="006F071F" w:rsidRPr="00F40D4B">
        <w:rPr>
          <w:rFonts w:hint="cs"/>
          <w:rtl/>
        </w:rPr>
        <w:t>ד יכול הרב לומר לעבד עשה עמי ואיני זנך</w:t>
      </w:r>
    </w:p>
    <w:p w14:paraId="51B4B206" w14:textId="1F6EB368" w:rsidR="00947DF8" w:rsidRDefault="006F071F" w:rsidP="00947DF8">
      <w:pPr>
        <w:pStyle w:val="36"/>
        <w:framePr w:wrap="notBeside"/>
        <w:rPr>
          <w:rtl/>
        </w:rPr>
      </w:pPr>
      <w:r w:rsidRPr="00F40D4B">
        <w:rPr>
          <w:rFonts w:hint="cs"/>
          <w:rtl/>
        </w:rPr>
        <w:t>ואין לומר</w:t>
      </w:r>
      <w:r w:rsidR="00947DF8">
        <w:rPr>
          <w:rFonts w:hint="cs"/>
          <w:rtl/>
        </w:rPr>
        <w:t>:</w:t>
      </w:r>
    </w:p>
    <w:p w14:paraId="211A0512" w14:textId="6A6A0087" w:rsidR="00947DF8" w:rsidRDefault="00947DF8" w:rsidP="009B508D">
      <w:pPr>
        <w:rPr>
          <w:rtl/>
        </w:rPr>
      </w:pPr>
      <w:r w:rsidRPr="00947DF8">
        <w:rPr>
          <w:rStyle w:val="affffc"/>
          <w:rFonts w:hint="cs"/>
          <w:rtl/>
        </w:rPr>
        <w:t>שחלקו</w:t>
      </w:r>
      <w:r>
        <w:rPr>
          <w:rStyle w:val="affffc"/>
          <w:rFonts w:hint="cs"/>
          <w:rtl/>
        </w:rPr>
        <w:t>:</w:t>
      </w:r>
      <w:r>
        <w:rPr>
          <w:rFonts w:hint="cs"/>
          <w:rtl/>
        </w:rPr>
        <w:t xml:space="preserve"> </w:t>
      </w:r>
      <w:r w:rsidR="006F071F" w:rsidRPr="00F40D4B">
        <w:rPr>
          <w:rFonts w:hint="cs"/>
          <w:rtl/>
        </w:rPr>
        <w:t xml:space="preserve">אי יכול לומר עשה עמי או לא </w:t>
      </w:r>
    </w:p>
    <w:p w14:paraId="3B7D408F" w14:textId="77777777" w:rsidR="00947DF8" w:rsidRDefault="00947DF8" w:rsidP="00947DF8">
      <w:pPr>
        <w:pStyle w:val="36"/>
        <w:framePr w:wrap="notBeside"/>
        <w:rPr>
          <w:rtl/>
        </w:rPr>
      </w:pPr>
      <w:r>
        <w:rPr>
          <w:rFonts w:hint="cs"/>
          <w:rtl/>
        </w:rPr>
        <w:t>-</w:t>
      </w:r>
    </w:p>
    <w:p w14:paraId="54820205" w14:textId="428A6E50" w:rsidR="006F071F" w:rsidRPr="00F40D4B" w:rsidRDefault="006F071F" w:rsidP="009B508D">
      <w:pPr>
        <w:rPr>
          <w:rtl/>
        </w:rPr>
      </w:pPr>
      <w:r w:rsidRPr="00947DF8">
        <w:rPr>
          <w:rStyle w:val="affffc"/>
          <w:rFonts w:hint="cs"/>
          <w:rtl/>
        </w:rPr>
        <w:t>דוכי לרי</w:t>
      </w:r>
      <w:r w:rsidRPr="00947DF8">
        <w:rPr>
          <w:rStyle w:val="affffc"/>
          <w:rtl/>
        </w:rPr>
        <w:t>"</w:t>
      </w:r>
      <w:r w:rsidRPr="00947DF8">
        <w:rPr>
          <w:rStyle w:val="affffc"/>
          <w:rFonts w:hint="cs"/>
          <w:rtl/>
        </w:rPr>
        <w:t>ו</w:t>
      </w:r>
      <w:r w:rsidRPr="00F40D4B">
        <w:rPr>
          <w:rFonts w:hint="cs"/>
          <w:rtl/>
        </w:rPr>
        <w:t xml:space="preserve"> יעזוב מתני' [דאין יכול] ונקוט כברייתא?</w:t>
      </w:r>
    </w:p>
    <w:p w14:paraId="510E83F7" w14:textId="4F132A3F" w:rsidR="00947DF8" w:rsidRDefault="00947DF8" w:rsidP="00947DF8">
      <w:pPr>
        <w:pStyle w:val="36"/>
        <w:framePr w:wrap="notBeside"/>
        <w:rPr>
          <w:rtl/>
        </w:rPr>
      </w:pPr>
      <w:r>
        <w:rPr>
          <w:rFonts w:hint="cs"/>
          <w:rtl/>
        </w:rPr>
        <w:t xml:space="preserve">ואין לומר: </w:t>
      </w:r>
    </w:p>
    <w:p w14:paraId="0CF7B288" w14:textId="5D45EB9B" w:rsidR="00947DF8" w:rsidRDefault="006F071F" w:rsidP="00947DF8">
      <w:pPr>
        <w:rPr>
          <w:rtl/>
        </w:rPr>
      </w:pPr>
      <w:r w:rsidRPr="00947DF8">
        <w:rPr>
          <w:rStyle w:val="affffc"/>
          <w:rFonts w:hint="cs"/>
          <w:rtl/>
        </w:rPr>
        <w:t>דמתני' לכו</w:t>
      </w:r>
      <w:r w:rsidRPr="00947DF8">
        <w:rPr>
          <w:rStyle w:val="affffc"/>
          <w:rtl/>
        </w:rPr>
        <w:t>"</w:t>
      </w:r>
      <w:r w:rsidRPr="00947DF8">
        <w:rPr>
          <w:rStyle w:val="affffc"/>
          <w:rFonts w:hint="cs"/>
          <w:rtl/>
        </w:rPr>
        <w:t>ע</w:t>
      </w:r>
      <w:r w:rsidR="00947DF8">
        <w:rPr>
          <w:rStyle w:val="affffc"/>
          <w:rFonts w:hint="cs"/>
          <w:rtl/>
        </w:rPr>
        <w:t>:</w:t>
      </w:r>
      <w:r w:rsidRPr="00F40D4B">
        <w:rPr>
          <w:rFonts w:hint="cs"/>
          <w:rtl/>
        </w:rPr>
        <w:t xml:space="preserve"> משל שמים</w:t>
      </w:r>
      <w:r w:rsidR="00947DF8">
        <w:rPr>
          <w:rFonts w:hint="cs"/>
          <w:rtl/>
        </w:rPr>
        <w:t>,</w:t>
      </w:r>
      <w:r w:rsidRPr="00F40D4B">
        <w:rPr>
          <w:rFonts w:hint="cs"/>
          <w:rtl/>
        </w:rPr>
        <w:t xml:space="preserve"> ולא </w:t>
      </w:r>
      <w:r w:rsidR="00947DF8">
        <w:rPr>
          <w:rFonts w:hint="cs"/>
          <w:rtl/>
        </w:rPr>
        <w:t>ק</w:t>
      </w:r>
      <w:r w:rsidRPr="00F40D4B">
        <w:rPr>
          <w:rFonts w:hint="cs"/>
          <w:rtl/>
        </w:rPr>
        <w:t xml:space="preserve">וצץ, וקוצץ </w:t>
      </w:r>
      <w:r w:rsidR="00947DF8">
        <w:rPr>
          <w:rStyle w:val="affffc"/>
          <w:rFonts w:hint="cs"/>
          <w:rtl/>
        </w:rPr>
        <w:t>דר''הו:</w:t>
      </w:r>
      <w:r w:rsidR="00947DF8">
        <w:rPr>
          <w:rStyle w:val="affffc"/>
        </w:rPr>
        <w:t xml:space="preserve"> </w:t>
      </w:r>
      <w:r w:rsidRPr="00F40D4B">
        <w:rPr>
          <w:rFonts w:hint="cs"/>
          <w:rtl/>
        </w:rPr>
        <w:t>היינו מזונות</w:t>
      </w:r>
      <w:r w:rsidR="00947DF8">
        <w:rPr>
          <w:rFonts w:hint="cs"/>
          <w:rtl/>
        </w:rPr>
        <w:t xml:space="preserve"> </w:t>
      </w:r>
    </w:p>
    <w:p w14:paraId="0C30D32D" w14:textId="77777777" w:rsidR="00947DF8" w:rsidRDefault="00947DF8" w:rsidP="00947DF8">
      <w:pPr>
        <w:pStyle w:val="36"/>
        <w:framePr w:wrap="notBeside"/>
        <w:rPr>
          <w:rtl/>
        </w:rPr>
      </w:pPr>
      <w:r>
        <w:rPr>
          <w:rFonts w:hint="cs"/>
          <w:rtl/>
        </w:rPr>
        <w:t>-</w:t>
      </w:r>
    </w:p>
    <w:p w14:paraId="25842E4F" w14:textId="77E2A93F" w:rsidR="00A6533C" w:rsidRPr="00F40D4B" w:rsidRDefault="00947DF8" w:rsidP="00947DF8">
      <w:pPr>
        <w:rPr>
          <w:rtl/>
        </w:rPr>
      </w:pPr>
      <w:r>
        <w:rPr>
          <w:rFonts w:hint="cs"/>
          <w:rtl/>
        </w:rPr>
        <w:t xml:space="preserve">שא'כ </w:t>
      </w:r>
      <w:r w:rsidR="006F071F" w:rsidRPr="00F40D4B">
        <w:rPr>
          <w:rFonts w:hint="cs"/>
          <w:rtl/>
        </w:rPr>
        <w:t>גבי בהמתו תבן נקוץ לה</w:t>
      </w:r>
      <w:r>
        <w:rPr>
          <w:rFonts w:hint="cs"/>
          <w:rtl/>
        </w:rPr>
        <w:t>.</w:t>
      </w:r>
    </w:p>
    <w:p w14:paraId="75839C42" w14:textId="5A569C08" w:rsidR="006F071F" w:rsidRPr="00F40D4B" w:rsidRDefault="00A6533C" w:rsidP="00947DF8">
      <w:pPr>
        <w:pStyle w:val="aff9"/>
      </w:pPr>
      <w:r w:rsidRPr="00F40D4B">
        <w:rPr>
          <w:rtl/>
        </w:rPr>
        <w:t>***</w:t>
      </w:r>
    </w:p>
    <w:p w14:paraId="550E77E7" w14:textId="77777777" w:rsidR="006F071F" w:rsidRPr="00F40D4B" w:rsidRDefault="006F071F" w:rsidP="00947DF8">
      <w:pPr>
        <w:pStyle w:val="afffff"/>
        <w:framePr w:wrap="around"/>
        <w:rPr>
          <w:rtl/>
        </w:rPr>
      </w:pPr>
      <w:del w:id="20282" w:author="קלוד" w:date="2026-10-06T10:08:05Z">
        <w:r>
          <w:rPr>
            <w:rtl/>
          </w:rPr>
          <w:delText xml:space="preserve">משנה.</w:delText>
        </w:r>
      </w:del>
      <w:ins w:id="20283" w:author="קלוד" w:date="2026-10-06T10:08:05Z">
        <w:r>
          <w:rPr>
            <w:rtl/>
          </w:rPr>
          <w:t xml:space="preserve">משנה ו</w:t>
        </w:r>
      </w:ins>
    </w:p>
    <w:p w14:paraId="271AB05C" w14:textId="45197502" w:rsidR="006F071F" w:rsidRPr="00F40D4B" w:rsidRDefault="006F071F" w:rsidP="00947DF8">
      <w:pPr>
        <w:pStyle w:val="afff3"/>
        <w:rPr>
          <w:rtl/>
        </w:rPr>
      </w:pPr>
      <w:ins w:id="9962" w:author="מספור קטעי משנה" w:date="2026-10-06T06:45:11Z">
        <w:r>
          <w:rPr>
            <w:rStyle w:val="MisparKeta"/>
          </w:rPr>
          <w:t xml:space="preserve">א. </w:t>
        </w:r>
      </w:ins>
      <w:r w:rsidRPr="00F40D4B">
        <w:rPr>
          <w:rtl/>
        </w:rPr>
        <w:t xml:space="preserve">קוצץ אדם על ידי עצמו, על ידי בנו ובתו הגדולים, על ידי עבדו ושפחתו הגדולים, על ידי אשתו </w:t>
      </w:r>
      <w:r w:rsidRPr="00F40D4B">
        <w:rPr>
          <w:rFonts w:hint="cs"/>
          <w:rtl/>
        </w:rPr>
        <w:t xml:space="preserve">- </w:t>
      </w:r>
      <w:r w:rsidRPr="00F40D4B">
        <w:rPr>
          <w:rtl/>
        </w:rPr>
        <w:t>מפני שיש בהן דעת.</w:t>
      </w:r>
      <w:r w:rsidR="00154199">
        <w:rPr>
          <w:rFonts w:hint="cs"/>
          <w:rtl/>
        </w:rPr>
        <w:t xml:space="preserve"> </w:t>
      </w:r>
      <w:r w:rsidR="00154199" w:rsidRPr="00154199">
        <w:rPr>
          <w:rStyle w:val="HesberMishna"/>
          <w:rFonts w:hint="cs"/>
          <w:rtl/>
          <w:rPrChange w:id="20134" w:author="קלוד" w:date="2026-10-06T10:08:05Z">
            <w:rPr>
              <w:rStyle w:val="afffff2"/>
              <w:rFonts w:hint="cs"/>
              <w:rtl/>
            </w:rPr>
          </w:rPrChange>
        </w:rPr>
        <w:t>ויכולים למחול</w:t>
      </w:r>
    </w:p>
    <w:p w14:paraId="1FB4E4B2" w14:textId="306C7402" w:rsidR="006F071F" w:rsidRPr="00F40D4B" w:rsidRDefault="006F071F" w:rsidP="00154199">
      <w:pPr>
        <w:pStyle w:val="afff3"/>
        <w:spacing w:after="60" w:line="220" w:lineRule="exact"/>
        <w:rPr>
          <w:rtl/>
        </w:rPr>
      </w:pPr>
      <w:r w:rsidRPr="00F40D4B">
        <w:rPr>
          <w:rtl/>
        </w:rPr>
        <w:t>אבל אינו קוצץ על ידי בנו ובתו הקטנים, ולא על ידי עבדו ושפחתו הקטנים, ולא על ידי בהמתו</w:t>
      </w:r>
      <w:r w:rsidR="00947DF8">
        <w:rPr>
          <w:rFonts w:hint="cs"/>
          <w:rtl/>
        </w:rPr>
        <w:t xml:space="preserve"> </w:t>
      </w:r>
      <w:r w:rsidRPr="00F40D4B">
        <w:rPr>
          <w:rtl/>
        </w:rPr>
        <w:tab/>
        <w:t>- מפני שאין בהן דעת.</w:t>
      </w:r>
    </w:p>
    <w:p w14:paraId="79B642E6" w14:textId="1F950385" w:rsidR="006F071F" w:rsidRPr="00F40D4B" w:rsidRDefault="006F071F" w:rsidP="00947DF8">
      <w:pPr>
        <w:pStyle w:val="afff3"/>
        <w:rPr>
          <w:rtl/>
        </w:rPr>
      </w:pPr>
      <w:r w:rsidRPr="00F40D4B">
        <w:rPr>
          <w:rtl/>
        </w:rPr>
        <w:t>השוכר את הפועלים לעשות בנטע רבעי שלו</w:t>
      </w:r>
      <w:r w:rsidRPr="00F40D4B">
        <w:rPr>
          <w:rFonts w:hint="cs"/>
          <w:rtl/>
        </w:rPr>
        <w:t xml:space="preserve"> </w:t>
      </w:r>
      <w:r w:rsidRPr="00F40D4B">
        <w:rPr>
          <w:rtl/>
        </w:rPr>
        <w:t xml:space="preserve">הרי אלו לא יאכלו, אם לא הודיען </w:t>
      </w:r>
      <w:r w:rsidR="00154199">
        <w:rPr>
          <w:rFonts w:hint="cs"/>
          <w:rtl/>
        </w:rPr>
        <w:t xml:space="preserve">- </w:t>
      </w:r>
      <w:r w:rsidRPr="00F40D4B">
        <w:rPr>
          <w:rtl/>
        </w:rPr>
        <w:t>פודה ומאכילן.</w:t>
      </w:r>
    </w:p>
    <w:p w14:paraId="1D76F7A1" w14:textId="77777777" w:rsidR="00154199" w:rsidRDefault="006F071F" w:rsidP="00947DF8">
      <w:pPr>
        <w:pStyle w:val="afff3"/>
        <w:rPr>
          <w:rtl/>
        </w:rPr>
      </w:pPr>
      <w:r w:rsidRPr="00F40D4B">
        <w:rPr>
          <w:rtl/>
        </w:rPr>
        <w:t xml:space="preserve">נתפרסו עגוליו, נתפתחו חביותיו - הרי אלו לא יאכלו, </w:t>
      </w:r>
    </w:p>
    <w:p w14:paraId="60316145" w14:textId="426450A7" w:rsidR="006F071F" w:rsidRPr="00F40D4B" w:rsidRDefault="006F071F" w:rsidP="00154199">
      <w:pPr>
        <w:pStyle w:val="afff3"/>
        <w:spacing w:after="60" w:line="220" w:lineRule="exact"/>
        <w:rPr>
          <w:rtl/>
        </w:rPr>
      </w:pPr>
      <w:r w:rsidRPr="00F40D4B">
        <w:rPr>
          <w:rtl/>
        </w:rPr>
        <w:t>אם לא הודיען - מעשר ומאכילן.</w:t>
      </w:r>
    </w:p>
    <w:p w14:paraId="616D8DAC" w14:textId="77777777" w:rsidR="006F071F" w:rsidRPr="00F40D4B" w:rsidRDefault="006F071F" w:rsidP="00947DF8">
      <w:pPr>
        <w:pStyle w:val="afff3"/>
        <w:rPr>
          <w:rtl/>
        </w:rPr>
      </w:pPr>
      <w:r w:rsidRPr="00F40D4B">
        <w:rPr>
          <w:rtl/>
        </w:rPr>
        <w:t>שומרי פירות אוכלין מהלכות מדינה, אבל לא מן התורה.</w:t>
      </w:r>
    </w:p>
    <w:p w14:paraId="1E2C2FEE" w14:textId="77777777" w:rsidR="00154199" w:rsidRPr="00F40D4B" w:rsidRDefault="00154199" w:rsidP="00154199">
      <w:pPr>
        <w:pStyle w:val="afffb"/>
        <w:rPr>
          <w:rtl/>
        </w:rPr>
      </w:pPr>
      <w:ins w:id="9963" w:author="מספור קטעי משנה" w:date="2026-10-06T06:45:11Z">
        <w:r>
          <w:rPr>
            <w:rStyle w:val="MisparKeta"/>
          </w:rPr>
          <w:t xml:space="preserve">א. </w:t>
        </w:r>
      </w:ins>
      <w:r w:rsidRPr="00F40D4B">
        <w:rPr>
          <w:rtl/>
        </w:rPr>
        <w:lastRenderedPageBreak/>
        <w:t>שומרי פירות אוכלין מהלכות מדינה, אבל לא מן התורה.</w:t>
      </w:r>
    </w:p>
    <w:p w14:paraId="69237CEA" w14:textId="77777777" w:rsidR="00154199" w:rsidRDefault="006F071F" w:rsidP="00154199">
      <w:pPr>
        <w:pStyle w:val="36"/>
        <w:framePr w:wrap="notBeside"/>
        <w:rPr>
          <w:rtl/>
        </w:rPr>
      </w:pPr>
      <w:r w:rsidRPr="00F40D4B">
        <w:rPr>
          <w:rtl/>
        </w:rPr>
        <w:t>רב:</w:t>
      </w:r>
    </w:p>
    <w:p w14:paraId="4BA76F17" w14:textId="77777777" w:rsidR="00154199" w:rsidRDefault="00154199" w:rsidP="00154199">
      <w:pPr>
        <w:rPr>
          <w:rtl/>
        </w:rPr>
      </w:pPr>
      <w:r>
        <w:rPr>
          <w:rFonts w:hint="cs"/>
          <w:rtl/>
        </w:rPr>
        <w:t xml:space="preserve">דוקא </w:t>
      </w:r>
      <w:r w:rsidR="006F071F" w:rsidRPr="00F40D4B">
        <w:rPr>
          <w:rtl/>
        </w:rPr>
        <w:t>שומרי גנות ופרדסין,</w:t>
      </w:r>
      <w:r>
        <w:rPr>
          <w:rFonts w:hint="cs"/>
          <w:rtl/>
        </w:rPr>
        <w:t xml:space="preserve"> </w:t>
      </w:r>
    </w:p>
    <w:p w14:paraId="1D481590" w14:textId="654CBACE" w:rsidR="006F071F" w:rsidRPr="00F40D4B" w:rsidRDefault="006F071F" w:rsidP="00154199">
      <w:pPr>
        <w:rPr>
          <w:rtl/>
        </w:rPr>
      </w:pPr>
      <w:r w:rsidRPr="00154199">
        <w:rPr>
          <w:b/>
          <w:bCs/>
          <w:rtl/>
        </w:rPr>
        <w:t>אבל שומרי גיתות וערימות</w:t>
      </w:r>
      <w:r w:rsidRPr="00F40D4B">
        <w:rPr>
          <w:rtl/>
        </w:rPr>
        <w:t xml:space="preserve"> אוכלין מן התורה.</w:t>
      </w:r>
      <w:r w:rsidRPr="00F40D4B">
        <w:rPr>
          <w:rFonts w:hint="cs"/>
          <w:rtl/>
        </w:rPr>
        <w:t xml:space="preserve"> דמ</w:t>
      </w:r>
      <w:r w:rsidRPr="00F40D4B">
        <w:rPr>
          <w:rtl/>
        </w:rPr>
        <w:t>שמר כעושה מעשה.</w:t>
      </w:r>
    </w:p>
    <w:p w14:paraId="488D8B49" w14:textId="77777777" w:rsidR="00154199" w:rsidRDefault="006F071F" w:rsidP="00154199">
      <w:pPr>
        <w:pStyle w:val="36"/>
        <w:framePr w:wrap="notBeside"/>
        <w:rPr>
          <w:rtl/>
        </w:rPr>
      </w:pPr>
      <w:r w:rsidRPr="00F40D4B">
        <w:rPr>
          <w:rtl/>
        </w:rPr>
        <w:t>ושמואל:</w:t>
      </w:r>
    </w:p>
    <w:p w14:paraId="478626C0" w14:textId="3AF948B8" w:rsidR="00A6533C" w:rsidRPr="00F40D4B" w:rsidRDefault="00154199" w:rsidP="009B508D">
      <w:pPr>
        <w:rPr>
          <w:rtl/>
        </w:rPr>
      </w:pPr>
      <w:r>
        <w:rPr>
          <w:rFonts w:hint="cs"/>
          <w:rtl/>
        </w:rPr>
        <w:t xml:space="preserve">דוקא </w:t>
      </w:r>
      <w:r w:rsidR="006F071F" w:rsidRPr="00F40D4B">
        <w:rPr>
          <w:rtl/>
        </w:rPr>
        <w:t>שומרי גיתות וערימות,</w:t>
      </w:r>
    </w:p>
    <w:p w14:paraId="0ACB30E9" w14:textId="6972E9D3" w:rsidR="006F071F" w:rsidRPr="00F40D4B" w:rsidRDefault="006F071F" w:rsidP="00154199">
      <w:pPr>
        <w:spacing w:after="60"/>
        <w:rPr>
          <w:rtl/>
        </w:rPr>
      </w:pPr>
      <w:r w:rsidRPr="00154199">
        <w:rPr>
          <w:b/>
          <w:bCs/>
          <w:rtl/>
        </w:rPr>
        <w:t>אבל שומרי גנות ופרדסים -</w:t>
      </w:r>
      <w:r w:rsidRPr="00F40D4B">
        <w:rPr>
          <w:rtl/>
        </w:rPr>
        <w:t xml:space="preserve"> אינן אוכלים לא מן התורה ולא מהלכות מדינה.</w:t>
      </w:r>
      <w:r w:rsidRPr="00F40D4B">
        <w:rPr>
          <w:rFonts w:hint="cs"/>
          <w:rtl/>
        </w:rPr>
        <w:t xml:space="preserve"> דמשמר לאו כעושה מעשה</w:t>
      </w:r>
    </w:p>
    <w:p w14:paraId="43165ACB" w14:textId="77777777" w:rsidR="00154199" w:rsidRDefault="006F071F" w:rsidP="00154199">
      <w:pPr>
        <w:pStyle w:val="36"/>
        <w:framePr w:wrap="notBeside"/>
        <w:rPr>
          <w:rtl/>
        </w:rPr>
      </w:pPr>
      <w:r w:rsidRPr="00F40D4B">
        <w:rPr>
          <w:rFonts w:hint="cs"/>
          <w:rtl/>
        </w:rPr>
        <w:t>והך</w:t>
      </w:r>
    </w:p>
    <w:p w14:paraId="333134D1" w14:textId="77777777" w:rsidR="00154199" w:rsidRDefault="006F071F" w:rsidP="009B508D">
      <w:pPr>
        <w:rPr>
          <w:rtl/>
        </w:rPr>
      </w:pPr>
      <w:r w:rsidRPr="00F40D4B">
        <w:rPr>
          <w:rFonts w:hint="cs"/>
          <w:rtl/>
        </w:rPr>
        <w:t>ד'</w:t>
      </w:r>
      <w:r w:rsidRPr="00F40D4B">
        <w:rPr>
          <w:rtl/>
        </w:rPr>
        <w:t>המשמר את הפרה - מטמא בגדים</w:t>
      </w:r>
      <w:r w:rsidRPr="00F40D4B">
        <w:rPr>
          <w:rFonts w:hint="cs"/>
          <w:rtl/>
        </w:rPr>
        <w:t xml:space="preserve">' </w:t>
      </w:r>
    </w:p>
    <w:p w14:paraId="7C895AF9" w14:textId="77777777" w:rsidR="00154199" w:rsidRDefault="00154199" w:rsidP="00154199">
      <w:pPr>
        <w:pStyle w:val="36"/>
        <w:framePr w:wrap="notBeside"/>
        <w:rPr>
          <w:rtl/>
        </w:rPr>
      </w:pPr>
      <w:r>
        <w:rPr>
          <w:rFonts w:hint="cs"/>
          <w:rtl/>
        </w:rPr>
        <w:t>-</w:t>
      </w:r>
    </w:p>
    <w:p w14:paraId="30201D8F" w14:textId="79159576" w:rsidR="006F071F" w:rsidRPr="00F40D4B" w:rsidRDefault="006F071F" w:rsidP="00154199">
      <w:pPr>
        <w:spacing w:after="60"/>
        <w:rPr>
          <w:rtl/>
        </w:rPr>
      </w:pPr>
      <w:r w:rsidRPr="00F40D4B">
        <w:rPr>
          <w:rFonts w:hint="cs"/>
          <w:rtl/>
        </w:rPr>
        <w:t xml:space="preserve">אפי' </w:t>
      </w:r>
      <w:r w:rsidR="00154199">
        <w:rPr>
          <w:rFonts w:hint="cs"/>
          <w:rtl/>
        </w:rPr>
        <w:t xml:space="preserve">שאינו </w:t>
      </w:r>
      <w:r w:rsidRPr="00F40D4B">
        <w:rPr>
          <w:rFonts w:hint="cs"/>
          <w:rtl/>
        </w:rPr>
        <w:t xml:space="preserve">כעושה מעשה </w:t>
      </w:r>
      <w:r w:rsidR="00237964" w:rsidRPr="00F40D4B">
        <w:rPr>
          <w:rFonts w:hint="cs"/>
          <w:rtl/>
        </w:rPr>
        <w:t>כאן</w:t>
      </w:r>
      <w:r w:rsidRPr="00F40D4B">
        <w:rPr>
          <w:rFonts w:hint="cs"/>
          <w:rtl/>
        </w:rPr>
        <w:t xml:space="preserve"> גזירה שמא יזיז בה אבר</w:t>
      </w:r>
      <w:r w:rsidRPr="00F40D4B">
        <w:rPr>
          <w:rtl/>
        </w:rPr>
        <w:t>.</w:t>
      </w:r>
    </w:p>
    <w:p w14:paraId="7ACAE467" w14:textId="77777777" w:rsidR="00154199" w:rsidRDefault="006F071F" w:rsidP="00154199">
      <w:pPr>
        <w:pStyle w:val="36"/>
        <w:framePr w:wrap="notBeside"/>
        <w:rPr>
          <w:rtl/>
        </w:rPr>
      </w:pPr>
      <w:r w:rsidRPr="00F40D4B">
        <w:rPr>
          <w:rFonts w:hint="cs"/>
          <w:rtl/>
        </w:rPr>
        <w:t>והך</w:t>
      </w:r>
    </w:p>
    <w:p w14:paraId="5B1AB24B" w14:textId="05A0D6DE" w:rsidR="006F071F" w:rsidRPr="00F40D4B" w:rsidRDefault="006F071F" w:rsidP="009B508D">
      <w:pPr>
        <w:rPr>
          <w:rtl/>
        </w:rPr>
      </w:pPr>
      <w:r w:rsidRPr="00F40D4B">
        <w:rPr>
          <w:rFonts w:hint="cs"/>
          <w:rtl/>
        </w:rPr>
        <w:t>ד'</w:t>
      </w:r>
      <w:r w:rsidRPr="00F40D4B">
        <w:rPr>
          <w:rtl/>
        </w:rPr>
        <w:t>המשמר ארבע וחמש מקשאות לא ימלא כרסו מאחד מהן, אלא מכל אח</w:t>
      </w:r>
      <w:r w:rsidRPr="00F40D4B">
        <w:rPr>
          <w:rFonts w:hint="cs"/>
          <w:rtl/>
        </w:rPr>
        <w:t xml:space="preserve">ד </w:t>
      </w:r>
      <w:r w:rsidRPr="00F40D4B">
        <w:rPr>
          <w:rtl/>
        </w:rPr>
        <w:t>אוכל לפי חשבון.</w:t>
      </w:r>
    </w:p>
    <w:p w14:paraId="54A89B45" w14:textId="77777777" w:rsidR="00154199" w:rsidRDefault="00154199" w:rsidP="00154199">
      <w:pPr>
        <w:pStyle w:val="36"/>
        <w:framePr w:wrap="notBeside"/>
        <w:rPr>
          <w:rtl/>
        </w:rPr>
      </w:pPr>
      <w:r>
        <w:rPr>
          <w:rFonts w:hint="cs"/>
          <w:rtl/>
        </w:rPr>
        <w:t>-</w:t>
      </w:r>
    </w:p>
    <w:p w14:paraId="73962479" w14:textId="77777777" w:rsidR="00154199" w:rsidRDefault="006F071F" w:rsidP="009B508D">
      <w:pPr>
        <w:rPr>
          <w:rtl/>
        </w:rPr>
      </w:pPr>
      <w:r w:rsidRPr="00F40D4B">
        <w:rPr>
          <w:rFonts w:hint="cs"/>
          <w:rtl/>
        </w:rPr>
        <w:t xml:space="preserve">אפי' דמשמר </w:t>
      </w:r>
      <w:r w:rsidR="00154199">
        <w:rPr>
          <w:rFonts w:hint="cs"/>
          <w:rtl/>
        </w:rPr>
        <w:t xml:space="preserve">אינו </w:t>
      </w:r>
      <w:r w:rsidRPr="00F40D4B">
        <w:rPr>
          <w:rFonts w:hint="cs"/>
          <w:rtl/>
        </w:rPr>
        <w:t>כעושה</w:t>
      </w:r>
      <w:r w:rsidR="00154199">
        <w:rPr>
          <w:rFonts w:hint="cs"/>
          <w:rtl/>
        </w:rPr>
        <w:t xml:space="preserve"> מעשה,</w:t>
      </w:r>
      <w:r w:rsidRPr="00F40D4B">
        <w:rPr>
          <w:rFonts w:hint="cs"/>
          <w:rtl/>
        </w:rPr>
        <w:t xml:space="preserve"> </w:t>
      </w:r>
    </w:p>
    <w:p w14:paraId="022138F4" w14:textId="18E416A6" w:rsidR="00A6533C" w:rsidRPr="00F40D4B" w:rsidRDefault="00154199" w:rsidP="00154199">
      <w:pPr>
        <w:spacing w:after="60"/>
        <w:rPr>
          <w:rtl/>
        </w:rPr>
      </w:pPr>
      <w:r>
        <w:rPr>
          <w:rFonts w:hint="cs"/>
          <w:rtl/>
        </w:rPr>
        <w:t xml:space="preserve">מה שאוכל - </w:t>
      </w:r>
      <w:r w:rsidR="006F071F" w:rsidRPr="00F40D4B">
        <w:rPr>
          <w:rFonts w:hint="cs"/>
          <w:rtl/>
        </w:rPr>
        <w:t>בעקורין שלא נגמרה מלאכתן -שלא ניטל פרח שלהן</w:t>
      </w:r>
    </w:p>
    <w:p w14:paraId="1DB8DB45" w14:textId="77777777" w:rsidR="00154199" w:rsidRDefault="006F071F" w:rsidP="00154199">
      <w:pPr>
        <w:pStyle w:val="36"/>
        <w:framePr w:wrap="notBeside"/>
        <w:rPr>
          <w:rtl/>
        </w:rPr>
      </w:pPr>
      <w:r w:rsidRPr="00F40D4B">
        <w:rPr>
          <w:rtl/>
        </w:rPr>
        <w:t>רב אשי:</w:t>
      </w:r>
    </w:p>
    <w:p w14:paraId="0DF59A26" w14:textId="5AA31E34" w:rsidR="00A6533C" w:rsidRPr="00F40D4B" w:rsidRDefault="00154199" w:rsidP="00154199">
      <w:pPr>
        <w:rPr>
          <w:rtl/>
        </w:rPr>
      </w:pPr>
      <w:r w:rsidRPr="00154199">
        <w:rPr>
          <w:rFonts w:hint="cs"/>
          <w:b/>
          <w:bCs/>
          <w:rtl/>
        </w:rPr>
        <w:t>מסתבר כשמואל:</w:t>
      </w:r>
      <w:r>
        <w:rPr>
          <w:rFonts w:hint="cs"/>
          <w:rtl/>
        </w:rPr>
        <w:t xml:space="preserve"> </w:t>
      </w:r>
      <w:r w:rsidRPr="00154199">
        <w:rPr>
          <w:rStyle w:val="affffc"/>
          <w:rFonts w:hint="cs"/>
          <w:rtl/>
        </w:rPr>
        <w:t>דתנן</w:t>
      </w:r>
      <w:r>
        <w:rPr>
          <w:rStyle w:val="affffc"/>
          <w:rFonts w:hint="cs"/>
          <w:rtl/>
        </w:rPr>
        <w:t>:</w:t>
      </w:r>
      <w:r>
        <w:rPr>
          <w:rStyle w:val="affffc"/>
        </w:rPr>
        <w:t xml:space="preserve"> </w:t>
      </w:r>
      <w:r w:rsidR="006F071F" w:rsidRPr="00F40D4B">
        <w:rPr>
          <w:rtl/>
        </w:rPr>
        <w:t>ואלו אוכלין מן התורה: העושה במחובר לקרקע בשעת גמר מלאכה ובתלוש כו'</w:t>
      </w:r>
    </w:p>
    <w:p w14:paraId="2FC3A26F" w14:textId="3A318E3E" w:rsidR="006F071F" w:rsidRPr="00F40D4B" w:rsidRDefault="006F071F" w:rsidP="009B508D">
      <w:pPr>
        <w:rPr>
          <w:rtl/>
        </w:rPr>
      </w:pPr>
      <w:r w:rsidRPr="00F40D4B">
        <w:rPr>
          <w:rtl/>
        </w:rPr>
        <w:t xml:space="preserve">- מכלל </w:t>
      </w:r>
      <w:r w:rsidR="00154199">
        <w:rPr>
          <w:rFonts w:hint="cs"/>
          <w:rtl/>
        </w:rPr>
        <w:t>דיש ש</w:t>
      </w:r>
      <w:r w:rsidRPr="00F40D4B">
        <w:rPr>
          <w:rtl/>
        </w:rPr>
        <w:t xml:space="preserve">לא </w:t>
      </w:r>
      <w:r w:rsidR="00154199">
        <w:rPr>
          <w:rFonts w:hint="cs"/>
          <w:rtl/>
        </w:rPr>
        <w:t xml:space="preserve">אוכל </w:t>
      </w:r>
      <w:r w:rsidRPr="00F40D4B">
        <w:rPr>
          <w:rtl/>
        </w:rPr>
        <w:t>מן התורה אלא מהלכות מדינה.</w:t>
      </w:r>
    </w:p>
    <w:p w14:paraId="2FDD02BD" w14:textId="77777777" w:rsidR="00154199" w:rsidRDefault="006F071F" w:rsidP="00154199">
      <w:pPr>
        <w:pStyle w:val="36"/>
        <w:framePr w:wrap="notBeside"/>
        <w:rPr>
          <w:rtl/>
        </w:rPr>
      </w:pPr>
      <w:r w:rsidRPr="00F40D4B">
        <w:rPr>
          <w:rFonts w:hint="cs"/>
          <w:rtl/>
        </w:rPr>
        <w:t>והך</w:t>
      </w:r>
    </w:p>
    <w:p w14:paraId="1E0A0D1C" w14:textId="1B8AA264" w:rsidR="006F071F" w:rsidRPr="00F40D4B" w:rsidRDefault="006F071F" w:rsidP="00154199">
      <w:pPr>
        <w:rPr>
          <w:rtl/>
        </w:rPr>
      </w:pPr>
      <w:r w:rsidRPr="00F40D4B">
        <w:rPr>
          <w:rFonts w:hint="cs"/>
          <w:rtl/>
        </w:rPr>
        <w:t>דסיפא ד'ו</w:t>
      </w:r>
      <w:r w:rsidRPr="00F40D4B">
        <w:rPr>
          <w:rtl/>
        </w:rPr>
        <w:t>אלו שאינן אוכלין</w:t>
      </w:r>
      <w:r w:rsidRPr="00F40D4B">
        <w:rPr>
          <w:rFonts w:hint="cs"/>
          <w:rtl/>
        </w:rPr>
        <w:t xml:space="preserve">' בהכרח דלא מן התורה ולא מהלכות מדינה </w:t>
      </w:r>
      <w:r w:rsidRPr="00154199">
        <w:rPr>
          <w:rStyle w:val="afffff2"/>
          <w:rFonts w:hint="cs"/>
          <w:rtl/>
        </w:rPr>
        <w:t>[דא</w:t>
      </w:r>
      <w:r w:rsidRPr="00154199">
        <w:rPr>
          <w:rStyle w:val="afffff2"/>
          <w:rtl/>
        </w:rPr>
        <w:t>"</w:t>
      </w:r>
      <w:r w:rsidRPr="00154199">
        <w:rPr>
          <w:rStyle w:val="afffff2"/>
          <w:rFonts w:hint="cs"/>
          <w:rtl/>
        </w:rPr>
        <w:t>ה היינו רישא]</w:t>
      </w:r>
      <w:r w:rsidR="00154199">
        <w:rPr>
          <w:rStyle w:val="afffff2"/>
          <w:rFonts w:hint="cs"/>
          <w:rtl/>
        </w:rPr>
        <w:t xml:space="preserve"> - </w:t>
      </w:r>
      <w:r w:rsidRPr="00F40D4B">
        <w:rPr>
          <w:rFonts w:hint="cs"/>
          <w:rtl/>
        </w:rPr>
        <w:t xml:space="preserve">והיינו </w:t>
      </w:r>
      <w:r w:rsidRPr="00F40D4B">
        <w:rPr>
          <w:rtl/>
        </w:rPr>
        <w:t>עושה במחובר לקרקע בשעה שאין גמר מלאכה, וכ"</w:t>
      </w:r>
      <w:r w:rsidRPr="00F40D4B">
        <w:rPr>
          <w:rFonts w:hint="cs"/>
          <w:rtl/>
        </w:rPr>
        <w:t xml:space="preserve">ש </w:t>
      </w:r>
      <w:r w:rsidRPr="00F40D4B">
        <w:rPr>
          <w:rtl/>
        </w:rPr>
        <w:t>שומרי גנות ופרדסות.</w:t>
      </w:r>
      <w:r w:rsidRPr="00F40D4B">
        <w:rPr>
          <w:rFonts w:hint="cs"/>
          <w:rtl/>
        </w:rPr>
        <w:t xml:space="preserve"> וכשמואל</w:t>
      </w:r>
    </w:p>
    <w:p w14:paraId="5EAF405D" w14:textId="77777777" w:rsidR="00A6533C" w:rsidRPr="00F40D4B" w:rsidRDefault="00A6533C" w:rsidP="00A6533C">
      <w:pPr>
        <w:pStyle w:val="aff9"/>
        <w:rPr>
          <w:rtl/>
        </w:rPr>
      </w:pPr>
      <w:r w:rsidRPr="00F40D4B">
        <w:rPr>
          <w:rtl/>
        </w:rPr>
        <w:t>***</w:t>
      </w:r>
    </w:p>
    <w:p w14:paraId="2AA0EB7D" w14:textId="55E8CA8C" w:rsidR="006F071F" w:rsidRPr="00F40D4B" w:rsidRDefault="006F071F" w:rsidP="00154199">
      <w:pPr>
        <w:pStyle w:val="afffff"/>
        <w:framePr w:wrap="around"/>
        <w:rPr>
          <w:rtl/>
        </w:rPr>
      </w:pPr>
      <w:del w:id="20284" w:author="קלוד" w:date="2026-10-06T10:08:05Z">
        <w:r>
          <w:rPr>
            <w:rtl/>
          </w:rPr>
          <w:delText xml:space="preserve">משנה.</w:delText>
        </w:r>
      </w:del>
      <w:ins w:id="20285" w:author="קלוד" w:date="2026-10-06T10:08:05Z">
        <w:r>
          <w:rPr>
            <w:rtl/>
          </w:rPr>
          <w:t xml:space="preserve">משנה ח</w:t>
        </w:r>
      </w:ins>
    </w:p>
    <w:p w14:paraId="7A76F599" w14:textId="77777777" w:rsidR="006F071F" w:rsidRPr="00154199" w:rsidRDefault="006F071F" w:rsidP="00154199">
      <w:pPr>
        <w:pStyle w:val="afff3"/>
        <w:spacing w:after="60" w:line="220" w:lineRule="exact"/>
        <w:rPr>
          <w:b/>
          <w:bCs/>
          <w:rtl/>
        </w:rPr>
      </w:pPr>
      <w:ins w:id="9964" w:author="מספור קטעי משנה" w:date="2026-10-06T06:45:11Z">
        <w:r>
          <w:rPr>
            <w:rStyle w:val="MisparKeta"/>
          </w:rPr>
          <w:t xml:space="preserve">ג. </w:t>
        </w:r>
      </w:ins>
      <w:r w:rsidRPr="00154199">
        <w:rPr>
          <w:b/>
          <w:bCs/>
          <w:rtl/>
        </w:rPr>
        <w:t>ארבע שומרים הן: שומר חנם והשואל, נושא שכר והשוכר.</w:t>
      </w:r>
    </w:p>
    <w:p w14:paraId="3B4E8270" w14:textId="6293CAEC" w:rsidR="00A6533C" w:rsidRPr="00F40D4B" w:rsidRDefault="006F071F" w:rsidP="00154199">
      <w:pPr>
        <w:pStyle w:val="afff3"/>
        <w:rPr>
          <w:rtl/>
        </w:rPr>
      </w:pPr>
      <w:r w:rsidRPr="00154199">
        <w:rPr>
          <w:b/>
          <w:bCs/>
          <w:rtl/>
        </w:rPr>
        <w:t xml:space="preserve">שומר חנם </w:t>
      </w:r>
      <w:r w:rsidR="00154199" w:rsidRPr="00154199">
        <w:rPr>
          <w:rFonts w:hint="cs"/>
          <w:b/>
          <w:bCs/>
          <w:rtl/>
        </w:rPr>
        <w:t>-</w:t>
      </w:r>
      <w:r w:rsidR="00154199">
        <w:rPr>
          <w:rFonts w:hint="cs"/>
          <w:rtl/>
        </w:rPr>
        <w:t xml:space="preserve"> </w:t>
      </w:r>
      <w:r w:rsidRPr="00F40D4B">
        <w:rPr>
          <w:rtl/>
        </w:rPr>
        <w:t xml:space="preserve">נשבע על הכל, </w:t>
      </w:r>
      <w:r w:rsidR="00154199">
        <w:rPr>
          <w:rtl/>
        </w:rPr>
        <w:tab/>
      </w:r>
      <w:r w:rsidRPr="00154199">
        <w:rPr>
          <w:b/>
          <w:bCs/>
          <w:rtl/>
        </w:rPr>
        <w:t>והשואל</w:t>
      </w:r>
      <w:r w:rsidRPr="00F40D4B">
        <w:rPr>
          <w:rtl/>
        </w:rPr>
        <w:t xml:space="preserve"> משלם את הכל,</w:t>
      </w:r>
    </w:p>
    <w:p w14:paraId="0FB37D88" w14:textId="628773E7" w:rsidR="006F071F" w:rsidRPr="00F40D4B" w:rsidRDefault="006F071F" w:rsidP="00154199">
      <w:pPr>
        <w:pStyle w:val="afff3"/>
        <w:spacing w:after="60" w:line="220" w:lineRule="exact"/>
        <w:rPr>
          <w:rtl/>
        </w:rPr>
      </w:pPr>
      <w:r w:rsidRPr="00154199">
        <w:rPr>
          <w:b/>
          <w:bCs/>
          <w:rtl/>
        </w:rPr>
        <w:lastRenderedPageBreak/>
        <w:t>ו</w:t>
      </w:r>
      <w:r w:rsidRPr="00154199">
        <w:rPr>
          <w:rFonts w:hint="cs"/>
          <w:b/>
          <w:bCs/>
          <w:rtl/>
        </w:rPr>
        <w:t xml:space="preserve">ש"ש </w:t>
      </w:r>
      <w:r w:rsidRPr="00154199">
        <w:rPr>
          <w:b/>
          <w:bCs/>
          <w:rtl/>
        </w:rPr>
        <w:t>והשוכר</w:t>
      </w:r>
      <w:r w:rsidRPr="00F40D4B">
        <w:rPr>
          <w:rtl/>
        </w:rPr>
        <w:t xml:space="preserve"> נשבעים על השבורה ועל השבויה ועל המתה, </w:t>
      </w:r>
      <w:r w:rsidR="00154199">
        <w:rPr>
          <w:rtl/>
        </w:rPr>
        <w:br/>
      </w:r>
      <w:r w:rsidR="00154199">
        <w:rPr>
          <w:rFonts w:hint="cs"/>
          <w:rtl/>
        </w:rPr>
        <w:t xml:space="preserve"> </w:t>
      </w:r>
      <w:r w:rsidR="00154199">
        <w:rPr>
          <w:rtl/>
        </w:rPr>
        <w:tab/>
      </w:r>
      <w:r w:rsidR="00154199">
        <w:rPr>
          <w:rtl/>
        </w:rPr>
        <w:tab/>
      </w:r>
      <w:r w:rsidR="00154199">
        <w:rPr>
          <w:rtl/>
        </w:rPr>
        <w:tab/>
      </w:r>
      <w:r w:rsidR="00154199">
        <w:rPr>
          <w:rtl/>
        </w:rPr>
        <w:tab/>
      </w:r>
      <w:r w:rsidR="00154199">
        <w:rPr>
          <w:rtl/>
        </w:rPr>
        <w:tab/>
      </w:r>
      <w:r w:rsidR="00154199">
        <w:rPr>
          <w:rtl/>
        </w:rPr>
        <w:tab/>
      </w:r>
      <w:r w:rsidR="00154199">
        <w:rPr>
          <w:rtl/>
        </w:rPr>
        <w:tab/>
      </w:r>
      <w:r w:rsidRPr="00F40D4B">
        <w:rPr>
          <w:rtl/>
        </w:rPr>
        <w:t>ומשלמין את האבידה ואת הגניבה.</w:t>
      </w:r>
    </w:p>
    <w:p w14:paraId="6BAAF090" w14:textId="77777777" w:rsidR="00154199" w:rsidRDefault="006F071F" w:rsidP="00154199">
      <w:pPr>
        <w:pStyle w:val="36"/>
        <w:framePr w:wrap="notBeside"/>
        <w:rPr>
          <w:rtl/>
        </w:rPr>
      </w:pPr>
      <w:r w:rsidRPr="00F40D4B">
        <w:rPr>
          <w:rFonts w:hint="cs"/>
          <w:rtl/>
        </w:rPr>
        <w:t>מרב</w:t>
      </w:r>
      <w:r w:rsidRPr="00F40D4B">
        <w:rPr>
          <w:rtl/>
        </w:rPr>
        <w:t>"</w:t>
      </w:r>
      <w:r w:rsidRPr="00F40D4B">
        <w:rPr>
          <w:rFonts w:hint="cs"/>
          <w:rtl/>
        </w:rPr>
        <w:t>א</w:t>
      </w:r>
      <w:r w:rsidRPr="00F40D4B">
        <w:rPr>
          <w:rtl/>
        </w:rPr>
        <w:t>:</w:t>
      </w:r>
    </w:p>
    <w:p w14:paraId="79D133BA" w14:textId="6BBD76DB" w:rsidR="006F071F" w:rsidRPr="00F40D4B" w:rsidRDefault="006F071F" w:rsidP="009B508D">
      <w:pPr>
        <w:rPr>
          <w:rtl/>
        </w:rPr>
      </w:pPr>
      <w:r w:rsidRPr="00154199">
        <w:rPr>
          <w:b/>
          <w:bCs/>
          <w:rtl/>
        </w:rPr>
        <w:t>רבי מאיר היא</w:t>
      </w:r>
      <w:r w:rsidRPr="00F40D4B">
        <w:rPr>
          <w:rtl/>
        </w:rPr>
        <w:t>.</w:t>
      </w:r>
      <w:r w:rsidRPr="00F40D4B">
        <w:rPr>
          <w:rFonts w:hint="cs"/>
          <w:rtl/>
        </w:rPr>
        <w:t xml:space="preserve"> דשוכר </w:t>
      </w:r>
      <w:r w:rsidR="00154199">
        <w:rPr>
          <w:rFonts w:hint="cs"/>
          <w:rtl/>
        </w:rPr>
        <w:t xml:space="preserve">כשומר </w:t>
      </w:r>
      <w:r w:rsidRPr="00F40D4B">
        <w:rPr>
          <w:rFonts w:hint="cs"/>
          <w:rtl/>
        </w:rPr>
        <w:t>שכר, והיינו ארבע ודיניהן שלושה</w:t>
      </w:r>
    </w:p>
    <w:p w14:paraId="5BD1EB60" w14:textId="77777777" w:rsidR="00154199" w:rsidRDefault="006F071F" w:rsidP="00154199">
      <w:pPr>
        <w:pStyle w:val="36"/>
        <w:framePr w:wrap="notBeside"/>
        <w:rPr>
          <w:rtl/>
        </w:rPr>
      </w:pPr>
      <w:r w:rsidRPr="00F40D4B">
        <w:rPr>
          <w:rFonts w:hint="cs"/>
          <w:rtl/>
        </w:rPr>
        <w:t>והך</w:t>
      </w:r>
    </w:p>
    <w:p w14:paraId="69BA5F21" w14:textId="3F82BB31" w:rsidR="006F071F" w:rsidRPr="00F40D4B" w:rsidRDefault="006F071F" w:rsidP="00154199">
      <w:pPr>
        <w:rPr>
          <w:rtl/>
        </w:rPr>
      </w:pPr>
      <w:r>
        <w:rPr>
          <w:rFonts w:hint="cs"/>
          <w:rtl/>
        </w:rPr>
        <w:t xml:space="preserve">דתני איפכא </w:t>
      </w:r>
      <w:r>
        <w:rPr>
          <w:rStyle w:val="affffc"/>
          <w:rFonts w:hint="cs"/>
          <w:rtl/>
          <w:rPrChange w:id="9238" w:author="מנוע אמוראים" w:date="2026-10-05T16:41:14Z">
            <w:rPr>
              <w:rFonts w:hint="cs"/>
              <w:rtl/>
            </w:rPr>
          </w:rPrChange>
        </w:rPr>
        <w:t xml:space="preserve">דלר</w:t>
      </w:r>
      <w:r>
        <w:rPr>
          <w:rStyle w:val="affffc"/>
          <w:rtl/>
          <w:rPrChange w:id="9239" w:author="מנוע אמוראים" w:date="2026-10-05T16:41:14Z">
            <w:rPr>
              <w:rtl/>
            </w:rPr>
          </w:rPrChange>
        </w:rPr>
        <w:t xml:space="preserve">"</w:t>
      </w:r>
      <w:r>
        <w:rPr>
          <w:rStyle w:val="affffc"/>
          <w:rFonts w:hint="cs"/>
          <w:rtl/>
          <w:rPrChange w:id="9240" w:author="מנוע אמוראים" w:date="2026-10-05T16:41:14Z">
            <w:rPr>
              <w:rFonts w:hint="cs"/>
              <w:rtl/>
            </w:rPr>
          </w:rPrChange>
        </w:rPr>
        <w:t xml:space="preserve">מ</w:t>
      </w:r>
      <w:r>
        <w:rPr>
          <w:rFonts w:hint="cs"/>
          <w:rtl/>
        </w:rPr>
        <w:t xml:space="preserve"> כש</w:t>
      </w:r>
      <w:r w:rsidRPr="00F40D4B">
        <w:rPr>
          <w:rtl/>
        </w:rPr>
        <w:t>"</w:t>
      </w:r>
      <w:r>
        <w:rPr>
          <w:rFonts w:hint="cs"/>
          <w:rtl/>
        </w:rPr>
        <w:t xml:space="preserve">ח </w:t>
      </w:r>
      <w:r>
        <w:rPr>
          <w:rStyle w:val="affffc"/>
          <w:rFonts w:hint="cs"/>
          <w:rtl/>
          <w:rPrChange w:id="9241" w:author="מנוע אמוראים" w:date="2026-10-05T16:41:14Z">
            <w:rPr>
              <w:rFonts w:hint="cs"/>
              <w:rtl/>
            </w:rPr>
          </w:rPrChange>
        </w:rPr>
        <w:t xml:space="preserve">ולר</w:t>
      </w:r>
      <w:r>
        <w:rPr>
          <w:rStyle w:val="affffc"/>
          <w:rtl/>
          <w:rPrChange w:id="9242" w:author="מנוע אמוראים" w:date="2026-10-05T16:41:14Z">
            <w:rPr>
              <w:rtl/>
            </w:rPr>
          </w:rPrChange>
        </w:rPr>
        <w:t xml:space="preserve">"</w:t>
      </w:r>
      <w:r>
        <w:rPr>
          <w:rStyle w:val="affffc"/>
          <w:rFonts w:hint="cs"/>
          <w:rtl/>
          <w:rPrChange w:id="9243" w:author="מנוע אמוראים" w:date="2026-10-05T16:41:14Z">
            <w:rPr>
              <w:rFonts w:hint="cs"/>
              <w:rtl/>
            </w:rPr>
          </w:rPrChange>
        </w:rPr>
        <w:t xml:space="preserve">י</w:t>
      </w:r>
      <w:r>
        <w:rPr>
          <w:rFonts w:hint="cs"/>
          <w:rtl/>
        </w:rPr>
        <w:t xml:space="preserve"> כש</w:t>
      </w:r>
      <w:r w:rsidRPr="00F40D4B">
        <w:rPr>
          <w:rtl/>
        </w:rPr>
        <w:t>"</w:t>
      </w:r>
      <w:r w:rsidRPr="00F40D4B">
        <w:rPr>
          <w:rFonts w:hint="cs"/>
          <w:rtl/>
        </w:rPr>
        <w:t xml:space="preserve">ש </w:t>
      </w:r>
      <w:r w:rsidR="00154199">
        <w:rPr>
          <w:rFonts w:hint="cs"/>
          <w:rtl/>
        </w:rPr>
        <w:t xml:space="preserve">- </w:t>
      </w:r>
      <w:r>
        <w:rPr>
          <w:rStyle w:val="affffc"/>
          <w:rFonts w:hint="cs"/>
          <w:rtl/>
          <w:rPrChange w:id="9244" w:author="מנוע אמוראים" w:date="2026-10-05T16:41:14Z">
            <w:rPr>
              <w:rFonts w:hint="cs"/>
              <w:rtl/>
            </w:rPr>
          </w:rPrChange>
        </w:rPr>
        <w:t xml:space="preserve">לרבב</w:t>
      </w:r>
      <w:r>
        <w:rPr>
          <w:rStyle w:val="affffc"/>
          <w:rtl/>
          <w:rPrChange w:id="9245" w:author="מנוע אמוראים" w:date="2026-10-05T16:41:14Z">
            <w:rPr>
              <w:rtl/>
            </w:rPr>
          </w:rPrChange>
        </w:rPr>
        <w:t xml:space="preserve">"</w:t>
      </w:r>
      <w:r>
        <w:rPr>
          <w:rStyle w:val="affffc"/>
          <w:rFonts w:hint="cs"/>
          <w:rtl/>
          <w:rPrChange w:id="9246" w:author="מנוע אמוראים" w:date="2026-10-05T16:41:14Z">
            <w:rPr>
              <w:rFonts w:hint="cs"/>
              <w:rtl/>
            </w:rPr>
          </w:rPrChange>
        </w:rPr>
        <w:t xml:space="preserve">א</w:t>
      </w:r>
      <w:r>
        <w:rPr>
          <w:rFonts w:hint="cs"/>
          <w:rtl/>
        </w:rPr>
        <w:t xml:space="preserve"> איפכא קתני</w:t>
      </w:r>
    </w:p>
    <w:p w14:paraId="7EC1AB02" w14:textId="77777777" w:rsidR="00A6533C" w:rsidRPr="00F40D4B" w:rsidRDefault="00A6533C" w:rsidP="00A6533C">
      <w:pPr>
        <w:pStyle w:val="aff9"/>
        <w:rPr>
          <w:rtl/>
        </w:rPr>
      </w:pPr>
      <w:r w:rsidRPr="00F40D4B">
        <w:rPr>
          <w:rtl/>
        </w:rPr>
        <w:t>***</w:t>
      </w:r>
    </w:p>
    <w:p w14:paraId="12BE1B5C" w14:textId="628E0E26" w:rsidR="006F071F" w:rsidRPr="00F40D4B" w:rsidRDefault="006F071F" w:rsidP="00A6533C">
      <w:pPr>
        <w:pStyle w:val="affe"/>
        <w:framePr w:wrap="around"/>
        <w:rPr>
          <w:rtl/>
        </w:rPr>
      </w:pPr>
      <w:r w:rsidRPr="00F40D4B">
        <w:rPr>
          <w:rtl/>
        </w:rPr>
        <w:t>צג:</w:t>
      </w:r>
    </w:p>
    <w:p w14:paraId="21097CAD" w14:textId="77777777" w:rsidR="00154199" w:rsidRDefault="00154199" w:rsidP="00154199">
      <w:pPr>
        <w:pStyle w:val="36"/>
        <w:framePr w:wrap="notBeside"/>
        <w:rPr>
          <w:rtl/>
        </w:rPr>
      </w:pPr>
      <w:r>
        <w:rPr>
          <w:rFonts w:hint="cs"/>
          <w:rtl/>
        </w:rPr>
        <w:t>מעשה ברועה</w:t>
      </w:r>
    </w:p>
    <w:p w14:paraId="222C62AE" w14:textId="09642470" w:rsidR="006F071F" w:rsidRPr="00F40D4B" w:rsidRDefault="00154199" w:rsidP="009B508D">
      <w:pPr>
        <w:rPr>
          <w:rtl/>
        </w:rPr>
      </w:pPr>
      <w:r>
        <w:rPr>
          <w:rFonts w:hint="cs"/>
          <w:rtl/>
        </w:rPr>
        <w:t xml:space="preserve">שרעה בהמותיו על שפת </w:t>
      </w:r>
      <w:r w:rsidR="006F071F" w:rsidRPr="00F40D4B">
        <w:rPr>
          <w:rtl/>
        </w:rPr>
        <w:t xml:space="preserve">נהר פפא, </w:t>
      </w:r>
      <w:r w:rsidR="006F071F" w:rsidRPr="00F40D4B">
        <w:rPr>
          <w:rFonts w:hint="cs"/>
          <w:rtl/>
        </w:rPr>
        <w:t>החליקה ונפלה אחת למים</w:t>
      </w:r>
      <w:r w:rsidR="006F071F" w:rsidRPr="00F40D4B">
        <w:rPr>
          <w:rtl/>
        </w:rPr>
        <w:t>.</w:t>
      </w:r>
    </w:p>
    <w:p w14:paraId="39B86A51" w14:textId="77777777" w:rsidR="00154199" w:rsidRDefault="006F071F" w:rsidP="00154199">
      <w:pPr>
        <w:pStyle w:val="36"/>
        <w:framePr w:wrap="notBeside"/>
        <w:rPr>
          <w:rtl/>
        </w:rPr>
      </w:pPr>
      <w:r w:rsidRPr="00F40D4B">
        <w:rPr>
          <w:rFonts w:hint="cs"/>
          <w:rtl/>
        </w:rPr>
        <w:t>ו</w:t>
      </w:r>
      <w:r w:rsidRPr="00F40D4B">
        <w:rPr>
          <w:rtl/>
        </w:rPr>
        <w:t>רבה</w:t>
      </w:r>
    </w:p>
    <w:p w14:paraId="1BD260EA" w14:textId="68D254DF" w:rsidR="006F071F" w:rsidRPr="00F40D4B" w:rsidRDefault="00154199" w:rsidP="00154199">
      <w:pPr>
        <w:rPr>
          <w:rtl/>
        </w:rPr>
      </w:pPr>
      <w:r>
        <w:rPr>
          <w:rFonts w:hint="cs"/>
          <w:rtl/>
        </w:rPr>
        <w:t xml:space="preserve">פטרו- שמה יכל לעשות </w:t>
      </w:r>
      <w:r>
        <w:rPr>
          <w:rtl/>
        </w:rPr>
        <w:t>–</w:t>
      </w:r>
      <w:r>
        <w:rPr>
          <w:rFonts w:hint="cs"/>
          <w:rtl/>
        </w:rPr>
        <w:t xml:space="preserve"> ושמר כדרך השומרים. </w:t>
      </w:r>
    </w:p>
    <w:p w14:paraId="38743420" w14:textId="77777777" w:rsidR="00154199" w:rsidRDefault="006F071F" w:rsidP="00154199">
      <w:pPr>
        <w:pStyle w:val="36"/>
        <w:framePr w:wrap="notBeside"/>
        <w:rPr>
          <w:rtl/>
        </w:rPr>
      </w:pPr>
      <w:r w:rsidRPr="00F40D4B">
        <w:rPr>
          <w:rFonts w:hint="cs"/>
          <w:rtl/>
        </w:rPr>
        <w:t>א</w:t>
      </w:r>
      <w:r w:rsidRPr="00F40D4B">
        <w:rPr>
          <w:rtl/>
        </w:rPr>
        <w:t>"</w:t>
      </w:r>
      <w:r w:rsidRPr="00F40D4B">
        <w:rPr>
          <w:rFonts w:hint="cs"/>
          <w:rtl/>
        </w:rPr>
        <w:t xml:space="preserve">ל </w:t>
      </w:r>
      <w:r w:rsidRPr="00F40D4B">
        <w:rPr>
          <w:rtl/>
        </w:rPr>
        <w:t>אביי:</w:t>
      </w:r>
    </w:p>
    <w:p w14:paraId="2E623C92" w14:textId="4476D7EB" w:rsidR="00A6533C" w:rsidRDefault="006F071F" w:rsidP="009B508D">
      <w:pPr>
        <w:rPr>
          <w:rtl/>
        </w:rPr>
      </w:pPr>
      <w:r w:rsidRPr="00F40D4B">
        <w:rPr>
          <w:rtl/>
        </w:rPr>
        <w:t xml:space="preserve">אלא מעתה, </w:t>
      </w:r>
      <w:r w:rsidRPr="00F40D4B">
        <w:rPr>
          <w:rFonts w:hint="cs"/>
          <w:rtl/>
        </w:rPr>
        <w:t>נכנס לעיר בזמן שעולים אנשים ה</w:t>
      </w:r>
      <w:r w:rsidRPr="00F40D4B">
        <w:rPr>
          <w:rtl/>
        </w:rPr>
        <w:t>"</w:t>
      </w:r>
      <w:r w:rsidRPr="00F40D4B">
        <w:rPr>
          <w:rFonts w:hint="cs"/>
          <w:rtl/>
        </w:rPr>
        <w:t xml:space="preserve">נ דפטור </w:t>
      </w:r>
      <w:r w:rsidRPr="00154199">
        <w:rPr>
          <w:rStyle w:val="affffc"/>
          <w:rFonts w:hint="cs"/>
          <w:rtl/>
        </w:rPr>
        <w:t>א</w:t>
      </w:r>
      <w:r w:rsidRPr="00154199">
        <w:rPr>
          <w:rStyle w:val="affffc"/>
          <w:rtl/>
        </w:rPr>
        <w:t>"</w:t>
      </w:r>
      <w:r w:rsidRPr="00154199">
        <w:rPr>
          <w:rStyle w:val="affffc"/>
          <w:rFonts w:hint="cs"/>
          <w:rtl/>
        </w:rPr>
        <w:t>ל</w:t>
      </w:r>
      <w:r w:rsidRPr="00F40D4B">
        <w:rPr>
          <w:rFonts w:hint="cs"/>
          <w:rtl/>
        </w:rPr>
        <w:t xml:space="preserve"> הן</w:t>
      </w:r>
    </w:p>
    <w:p w14:paraId="214448D1" w14:textId="36DA302B" w:rsidR="00A6533C" w:rsidRPr="00F40D4B" w:rsidRDefault="006F071F" w:rsidP="00154199">
      <w:pPr>
        <w:rPr>
          <w:rtl/>
        </w:rPr>
      </w:pPr>
      <w:r w:rsidRPr="00F40D4B">
        <w:rPr>
          <w:rFonts w:hint="cs"/>
          <w:rtl/>
        </w:rPr>
        <w:t>ישן מעט בזמן שאנשים יושנים ה</w:t>
      </w:r>
      <w:r w:rsidRPr="00F40D4B">
        <w:rPr>
          <w:rtl/>
        </w:rPr>
        <w:t>"</w:t>
      </w:r>
      <w:r w:rsidRPr="00F40D4B">
        <w:rPr>
          <w:rFonts w:hint="cs"/>
          <w:rtl/>
        </w:rPr>
        <w:t>נ דפטור</w:t>
      </w:r>
      <w:r w:rsidR="00154199">
        <w:rPr>
          <w:rFonts w:hint="cs"/>
          <w:rtl/>
        </w:rPr>
        <w:t>?</w:t>
      </w:r>
      <w:r w:rsidRPr="00F40D4B">
        <w:rPr>
          <w:rFonts w:hint="cs"/>
          <w:rtl/>
        </w:rPr>
        <w:t xml:space="preserve"> </w:t>
      </w:r>
      <w:r w:rsidRPr="00154199">
        <w:rPr>
          <w:rStyle w:val="affffc"/>
          <w:rFonts w:hint="cs"/>
          <w:rtl/>
        </w:rPr>
        <w:t>א</w:t>
      </w:r>
      <w:r w:rsidRPr="00154199">
        <w:rPr>
          <w:rStyle w:val="affffc"/>
          <w:rtl/>
        </w:rPr>
        <w:t>"</w:t>
      </w:r>
      <w:r w:rsidRPr="00154199">
        <w:rPr>
          <w:rStyle w:val="affffc"/>
          <w:rFonts w:hint="cs"/>
          <w:rtl/>
        </w:rPr>
        <w:t>ל</w:t>
      </w:r>
      <w:r w:rsidR="00154199">
        <w:rPr>
          <w:rStyle w:val="affffc"/>
          <w:rFonts w:hint="cs"/>
          <w:rtl/>
        </w:rPr>
        <w:t>:</w:t>
      </w:r>
      <w:r w:rsidRPr="00F40D4B">
        <w:rPr>
          <w:rFonts w:hint="cs"/>
          <w:rtl/>
        </w:rPr>
        <w:t xml:space="preserve"> הן</w:t>
      </w:r>
    </w:p>
    <w:p w14:paraId="7CA69ABC" w14:textId="77777777" w:rsidR="00154199" w:rsidRDefault="006F071F" w:rsidP="00154199">
      <w:pPr>
        <w:pStyle w:val="36"/>
        <w:framePr w:wrap="notBeside"/>
        <w:rPr>
          <w:rtl/>
        </w:rPr>
      </w:pPr>
      <w:r w:rsidRPr="00F40D4B">
        <w:rPr>
          <w:rFonts w:hint="cs"/>
          <w:rtl/>
        </w:rPr>
        <w:t>והך</w:t>
      </w:r>
    </w:p>
    <w:p w14:paraId="37C78FA6" w14:textId="73A2D139" w:rsidR="006F071F" w:rsidRPr="00F40D4B" w:rsidRDefault="006F071F" w:rsidP="009B508D">
      <w:r w:rsidRPr="00F40D4B">
        <w:rPr>
          <w:rFonts w:hint="cs"/>
          <w:rtl/>
        </w:rPr>
        <w:t>ד</w:t>
      </w:r>
      <w:r w:rsidRPr="00F40D4B">
        <w:rPr>
          <w:rtl/>
        </w:rPr>
        <w:t xml:space="preserve">אלו הם אונסין </w:t>
      </w:r>
      <w:r w:rsidRPr="00F40D4B">
        <w:rPr>
          <w:rFonts w:hint="cs"/>
          <w:rtl/>
        </w:rPr>
        <w:t>ש</w:t>
      </w:r>
      <w:r w:rsidRPr="00F40D4B">
        <w:rPr>
          <w:rtl/>
        </w:rPr>
        <w:t>ש"</w:t>
      </w:r>
      <w:r w:rsidRPr="00F40D4B">
        <w:rPr>
          <w:rFonts w:hint="cs"/>
          <w:rtl/>
        </w:rPr>
        <w:t>ש</w:t>
      </w:r>
      <w:r w:rsidRPr="00F40D4B">
        <w:rPr>
          <w:rtl/>
        </w:rPr>
        <w:t xml:space="preserve"> פטור עליהן - כגון </w:t>
      </w:r>
      <w:r w:rsidRPr="00154199">
        <w:rPr>
          <w:rStyle w:val="affff8"/>
          <w:rFonts w:hint="cs"/>
          <w:rtl/>
        </w:rPr>
        <w:t>'</w:t>
      </w:r>
      <w:r w:rsidRPr="00154199">
        <w:rPr>
          <w:rStyle w:val="affff8"/>
          <w:rtl/>
        </w:rPr>
        <w:t>ותפל שבא ותקחם ואת הנערים הכו לפי חרב</w:t>
      </w:r>
      <w:r w:rsidRPr="00154199">
        <w:rPr>
          <w:rStyle w:val="affff8"/>
          <w:rFonts w:hint="cs"/>
          <w:rtl/>
        </w:rPr>
        <w:t>'</w:t>
      </w:r>
      <w:r w:rsidRPr="00F40D4B">
        <w:rPr>
          <w:rtl/>
        </w:rPr>
        <w:t xml:space="preserve"> </w:t>
      </w:r>
      <w:r w:rsidR="00154199">
        <w:rPr>
          <w:rFonts w:hint="cs"/>
          <w:rtl/>
        </w:rPr>
        <w:t xml:space="preserve">- </w:t>
      </w:r>
      <w:r w:rsidRPr="00F40D4B">
        <w:rPr>
          <w:rFonts w:hint="cs"/>
          <w:rtl/>
        </w:rPr>
        <w:t>היינו בשומרי הלילה שזהו עבודתם</w:t>
      </w:r>
    </w:p>
    <w:p w14:paraId="4A2A3B54" w14:textId="77777777" w:rsidR="00154199" w:rsidRDefault="006F071F" w:rsidP="00154199">
      <w:pPr>
        <w:pStyle w:val="36"/>
        <w:framePr w:wrap="notBeside"/>
        <w:rPr>
          <w:rtl/>
        </w:rPr>
      </w:pPr>
      <w:r w:rsidRPr="00F40D4B">
        <w:rPr>
          <w:rFonts w:hint="cs"/>
          <w:rtl/>
        </w:rPr>
        <w:t>והך</w:t>
      </w:r>
    </w:p>
    <w:p w14:paraId="5EF380A9" w14:textId="3AFF077A" w:rsidR="006F071F" w:rsidRPr="00F40D4B" w:rsidRDefault="006F071F" w:rsidP="00154199">
      <w:r w:rsidRPr="00F40D4B">
        <w:rPr>
          <w:rFonts w:hint="cs"/>
          <w:rtl/>
        </w:rPr>
        <w:t>ד</w:t>
      </w:r>
      <w:r w:rsidRPr="00F40D4B">
        <w:rPr>
          <w:rtl/>
        </w:rPr>
        <w:t xml:space="preserve">עד מתי שומר שכר חייב לשמור - עד כדי </w:t>
      </w:r>
      <w:r w:rsidRPr="00154199">
        <w:rPr>
          <w:rStyle w:val="affff8"/>
          <w:rtl/>
        </w:rPr>
        <w:t>הייתי ביום אכלני חרב וקרח בלילה</w:t>
      </w:r>
      <w:r w:rsidRPr="00154199">
        <w:rPr>
          <w:rStyle w:val="affff8"/>
          <w:rFonts w:hint="cs"/>
          <w:rtl/>
        </w:rPr>
        <w:t>'</w:t>
      </w:r>
      <w:r w:rsidRPr="00154199">
        <w:rPr>
          <w:rStyle w:val="affff8"/>
          <w:rtl/>
        </w:rPr>
        <w:t>.</w:t>
      </w:r>
      <w:r w:rsidR="00154199">
        <w:rPr>
          <w:rStyle w:val="affff8"/>
          <w:rFonts w:hint="cs"/>
          <w:rtl/>
        </w:rPr>
        <w:t xml:space="preserve"> - </w:t>
      </w:r>
      <w:r w:rsidRPr="00F40D4B">
        <w:rPr>
          <w:rFonts w:hint="cs"/>
          <w:rtl/>
        </w:rPr>
        <w:t>גם שם מדובר בשומרי הלילה ויעקב אמר ללבן ששמר לו אפי' כשומרי הלילה</w:t>
      </w:r>
      <w:r w:rsidR="00154199">
        <w:rPr>
          <w:rFonts w:hint="cs"/>
          <w:rtl/>
        </w:rPr>
        <w:t>.</w:t>
      </w:r>
    </w:p>
    <w:p w14:paraId="14789206" w14:textId="77777777" w:rsidR="00154199" w:rsidRDefault="006F071F" w:rsidP="00154199">
      <w:pPr>
        <w:pStyle w:val="36"/>
        <w:framePr w:wrap="notBeside"/>
        <w:rPr>
          <w:rtl/>
        </w:rPr>
      </w:pPr>
      <w:r w:rsidRPr="00F40D4B">
        <w:rPr>
          <w:rFonts w:hint="cs"/>
          <w:rtl/>
        </w:rPr>
        <w:t>והך</w:t>
      </w:r>
    </w:p>
    <w:p w14:paraId="3E9BB9F9" w14:textId="18E3C819" w:rsidR="006F071F" w:rsidRPr="00F40D4B" w:rsidRDefault="006F071F" w:rsidP="009B508D">
      <w:pPr>
        <w:rPr>
          <w:rtl/>
        </w:rPr>
      </w:pPr>
      <w:r w:rsidRPr="00F40D4B">
        <w:rPr>
          <w:rFonts w:hint="cs"/>
          <w:rtl/>
        </w:rPr>
        <w:t>ד</w:t>
      </w:r>
      <w:r w:rsidRPr="00F40D4B">
        <w:rPr>
          <w:rtl/>
        </w:rPr>
        <w:t>רועה שהיה רועה והניח עדרו ובא לעיר, בא זאב וטרף, ובא ארי ודרס - אין אומדים אילו היה שם היה מציל, אלא אומדין אותו: אם יכול להציל - חייב, אם לאו - פטור.</w:t>
      </w:r>
    </w:p>
    <w:p w14:paraId="0E40242C" w14:textId="77777777" w:rsidR="00154199" w:rsidRDefault="006F071F" w:rsidP="00154199">
      <w:pPr>
        <w:pStyle w:val="36"/>
        <w:framePr w:wrap="notBeside"/>
        <w:rPr>
          <w:rtl/>
        </w:rPr>
      </w:pPr>
      <w:r w:rsidRPr="00F40D4B">
        <w:rPr>
          <w:rFonts w:hint="cs"/>
          <w:rtl/>
        </w:rPr>
        <w:t>-</w:t>
      </w:r>
    </w:p>
    <w:p w14:paraId="2061C4DD" w14:textId="05F67A0A" w:rsidR="00A6533C" w:rsidRPr="00F40D4B" w:rsidRDefault="006F071F" w:rsidP="009B508D">
      <w:pPr>
        <w:rPr>
          <w:rtl/>
        </w:rPr>
      </w:pPr>
      <w:r w:rsidRPr="00F40D4B">
        <w:rPr>
          <w:rFonts w:hint="cs"/>
          <w:rtl/>
        </w:rPr>
        <w:t>שם אין מדובר שעלה בזמן שכולם עולים, אלא בזמן שאין עולים,</w:t>
      </w:r>
    </w:p>
    <w:p w14:paraId="20761141" w14:textId="77777777" w:rsidR="00154199" w:rsidRDefault="006F071F" w:rsidP="00154199">
      <w:pPr>
        <w:pStyle w:val="36"/>
        <w:framePr w:wrap="notBeside"/>
        <w:rPr>
          <w:rtl/>
        </w:rPr>
      </w:pPr>
      <w:r w:rsidRPr="00F40D4B">
        <w:rPr>
          <w:rFonts w:hint="cs"/>
          <w:rtl/>
        </w:rPr>
        <w:t>והך</w:t>
      </w:r>
    </w:p>
    <w:p w14:paraId="71350F3F" w14:textId="0567E21B" w:rsidR="00A6533C" w:rsidRPr="00F40D4B" w:rsidRDefault="006F071F" w:rsidP="009B508D">
      <w:pPr>
        <w:rPr>
          <w:rtl/>
        </w:rPr>
      </w:pPr>
      <w:r w:rsidRPr="00F40D4B">
        <w:rPr>
          <w:rFonts w:hint="cs"/>
          <w:rtl/>
        </w:rPr>
        <w:t>דפטור אפי' דתחילתו בפשיעה וסופו באונס חייב, דכבר תחילתו באונס ששמע קול אריה ועלה,</w:t>
      </w:r>
    </w:p>
    <w:p w14:paraId="6B7BB06B" w14:textId="77777777" w:rsidR="00A6533C" w:rsidRPr="00F40D4B" w:rsidRDefault="006F071F" w:rsidP="009B508D">
      <w:pPr>
        <w:rPr>
          <w:rtl/>
        </w:rPr>
      </w:pPr>
      <w:r w:rsidRPr="00F40D4B">
        <w:rPr>
          <w:rFonts w:hint="cs"/>
          <w:rtl/>
        </w:rPr>
        <w:t>והיינו דאומדין אותו על שהיה לו לקדם בר</w:t>
      </w:r>
      <w:r w:rsidRPr="00F40D4B">
        <w:rPr>
          <w:rtl/>
        </w:rPr>
        <w:t>ועים ובמקלות.</w:t>
      </w:r>
    </w:p>
    <w:p w14:paraId="540B5FAF" w14:textId="77777777" w:rsidR="00154199" w:rsidRDefault="006F071F" w:rsidP="009B508D">
      <w:pPr>
        <w:rPr>
          <w:rtl/>
        </w:rPr>
      </w:pPr>
      <w:r w:rsidRPr="00F40D4B">
        <w:rPr>
          <w:rFonts w:hint="cs"/>
          <w:rtl/>
        </w:rPr>
        <w:t>ואפי' ש</w:t>
      </w:r>
      <w:r w:rsidRPr="00F40D4B">
        <w:rPr>
          <w:rtl/>
        </w:rPr>
        <w:t>"</w:t>
      </w:r>
      <w:r w:rsidRPr="00F40D4B">
        <w:rPr>
          <w:rFonts w:hint="cs"/>
          <w:rtl/>
        </w:rPr>
        <w:t>ח בגוונא שיכל להביא רועים בחינם חייב</w:t>
      </w:r>
      <w:r w:rsidR="00154199">
        <w:rPr>
          <w:rFonts w:hint="cs"/>
          <w:rtl/>
        </w:rPr>
        <w:t>,</w:t>
      </w:r>
      <w:r w:rsidRPr="00F40D4B">
        <w:rPr>
          <w:rFonts w:hint="cs"/>
          <w:rtl/>
        </w:rPr>
        <w:t xml:space="preserve"> </w:t>
      </w:r>
    </w:p>
    <w:p w14:paraId="7A44F009" w14:textId="77777777" w:rsidR="00E10BB6" w:rsidRDefault="006F071F" w:rsidP="00E10BB6">
      <w:pPr>
        <w:rPr>
          <w:rtl/>
        </w:rPr>
      </w:pPr>
      <w:r w:rsidRPr="00E10BB6">
        <w:rPr>
          <w:rFonts w:hint="cs"/>
          <w:b/>
          <w:bCs/>
          <w:rtl/>
        </w:rPr>
        <w:lastRenderedPageBreak/>
        <w:t>וש</w:t>
      </w:r>
      <w:r w:rsidRPr="00E10BB6">
        <w:rPr>
          <w:b/>
          <w:bCs/>
          <w:rtl/>
        </w:rPr>
        <w:t>"</w:t>
      </w:r>
      <w:r w:rsidRPr="00E10BB6">
        <w:rPr>
          <w:rFonts w:hint="cs"/>
          <w:b/>
          <w:bCs/>
          <w:rtl/>
        </w:rPr>
        <w:t>ש</w:t>
      </w:r>
      <w:r w:rsidRPr="00F40D4B">
        <w:rPr>
          <w:rFonts w:hint="cs"/>
          <w:rtl/>
        </w:rPr>
        <w:t xml:space="preserve"> </w:t>
      </w:r>
      <w:r w:rsidR="00E10BB6">
        <w:rPr>
          <w:rFonts w:hint="cs"/>
          <w:rtl/>
        </w:rPr>
        <w:t xml:space="preserve">באונסין חייב אפי' לשכור </w:t>
      </w:r>
      <w:r w:rsidRPr="00F40D4B">
        <w:rPr>
          <w:rFonts w:hint="cs"/>
          <w:rtl/>
        </w:rPr>
        <w:t>עד כדי דמיהן</w:t>
      </w:r>
      <w:r w:rsidR="00E10BB6">
        <w:rPr>
          <w:rFonts w:hint="cs"/>
          <w:rtl/>
        </w:rPr>
        <w:t xml:space="preserve">, ואח''כ  יקח מבעה''ב </w:t>
      </w:r>
    </w:p>
    <w:p w14:paraId="0EA1387D" w14:textId="77777777" w:rsidR="00E10BB6" w:rsidRDefault="00E10BB6" w:rsidP="00E10BB6">
      <w:pPr>
        <w:pStyle w:val="36"/>
        <w:framePr w:wrap="notBeside"/>
        <w:rPr>
          <w:rtl/>
        </w:rPr>
      </w:pPr>
      <w:r>
        <w:rPr>
          <w:rFonts w:hint="cs"/>
          <w:rtl/>
        </w:rPr>
        <w:t>והטעם</w:t>
      </w:r>
    </w:p>
    <w:p w14:paraId="550D5D4E" w14:textId="68C621AD" w:rsidR="006F071F" w:rsidRPr="00F40D4B" w:rsidRDefault="00E10BB6" w:rsidP="00E10BB6">
      <w:pPr>
        <w:rPr>
          <w:rtl/>
        </w:rPr>
      </w:pPr>
      <w:r>
        <w:rPr>
          <w:rFonts w:hint="cs"/>
          <w:rtl/>
        </w:rPr>
        <w:t>שהועיל לו</w:t>
      </w:r>
      <w:r w:rsidR="006F071F" w:rsidRPr="00F40D4B">
        <w:rPr>
          <w:rFonts w:hint="cs"/>
          <w:rtl/>
        </w:rPr>
        <w:t xml:space="preserve"> </w:t>
      </w:r>
      <w:r w:rsidR="006F071F" w:rsidRPr="00154199">
        <w:rPr>
          <w:rStyle w:val="affffc"/>
          <w:rFonts w:hint="cs"/>
          <w:rtl/>
        </w:rPr>
        <w:t>א.</w:t>
      </w:r>
      <w:r w:rsidR="006F071F" w:rsidRPr="00F40D4B">
        <w:rPr>
          <w:rFonts w:hint="cs"/>
          <w:rtl/>
        </w:rPr>
        <w:t xml:space="preserve"> שמכיר בכושר הבהמות </w:t>
      </w:r>
      <w:r w:rsidR="006F071F" w:rsidRPr="00154199">
        <w:rPr>
          <w:rStyle w:val="affffc"/>
          <w:rFonts w:hint="cs"/>
          <w:rtl/>
        </w:rPr>
        <w:t>ב.</w:t>
      </w:r>
      <w:r w:rsidR="006F071F" w:rsidRPr="00F40D4B">
        <w:rPr>
          <w:rFonts w:hint="cs"/>
          <w:rtl/>
        </w:rPr>
        <w:t xml:space="preserve"> לטרחא יתירא של קנייתן</w:t>
      </w:r>
    </w:p>
    <w:p w14:paraId="3ECD944D" w14:textId="77777777" w:rsidR="00E10BB6" w:rsidRDefault="006F071F" w:rsidP="00E10BB6">
      <w:pPr>
        <w:pStyle w:val="36"/>
        <w:framePr w:wrap="notBeside"/>
        <w:rPr>
          <w:rtl/>
        </w:rPr>
      </w:pPr>
      <w:r w:rsidRPr="00F40D4B">
        <w:rPr>
          <w:rFonts w:hint="cs"/>
          <w:rtl/>
        </w:rPr>
        <w:t>ר</w:t>
      </w:r>
      <w:r w:rsidRPr="00F40D4B">
        <w:rPr>
          <w:rtl/>
        </w:rPr>
        <w:t>"</w:t>
      </w:r>
      <w:r w:rsidRPr="00F40D4B">
        <w:rPr>
          <w:rFonts w:hint="cs"/>
          <w:rtl/>
        </w:rPr>
        <w:t>ח ורבר</w:t>
      </w:r>
      <w:r w:rsidRPr="00F40D4B">
        <w:rPr>
          <w:rtl/>
        </w:rPr>
        <w:t>"</w:t>
      </w:r>
      <w:r w:rsidRPr="00F40D4B">
        <w:rPr>
          <w:rFonts w:hint="cs"/>
          <w:rtl/>
        </w:rPr>
        <w:t>ה</w:t>
      </w:r>
    </w:p>
    <w:p w14:paraId="22A8D41B" w14:textId="0B63D8E0" w:rsidR="006F071F" w:rsidRDefault="006F071F" w:rsidP="00E10BB6">
      <w:pPr>
        <w:spacing w:after="60"/>
        <w:rPr>
          <w:rtl/>
        </w:rPr>
      </w:pPr>
      <w:r w:rsidRPr="00F40D4B">
        <w:rPr>
          <w:rtl/>
        </w:rPr>
        <w:t xml:space="preserve"> לא ס"</w:t>
      </w:r>
      <w:r w:rsidRPr="00F40D4B">
        <w:rPr>
          <w:rFonts w:hint="cs"/>
          <w:rtl/>
        </w:rPr>
        <w:t xml:space="preserve">ל להך דרבה </w:t>
      </w:r>
      <w:r w:rsidR="00E10BB6">
        <w:rPr>
          <w:rtl/>
        </w:rPr>
        <w:t>–</w:t>
      </w:r>
      <w:r w:rsidR="00E10BB6">
        <w:rPr>
          <w:rFonts w:hint="cs"/>
          <w:rtl/>
        </w:rPr>
        <w:t xml:space="preserve"> דלכך </w:t>
      </w:r>
      <w:r w:rsidRPr="00F40D4B">
        <w:rPr>
          <w:rFonts w:hint="cs"/>
          <w:rtl/>
        </w:rPr>
        <w:t xml:space="preserve">נתתי לך כסף </w:t>
      </w:r>
      <w:r w:rsidR="00E10BB6">
        <w:rPr>
          <w:rFonts w:hint="cs"/>
          <w:rtl/>
        </w:rPr>
        <w:t xml:space="preserve">- </w:t>
      </w:r>
      <w:r w:rsidRPr="00F40D4B">
        <w:rPr>
          <w:rFonts w:hint="cs"/>
          <w:rtl/>
        </w:rPr>
        <w:t>לשמירה יתירה</w:t>
      </w:r>
    </w:p>
    <w:p w14:paraId="12095B70" w14:textId="33E938B8" w:rsidR="00E10BB6" w:rsidRPr="00F40D4B" w:rsidRDefault="00E10BB6" w:rsidP="00E10BB6">
      <w:pPr>
        <w:pStyle w:val="aff9"/>
        <w:rPr>
          <w:rtl/>
        </w:rPr>
      </w:pPr>
      <w:r>
        <w:rPr>
          <w:rFonts w:hint="cs"/>
          <w:rtl/>
        </w:rPr>
        <w:t>***</w:t>
      </w:r>
    </w:p>
    <w:p w14:paraId="3A73799C" w14:textId="77777777" w:rsidR="00E10BB6" w:rsidRDefault="00E10BB6" w:rsidP="00E10BB6">
      <w:pPr>
        <w:pStyle w:val="36"/>
        <w:framePr w:wrap="notBeside"/>
        <w:rPr>
          <w:rtl/>
        </w:rPr>
      </w:pPr>
      <w:r>
        <w:rPr>
          <w:rFonts w:hint="cs"/>
          <w:rtl/>
        </w:rPr>
        <w:t>מעשב בב''א הסבל</w:t>
      </w:r>
    </w:p>
    <w:p w14:paraId="68EC1FE6" w14:textId="4657D910" w:rsidR="00A6533C" w:rsidRPr="00F40D4B" w:rsidRDefault="006F071F" w:rsidP="009B508D">
      <w:pPr>
        <w:rPr>
          <w:rtl/>
        </w:rPr>
      </w:pPr>
      <w:r w:rsidRPr="00F40D4B">
        <w:rPr>
          <w:rFonts w:hint="cs"/>
          <w:rtl/>
        </w:rPr>
        <w:t>העביר בע"ח על גשר דנרש</w:t>
      </w:r>
      <w:r w:rsidR="00E10BB6">
        <w:rPr>
          <w:rFonts w:hint="cs"/>
          <w:rtl/>
        </w:rPr>
        <w:t>,</w:t>
      </w:r>
      <w:r w:rsidRPr="00F40D4B">
        <w:rPr>
          <w:rFonts w:hint="cs"/>
          <w:rtl/>
        </w:rPr>
        <w:t xml:space="preserve"> דחפה אחת לחברתה וזרקה למים</w:t>
      </w:r>
    </w:p>
    <w:p w14:paraId="51C71F53" w14:textId="77777777" w:rsidR="00E10BB6" w:rsidRDefault="006F071F" w:rsidP="00E10BB6">
      <w:pPr>
        <w:pStyle w:val="36"/>
        <w:framePr w:wrap="notBeside"/>
        <w:rPr>
          <w:rtl/>
        </w:rPr>
      </w:pPr>
      <w:r w:rsidRPr="00F40D4B">
        <w:rPr>
          <w:rFonts w:hint="cs"/>
          <w:rtl/>
        </w:rPr>
        <w:t>ור</w:t>
      </w:r>
      <w:r w:rsidRPr="00F40D4B">
        <w:rPr>
          <w:rtl/>
        </w:rPr>
        <w:t>"</w:t>
      </w:r>
      <w:r w:rsidRPr="00F40D4B">
        <w:rPr>
          <w:rFonts w:hint="cs"/>
          <w:rtl/>
        </w:rPr>
        <w:t>פ</w:t>
      </w:r>
    </w:p>
    <w:p w14:paraId="20853FE6" w14:textId="27532FE0" w:rsidR="00A6533C" w:rsidRPr="00F40D4B" w:rsidRDefault="006F071F" w:rsidP="009B508D">
      <w:pPr>
        <w:rPr>
          <w:rtl/>
        </w:rPr>
      </w:pPr>
      <w:r w:rsidRPr="00F40D4B">
        <w:rPr>
          <w:rFonts w:hint="cs"/>
          <w:rtl/>
        </w:rPr>
        <w:t xml:space="preserve">חייבו </w:t>
      </w:r>
      <w:r w:rsidR="00E10BB6">
        <w:rPr>
          <w:rFonts w:hint="cs"/>
          <w:rtl/>
        </w:rPr>
        <w:t xml:space="preserve">- </w:t>
      </w:r>
      <w:r w:rsidRPr="00F40D4B">
        <w:rPr>
          <w:rFonts w:hint="cs"/>
          <w:rtl/>
        </w:rPr>
        <w:t>על שהיה לו להעבירם אחד אחד</w:t>
      </w:r>
      <w:r w:rsidR="00E10BB6">
        <w:rPr>
          <w:rFonts w:hint="cs"/>
          <w:rtl/>
        </w:rPr>
        <w:t>,</w:t>
      </w:r>
    </w:p>
    <w:p w14:paraId="0042E9AA" w14:textId="77777777" w:rsidR="00E10BB6" w:rsidRDefault="006F071F" w:rsidP="00E10BB6">
      <w:pPr>
        <w:pStyle w:val="36"/>
        <w:framePr w:wrap="notBeside"/>
        <w:rPr>
          <w:rtl/>
        </w:rPr>
      </w:pPr>
      <w:r w:rsidRPr="00F40D4B">
        <w:rPr>
          <w:rFonts w:hint="cs"/>
          <w:rtl/>
        </w:rPr>
        <w:t>שאלו</w:t>
      </w:r>
    </w:p>
    <w:p w14:paraId="2DF19CA2" w14:textId="77777777" w:rsidR="00E10BB6" w:rsidRDefault="006F071F" w:rsidP="009B508D">
      <w:pPr>
        <w:rPr>
          <w:rStyle w:val="affffc"/>
          <w:rtl/>
        </w:rPr>
      </w:pPr>
      <w:r w:rsidRPr="00F40D4B">
        <w:rPr>
          <w:rFonts w:hint="cs"/>
          <w:rtl/>
        </w:rPr>
        <w:t xml:space="preserve">ידעת בבן אומתך שיכול להעביר אחד אחד? </w:t>
      </w:r>
    </w:p>
    <w:p w14:paraId="7E6F6E7F" w14:textId="77777777" w:rsidR="00E10BB6" w:rsidRDefault="006F071F" w:rsidP="00E10BB6">
      <w:pPr>
        <w:pStyle w:val="36"/>
        <w:framePr w:wrap="notBeside"/>
        <w:rPr>
          <w:rtl/>
        </w:rPr>
      </w:pPr>
      <w:r w:rsidRPr="00E10BB6">
        <w:rPr>
          <w:rStyle w:val="affffc"/>
          <w:rFonts w:hint="cs"/>
          <w:rtl/>
        </w:rPr>
        <w:t>א</w:t>
      </w:r>
      <w:r w:rsidRPr="00E10BB6">
        <w:rPr>
          <w:rStyle w:val="affffc"/>
          <w:rtl/>
        </w:rPr>
        <w:t>"</w:t>
      </w:r>
      <w:r w:rsidRPr="00E10BB6">
        <w:rPr>
          <w:rStyle w:val="affffc"/>
          <w:rFonts w:hint="cs"/>
          <w:rtl/>
        </w:rPr>
        <w:t>ל</w:t>
      </w:r>
    </w:p>
    <w:p w14:paraId="76AA2F28" w14:textId="08839413" w:rsidR="00A6533C" w:rsidRPr="00F40D4B" w:rsidRDefault="006F071F" w:rsidP="009B508D">
      <w:pPr>
        <w:rPr>
          <w:rtl/>
        </w:rPr>
      </w:pPr>
      <w:r w:rsidRPr="00F40D4B">
        <w:rPr>
          <w:rFonts w:hint="cs"/>
          <w:rtl/>
        </w:rPr>
        <w:t xml:space="preserve">כבר צווחו לפניך </w:t>
      </w:r>
      <w:r w:rsidR="00E10BB6">
        <w:rPr>
          <w:rFonts w:hint="cs"/>
          <w:rtl/>
        </w:rPr>
        <w:t xml:space="preserve">כטענותיך, </w:t>
      </w:r>
      <w:r w:rsidRPr="00F40D4B">
        <w:rPr>
          <w:rFonts w:hint="cs"/>
          <w:rtl/>
        </w:rPr>
        <w:t>ולא השגיחו בהם</w:t>
      </w:r>
    </w:p>
    <w:p w14:paraId="26DB927B" w14:textId="624E734D" w:rsidR="006F071F" w:rsidRPr="00F40D4B" w:rsidRDefault="006F071F" w:rsidP="009B508D">
      <w:pPr>
        <w:rPr>
          <w:rtl/>
        </w:rPr>
      </w:pPr>
    </w:p>
    <w:p w14:paraId="3F350D75" w14:textId="7CE90C63" w:rsidR="00E10BB6" w:rsidRDefault="00E10BB6" w:rsidP="00E10BB6">
      <w:pPr>
        <w:pStyle w:val="36"/>
        <w:framePr w:wrap="notBeside"/>
        <w:rPr>
          <w:rtl/>
        </w:rPr>
      </w:pPr>
      <w:r>
        <w:rPr>
          <w:rFonts w:hint="cs"/>
          <w:rtl/>
        </w:rPr>
        <w:t>מעשה ב</w:t>
      </w:r>
      <w:r w:rsidR="006F071F" w:rsidRPr="00F40D4B">
        <w:rPr>
          <w:rtl/>
        </w:rPr>
        <w:t xml:space="preserve">איבו </w:t>
      </w:r>
    </w:p>
    <w:p w14:paraId="508F414A" w14:textId="3639028A" w:rsidR="006F071F" w:rsidRPr="00F40D4B" w:rsidRDefault="00E10BB6" w:rsidP="009B508D">
      <w:pPr>
        <w:rPr>
          <w:rtl/>
        </w:rPr>
      </w:pPr>
      <w:r>
        <w:rPr>
          <w:rFonts w:hint="cs"/>
          <w:rtl/>
        </w:rPr>
        <w:t xml:space="preserve">שהפקיד </w:t>
      </w:r>
      <w:r w:rsidR="006F071F" w:rsidRPr="00F40D4B">
        <w:rPr>
          <w:rtl/>
        </w:rPr>
        <w:t xml:space="preserve">כיתנא </w:t>
      </w:r>
      <w:r w:rsidR="006F071F" w:rsidRPr="00E10BB6">
        <w:rPr>
          <w:rStyle w:val="affffc"/>
          <w:rtl/>
        </w:rPr>
        <w:t>ב</w:t>
      </w:r>
      <w:r w:rsidRPr="00E10BB6">
        <w:rPr>
          <w:rStyle w:val="affffc"/>
          <w:rFonts w:hint="cs"/>
          <w:rtl/>
        </w:rPr>
        <w:t>בית</w:t>
      </w:r>
      <w:r w:rsidR="006F071F" w:rsidRPr="00E10BB6">
        <w:rPr>
          <w:rStyle w:val="affffc"/>
          <w:rtl/>
        </w:rPr>
        <w:t xml:space="preserve"> רוניא</w:t>
      </w:r>
      <w:r>
        <w:rPr>
          <w:rStyle w:val="affffc"/>
          <w:rFonts w:hint="cs"/>
          <w:rtl/>
        </w:rPr>
        <w:t xml:space="preserve"> </w:t>
      </w:r>
      <w:r w:rsidR="006F071F" w:rsidRPr="00E10BB6">
        <w:rPr>
          <w:rStyle w:val="afffff2"/>
          <w:rFonts w:hint="cs"/>
          <w:rtl/>
        </w:rPr>
        <w:t>כש</w:t>
      </w:r>
      <w:r w:rsidR="006F071F" w:rsidRPr="00E10BB6">
        <w:rPr>
          <w:rStyle w:val="afffff2"/>
          <w:rtl/>
        </w:rPr>
        <w:t>"</w:t>
      </w:r>
      <w:r w:rsidR="006F071F" w:rsidRPr="00E10BB6">
        <w:rPr>
          <w:rStyle w:val="afffff2"/>
          <w:rFonts w:hint="cs"/>
          <w:rtl/>
        </w:rPr>
        <w:t>ח</w:t>
      </w:r>
      <w:r w:rsidR="006F071F" w:rsidRPr="00E10BB6">
        <w:rPr>
          <w:rStyle w:val="afffff2"/>
          <w:rtl/>
        </w:rPr>
        <w:t>.</w:t>
      </w:r>
      <w:r w:rsidR="006F071F" w:rsidRPr="00F40D4B">
        <w:rPr>
          <w:rFonts w:hint="cs"/>
          <w:rtl/>
        </w:rPr>
        <w:t xml:space="preserve"> והלך </w:t>
      </w:r>
      <w:r w:rsidR="006F071F" w:rsidRPr="00E10BB6">
        <w:rPr>
          <w:rStyle w:val="affffc"/>
          <w:rFonts w:hint="cs"/>
          <w:rtl/>
        </w:rPr>
        <w:t>שבו</w:t>
      </w:r>
      <w:r w:rsidR="006F071F" w:rsidRPr="00F40D4B">
        <w:rPr>
          <w:rFonts w:hint="cs"/>
          <w:rtl/>
        </w:rPr>
        <w:t xml:space="preserve"> הגנב ולקחה ממנו </w:t>
      </w:r>
      <w:r>
        <w:rPr>
          <w:rFonts w:hint="cs"/>
          <w:rtl/>
        </w:rPr>
        <w:t xml:space="preserve">בכח </w:t>
      </w:r>
      <w:r w:rsidR="006F071F" w:rsidRPr="00F40D4B">
        <w:rPr>
          <w:rFonts w:hint="cs"/>
          <w:rtl/>
        </w:rPr>
        <w:t xml:space="preserve">ולבסוף הוכר הגנב </w:t>
      </w:r>
      <w:r w:rsidR="006F071F" w:rsidRPr="00F40D4B">
        <w:rPr>
          <w:rtl/>
        </w:rPr>
        <w:t>–</w:t>
      </w:r>
      <w:r w:rsidR="006F071F" w:rsidRPr="00F40D4B">
        <w:rPr>
          <w:rFonts w:hint="cs"/>
          <w:rtl/>
        </w:rPr>
        <w:t xml:space="preserve"> </w:t>
      </w:r>
      <w:r w:rsidR="006F071F" w:rsidRPr="00E10BB6">
        <w:rPr>
          <w:rStyle w:val="affffc"/>
          <w:rFonts w:hint="cs"/>
          <w:rtl/>
        </w:rPr>
        <w:t>ור</w:t>
      </w:r>
      <w:r w:rsidR="006F071F" w:rsidRPr="00E10BB6">
        <w:rPr>
          <w:rStyle w:val="affffc"/>
          <w:rtl/>
        </w:rPr>
        <w:t>"</w:t>
      </w:r>
      <w:r w:rsidR="006F071F" w:rsidRPr="00E10BB6">
        <w:rPr>
          <w:rStyle w:val="affffc"/>
          <w:rFonts w:hint="cs"/>
          <w:rtl/>
        </w:rPr>
        <w:t>נ</w:t>
      </w:r>
      <w:r>
        <w:rPr>
          <w:rStyle w:val="affffc"/>
          <w:rFonts w:hint="cs"/>
          <w:rtl/>
        </w:rPr>
        <w:t>:</w:t>
      </w:r>
      <w:r w:rsidR="006F071F" w:rsidRPr="00F40D4B">
        <w:rPr>
          <w:rFonts w:hint="cs"/>
          <w:rtl/>
        </w:rPr>
        <w:t xml:space="preserve"> חייב</w:t>
      </w:r>
      <w:r>
        <w:rPr>
          <w:rFonts w:hint="cs"/>
          <w:rtl/>
        </w:rPr>
        <w:t xml:space="preserve"> את הנפקד</w:t>
      </w:r>
      <w:r w:rsidR="006F071F" w:rsidRPr="00F40D4B">
        <w:rPr>
          <w:rFonts w:hint="cs"/>
          <w:rtl/>
        </w:rPr>
        <w:t>.</w:t>
      </w:r>
      <w:r>
        <w:rPr>
          <w:rFonts w:hint="cs"/>
          <w:rtl/>
        </w:rPr>
        <w:t xml:space="preserve"> </w:t>
      </w:r>
      <w:r w:rsidRPr="00E10BB6">
        <w:rPr>
          <w:rStyle w:val="afffff2"/>
          <w:rFonts w:hint="cs"/>
          <w:rtl/>
        </w:rPr>
        <w:t>שיוציא מהגנב</w:t>
      </w:r>
    </w:p>
    <w:p w14:paraId="7AA139C9" w14:textId="77777777" w:rsidR="00E10BB6" w:rsidRDefault="00E10BB6" w:rsidP="00E10BB6">
      <w:pPr>
        <w:pStyle w:val="36"/>
        <w:framePr w:wrap="notBeside"/>
        <w:rPr>
          <w:rtl/>
        </w:rPr>
      </w:pPr>
      <w:r>
        <w:rPr>
          <w:rFonts w:hint="cs"/>
          <w:rtl/>
        </w:rPr>
        <w:t>לא משום</w:t>
      </w:r>
    </w:p>
    <w:p w14:paraId="0300233C" w14:textId="4BE66B8D" w:rsidR="006F071F" w:rsidRPr="00F40D4B" w:rsidRDefault="00E10BB6" w:rsidP="00E10BB6">
      <w:pPr>
        <w:rPr>
          <w:rtl/>
        </w:rPr>
      </w:pPr>
      <w:r w:rsidRPr="00E10BB6">
        <w:rPr>
          <w:rStyle w:val="affffc"/>
          <w:rFonts w:hint="cs"/>
          <w:rtl/>
        </w:rPr>
        <w:t xml:space="preserve">שחלק </w:t>
      </w:r>
      <w:r>
        <w:rPr>
          <w:rStyle w:val="affffc"/>
          <w:rFonts w:hint="cs"/>
          <w:rtl/>
        </w:rPr>
        <w:t>א</w:t>
      </w:r>
      <w:r w:rsidR="006F071F" w:rsidRPr="00E10BB6">
        <w:rPr>
          <w:rStyle w:val="affffc"/>
          <w:rFonts w:hint="cs"/>
          <w:rtl/>
        </w:rPr>
        <w:t>ראב</w:t>
      </w:r>
      <w:r w:rsidR="006F071F" w:rsidRPr="00E10BB6">
        <w:rPr>
          <w:rStyle w:val="affffc"/>
          <w:rtl/>
        </w:rPr>
        <w:t>"</w:t>
      </w:r>
      <w:r w:rsidR="006F071F" w:rsidRPr="00E10BB6">
        <w:rPr>
          <w:rStyle w:val="affffc"/>
          <w:rFonts w:hint="cs"/>
          <w:rtl/>
        </w:rPr>
        <w:t>א:</w:t>
      </w:r>
      <w:r w:rsidR="006F071F" w:rsidRPr="00E10BB6">
        <w:rPr>
          <w:rStyle w:val="affffc"/>
          <w:rtl/>
        </w:rPr>
        <w:t xml:space="preserve"> </w:t>
      </w:r>
      <w:r w:rsidR="006F071F" w:rsidRPr="00F40D4B">
        <w:rPr>
          <w:rFonts w:hint="cs"/>
          <w:rtl/>
        </w:rPr>
        <w:t>ד</w:t>
      </w:r>
      <w:r w:rsidR="006F071F" w:rsidRPr="00F40D4B">
        <w:rPr>
          <w:rtl/>
        </w:rPr>
        <w:t>נגנבה באונס ואח</w:t>
      </w:r>
      <w:r w:rsidR="006F071F" w:rsidRPr="00F40D4B">
        <w:rPr>
          <w:rFonts w:hint="cs"/>
          <w:rtl/>
        </w:rPr>
        <w:t>"כ</w:t>
      </w:r>
      <w:r w:rsidR="006F071F" w:rsidRPr="00F40D4B">
        <w:rPr>
          <w:rtl/>
        </w:rPr>
        <w:t xml:space="preserve"> הוכר הגנב, </w:t>
      </w:r>
      <w:r w:rsidR="006F071F" w:rsidRPr="00E10BB6">
        <w:rPr>
          <w:b/>
          <w:bCs/>
          <w:rtl/>
        </w:rPr>
        <w:t>ש</w:t>
      </w:r>
      <w:r w:rsidR="006F071F" w:rsidRPr="00E10BB6">
        <w:rPr>
          <w:rFonts w:hint="cs"/>
          <w:b/>
          <w:bCs/>
          <w:rtl/>
        </w:rPr>
        <w:t xml:space="preserve">"ח </w:t>
      </w:r>
      <w:r w:rsidR="006F071F" w:rsidRPr="00E10BB6">
        <w:rPr>
          <w:b/>
          <w:bCs/>
          <w:rtl/>
        </w:rPr>
        <w:t>רצה נשבע</w:t>
      </w:r>
      <w:r w:rsidR="006F071F" w:rsidRPr="00F40D4B">
        <w:rPr>
          <w:rtl/>
        </w:rPr>
        <w:t>, רצה עושה עמו דין.</w:t>
      </w:r>
      <w:r>
        <w:rPr>
          <w:rFonts w:hint="cs"/>
          <w:rtl/>
        </w:rPr>
        <w:t xml:space="preserve"> </w:t>
      </w:r>
      <w:r w:rsidR="006F071F" w:rsidRPr="00E10BB6">
        <w:rPr>
          <w:rFonts w:hint="cs"/>
          <w:b/>
          <w:bCs/>
          <w:rtl/>
        </w:rPr>
        <w:t>ש</w:t>
      </w:r>
      <w:r w:rsidR="006F071F" w:rsidRPr="00E10BB6">
        <w:rPr>
          <w:b/>
          <w:bCs/>
          <w:rtl/>
        </w:rPr>
        <w:t>"</w:t>
      </w:r>
      <w:r w:rsidR="006F071F" w:rsidRPr="00E10BB6">
        <w:rPr>
          <w:rFonts w:hint="cs"/>
          <w:b/>
          <w:bCs/>
          <w:rtl/>
        </w:rPr>
        <w:t>ש</w:t>
      </w:r>
      <w:r w:rsidR="006F071F" w:rsidRPr="00F40D4B">
        <w:rPr>
          <w:rtl/>
        </w:rPr>
        <w:t xml:space="preserve"> - עושה עמו דין ואינו נשבע.</w:t>
      </w:r>
    </w:p>
    <w:p w14:paraId="224A768E" w14:textId="77777777" w:rsidR="00E10BB6" w:rsidRDefault="006F071F" w:rsidP="00E10BB6">
      <w:pPr>
        <w:pStyle w:val="36"/>
        <w:framePr w:wrap="notBeside"/>
        <w:rPr>
          <w:rtl/>
        </w:rPr>
      </w:pPr>
      <w:r w:rsidRPr="00F40D4B">
        <w:rPr>
          <w:rtl/>
        </w:rPr>
        <w:t>-</w:t>
      </w:r>
    </w:p>
    <w:p w14:paraId="37547995" w14:textId="62262FBF" w:rsidR="006F071F" w:rsidRPr="00F40D4B" w:rsidRDefault="006F071F" w:rsidP="009B508D">
      <w:pPr>
        <w:rPr>
          <w:rtl/>
        </w:rPr>
      </w:pPr>
      <w:r w:rsidRPr="00F40D4B">
        <w:rPr>
          <w:rFonts w:hint="cs"/>
          <w:rtl/>
        </w:rPr>
        <w:t>ד</w:t>
      </w:r>
      <w:r w:rsidR="00237964" w:rsidRPr="00F40D4B">
        <w:rPr>
          <w:rtl/>
        </w:rPr>
        <w:t>שם</w:t>
      </w:r>
      <w:r w:rsidRPr="00F40D4B">
        <w:rPr>
          <w:rtl/>
        </w:rPr>
        <w:t xml:space="preserve"> </w:t>
      </w:r>
      <w:r w:rsidRPr="00F40D4B">
        <w:rPr>
          <w:rFonts w:hint="cs"/>
          <w:rtl/>
        </w:rPr>
        <w:t>אנשי השלטון היו שם ואם היה מרים קולו היו באים לעזרתו</w:t>
      </w:r>
    </w:p>
    <w:p w14:paraId="3AEE9DC9" w14:textId="77777777" w:rsidR="00A6533C" w:rsidRPr="00F40D4B" w:rsidRDefault="00A6533C" w:rsidP="00A6533C">
      <w:pPr>
        <w:pStyle w:val="aff9"/>
        <w:rPr>
          <w:rtl/>
        </w:rPr>
      </w:pPr>
      <w:r w:rsidRPr="00F40D4B">
        <w:rPr>
          <w:rtl/>
        </w:rPr>
        <w:t>***</w:t>
      </w:r>
    </w:p>
    <w:p w14:paraId="43D9BD95" w14:textId="61ACBD7F" w:rsidR="006F071F" w:rsidRPr="00F40D4B" w:rsidRDefault="006F071F" w:rsidP="00E10BB6">
      <w:pPr>
        <w:pStyle w:val="afffff"/>
        <w:framePr w:wrap="around"/>
        <w:rPr>
          <w:rtl/>
        </w:rPr>
      </w:pPr>
      <w:del w:id="20286" w:author="קלוד" w:date="2026-10-06T10:08:05Z">
        <w:r>
          <w:rPr>
            <w:rtl/>
          </w:rPr>
          <w:delText xml:space="preserve">משנה.</w:delText>
        </w:r>
      </w:del>
      <w:ins w:id="20287" w:author="קלוד" w:date="2026-10-06T10:08:05Z">
        <w:r>
          <w:rPr>
            <w:rtl/>
          </w:rPr>
          <w:t xml:space="preserve">משנה ט</w:t>
        </w:r>
      </w:ins>
    </w:p>
    <w:p w14:paraId="134ACC1B" w14:textId="77777777" w:rsidR="006F071F" w:rsidRPr="00F40D4B" w:rsidRDefault="006F071F" w:rsidP="00E10BB6">
      <w:pPr>
        <w:pStyle w:val="afff3"/>
        <w:jc w:val="center"/>
        <w:rPr>
          <w:rtl/>
        </w:rPr>
      </w:pPr>
      <w:ins w:id="9831" w:author="מספור קטעי משנה" w:date="2026-10-06T10:03:19Z">
        <w:r>
          <w:rPr>
            <w:rStyle w:val="MisparKeta"/>
          </w:rPr>
          <w:t xml:space="preserve">א. </w:t>
        </w:r>
      </w:ins>
      <w:r w:rsidRPr="00F40D4B">
        <w:rPr>
          <w:rtl/>
        </w:rPr>
        <w:t>זאב אחד - אינו אונס, שני זאבים - אונס.</w:t>
      </w:r>
    </w:p>
    <w:p w14:paraId="01727373" w14:textId="67AF8709" w:rsidR="006F071F" w:rsidRPr="00F40D4B" w:rsidRDefault="00E10BB6" w:rsidP="00E10BB6">
      <w:pPr>
        <w:pStyle w:val="afff3"/>
        <w:rPr>
          <w:rtl/>
        </w:rPr>
      </w:pPr>
      <w:r>
        <w:rPr>
          <w:rStyle w:val="TanaimMishna"/>
          <w:rFonts w:hint="cs"/>
          <w:rtl/>
          <w:rPrChange w:id="20135" w:author="קלוד" w:date="2026-10-06T10:08:05Z">
            <w:rPr>
              <w:rStyle w:val="affffc"/>
              <w:rFonts w:hint="cs"/>
              <w:rtl/>
            </w:rPr>
          </w:rPrChange>
        </w:rPr>
        <w:t>ר"י</w:t>
      </w:r>
      <w:r w:rsidR="006F071F" w:rsidRPr="00E10BB6">
        <w:rPr>
          <w:rStyle w:val="TanaimMishna"/>
          <w:rtl/>
          <w:rPrChange w:id="20136" w:author="קלוד" w:date="2026-10-06T10:08:05Z">
            <w:rPr>
              <w:rStyle w:val="affffc"/>
              <w:rtl/>
            </w:rPr>
          </w:rPrChange>
        </w:rPr>
        <w:t>:</w:t>
      </w:r>
      <w:r w:rsidR="006F071F" w:rsidRPr="00F40D4B">
        <w:rPr>
          <w:rtl/>
        </w:rPr>
        <w:t xml:space="preserve"> בשעת משלחת זאבים,</w:t>
      </w:r>
      <w:r>
        <w:rPr>
          <w:rFonts w:hint="cs"/>
          <w:rtl/>
        </w:rPr>
        <w:t xml:space="preserve"> </w:t>
      </w:r>
      <w:r w:rsidR="006F071F" w:rsidRPr="00F40D4B">
        <w:rPr>
          <w:rtl/>
        </w:rPr>
        <w:t>זאב אחד אונס.</w:t>
      </w:r>
      <w:r>
        <w:rPr>
          <w:rFonts w:hint="cs"/>
          <w:rtl/>
        </w:rPr>
        <w:t xml:space="preserve"> </w:t>
      </w:r>
      <w:r w:rsidR="006F071F" w:rsidRPr="00F40D4B">
        <w:rPr>
          <w:rtl/>
        </w:rPr>
        <w:t>שני כלבים אינו אונס.</w:t>
      </w:r>
    </w:p>
    <w:p w14:paraId="1EC3C10C" w14:textId="6523167E" w:rsidR="006F071F" w:rsidRPr="00F40D4B" w:rsidRDefault="00E10BB6" w:rsidP="00E10BB6">
      <w:pPr>
        <w:pStyle w:val="afff3"/>
        <w:spacing w:after="60" w:line="220" w:lineRule="exact"/>
        <w:rPr>
          <w:rtl/>
        </w:rPr>
      </w:pPr>
      <w:r>
        <w:rPr>
          <w:rStyle w:val="TanaimMishna"/>
          <w:rFonts w:hint="cs"/>
          <w:rtl/>
          <w:rPrChange w:id="20137" w:author="קלוד" w:date="2026-10-06T10:08:05Z">
            <w:rPr>
              <w:rStyle w:val="affffc"/>
              <w:rFonts w:hint="cs"/>
              <w:rtl/>
            </w:rPr>
          </w:rPrChange>
        </w:rPr>
        <w:t>מר"מ</w:t>
      </w:r>
      <w:r w:rsidR="006F071F" w:rsidRPr="00E10BB6">
        <w:rPr>
          <w:rStyle w:val="TanaimMishna"/>
          <w:rtl/>
          <w:rPrChange w:id="20138" w:author="קלוד" w:date="2026-10-06T10:08:05Z">
            <w:rPr>
              <w:rStyle w:val="affffc"/>
              <w:rtl/>
            </w:rPr>
          </w:rPrChange>
        </w:rPr>
        <w:t>:</w:t>
      </w:r>
      <w:r w:rsidR="006F071F" w:rsidRPr="00F40D4B">
        <w:rPr>
          <w:rtl/>
        </w:rPr>
        <w:t xml:space="preserve"> מרוח אחת - אינו אונס, משתי רוחות - אונס.</w:t>
      </w:r>
    </w:p>
    <w:p w14:paraId="56D19AAA" w14:textId="244ACDD4" w:rsidR="006F071F" w:rsidRPr="00F40D4B" w:rsidRDefault="006F071F" w:rsidP="00E10BB6">
      <w:pPr>
        <w:pStyle w:val="afff3"/>
        <w:spacing w:line="220" w:lineRule="exact"/>
        <w:rPr>
          <w:rtl/>
        </w:rPr>
      </w:pPr>
      <w:r w:rsidRPr="00F40D4B">
        <w:rPr>
          <w:rtl/>
        </w:rPr>
        <w:t>הלסטים - הר"ז אונס.</w:t>
      </w:r>
    </w:p>
    <w:p w14:paraId="42273EAB" w14:textId="77777777" w:rsidR="006F071F" w:rsidRPr="00F40D4B" w:rsidRDefault="006F071F" w:rsidP="00E10BB6">
      <w:pPr>
        <w:pStyle w:val="afff3"/>
        <w:rPr>
          <w:rtl/>
        </w:rPr>
      </w:pPr>
      <w:r w:rsidRPr="00F40D4B">
        <w:rPr>
          <w:rtl/>
        </w:rPr>
        <w:t>הארי הדוב והנמר והברדלס והנחש - הרי אלו אונס.</w:t>
      </w:r>
    </w:p>
    <w:p w14:paraId="769BEC40" w14:textId="77777777" w:rsidR="006F071F" w:rsidRPr="00F40D4B" w:rsidRDefault="006F071F" w:rsidP="00E10BB6">
      <w:pPr>
        <w:pStyle w:val="afff3"/>
        <w:spacing w:after="60" w:line="220" w:lineRule="exact"/>
        <w:rPr>
          <w:rtl/>
        </w:rPr>
      </w:pPr>
      <w:r w:rsidRPr="00F40D4B">
        <w:rPr>
          <w:rtl/>
        </w:rPr>
        <w:lastRenderedPageBreak/>
        <w:t>אימתי - בזמן שבאו מאליהן, אבל הוליכן למקום גדודי חיה ולסטים - אינו אונס.</w:t>
      </w:r>
    </w:p>
    <w:p w14:paraId="56C3540D" w14:textId="77777777" w:rsidR="006F071F" w:rsidRPr="00F40D4B" w:rsidRDefault="006F071F" w:rsidP="00E10BB6">
      <w:pPr>
        <w:pStyle w:val="afff3"/>
        <w:rPr>
          <w:rtl/>
        </w:rPr>
      </w:pPr>
      <w:r w:rsidRPr="00F40D4B">
        <w:rPr>
          <w:rtl/>
        </w:rPr>
        <w:t>מתה כדרכה - הר"ז אונס, סגפה ומתה - אינו אונס.</w:t>
      </w:r>
    </w:p>
    <w:p w14:paraId="1E7C59DB" w14:textId="77777777" w:rsidR="006F071F" w:rsidRPr="00F40D4B" w:rsidRDefault="006F071F" w:rsidP="00E10BB6">
      <w:pPr>
        <w:pStyle w:val="afff3"/>
        <w:rPr>
          <w:rtl/>
        </w:rPr>
      </w:pPr>
      <w:r w:rsidRPr="00F40D4B">
        <w:rPr>
          <w:rtl/>
        </w:rPr>
        <w:t>עלתה לראשי צוקין ונפלה - הר"ז אונס.</w:t>
      </w:r>
    </w:p>
    <w:p w14:paraId="62756860" w14:textId="40F8AE9A" w:rsidR="006F071F" w:rsidRPr="00F40D4B" w:rsidRDefault="006F071F" w:rsidP="00E10BB6">
      <w:pPr>
        <w:pStyle w:val="afff3"/>
        <w:spacing w:after="60" w:line="220" w:lineRule="exact"/>
        <w:rPr>
          <w:rtl/>
        </w:rPr>
      </w:pPr>
      <w:r w:rsidRPr="00F40D4B">
        <w:rPr>
          <w:rtl/>
        </w:rPr>
        <w:t>העלה לראשי צוקין ונפלה ומתה - אינו אונס.</w:t>
      </w:r>
    </w:p>
    <w:p w14:paraId="14396E3B" w14:textId="77777777" w:rsidR="00E10BB6" w:rsidRDefault="006F071F" w:rsidP="00E10BB6">
      <w:pPr>
        <w:pStyle w:val="36"/>
        <w:framePr w:wrap="notBeside"/>
        <w:rPr>
          <w:rtl/>
        </w:rPr>
      </w:pPr>
      <w:r w:rsidRPr="00F40D4B">
        <w:rPr>
          <w:rFonts w:hint="cs"/>
          <w:rtl/>
        </w:rPr>
        <w:t>והך</w:t>
      </w:r>
    </w:p>
    <w:p w14:paraId="4D32278E" w14:textId="7C56ECCD" w:rsidR="006F071F" w:rsidRPr="00F40D4B" w:rsidRDefault="006F071F" w:rsidP="009B508D">
      <w:pPr>
        <w:rPr>
          <w:rtl/>
        </w:rPr>
      </w:pPr>
      <w:ins w:id="9965" w:author="מספור קטעי משנה" w:date="2026-10-06T06:45:11Z">
        <w:r>
          <w:rPr>
            <w:rStyle w:val="MisparKeta"/>
          </w:rPr>
          <w:t xml:space="preserve">א. </w:t>
        </w:r>
      </w:ins>
      <w:r w:rsidRPr="00F40D4B">
        <w:rPr>
          <w:rFonts w:hint="cs"/>
          <w:rtl/>
        </w:rPr>
        <w:t>ד'</w:t>
      </w:r>
      <w:r w:rsidRPr="00F40D4B">
        <w:rPr>
          <w:rtl/>
        </w:rPr>
        <w:t>זאב אחד אונס</w:t>
      </w:r>
      <w:r w:rsidRPr="00F40D4B">
        <w:rPr>
          <w:rFonts w:hint="cs"/>
          <w:rtl/>
        </w:rPr>
        <w:t xml:space="preserve">' </w:t>
      </w:r>
      <w:r w:rsidRPr="00F40D4B">
        <w:rPr>
          <w:rtl/>
        </w:rPr>
        <w:t>–</w:t>
      </w:r>
      <w:r w:rsidRPr="00F40D4B">
        <w:rPr>
          <w:rFonts w:hint="cs"/>
          <w:rtl/>
        </w:rPr>
        <w:t xml:space="preserve"> היינו </w:t>
      </w:r>
      <w:r w:rsidRPr="00F40D4B">
        <w:rPr>
          <w:rtl/>
        </w:rPr>
        <w:t>בשעת משלחת זאבים</w:t>
      </w:r>
      <w:r>
        <w:rPr>
          <w:rFonts w:hint="cs"/>
          <w:rtl/>
        </w:rPr>
        <w:t xml:space="preserve"> </w:t>
      </w:r>
      <w:r>
        <w:rPr>
          <w:rStyle w:val="affffc"/>
          <w:rFonts w:hint="cs"/>
          <w:rtl/>
          <w:rPrChange w:id="9247" w:author="מנוע אמוראים" w:date="2026-10-05T16:41:14Z">
            <w:rPr>
              <w:rFonts w:hint="cs"/>
              <w:rtl/>
            </w:rPr>
          </w:rPrChange>
        </w:rPr>
        <w:t xml:space="preserve">וכר</w:t>
      </w:r>
      <w:r>
        <w:rPr>
          <w:rStyle w:val="affffc"/>
          <w:rtl/>
          <w:rPrChange w:id="9248" w:author="מנוע אמוראים" w:date="2026-10-05T16:41:14Z">
            <w:rPr>
              <w:rtl/>
            </w:rPr>
          </w:rPrChange>
        </w:rPr>
        <w:t xml:space="preserve">"</w:t>
      </w:r>
      <w:r>
        <w:rPr>
          <w:rStyle w:val="affffc"/>
          <w:rFonts w:hint="cs"/>
          <w:rtl/>
          <w:rPrChange w:id="9249" w:author="מנוע אמוראים" w:date="2026-10-05T16:41:14Z">
            <w:rPr>
              <w:rFonts w:hint="cs"/>
              <w:rtl/>
            </w:rPr>
          </w:rPrChange>
        </w:rPr>
        <w:t xml:space="preserve">י</w:t>
      </w:r>
      <w:r w:rsidRPr="00F40D4B">
        <w:rPr>
          <w:rtl/>
        </w:rPr>
        <w:t>.</w:t>
      </w:r>
    </w:p>
    <w:p w14:paraId="37FB1D68" w14:textId="77777777" w:rsidR="00E10BB6" w:rsidRDefault="006F071F" w:rsidP="00E10BB6">
      <w:pPr>
        <w:pStyle w:val="afffb"/>
        <w:rPr>
          <w:rtl/>
        </w:rPr>
      </w:pPr>
      <w:ins w:id="9966" w:author="מספור קטעי משנה" w:date="2026-10-06T06:45:11Z">
        <w:r>
          <w:rPr>
            <w:rStyle w:val="MisparKeta"/>
          </w:rPr>
          <w:t xml:space="preserve">ג. </w:t>
        </w:r>
      </w:ins>
      <w:r w:rsidRPr="00F40D4B">
        <w:rPr>
          <w:rtl/>
        </w:rPr>
        <w:t xml:space="preserve">הלסטים הר"ז אונס </w:t>
      </w:r>
    </w:p>
    <w:p w14:paraId="62DA9406" w14:textId="77777777" w:rsidR="00E10BB6" w:rsidRDefault="006F071F" w:rsidP="00E10BB6">
      <w:pPr>
        <w:pStyle w:val="36"/>
        <w:framePr w:wrap="notBeside"/>
        <w:rPr>
          <w:rtl/>
        </w:rPr>
      </w:pPr>
      <w:r w:rsidRPr="00F40D4B">
        <w:rPr>
          <w:rFonts w:hint="cs"/>
          <w:rtl/>
        </w:rPr>
        <w:t>-</w:t>
      </w:r>
      <w:r w:rsidRPr="00F40D4B">
        <w:rPr>
          <w:rtl/>
        </w:rPr>
        <w:t xml:space="preserve"> רב:</w:t>
      </w:r>
    </w:p>
    <w:p w14:paraId="4504B2B7" w14:textId="78F75D15" w:rsidR="006F071F" w:rsidRPr="00F40D4B" w:rsidRDefault="006F071F" w:rsidP="00E10BB6">
      <w:pPr>
        <w:spacing w:after="60"/>
        <w:rPr>
          <w:rtl/>
        </w:rPr>
      </w:pPr>
      <w:r w:rsidRPr="00F40D4B">
        <w:rPr>
          <w:rtl/>
        </w:rPr>
        <w:t>בלסטים מזויין.</w:t>
      </w:r>
      <w:r w:rsidR="00E10BB6">
        <w:rPr>
          <w:rFonts w:hint="cs"/>
          <w:rtl/>
        </w:rPr>
        <w:t xml:space="preserve"> </w:t>
      </w:r>
      <w:r w:rsidRPr="00F40D4B">
        <w:rPr>
          <w:rFonts w:hint="cs"/>
          <w:rtl/>
        </w:rPr>
        <w:t>ואפי' ברועה מזויין אונס, דהליסטים בא אפי' ע</w:t>
      </w:r>
      <w:r w:rsidRPr="00F40D4B">
        <w:rPr>
          <w:rtl/>
        </w:rPr>
        <w:t>"</w:t>
      </w:r>
      <w:r w:rsidRPr="00F40D4B">
        <w:rPr>
          <w:rFonts w:hint="cs"/>
          <w:rtl/>
        </w:rPr>
        <w:t>מ למסור הנפש משא</w:t>
      </w:r>
      <w:r w:rsidRPr="00F40D4B">
        <w:rPr>
          <w:rtl/>
        </w:rPr>
        <w:t>"</w:t>
      </w:r>
      <w:r w:rsidRPr="00F40D4B">
        <w:rPr>
          <w:rFonts w:hint="cs"/>
          <w:rtl/>
        </w:rPr>
        <w:t>כ הרועה.</w:t>
      </w:r>
    </w:p>
    <w:p w14:paraId="50ED8FDB" w14:textId="77777777" w:rsidR="00E10BB6" w:rsidRDefault="006F071F" w:rsidP="00E10BB6">
      <w:pPr>
        <w:pStyle w:val="36"/>
        <w:framePr w:wrap="notBeside"/>
        <w:rPr>
          <w:rtl/>
        </w:rPr>
      </w:pPr>
      <w:r w:rsidRPr="00F40D4B">
        <w:rPr>
          <w:rtl/>
        </w:rPr>
        <w:t>אביי לרבא</w:t>
      </w:r>
    </w:p>
    <w:p w14:paraId="40C48731" w14:textId="63306398" w:rsidR="00A6533C" w:rsidRPr="00F40D4B" w:rsidRDefault="006F071F" w:rsidP="009B508D">
      <w:pPr>
        <w:rPr>
          <w:rtl/>
        </w:rPr>
      </w:pPr>
      <w:r w:rsidRPr="00F40D4B">
        <w:rPr>
          <w:rFonts w:hint="cs"/>
          <w:rtl/>
        </w:rPr>
        <w:t>ברועה שאמר לגנב פושע, במקום פלוני כך וכך אנשים וכלבים וקלעים יש עמנו</w:t>
      </w:r>
      <w:r w:rsidR="00E10BB6">
        <w:rPr>
          <w:rFonts w:hint="cs"/>
          <w:rtl/>
        </w:rPr>
        <w:t>,</w:t>
      </w:r>
      <w:r w:rsidRPr="00F40D4B">
        <w:rPr>
          <w:rFonts w:hint="cs"/>
          <w:rtl/>
        </w:rPr>
        <w:t xml:space="preserve"> ואם תבוא </w:t>
      </w:r>
      <w:r w:rsidR="00E10BB6">
        <w:rPr>
          <w:rFonts w:hint="cs"/>
          <w:rtl/>
        </w:rPr>
        <w:t xml:space="preserve">לגנוב </w:t>
      </w:r>
      <w:r w:rsidRPr="00F40D4B">
        <w:rPr>
          <w:rFonts w:hint="cs"/>
          <w:rtl/>
        </w:rPr>
        <w:t>תמות</w:t>
      </w:r>
      <w:r w:rsidR="00E10BB6">
        <w:rPr>
          <w:rFonts w:hint="cs"/>
          <w:rtl/>
        </w:rPr>
        <w:t>,</w:t>
      </w:r>
      <w:r w:rsidRPr="00F40D4B">
        <w:rPr>
          <w:rFonts w:hint="cs"/>
          <w:rtl/>
        </w:rPr>
        <w:t xml:space="preserve"> </w:t>
      </w:r>
      <w:r w:rsidR="00E10BB6">
        <w:rPr>
          <w:rFonts w:hint="cs"/>
          <w:rtl/>
        </w:rPr>
        <w:t xml:space="preserve">- </w:t>
      </w:r>
      <w:r w:rsidRPr="00F40D4B">
        <w:rPr>
          <w:rFonts w:hint="cs"/>
          <w:rtl/>
        </w:rPr>
        <w:t>והגיע ו</w:t>
      </w:r>
      <w:r w:rsidR="00E10BB6">
        <w:rPr>
          <w:rFonts w:hint="cs"/>
          <w:rtl/>
        </w:rPr>
        <w:t>גנב</w:t>
      </w:r>
      <w:r w:rsidRPr="00F40D4B">
        <w:rPr>
          <w:rFonts w:hint="cs"/>
          <w:rtl/>
        </w:rPr>
        <w:t>,</w:t>
      </w:r>
    </w:p>
    <w:p w14:paraId="74F12C01" w14:textId="77777777" w:rsidR="00E10BB6" w:rsidRDefault="006F071F" w:rsidP="00E10BB6">
      <w:pPr>
        <w:pStyle w:val="36"/>
        <w:framePr w:wrap="notBeside"/>
        <w:rPr>
          <w:rtl/>
        </w:rPr>
      </w:pPr>
      <w:r w:rsidRPr="00F40D4B">
        <w:rPr>
          <w:rFonts w:hint="cs"/>
          <w:rtl/>
        </w:rPr>
        <w:t>א</w:t>
      </w:r>
      <w:r w:rsidRPr="00F40D4B">
        <w:rPr>
          <w:rtl/>
        </w:rPr>
        <w:t>"</w:t>
      </w:r>
      <w:r w:rsidRPr="00F40D4B">
        <w:rPr>
          <w:rFonts w:hint="cs"/>
          <w:rtl/>
        </w:rPr>
        <w:t>ל רבא</w:t>
      </w:r>
    </w:p>
    <w:p w14:paraId="6A96FBAE" w14:textId="52046D06" w:rsidR="006F071F" w:rsidRPr="00F40D4B" w:rsidRDefault="006F071F" w:rsidP="00E10BB6">
      <w:pPr>
        <w:rPr>
          <w:rtl/>
        </w:rPr>
      </w:pPr>
      <w:r w:rsidRPr="00F40D4B">
        <w:rPr>
          <w:rFonts w:hint="cs"/>
          <w:rtl/>
        </w:rPr>
        <w:t>ד</w:t>
      </w:r>
      <w:r w:rsidRPr="00F40D4B">
        <w:rPr>
          <w:rtl/>
        </w:rPr>
        <w:t>הרי הוליכן למקום גדודי חיה ולסטים</w:t>
      </w:r>
      <w:r w:rsidR="00E10BB6">
        <w:rPr>
          <w:rFonts w:hint="cs"/>
          <w:rtl/>
        </w:rPr>
        <w:t xml:space="preserve"> </w:t>
      </w:r>
      <w:r w:rsidR="00E10BB6" w:rsidRPr="00E10BB6">
        <w:rPr>
          <w:rStyle w:val="afffff2"/>
          <w:rFonts w:hint="cs"/>
          <w:rtl/>
        </w:rPr>
        <w:t>שלא היה לו לספר</w:t>
      </w:r>
      <w:r w:rsidRPr="00F40D4B">
        <w:rPr>
          <w:rtl/>
        </w:rPr>
        <w:t>.</w:t>
      </w:r>
    </w:p>
    <w:p w14:paraId="2A6B9C9C" w14:textId="77777777" w:rsidR="00A6533C" w:rsidRPr="00F40D4B" w:rsidRDefault="00A6533C" w:rsidP="00A6533C">
      <w:pPr>
        <w:pStyle w:val="aff9"/>
        <w:rPr>
          <w:rtl/>
        </w:rPr>
      </w:pPr>
      <w:r w:rsidRPr="00F40D4B">
        <w:rPr>
          <w:rtl/>
        </w:rPr>
        <w:t>***</w:t>
      </w:r>
    </w:p>
    <w:p w14:paraId="59ACDCDB" w14:textId="77777777" w:rsidR="00E10BB6" w:rsidRDefault="006F071F" w:rsidP="00E10BB6">
      <w:pPr>
        <w:pStyle w:val="affe"/>
        <w:framePr w:wrap="around"/>
        <w:rPr>
          <w:rtl/>
        </w:rPr>
      </w:pPr>
      <w:r w:rsidRPr="00F40D4B">
        <w:rPr>
          <w:rFonts w:hint="cs"/>
          <w:rtl/>
        </w:rPr>
        <w:t xml:space="preserve">צד. </w:t>
      </w:r>
    </w:p>
    <w:p w14:paraId="314E35F1" w14:textId="1C98EE4A" w:rsidR="006F071F" w:rsidRPr="00F40D4B" w:rsidRDefault="006F071F" w:rsidP="00E10BB6">
      <w:pPr>
        <w:pStyle w:val="afffff"/>
        <w:framePr w:wrap="around"/>
        <w:rPr>
          <w:rtl/>
        </w:rPr>
      </w:pPr>
      <w:del w:id="20288" w:author="קלוד" w:date="2026-10-06T10:08:05Z">
        <w:r>
          <w:rPr>
            <w:rtl/>
          </w:rPr>
          <w:delText xml:space="preserve">משנה.</w:delText>
        </w:r>
      </w:del>
      <w:ins w:id="20289" w:author="קלוד" w:date="2026-10-06T10:08:05Z">
        <w:r>
          <w:rPr>
            <w:rtl/>
          </w:rPr>
          <w:t xml:space="preserve">משנה י</w:t>
        </w:r>
      </w:ins>
      <w:del w:id="20290" w:author="קלוד" w:date="2026-10-06T10:08:05Z">
        <w:r>
          <w:rPr>
            <w:rtl/>
          </w:rPr>
          <w:delText xml:space="preserve">	</w:delText>
        </w:r>
      </w:del>
      <w:del w:id="20291" w:author="קלוד" w:date="2026-10-06T10:08:05Z">
        <w:r>
          <w:rPr>
            <w:rtl/>
          </w:rPr>
          <w:delText xml:space="preserve">	</w:delText>
        </w:r>
      </w:del>
    </w:p>
    <w:p w14:paraId="5A217A51" w14:textId="01687196" w:rsidR="00A6533C" w:rsidRPr="00F40D4B" w:rsidRDefault="006F071F" w:rsidP="00E10BB6">
      <w:pPr>
        <w:pStyle w:val="afff3"/>
        <w:rPr>
          <w:rtl/>
        </w:rPr>
      </w:pPr>
      <w:ins w:id="9967" w:author="מספור קטעי משנה" w:date="2026-10-06T06:45:11Z">
        <w:r>
          <w:rPr>
            <w:rStyle w:val="MisparKeta"/>
          </w:rPr>
          <w:t xml:space="preserve">א. </w:t>
        </w:r>
      </w:ins>
      <w:r w:rsidRPr="00F40D4B">
        <w:rPr>
          <w:rtl/>
        </w:rPr>
        <w:t>מתנה שומר חנם להיות פטור משבועה, והשואל להיות פטור מלשלם,</w:t>
      </w:r>
    </w:p>
    <w:p w14:paraId="3BD68B81" w14:textId="0170A974" w:rsidR="006F071F" w:rsidRPr="00F40D4B" w:rsidRDefault="006F071F" w:rsidP="00E10BB6">
      <w:pPr>
        <w:pStyle w:val="afff3"/>
        <w:spacing w:after="60" w:line="220" w:lineRule="exact"/>
        <w:rPr>
          <w:rtl/>
        </w:rPr>
      </w:pPr>
      <w:r w:rsidRPr="00F40D4B">
        <w:rPr>
          <w:rtl/>
        </w:rPr>
        <w:t>נושא שכר והשוכר להיות פטורין משבועה ומלשלם.</w:t>
      </w:r>
    </w:p>
    <w:p w14:paraId="5A2D37A7" w14:textId="77777777" w:rsidR="00E10BB6" w:rsidRDefault="006F071F" w:rsidP="00E10BB6">
      <w:pPr>
        <w:pStyle w:val="afff3"/>
        <w:rPr>
          <w:rtl/>
        </w:rPr>
      </w:pPr>
      <w:r w:rsidRPr="00F40D4B">
        <w:rPr>
          <w:rtl/>
        </w:rPr>
        <w:t xml:space="preserve">כל המתנה על מה שכתוב בתורה - תנאו בטל, </w:t>
      </w:r>
    </w:p>
    <w:p w14:paraId="6E50E77C" w14:textId="6FACFB2F" w:rsidR="00A6533C" w:rsidRPr="00F40D4B" w:rsidRDefault="006F071F" w:rsidP="00E10BB6">
      <w:pPr>
        <w:pStyle w:val="afff3"/>
        <w:rPr>
          <w:rtl/>
        </w:rPr>
      </w:pPr>
      <w:r w:rsidRPr="00F40D4B">
        <w:rPr>
          <w:rtl/>
        </w:rPr>
        <w:t>וכל תנאי שיש מעשה בתחילתו - תנאו בטל,</w:t>
      </w:r>
    </w:p>
    <w:p w14:paraId="528D9AC0" w14:textId="2D609C17" w:rsidR="006F071F" w:rsidRPr="00F40D4B" w:rsidRDefault="006F071F" w:rsidP="00E10BB6">
      <w:pPr>
        <w:pStyle w:val="afff3"/>
        <w:rPr>
          <w:rtl/>
        </w:rPr>
      </w:pPr>
      <w:r w:rsidRPr="00F40D4B">
        <w:rPr>
          <w:rtl/>
        </w:rPr>
        <w:t>וכל שאפשר לו לקיימו בסופו והתנה עמו מתחילתו - תנאו קיים.</w:t>
      </w:r>
    </w:p>
    <w:p w14:paraId="3BB5DC20" w14:textId="2634DA75" w:rsidR="00A6533C" w:rsidRPr="00F40D4B" w:rsidRDefault="00A018DE" w:rsidP="00A018DE">
      <w:pPr>
        <w:pStyle w:val="afffb"/>
        <w:rPr>
          <w:rtl/>
        </w:rPr>
      </w:pPr>
      <w:ins w:id="9968" w:author="מספור קטעי משנה" w:date="2026-10-06T06:45:11Z">
        <w:r>
          <w:rPr>
            <w:rStyle w:val="MisparKeta"/>
          </w:rPr>
          <w:t xml:space="preserve">ב. </w:t>
        </w:r>
      </w:ins>
      <w:r>
        <w:rPr>
          <w:rFonts w:hint="cs"/>
          <w:rtl/>
        </w:rPr>
        <w:t>מתנה ש''ח וכו</w:t>
      </w:r>
    </w:p>
    <w:p w14:paraId="4FFFE5ED" w14:textId="77777777" w:rsidR="00A018DE" w:rsidRDefault="00A018DE" w:rsidP="00A018DE">
      <w:pPr>
        <w:pStyle w:val="36"/>
        <w:framePr w:wrap="notBeside"/>
        <w:rPr>
          <w:rtl/>
        </w:rPr>
      </w:pPr>
      <w:r>
        <w:rPr>
          <w:rFonts w:hint="cs"/>
          <w:rtl/>
        </w:rPr>
        <w:t>ויקשה</w:t>
      </w:r>
    </w:p>
    <w:p w14:paraId="39EB9F1C" w14:textId="3874A0F0" w:rsidR="00A6533C" w:rsidRPr="00F40D4B" w:rsidRDefault="00A018DE" w:rsidP="009B508D">
      <w:pPr>
        <w:rPr>
          <w:rtl/>
        </w:rPr>
      </w:pPr>
      <w:r>
        <w:rPr>
          <w:rFonts w:hint="cs"/>
          <w:rtl/>
        </w:rPr>
        <w:t>שהרי</w:t>
      </w:r>
      <w:r w:rsidR="006F071F" w:rsidRPr="00F40D4B">
        <w:rPr>
          <w:rFonts w:hint="cs"/>
          <w:rtl/>
        </w:rPr>
        <w:t xml:space="preserve"> </w:t>
      </w:r>
      <w:r>
        <w:rPr>
          <w:rFonts w:hint="cs"/>
          <w:rtl/>
        </w:rPr>
        <w:t>ה</w:t>
      </w:r>
      <w:r w:rsidR="006F071F" w:rsidRPr="00F40D4B">
        <w:rPr>
          <w:rFonts w:hint="cs"/>
          <w:rtl/>
        </w:rPr>
        <w:t>מתנה על מה שכתוב בתורה בטל</w:t>
      </w:r>
      <w:r>
        <w:rPr>
          <w:rFonts w:hint="cs"/>
          <w:rtl/>
        </w:rPr>
        <w:t>!</w:t>
      </w:r>
    </w:p>
    <w:p w14:paraId="102D82E8" w14:textId="77777777" w:rsidR="00A018DE" w:rsidRDefault="006F071F" w:rsidP="00A018DE">
      <w:pPr>
        <w:pStyle w:val="36"/>
        <w:framePr w:wrap="notBeside"/>
        <w:rPr>
          <w:rtl/>
        </w:rPr>
      </w:pPr>
      <w:r w:rsidRPr="00F40D4B">
        <w:rPr>
          <w:rFonts w:hint="cs"/>
          <w:rtl/>
        </w:rPr>
        <w:t>ואין לומר</w:t>
      </w:r>
    </w:p>
    <w:p w14:paraId="13D41D39" w14:textId="741262EB" w:rsidR="006F071F" w:rsidRPr="00F40D4B" w:rsidRDefault="006F071F" w:rsidP="009B508D">
      <w:pPr>
        <w:rPr>
          <w:rtl/>
        </w:rPr>
      </w:pPr>
      <w:r>
        <w:rPr>
          <w:rFonts w:hint="cs"/>
          <w:rtl/>
        </w:rPr>
        <w:t xml:space="preserve">דמתני' </w:t>
      </w:r>
      <w:r>
        <w:rPr>
          <w:rStyle w:val="affffc"/>
          <w:rFonts w:hint="cs"/>
          <w:rtl/>
          <w:rPrChange w:id="9250" w:author="מנוע אמוראים" w:date="2026-10-05T16:41:14Z">
            <w:rPr>
              <w:rFonts w:hint="cs"/>
              <w:rtl/>
            </w:rPr>
          </w:rPrChange>
        </w:rPr>
        <w:t xml:space="preserve">כר</w:t>
      </w:r>
      <w:r>
        <w:rPr>
          <w:rStyle w:val="affffc"/>
          <w:rtl/>
          <w:rPrChange w:id="9251" w:author="מנוע אמוראים" w:date="2026-10-05T16:41:14Z">
            <w:rPr>
              <w:rtl/>
            </w:rPr>
          </w:rPrChange>
        </w:rPr>
        <w:t xml:space="preserve">"</w:t>
      </w:r>
      <w:r>
        <w:rPr>
          <w:rStyle w:val="affffc"/>
          <w:rFonts w:hint="cs"/>
          <w:rtl/>
          <w:rPrChange w:id="9252" w:author="מנוע אמוראים" w:date="2026-10-05T16:41:14Z">
            <w:rPr>
              <w:rFonts w:hint="cs"/>
              <w:rtl/>
            </w:rPr>
          </w:rPrChange>
        </w:rPr>
        <w:t xml:space="preserve">י</w:t>
      </w:r>
      <w:r>
        <w:rPr>
          <w:rFonts w:hint="cs"/>
          <w:rtl/>
        </w:rPr>
        <w:t xml:space="preserve"> דבדבר שבממון תנאו קיים וכדאמרי' גבי אומר לאשה הרי את מקודשת ע</w:t>
      </w:r>
      <w:r w:rsidRPr="00F40D4B">
        <w:rPr>
          <w:rtl/>
        </w:rPr>
        <w:t>"</w:t>
      </w:r>
      <w:r w:rsidRPr="00F40D4B">
        <w:rPr>
          <w:rFonts w:hint="cs"/>
          <w:rtl/>
        </w:rPr>
        <w:t xml:space="preserve">מ שאין לך עלי שאר כסות ועונה </w:t>
      </w:r>
      <w:r w:rsidRPr="00A018DE">
        <w:rPr>
          <w:rStyle w:val="affffc"/>
          <w:rFonts w:hint="cs"/>
          <w:rtl/>
        </w:rPr>
        <w:t>דלר</w:t>
      </w:r>
      <w:r w:rsidRPr="00A018DE">
        <w:rPr>
          <w:rStyle w:val="affffc"/>
          <w:rtl/>
        </w:rPr>
        <w:t>"</w:t>
      </w:r>
      <w:r w:rsidRPr="00A018DE">
        <w:rPr>
          <w:rStyle w:val="affffc"/>
          <w:rFonts w:hint="cs"/>
          <w:rtl/>
        </w:rPr>
        <w:t xml:space="preserve">י </w:t>
      </w:r>
      <w:r w:rsidRPr="00F40D4B">
        <w:rPr>
          <w:rFonts w:hint="cs"/>
          <w:rtl/>
        </w:rPr>
        <w:t>תנאו קיים</w:t>
      </w:r>
      <w:r w:rsidR="00A018DE">
        <w:rPr>
          <w:rFonts w:hint="cs"/>
          <w:rtl/>
        </w:rPr>
        <w:t>,</w:t>
      </w:r>
      <w:r w:rsidRPr="00F40D4B">
        <w:rPr>
          <w:rFonts w:hint="cs"/>
          <w:rtl/>
        </w:rPr>
        <w:t xml:space="preserve"> </w:t>
      </w:r>
      <w:r w:rsidRPr="00A018DE">
        <w:rPr>
          <w:rStyle w:val="affffc"/>
          <w:rFonts w:hint="cs"/>
          <w:rtl/>
        </w:rPr>
        <w:t>ולר</w:t>
      </w:r>
      <w:r w:rsidRPr="00A018DE">
        <w:rPr>
          <w:rStyle w:val="affffc"/>
          <w:rtl/>
        </w:rPr>
        <w:t>"</w:t>
      </w:r>
      <w:r w:rsidRPr="00A018DE">
        <w:rPr>
          <w:rStyle w:val="affffc"/>
          <w:rFonts w:hint="cs"/>
          <w:rtl/>
        </w:rPr>
        <w:t>מ</w:t>
      </w:r>
      <w:r w:rsidRPr="00F40D4B">
        <w:rPr>
          <w:rFonts w:hint="cs"/>
          <w:rtl/>
        </w:rPr>
        <w:t xml:space="preserve"> מקודשת ותנאו בטל</w:t>
      </w:r>
      <w:r w:rsidR="00A018DE">
        <w:rPr>
          <w:rFonts w:hint="cs"/>
          <w:rtl/>
        </w:rPr>
        <w:t>.</w:t>
      </w:r>
    </w:p>
    <w:p w14:paraId="52BAC1BD" w14:textId="1D213C2F" w:rsidR="00A018DE" w:rsidRDefault="00A018DE" w:rsidP="00A018DE">
      <w:pPr>
        <w:pStyle w:val="36"/>
        <w:framePr w:wrap="notBeside"/>
        <w:rPr>
          <w:rtl/>
        </w:rPr>
      </w:pPr>
      <w:r>
        <w:rPr>
          <w:rFonts w:hint="cs"/>
          <w:rtl/>
        </w:rPr>
        <w:t xml:space="preserve">- </w:t>
      </w:r>
      <w:r w:rsidR="006F071F" w:rsidRPr="00F40D4B">
        <w:rPr>
          <w:rFonts w:hint="cs"/>
          <w:rtl/>
        </w:rPr>
        <w:t>דהא סיפא</w:t>
      </w:r>
    </w:p>
    <w:p w14:paraId="5DE63C2D" w14:textId="77777777" w:rsidR="00A018DE" w:rsidRDefault="006F071F" w:rsidP="009B508D">
      <w:pPr>
        <w:rPr>
          <w:rtl/>
        </w:rPr>
      </w:pPr>
      <w:r w:rsidRPr="00F40D4B">
        <w:rPr>
          <w:rFonts w:hint="cs"/>
          <w:rtl/>
        </w:rPr>
        <w:t xml:space="preserve">דמתני' תנאו בטל, </w:t>
      </w:r>
    </w:p>
    <w:p w14:paraId="7A396B75" w14:textId="77777777" w:rsidR="00A018DE" w:rsidRDefault="006F071F" w:rsidP="00A018DE">
      <w:pPr>
        <w:pStyle w:val="36"/>
        <w:framePr w:wrap="notBeside"/>
        <w:rPr>
          <w:rtl/>
        </w:rPr>
      </w:pPr>
      <w:r w:rsidRPr="00F40D4B">
        <w:rPr>
          <w:rFonts w:hint="cs"/>
          <w:rtl/>
        </w:rPr>
        <w:t>ואין לומר</w:t>
      </w:r>
    </w:p>
    <w:p w14:paraId="204234BA" w14:textId="77777777" w:rsidR="00A018DE" w:rsidRDefault="006F071F" w:rsidP="00A018DE">
      <w:pPr>
        <w:rPr>
          <w:rtl/>
        </w:rPr>
      </w:pPr>
      <w:r>
        <w:rPr>
          <w:rStyle w:val="affffc"/>
          <w:rFonts w:hint="cs"/>
          <w:rtl/>
          <w:rPrChange w:id="9253" w:author="מנוע אמוראים" w:date="2026-10-05T16:41:14Z">
            <w:rPr>
              <w:rFonts w:hint="cs"/>
              <w:rtl/>
            </w:rPr>
          </w:rPrChange>
        </w:rPr>
        <w:t xml:space="preserve">דכר</w:t>
      </w:r>
      <w:r>
        <w:rPr>
          <w:rStyle w:val="affffc"/>
          <w:rtl/>
          <w:rPrChange w:id="9254" w:author="מנוע אמוראים" w:date="2026-10-05T16:41:14Z">
            <w:rPr>
              <w:rtl/>
            </w:rPr>
          </w:rPrChange>
        </w:rPr>
        <w:t xml:space="preserve">"</w:t>
      </w:r>
      <w:r>
        <w:rPr>
          <w:rStyle w:val="affffc"/>
          <w:rFonts w:hint="cs"/>
          <w:rtl/>
          <w:rPrChange w:id="9255" w:author="מנוע אמוראים" w:date="2026-10-05T16:41:14Z">
            <w:rPr>
              <w:rFonts w:hint="cs"/>
              <w:rtl/>
            </w:rPr>
          </w:rPrChange>
        </w:rPr>
        <w:t xml:space="preserve">י</w:t>
      </w:r>
      <w:r>
        <w:rPr>
          <w:rFonts w:hint="cs"/>
          <w:rtl/>
        </w:rPr>
        <w:t xml:space="preserve"> ובדבר שאינו של ממון,</w:t>
      </w:r>
      <w:r w:rsidR="00A018DE">
        <w:rPr>
          <w:rFonts w:hint="cs"/>
          <w:rtl/>
        </w:rPr>
        <w:t xml:space="preserve"> </w:t>
      </w:r>
    </w:p>
    <w:p w14:paraId="452AE47F" w14:textId="77777777" w:rsidR="00A018DE" w:rsidRDefault="00A018DE" w:rsidP="00A018DE">
      <w:pPr>
        <w:pStyle w:val="36"/>
        <w:framePr w:wrap="notBeside"/>
        <w:rPr>
          <w:rStyle w:val="affffc"/>
          <w:rtl/>
        </w:rPr>
      </w:pPr>
      <w:r>
        <w:rPr>
          <w:rFonts w:hint="cs"/>
          <w:rtl/>
        </w:rPr>
        <w:t xml:space="preserve">- </w:t>
      </w:r>
      <w:r w:rsidR="006F071F" w:rsidRPr="00A018DE">
        <w:rPr>
          <w:rStyle w:val="affffc"/>
          <w:rFonts w:hint="cs"/>
          <w:rtl/>
        </w:rPr>
        <w:t>דהא</w:t>
      </w:r>
    </w:p>
    <w:p w14:paraId="469B9BA3" w14:textId="2B11A29A" w:rsidR="006F071F" w:rsidRPr="00F40D4B" w:rsidRDefault="006F071F" w:rsidP="00A018DE">
      <w:pPr>
        <w:rPr>
          <w:rtl/>
        </w:rPr>
      </w:pPr>
      <w:r w:rsidRPr="00A018DE">
        <w:rPr>
          <w:rFonts w:hint="cs"/>
          <w:rtl/>
        </w:rPr>
        <w:t>בסיפא</w:t>
      </w:r>
      <w:r w:rsidRPr="00F40D4B">
        <w:rPr>
          <w:rFonts w:hint="cs"/>
          <w:rtl/>
        </w:rPr>
        <w:t xml:space="preserve"> דכל תנאי שאין בו מעשה בתחילתו תנאו בטל</w:t>
      </w:r>
      <w:r w:rsidR="00A018DE">
        <w:rPr>
          <w:rFonts w:hint="cs"/>
          <w:rtl/>
        </w:rPr>
        <w:t xml:space="preserve"> וזו </w:t>
      </w:r>
      <w:r>
        <w:rPr>
          <w:rFonts w:hint="cs"/>
          <w:rtl/>
        </w:rPr>
        <w:t xml:space="preserve">סברת </w:t>
      </w:r>
      <w:r>
        <w:rPr>
          <w:rStyle w:val="affffc"/>
          <w:rFonts w:hint="cs"/>
          <w:rtl/>
          <w:rPrChange w:id="9256" w:author="מנוע אמוראים" w:date="2026-10-05T16:41:14Z">
            <w:rPr>
              <w:rFonts w:hint="cs"/>
              <w:rtl/>
            </w:rPr>
          </w:rPrChange>
        </w:rPr>
        <w:t xml:space="preserve">ר</w:t>
      </w:r>
      <w:r>
        <w:rPr>
          <w:rStyle w:val="affffc"/>
          <w:rtl/>
          <w:rPrChange w:id="9257" w:author="מנוע אמוראים" w:date="2026-10-05T16:41:14Z">
            <w:rPr>
              <w:rtl/>
            </w:rPr>
          </w:rPrChange>
        </w:rPr>
        <w:t xml:space="preserve">"</w:t>
      </w:r>
      <w:r>
        <w:rPr>
          <w:rStyle w:val="affffc"/>
          <w:rFonts w:hint="cs"/>
          <w:rtl/>
          <w:rPrChange w:id="9258" w:author="מנוע אמוראים" w:date="2026-10-05T16:41:14Z">
            <w:rPr>
              <w:rFonts w:hint="cs"/>
              <w:rtl/>
            </w:rPr>
          </w:rPrChange>
        </w:rPr>
        <w:t xml:space="preserve">מ</w:t>
      </w:r>
      <w:r w:rsidR="00A018DE">
        <w:rPr>
          <w:rFonts w:hint="cs"/>
          <w:rtl/>
        </w:rPr>
        <w:t xml:space="preserve">,  שכן גם העיד </w:t>
      </w:r>
      <w:r w:rsidRPr="00A018DE">
        <w:rPr>
          <w:rStyle w:val="affffc"/>
          <w:rFonts w:hint="cs"/>
          <w:rtl/>
        </w:rPr>
        <w:t>דאבא חלפתא מ</w:t>
      </w:r>
      <w:r w:rsidRPr="00A018DE">
        <w:rPr>
          <w:rStyle w:val="affffc"/>
          <w:rtl/>
        </w:rPr>
        <w:t xml:space="preserve">כפר חנניא </w:t>
      </w:r>
      <w:r w:rsidRPr="00A018DE">
        <w:rPr>
          <w:rStyle w:val="affffc"/>
          <w:rFonts w:hint="cs"/>
          <w:rtl/>
        </w:rPr>
        <w:t>מר</w:t>
      </w:r>
      <w:r w:rsidRPr="00A018DE">
        <w:rPr>
          <w:rStyle w:val="affffc"/>
          <w:rtl/>
        </w:rPr>
        <w:t>"</w:t>
      </w:r>
      <w:r w:rsidRPr="00A018DE">
        <w:rPr>
          <w:rStyle w:val="affffc"/>
          <w:rFonts w:hint="cs"/>
          <w:rtl/>
        </w:rPr>
        <w:t>מ</w:t>
      </w:r>
      <w:r w:rsidR="00A018DE">
        <w:rPr>
          <w:rStyle w:val="affffc"/>
          <w:rFonts w:hint="cs"/>
          <w:rtl/>
        </w:rPr>
        <w:t>.</w:t>
      </w:r>
    </w:p>
    <w:p w14:paraId="1A26FC6C" w14:textId="45B9FDB7" w:rsidR="00A018DE" w:rsidRDefault="006F071F" w:rsidP="00A018DE">
      <w:pPr>
        <w:pStyle w:val="36"/>
        <w:framePr w:wrap="notBeside"/>
        <w:rPr>
          <w:rtl/>
        </w:rPr>
      </w:pPr>
      <w:r w:rsidRPr="00F40D4B">
        <w:rPr>
          <w:rtl/>
        </w:rPr>
        <w:t>- אלא</w:t>
      </w:r>
      <w:r w:rsidR="00A018DE">
        <w:rPr>
          <w:rFonts w:hint="cs"/>
          <w:rtl/>
        </w:rPr>
        <w:t>:</w:t>
      </w:r>
    </w:p>
    <w:p w14:paraId="5AAE8412" w14:textId="654E8040" w:rsidR="006F071F" w:rsidRPr="00F40D4B" w:rsidRDefault="006F071F" w:rsidP="009B508D">
      <w:pPr>
        <w:rPr>
          <w:rtl/>
        </w:rPr>
      </w:pPr>
      <w:r>
        <w:rPr>
          <w:rtl/>
        </w:rPr>
        <w:t xml:space="preserve">כולה </w:t>
      </w:r>
      <w:r>
        <w:rPr>
          <w:rStyle w:val="affffc"/>
          <w:rtl/>
          <w:rPrChange w:id="9259" w:author="מנוע אמוראים" w:date="2026-10-05T16:41:14Z">
            <w:rPr>
              <w:rtl/>
            </w:rPr>
          </w:rPrChange>
        </w:rPr>
        <w:t xml:space="preserve">ר</w:t>
      </w:r>
      <w:r>
        <w:rPr>
          <w:rStyle w:val="affffc"/>
          <w:rFonts w:hint="cs"/>
          <w:rtl/>
          <w:rPrChange w:id="9260" w:author="מנוע אמוראים" w:date="2026-10-05T16:41:14Z">
            <w:rPr>
              <w:rFonts w:hint="cs"/>
              <w:rtl/>
            </w:rPr>
          </w:rPrChange>
        </w:rPr>
        <w:t xml:space="preserve">"מ</w:t>
      </w:r>
      <w:r w:rsidRPr="00F40D4B">
        <w:rPr>
          <w:rtl/>
        </w:rPr>
        <w:t xml:space="preserve"> היא, </w:t>
      </w:r>
      <w:r w:rsidRPr="00A018DE">
        <w:rPr>
          <w:rStyle w:val="affffc"/>
          <w:rtl/>
        </w:rPr>
        <w:t xml:space="preserve">ושאני </w:t>
      </w:r>
      <w:r w:rsidR="00237964" w:rsidRPr="00A018DE">
        <w:rPr>
          <w:rStyle w:val="affffc"/>
          <w:rtl/>
        </w:rPr>
        <w:t>כאן</w:t>
      </w:r>
      <w:r w:rsidR="00A018DE">
        <w:rPr>
          <w:rStyle w:val="affffc"/>
          <w:rFonts w:hint="cs"/>
          <w:rtl/>
        </w:rPr>
        <w:t>:</w:t>
      </w:r>
      <w:r w:rsidRPr="00F40D4B">
        <w:rPr>
          <w:rtl/>
        </w:rPr>
        <w:t xml:space="preserve"> דמעיקרא לא שעבד נפשיה.</w:t>
      </w:r>
    </w:p>
    <w:p w14:paraId="7730CB9E" w14:textId="77777777" w:rsidR="00A018DE" w:rsidRDefault="006F071F" w:rsidP="00A018DE">
      <w:pPr>
        <w:pStyle w:val="affff9"/>
        <w:rPr>
          <w:rtl/>
        </w:rPr>
      </w:pPr>
      <w:r w:rsidRPr="00F40D4B">
        <w:rPr>
          <w:rtl/>
        </w:rPr>
        <w:t>ומתנה שומר שכר להיות כשואל.</w:t>
      </w:r>
      <w:r w:rsidRPr="00F40D4B">
        <w:rPr>
          <w:rFonts w:hint="cs"/>
          <w:rtl/>
        </w:rPr>
        <w:t xml:space="preserve"> </w:t>
      </w:r>
    </w:p>
    <w:p w14:paraId="347A6670" w14:textId="77777777" w:rsidR="00A018DE" w:rsidRDefault="00A018DE" w:rsidP="00A018DE">
      <w:pPr>
        <w:pStyle w:val="36"/>
        <w:framePr w:wrap="notBeside"/>
        <w:rPr>
          <w:rtl/>
        </w:rPr>
      </w:pPr>
      <w:r>
        <w:rPr>
          <w:rFonts w:hint="cs"/>
          <w:rtl/>
        </w:rPr>
        <w:t>א.</w:t>
      </w:r>
    </w:p>
    <w:p w14:paraId="461F6E1B" w14:textId="4520AF64" w:rsidR="006F071F" w:rsidRPr="00F40D4B" w:rsidRDefault="006F071F" w:rsidP="009B508D">
      <w:pPr>
        <w:rPr>
          <w:rtl/>
        </w:rPr>
      </w:pPr>
      <w:r w:rsidRPr="00A018DE">
        <w:rPr>
          <w:rFonts w:hint="cs"/>
          <w:rtl/>
        </w:rPr>
        <w:t xml:space="preserve">ומיירי </w:t>
      </w:r>
      <w:r w:rsidRPr="00A018DE">
        <w:rPr>
          <w:rtl/>
        </w:rPr>
        <w:t>ב</w:t>
      </w:r>
      <w:r w:rsidRPr="00F40D4B">
        <w:rPr>
          <w:rtl/>
        </w:rPr>
        <w:t>שקנו מידו.</w:t>
      </w:r>
    </w:p>
    <w:p w14:paraId="206C2E95" w14:textId="77777777" w:rsidR="00A018DE" w:rsidRDefault="006F071F" w:rsidP="00A018DE">
      <w:pPr>
        <w:pStyle w:val="36"/>
        <w:framePr w:wrap="notBeside"/>
        <w:rPr>
          <w:rtl/>
        </w:rPr>
      </w:pPr>
      <w:r w:rsidRPr="00F40D4B">
        <w:rPr>
          <w:rtl/>
        </w:rPr>
        <w:t>רי"ו:</w:t>
      </w:r>
      <w:r w:rsidR="00A018DE">
        <w:rPr>
          <w:rFonts w:hint="cs"/>
          <w:rtl/>
        </w:rPr>
        <w:t xml:space="preserve"> ב.</w:t>
      </w:r>
    </w:p>
    <w:p w14:paraId="3ECFE949" w14:textId="23C739AA" w:rsidR="006F071F" w:rsidRPr="00F40D4B" w:rsidRDefault="006F071F" w:rsidP="00A018DE">
      <w:pPr>
        <w:rPr>
          <w:rtl/>
        </w:rPr>
      </w:pPr>
      <w:r w:rsidRPr="00F40D4B">
        <w:rPr>
          <w:rtl/>
        </w:rPr>
        <w:t>אפי</w:t>
      </w:r>
      <w:r w:rsidRPr="00F40D4B">
        <w:rPr>
          <w:rFonts w:hint="cs"/>
          <w:rtl/>
        </w:rPr>
        <w:t>'</w:t>
      </w:r>
      <w:r w:rsidRPr="00F40D4B">
        <w:rPr>
          <w:rtl/>
        </w:rPr>
        <w:t xml:space="preserve"> בשלא קנו מידו, </w:t>
      </w:r>
      <w:r w:rsidRPr="00F40D4B">
        <w:rPr>
          <w:rFonts w:hint="cs"/>
          <w:rtl/>
        </w:rPr>
        <w:t>באותה הנאה שיוצא עליו קול שהוא אדם נאמן גומר ומשעבד נפשו</w:t>
      </w:r>
      <w:r w:rsidR="00A018DE">
        <w:rPr>
          <w:rFonts w:hint="cs"/>
          <w:rtl/>
        </w:rPr>
        <w:t>.</w:t>
      </w:r>
    </w:p>
    <w:p w14:paraId="211AD850" w14:textId="1FD79092" w:rsidR="006F071F" w:rsidRPr="00F40D4B" w:rsidRDefault="006F071F" w:rsidP="00A018DE">
      <w:pPr>
        <w:pStyle w:val="afffb"/>
        <w:rPr>
          <w:rtl/>
        </w:rPr>
      </w:pPr>
      <w:ins w:id="9969" w:author="מספור קטעי משנה" w:date="2026-10-06T06:45:11Z">
        <w:r>
          <w:rPr>
            <w:rStyle w:val="MisparKeta"/>
          </w:rPr>
          <w:t xml:space="preserve">ג. </w:t>
        </w:r>
      </w:ins>
      <w:r w:rsidRPr="00F40D4B">
        <w:rPr>
          <w:rtl/>
        </w:rPr>
        <w:t>וכל שאפשר לו לקיימו בסופו וכו'.</w:t>
      </w:r>
    </w:p>
    <w:p w14:paraId="616756F5" w14:textId="77777777" w:rsidR="00A018DE" w:rsidRDefault="006F071F" w:rsidP="00A018DE">
      <w:pPr>
        <w:pStyle w:val="36"/>
        <w:framePr w:wrap="notBeside"/>
        <w:rPr>
          <w:rtl/>
        </w:rPr>
      </w:pPr>
      <w:r w:rsidRPr="00F40D4B">
        <w:rPr>
          <w:rFonts w:hint="cs"/>
          <w:rtl/>
        </w:rPr>
        <w:t>ר</w:t>
      </w:r>
      <w:r w:rsidRPr="00F40D4B">
        <w:rPr>
          <w:rtl/>
        </w:rPr>
        <w:t>"</w:t>
      </w:r>
      <w:r w:rsidRPr="00F40D4B">
        <w:rPr>
          <w:rFonts w:hint="cs"/>
          <w:rtl/>
        </w:rPr>
        <w:t>ט מ</w:t>
      </w:r>
      <w:r w:rsidRPr="00F40D4B">
        <w:rPr>
          <w:rtl/>
        </w:rPr>
        <w:t>רב:</w:t>
      </w:r>
    </w:p>
    <w:p w14:paraId="177F8862" w14:textId="3F288466" w:rsidR="006F071F" w:rsidRPr="00F40D4B" w:rsidRDefault="006F071F" w:rsidP="00A018DE">
      <w:pPr>
        <w:rPr>
          <w:rtl/>
        </w:rPr>
      </w:pPr>
      <w:r w:rsidRPr="00F40D4B">
        <w:rPr>
          <w:rtl/>
        </w:rPr>
        <w:t>זו דברי רבי יהודה בן תימא,</w:t>
      </w:r>
      <w:r w:rsidR="00A018DE">
        <w:rPr>
          <w:rFonts w:hint="cs"/>
          <w:rtl/>
        </w:rPr>
        <w:t xml:space="preserve"> </w:t>
      </w:r>
      <w:r w:rsidRPr="00A018DE">
        <w:rPr>
          <w:rStyle w:val="affffc"/>
          <w:rtl/>
        </w:rPr>
        <w:t>אבל חכ"</w:t>
      </w:r>
      <w:r w:rsidRPr="00A018DE">
        <w:rPr>
          <w:rStyle w:val="affffc"/>
          <w:rFonts w:hint="cs"/>
          <w:rtl/>
        </w:rPr>
        <w:t>א</w:t>
      </w:r>
      <w:r w:rsidRPr="00A018DE">
        <w:rPr>
          <w:rStyle w:val="affffc"/>
          <w:rtl/>
        </w:rPr>
        <w:t>:</w:t>
      </w:r>
      <w:r w:rsidRPr="00F40D4B">
        <w:rPr>
          <w:rtl/>
        </w:rPr>
        <w:t xml:space="preserve"> </w:t>
      </w:r>
      <w:r w:rsidR="00A018DE">
        <w:rPr>
          <w:rFonts w:hint="cs"/>
          <w:rtl/>
        </w:rPr>
        <w:t xml:space="preserve">אף </w:t>
      </w:r>
      <w:r w:rsidRPr="00F40D4B">
        <w:rPr>
          <w:rtl/>
        </w:rPr>
        <w:t>שאי אפשר לו לקיימו בסופו והתנה עליו מתחילתו - תנאו קיים.</w:t>
      </w:r>
    </w:p>
    <w:p w14:paraId="34194906" w14:textId="77777777" w:rsidR="00A018DE" w:rsidRDefault="006F071F" w:rsidP="00A018DE">
      <w:pPr>
        <w:pStyle w:val="36"/>
        <w:framePr w:wrap="notBeside"/>
        <w:rPr>
          <w:rStyle w:val="affffc"/>
          <w:rtl/>
        </w:rPr>
      </w:pPr>
      <w:r w:rsidRPr="00A018DE">
        <w:rPr>
          <w:rStyle w:val="affffc"/>
          <w:rtl/>
        </w:rPr>
        <w:t>דתניא:</w:t>
      </w:r>
    </w:p>
    <w:p w14:paraId="7DE195EF" w14:textId="1EE440F6" w:rsidR="00A018DE" w:rsidRDefault="006F071F" w:rsidP="009B508D">
      <w:pPr>
        <w:rPr>
          <w:rtl/>
        </w:rPr>
      </w:pPr>
      <w:r w:rsidRPr="00F40D4B">
        <w:rPr>
          <w:rtl/>
        </w:rPr>
        <w:t>הר</w:t>
      </w:r>
      <w:r w:rsidRPr="00F40D4B">
        <w:rPr>
          <w:rFonts w:hint="cs"/>
          <w:rtl/>
        </w:rPr>
        <w:t>"ז</w:t>
      </w:r>
      <w:r w:rsidRPr="00F40D4B">
        <w:rPr>
          <w:rtl/>
        </w:rPr>
        <w:t xml:space="preserve"> גיטך ע"מ שתעלי לרקיע, ע"מ שתרדי לתהום, ע"מ שתבלעי קנה של מאה אמה, ע"מ שתעברי את הים הגדול ברגליך.</w:t>
      </w:r>
    </w:p>
    <w:p w14:paraId="63D72DF6" w14:textId="77777777" w:rsidR="00A018DE" w:rsidRDefault="006F071F" w:rsidP="00A018DE">
      <w:pPr>
        <w:rPr>
          <w:rtl/>
        </w:rPr>
      </w:pPr>
      <w:r w:rsidRPr="00F40D4B">
        <w:rPr>
          <w:rFonts w:hint="cs"/>
          <w:rtl/>
        </w:rPr>
        <w:t xml:space="preserve">- </w:t>
      </w:r>
      <w:r w:rsidRPr="00F40D4B">
        <w:rPr>
          <w:rtl/>
        </w:rPr>
        <w:t xml:space="preserve">נתקיים התנאי - הר"ז גט, </w:t>
      </w:r>
      <w:r w:rsidRPr="00A018DE">
        <w:rPr>
          <w:b/>
          <w:bCs/>
          <w:rtl/>
        </w:rPr>
        <w:t>לא נתקיים התנאי - אינו גט.</w:t>
      </w:r>
      <w:r w:rsidRPr="00F40D4B">
        <w:rPr>
          <w:rtl/>
        </w:rPr>
        <w:tab/>
      </w:r>
    </w:p>
    <w:p w14:paraId="1694F792" w14:textId="4D557E32" w:rsidR="006F071F" w:rsidRPr="00F40D4B" w:rsidRDefault="006F071F" w:rsidP="00A018DE">
      <w:pPr>
        <w:rPr>
          <w:rtl/>
        </w:rPr>
      </w:pPr>
      <w:r w:rsidRPr="00A018DE">
        <w:rPr>
          <w:rStyle w:val="affffc"/>
          <w:rtl/>
        </w:rPr>
        <w:t>רבי יהודה בן תימא אומר:</w:t>
      </w:r>
      <w:r w:rsidRPr="00F40D4B">
        <w:rPr>
          <w:rtl/>
        </w:rPr>
        <w:t xml:space="preserve"> כזה גט.</w:t>
      </w:r>
    </w:p>
    <w:p w14:paraId="74852E6A" w14:textId="77777777" w:rsidR="00A018DE" w:rsidRDefault="006F071F" w:rsidP="00A018DE">
      <w:pPr>
        <w:pStyle w:val="36"/>
        <w:framePr w:wrap="notBeside"/>
        <w:rPr>
          <w:rtl/>
        </w:rPr>
      </w:pPr>
      <w:r w:rsidRPr="00F40D4B">
        <w:rPr>
          <w:rtl/>
        </w:rPr>
        <w:t>כלל א</w:t>
      </w:r>
      <w:r w:rsidRPr="00F40D4B">
        <w:rPr>
          <w:rFonts w:hint="cs"/>
          <w:rtl/>
        </w:rPr>
        <w:t>ריב</w:t>
      </w:r>
      <w:r w:rsidRPr="00F40D4B">
        <w:rPr>
          <w:rtl/>
        </w:rPr>
        <w:t>"</w:t>
      </w:r>
      <w:r w:rsidRPr="00F40D4B">
        <w:rPr>
          <w:rFonts w:hint="cs"/>
          <w:rtl/>
        </w:rPr>
        <w:t>ת</w:t>
      </w:r>
      <w:r w:rsidRPr="00F40D4B">
        <w:rPr>
          <w:rtl/>
        </w:rPr>
        <w:t>:</w:t>
      </w:r>
    </w:p>
    <w:p w14:paraId="6BEA5C07" w14:textId="05748ED7" w:rsidR="006F071F" w:rsidRPr="00F40D4B" w:rsidRDefault="006F071F" w:rsidP="009B508D">
      <w:pPr>
        <w:rPr>
          <w:rtl/>
        </w:rPr>
      </w:pPr>
      <w:r w:rsidRPr="00F40D4B">
        <w:rPr>
          <w:rtl/>
        </w:rPr>
        <w:t>כל שאי אפשר לו לקיימו בסופו והתנה עליו מתחילתו - אינו אלא כמפליגה, וכשר.</w:t>
      </w:r>
    </w:p>
    <w:p w14:paraId="346E386F" w14:textId="7AC6DB9E" w:rsidR="00A018DE" w:rsidRDefault="006F071F" w:rsidP="00A018DE">
      <w:pPr>
        <w:pStyle w:val="36"/>
        <w:framePr w:wrap="notBeside"/>
        <w:rPr>
          <w:rtl/>
        </w:rPr>
      </w:pPr>
      <w:r w:rsidRPr="00F40D4B">
        <w:rPr>
          <w:rFonts w:hint="cs"/>
          <w:rtl/>
        </w:rPr>
        <w:t>ר</w:t>
      </w:r>
      <w:r w:rsidRPr="00F40D4B">
        <w:rPr>
          <w:rtl/>
        </w:rPr>
        <w:t>"</w:t>
      </w:r>
      <w:r w:rsidRPr="00F40D4B">
        <w:rPr>
          <w:rFonts w:hint="cs"/>
          <w:rtl/>
        </w:rPr>
        <w:t>נ מ</w:t>
      </w:r>
      <w:r w:rsidRPr="00F40D4B">
        <w:rPr>
          <w:rtl/>
        </w:rPr>
        <w:t>רב:</w:t>
      </w:r>
    </w:p>
    <w:p w14:paraId="18D95708" w14:textId="15CB70ED" w:rsidR="006F071F" w:rsidRPr="00F40D4B" w:rsidRDefault="006F071F" w:rsidP="009B508D">
      <w:pPr>
        <w:rPr>
          <w:rtl/>
        </w:rPr>
      </w:pPr>
      <w:r w:rsidRPr="00F40D4B">
        <w:rPr>
          <w:rtl/>
        </w:rPr>
        <w:t>הלכה כרבי יהודה בן תימא.</w:t>
      </w:r>
    </w:p>
    <w:p w14:paraId="08725297" w14:textId="64597A93" w:rsidR="00A018DE" w:rsidRDefault="006F071F" w:rsidP="00A018DE">
      <w:pPr>
        <w:pStyle w:val="36"/>
        <w:framePr w:wrap="notBeside"/>
        <w:rPr>
          <w:rtl/>
        </w:rPr>
      </w:pPr>
      <w:r w:rsidRPr="00F40D4B">
        <w:rPr>
          <w:rFonts w:hint="cs"/>
          <w:rtl/>
        </w:rPr>
        <w:t>רנב</w:t>
      </w:r>
      <w:r w:rsidRPr="00F40D4B">
        <w:rPr>
          <w:rtl/>
        </w:rPr>
        <w:t>"</w:t>
      </w:r>
      <w:r w:rsidRPr="00F40D4B">
        <w:rPr>
          <w:rFonts w:hint="cs"/>
          <w:rtl/>
        </w:rPr>
        <w:t>י</w:t>
      </w:r>
      <w:r w:rsidRPr="00F40D4B">
        <w:rPr>
          <w:rtl/>
        </w:rPr>
        <w:t>:</w:t>
      </w:r>
    </w:p>
    <w:p w14:paraId="60771AE9" w14:textId="7CACDB2E" w:rsidR="006F071F" w:rsidRPr="00F40D4B" w:rsidRDefault="00A018DE" w:rsidP="00A018DE">
      <w:pPr>
        <w:rPr>
          <w:rtl/>
        </w:rPr>
      </w:pPr>
      <w:r>
        <w:rPr>
          <w:rFonts w:hint="cs"/>
          <w:rtl/>
        </w:rPr>
        <w:t xml:space="preserve">כן מדוייק </w:t>
      </w:r>
      <w:r w:rsidRPr="00A018DE">
        <w:rPr>
          <w:rStyle w:val="affffc"/>
          <w:rFonts w:hint="cs"/>
          <w:rtl/>
        </w:rPr>
        <w:t>מהמשנה</w:t>
      </w:r>
      <w:r>
        <w:rPr>
          <w:rStyle w:val="affffc"/>
          <w:rFonts w:hint="cs"/>
          <w:rtl/>
        </w:rPr>
        <w:t>:</w:t>
      </w:r>
      <w:r>
        <w:rPr>
          <w:rFonts w:hint="cs"/>
          <w:rtl/>
        </w:rPr>
        <w:t xml:space="preserve"> </w:t>
      </w:r>
      <w:r w:rsidR="006F071F" w:rsidRPr="00F40D4B">
        <w:rPr>
          <w:rtl/>
        </w:rPr>
        <w:t>כל שאפשר לו לקיימו בסופו והתנה עליו מתחילתו - תנאו קיים,</w:t>
      </w:r>
      <w:r>
        <w:rPr>
          <w:rFonts w:hint="cs"/>
          <w:rtl/>
        </w:rPr>
        <w:t xml:space="preserve"> </w:t>
      </w:r>
      <w:r w:rsidR="006F071F" w:rsidRPr="00F40D4B">
        <w:rPr>
          <w:rtl/>
        </w:rPr>
        <w:t xml:space="preserve">הא </w:t>
      </w:r>
      <w:r>
        <w:rPr>
          <w:rFonts w:hint="cs"/>
          <w:rtl/>
        </w:rPr>
        <w:t>א''א</w:t>
      </w:r>
      <w:r w:rsidR="006F071F" w:rsidRPr="00F40D4B">
        <w:rPr>
          <w:rtl/>
        </w:rPr>
        <w:t xml:space="preserve"> לו לקיימו - תנאו בטל, </w:t>
      </w:r>
      <w:r w:rsidR="006F071F" w:rsidRPr="00A018DE">
        <w:rPr>
          <w:b/>
          <w:bCs/>
          <w:rtl/>
        </w:rPr>
        <w:t>ש"מ.</w:t>
      </w:r>
    </w:p>
    <w:p w14:paraId="54503DFA" w14:textId="77777777" w:rsidR="006F071F" w:rsidRPr="00F40D4B" w:rsidRDefault="006F071F" w:rsidP="00A018DE">
      <w:pPr>
        <w:pStyle w:val="affff9"/>
        <w:rPr>
          <w:rtl/>
        </w:rPr>
      </w:pPr>
      <w:r w:rsidRPr="00F40D4B">
        <w:rPr>
          <w:rtl/>
        </w:rPr>
        <w:lastRenderedPageBreak/>
        <w:t>הדרן עלך השוכר את הפועלים.</w:t>
      </w:r>
    </w:p>
    <w:bookmarkEnd w:id="8"/>
    <w:p w14:paraId="256677CA" w14:textId="77777777" w:rsidR="006F071F" w:rsidRPr="00F40D4B" w:rsidRDefault="006F071F" w:rsidP="009B508D">
      <w:pPr>
        <w:sectPr w:rsidR="006F071F" w:rsidRPr="00F40D4B" w:rsidSect="00F3504E">
          <w:pgSz w:w="5103" w:h="7371" w:code="9"/>
          <w:pgMar w:top="567" w:right="1134" w:bottom="567" w:left="567" w:header="567" w:footer="567" w:gutter="0"/>
          <w:cols w:space="708"/>
          <w:bidi/>
          <w:rtlGutter/>
          <w:docGrid w:linePitch="360"/>
        </w:sectPr>
      </w:pPr>
    </w:p>
    <w:p w14:paraId="670E3D4C" w14:textId="77777777" w:rsidR="006F071F" w:rsidRPr="00F40D4B" w:rsidRDefault="006F071F" w:rsidP="0078246D">
      <w:pPr>
        <w:pStyle w:val="afffff"/>
        <w:framePr w:wrap="around"/>
        <w:rPr>
          <w:rtl/>
        </w:rPr>
      </w:pPr>
      <w:bookmarkStart w:id="14" w:name="_Hlk168208730"/>
      <w:r w:rsidRPr="00F40D4B">
        <w:rPr>
          <w:rtl/>
        </w:rPr>
        <w:lastRenderedPageBreak/>
        <w:t>משנה.</w:t>
      </w:r>
    </w:p>
    <w:p w14:paraId="0E6BC6DB" w14:textId="2CC068A6" w:rsidR="00EB19AF" w:rsidRDefault="00EB19AF" w:rsidP="000737EC">
      <w:pPr>
        <w:pStyle w:val="afff1"/>
        <w:framePr w:wrap="around"/>
        <w:rPr>
          <w:del w:id="40028" w:author="Claude" w:date="2026-10-06T14:10:01Z"/>
          <w:rtl/>
        </w:rPr>
      </w:pPr>
      <w:del w:id="40027" w:author="Claude" w:date="2026-10-06T14:10:01Z">
        <w:r>
          <w:rPr>
            <w:rFonts w:hint="cs"/>
            <w:rtl/>
          </w:rPr>
          <w:delText xml:space="preserve">השואל </w:delText>
        </w:r>
      </w:del>
    </w:p>
    <w:p w14:paraId="4EE14449" w14:textId="3BCA3BF8" w:rsidR="00EB19AF" w:rsidRDefault="00EB19AF" w:rsidP="000737EC">
      <w:pPr>
        <w:pStyle w:val="afff0"/>
        <w:framePr w:wrap="around"/>
        <w:rPr>
          <w:rtl/>
        </w:rPr>
      </w:pPr>
      <w:r>
        <w:rPr>
          <w:rFonts w:hint="cs"/>
          <w:rtl/>
        </w:rPr>
        <w:t>פרק שמיני</w:t>
      </w:r>
    </w:p>
    <w:p>
      <w:pPr>
        <w:pStyle w:val="afff1"/>
        <w:framePr w:wrap="around"/>
        <w:rPr>
          <w:ins w:id="40030" w:author="Claude" w:date="2026-10-06T14:10:01Z"/>
          <w:rtl/>
        </w:rPr>
      </w:pPr>
      <w:ins w:id="40029" w:author="Claude" w:date="2026-10-06T14:10:01Z">
        <w:r>
          <w:rPr>
            <w:rFonts w:hint="cs"/>
            <w:rtl/>
          </w:rPr>
          <w:t xml:space="preserve">המקבל </w:t>
        </w:r>
      </w:ins>
    </w:p>
    <w:p>
      <w:pPr>
        <w:pStyle w:val="afffff"/>
        <w:rPr>
          <w:ins w:id="20359" w:author="קלוד" w:date="2026-10-06T10:08:05Z"/>
        </w:rPr>
      </w:pPr>
      <w:ins w:id="20358" w:author="קלוד" w:date="2026-10-06T10:08:05Z">
        <w:r>
          <w:t xml:space="preserve">משנה א</w:t>
        </w:r>
      </w:ins>
    </w:p>
    <w:p w14:paraId="30925CBF" w14:textId="66E586A8" w:rsidR="00A6533C" w:rsidRPr="00F40D4B" w:rsidRDefault="006F071F" w:rsidP="000737EC">
      <w:pPr>
        <w:pStyle w:val="afff3"/>
        <w:rPr>
          <w:rtl/>
        </w:rPr>
      </w:pPr>
      <w:ins w:id="9970" w:author="מספור קטעי משנה" w:date="2026-10-06T06:45:11Z">
        <w:r>
          <w:rPr>
            <w:rStyle w:val="MisparKeta"/>
          </w:rPr>
          <w:t xml:space="preserve">א. </w:t>
        </w:r>
      </w:ins>
      <w:r w:rsidRPr="00F40D4B">
        <w:rPr>
          <w:rtl/>
        </w:rPr>
        <w:t>השואל את הפרה ושאל בעליה עמה, או שכר בעליה עמה,</w:t>
      </w:r>
    </w:p>
    <w:p w14:paraId="0010CED6" w14:textId="7C2B9F7C" w:rsidR="006F071F" w:rsidRPr="00F40D4B" w:rsidRDefault="006F071F" w:rsidP="000737EC">
      <w:pPr>
        <w:pStyle w:val="afff3"/>
        <w:rPr>
          <w:rtl/>
        </w:rPr>
      </w:pPr>
      <w:r w:rsidRPr="00F40D4B">
        <w:rPr>
          <w:rtl/>
        </w:rPr>
        <w:t>שאל הבעלים או שכרן ואח''כ שאל את הפרה ומתה - פטור, שנאמר אם בעליו עמו לא ישלם.</w:t>
      </w:r>
    </w:p>
    <w:p w14:paraId="6254A51B" w14:textId="77777777" w:rsidR="00A6533C" w:rsidRPr="00F40D4B" w:rsidRDefault="006F071F" w:rsidP="000737EC">
      <w:pPr>
        <w:pStyle w:val="afff3"/>
        <w:rPr>
          <w:rtl/>
        </w:rPr>
      </w:pPr>
      <w:r w:rsidRPr="00F40D4B">
        <w:rPr>
          <w:rtl/>
        </w:rPr>
        <w:t>אבל שאל את הפרה ואח''כ שאל את הבעלים או שכרן, ומתה - חייב,</w:t>
      </w:r>
    </w:p>
    <w:p w14:paraId="467429CD" w14:textId="0EE42B0F" w:rsidR="006F071F" w:rsidRPr="00F40D4B" w:rsidRDefault="006F071F" w:rsidP="000737EC">
      <w:pPr>
        <w:pStyle w:val="afff3"/>
        <w:rPr>
          <w:rtl/>
        </w:rPr>
      </w:pPr>
      <w:r w:rsidRPr="00F40D4B">
        <w:rPr>
          <w:rtl/>
        </w:rPr>
        <w:t>שנאמר בעליו אין עמו שלם ישלם.</w:t>
      </w:r>
    </w:p>
    <w:p w14:paraId="7B0D2AA5" w14:textId="77777777" w:rsidR="00A6533C" w:rsidRPr="00F40D4B" w:rsidRDefault="00A6533C" w:rsidP="000737EC">
      <w:pPr>
        <w:pStyle w:val="aff9"/>
        <w:rPr>
          <w:rtl/>
        </w:rPr>
      </w:pPr>
      <w:r w:rsidRPr="00F40D4B">
        <w:rPr>
          <w:rtl/>
        </w:rPr>
        <w:t>***</w:t>
      </w:r>
    </w:p>
    <w:p w14:paraId="185CB50C" w14:textId="77777777" w:rsidR="00A6533C" w:rsidRPr="00F40D4B" w:rsidRDefault="006F071F" w:rsidP="000737EC">
      <w:pPr>
        <w:pStyle w:val="affe"/>
        <w:framePr w:wrap="around"/>
        <w:rPr>
          <w:rtl/>
        </w:rPr>
      </w:pPr>
      <w:r w:rsidRPr="00F40D4B">
        <w:rPr>
          <w:rtl/>
        </w:rPr>
        <w:t>צד:</w:t>
      </w:r>
    </w:p>
    <w:p w14:paraId="31E1B6F1" w14:textId="028A8D55" w:rsidR="006F071F" w:rsidRPr="00F40D4B" w:rsidRDefault="006F071F" w:rsidP="000737EC">
      <w:pPr>
        <w:rPr>
          <w:rtl/>
        </w:rPr>
      </w:pPr>
      <w:r w:rsidRPr="00F40D4B">
        <w:rPr>
          <w:rtl/>
        </w:rPr>
        <w:t xml:space="preserve">סיפא </w:t>
      </w:r>
      <w:r w:rsidRPr="00F40D4B">
        <w:rPr>
          <w:rFonts w:hint="cs"/>
          <w:rtl/>
        </w:rPr>
        <w:t>ד</w:t>
      </w:r>
      <w:r w:rsidRPr="00F40D4B">
        <w:rPr>
          <w:rtl/>
        </w:rPr>
        <w:t>ואח''כ שאל את הפרה, מכלל דרישא דקתני עמה - עמה ממש.</w:t>
      </w:r>
    </w:p>
    <w:p w14:paraId="3B340116" w14:textId="77777777" w:rsidR="006F071F" w:rsidRPr="00F40D4B" w:rsidRDefault="006F071F" w:rsidP="000737EC">
      <w:pPr>
        <w:rPr>
          <w:rtl/>
        </w:rPr>
      </w:pPr>
      <w:r w:rsidRPr="00F40D4B">
        <w:rPr>
          <w:rtl/>
        </w:rPr>
        <w:t>עמה ממש –</w:t>
      </w:r>
      <w:r w:rsidRPr="00F40D4B">
        <w:rPr>
          <w:rFonts w:hint="cs"/>
          <w:rtl/>
        </w:rPr>
        <w:t xml:space="preserve"> ואפי' ד</w:t>
      </w:r>
      <w:r w:rsidRPr="00F40D4B">
        <w:rPr>
          <w:rtl/>
        </w:rPr>
        <w:t>פרה במשיכה ובעלים באמירה</w:t>
      </w:r>
    </w:p>
    <w:p w14:paraId="6C3931D0" w14:textId="77777777" w:rsidR="0078246D" w:rsidRDefault="006F071F" w:rsidP="000737EC">
      <w:pPr>
        <w:pStyle w:val="36"/>
        <w:framePr w:wrap="notBeside"/>
        <w:rPr>
          <w:rtl/>
        </w:rPr>
      </w:pPr>
      <w:r w:rsidRPr="00F40D4B">
        <w:rPr>
          <w:rFonts w:hint="cs"/>
          <w:rtl/>
        </w:rPr>
        <w:t>א.</w:t>
      </w:r>
    </w:p>
    <w:p w14:paraId="551A720C" w14:textId="7E464D75" w:rsidR="006F071F" w:rsidRPr="00F40D4B" w:rsidRDefault="006F071F" w:rsidP="000737EC">
      <w:pPr>
        <w:rPr>
          <w:rtl/>
        </w:rPr>
      </w:pPr>
      <w:r w:rsidRPr="00F40D4B">
        <w:rPr>
          <w:rtl/>
        </w:rPr>
        <w:t>כגון דקיימא פרה בחצרו דשואל, דלא מחסרא משיכה.</w:t>
      </w:r>
    </w:p>
    <w:p w14:paraId="19094120" w14:textId="77777777" w:rsidR="0078246D" w:rsidRDefault="006F071F" w:rsidP="000737EC">
      <w:pPr>
        <w:pStyle w:val="36"/>
        <w:framePr w:wrap="notBeside"/>
        <w:rPr>
          <w:rtl/>
        </w:rPr>
      </w:pPr>
      <w:r w:rsidRPr="00F40D4B">
        <w:rPr>
          <w:rFonts w:hint="cs"/>
          <w:rtl/>
        </w:rPr>
        <w:t>ב.</w:t>
      </w:r>
      <w:r w:rsidRPr="00F40D4B">
        <w:rPr>
          <w:rtl/>
        </w:rPr>
        <w:t xml:space="preserve"> </w:t>
      </w:r>
    </w:p>
    <w:p w14:paraId="72961404" w14:textId="59086011" w:rsidR="006F071F" w:rsidRPr="00F40D4B" w:rsidRDefault="006F071F" w:rsidP="000737EC">
      <w:pPr>
        <w:rPr>
          <w:rtl/>
        </w:rPr>
      </w:pPr>
      <w:r w:rsidRPr="00F40D4B">
        <w:rPr>
          <w:rtl/>
        </w:rPr>
        <w:t>א</w:t>
      </w:r>
      <w:r w:rsidRPr="00F40D4B">
        <w:rPr>
          <w:rFonts w:hint="cs"/>
          <w:rtl/>
        </w:rPr>
        <w:t>"ל</w:t>
      </w:r>
      <w:r w:rsidRPr="00F40D4B">
        <w:rPr>
          <w:rtl/>
        </w:rPr>
        <w:t>: את גופך לא תשאל עד שעת משיכת פרתך.</w:t>
      </w:r>
    </w:p>
    <w:p w14:paraId="757268FC" w14:textId="77777777" w:rsidR="00A6533C" w:rsidRPr="00F40D4B" w:rsidRDefault="00A6533C" w:rsidP="000737EC">
      <w:pPr>
        <w:pStyle w:val="aff9"/>
        <w:rPr>
          <w:rtl/>
        </w:rPr>
      </w:pPr>
      <w:r w:rsidRPr="00F40D4B">
        <w:rPr>
          <w:rtl/>
        </w:rPr>
        <w:t>***</w:t>
      </w:r>
    </w:p>
    <w:p w14:paraId="5FDEF227" w14:textId="77777777" w:rsidR="0078246D" w:rsidRDefault="006F071F" w:rsidP="000737EC">
      <w:pPr>
        <w:pStyle w:val="36"/>
        <w:framePr w:wrap="notBeside"/>
        <w:rPr>
          <w:rtl/>
        </w:rPr>
      </w:pPr>
      <w:r w:rsidRPr="00F40D4B">
        <w:rPr>
          <w:rtl/>
        </w:rPr>
        <w:t xml:space="preserve">תנן </w:t>
      </w:r>
      <w:r w:rsidR="00237964" w:rsidRPr="00F40D4B">
        <w:rPr>
          <w:rtl/>
        </w:rPr>
        <w:t>שם</w:t>
      </w:r>
      <w:r w:rsidRPr="00F40D4B">
        <w:rPr>
          <w:rtl/>
        </w:rPr>
        <w:t>,</w:t>
      </w:r>
    </w:p>
    <w:p w14:paraId="24B1046B" w14:textId="29F2B239" w:rsidR="006F071F" w:rsidRPr="00F40D4B" w:rsidRDefault="006F071F" w:rsidP="000737EC">
      <w:pPr>
        <w:rPr>
          <w:rtl/>
        </w:rPr>
      </w:pPr>
      <w:r w:rsidRPr="00D26B75">
        <w:rPr>
          <w:b/>
          <w:bCs/>
          <w:rtl/>
        </w:rPr>
        <w:t>ארבעה שומרים הם:</w:t>
      </w:r>
      <w:r w:rsidRPr="00F40D4B">
        <w:rPr>
          <w:rtl/>
        </w:rPr>
        <w:t xml:space="preserve"> שומר חנם והשואל, נושא שכר והשוכר.</w:t>
      </w:r>
    </w:p>
    <w:p w14:paraId="359DF06D" w14:textId="77777777" w:rsidR="00A6533C" w:rsidRPr="00F40D4B" w:rsidRDefault="006F071F" w:rsidP="000737EC">
      <w:pPr>
        <w:rPr>
          <w:rtl/>
        </w:rPr>
      </w:pPr>
      <w:r w:rsidRPr="00F40D4B">
        <w:rPr>
          <w:rtl/>
        </w:rPr>
        <w:t>שומר חנם נשבע על הכל, והשואל משלם את הכל,</w:t>
      </w:r>
    </w:p>
    <w:p w14:paraId="0EF684F3" w14:textId="2B005376" w:rsidR="006F071F" w:rsidRPr="00F40D4B" w:rsidRDefault="006F071F" w:rsidP="000737EC">
      <w:pPr>
        <w:rPr>
          <w:rtl/>
        </w:rPr>
      </w:pPr>
      <w:r w:rsidRPr="00F40D4B">
        <w:rPr>
          <w:rtl/>
        </w:rPr>
        <w:t>נושא שכר והשוכר נשבעין על השבורה ועל השבויה ועל המתה, ומשלמים את האבידה ואת הגניבה.</w:t>
      </w:r>
    </w:p>
    <w:p w14:paraId="6A9E6A4D" w14:textId="77777777" w:rsidR="0078246D" w:rsidRDefault="006F071F" w:rsidP="000737EC">
      <w:pPr>
        <w:pStyle w:val="36"/>
        <w:framePr w:wrap="notBeside"/>
        <w:rPr>
          <w:rtl/>
        </w:rPr>
      </w:pPr>
      <w:r w:rsidRPr="00F40D4B">
        <w:rPr>
          <w:rFonts w:hint="cs"/>
          <w:rtl/>
        </w:rPr>
        <w:t>מד</w:t>
      </w:r>
      <w:r w:rsidRPr="00F40D4B">
        <w:rPr>
          <w:rtl/>
        </w:rPr>
        <w:t>ת"ר:</w:t>
      </w:r>
    </w:p>
    <w:p w14:paraId="225728E8" w14:textId="350EC690" w:rsidR="006F071F" w:rsidRPr="00F40D4B" w:rsidRDefault="006F071F" w:rsidP="000737EC">
      <w:pPr>
        <w:rPr>
          <w:rtl/>
        </w:rPr>
      </w:pPr>
      <w:r w:rsidRPr="00F40D4B">
        <w:rPr>
          <w:rtl/>
        </w:rPr>
        <w:t>פרשה ראשונה נאמרה בשומר חנם, שניה בשומר שכר, שלישית בשואל.</w:t>
      </w:r>
    </w:p>
    <w:p w14:paraId="0883F450" w14:textId="77777777" w:rsidR="00A6533C" w:rsidRPr="00F40D4B" w:rsidRDefault="006F071F" w:rsidP="000737EC">
      <w:pPr>
        <w:rPr>
          <w:rtl/>
        </w:rPr>
      </w:pPr>
      <w:r w:rsidRPr="00F40D4B">
        <w:rPr>
          <w:rFonts w:hint="cs"/>
          <w:rtl/>
        </w:rPr>
        <w:t>ש</w:t>
      </w:r>
      <w:r w:rsidRPr="00F40D4B">
        <w:rPr>
          <w:rtl/>
        </w:rPr>
        <w:t xml:space="preserve">לישית בשואל - מפורש: </w:t>
      </w:r>
      <w:r w:rsidRPr="00D26B75">
        <w:rPr>
          <w:rStyle w:val="affff8"/>
          <w:rtl/>
        </w:rPr>
        <w:t>וכי ישאל איש מעם רעהו ונשבר או מת בעליו אין עמו שלם ישלם,</w:t>
      </w:r>
    </w:p>
    <w:p w14:paraId="0DE9A891" w14:textId="77777777" w:rsidR="00A6533C" w:rsidRPr="00F40D4B" w:rsidRDefault="006F071F" w:rsidP="000737EC">
      <w:pPr>
        <w:rPr>
          <w:rtl/>
        </w:rPr>
      </w:pPr>
      <w:r w:rsidRPr="00F40D4B">
        <w:rPr>
          <w:rtl/>
        </w:rPr>
        <w:t xml:space="preserve">ראשונה </w:t>
      </w:r>
      <w:r w:rsidRPr="00F40D4B">
        <w:rPr>
          <w:rFonts w:hint="cs"/>
          <w:rtl/>
        </w:rPr>
        <w:t xml:space="preserve">מסתברא </w:t>
      </w:r>
      <w:r w:rsidRPr="00F40D4B">
        <w:rPr>
          <w:rtl/>
        </w:rPr>
        <w:t>בש</w:t>
      </w:r>
      <w:r w:rsidRPr="00F40D4B">
        <w:rPr>
          <w:rFonts w:hint="cs"/>
          <w:rtl/>
        </w:rPr>
        <w:t>"ח, ו</w:t>
      </w:r>
      <w:r w:rsidRPr="00F40D4B">
        <w:rPr>
          <w:rtl/>
        </w:rPr>
        <w:t>שניה בשומר שכר, שכן חייב בגניבה ואבידה.</w:t>
      </w:r>
    </w:p>
    <w:p w14:paraId="30EF2B07" w14:textId="6F82F479" w:rsidR="006F071F" w:rsidRPr="00F40D4B" w:rsidRDefault="006F071F" w:rsidP="000737EC">
      <w:pPr>
        <w:rPr>
          <w:rtl/>
        </w:rPr>
      </w:pPr>
      <w:r w:rsidRPr="00F40D4B">
        <w:rPr>
          <w:rFonts w:hint="cs"/>
          <w:rtl/>
        </w:rPr>
        <w:t>ואפי' דמשלם כפל בט''ט גנב מ''מ קרנא בלא שבועה עדיפא מכפילא בשבועה</w:t>
      </w:r>
    </w:p>
    <w:p w14:paraId="5F49932C" w14:textId="77777777" w:rsidR="00D26B75" w:rsidRDefault="006F071F" w:rsidP="000737EC">
      <w:pPr>
        <w:pStyle w:val="36"/>
        <w:framePr w:wrap="notBeside"/>
        <w:rPr>
          <w:rtl/>
        </w:rPr>
      </w:pPr>
      <w:r w:rsidRPr="00F40D4B">
        <w:rPr>
          <w:rtl/>
        </w:rPr>
        <w:lastRenderedPageBreak/>
        <w:t>תדע,</w:t>
      </w:r>
    </w:p>
    <w:p w14:paraId="62526948" w14:textId="67CF7347" w:rsidR="006F071F" w:rsidRPr="00F40D4B" w:rsidRDefault="006F071F" w:rsidP="000737EC">
      <w:pPr>
        <w:rPr>
          <w:rtl/>
        </w:rPr>
      </w:pPr>
      <w:r w:rsidRPr="00F40D4B">
        <w:rPr>
          <w:rtl/>
        </w:rPr>
        <w:t>דהא שואל כל הנאה שלו, ואינו משלם אלא קרן.</w:t>
      </w:r>
    </w:p>
    <w:p w14:paraId="4A1ABCA6" w14:textId="2E678C00" w:rsidR="0078246D" w:rsidRDefault="006F071F" w:rsidP="000737EC">
      <w:pPr>
        <w:rPr>
          <w:rtl/>
        </w:rPr>
      </w:pPr>
      <w:r w:rsidRPr="00F40D4B">
        <w:rPr>
          <w:rFonts w:hint="cs"/>
          <w:rtl/>
        </w:rPr>
        <w:t xml:space="preserve">ואפי </w:t>
      </w:r>
      <w:r w:rsidR="00D26B75">
        <w:rPr>
          <w:rFonts w:hint="cs"/>
          <w:rtl/>
        </w:rPr>
        <w:t xml:space="preserve">שצריכה מזונות </w:t>
      </w:r>
      <w:r w:rsidRPr="00F40D4B">
        <w:rPr>
          <w:rFonts w:hint="cs"/>
          <w:rtl/>
        </w:rPr>
        <w:t xml:space="preserve">מיירי </w:t>
      </w:r>
      <w:r w:rsidR="00D26B75">
        <w:rPr>
          <w:rFonts w:hint="cs"/>
          <w:rtl/>
        </w:rPr>
        <w:t xml:space="preserve">שקיימת </w:t>
      </w:r>
      <w:r w:rsidRPr="00F40D4B">
        <w:rPr>
          <w:rFonts w:hint="cs"/>
          <w:rtl/>
        </w:rPr>
        <w:t xml:space="preserve">באגם.  </w:t>
      </w:r>
      <w:r w:rsidR="00D26B75">
        <w:rPr>
          <w:rFonts w:hint="cs"/>
          <w:rtl/>
        </w:rPr>
        <w:t xml:space="preserve">וא''צ שמירה </w:t>
      </w:r>
    </w:p>
    <w:p w14:paraId="5FA8F508" w14:textId="77777777" w:rsidR="0078246D" w:rsidRDefault="0078246D" w:rsidP="000737EC">
      <w:pPr>
        <w:pStyle w:val="36"/>
        <w:framePr w:wrap="notBeside"/>
        <w:rPr>
          <w:rtl/>
        </w:rPr>
      </w:pPr>
      <w:r>
        <w:rPr>
          <w:rFonts w:hint="cs"/>
          <w:rtl/>
        </w:rPr>
        <w:t>א.</w:t>
      </w:r>
    </w:p>
    <w:p w14:paraId="6CFAEA79" w14:textId="1DF7706A" w:rsidR="006F071F" w:rsidRPr="00F40D4B" w:rsidRDefault="006F071F" w:rsidP="000737EC">
      <w:pPr>
        <w:rPr>
          <w:rtl/>
        </w:rPr>
      </w:pPr>
      <w:r w:rsidRPr="00F40D4B">
        <w:rPr>
          <w:rFonts w:hint="cs"/>
          <w:rtl/>
        </w:rPr>
        <w:t>דמיירי בנטר מתא</w:t>
      </w:r>
      <w:r w:rsidR="00D26B75">
        <w:rPr>
          <w:rFonts w:hint="cs"/>
          <w:rtl/>
        </w:rPr>
        <w:t xml:space="preserve"> </w:t>
      </w:r>
      <w:r w:rsidR="0078246D" w:rsidRPr="00D26B75">
        <w:rPr>
          <w:rStyle w:val="affffc"/>
          <w:rFonts w:hint="cs"/>
          <w:rtl/>
        </w:rPr>
        <w:t>ב.</w:t>
      </w:r>
      <w:r w:rsidR="00D26B75">
        <w:rPr>
          <w:rStyle w:val="affffc"/>
          <w:rFonts w:hint="cs"/>
          <w:rtl/>
        </w:rPr>
        <w:t xml:space="preserve"> </w:t>
      </w:r>
      <w:r w:rsidRPr="00F40D4B">
        <w:rPr>
          <w:rFonts w:hint="cs"/>
          <w:rtl/>
        </w:rPr>
        <w:t>רוב הנאה שלו.</w:t>
      </w:r>
      <w:r w:rsidR="00D26B75">
        <w:rPr>
          <w:rFonts w:hint="cs"/>
          <w:rtl/>
        </w:rPr>
        <w:t xml:space="preserve"> </w:t>
      </w:r>
      <w:r w:rsidR="0078246D" w:rsidRPr="00D26B75">
        <w:rPr>
          <w:rStyle w:val="affffc"/>
          <w:rFonts w:hint="cs"/>
          <w:rtl/>
        </w:rPr>
        <w:t>ג.</w:t>
      </w:r>
      <w:r w:rsidR="00D26B75">
        <w:rPr>
          <w:rFonts w:hint="cs"/>
          <w:rtl/>
        </w:rPr>
        <w:t xml:space="preserve"> </w:t>
      </w:r>
      <w:r w:rsidRPr="00F40D4B">
        <w:rPr>
          <w:rtl/>
        </w:rPr>
        <w:t>בשאילת כלים.</w:t>
      </w:r>
    </w:p>
    <w:p w14:paraId="71022654" w14:textId="77777777" w:rsidR="006F071F" w:rsidRPr="00F40D4B" w:rsidRDefault="006F071F" w:rsidP="000737EC">
      <w:pPr>
        <w:rPr>
          <w:rtl/>
        </w:rPr>
      </w:pPr>
    </w:p>
    <w:p w14:paraId="119B65C4" w14:textId="77777777" w:rsidR="0078246D" w:rsidRDefault="006F071F" w:rsidP="000737EC">
      <w:pPr>
        <w:pStyle w:val="36"/>
        <w:framePr w:wrap="notBeside"/>
        <w:rPr>
          <w:rtl/>
        </w:rPr>
      </w:pPr>
      <w:r w:rsidRPr="00F40D4B">
        <w:rPr>
          <w:rtl/>
        </w:rPr>
        <w:t>•</w:t>
      </w:r>
    </w:p>
    <w:p w14:paraId="7A8566D0" w14:textId="39F3C8D3" w:rsidR="006F071F" w:rsidRPr="00F40D4B" w:rsidRDefault="006F071F" w:rsidP="000737EC">
      <w:pPr>
        <w:pStyle w:val="affff9"/>
        <w:rPr>
          <w:rtl/>
        </w:rPr>
      </w:pPr>
      <w:r w:rsidRPr="00F40D4B">
        <w:rPr>
          <w:rtl/>
        </w:rPr>
        <w:t>נושא שכר והשוכר נשבעין על השבורה ועל השבויה ועל המתה, ומשלמין את האבידה ואת הגניבה.</w:t>
      </w:r>
    </w:p>
    <w:p w14:paraId="6AC634F8" w14:textId="77777777" w:rsidR="006F071F" w:rsidRPr="00F40D4B" w:rsidRDefault="006F071F" w:rsidP="000737EC">
      <w:pPr>
        <w:rPr>
          <w:rtl/>
        </w:rPr>
      </w:pPr>
      <w:r w:rsidRPr="00F40D4B">
        <w:rPr>
          <w:rtl/>
        </w:rPr>
        <w:t>גניבה – ד</w:t>
      </w:r>
      <w:r w:rsidRPr="0078246D">
        <w:rPr>
          <w:rStyle w:val="affff8"/>
          <w:rFonts w:hint="cs"/>
          <w:rtl/>
        </w:rPr>
        <w:t>'</w:t>
      </w:r>
      <w:r w:rsidRPr="0078246D">
        <w:rPr>
          <w:rStyle w:val="affff8"/>
          <w:rtl/>
        </w:rPr>
        <w:t>אם גנוב יגנב מעמו ישלם לבעליו</w:t>
      </w:r>
      <w:r w:rsidRPr="0078246D">
        <w:rPr>
          <w:rStyle w:val="affff8"/>
          <w:rFonts w:hint="cs"/>
          <w:rtl/>
        </w:rPr>
        <w:t>'</w:t>
      </w:r>
      <w:r w:rsidRPr="0078246D">
        <w:rPr>
          <w:rStyle w:val="affff8"/>
          <w:rtl/>
        </w:rPr>
        <w:t xml:space="preserve">, </w:t>
      </w:r>
      <w:r w:rsidRPr="0078246D">
        <w:rPr>
          <w:rStyle w:val="affff8"/>
          <w:rFonts w:hint="cs"/>
          <w:rtl/>
        </w:rPr>
        <w:t>'גנב יגנב'</w:t>
      </w:r>
      <w:r w:rsidRPr="00F40D4B">
        <w:rPr>
          <w:rFonts w:hint="cs"/>
          <w:rtl/>
        </w:rPr>
        <w:t xml:space="preserve"> מ''מ לרבות אבידה</w:t>
      </w:r>
      <w:r w:rsidRPr="00F40D4B">
        <w:rPr>
          <w:rtl/>
        </w:rPr>
        <w:t>.</w:t>
      </w:r>
    </w:p>
    <w:p w14:paraId="35F70264" w14:textId="77777777" w:rsidR="00D26B75" w:rsidRDefault="006F071F" w:rsidP="000737EC">
      <w:pPr>
        <w:pStyle w:val="36"/>
        <w:framePr w:wrap="notBeside"/>
        <w:rPr>
          <w:rtl/>
        </w:rPr>
      </w:pPr>
      <w:r w:rsidRPr="00F40D4B">
        <w:rPr>
          <w:rFonts w:hint="cs"/>
          <w:rtl/>
        </w:rPr>
        <w:t xml:space="preserve">ואפי' למ''ד </w:t>
      </w:r>
    </w:p>
    <w:p w14:paraId="50EAEE3A" w14:textId="3E8F8556" w:rsidR="006F071F" w:rsidRPr="00F40D4B" w:rsidRDefault="006F071F" w:rsidP="000737EC">
      <w:pPr>
        <w:rPr>
          <w:rtl/>
        </w:rPr>
      </w:pPr>
      <w:r w:rsidRPr="00F40D4B">
        <w:rPr>
          <w:rFonts w:hint="cs"/>
          <w:rtl/>
        </w:rPr>
        <w:t>דברה תורה כלשון בנ''א ק''ו מגניבה דקרובה לאונס ומשלם לאבידה שקרובה לפשיעה.</w:t>
      </w:r>
    </w:p>
    <w:p w14:paraId="2BCFFECA" w14:textId="77777777" w:rsidR="00D26B75" w:rsidRDefault="006F071F" w:rsidP="000737EC">
      <w:pPr>
        <w:pStyle w:val="36"/>
        <w:framePr w:wrap="notBeside"/>
        <w:rPr>
          <w:rtl/>
        </w:rPr>
      </w:pPr>
      <w:r w:rsidRPr="00F40D4B">
        <w:rPr>
          <w:rFonts w:hint="cs"/>
          <w:rtl/>
        </w:rPr>
        <w:t xml:space="preserve">ולמ''ד דלא דברה </w:t>
      </w:r>
    </w:p>
    <w:p w14:paraId="5FC202B5" w14:textId="77B5E4E2" w:rsidR="006F071F" w:rsidRPr="00F40D4B" w:rsidRDefault="00D26B75" w:rsidP="000737EC">
      <w:pPr>
        <w:rPr>
          <w:rtl/>
        </w:rPr>
      </w:pPr>
      <w:r>
        <w:rPr>
          <w:rFonts w:hint="cs"/>
          <w:rtl/>
        </w:rPr>
        <w:t>ת</w:t>
      </w:r>
      <w:r w:rsidR="006F071F" w:rsidRPr="00F40D4B">
        <w:rPr>
          <w:rFonts w:hint="cs"/>
          <w:rtl/>
        </w:rPr>
        <w:t>ורה כלשון בנ</w:t>
      </w:r>
      <w:r w:rsidR="0078246D">
        <w:rPr>
          <w:rFonts w:hint="cs"/>
          <w:rtl/>
        </w:rPr>
        <w:t>י</w:t>
      </w:r>
      <w:r w:rsidR="006F071F" w:rsidRPr="00F40D4B">
        <w:rPr>
          <w:rFonts w:hint="cs"/>
          <w:rtl/>
        </w:rPr>
        <w:t xml:space="preserve"> אדם:</w:t>
      </w:r>
      <w:r w:rsidR="006F071F" w:rsidRPr="00F40D4B">
        <w:rPr>
          <w:rtl/>
        </w:rPr>
        <w:t xml:space="preserve"> </w:t>
      </w:r>
      <w:r>
        <w:rPr>
          <w:rFonts w:hint="cs"/>
          <w:rtl/>
        </w:rPr>
        <w:t xml:space="preserve">דבר שנלמד </w:t>
      </w:r>
      <w:r w:rsidR="006F071F" w:rsidRPr="00F40D4B">
        <w:rPr>
          <w:rtl/>
        </w:rPr>
        <w:t>בק</w:t>
      </w:r>
      <w:r w:rsidR="006F071F" w:rsidRPr="00F40D4B">
        <w:rPr>
          <w:rFonts w:hint="cs"/>
          <w:rtl/>
        </w:rPr>
        <w:t>''ו</w:t>
      </w:r>
      <w:r w:rsidR="006F071F" w:rsidRPr="00F40D4B">
        <w:rPr>
          <w:rtl/>
        </w:rPr>
        <w:t xml:space="preserve"> טרח וכתב לה קרא.</w:t>
      </w:r>
    </w:p>
    <w:p w14:paraId="5B94028E" w14:textId="77777777" w:rsidR="00A6533C" w:rsidRPr="00F40D4B" w:rsidRDefault="00A6533C" w:rsidP="000737EC">
      <w:pPr>
        <w:pStyle w:val="aff9"/>
        <w:rPr>
          <w:rtl/>
        </w:rPr>
      </w:pPr>
      <w:r w:rsidRPr="00F40D4B">
        <w:rPr>
          <w:rtl/>
        </w:rPr>
        <w:t>***</w:t>
      </w:r>
    </w:p>
    <w:p w14:paraId="28C413FE" w14:textId="77777777" w:rsidR="00D26B75" w:rsidRDefault="006F071F" w:rsidP="000737EC">
      <w:pPr>
        <w:pStyle w:val="afffb"/>
        <w:rPr>
          <w:rtl/>
        </w:rPr>
      </w:pPr>
      <w:ins w:id="9971" w:author="מספור קטעי משנה" w:date="2026-10-06T06:45:11Z">
        <w:r>
          <w:rPr>
            <w:rStyle w:val="MisparKeta"/>
          </w:rPr>
          <w:t xml:space="preserve">ג. </w:t>
        </w:r>
      </w:ins>
      <w:r w:rsidRPr="0078246D">
        <w:rPr>
          <w:rtl/>
        </w:rPr>
        <w:t xml:space="preserve">והשואל משלם את הכל, </w:t>
      </w:r>
    </w:p>
    <w:p w14:paraId="51443631" w14:textId="475526F3" w:rsidR="006F071F" w:rsidRPr="0078246D" w:rsidRDefault="006F071F" w:rsidP="000737EC">
      <w:pPr>
        <w:rPr>
          <w:rStyle w:val="affff8"/>
          <w:rtl/>
        </w:rPr>
      </w:pPr>
      <w:r w:rsidRPr="0078246D">
        <w:rPr>
          <w:b/>
          <w:bCs/>
          <w:rtl/>
        </w:rPr>
        <w:t>שבורה ומתה</w:t>
      </w:r>
      <w:r w:rsidRPr="00F40D4B">
        <w:rPr>
          <w:rtl/>
        </w:rPr>
        <w:t xml:space="preserve"> </w:t>
      </w:r>
      <w:r w:rsidRPr="0078246D">
        <w:rPr>
          <w:rStyle w:val="affff8"/>
          <w:rtl/>
        </w:rPr>
        <w:t>ד</w:t>
      </w:r>
      <w:r w:rsidRPr="0078246D">
        <w:rPr>
          <w:rStyle w:val="affff8"/>
          <w:rFonts w:hint="cs"/>
          <w:rtl/>
        </w:rPr>
        <w:t>'</w:t>
      </w:r>
      <w:r w:rsidRPr="0078246D">
        <w:rPr>
          <w:rStyle w:val="affff8"/>
          <w:rtl/>
        </w:rPr>
        <w:t>וכי ישאל איש מעם רעהו ונשבר או מת</w:t>
      </w:r>
      <w:r w:rsidRPr="0078246D">
        <w:rPr>
          <w:rStyle w:val="affff8"/>
          <w:rFonts w:hint="cs"/>
          <w:rtl/>
        </w:rPr>
        <w:t>'</w:t>
      </w:r>
      <w:r w:rsidRPr="0078246D">
        <w:rPr>
          <w:rStyle w:val="affff8"/>
          <w:rtl/>
        </w:rPr>
        <w:t>.</w:t>
      </w:r>
    </w:p>
    <w:p w14:paraId="7B17E0FA" w14:textId="77777777" w:rsidR="00D26B75" w:rsidRDefault="006F071F" w:rsidP="000737EC">
      <w:pPr>
        <w:pStyle w:val="affff9"/>
        <w:rPr>
          <w:rtl/>
        </w:rPr>
      </w:pPr>
      <w:r w:rsidRPr="0078246D">
        <w:rPr>
          <w:rtl/>
        </w:rPr>
        <w:t>שבויה בשואל</w:t>
      </w:r>
    </w:p>
    <w:p w14:paraId="7CD0D226" w14:textId="77777777" w:rsidR="00D26B75" w:rsidRDefault="006F071F" w:rsidP="000737EC">
      <w:pPr>
        <w:pStyle w:val="36"/>
        <w:framePr w:wrap="notBeside"/>
        <w:rPr>
          <w:rtl/>
        </w:rPr>
      </w:pPr>
      <w:r w:rsidRPr="00F40D4B">
        <w:rPr>
          <w:rFonts w:hint="cs"/>
          <w:rtl/>
        </w:rPr>
        <w:t xml:space="preserve">- </w:t>
      </w:r>
      <w:r w:rsidRPr="00F40D4B">
        <w:rPr>
          <w:rtl/>
        </w:rPr>
        <w:t xml:space="preserve"> </w:t>
      </w:r>
      <w:r w:rsidRPr="00F40D4B">
        <w:rPr>
          <w:rFonts w:hint="cs"/>
          <w:rtl/>
        </w:rPr>
        <w:t>לא</w:t>
      </w:r>
    </w:p>
    <w:p w14:paraId="6E5B9FC0" w14:textId="72E4D513" w:rsidR="00A6533C" w:rsidRPr="00F40D4B" w:rsidRDefault="006F071F" w:rsidP="000737EC">
      <w:pPr>
        <w:rPr>
          <w:rtl/>
        </w:rPr>
      </w:pPr>
      <w:r w:rsidRPr="00F40D4B">
        <w:rPr>
          <w:rFonts w:hint="cs"/>
          <w:rtl/>
        </w:rPr>
        <w:t xml:space="preserve">משבורה ומתה -  דשבויה הוא אונס </w:t>
      </w:r>
      <w:r w:rsidR="00D26B75">
        <w:rPr>
          <w:rFonts w:hint="cs"/>
          <w:rtl/>
        </w:rPr>
        <w:t>רחוק</w:t>
      </w:r>
    </w:p>
    <w:p w14:paraId="1E097DD8" w14:textId="1F0EE8F0" w:rsidR="00D26B75" w:rsidRDefault="006F071F" w:rsidP="000737EC">
      <w:pPr>
        <w:pStyle w:val="36"/>
        <w:framePr w:wrap="notBeside"/>
        <w:rPr>
          <w:rtl/>
        </w:rPr>
      </w:pPr>
      <w:r w:rsidRPr="0078246D">
        <w:rPr>
          <w:rFonts w:hint="cs"/>
          <w:rtl/>
        </w:rPr>
        <w:t>ולא</w:t>
      </w:r>
    </w:p>
    <w:p w14:paraId="2AFC7F5C" w14:textId="77777777" w:rsidR="00D26B75" w:rsidRDefault="006F071F" w:rsidP="000737EC">
      <w:pPr>
        <w:rPr>
          <w:rtl/>
        </w:rPr>
      </w:pPr>
      <w:r w:rsidRPr="0078246D">
        <w:rPr>
          <w:rFonts w:hint="cs"/>
          <w:b/>
          <w:bCs/>
          <w:rtl/>
        </w:rPr>
        <w:t>משבורה ומתה</w:t>
      </w:r>
      <w:r w:rsidRPr="00F40D4B">
        <w:rPr>
          <w:rFonts w:hint="cs"/>
          <w:rtl/>
        </w:rPr>
        <w:t xml:space="preserve"> דש''ש דאף שבויה עמו</w:t>
      </w:r>
      <w:r w:rsidR="00D26B75">
        <w:rPr>
          <w:rFonts w:hint="cs"/>
          <w:rtl/>
        </w:rPr>
        <w:t>,</w:t>
      </w:r>
      <w:r w:rsidRPr="00F40D4B">
        <w:rPr>
          <w:rFonts w:hint="cs"/>
          <w:rtl/>
        </w:rPr>
        <w:t xml:space="preserve"> </w:t>
      </w:r>
    </w:p>
    <w:p w14:paraId="56259CF6" w14:textId="77777777" w:rsidR="00D26B75" w:rsidRDefault="00D26B75" w:rsidP="000737EC">
      <w:pPr>
        <w:pStyle w:val="36"/>
        <w:framePr w:wrap="notBeside"/>
        <w:rPr>
          <w:rtl/>
        </w:rPr>
      </w:pPr>
      <w:r>
        <w:rPr>
          <w:rFonts w:hint="cs"/>
          <w:rtl/>
        </w:rPr>
        <w:t>-</w:t>
      </w:r>
    </w:p>
    <w:p w14:paraId="64C8FCC6" w14:textId="0D116F45" w:rsidR="006F071F" w:rsidRPr="00F40D4B" w:rsidRDefault="006F071F" w:rsidP="000737EC">
      <w:pPr>
        <w:rPr>
          <w:rtl/>
        </w:rPr>
      </w:pPr>
      <w:r w:rsidRPr="00F40D4B">
        <w:rPr>
          <w:rFonts w:hint="cs"/>
          <w:rtl/>
        </w:rPr>
        <w:t xml:space="preserve">דמה לש''ש </w:t>
      </w:r>
      <w:r w:rsidRPr="00F40D4B">
        <w:rPr>
          <w:rtl/>
        </w:rPr>
        <w:t xml:space="preserve">שכן לפטור, </w:t>
      </w:r>
      <w:r w:rsidRPr="00F40D4B">
        <w:rPr>
          <w:rFonts w:hint="cs"/>
          <w:rtl/>
        </w:rPr>
        <w:t>ו</w:t>
      </w:r>
      <w:r w:rsidRPr="00F40D4B">
        <w:rPr>
          <w:rtl/>
        </w:rPr>
        <w:t>שואל לחיוב</w:t>
      </w:r>
    </w:p>
    <w:p w14:paraId="1A85FA4E" w14:textId="77777777" w:rsidR="00D26B75" w:rsidRDefault="006F071F" w:rsidP="000737EC">
      <w:pPr>
        <w:pStyle w:val="36"/>
        <w:framePr w:wrap="notBeside"/>
        <w:rPr>
          <w:rStyle w:val="affffc"/>
          <w:rtl/>
        </w:rPr>
      </w:pPr>
      <w:r w:rsidRPr="0078246D">
        <w:rPr>
          <w:rStyle w:val="affffc"/>
          <w:rtl/>
        </w:rPr>
        <w:t>אלא כר</w:t>
      </w:r>
      <w:r w:rsidRPr="0078246D">
        <w:rPr>
          <w:rStyle w:val="affffc"/>
          <w:rFonts w:hint="cs"/>
          <w:rtl/>
        </w:rPr>
        <w:t>''נ</w:t>
      </w:r>
      <w:r w:rsidRPr="0078246D">
        <w:rPr>
          <w:rStyle w:val="affffc"/>
          <w:rtl/>
        </w:rPr>
        <w:t>:</w:t>
      </w:r>
    </w:p>
    <w:p w14:paraId="558172B5" w14:textId="59A26AA8" w:rsidR="006F071F" w:rsidRPr="00F40D4B" w:rsidRDefault="006F071F" w:rsidP="000737EC">
      <w:pPr>
        <w:rPr>
          <w:rtl/>
        </w:rPr>
      </w:pPr>
      <w:r w:rsidRPr="0078246D">
        <w:rPr>
          <w:rStyle w:val="affff8"/>
          <w:rFonts w:hint="cs"/>
          <w:rtl/>
        </w:rPr>
        <w:t>ד'</w:t>
      </w:r>
      <w:r w:rsidRPr="0078246D">
        <w:rPr>
          <w:rStyle w:val="affff8"/>
          <w:rtl/>
        </w:rPr>
        <w:t>או</w:t>
      </w:r>
      <w:r w:rsidRPr="0078246D">
        <w:rPr>
          <w:rStyle w:val="affff8"/>
          <w:rFonts w:hint="cs"/>
          <w:rtl/>
        </w:rPr>
        <w:t>'</w:t>
      </w:r>
      <w:r w:rsidRPr="00F40D4B">
        <w:rPr>
          <w:rtl/>
        </w:rPr>
        <w:t xml:space="preserve"> לרבות שבויה.</w:t>
      </w:r>
    </w:p>
    <w:p w14:paraId="1DADFF29" w14:textId="4930F138" w:rsidR="00A6533C" w:rsidRPr="00F40D4B" w:rsidRDefault="006F071F" w:rsidP="000737EC">
      <w:pPr>
        <w:rPr>
          <w:rtl/>
        </w:rPr>
      </w:pPr>
      <w:r w:rsidRPr="0078246D">
        <w:rPr>
          <w:rStyle w:val="affffc"/>
          <w:rFonts w:hint="cs"/>
          <w:rtl/>
        </w:rPr>
        <w:t>ואפי' ד</w:t>
      </w:r>
      <w:r w:rsidR="00237964" w:rsidRPr="0078246D">
        <w:rPr>
          <w:rStyle w:val="affffc"/>
          <w:rFonts w:hint="cs"/>
          <w:rtl/>
        </w:rPr>
        <w:t>חלקו</w:t>
      </w:r>
      <w:r w:rsidRPr="0078246D">
        <w:rPr>
          <w:rStyle w:val="affffc"/>
          <w:rFonts w:hint="cs"/>
          <w:rtl/>
        </w:rPr>
        <w:t xml:space="preserve"> רבי יאשיה ורבי יונתן</w:t>
      </w:r>
      <w:r w:rsidRPr="00F40D4B">
        <w:rPr>
          <w:rFonts w:hint="cs"/>
          <w:rtl/>
        </w:rPr>
        <w:t xml:space="preserve"> אי אמרי' או לחלק</w:t>
      </w:r>
    </w:p>
    <w:p w14:paraId="0022B988" w14:textId="77777777" w:rsidR="0078246D" w:rsidRDefault="006F071F" w:rsidP="000737EC">
      <w:pPr>
        <w:pStyle w:val="36"/>
        <w:framePr w:wrap="notBeside"/>
        <w:rPr>
          <w:rtl/>
        </w:rPr>
      </w:pPr>
      <w:r w:rsidRPr="00F40D4B">
        <w:rPr>
          <w:rFonts w:hint="cs"/>
          <w:rtl/>
        </w:rPr>
        <w:t>דלרבי יאשיה</w:t>
      </w:r>
    </w:p>
    <w:p w14:paraId="28887A1C" w14:textId="2C305E50" w:rsidR="006F071F" w:rsidRPr="00F40D4B" w:rsidRDefault="006F071F" w:rsidP="000737EC">
      <w:pPr>
        <w:rPr>
          <w:rtl/>
        </w:rPr>
      </w:pPr>
      <w:r w:rsidRPr="00F40D4B">
        <w:rPr>
          <w:rtl/>
        </w:rPr>
        <w:t>ד</w:t>
      </w:r>
      <w:r w:rsidRPr="0078246D">
        <w:rPr>
          <w:rStyle w:val="affff8"/>
          <w:rFonts w:hint="cs"/>
          <w:rtl/>
        </w:rPr>
        <w:t>'</w:t>
      </w:r>
      <w:r w:rsidRPr="0078246D">
        <w:rPr>
          <w:rStyle w:val="affff8"/>
          <w:rtl/>
        </w:rPr>
        <w:t>איש אשר יקלל את אביו ואת אמו</w:t>
      </w:r>
      <w:r w:rsidRPr="0078246D">
        <w:rPr>
          <w:rStyle w:val="affff8"/>
          <w:rFonts w:hint="cs"/>
          <w:rtl/>
        </w:rPr>
        <w:t>'</w:t>
      </w:r>
      <w:r w:rsidRPr="0078246D">
        <w:rPr>
          <w:rStyle w:val="affff8"/>
          <w:rtl/>
        </w:rPr>
        <w:t xml:space="preserve"> </w:t>
      </w:r>
      <w:r w:rsidRPr="0078246D">
        <w:rPr>
          <w:rStyle w:val="affff8"/>
          <w:rFonts w:hint="cs"/>
          <w:rtl/>
        </w:rPr>
        <w:t>'אביו ואמו קלל'</w:t>
      </w:r>
      <w:r w:rsidRPr="00F40D4B">
        <w:rPr>
          <w:rFonts w:hint="cs"/>
          <w:rtl/>
        </w:rPr>
        <w:t xml:space="preserve"> דאפי' אביו בלא אמו ולהיפך</w:t>
      </w:r>
    </w:p>
    <w:p w14:paraId="2AC1686C" w14:textId="77777777" w:rsidR="0078246D" w:rsidRDefault="006F071F" w:rsidP="000737EC">
      <w:pPr>
        <w:pStyle w:val="36"/>
        <w:framePr w:wrap="notBeside"/>
        <w:rPr>
          <w:rtl/>
        </w:rPr>
      </w:pPr>
      <w:r w:rsidRPr="00F40D4B">
        <w:rPr>
          <w:rtl/>
        </w:rPr>
        <w:t>רבי יונתן:</w:t>
      </w:r>
    </w:p>
    <w:p w14:paraId="16C149DC" w14:textId="4BD75436" w:rsidR="006F071F" w:rsidRPr="00F40D4B" w:rsidRDefault="006F071F" w:rsidP="000737EC">
      <w:pPr>
        <w:rPr>
          <w:rtl/>
        </w:rPr>
      </w:pPr>
      <w:r w:rsidRPr="00F40D4B">
        <w:rPr>
          <w:rtl/>
        </w:rPr>
        <w:t>משמע שניהם כאחד, ומשמע אחד בפני עצמו, עד שיפרוט לך הכתוב יחדו.</w:t>
      </w:r>
    </w:p>
    <w:p w14:paraId="0E95ED3F" w14:textId="68E1C9FD" w:rsidR="0078246D" w:rsidRDefault="006F071F" w:rsidP="000737EC">
      <w:pPr>
        <w:pStyle w:val="36"/>
        <w:framePr w:wrap="notBeside"/>
        <w:rPr>
          <w:rtl/>
        </w:rPr>
      </w:pPr>
      <w:r w:rsidRPr="00F40D4B">
        <w:rPr>
          <w:rtl/>
        </w:rPr>
        <w:lastRenderedPageBreak/>
        <w:t xml:space="preserve">- </w:t>
      </w:r>
      <w:r w:rsidR="0078246D">
        <w:rPr>
          <w:rFonts w:hint="cs"/>
          <w:rtl/>
        </w:rPr>
        <w:t>אפי':</w:t>
      </w:r>
    </w:p>
    <w:p w14:paraId="1AE13CF5" w14:textId="7F45A00D" w:rsidR="00A6533C" w:rsidRPr="00F40D4B" w:rsidRDefault="0078246D" w:rsidP="000737EC">
      <w:pPr>
        <w:rPr>
          <w:rtl/>
        </w:rPr>
      </w:pPr>
      <w:r w:rsidRPr="0078246D">
        <w:rPr>
          <w:rStyle w:val="affffc"/>
          <w:rFonts w:hint="cs"/>
          <w:rtl/>
        </w:rPr>
        <w:t>כ</w:t>
      </w:r>
      <w:r w:rsidR="006F071F" w:rsidRPr="0078246D">
        <w:rPr>
          <w:rStyle w:val="affffc"/>
          <w:rtl/>
        </w:rPr>
        <w:t>רבי יאשיה,</w:t>
      </w:r>
      <w:r w:rsidR="006F071F" w:rsidRPr="00F40D4B">
        <w:rPr>
          <w:rtl/>
        </w:rPr>
        <w:t xml:space="preserve"> לחלק </w:t>
      </w:r>
      <w:r w:rsidR="00237964" w:rsidRPr="00F40D4B">
        <w:rPr>
          <w:rtl/>
        </w:rPr>
        <w:t>כאן</w:t>
      </w:r>
      <w:r w:rsidR="006F071F" w:rsidRPr="00F40D4B">
        <w:rPr>
          <w:rtl/>
        </w:rPr>
        <w:t xml:space="preserve"> לא צריך.</w:t>
      </w:r>
      <w:r w:rsidR="006F071F" w:rsidRPr="00F40D4B">
        <w:rPr>
          <w:rFonts w:hint="cs"/>
          <w:rtl/>
        </w:rPr>
        <w:t xml:space="preserve"> </w:t>
      </w:r>
      <w:r w:rsidR="006F071F" w:rsidRPr="0078246D">
        <w:rPr>
          <w:rStyle w:val="affffc"/>
          <w:rFonts w:hint="cs"/>
          <w:rtl/>
        </w:rPr>
        <w:t>ד</w:t>
      </w:r>
      <w:r w:rsidR="006F071F" w:rsidRPr="0078246D">
        <w:rPr>
          <w:rStyle w:val="affffc"/>
          <w:rtl/>
        </w:rPr>
        <w:t>סברא הוא:</w:t>
      </w:r>
      <w:r w:rsidR="006F071F" w:rsidRPr="00F40D4B">
        <w:rPr>
          <w:rtl/>
        </w:rPr>
        <w:t xml:space="preserve"> מ</w:t>
      </w:r>
      <w:r w:rsidR="006F071F" w:rsidRPr="00F40D4B">
        <w:rPr>
          <w:rFonts w:hint="cs"/>
          <w:rtl/>
        </w:rPr>
        <w:t xml:space="preserve">"ל </w:t>
      </w:r>
      <w:r w:rsidR="006F071F" w:rsidRPr="00F40D4B">
        <w:rPr>
          <w:rtl/>
        </w:rPr>
        <w:t>קטלה כולה, מ</w:t>
      </w:r>
      <w:r w:rsidR="006F071F" w:rsidRPr="00F40D4B">
        <w:rPr>
          <w:rFonts w:hint="cs"/>
          <w:rtl/>
        </w:rPr>
        <w:t>"ל</w:t>
      </w:r>
      <w:r w:rsidR="006F071F" w:rsidRPr="00F40D4B">
        <w:rPr>
          <w:rtl/>
        </w:rPr>
        <w:t xml:space="preserve"> קטלה פלגא?</w:t>
      </w:r>
    </w:p>
    <w:bookmarkEnd w:id="14"/>
    <w:p w14:paraId="54F217F3" w14:textId="77777777" w:rsidR="00A6533C" w:rsidRPr="00F40D4B" w:rsidRDefault="00A6533C" w:rsidP="000737EC">
      <w:pPr>
        <w:pStyle w:val="aff9"/>
        <w:rPr>
          <w:rtl/>
        </w:rPr>
      </w:pPr>
      <w:r w:rsidRPr="00F40D4B">
        <w:rPr>
          <w:rtl/>
        </w:rPr>
        <w:t>***</w:t>
      </w:r>
    </w:p>
    <w:p w14:paraId="02AF231E" w14:textId="2C3DABBC" w:rsidR="006F071F" w:rsidRPr="00F40D4B" w:rsidRDefault="006F071F" w:rsidP="000737EC">
      <w:pPr>
        <w:pStyle w:val="affe"/>
        <w:framePr w:wrap="around"/>
        <w:rPr>
          <w:rtl/>
        </w:rPr>
      </w:pPr>
      <w:bookmarkStart w:id="15" w:name="_Hlk168208692"/>
      <w:r w:rsidRPr="00F40D4B">
        <w:rPr>
          <w:rtl/>
        </w:rPr>
        <w:t>צה.</w:t>
      </w:r>
    </w:p>
    <w:p w14:paraId="7EF26445" w14:textId="77777777" w:rsidR="0078246D" w:rsidRDefault="006F071F" w:rsidP="000737EC">
      <w:pPr>
        <w:pStyle w:val="36"/>
        <w:framePr w:wrap="notBeside"/>
        <w:rPr>
          <w:rtl/>
        </w:rPr>
      </w:pPr>
      <w:r w:rsidRPr="00F40D4B">
        <w:rPr>
          <w:rtl/>
        </w:rPr>
        <w:t>•</w:t>
      </w:r>
    </w:p>
    <w:p w14:paraId="1CA16292" w14:textId="4DE8C711" w:rsidR="009F19A4" w:rsidRDefault="009F19A4" w:rsidP="000737EC">
      <w:pPr>
        <w:pStyle w:val="affff9"/>
        <w:rPr>
          <w:rtl/>
        </w:rPr>
      </w:pPr>
      <w:r>
        <w:rPr>
          <w:rFonts w:hint="cs"/>
          <w:rtl/>
        </w:rPr>
        <w:t xml:space="preserve">המקור לחיוב </w:t>
      </w:r>
      <w:r w:rsidR="006F071F" w:rsidRPr="009F19A4">
        <w:rPr>
          <w:rtl/>
        </w:rPr>
        <w:t>גניבה ואבידה בשואל</w:t>
      </w:r>
      <w:r w:rsidR="006F071F" w:rsidRPr="00F40D4B">
        <w:rPr>
          <w:rtl/>
        </w:rPr>
        <w:t xml:space="preserve"> </w:t>
      </w:r>
    </w:p>
    <w:p w14:paraId="23A2DBC7" w14:textId="51438D03" w:rsidR="009F19A4" w:rsidRDefault="006F071F" w:rsidP="000737EC">
      <w:pPr>
        <w:pStyle w:val="36"/>
        <w:framePr w:wrap="notBeside"/>
        <w:rPr>
          <w:rtl/>
        </w:rPr>
      </w:pPr>
      <w:r w:rsidRPr="00F40D4B">
        <w:rPr>
          <w:rFonts w:hint="cs"/>
          <w:rtl/>
        </w:rPr>
        <w:t>לא</w:t>
      </w:r>
    </w:p>
    <w:p w14:paraId="13E2F5E4" w14:textId="49E361A3" w:rsidR="006F071F" w:rsidRPr="00F40D4B" w:rsidRDefault="006F071F" w:rsidP="000737EC">
      <w:pPr>
        <w:rPr>
          <w:rtl/>
        </w:rPr>
      </w:pPr>
      <w:r w:rsidRPr="00F40D4B">
        <w:rPr>
          <w:rFonts w:hint="cs"/>
          <w:rtl/>
        </w:rPr>
        <w:t>מ</w:t>
      </w:r>
      <w:r w:rsidRPr="0078246D">
        <w:rPr>
          <w:rStyle w:val="affff8"/>
          <w:rFonts w:hint="cs"/>
          <w:rtl/>
        </w:rPr>
        <w:t>שבורה ומתה</w:t>
      </w:r>
      <w:r w:rsidRPr="00F40D4B">
        <w:rPr>
          <w:rFonts w:hint="cs"/>
          <w:rtl/>
        </w:rPr>
        <w:t xml:space="preserve"> </w:t>
      </w:r>
      <w:r w:rsidR="00D26B75">
        <w:rPr>
          <w:rFonts w:hint="cs"/>
          <w:rtl/>
        </w:rPr>
        <w:t>-</w:t>
      </w:r>
      <w:r w:rsidRPr="00F40D4B">
        <w:rPr>
          <w:rFonts w:hint="cs"/>
          <w:rtl/>
        </w:rPr>
        <w:t xml:space="preserve">דא'א </w:t>
      </w:r>
      <w:r w:rsidR="009F19A4">
        <w:rPr>
          <w:rFonts w:hint="cs"/>
          <w:rtl/>
        </w:rPr>
        <w:t xml:space="preserve">לטרוח ולהביאה </w:t>
      </w:r>
      <w:r w:rsidRPr="00F40D4B">
        <w:rPr>
          <w:rFonts w:hint="cs"/>
          <w:rtl/>
        </w:rPr>
        <w:t>משא''כ גניבה ואבידה</w:t>
      </w:r>
    </w:p>
    <w:p w14:paraId="01C456D8" w14:textId="77777777" w:rsidR="0078246D" w:rsidRDefault="006F071F" w:rsidP="000737EC">
      <w:pPr>
        <w:pStyle w:val="36"/>
        <w:framePr w:wrap="notBeside"/>
        <w:rPr>
          <w:rtl/>
        </w:rPr>
      </w:pPr>
      <w:r w:rsidRPr="00F40D4B">
        <w:rPr>
          <w:rtl/>
        </w:rPr>
        <w:t>אלא</w:t>
      </w:r>
    </w:p>
    <w:p w14:paraId="67D8D3FE" w14:textId="0D6F5771" w:rsidR="006F071F" w:rsidRPr="00D26B75" w:rsidRDefault="006F071F" w:rsidP="000737EC">
      <w:pPr>
        <w:rPr>
          <w:b/>
          <w:bCs/>
          <w:rtl/>
        </w:rPr>
      </w:pPr>
      <w:r w:rsidRPr="00F40D4B">
        <w:rPr>
          <w:rFonts w:hint="cs"/>
          <w:rtl/>
        </w:rPr>
        <w:t>מ</w:t>
      </w:r>
      <w:r w:rsidRPr="0078246D">
        <w:rPr>
          <w:rStyle w:val="affff8"/>
          <w:rFonts w:hint="cs"/>
          <w:rtl/>
        </w:rPr>
        <w:t>'</w:t>
      </w:r>
      <w:r w:rsidRPr="0078246D">
        <w:rPr>
          <w:rStyle w:val="affff8"/>
          <w:rtl/>
        </w:rPr>
        <w:t>ונשבר או מת</w:t>
      </w:r>
      <w:r w:rsidRPr="0078246D">
        <w:rPr>
          <w:rStyle w:val="affff8"/>
          <w:rFonts w:hint="cs"/>
          <w:rtl/>
        </w:rPr>
        <w:t>'</w:t>
      </w:r>
      <w:r w:rsidRPr="00F40D4B">
        <w:rPr>
          <w:rtl/>
        </w:rPr>
        <w:t xml:space="preserve"> </w:t>
      </w:r>
      <w:r w:rsidRPr="00F40D4B">
        <w:rPr>
          <w:rFonts w:hint="cs"/>
          <w:rtl/>
        </w:rPr>
        <w:t>דחייב כ''ש בגניבה ואבידה דהא ש"ש פטור בשבורה וחייב בגניבה ואבידה</w:t>
      </w:r>
      <w:r w:rsidR="0078246D">
        <w:rPr>
          <w:rFonts w:hint="cs"/>
          <w:rtl/>
        </w:rPr>
        <w:t xml:space="preserve">, </w:t>
      </w:r>
      <w:r w:rsidRPr="00D26B75">
        <w:rPr>
          <w:b/>
          <w:bCs/>
          <w:rtl/>
        </w:rPr>
        <w:t xml:space="preserve">וזה </w:t>
      </w:r>
      <w:r w:rsidR="0078246D" w:rsidRPr="00D26B75">
        <w:rPr>
          <w:rFonts w:hint="cs"/>
          <w:b/>
          <w:bCs/>
          <w:rtl/>
        </w:rPr>
        <w:t>ק"ו</w:t>
      </w:r>
      <w:r w:rsidRPr="00D26B75">
        <w:rPr>
          <w:b/>
          <w:bCs/>
          <w:rtl/>
        </w:rPr>
        <w:t xml:space="preserve"> שאין עליו תשובה.</w:t>
      </w:r>
    </w:p>
    <w:p w14:paraId="0182E653" w14:textId="77777777" w:rsidR="0078246D" w:rsidRDefault="006F071F" w:rsidP="000737EC">
      <w:pPr>
        <w:pStyle w:val="36"/>
        <w:framePr w:wrap="notBeside"/>
        <w:rPr>
          <w:rtl/>
        </w:rPr>
      </w:pPr>
      <w:r w:rsidRPr="00F40D4B">
        <w:rPr>
          <w:rFonts w:hint="cs"/>
          <w:rtl/>
        </w:rPr>
        <w:t>דאי תימא</w:t>
      </w:r>
    </w:p>
    <w:p w14:paraId="1AD90D09" w14:textId="77777777" w:rsidR="009F19A4" w:rsidRDefault="006F071F" w:rsidP="000737EC">
      <w:pPr>
        <w:rPr>
          <w:rtl/>
        </w:rPr>
      </w:pPr>
      <w:r w:rsidRPr="00F40D4B">
        <w:rPr>
          <w:rFonts w:hint="cs"/>
          <w:rtl/>
        </w:rPr>
        <w:t xml:space="preserve">דמה לש''ש שמשלם כפל </w:t>
      </w:r>
      <w:r w:rsidRPr="00F40D4B">
        <w:rPr>
          <w:rtl/>
        </w:rPr>
        <w:t xml:space="preserve">בטוען טענת לסטים מזויין, </w:t>
      </w:r>
    </w:p>
    <w:p w14:paraId="184A5682" w14:textId="1BA415CE" w:rsidR="006F071F" w:rsidRPr="00F40D4B" w:rsidRDefault="009F19A4" w:rsidP="000737EC">
      <w:pPr>
        <w:rPr>
          <w:rtl/>
        </w:rPr>
      </w:pPr>
      <w:r w:rsidRPr="009F19A4">
        <w:rPr>
          <w:rStyle w:val="affffc"/>
          <w:rFonts w:hint="cs"/>
          <w:rtl/>
        </w:rPr>
        <w:t>א.</w:t>
      </w:r>
      <w:r w:rsidR="006F071F" w:rsidRPr="00F40D4B">
        <w:rPr>
          <w:rFonts w:hint="cs"/>
          <w:rtl/>
        </w:rPr>
        <w:t xml:space="preserve"> </w:t>
      </w:r>
      <w:r w:rsidR="006F071F" w:rsidRPr="00F40D4B">
        <w:rPr>
          <w:rtl/>
        </w:rPr>
        <w:t>קר</w:t>
      </w:r>
      <w:r>
        <w:rPr>
          <w:rFonts w:hint="cs"/>
          <w:rtl/>
        </w:rPr>
        <w:t>ן</w:t>
      </w:r>
      <w:r w:rsidR="006F071F" w:rsidRPr="00F40D4B">
        <w:rPr>
          <w:rtl/>
        </w:rPr>
        <w:t xml:space="preserve"> דשואל עדיפא.</w:t>
      </w:r>
      <w:r w:rsidR="0078246D">
        <w:rPr>
          <w:rFonts w:hint="cs"/>
          <w:rtl/>
        </w:rPr>
        <w:t xml:space="preserve"> </w:t>
      </w:r>
      <w:r>
        <w:rPr>
          <w:rStyle w:val="affffc"/>
          <w:rFonts w:hint="cs"/>
          <w:rtl/>
        </w:rPr>
        <w:t>ב</w:t>
      </w:r>
      <w:r>
        <w:rPr>
          <w:rFonts w:hint="cs"/>
          <w:rtl/>
        </w:rPr>
        <w:t>.</w:t>
      </w:r>
      <w:r w:rsidR="006F071F" w:rsidRPr="00F40D4B">
        <w:rPr>
          <w:rtl/>
        </w:rPr>
        <w:t xml:space="preserve"> קסבר לסטים מזויין גזלן הוא.</w:t>
      </w:r>
    </w:p>
    <w:p w14:paraId="4E5B07FE" w14:textId="1843DCDA" w:rsidR="009F19A4" w:rsidRDefault="009F19A4" w:rsidP="000737EC">
      <w:pPr>
        <w:pStyle w:val="affff9"/>
        <w:rPr>
          <w:rtl/>
        </w:rPr>
      </w:pPr>
      <w:r>
        <w:rPr>
          <w:rFonts w:hint="cs"/>
          <w:rtl/>
        </w:rPr>
        <w:t xml:space="preserve">המקור לפטור </w:t>
      </w:r>
      <w:r w:rsidR="00D66997">
        <w:rPr>
          <w:rFonts w:hint="cs"/>
          <w:rtl/>
        </w:rPr>
        <w:t>שואל בבעלים</w:t>
      </w:r>
    </w:p>
    <w:p w14:paraId="3D3DEED8" w14:textId="77777777" w:rsidR="009F19A4" w:rsidRDefault="006F071F" w:rsidP="000737EC">
      <w:pPr>
        <w:pStyle w:val="36"/>
        <w:framePr w:wrap="notBeside"/>
        <w:rPr>
          <w:rtl/>
        </w:rPr>
      </w:pPr>
      <w:r w:rsidRPr="00F40D4B">
        <w:rPr>
          <w:rFonts w:hint="cs"/>
          <w:rtl/>
        </w:rPr>
        <w:t xml:space="preserve">לא </w:t>
      </w:r>
    </w:p>
    <w:p w14:paraId="76E572B2" w14:textId="1129C650" w:rsidR="006F071F" w:rsidRPr="00F40D4B" w:rsidRDefault="006F071F" w:rsidP="000737EC">
      <w:pPr>
        <w:rPr>
          <w:rtl/>
        </w:rPr>
      </w:pPr>
      <w:r w:rsidRPr="00F40D4B">
        <w:rPr>
          <w:rtl/>
        </w:rPr>
        <w:t>שבורה ומתה שכן אונס</w:t>
      </w:r>
      <w:r w:rsidRPr="00F40D4B">
        <w:rPr>
          <w:rFonts w:hint="cs"/>
          <w:rtl/>
        </w:rPr>
        <w:t xml:space="preserve">- אלא </w:t>
      </w:r>
      <w:r w:rsidRPr="00F40D4B">
        <w:rPr>
          <w:rtl/>
        </w:rPr>
        <w:t xml:space="preserve"> משומר שכר.</w:t>
      </w:r>
    </w:p>
    <w:p w14:paraId="41BFFB2A" w14:textId="77777777" w:rsidR="009F19A4" w:rsidRDefault="006F071F" w:rsidP="000737EC">
      <w:pPr>
        <w:rPr>
          <w:rtl/>
        </w:rPr>
      </w:pPr>
      <w:r w:rsidRPr="00F40D4B">
        <w:rPr>
          <w:rtl/>
        </w:rPr>
        <w:t>וש</w:t>
      </w:r>
      <w:r w:rsidRPr="00F40D4B">
        <w:rPr>
          <w:rFonts w:hint="cs"/>
          <w:rtl/>
        </w:rPr>
        <w:t>"ש</w:t>
      </w:r>
      <w:r w:rsidRPr="00F40D4B">
        <w:rPr>
          <w:rtl/>
        </w:rPr>
        <w:t xml:space="preserve"> גופיה גמרי </w:t>
      </w:r>
      <w:r w:rsidRPr="00F40D4B">
        <w:rPr>
          <w:rFonts w:hint="cs"/>
          <w:rtl/>
        </w:rPr>
        <w:t>דפטור כשואל בבעלים</w:t>
      </w:r>
    </w:p>
    <w:p w14:paraId="20ED4D6F" w14:textId="77777777" w:rsidR="009F19A4" w:rsidRDefault="006F071F" w:rsidP="000737EC">
      <w:pPr>
        <w:pStyle w:val="36"/>
        <w:framePr w:wrap="notBeside"/>
        <w:rPr>
          <w:rtl/>
        </w:rPr>
      </w:pPr>
      <w:r w:rsidRPr="00F40D4B">
        <w:rPr>
          <w:rFonts w:hint="cs"/>
          <w:rtl/>
        </w:rPr>
        <w:t>לא</w:t>
      </w:r>
    </w:p>
    <w:p w14:paraId="5B6DFCB7" w14:textId="7C88582D" w:rsidR="006F071F" w:rsidRPr="00F40D4B" w:rsidRDefault="006F071F" w:rsidP="000737EC">
      <w:pPr>
        <w:rPr>
          <w:rtl/>
        </w:rPr>
      </w:pPr>
      <w:r w:rsidRPr="00F40D4B">
        <w:rPr>
          <w:rFonts w:hint="cs"/>
          <w:rtl/>
        </w:rPr>
        <w:t xml:space="preserve">מבמה מצינו </w:t>
      </w:r>
      <w:r w:rsidR="00D66997">
        <w:rPr>
          <w:rFonts w:hint="cs"/>
          <w:rtl/>
        </w:rPr>
        <w:t xml:space="preserve">- </w:t>
      </w:r>
      <w:r w:rsidRPr="00F40D4B">
        <w:rPr>
          <w:rFonts w:hint="cs"/>
          <w:rtl/>
        </w:rPr>
        <w:t xml:space="preserve"> שכן אונס</w:t>
      </w:r>
    </w:p>
    <w:p w14:paraId="456B0C7D" w14:textId="77777777" w:rsidR="009F19A4" w:rsidRDefault="006F071F" w:rsidP="000737EC">
      <w:pPr>
        <w:pStyle w:val="36"/>
        <w:framePr w:wrap="notBeside"/>
        <w:rPr>
          <w:rtl/>
        </w:rPr>
      </w:pPr>
      <w:r w:rsidRPr="00F40D4B">
        <w:rPr>
          <w:rFonts w:hint="cs"/>
          <w:rtl/>
        </w:rPr>
        <w:t>ולא</w:t>
      </w:r>
    </w:p>
    <w:p w14:paraId="29A1AC74" w14:textId="77777777" w:rsidR="00D66997" w:rsidRDefault="006F071F" w:rsidP="000737EC">
      <w:pPr>
        <w:rPr>
          <w:rtl/>
        </w:rPr>
      </w:pPr>
      <w:r w:rsidRPr="00F40D4B">
        <w:rPr>
          <w:rFonts w:hint="cs"/>
          <w:rtl/>
        </w:rPr>
        <w:t xml:space="preserve">מחיוב דשואל דבבעלים פטור </w:t>
      </w:r>
    </w:p>
    <w:p w14:paraId="2B4C0861" w14:textId="77777777" w:rsidR="00D66997" w:rsidRDefault="00D66997" w:rsidP="000737EC">
      <w:pPr>
        <w:pStyle w:val="36"/>
        <w:framePr w:wrap="notBeside"/>
        <w:rPr>
          <w:rtl/>
        </w:rPr>
      </w:pPr>
      <w:r>
        <w:rPr>
          <w:rFonts w:hint="cs"/>
          <w:rtl/>
        </w:rPr>
        <w:t xml:space="preserve">- </w:t>
      </w:r>
    </w:p>
    <w:p w14:paraId="2584E19B" w14:textId="536901CA" w:rsidR="006F071F" w:rsidRPr="00F40D4B" w:rsidRDefault="006F071F" w:rsidP="000737EC">
      <w:pPr>
        <w:rPr>
          <w:rtl/>
        </w:rPr>
      </w:pPr>
      <w:r w:rsidRPr="00F40D4B">
        <w:rPr>
          <w:rFonts w:hint="cs"/>
          <w:rtl/>
        </w:rPr>
        <w:t>'</w:t>
      </w:r>
      <w:r w:rsidRPr="0078246D">
        <w:rPr>
          <w:rStyle w:val="affff8"/>
          <w:rFonts w:hint="cs"/>
          <w:rtl/>
        </w:rPr>
        <w:t xml:space="preserve">וכי ישאל' </w:t>
      </w:r>
      <w:r w:rsidRPr="00F40D4B">
        <w:rPr>
          <w:rFonts w:hint="cs"/>
          <w:rtl/>
        </w:rPr>
        <w:t xml:space="preserve">מוסיף על ענין ראשון וילמד עליון ש"ש מתחתון </w:t>
      </w:r>
      <w:r w:rsidRPr="009F19A4">
        <w:rPr>
          <w:rStyle w:val="afffff2"/>
          <w:rFonts w:hint="cs"/>
          <w:rtl/>
        </w:rPr>
        <w:t>[שואל]</w:t>
      </w:r>
    </w:p>
    <w:p w14:paraId="57349AC3" w14:textId="683D1C2D" w:rsidR="009F19A4" w:rsidRDefault="009F19A4" w:rsidP="000737EC">
      <w:pPr>
        <w:pStyle w:val="36"/>
        <w:framePr w:wrap="notBeside"/>
        <w:rPr>
          <w:rtl/>
        </w:rPr>
      </w:pPr>
      <w:r>
        <w:rPr>
          <w:rFonts w:hint="cs"/>
          <w:rtl/>
        </w:rPr>
        <w:t>-</w:t>
      </w:r>
      <w:r w:rsidR="006F071F" w:rsidRPr="00F40D4B">
        <w:rPr>
          <w:rFonts w:hint="cs"/>
          <w:rtl/>
        </w:rPr>
        <w:t>דאכתי</w:t>
      </w:r>
    </w:p>
    <w:p w14:paraId="0FF6AB05" w14:textId="266A00BF" w:rsidR="00A6533C" w:rsidRPr="00F40D4B" w:rsidRDefault="006F071F" w:rsidP="000737EC">
      <w:pPr>
        <w:rPr>
          <w:rtl/>
        </w:rPr>
      </w:pPr>
      <w:r w:rsidRPr="00F40D4B">
        <w:rPr>
          <w:rFonts w:hint="cs"/>
          <w:rtl/>
        </w:rPr>
        <w:t xml:space="preserve">שואל לא יליף מש''ש </w:t>
      </w:r>
      <w:r w:rsidR="009F19A4">
        <w:rPr>
          <w:rStyle w:val="affff8"/>
          <w:rFonts w:hint="cs"/>
          <w:rtl/>
        </w:rPr>
        <w:t>- ד</w:t>
      </w:r>
      <w:r w:rsidRPr="00F40D4B">
        <w:rPr>
          <w:rtl/>
        </w:rPr>
        <w:t>מה לש</w:t>
      </w:r>
      <w:r w:rsidRPr="00F40D4B">
        <w:rPr>
          <w:rFonts w:hint="cs"/>
          <w:rtl/>
        </w:rPr>
        <w:t>''ש</w:t>
      </w:r>
      <w:r w:rsidRPr="00F40D4B">
        <w:rPr>
          <w:rtl/>
        </w:rPr>
        <w:t xml:space="preserve"> שפטור בשבורה ומתה</w:t>
      </w:r>
      <w:r w:rsidR="00D66997">
        <w:rPr>
          <w:rFonts w:hint="cs"/>
          <w:rtl/>
        </w:rPr>
        <w:t>,</w:t>
      </w:r>
    </w:p>
    <w:p w14:paraId="444D8F3C" w14:textId="77777777" w:rsidR="009F19A4" w:rsidRDefault="006F071F" w:rsidP="000737EC">
      <w:pPr>
        <w:pStyle w:val="36"/>
        <w:framePr w:wrap="notBeside"/>
        <w:rPr>
          <w:rtl/>
        </w:rPr>
      </w:pPr>
      <w:r w:rsidRPr="0078246D">
        <w:rPr>
          <w:rtl/>
        </w:rPr>
        <w:t>אלא</w:t>
      </w:r>
    </w:p>
    <w:p w14:paraId="7B28D399" w14:textId="77777777" w:rsidR="009F19A4" w:rsidRDefault="006F071F" w:rsidP="000737EC">
      <w:pPr>
        <w:rPr>
          <w:rtl/>
        </w:rPr>
      </w:pPr>
      <w:r w:rsidRPr="0078246D">
        <w:rPr>
          <w:b/>
          <w:bCs/>
          <w:rtl/>
        </w:rPr>
        <w:t>גניבה ואבידה בשואל לחיוב</w:t>
      </w:r>
    </w:p>
    <w:p w14:paraId="34D2394F" w14:textId="77777777" w:rsidR="009F19A4" w:rsidRDefault="006F071F" w:rsidP="000737EC">
      <w:pPr>
        <w:pStyle w:val="36"/>
        <w:framePr w:wrap="notBeside"/>
        <w:rPr>
          <w:rtl/>
        </w:rPr>
      </w:pPr>
      <w:r w:rsidRPr="00F40D4B">
        <w:rPr>
          <w:rtl/>
        </w:rPr>
        <w:t>-</w:t>
      </w:r>
    </w:p>
    <w:p w14:paraId="552E622E" w14:textId="183B6076" w:rsidR="00A6533C" w:rsidRPr="00F40D4B" w:rsidRDefault="006F071F" w:rsidP="000737EC">
      <w:pPr>
        <w:rPr>
          <w:rtl/>
        </w:rPr>
      </w:pPr>
      <w:r w:rsidRPr="00F40D4B">
        <w:rPr>
          <w:rtl/>
        </w:rPr>
        <w:t>גמר משומר שכר, דיו לבא מן הדין להיות כנדון.</w:t>
      </w:r>
      <w:r w:rsidRPr="00F40D4B">
        <w:rPr>
          <w:rFonts w:hint="cs"/>
          <w:rtl/>
        </w:rPr>
        <w:t xml:space="preserve"> דבבעלים פטור</w:t>
      </w:r>
    </w:p>
    <w:p w14:paraId="7673D047" w14:textId="6DC8F667" w:rsidR="009F19A4" w:rsidRDefault="006F071F" w:rsidP="000737EC">
      <w:pPr>
        <w:pStyle w:val="36"/>
        <w:framePr w:wrap="notBeside"/>
        <w:rPr>
          <w:rtl/>
        </w:rPr>
      </w:pPr>
      <w:r w:rsidRPr="00F40D4B">
        <w:rPr>
          <w:rFonts w:hint="cs"/>
          <w:rtl/>
        </w:rPr>
        <w:t>ולמ</w:t>
      </w:r>
      <w:r w:rsidR="009F19A4">
        <w:rPr>
          <w:rFonts w:hint="cs"/>
          <w:rtl/>
        </w:rPr>
        <w:t>"ד דלית דיו</w:t>
      </w:r>
    </w:p>
    <w:p w14:paraId="287B50A5" w14:textId="687E89B2" w:rsidR="006F071F" w:rsidRPr="00F40D4B" w:rsidRDefault="006F071F" w:rsidP="000737EC">
      <w:pPr>
        <w:rPr>
          <w:rtl/>
        </w:rPr>
      </w:pPr>
      <w:r w:rsidRPr="0078246D">
        <w:rPr>
          <w:rStyle w:val="affff8"/>
          <w:rFonts w:hint="cs"/>
          <w:rtl/>
        </w:rPr>
        <w:t>'</w:t>
      </w:r>
      <w:r w:rsidRPr="0078246D">
        <w:rPr>
          <w:rStyle w:val="affff8"/>
          <w:rtl/>
        </w:rPr>
        <w:t>וכי ישאל</w:t>
      </w:r>
      <w:r w:rsidRPr="0078246D">
        <w:rPr>
          <w:rStyle w:val="affff8"/>
          <w:rFonts w:hint="cs"/>
          <w:rtl/>
        </w:rPr>
        <w:t>'</w:t>
      </w:r>
      <w:r w:rsidRPr="00F40D4B">
        <w:rPr>
          <w:rtl/>
        </w:rPr>
        <w:t xml:space="preserve"> מוסיף על ענין ראשון, וילמד עליון מתחתון ותחתון מעליון.</w:t>
      </w:r>
    </w:p>
    <w:p w14:paraId="09469DBA" w14:textId="1372A181" w:rsidR="006F071F" w:rsidRPr="00F40D4B" w:rsidRDefault="006F071F" w:rsidP="000737EC">
      <w:pPr>
        <w:pStyle w:val="affff9"/>
        <w:rPr>
          <w:rtl/>
        </w:rPr>
      </w:pPr>
      <w:r w:rsidRPr="00F40D4B">
        <w:rPr>
          <w:rtl/>
        </w:rPr>
        <w:t>פשיעה בבעלים.</w:t>
      </w:r>
      <w:r w:rsidRPr="00F40D4B">
        <w:rPr>
          <w:rFonts w:hint="cs"/>
          <w:rtl/>
        </w:rPr>
        <w:t xml:space="preserve"> </w:t>
      </w:r>
      <w:r w:rsidR="00237964" w:rsidRPr="0078246D">
        <w:rPr>
          <w:rStyle w:val="affffc"/>
          <w:rtl/>
        </w:rPr>
        <w:t>חלקו</w:t>
      </w:r>
      <w:r w:rsidRPr="0078246D">
        <w:rPr>
          <w:rStyle w:val="affffc"/>
          <w:rtl/>
        </w:rPr>
        <w:t xml:space="preserve"> רב אחא ורבינא.</w:t>
      </w:r>
      <w:r w:rsidRPr="00F40D4B">
        <w:rPr>
          <w:rFonts w:hint="cs"/>
          <w:rtl/>
        </w:rPr>
        <w:t xml:space="preserve"> </w:t>
      </w:r>
      <w:r w:rsidRPr="00F40D4B">
        <w:rPr>
          <w:rtl/>
        </w:rPr>
        <w:t xml:space="preserve">חייב, </w:t>
      </w:r>
      <w:r w:rsidR="009F19A4">
        <w:rPr>
          <w:rStyle w:val="affffc"/>
          <w:rFonts w:hint="cs"/>
          <w:rtl/>
        </w:rPr>
        <w:t xml:space="preserve"> או </w:t>
      </w:r>
      <w:r w:rsidRPr="00F40D4B">
        <w:rPr>
          <w:rtl/>
        </w:rPr>
        <w:t>פטור.</w:t>
      </w:r>
    </w:p>
    <w:p w14:paraId="73B6DB1F" w14:textId="77777777" w:rsidR="0078246D" w:rsidRPr="009F19A4" w:rsidRDefault="006F071F" w:rsidP="000737EC">
      <w:pPr>
        <w:pStyle w:val="36"/>
        <w:framePr w:wrap="notBeside"/>
        <w:rPr>
          <w:rtl/>
        </w:rPr>
      </w:pPr>
      <w:r w:rsidRPr="009F19A4">
        <w:rPr>
          <w:rFonts w:hint="cs"/>
          <w:rtl/>
        </w:rPr>
        <w:t>ל</w:t>
      </w:r>
      <w:r w:rsidRPr="009F19A4">
        <w:rPr>
          <w:rtl/>
        </w:rPr>
        <w:t>מ"ד חייב</w:t>
      </w:r>
    </w:p>
    <w:p w14:paraId="751DA1F6" w14:textId="584A5161" w:rsidR="006F071F" w:rsidRPr="00F40D4B" w:rsidRDefault="006F071F" w:rsidP="000737EC">
      <w:pPr>
        <w:rPr>
          <w:rtl/>
        </w:rPr>
      </w:pPr>
      <w:r w:rsidRPr="00F40D4B">
        <w:rPr>
          <w:rtl/>
        </w:rPr>
        <w:t xml:space="preserve">מקרא נדרש לפניו ולא לפני פניו, </w:t>
      </w:r>
      <w:r w:rsidRPr="009F19A4">
        <w:rPr>
          <w:rStyle w:val="affffc"/>
          <w:rtl/>
        </w:rPr>
        <w:t xml:space="preserve">הלכך: </w:t>
      </w:r>
      <w:r w:rsidRPr="0078246D">
        <w:rPr>
          <w:rStyle w:val="affff8"/>
          <w:rFonts w:hint="cs"/>
          <w:rtl/>
        </w:rPr>
        <w:t>'</w:t>
      </w:r>
      <w:r w:rsidRPr="0078246D">
        <w:rPr>
          <w:rStyle w:val="affff8"/>
          <w:rtl/>
        </w:rPr>
        <w:t>אם בעליו עמו</w:t>
      </w:r>
      <w:r w:rsidRPr="0078246D">
        <w:rPr>
          <w:rStyle w:val="affff8"/>
          <w:rFonts w:hint="cs"/>
          <w:rtl/>
        </w:rPr>
        <w:t>'</w:t>
      </w:r>
      <w:r w:rsidRPr="00F40D4B">
        <w:rPr>
          <w:rtl/>
        </w:rPr>
        <w:t xml:space="preserve"> </w:t>
      </w:r>
      <w:r w:rsidRPr="00F40D4B">
        <w:rPr>
          <w:rFonts w:hint="cs"/>
          <w:rtl/>
        </w:rPr>
        <w:t>לא נאמר על ש''ח</w:t>
      </w:r>
    </w:p>
    <w:p w14:paraId="51E5001D" w14:textId="4FCB2306" w:rsidR="00A6533C" w:rsidRPr="00F40D4B" w:rsidRDefault="006F071F" w:rsidP="000737EC">
      <w:pPr>
        <w:rPr>
          <w:rtl/>
        </w:rPr>
      </w:pPr>
      <w:r w:rsidRPr="00F40D4B">
        <w:rPr>
          <w:rtl/>
        </w:rPr>
        <w:lastRenderedPageBreak/>
        <w:t xml:space="preserve">ופשיעה </w:t>
      </w:r>
      <w:r w:rsidRPr="00F40D4B">
        <w:rPr>
          <w:rFonts w:hint="cs"/>
          <w:rtl/>
        </w:rPr>
        <w:t xml:space="preserve">לא נאמרה </w:t>
      </w:r>
      <w:r w:rsidRPr="00F40D4B">
        <w:rPr>
          <w:rtl/>
        </w:rPr>
        <w:t>בשומר שכר ובשואל.</w:t>
      </w:r>
      <w:r w:rsidRPr="00F40D4B">
        <w:rPr>
          <w:rFonts w:hint="cs"/>
          <w:rtl/>
        </w:rPr>
        <w:t xml:space="preserve"> אלא בק''ו מש''ח</w:t>
      </w:r>
    </w:p>
    <w:p w14:paraId="7DDF2A7F" w14:textId="77777777" w:rsidR="00A6533C" w:rsidRPr="00F40D4B" w:rsidRDefault="006F071F" w:rsidP="000737EC">
      <w:pPr>
        <w:rPr>
          <w:rtl/>
        </w:rPr>
      </w:pPr>
      <w:r w:rsidRPr="00F40D4B">
        <w:rPr>
          <w:rFonts w:hint="cs"/>
          <w:rtl/>
        </w:rPr>
        <w:t xml:space="preserve">וממילא </w:t>
      </w:r>
      <w:r w:rsidRPr="0078246D">
        <w:rPr>
          <w:rStyle w:val="affff8"/>
          <w:rFonts w:hint="cs"/>
          <w:rtl/>
        </w:rPr>
        <w:t>'בעליו עמו'</w:t>
      </w:r>
      <w:r w:rsidRPr="00F40D4B">
        <w:rPr>
          <w:rFonts w:hint="cs"/>
          <w:rtl/>
        </w:rPr>
        <w:t xml:space="preserve"> דש''ש ושואל פוטר רק חיובים שנכתבו בפירוש אצלם</w:t>
      </w:r>
    </w:p>
    <w:p w14:paraId="60B4936D" w14:textId="77777777" w:rsidR="0078246D" w:rsidRDefault="006F071F" w:rsidP="000737EC">
      <w:pPr>
        <w:pStyle w:val="36"/>
        <w:framePr w:wrap="notBeside"/>
        <w:rPr>
          <w:rtl/>
        </w:rPr>
      </w:pPr>
      <w:r w:rsidRPr="00F40D4B">
        <w:rPr>
          <w:rtl/>
        </w:rPr>
        <w:t xml:space="preserve">מ"ד פטור </w:t>
      </w:r>
    </w:p>
    <w:p w14:paraId="741E47B9" w14:textId="078C5DD5" w:rsidR="006F071F" w:rsidRPr="00F40D4B" w:rsidRDefault="006F071F" w:rsidP="000737EC">
      <w:pPr>
        <w:rPr>
          <w:rtl/>
        </w:rPr>
      </w:pPr>
      <w:r w:rsidRPr="00F40D4B">
        <w:rPr>
          <w:rtl/>
        </w:rPr>
        <w:t xml:space="preserve">מקרא נדרש לפניו ולפני פניו, </w:t>
      </w:r>
      <w:r w:rsidRPr="0078246D">
        <w:rPr>
          <w:rStyle w:val="affff8"/>
          <w:rtl/>
        </w:rPr>
        <w:t>ו</w:t>
      </w:r>
      <w:r w:rsidRPr="0078246D">
        <w:rPr>
          <w:rStyle w:val="affff8"/>
          <w:rFonts w:hint="cs"/>
          <w:rtl/>
        </w:rPr>
        <w:t>'</w:t>
      </w:r>
      <w:r w:rsidRPr="0078246D">
        <w:rPr>
          <w:rStyle w:val="affff8"/>
          <w:rtl/>
        </w:rPr>
        <w:t>אם בעליו עמו</w:t>
      </w:r>
      <w:r w:rsidRPr="0078246D">
        <w:rPr>
          <w:rStyle w:val="affff8"/>
          <w:rFonts w:hint="cs"/>
          <w:rtl/>
        </w:rPr>
        <w:t>'</w:t>
      </w:r>
      <w:r w:rsidRPr="00F40D4B">
        <w:rPr>
          <w:rtl/>
        </w:rPr>
        <w:t xml:space="preserve"> אש</w:t>
      </w:r>
      <w:r w:rsidRPr="00F40D4B">
        <w:rPr>
          <w:rFonts w:hint="cs"/>
          <w:rtl/>
        </w:rPr>
        <w:t>''ח</w:t>
      </w:r>
      <w:r w:rsidRPr="00F40D4B">
        <w:rPr>
          <w:rtl/>
        </w:rPr>
        <w:t xml:space="preserve"> </w:t>
      </w:r>
      <w:r w:rsidRPr="00F40D4B">
        <w:rPr>
          <w:rFonts w:hint="cs"/>
          <w:rtl/>
        </w:rPr>
        <w:t xml:space="preserve">נמי </w:t>
      </w:r>
      <w:r w:rsidRPr="00F40D4B">
        <w:rPr>
          <w:rtl/>
        </w:rPr>
        <w:t>כתיב.</w:t>
      </w:r>
    </w:p>
    <w:p w14:paraId="48B26889" w14:textId="77777777" w:rsidR="006F071F" w:rsidRPr="00F40D4B" w:rsidRDefault="006F071F" w:rsidP="000737EC">
      <w:pPr>
        <w:rPr>
          <w:rtl/>
        </w:rPr>
      </w:pPr>
    </w:p>
    <w:p w14:paraId="6E092F81" w14:textId="77777777" w:rsidR="0078246D" w:rsidRDefault="006F071F" w:rsidP="000737EC">
      <w:pPr>
        <w:pStyle w:val="36"/>
        <w:framePr w:wrap="notBeside"/>
        <w:rPr>
          <w:rtl/>
        </w:rPr>
      </w:pPr>
      <w:r w:rsidRPr="00F40D4B">
        <w:rPr>
          <w:rtl/>
        </w:rPr>
        <w:t>•</w:t>
      </w:r>
      <w:r w:rsidRPr="00F40D4B">
        <w:rPr>
          <w:rFonts w:hint="cs"/>
          <w:rtl/>
        </w:rPr>
        <w:t xml:space="preserve"> </w:t>
      </w:r>
      <w:r w:rsidRPr="00F40D4B">
        <w:rPr>
          <w:rtl/>
        </w:rPr>
        <w:t>תנן:</w:t>
      </w:r>
    </w:p>
    <w:p w14:paraId="5447FDF6" w14:textId="30219DB6" w:rsidR="00A6533C" w:rsidRPr="00F40D4B" w:rsidRDefault="006F071F" w:rsidP="000737EC">
      <w:pPr>
        <w:rPr>
          <w:rtl/>
        </w:rPr>
      </w:pPr>
      <w:r w:rsidRPr="00F40D4B">
        <w:rPr>
          <w:rtl/>
        </w:rPr>
        <w:t>השואל הפרה ושאל בעליה עמה, השואל הפרה ושכר בעליה עמה</w:t>
      </w:r>
    </w:p>
    <w:p w14:paraId="7D38FD37" w14:textId="77777777" w:rsidR="0078246D" w:rsidRDefault="006F071F" w:rsidP="000737EC">
      <w:pPr>
        <w:rPr>
          <w:rtl/>
        </w:rPr>
      </w:pPr>
      <w:r w:rsidRPr="00F40D4B">
        <w:rPr>
          <w:rtl/>
        </w:rPr>
        <w:t>שאל בעליה או שכרן ואח</w:t>
      </w:r>
      <w:r w:rsidRPr="00F40D4B">
        <w:rPr>
          <w:rFonts w:hint="cs"/>
          <w:rtl/>
        </w:rPr>
        <w:t>"כ</w:t>
      </w:r>
      <w:r w:rsidRPr="00F40D4B">
        <w:rPr>
          <w:rtl/>
        </w:rPr>
        <w:t xml:space="preserve"> שאל הפרה ומתה - פטור, </w:t>
      </w:r>
    </w:p>
    <w:p w14:paraId="4DC604AB" w14:textId="77777777" w:rsidR="0078246D" w:rsidRDefault="0078246D" w:rsidP="000737EC">
      <w:pPr>
        <w:pStyle w:val="36"/>
        <w:framePr w:wrap="notBeside"/>
        <w:rPr>
          <w:rtl/>
        </w:rPr>
      </w:pPr>
      <w:r>
        <w:rPr>
          <w:rFonts w:hint="cs"/>
          <w:rtl/>
        </w:rPr>
        <w:t xml:space="preserve">- </w:t>
      </w:r>
      <w:r w:rsidR="006F071F" w:rsidRPr="00F40D4B">
        <w:rPr>
          <w:rFonts w:hint="cs"/>
          <w:rtl/>
        </w:rPr>
        <w:t xml:space="preserve">ל''ק </w:t>
      </w:r>
    </w:p>
    <w:p w14:paraId="75940615" w14:textId="20CB9846" w:rsidR="0078246D" w:rsidRDefault="0078246D" w:rsidP="000737EC">
      <w:pPr>
        <w:rPr>
          <w:rtl/>
        </w:rPr>
      </w:pPr>
      <w:r>
        <w:rPr>
          <w:rFonts w:hint="cs"/>
          <w:rtl/>
        </w:rPr>
        <w:t>ש</w:t>
      </w:r>
      <w:r w:rsidR="006F071F" w:rsidRPr="00F40D4B">
        <w:rPr>
          <w:rFonts w:hint="cs"/>
          <w:rtl/>
        </w:rPr>
        <w:t>''ח כמו דל''ק ש''ש דנלמדים מדרש</w:t>
      </w:r>
    </w:p>
    <w:p w14:paraId="4EC808DC" w14:textId="4AFD618C" w:rsidR="006F071F" w:rsidRPr="00F40D4B" w:rsidRDefault="006F071F" w:rsidP="000737EC">
      <w:pPr>
        <w:pStyle w:val="affe"/>
        <w:framePr w:wrap="around"/>
        <w:rPr>
          <w:rtl/>
        </w:rPr>
      </w:pPr>
      <w:r w:rsidRPr="00F40D4B">
        <w:rPr>
          <w:rtl/>
        </w:rPr>
        <w:t>צה:</w:t>
      </w:r>
    </w:p>
    <w:p w14:paraId="0947C1A9" w14:textId="5425E87F" w:rsidR="0078246D" w:rsidRDefault="006F071F" w:rsidP="000737EC">
      <w:pPr>
        <w:pStyle w:val="36"/>
        <w:framePr w:wrap="notBeside"/>
        <w:rPr>
          <w:rtl/>
        </w:rPr>
      </w:pPr>
      <w:r w:rsidRPr="00F40D4B">
        <w:rPr>
          <w:rtl/>
        </w:rPr>
        <w:t>ת"ש:</w:t>
      </w:r>
    </w:p>
    <w:p w14:paraId="39F01D35" w14:textId="77777777" w:rsidR="00D26B75" w:rsidRDefault="006F071F" w:rsidP="000737EC">
      <w:pPr>
        <w:rPr>
          <w:rtl/>
        </w:rPr>
      </w:pPr>
      <w:r w:rsidRPr="00F40D4B">
        <w:rPr>
          <w:rtl/>
        </w:rPr>
        <w:t xml:space="preserve">שאלה ושאל בעליה עמה, שכרה ושכר בעליה עמה, </w:t>
      </w:r>
    </w:p>
    <w:p w14:paraId="7F79EA0E" w14:textId="10737F87" w:rsidR="00A6533C" w:rsidRPr="00F40D4B" w:rsidRDefault="006F071F" w:rsidP="000737EC">
      <w:pPr>
        <w:rPr>
          <w:rtl/>
        </w:rPr>
      </w:pPr>
      <w:r w:rsidRPr="00F40D4B">
        <w:rPr>
          <w:rtl/>
        </w:rPr>
        <w:t>שאלה ושכר בעליה עמה, שכרה ושאל בעליה עמה,</w:t>
      </w:r>
    </w:p>
    <w:p w14:paraId="4891C219" w14:textId="5CA0D0A7" w:rsidR="006F071F" w:rsidRPr="00F40D4B" w:rsidRDefault="006F071F" w:rsidP="000737EC">
      <w:pPr>
        <w:rPr>
          <w:rtl/>
        </w:rPr>
      </w:pPr>
      <w:r w:rsidRPr="00F40D4B">
        <w:rPr>
          <w:rFonts w:hint="cs"/>
          <w:rtl/>
        </w:rPr>
        <w:t xml:space="preserve">- </w:t>
      </w:r>
      <w:r w:rsidRPr="00F40D4B">
        <w:rPr>
          <w:rtl/>
        </w:rPr>
        <w:t>א</w:t>
      </w:r>
      <w:r w:rsidR="00D26B75">
        <w:rPr>
          <w:rFonts w:hint="cs"/>
          <w:rtl/>
        </w:rPr>
        <w:t>ף</w:t>
      </w:r>
      <w:r w:rsidRPr="00F40D4B">
        <w:rPr>
          <w:rtl/>
        </w:rPr>
        <w:t xml:space="preserve"> שהבעלים עושין מלאכה במקום אחר ומתה - פטור.</w:t>
      </w:r>
    </w:p>
    <w:p w14:paraId="64881E77" w14:textId="77777777" w:rsidR="0078246D" w:rsidRDefault="006F071F" w:rsidP="000737EC">
      <w:pPr>
        <w:pStyle w:val="36"/>
        <w:framePr w:wrap="notBeside"/>
        <w:rPr>
          <w:rtl/>
        </w:rPr>
      </w:pPr>
      <w:r w:rsidRPr="00F40D4B">
        <w:rPr>
          <w:rFonts w:hint="cs"/>
          <w:rtl/>
        </w:rPr>
        <w:t xml:space="preserve">לאו ר''י </w:t>
      </w:r>
    </w:p>
    <w:p w14:paraId="61EA729B" w14:textId="19518CAF" w:rsidR="00A6533C" w:rsidRPr="00F40D4B" w:rsidRDefault="006F071F" w:rsidP="000737EC">
      <w:pPr>
        <w:rPr>
          <w:rtl/>
        </w:rPr>
      </w:pPr>
      <w:r w:rsidRPr="00F40D4B">
        <w:rPr>
          <w:rFonts w:hint="cs"/>
          <w:rtl/>
        </w:rPr>
        <w:t xml:space="preserve">דשוכר </w:t>
      </w:r>
      <w:r w:rsidR="0078246D">
        <w:rPr>
          <w:rFonts w:hint="cs"/>
          <w:rtl/>
        </w:rPr>
        <w:t>כש''ש</w:t>
      </w:r>
      <w:r w:rsidRPr="00F40D4B">
        <w:rPr>
          <w:rFonts w:hint="cs"/>
          <w:rtl/>
        </w:rPr>
        <w:t xml:space="preserve"> </w:t>
      </w:r>
      <w:r w:rsidRPr="0078246D">
        <w:rPr>
          <w:rStyle w:val="affffc"/>
          <w:rFonts w:hint="cs"/>
          <w:rtl/>
        </w:rPr>
        <w:t>דהא תני</w:t>
      </w:r>
      <w:r w:rsidRPr="00F40D4B">
        <w:rPr>
          <w:rFonts w:hint="cs"/>
          <w:rtl/>
        </w:rPr>
        <w:t xml:space="preserve"> מילתא דאתי מדרשא</w:t>
      </w:r>
      <w:r w:rsidR="0078246D">
        <w:rPr>
          <w:rFonts w:hint="cs"/>
          <w:rtl/>
        </w:rPr>
        <w:t>,</w:t>
      </w:r>
      <w:r w:rsidRPr="00F40D4B">
        <w:rPr>
          <w:rFonts w:hint="cs"/>
          <w:rtl/>
        </w:rPr>
        <w:t xml:space="preserve"> ואילו ש''ח ל''ק</w:t>
      </w:r>
    </w:p>
    <w:p w14:paraId="369CABA3" w14:textId="77777777" w:rsidR="0078246D" w:rsidRDefault="006F071F" w:rsidP="000737EC">
      <w:pPr>
        <w:pStyle w:val="36"/>
        <w:framePr w:wrap="notBeside"/>
        <w:rPr>
          <w:rtl/>
        </w:rPr>
      </w:pPr>
      <w:r w:rsidRPr="00F40D4B">
        <w:rPr>
          <w:rFonts w:hint="cs"/>
          <w:rtl/>
        </w:rPr>
        <w:t>אלא ר''מ</w:t>
      </w:r>
    </w:p>
    <w:p w14:paraId="3C41B018" w14:textId="18513EC2" w:rsidR="006F071F" w:rsidRPr="00F40D4B" w:rsidRDefault="006F071F" w:rsidP="000737EC">
      <w:pPr>
        <w:rPr>
          <w:rtl/>
        </w:rPr>
      </w:pPr>
      <w:r w:rsidRPr="00F40D4B">
        <w:rPr>
          <w:rFonts w:hint="cs"/>
          <w:rtl/>
        </w:rPr>
        <w:t>היא דשוכר כש''ח דמי ותנא ש''ח וה''ה לש''ש</w:t>
      </w:r>
      <w:r w:rsidRPr="00F40D4B">
        <w:rPr>
          <w:rtl/>
        </w:rPr>
        <w:t>.</w:t>
      </w:r>
    </w:p>
    <w:p w14:paraId="2E8A20A8" w14:textId="77777777" w:rsidR="0078246D" w:rsidRDefault="0078246D" w:rsidP="000737EC">
      <w:pPr>
        <w:pStyle w:val="36"/>
        <w:framePr w:wrap="notBeside"/>
        <w:rPr>
          <w:rtl/>
        </w:rPr>
      </w:pPr>
      <w:r>
        <w:rPr>
          <w:rFonts w:hint="cs"/>
          <w:rtl/>
        </w:rPr>
        <w:t>ב.</w:t>
      </w:r>
    </w:p>
    <w:p w14:paraId="3F0D6C4D" w14:textId="532CE15A" w:rsidR="006F071F" w:rsidRPr="00F40D4B" w:rsidRDefault="006F071F" w:rsidP="000737EC">
      <w:pPr>
        <w:rPr>
          <w:rtl/>
        </w:rPr>
      </w:pPr>
      <w:r w:rsidRPr="009F19A4">
        <w:rPr>
          <w:rStyle w:val="affffc"/>
          <w:rtl/>
        </w:rPr>
        <w:t>כדמחליף ר</w:t>
      </w:r>
      <w:r w:rsidRPr="009F19A4">
        <w:rPr>
          <w:rStyle w:val="affffc"/>
          <w:rFonts w:hint="cs"/>
          <w:rtl/>
        </w:rPr>
        <w:t>ב''א</w:t>
      </w:r>
      <w:r w:rsidRPr="009F19A4">
        <w:rPr>
          <w:rStyle w:val="affffc"/>
          <w:rtl/>
        </w:rPr>
        <w:t>:</w:t>
      </w:r>
      <w:r w:rsidRPr="00F40D4B">
        <w:rPr>
          <w:rtl/>
        </w:rPr>
        <w:t xml:space="preserve"> שוכר כיצד משלם? </w:t>
      </w:r>
      <w:r w:rsidRPr="009F19A4">
        <w:rPr>
          <w:rStyle w:val="affffc"/>
          <w:rtl/>
        </w:rPr>
        <w:t>ר</w:t>
      </w:r>
      <w:r w:rsidRPr="009F19A4">
        <w:rPr>
          <w:rStyle w:val="affffc"/>
          <w:rFonts w:hint="cs"/>
          <w:rtl/>
        </w:rPr>
        <w:t>''מ</w:t>
      </w:r>
      <w:r w:rsidRPr="009F19A4">
        <w:rPr>
          <w:rStyle w:val="affffc"/>
          <w:rtl/>
        </w:rPr>
        <w:t>:</w:t>
      </w:r>
      <w:r w:rsidRPr="00F40D4B">
        <w:rPr>
          <w:rtl/>
        </w:rPr>
        <w:t xml:space="preserve"> כש</w:t>
      </w:r>
      <w:r w:rsidR="009F19A4">
        <w:rPr>
          <w:rFonts w:hint="cs"/>
          <w:rtl/>
        </w:rPr>
        <w:t>"ש</w:t>
      </w:r>
      <w:r w:rsidRPr="00F40D4B">
        <w:rPr>
          <w:rtl/>
        </w:rPr>
        <w:t xml:space="preserve">, </w:t>
      </w:r>
      <w:r w:rsidRPr="009F19A4">
        <w:rPr>
          <w:rStyle w:val="affffc"/>
          <w:rtl/>
        </w:rPr>
        <w:t>ר</w:t>
      </w:r>
      <w:r w:rsidRPr="009F19A4">
        <w:rPr>
          <w:rStyle w:val="affffc"/>
          <w:rFonts w:hint="cs"/>
          <w:rtl/>
        </w:rPr>
        <w:t>"י</w:t>
      </w:r>
      <w:r w:rsidRPr="009F19A4">
        <w:rPr>
          <w:rStyle w:val="affffc"/>
          <w:rtl/>
        </w:rPr>
        <w:t>:</w:t>
      </w:r>
      <w:r w:rsidRPr="00F40D4B">
        <w:rPr>
          <w:rtl/>
        </w:rPr>
        <w:t xml:space="preserve"> כ</w:t>
      </w:r>
      <w:r w:rsidR="009F19A4">
        <w:rPr>
          <w:rFonts w:hint="cs"/>
          <w:rtl/>
        </w:rPr>
        <w:t>ש"ח</w:t>
      </w:r>
      <w:r w:rsidRPr="00F40D4B">
        <w:rPr>
          <w:rtl/>
        </w:rPr>
        <w:t>.</w:t>
      </w:r>
    </w:p>
    <w:p w14:paraId="70F928A5" w14:textId="77777777" w:rsidR="00A6533C" w:rsidRPr="00F40D4B" w:rsidRDefault="00A6533C" w:rsidP="000737EC">
      <w:pPr>
        <w:pStyle w:val="aff9"/>
        <w:rPr>
          <w:rtl/>
        </w:rPr>
      </w:pPr>
      <w:r w:rsidRPr="00F40D4B">
        <w:rPr>
          <w:rtl/>
        </w:rPr>
        <w:t>***</w:t>
      </w:r>
    </w:p>
    <w:p w14:paraId="41597538" w14:textId="77777777" w:rsidR="009F19A4" w:rsidRDefault="006F071F" w:rsidP="000737EC">
      <w:pPr>
        <w:pStyle w:val="36"/>
        <w:framePr w:wrap="notBeside"/>
        <w:rPr>
          <w:rtl/>
        </w:rPr>
      </w:pPr>
      <w:r w:rsidRPr="00F40D4B">
        <w:rPr>
          <w:rtl/>
        </w:rPr>
        <w:t>רב המנונא:</w:t>
      </w:r>
    </w:p>
    <w:p w14:paraId="230D9AC2" w14:textId="6E9B6111" w:rsidR="006F071F" w:rsidRPr="00D66997" w:rsidRDefault="006F071F" w:rsidP="000737EC">
      <w:pPr>
        <w:pStyle w:val="affff9"/>
        <w:rPr>
          <w:spacing w:val="-6"/>
          <w:rtl/>
        </w:rPr>
      </w:pPr>
      <w:r w:rsidRPr="00D26B75">
        <w:rPr>
          <w:rtl/>
        </w:rPr>
        <w:t>לעולם הוא חייב עד שתהא פרה וחורש בה, חמור ומחמר אח</w:t>
      </w:r>
      <w:r w:rsidRPr="00D66997">
        <w:rPr>
          <w:spacing w:val="-6"/>
          <w:rtl/>
        </w:rPr>
        <w:t>ריה,</w:t>
      </w:r>
      <w:r w:rsidR="00D66997" w:rsidRPr="00D66997">
        <w:rPr>
          <w:rFonts w:hint="cs"/>
          <w:spacing w:val="-6"/>
          <w:rtl/>
        </w:rPr>
        <w:t xml:space="preserve"> </w:t>
      </w:r>
      <w:r w:rsidRPr="00D66997">
        <w:rPr>
          <w:spacing w:val="-6"/>
          <w:rtl/>
        </w:rPr>
        <w:t>ועד שיהו בעלים משעת שאילה עד שעת שבורה ומתה.</w:t>
      </w:r>
    </w:p>
    <w:p w14:paraId="1C64E502" w14:textId="77777777" w:rsidR="009F19A4" w:rsidRDefault="006F071F" w:rsidP="000737EC">
      <w:pPr>
        <w:pStyle w:val="36"/>
        <w:framePr w:wrap="notBeside"/>
        <w:rPr>
          <w:rStyle w:val="affffc"/>
          <w:rtl/>
        </w:rPr>
      </w:pPr>
      <w:r w:rsidRPr="009F19A4">
        <w:rPr>
          <w:rStyle w:val="affffc"/>
          <w:rtl/>
        </w:rPr>
        <w:t>אלמא סבר:</w:t>
      </w:r>
    </w:p>
    <w:p w14:paraId="5BF6B7EA" w14:textId="7955CFE4" w:rsidR="006F071F" w:rsidRPr="00F40D4B" w:rsidRDefault="006F071F" w:rsidP="000737EC">
      <w:pPr>
        <w:spacing w:after="60"/>
        <w:rPr>
          <w:rtl/>
        </w:rPr>
      </w:pPr>
      <w:r w:rsidRPr="009F19A4">
        <w:rPr>
          <w:rStyle w:val="affff8"/>
          <w:rFonts w:hint="cs"/>
          <w:rtl/>
        </w:rPr>
        <w:t>'</w:t>
      </w:r>
      <w:r w:rsidRPr="009F19A4">
        <w:rPr>
          <w:rStyle w:val="affff8"/>
          <w:rtl/>
        </w:rPr>
        <w:t>בעליו עמו</w:t>
      </w:r>
      <w:r w:rsidRPr="009F19A4">
        <w:rPr>
          <w:rStyle w:val="affff8"/>
          <w:rFonts w:hint="cs"/>
          <w:rtl/>
        </w:rPr>
        <w:t>'</w:t>
      </w:r>
      <w:r w:rsidRPr="009F19A4">
        <w:rPr>
          <w:rStyle w:val="affff8"/>
          <w:rtl/>
        </w:rPr>
        <w:t xml:space="preserve"> -</w:t>
      </w:r>
      <w:r w:rsidRPr="00F40D4B">
        <w:rPr>
          <w:rtl/>
        </w:rPr>
        <w:t xml:space="preserve"> אכולה מילתא משמע.</w:t>
      </w:r>
    </w:p>
    <w:p w14:paraId="60023385" w14:textId="4120F682" w:rsidR="009F19A4" w:rsidRDefault="006F071F" w:rsidP="000737EC">
      <w:pPr>
        <w:pStyle w:val="36"/>
        <w:framePr w:wrap="notBeside"/>
        <w:rPr>
          <w:rtl/>
        </w:rPr>
      </w:pPr>
      <w:r w:rsidRPr="00F40D4B">
        <w:rPr>
          <w:rtl/>
        </w:rPr>
        <w:t>מתיב רבא:</w:t>
      </w:r>
    </w:p>
    <w:p w14:paraId="3EAA784C" w14:textId="0075EC6E" w:rsidR="00A6533C" w:rsidRPr="00F40D4B" w:rsidRDefault="006F071F" w:rsidP="000737EC">
      <w:pPr>
        <w:rPr>
          <w:rtl/>
        </w:rPr>
      </w:pPr>
      <w:r w:rsidRPr="00F40D4B">
        <w:rPr>
          <w:rtl/>
        </w:rPr>
        <w:t xml:space="preserve">שאלה </w:t>
      </w:r>
      <w:r w:rsidRPr="00D66997">
        <w:rPr>
          <w:b/>
          <w:bCs/>
          <w:rtl/>
        </w:rPr>
        <w:t>ושאל</w:t>
      </w:r>
      <w:r w:rsidRPr="00F40D4B">
        <w:rPr>
          <w:rtl/>
        </w:rPr>
        <w:t xml:space="preserve"> בעליה עמה, שכרה ושכר בעליה עמה, שכרה ושאל בעליה עמה,</w:t>
      </w:r>
    </w:p>
    <w:p w14:paraId="178576C2" w14:textId="0B811AD6" w:rsidR="00A6533C" w:rsidRPr="00F40D4B" w:rsidRDefault="006F071F" w:rsidP="000737EC">
      <w:pPr>
        <w:rPr>
          <w:rtl/>
        </w:rPr>
      </w:pPr>
      <w:r w:rsidRPr="00F40D4B">
        <w:rPr>
          <w:rtl/>
        </w:rPr>
        <w:t xml:space="preserve">שאלה </w:t>
      </w:r>
      <w:r w:rsidRPr="00D66997">
        <w:rPr>
          <w:b/>
          <w:bCs/>
          <w:rtl/>
        </w:rPr>
        <w:t>ושכר</w:t>
      </w:r>
      <w:r w:rsidRPr="00F40D4B">
        <w:rPr>
          <w:rtl/>
        </w:rPr>
        <w:t xml:space="preserve"> בעליה עמה</w:t>
      </w:r>
      <w:r w:rsidR="009F19A4">
        <w:rPr>
          <w:rFonts w:hint="cs"/>
          <w:rtl/>
        </w:rPr>
        <w:t xml:space="preserve">, אף </w:t>
      </w:r>
      <w:r w:rsidRPr="00F40D4B">
        <w:rPr>
          <w:rtl/>
        </w:rPr>
        <w:t>שהבעלים עושין מלאכה במקום אחר ומתה - פטור.</w:t>
      </w:r>
    </w:p>
    <w:p w14:paraId="4C8089F8" w14:textId="3DE652E9" w:rsidR="009F19A4" w:rsidRDefault="009F19A4" w:rsidP="000737EC">
      <w:pPr>
        <w:pStyle w:val="36"/>
        <w:framePr w:wrap="notBeside"/>
        <w:rPr>
          <w:rtl/>
        </w:rPr>
      </w:pPr>
      <w:r>
        <w:rPr>
          <w:rFonts w:hint="cs"/>
          <w:rtl/>
        </w:rPr>
        <w:t xml:space="preserve">- </w:t>
      </w:r>
      <w:r w:rsidR="006F071F" w:rsidRPr="00F40D4B">
        <w:rPr>
          <w:rFonts w:hint="cs"/>
          <w:rtl/>
        </w:rPr>
        <w:t>מיירי</w:t>
      </w:r>
    </w:p>
    <w:p w14:paraId="2E29DB55" w14:textId="25424642" w:rsidR="006F071F" w:rsidRPr="00F40D4B" w:rsidRDefault="006F071F" w:rsidP="000737EC">
      <w:pPr>
        <w:rPr>
          <w:rtl/>
        </w:rPr>
      </w:pPr>
      <w:r w:rsidRPr="00F40D4B">
        <w:rPr>
          <w:rFonts w:hint="cs"/>
          <w:rtl/>
        </w:rPr>
        <w:t>באותה מלאכה</w:t>
      </w:r>
      <w:r w:rsidRPr="00F40D4B">
        <w:rPr>
          <w:rtl/>
        </w:rPr>
        <w:t>.</w:t>
      </w:r>
      <w:r w:rsidRPr="00F40D4B">
        <w:rPr>
          <w:rFonts w:hint="cs"/>
          <w:rtl/>
        </w:rPr>
        <w:t xml:space="preserve"> ומקום אחר היינו דמרפ</w:t>
      </w:r>
      <w:r w:rsidR="00D26B75">
        <w:rPr>
          <w:rFonts w:hint="cs"/>
          <w:rtl/>
        </w:rPr>
        <w:t>ה</w:t>
      </w:r>
      <w:r w:rsidRPr="00F40D4B">
        <w:rPr>
          <w:rFonts w:hint="cs"/>
          <w:rtl/>
        </w:rPr>
        <w:t xml:space="preserve"> </w:t>
      </w:r>
      <w:r w:rsidR="00D26B75" w:rsidRPr="00D26B75">
        <w:rPr>
          <w:rStyle w:val="afffff2"/>
          <w:rFonts w:hint="cs"/>
          <w:rtl/>
        </w:rPr>
        <w:t>הקרקע</w:t>
      </w:r>
      <w:r w:rsidR="00D26B75">
        <w:rPr>
          <w:rFonts w:hint="cs"/>
          <w:rtl/>
        </w:rPr>
        <w:t xml:space="preserve"> </w:t>
      </w:r>
      <w:r w:rsidRPr="00F40D4B">
        <w:rPr>
          <w:rFonts w:hint="cs"/>
          <w:rtl/>
        </w:rPr>
        <w:t>ו</w:t>
      </w:r>
      <w:r w:rsidR="00D66997">
        <w:rPr>
          <w:rFonts w:hint="cs"/>
          <w:rtl/>
        </w:rPr>
        <w:t>הולך לפניה</w:t>
      </w:r>
      <w:r w:rsidRPr="00F40D4B">
        <w:rPr>
          <w:rFonts w:hint="cs"/>
          <w:rtl/>
        </w:rPr>
        <w:t>.</w:t>
      </w:r>
    </w:p>
    <w:p w14:paraId="47100453" w14:textId="77777777" w:rsidR="009F19A4" w:rsidRDefault="009F19A4" w:rsidP="000737EC">
      <w:pPr>
        <w:pStyle w:val="36"/>
        <w:framePr w:wrap="notBeside"/>
        <w:rPr>
          <w:rtl/>
        </w:rPr>
      </w:pPr>
      <w:r>
        <w:rPr>
          <w:rFonts w:hint="cs"/>
          <w:rtl/>
        </w:rPr>
        <w:t xml:space="preserve">וקשה </w:t>
      </w:r>
      <w:r w:rsidR="006F071F" w:rsidRPr="00F40D4B">
        <w:rPr>
          <w:rtl/>
        </w:rPr>
        <w:t>והא</w:t>
      </w:r>
    </w:p>
    <w:p w14:paraId="16D00859" w14:textId="6F4BB798" w:rsidR="006F071F" w:rsidRPr="00F40D4B" w:rsidRDefault="006F071F" w:rsidP="000737EC">
      <w:pPr>
        <w:rPr>
          <w:rtl/>
        </w:rPr>
      </w:pPr>
      <w:r w:rsidRPr="00F40D4B">
        <w:rPr>
          <w:rtl/>
        </w:rPr>
        <w:t>מדסיפא ע</w:t>
      </w:r>
      <w:r w:rsidRPr="00F40D4B">
        <w:rPr>
          <w:rFonts w:hint="cs"/>
          <w:rtl/>
        </w:rPr>
        <w:t>"ג</w:t>
      </w:r>
      <w:r w:rsidRPr="00F40D4B">
        <w:rPr>
          <w:rtl/>
        </w:rPr>
        <w:t xml:space="preserve"> הוי רישא במלאכה אחרת</w:t>
      </w:r>
      <w:r w:rsidRPr="00F40D4B">
        <w:rPr>
          <w:rFonts w:hint="cs"/>
          <w:rtl/>
        </w:rPr>
        <w:t xml:space="preserve"> ?</w:t>
      </w:r>
    </w:p>
    <w:p w14:paraId="117299FB" w14:textId="77777777" w:rsidR="009F19A4" w:rsidRDefault="006F071F" w:rsidP="000737EC">
      <w:pPr>
        <w:pStyle w:val="36"/>
        <w:framePr w:wrap="notBeside"/>
        <w:rPr>
          <w:rtl/>
        </w:rPr>
      </w:pPr>
      <w:r w:rsidRPr="00F40D4B">
        <w:rPr>
          <w:rFonts w:hint="cs"/>
          <w:rtl/>
        </w:rPr>
        <w:lastRenderedPageBreak/>
        <w:t>ד</w:t>
      </w:r>
      <w:r w:rsidRPr="00F40D4B">
        <w:rPr>
          <w:rtl/>
        </w:rPr>
        <w:t xml:space="preserve">סיפא: </w:t>
      </w:r>
    </w:p>
    <w:p w14:paraId="45DD0836" w14:textId="46421FCE" w:rsidR="006F071F" w:rsidRPr="00F40D4B" w:rsidRDefault="009F19A4" w:rsidP="000737EC">
      <w:pPr>
        <w:rPr>
          <w:rtl/>
        </w:rPr>
      </w:pPr>
      <w:r>
        <w:rPr>
          <w:rFonts w:hint="cs"/>
          <w:rtl/>
        </w:rPr>
        <w:t>ש</w:t>
      </w:r>
      <w:r w:rsidR="006F071F" w:rsidRPr="00F40D4B">
        <w:rPr>
          <w:rtl/>
        </w:rPr>
        <w:t xml:space="preserve">אלה ואח''כ שאל בעליה, שכרה ואח''כ שכר בעליה עמה, </w:t>
      </w:r>
      <w:r w:rsidR="00D26B75">
        <w:rPr>
          <w:rFonts w:hint="cs"/>
          <w:rtl/>
        </w:rPr>
        <w:t xml:space="preserve">אף </w:t>
      </w:r>
      <w:r w:rsidR="006F071F" w:rsidRPr="00F40D4B">
        <w:rPr>
          <w:rtl/>
        </w:rPr>
        <w:t>שהבעלים חורשין ע</w:t>
      </w:r>
      <w:r w:rsidR="006F071F" w:rsidRPr="00F40D4B">
        <w:rPr>
          <w:rFonts w:hint="cs"/>
          <w:rtl/>
        </w:rPr>
        <w:t>"ג</w:t>
      </w:r>
      <w:r w:rsidR="006F071F" w:rsidRPr="00F40D4B">
        <w:rPr>
          <w:rtl/>
        </w:rPr>
        <w:t xml:space="preserve"> ומתה - חייב.</w:t>
      </w:r>
    </w:p>
    <w:p w14:paraId="053473F1" w14:textId="77777777" w:rsidR="009F19A4" w:rsidRDefault="006F071F" w:rsidP="000737EC">
      <w:pPr>
        <w:pStyle w:val="36"/>
        <w:framePr w:wrap="notBeside"/>
        <w:rPr>
          <w:rtl/>
        </w:rPr>
      </w:pPr>
      <w:r w:rsidRPr="00F40D4B">
        <w:rPr>
          <w:rtl/>
        </w:rPr>
        <w:t>אמרי:</w:t>
      </w:r>
    </w:p>
    <w:p w14:paraId="183F64B7" w14:textId="653AE625" w:rsidR="00A6533C" w:rsidRPr="00F40D4B" w:rsidRDefault="006F071F" w:rsidP="000737EC">
      <w:pPr>
        <w:rPr>
          <w:rtl/>
        </w:rPr>
      </w:pPr>
      <w:r w:rsidRPr="00F40D4B">
        <w:rPr>
          <w:rtl/>
        </w:rPr>
        <w:t>רישא וסיפא באותה מלאכה,</w:t>
      </w:r>
    </w:p>
    <w:p w14:paraId="38DEC81E" w14:textId="77777777" w:rsidR="009F19A4" w:rsidRDefault="006F071F" w:rsidP="000737EC">
      <w:pPr>
        <w:pStyle w:val="36"/>
        <w:framePr w:wrap="notBeside"/>
        <w:rPr>
          <w:rtl/>
        </w:rPr>
      </w:pPr>
      <w:r w:rsidRPr="00F40D4B">
        <w:rPr>
          <w:rtl/>
        </w:rPr>
        <w:t xml:space="preserve">רישא </w:t>
      </w:r>
    </w:p>
    <w:p w14:paraId="0F82E8B6" w14:textId="3C5B4FAC" w:rsidR="006F071F" w:rsidRPr="00F40D4B" w:rsidRDefault="006F071F" w:rsidP="000737EC">
      <w:pPr>
        <w:rPr>
          <w:rtl/>
        </w:rPr>
      </w:pPr>
      <w:r w:rsidRPr="009F19A4">
        <w:rPr>
          <w:rStyle w:val="affffc"/>
          <w:rtl/>
        </w:rPr>
        <w:t>קמ"ל</w:t>
      </w:r>
      <w:r w:rsidRPr="00F40D4B">
        <w:rPr>
          <w:rtl/>
        </w:rPr>
        <w:t xml:space="preserve"> </w:t>
      </w:r>
      <w:r w:rsidR="009F19A4">
        <w:rPr>
          <w:rFonts w:hint="cs"/>
          <w:rtl/>
        </w:rPr>
        <w:t>דאף</w:t>
      </w:r>
      <w:r w:rsidRPr="00F40D4B">
        <w:rPr>
          <w:rtl/>
        </w:rPr>
        <w:t xml:space="preserve"> </w:t>
      </w:r>
      <w:r w:rsidR="009F19A4">
        <w:rPr>
          <w:rFonts w:hint="cs"/>
          <w:rtl/>
        </w:rPr>
        <w:t>ש</w:t>
      </w:r>
      <w:r w:rsidRPr="00F40D4B">
        <w:rPr>
          <w:rtl/>
        </w:rPr>
        <w:t>באותה מלאכה, כיון דהוו בעלים בשעת שאילה - פטור.</w:t>
      </w:r>
    </w:p>
    <w:p w14:paraId="40F22AE2" w14:textId="77777777" w:rsidR="009F19A4" w:rsidRDefault="006F071F" w:rsidP="000737EC">
      <w:pPr>
        <w:pStyle w:val="36"/>
        <w:framePr w:wrap="notBeside"/>
        <w:rPr>
          <w:rtl/>
        </w:rPr>
      </w:pPr>
      <w:r w:rsidRPr="00F40D4B">
        <w:rPr>
          <w:rtl/>
        </w:rPr>
        <w:t>וסיפא</w:t>
      </w:r>
    </w:p>
    <w:p w14:paraId="2C265946" w14:textId="57D574ED" w:rsidR="006F071F" w:rsidRPr="00F40D4B" w:rsidRDefault="006F071F" w:rsidP="000737EC">
      <w:pPr>
        <w:rPr>
          <w:rtl/>
        </w:rPr>
      </w:pPr>
      <w:r w:rsidRPr="009F19A4">
        <w:rPr>
          <w:rStyle w:val="affffc"/>
          <w:rtl/>
        </w:rPr>
        <w:t>קמ"ל:</w:t>
      </w:r>
      <w:r w:rsidRPr="00F40D4B">
        <w:rPr>
          <w:rtl/>
        </w:rPr>
        <w:t xml:space="preserve"> דא</w:t>
      </w:r>
      <w:r w:rsidR="009F19A4">
        <w:rPr>
          <w:rFonts w:hint="cs"/>
          <w:rtl/>
        </w:rPr>
        <w:t>ף</w:t>
      </w:r>
      <w:r w:rsidRPr="00F40D4B">
        <w:rPr>
          <w:rtl/>
        </w:rPr>
        <w:t xml:space="preserve"> </w:t>
      </w:r>
      <w:r w:rsidR="009F19A4">
        <w:rPr>
          <w:rFonts w:hint="cs"/>
          <w:rtl/>
        </w:rPr>
        <w:t>ש</w:t>
      </w:r>
      <w:r w:rsidRPr="00F40D4B">
        <w:rPr>
          <w:rtl/>
        </w:rPr>
        <w:t>על גבה, כיון דלא הוו בעלים בשעת שאילה - חייב.</w:t>
      </w:r>
    </w:p>
    <w:p w14:paraId="0442E006" w14:textId="77777777" w:rsidR="009F19A4" w:rsidRDefault="006F071F" w:rsidP="000737EC">
      <w:pPr>
        <w:pStyle w:val="36"/>
        <w:framePr w:wrap="notBeside"/>
        <w:rPr>
          <w:rtl/>
        </w:rPr>
      </w:pPr>
      <w:r w:rsidRPr="00F40D4B">
        <w:rPr>
          <w:rFonts w:hint="cs"/>
          <w:rtl/>
        </w:rPr>
        <w:t>ודחינן א.</w:t>
      </w:r>
    </w:p>
    <w:p w14:paraId="26006C41" w14:textId="0A9DFA14" w:rsidR="00A6533C" w:rsidRPr="00F40D4B" w:rsidRDefault="006F071F" w:rsidP="000737EC">
      <w:pPr>
        <w:rPr>
          <w:rtl/>
        </w:rPr>
      </w:pPr>
      <w:r w:rsidRPr="00F40D4B">
        <w:rPr>
          <w:rFonts w:hint="cs"/>
          <w:rtl/>
        </w:rPr>
        <w:t>דאין לומר דגם רישא וגם סיפא רבותא הם ומיירי באותה מלאכה</w:t>
      </w:r>
    </w:p>
    <w:p w14:paraId="7F6C601D" w14:textId="77777777" w:rsidR="009F19A4" w:rsidRDefault="006F071F" w:rsidP="000737EC">
      <w:pPr>
        <w:pStyle w:val="36"/>
        <w:framePr w:wrap="notBeside"/>
        <w:rPr>
          <w:rtl/>
        </w:rPr>
      </w:pPr>
      <w:r w:rsidRPr="00F40D4B">
        <w:rPr>
          <w:rFonts w:hint="cs"/>
          <w:rtl/>
        </w:rPr>
        <w:t>ב.</w:t>
      </w:r>
    </w:p>
    <w:p w14:paraId="37534166" w14:textId="6FF9C58D" w:rsidR="00A6533C" w:rsidRPr="00F40D4B" w:rsidRDefault="006F071F" w:rsidP="000737EC">
      <w:pPr>
        <w:rPr>
          <w:rtl/>
        </w:rPr>
      </w:pPr>
      <w:r w:rsidRPr="009F19A4">
        <w:rPr>
          <w:rStyle w:val="affff8"/>
          <w:rFonts w:hint="cs"/>
          <w:rtl/>
        </w:rPr>
        <w:t>ד'בעליו אין עמו'</w:t>
      </w:r>
      <w:r w:rsidRPr="00F40D4B">
        <w:rPr>
          <w:rtl/>
        </w:rPr>
        <w:t xml:space="preserve"> היה עמו בשעת שאילה </w:t>
      </w:r>
      <w:r w:rsidRPr="00F40D4B">
        <w:rPr>
          <w:rFonts w:hint="cs"/>
          <w:rtl/>
        </w:rPr>
        <w:t>א"צ</w:t>
      </w:r>
      <w:r w:rsidRPr="00F40D4B">
        <w:rPr>
          <w:rtl/>
        </w:rPr>
        <w:t xml:space="preserve"> להיות עמו בשעת שבורה ומתה,</w:t>
      </w:r>
    </w:p>
    <w:p w14:paraId="7D7DDC64" w14:textId="59FF6F07" w:rsidR="006F071F" w:rsidRPr="00F40D4B" w:rsidRDefault="006F071F" w:rsidP="000737EC">
      <w:pPr>
        <w:rPr>
          <w:rtl/>
        </w:rPr>
      </w:pPr>
      <w:r w:rsidRPr="00F40D4B">
        <w:rPr>
          <w:rtl/>
        </w:rPr>
        <w:t>היה עמו בשעת שבורה ומתה - צריך להיות עמו בשעת שאילה.</w:t>
      </w:r>
    </w:p>
    <w:p w14:paraId="78EFEB5F" w14:textId="77777777" w:rsidR="009F19A4" w:rsidRDefault="006F071F" w:rsidP="000737EC">
      <w:pPr>
        <w:pStyle w:val="36"/>
        <w:framePr w:wrap="notBeside"/>
        <w:rPr>
          <w:rtl/>
        </w:rPr>
      </w:pPr>
      <w:r w:rsidRPr="00F40D4B">
        <w:rPr>
          <w:rFonts w:hint="cs"/>
          <w:rtl/>
        </w:rPr>
        <w:t>ומאידך תניא</w:t>
      </w:r>
    </w:p>
    <w:p w14:paraId="607CE528" w14:textId="62D3D3F7" w:rsidR="006F071F" w:rsidRPr="00F40D4B" w:rsidRDefault="006F071F" w:rsidP="000737EC">
      <w:pPr>
        <w:rPr>
          <w:rtl/>
        </w:rPr>
      </w:pPr>
      <w:r w:rsidRPr="009F19A4">
        <w:rPr>
          <w:rStyle w:val="affff8"/>
          <w:rFonts w:hint="cs"/>
          <w:rtl/>
        </w:rPr>
        <w:t>אם בעליו עמו</w:t>
      </w:r>
      <w:r w:rsidRPr="00F40D4B">
        <w:rPr>
          <w:rFonts w:hint="cs"/>
          <w:rtl/>
        </w:rPr>
        <w:t xml:space="preserve"> לא ישלם ד</w:t>
      </w:r>
      <w:r w:rsidRPr="00F40D4B">
        <w:rPr>
          <w:rtl/>
        </w:rPr>
        <w:t>כיון שיצאה מרשות משאיל שעה אחת בבעלים ומתה - פטור.</w:t>
      </w:r>
    </w:p>
    <w:p w14:paraId="3270210C" w14:textId="77777777" w:rsidR="006F071F" w:rsidRPr="00F40D4B" w:rsidRDefault="006F071F" w:rsidP="000737EC">
      <w:pPr>
        <w:pStyle w:val="affff9"/>
        <w:rPr>
          <w:rtl/>
        </w:rPr>
      </w:pPr>
      <w:r w:rsidRPr="00F40D4B">
        <w:rPr>
          <w:rtl/>
        </w:rPr>
        <w:t>תיובתא דרב המנונא! - תיובתא.</w:t>
      </w:r>
    </w:p>
    <w:p w14:paraId="19D69A31" w14:textId="77777777" w:rsidR="00A6533C" w:rsidRPr="00F40D4B" w:rsidRDefault="00A6533C" w:rsidP="000737EC">
      <w:pPr>
        <w:pStyle w:val="aff9"/>
        <w:rPr>
          <w:rtl/>
        </w:rPr>
      </w:pPr>
      <w:bookmarkStart w:id="16" w:name="_Hlk168261023"/>
      <w:r w:rsidRPr="00F40D4B">
        <w:rPr>
          <w:rtl/>
        </w:rPr>
        <w:t>***</w:t>
      </w:r>
    </w:p>
    <w:bookmarkEnd w:id="15"/>
    <w:p w14:paraId="71B2976C" w14:textId="14FDD915" w:rsidR="00A6533C" w:rsidRPr="00F40D4B" w:rsidRDefault="006F071F" w:rsidP="000737EC">
      <w:pPr>
        <w:pStyle w:val="affffb"/>
        <w:jc w:val="center"/>
        <w:rPr>
          <w:rtl/>
        </w:rPr>
      </w:pPr>
      <w:r w:rsidRPr="00F40D4B">
        <w:rPr>
          <w:rtl/>
        </w:rPr>
        <w:t xml:space="preserve">אביי ס"ל כרבי יאשיה </w:t>
      </w:r>
      <w:r w:rsidR="008C3942">
        <w:rPr>
          <w:rFonts w:hint="cs"/>
          <w:rtl/>
        </w:rPr>
        <w:t xml:space="preserve">[דו' מוסיף </w:t>
      </w:r>
      <w:r w:rsidR="00E758DE">
        <w:rPr>
          <w:rFonts w:hint="cs"/>
          <w:rtl/>
        </w:rPr>
        <w:t>לשניהם יחד</w:t>
      </w:r>
      <w:r w:rsidR="008C3942">
        <w:rPr>
          <w:rFonts w:hint="cs"/>
          <w:rtl/>
        </w:rPr>
        <w:t xml:space="preserve">] </w:t>
      </w:r>
      <w:r w:rsidRPr="00F40D4B">
        <w:rPr>
          <w:rtl/>
        </w:rPr>
        <w:t>ומתרץ לקראי כרבי יאשיה:</w:t>
      </w:r>
    </w:p>
    <w:p w14:paraId="192FA288" w14:textId="4951C0D6" w:rsidR="006F071F" w:rsidRPr="00F40D4B" w:rsidRDefault="006F071F" w:rsidP="000737EC">
      <w:pPr>
        <w:rPr>
          <w:rtl/>
        </w:rPr>
      </w:pPr>
      <w:r w:rsidRPr="002F14FB">
        <w:rPr>
          <w:rStyle w:val="affff8"/>
          <w:rFonts w:hint="cs"/>
          <w:rtl/>
        </w:rPr>
        <w:t>'</w:t>
      </w:r>
      <w:r w:rsidRPr="002F14FB">
        <w:rPr>
          <w:rStyle w:val="affff8"/>
          <w:rtl/>
        </w:rPr>
        <w:t>בעליו אין עמו שלם ישלם</w:t>
      </w:r>
      <w:r w:rsidRPr="002F14FB">
        <w:rPr>
          <w:rStyle w:val="affff8"/>
          <w:rFonts w:hint="cs"/>
          <w:rtl/>
        </w:rPr>
        <w:t>'</w:t>
      </w:r>
      <w:r w:rsidRPr="00F40D4B">
        <w:rPr>
          <w:rtl/>
        </w:rPr>
        <w:t xml:space="preserve"> </w:t>
      </w:r>
      <w:r w:rsidR="00EB19AF">
        <w:rPr>
          <w:rFonts w:hint="cs"/>
          <w:rtl/>
        </w:rPr>
        <w:t>טעם שאינו בשניהם הא ישנו בחד פטור</w:t>
      </w:r>
      <w:r w:rsidRPr="00F40D4B">
        <w:rPr>
          <w:rtl/>
        </w:rPr>
        <w:t>.</w:t>
      </w:r>
    </w:p>
    <w:p w14:paraId="6282C4EE" w14:textId="77777777" w:rsidR="00EB19AF" w:rsidRDefault="006F071F" w:rsidP="000737EC">
      <w:pPr>
        <w:pStyle w:val="36"/>
        <w:framePr w:wrap="notBeside"/>
        <w:rPr>
          <w:rtl/>
        </w:rPr>
      </w:pPr>
      <w:r w:rsidRPr="00F40D4B">
        <w:rPr>
          <w:rtl/>
        </w:rPr>
        <w:t>והא</w:t>
      </w:r>
    </w:p>
    <w:p w14:paraId="537B06DC" w14:textId="6A8D1D3B" w:rsidR="006F071F" w:rsidRPr="00F40D4B" w:rsidRDefault="006F071F" w:rsidP="000737EC">
      <w:pPr>
        <w:rPr>
          <w:rtl/>
        </w:rPr>
      </w:pPr>
      <w:r w:rsidRPr="002F14FB">
        <w:rPr>
          <w:rStyle w:val="affff8"/>
          <w:rFonts w:hint="cs"/>
          <w:rtl/>
        </w:rPr>
        <w:t>ד'</w:t>
      </w:r>
      <w:r w:rsidRPr="002F14FB">
        <w:rPr>
          <w:rStyle w:val="affff8"/>
          <w:rtl/>
        </w:rPr>
        <w:t>אם בעליו עמו לא ישלם</w:t>
      </w:r>
      <w:r w:rsidRPr="002F14FB">
        <w:rPr>
          <w:rStyle w:val="affff8"/>
          <w:rFonts w:hint="cs"/>
          <w:rtl/>
        </w:rPr>
        <w:t>'</w:t>
      </w:r>
      <w:r w:rsidRPr="002F14FB">
        <w:rPr>
          <w:rStyle w:val="affff8"/>
          <w:rtl/>
        </w:rPr>
        <w:t xml:space="preserve"> </w:t>
      </w:r>
      <w:r w:rsidR="00EB19AF">
        <w:rPr>
          <w:rStyle w:val="affff8"/>
          <w:rtl/>
        </w:rPr>
        <w:t>–</w:t>
      </w:r>
      <w:r w:rsidRPr="00F40D4B">
        <w:rPr>
          <w:rtl/>
        </w:rPr>
        <w:t xml:space="preserve"> </w:t>
      </w:r>
      <w:r w:rsidR="00EB19AF">
        <w:rPr>
          <w:rFonts w:hint="cs"/>
          <w:rtl/>
        </w:rPr>
        <w:t>הא ישנו בחד חייב.</w:t>
      </w:r>
    </w:p>
    <w:p w14:paraId="5CD8DED0" w14:textId="77777777" w:rsidR="00EB19AF" w:rsidRDefault="006F071F" w:rsidP="000737EC">
      <w:pPr>
        <w:pStyle w:val="36"/>
        <w:framePr w:wrap="notBeside"/>
        <w:rPr>
          <w:rStyle w:val="affffc"/>
          <w:rtl/>
        </w:rPr>
      </w:pPr>
      <w:r w:rsidRPr="002F14FB">
        <w:rPr>
          <w:rStyle w:val="affffc"/>
          <w:rtl/>
        </w:rPr>
        <w:t>לומר לך:</w:t>
      </w:r>
    </w:p>
    <w:p w14:paraId="46043E61" w14:textId="5C5248C6" w:rsidR="00A6533C" w:rsidRPr="00F40D4B" w:rsidRDefault="006F071F" w:rsidP="000737EC">
      <w:pPr>
        <w:rPr>
          <w:rtl/>
        </w:rPr>
      </w:pPr>
      <w:r w:rsidRPr="00F40D4B">
        <w:rPr>
          <w:rtl/>
        </w:rPr>
        <w:t xml:space="preserve">היה עמו בשעת שאילה </w:t>
      </w:r>
      <w:r w:rsidR="002F14FB">
        <w:rPr>
          <w:rFonts w:hint="cs"/>
          <w:rtl/>
        </w:rPr>
        <w:t xml:space="preserve">א''צ </w:t>
      </w:r>
      <w:r w:rsidRPr="00F40D4B">
        <w:rPr>
          <w:rtl/>
        </w:rPr>
        <w:t>להיות עמו בשעת שבורה ומתה,</w:t>
      </w:r>
    </w:p>
    <w:p w14:paraId="20595355" w14:textId="6F6909C0" w:rsidR="006F071F" w:rsidRPr="00F40D4B" w:rsidRDefault="006F071F" w:rsidP="000737EC">
      <w:pPr>
        <w:rPr>
          <w:rtl/>
        </w:rPr>
      </w:pPr>
      <w:r w:rsidRPr="00F40D4B">
        <w:rPr>
          <w:rtl/>
        </w:rPr>
        <w:t>היה עמו בשעת שבורה ומתה צריך להיות עמו בשעת שאילה.</w:t>
      </w:r>
    </w:p>
    <w:p w14:paraId="65F817F5" w14:textId="77777777" w:rsidR="00A6533C" w:rsidRPr="00F40D4B" w:rsidRDefault="006F071F" w:rsidP="000737EC">
      <w:pPr>
        <w:pStyle w:val="affe"/>
        <w:framePr w:wrap="around"/>
        <w:rPr>
          <w:rtl/>
        </w:rPr>
      </w:pPr>
      <w:r w:rsidRPr="00F40D4B">
        <w:rPr>
          <w:rtl/>
        </w:rPr>
        <w:t>צו.</w:t>
      </w:r>
    </w:p>
    <w:p w14:paraId="4E9E7A3F" w14:textId="77777777" w:rsidR="00A6533C" w:rsidRPr="00F40D4B" w:rsidRDefault="006F071F" w:rsidP="000737EC">
      <w:pPr>
        <w:pStyle w:val="affffb"/>
        <w:ind w:firstLine="0"/>
        <w:jc w:val="center"/>
        <w:rPr>
          <w:rtl/>
        </w:rPr>
      </w:pPr>
      <w:r w:rsidRPr="00F40D4B">
        <w:rPr>
          <w:rtl/>
        </w:rPr>
        <w:t>רבא ס"ל כרבי יונתן, ומתרץ לקראי כרבי יונתן,</w:t>
      </w:r>
    </w:p>
    <w:p w14:paraId="2D08B64B" w14:textId="3997AF4E" w:rsidR="006F071F" w:rsidRPr="00F40D4B" w:rsidRDefault="006F071F" w:rsidP="000737EC">
      <w:pPr>
        <w:rPr>
          <w:rtl/>
        </w:rPr>
      </w:pPr>
      <w:r w:rsidRPr="002F14FB">
        <w:rPr>
          <w:rStyle w:val="affff8"/>
          <w:rFonts w:hint="cs"/>
          <w:rtl/>
        </w:rPr>
        <w:t>ד'</w:t>
      </w:r>
      <w:r w:rsidRPr="002F14FB">
        <w:rPr>
          <w:rStyle w:val="affff8"/>
          <w:rtl/>
        </w:rPr>
        <w:t>אם בעליו עמו לא ישלם</w:t>
      </w:r>
      <w:r w:rsidRPr="002F14FB">
        <w:rPr>
          <w:rStyle w:val="affff8"/>
          <w:rFonts w:hint="cs"/>
          <w:rtl/>
        </w:rPr>
        <w:t>'</w:t>
      </w:r>
      <w:r w:rsidRPr="00F40D4B">
        <w:rPr>
          <w:rFonts w:hint="cs"/>
          <w:rtl/>
        </w:rPr>
        <w:t xml:space="preserve"> </w:t>
      </w:r>
      <w:r w:rsidRPr="00F40D4B">
        <w:rPr>
          <w:rtl/>
        </w:rPr>
        <w:t xml:space="preserve">משמע </w:t>
      </w:r>
      <w:r w:rsidR="00EB19AF">
        <w:rPr>
          <w:rFonts w:hint="cs"/>
          <w:rtl/>
        </w:rPr>
        <w:t xml:space="preserve">דישנו בשניהם או באחד </w:t>
      </w:r>
      <w:r w:rsidRPr="00F40D4B">
        <w:rPr>
          <w:rtl/>
        </w:rPr>
        <w:t>פטור.</w:t>
      </w:r>
    </w:p>
    <w:p w14:paraId="03B59669" w14:textId="50A7EF26" w:rsidR="00A6533C" w:rsidRPr="00F40D4B" w:rsidRDefault="006F071F" w:rsidP="000737EC">
      <w:pPr>
        <w:rPr>
          <w:rtl/>
        </w:rPr>
      </w:pPr>
      <w:r w:rsidRPr="00F40D4B">
        <w:rPr>
          <w:rtl/>
        </w:rPr>
        <w:lastRenderedPageBreak/>
        <w:t xml:space="preserve">וכתיב </w:t>
      </w:r>
      <w:r w:rsidRPr="002F14FB">
        <w:rPr>
          <w:rStyle w:val="affff8"/>
          <w:rFonts w:hint="cs"/>
          <w:rtl/>
        </w:rPr>
        <w:t>'</w:t>
      </w:r>
      <w:r w:rsidRPr="002F14FB">
        <w:rPr>
          <w:rStyle w:val="affff8"/>
          <w:rtl/>
        </w:rPr>
        <w:t>בעליו אין עמו שלם ישלם</w:t>
      </w:r>
      <w:r w:rsidRPr="002F14FB">
        <w:rPr>
          <w:rStyle w:val="affff8"/>
          <w:rFonts w:hint="cs"/>
          <w:rtl/>
        </w:rPr>
        <w:t>'</w:t>
      </w:r>
      <w:r w:rsidRPr="002F14FB">
        <w:rPr>
          <w:rStyle w:val="affff8"/>
          <w:rtl/>
        </w:rPr>
        <w:t xml:space="preserve"> -</w:t>
      </w:r>
      <w:r w:rsidRPr="00F40D4B">
        <w:rPr>
          <w:rtl/>
        </w:rPr>
        <w:t xml:space="preserve"> משמע ד</w:t>
      </w:r>
      <w:r w:rsidRPr="00F40D4B">
        <w:rPr>
          <w:rFonts w:hint="cs"/>
          <w:rtl/>
        </w:rPr>
        <w:t xml:space="preserve">אינו בשניהם </w:t>
      </w:r>
      <w:r w:rsidR="00EB19AF">
        <w:rPr>
          <w:rFonts w:hint="cs"/>
          <w:rtl/>
        </w:rPr>
        <w:t xml:space="preserve">או אר באחד </w:t>
      </w:r>
      <w:r w:rsidRPr="00F40D4B">
        <w:rPr>
          <w:rFonts w:hint="cs"/>
          <w:rtl/>
        </w:rPr>
        <w:t>חייב.</w:t>
      </w:r>
    </w:p>
    <w:p w14:paraId="5711FCA3" w14:textId="77777777" w:rsidR="002F14FB" w:rsidRDefault="006F071F" w:rsidP="000737EC">
      <w:pPr>
        <w:pStyle w:val="36"/>
        <w:framePr w:wrap="notBeside"/>
        <w:rPr>
          <w:rtl/>
        </w:rPr>
      </w:pPr>
      <w:r w:rsidRPr="00F40D4B">
        <w:rPr>
          <w:rtl/>
        </w:rPr>
        <w:t>לומר לך:</w:t>
      </w:r>
    </w:p>
    <w:p w14:paraId="6C27209B" w14:textId="0E4FE441" w:rsidR="00A6533C" w:rsidRPr="00F40D4B" w:rsidRDefault="006F071F" w:rsidP="000737EC">
      <w:pPr>
        <w:rPr>
          <w:rtl/>
        </w:rPr>
      </w:pPr>
      <w:r w:rsidRPr="00F40D4B">
        <w:rPr>
          <w:rtl/>
        </w:rPr>
        <w:t>היה עמו בשעת שאלה – א</w:t>
      </w:r>
      <w:r w:rsidRPr="00F40D4B">
        <w:rPr>
          <w:rFonts w:hint="cs"/>
          <w:rtl/>
        </w:rPr>
        <w:t>"צ</w:t>
      </w:r>
      <w:r w:rsidRPr="00F40D4B">
        <w:rPr>
          <w:rtl/>
        </w:rPr>
        <w:t xml:space="preserve"> להיות עמו בשעת שבורה ומתה,</w:t>
      </w:r>
    </w:p>
    <w:p w14:paraId="069AEFDE" w14:textId="7E4D0789" w:rsidR="006F071F" w:rsidRPr="00F40D4B" w:rsidRDefault="006F071F" w:rsidP="000737EC">
      <w:pPr>
        <w:rPr>
          <w:rtl/>
        </w:rPr>
      </w:pPr>
      <w:r w:rsidRPr="00F40D4B">
        <w:rPr>
          <w:rtl/>
        </w:rPr>
        <w:t>היה עמו בשעת שבורה ומתה - צריך להיות עמו בשעת שאלה.</w:t>
      </w:r>
    </w:p>
    <w:p w14:paraId="2F604090" w14:textId="1C9F9475" w:rsidR="00EB19AF" w:rsidRDefault="006F071F" w:rsidP="000737EC">
      <w:pPr>
        <w:pStyle w:val="36"/>
        <w:framePr w:wrap="notBeside"/>
        <w:rPr>
          <w:rtl/>
        </w:rPr>
      </w:pPr>
      <w:r w:rsidRPr="00F40D4B">
        <w:rPr>
          <w:rFonts w:hint="cs"/>
          <w:rtl/>
        </w:rPr>
        <w:t>דמסתבר</w:t>
      </w:r>
    </w:p>
    <w:p w14:paraId="00F0C12A" w14:textId="692FBE08" w:rsidR="006F071F" w:rsidRPr="00E758DE" w:rsidRDefault="006F071F" w:rsidP="000737EC">
      <w:pPr>
        <w:rPr>
          <w:b/>
          <w:bCs/>
          <w:rtl/>
        </w:rPr>
      </w:pPr>
      <w:r w:rsidRPr="00E758DE">
        <w:rPr>
          <w:rFonts w:hint="cs"/>
          <w:b/>
          <w:bCs/>
          <w:rtl/>
        </w:rPr>
        <w:t>שאלה עדיפה שמביאה לרשותו</w:t>
      </w:r>
    </w:p>
    <w:p w14:paraId="64B8540D" w14:textId="77777777" w:rsidR="00EB19AF" w:rsidRDefault="006F071F" w:rsidP="000737EC">
      <w:pPr>
        <w:pStyle w:val="36"/>
        <w:framePr w:wrap="notBeside"/>
        <w:rPr>
          <w:rtl/>
        </w:rPr>
      </w:pPr>
      <w:r w:rsidRPr="00F40D4B">
        <w:rPr>
          <w:rFonts w:hint="cs"/>
          <w:rtl/>
        </w:rPr>
        <w:t>ואפי'</w:t>
      </w:r>
    </w:p>
    <w:p w14:paraId="0068D23D" w14:textId="689CDDD5" w:rsidR="00A6533C" w:rsidRPr="00F40D4B" w:rsidRDefault="006F071F" w:rsidP="000737EC">
      <w:pPr>
        <w:rPr>
          <w:rtl/>
        </w:rPr>
      </w:pPr>
      <w:r w:rsidRPr="00F40D4B">
        <w:rPr>
          <w:rFonts w:hint="cs"/>
          <w:rtl/>
        </w:rPr>
        <w:t xml:space="preserve">דשבורה ומתה חייב באונסין </w:t>
      </w:r>
      <w:r w:rsidR="00E758DE">
        <w:rPr>
          <w:rFonts w:hint="cs"/>
          <w:rtl/>
        </w:rPr>
        <w:t>שכל החיוב שלו מגיע מסיבת השאלה</w:t>
      </w:r>
    </w:p>
    <w:p w14:paraId="336FE95E" w14:textId="77777777" w:rsidR="00B4735F" w:rsidRDefault="006F071F" w:rsidP="000737EC">
      <w:pPr>
        <w:pStyle w:val="36"/>
        <w:framePr w:wrap="notBeside"/>
        <w:rPr>
          <w:rtl/>
        </w:rPr>
      </w:pPr>
      <w:r w:rsidRPr="00F40D4B">
        <w:rPr>
          <w:rFonts w:hint="cs"/>
          <w:rtl/>
        </w:rPr>
        <w:t xml:space="preserve">ולא אמרי </w:t>
      </w:r>
    </w:p>
    <w:p w14:paraId="3B25A58B" w14:textId="7B48370A" w:rsidR="006F071F" w:rsidRPr="00F40D4B" w:rsidRDefault="00E758DE" w:rsidP="000737EC">
      <w:pPr>
        <w:rPr>
          <w:rtl/>
        </w:rPr>
      </w:pPr>
      <w:r>
        <w:rPr>
          <w:rFonts w:hint="cs"/>
          <w:rtl/>
        </w:rPr>
        <w:t xml:space="preserve">שאם לא נשברה לא היה חיוב דאפ''ה </w:t>
      </w:r>
      <w:r w:rsidR="006F071F" w:rsidRPr="00F40D4B">
        <w:rPr>
          <w:rFonts w:hint="cs"/>
          <w:rtl/>
        </w:rPr>
        <w:t>שאלה עדיפ</w:t>
      </w:r>
      <w:r w:rsidR="00EB19AF">
        <w:rPr>
          <w:rFonts w:hint="cs"/>
          <w:rtl/>
        </w:rPr>
        <w:t>ה</w:t>
      </w:r>
      <w:r w:rsidR="006F071F" w:rsidRPr="00F40D4B">
        <w:rPr>
          <w:rFonts w:hint="cs"/>
          <w:rtl/>
        </w:rPr>
        <w:t xml:space="preserve"> שכן חייב במזונותיה</w:t>
      </w:r>
    </w:p>
    <w:p w14:paraId="2E4C93C3" w14:textId="77777777" w:rsidR="006F071F" w:rsidRPr="00F40D4B" w:rsidRDefault="006F071F" w:rsidP="000737EC">
      <w:pPr>
        <w:rPr>
          <w:rtl/>
        </w:rPr>
      </w:pPr>
    </w:p>
    <w:p w14:paraId="09357A57" w14:textId="77777777" w:rsidR="002F14FB" w:rsidRDefault="006F071F" w:rsidP="000737EC">
      <w:pPr>
        <w:pStyle w:val="36"/>
        <w:framePr w:wrap="notBeside"/>
        <w:rPr>
          <w:rtl/>
        </w:rPr>
      </w:pPr>
      <w:r w:rsidRPr="00F40D4B">
        <w:rPr>
          <w:rtl/>
        </w:rPr>
        <w:t xml:space="preserve">רב אשי: </w:t>
      </w:r>
    </w:p>
    <w:p w14:paraId="4ACD5BEF" w14:textId="2360D681" w:rsidR="006F071F" w:rsidRPr="00F40D4B" w:rsidRDefault="006F071F" w:rsidP="000737EC">
      <w:pPr>
        <w:rPr>
          <w:rtl/>
        </w:rPr>
      </w:pPr>
      <w:r w:rsidRPr="002F14FB">
        <w:rPr>
          <w:rStyle w:val="affff8"/>
          <w:rtl/>
        </w:rPr>
        <w:t>וכי ישאל איש מעם רעהו</w:t>
      </w:r>
      <w:r w:rsidRPr="002F14FB">
        <w:rPr>
          <w:rStyle w:val="affff8"/>
          <w:rFonts w:hint="cs"/>
          <w:rtl/>
        </w:rPr>
        <w:t>'</w:t>
      </w:r>
      <w:r w:rsidRPr="002F14FB">
        <w:rPr>
          <w:rStyle w:val="affff8"/>
          <w:rtl/>
        </w:rPr>
        <w:t>,</w:t>
      </w:r>
      <w:r w:rsidRPr="00F40D4B">
        <w:rPr>
          <w:rtl/>
        </w:rPr>
        <w:t xml:space="preserve"> </w:t>
      </w:r>
      <w:r w:rsidRPr="00EB19AF">
        <w:rPr>
          <w:rStyle w:val="afffff2"/>
          <w:rtl/>
        </w:rPr>
        <w:t>ולא רעהו עמו</w:t>
      </w:r>
      <w:r w:rsidRPr="00F40D4B">
        <w:rPr>
          <w:rtl/>
        </w:rPr>
        <w:t xml:space="preserve"> </w:t>
      </w:r>
      <w:r w:rsidRPr="00EB19AF">
        <w:rPr>
          <w:rStyle w:val="affff8"/>
          <w:rtl/>
        </w:rPr>
        <w:t>שלם ישלם,</w:t>
      </w:r>
      <w:r w:rsidRPr="00F40D4B">
        <w:rPr>
          <w:rtl/>
        </w:rPr>
        <w:t xml:space="preserve"> הא רעהו עמו - פטור.</w:t>
      </w:r>
    </w:p>
    <w:p w14:paraId="6CD58150" w14:textId="77777777" w:rsidR="00EB19AF" w:rsidRDefault="006F071F" w:rsidP="000737EC">
      <w:pPr>
        <w:pStyle w:val="36"/>
        <w:framePr w:wrap="notBeside"/>
        <w:rPr>
          <w:rtl/>
        </w:rPr>
      </w:pPr>
      <w:r w:rsidRPr="00F40D4B">
        <w:rPr>
          <w:rFonts w:hint="cs"/>
          <w:rtl/>
        </w:rPr>
        <w:t>והך</w:t>
      </w:r>
    </w:p>
    <w:p w14:paraId="35C3313D" w14:textId="77777777" w:rsidR="00EB19AF" w:rsidRDefault="006F071F" w:rsidP="000737EC">
      <w:pPr>
        <w:rPr>
          <w:rtl/>
        </w:rPr>
      </w:pPr>
      <w:r w:rsidRPr="002F14FB">
        <w:rPr>
          <w:rStyle w:val="affff8"/>
          <w:rFonts w:hint="cs"/>
          <w:rtl/>
        </w:rPr>
        <w:t>ד'</w:t>
      </w:r>
      <w:r w:rsidRPr="002F14FB">
        <w:rPr>
          <w:rStyle w:val="affff8"/>
          <w:rtl/>
        </w:rPr>
        <w:t>בעליו אין עמו</w:t>
      </w:r>
      <w:r w:rsidRPr="002F14FB">
        <w:rPr>
          <w:rStyle w:val="affff8"/>
          <w:rFonts w:hint="cs"/>
          <w:rtl/>
        </w:rPr>
        <w:t>'</w:t>
      </w:r>
      <w:r w:rsidRPr="002F14FB">
        <w:rPr>
          <w:rStyle w:val="affff8"/>
          <w:rtl/>
        </w:rPr>
        <w:t xml:space="preserve">, </w:t>
      </w:r>
      <w:r w:rsidRPr="002F14FB">
        <w:rPr>
          <w:rStyle w:val="affff8"/>
          <w:rFonts w:hint="cs"/>
          <w:rtl/>
        </w:rPr>
        <w:t>'</w:t>
      </w:r>
      <w:r w:rsidRPr="002F14FB">
        <w:rPr>
          <w:rStyle w:val="affff8"/>
          <w:rtl/>
        </w:rPr>
        <w:t>ואם בעליו עמו</w:t>
      </w:r>
      <w:r w:rsidRPr="002F14FB">
        <w:rPr>
          <w:rStyle w:val="affff8"/>
          <w:rFonts w:hint="cs"/>
          <w:rtl/>
        </w:rPr>
        <w:t>'</w:t>
      </w:r>
      <w:r w:rsidRPr="00F40D4B">
        <w:rPr>
          <w:rFonts w:hint="cs"/>
          <w:rtl/>
        </w:rPr>
        <w:t xml:space="preserve"> </w:t>
      </w:r>
    </w:p>
    <w:p w14:paraId="68EA2CE4" w14:textId="77777777" w:rsidR="00EB19AF" w:rsidRDefault="00EB19AF" w:rsidP="000737EC">
      <w:pPr>
        <w:pStyle w:val="36"/>
        <w:framePr w:wrap="notBeside"/>
        <w:rPr>
          <w:rtl/>
        </w:rPr>
      </w:pPr>
      <w:r>
        <w:rPr>
          <w:rFonts w:hint="cs"/>
          <w:rtl/>
        </w:rPr>
        <w:t>-</w:t>
      </w:r>
    </w:p>
    <w:p w14:paraId="434CAD3A" w14:textId="5624B59B" w:rsidR="006F071F" w:rsidRPr="00F40D4B" w:rsidRDefault="006F071F" w:rsidP="000737EC">
      <w:pPr>
        <w:rPr>
          <w:rtl/>
        </w:rPr>
      </w:pPr>
      <w:r w:rsidRPr="00F40D4B">
        <w:rPr>
          <w:rFonts w:hint="cs"/>
          <w:rtl/>
        </w:rPr>
        <w:t>אי לאו הו''א דמעם רעהו אורחיה דקרא הוא</w:t>
      </w:r>
      <w:r w:rsidRPr="00F40D4B">
        <w:rPr>
          <w:rtl/>
        </w:rPr>
        <w:t>.</w:t>
      </w:r>
    </w:p>
    <w:p w14:paraId="44887E79" w14:textId="77777777" w:rsidR="00A6533C" w:rsidRPr="00F40D4B" w:rsidRDefault="00A6533C" w:rsidP="000737EC">
      <w:pPr>
        <w:pStyle w:val="aff9"/>
        <w:rPr>
          <w:rtl/>
        </w:rPr>
      </w:pPr>
      <w:r w:rsidRPr="00F40D4B">
        <w:rPr>
          <w:rtl/>
        </w:rPr>
        <w:t>***</w:t>
      </w:r>
    </w:p>
    <w:p w14:paraId="2A212BE8" w14:textId="77777777" w:rsidR="00EB19AF" w:rsidRDefault="006F071F" w:rsidP="000737EC">
      <w:pPr>
        <w:pStyle w:val="affff9"/>
        <w:rPr>
          <w:rtl/>
        </w:rPr>
      </w:pPr>
      <w:bookmarkStart w:id="17" w:name="_Hlk168294840"/>
      <w:r w:rsidRPr="00F40D4B">
        <w:rPr>
          <w:rtl/>
        </w:rPr>
        <w:t>בעי ר</w:t>
      </w:r>
      <w:r w:rsidRPr="00F40D4B">
        <w:rPr>
          <w:rFonts w:hint="cs"/>
          <w:rtl/>
        </w:rPr>
        <w:t>ב"ח</w:t>
      </w:r>
      <w:r w:rsidRPr="00F40D4B">
        <w:rPr>
          <w:rtl/>
        </w:rPr>
        <w:t xml:space="preserve">: </w:t>
      </w:r>
    </w:p>
    <w:p w14:paraId="7876EC88" w14:textId="77777777" w:rsidR="00EB19AF" w:rsidRDefault="00EB19AF" w:rsidP="000737EC">
      <w:pPr>
        <w:pStyle w:val="36"/>
        <w:framePr w:wrap="notBeside"/>
        <w:rPr>
          <w:rtl/>
        </w:rPr>
      </w:pPr>
      <w:r>
        <w:rPr>
          <w:rFonts w:hint="cs"/>
          <w:rtl/>
        </w:rPr>
        <w:t>א.</w:t>
      </w:r>
    </w:p>
    <w:p w14:paraId="4AC4059F" w14:textId="0CCB0682" w:rsidR="002F14FB" w:rsidRPr="00EB19AF" w:rsidRDefault="006F071F" w:rsidP="000737EC">
      <w:pPr>
        <w:rPr>
          <w:b/>
          <w:bCs/>
          <w:rtl/>
        </w:rPr>
      </w:pPr>
      <w:r w:rsidRPr="00EB19AF">
        <w:rPr>
          <w:b/>
          <w:bCs/>
          <w:rtl/>
        </w:rPr>
        <w:t xml:space="preserve">שאלה לרבעה מהו? </w:t>
      </w:r>
    </w:p>
    <w:p w14:paraId="35179F25" w14:textId="111268CE" w:rsidR="00A6533C" w:rsidRPr="00F40D4B" w:rsidRDefault="006F071F" w:rsidP="000737EC">
      <w:pPr>
        <w:rPr>
          <w:rtl/>
        </w:rPr>
      </w:pPr>
      <w:r w:rsidRPr="00F40D4B">
        <w:rPr>
          <w:rtl/>
        </w:rPr>
        <w:t xml:space="preserve">כדשיילי אינשי בעינן </w:t>
      </w:r>
      <w:r w:rsidR="00EB19AF">
        <w:rPr>
          <w:rtl/>
        </w:rPr>
        <w:t>–</w:t>
      </w:r>
      <w:r w:rsidRPr="00F40D4B">
        <w:rPr>
          <w:rtl/>
        </w:rPr>
        <w:t xml:space="preserve"> </w:t>
      </w:r>
      <w:r w:rsidR="00EB19AF">
        <w:rPr>
          <w:rFonts w:hint="cs"/>
          <w:rtl/>
        </w:rPr>
        <w:t xml:space="preserve">ולזה לא, או משום הנאה ולזה יש </w:t>
      </w:r>
    </w:p>
    <w:p w14:paraId="591FC942" w14:textId="77777777" w:rsidR="002F14FB" w:rsidRDefault="002F14FB" w:rsidP="000737EC">
      <w:pPr>
        <w:pStyle w:val="36"/>
        <w:framePr w:wrap="notBeside"/>
        <w:rPr>
          <w:rtl/>
        </w:rPr>
      </w:pPr>
      <w:r>
        <w:rPr>
          <w:rFonts w:hint="cs"/>
          <w:rtl/>
        </w:rPr>
        <w:t>ב.</w:t>
      </w:r>
    </w:p>
    <w:p w14:paraId="389CE755" w14:textId="5E8AD919" w:rsidR="002F14FB" w:rsidRPr="00EB19AF" w:rsidRDefault="006F071F" w:rsidP="000737EC">
      <w:pPr>
        <w:rPr>
          <w:b/>
          <w:bCs/>
          <w:rtl/>
        </w:rPr>
      </w:pPr>
      <w:r w:rsidRPr="00EB19AF">
        <w:rPr>
          <w:b/>
          <w:bCs/>
          <w:rtl/>
        </w:rPr>
        <w:t xml:space="preserve">שאלה ליראות בה מהו? </w:t>
      </w:r>
    </w:p>
    <w:p w14:paraId="5F806634" w14:textId="51968582" w:rsidR="00A6533C" w:rsidRPr="00F40D4B" w:rsidRDefault="006F071F" w:rsidP="000737EC">
      <w:pPr>
        <w:rPr>
          <w:rtl/>
        </w:rPr>
      </w:pPr>
      <w:r w:rsidRPr="00F40D4B">
        <w:rPr>
          <w:rtl/>
        </w:rPr>
        <w:t xml:space="preserve">ממונא בעינן - והאיכא, </w:t>
      </w:r>
      <w:r w:rsidR="00EB19AF">
        <w:rPr>
          <w:rFonts w:hint="cs"/>
          <w:rtl/>
        </w:rPr>
        <w:t xml:space="preserve">או ממון שיש לו הנאה </w:t>
      </w:r>
      <w:r w:rsidRPr="00F40D4B">
        <w:rPr>
          <w:rtl/>
        </w:rPr>
        <w:t>בעינן, וליכא?</w:t>
      </w:r>
    </w:p>
    <w:p w14:paraId="27D1EDC9" w14:textId="77777777" w:rsidR="002F14FB" w:rsidRDefault="002F14FB" w:rsidP="000737EC">
      <w:pPr>
        <w:pStyle w:val="36"/>
        <w:framePr w:wrap="notBeside"/>
        <w:rPr>
          <w:rtl/>
        </w:rPr>
      </w:pPr>
      <w:r>
        <w:rPr>
          <w:rFonts w:hint="cs"/>
          <w:rtl/>
        </w:rPr>
        <w:t>ג.</w:t>
      </w:r>
    </w:p>
    <w:p w14:paraId="08DB4754" w14:textId="167BF84D" w:rsidR="002F14FB" w:rsidRPr="00EB19AF" w:rsidRDefault="006F071F" w:rsidP="000737EC">
      <w:pPr>
        <w:rPr>
          <w:b/>
          <w:bCs/>
          <w:rtl/>
        </w:rPr>
      </w:pPr>
      <w:r w:rsidRPr="00EB19AF">
        <w:rPr>
          <w:b/>
          <w:bCs/>
          <w:rtl/>
        </w:rPr>
        <w:t xml:space="preserve">שאלה לעשות בה פחות מפרוטה מהו? </w:t>
      </w:r>
    </w:p>
    <w:p w14:paraId="1D3E63EE" w14:textId="60E74B46" w:rsidR="00A6533C" w:rsidRPr="00F40D4B" w:rsidRDefault="00EB19AF" w:rsidP="000737EC">
      <w:pPr>
        <w:rPr>
          <w:rtl/>
        </w:rPr>
      </w:pPr>
      <w:r>
        <w:rPr>
          <w:rFonts w:hint="cs"/>
          <w:rtl/>
        </w:rPr>
        <w:t xml:space="preserve">ממון בעי' או </w:t>
      </w:r>
      <w:r w:rsidR="006F071F" w:rsidRPr="00F40D4B">
        <w:rPr>
          <w:rtl/>
        </w:rPr>
        <w:t xml:space="preserve">כל פחות מפרוטה </w:t>
      </w:r>
      <w:r>
        <w:rPr>
          <w:rFonts w:hint="cs"/>
          <w:rtl/>
        </w:rPr>
        <w:t xml:space="preserve">אינו </w:t>
      </w:r>
      <w:r w:rsidR="006F071F" w:rsidRPr="00F40D4B">
        <w:rPr>
          <w:rtl/>
        </w:rPr>
        <w:t>כלום היא?</w:t>
      </w:r>
    </w:p>
    <w:p w14:paraId="614BF734" w14:textId="77777777" w:rsidR="002F14FB" w:rsidRDefault="002F14FB" w:rsidP="000737EC">
      <w:pPr>
        <w:pStyle w:val="36"/>
        <w:framePr w:wrap="notBeside"/>
        <w:rPr>
          <w:rtl/>
        </w:rPr>
      </w:pPr>
      <w:r>
        <w:rPr>
          <w:rFonts w:hint="cs"/>
          <w:rtl/>
        </w:rPr>
        <w:t>ד.</w:t>
      </w:r>
    </w:p>
    <w:p w14:paraId="780A2D9C" w14:textId="27838C47" w:rsidR="00A6533C" w:rsidRPr="00F40D4B" w:rsidRDefault="006F071F" w:rsidP="000737EC">
      <w:pPr>
        <w:rPr>
          <w:rtl/>
        </w:rPr>
      </w:pPr>
      <w:r w:rsidRPr="00EB19AF">
        <w:rPr>
          <w:b/>
          <w:bCs/>
          <w:rtl/>
        </w:rPr>
        <w:t>שאל שתי פרות לעשות בהן פרוטה</w:t>
      </w:r>
      <w:r w:rsidRPr="00F40D4B">
        <w:rPr>
          <w:rtl/>
        </w:rPr>
        <w:t>,</w:t>
      </w:r>
      <w:r w:rsidR="00EB19AF">
        <w:rPr>
          <w:rFonts w:hint="cs"/>
          <w:rtl/>
        </w:rPr>
        <w:t xml:space="preserve">אי בתר </w:t>
      </w:r>
      <w:r w:rsidRPr="00F40D4B">
        <w:rPr>
          <w:rtl/>
        </w:rPr>
        <w:t>שואל ומשאיל - ואיכא,</w:t>
      </w:r>
      <w:r w:rsidR="002F14FB">
        <w:rPr>
          <w:rFonts w:hint="cs"/>
          <w:rtl/>
        </w:rPr>
        <w:t xml:space="preserve"> </w:t>
      </w:r>
      <w:r w:rsidR="00EB19AF">
        <w:rPr>
          <w:rFonts w:hint="cs"/>
          <w:rtl/>
        </w:rPr>
        <w:t xml:space="preserve">או לך אחר </w:t>
      </w:r>
      <w:r w:rsidRPr="00F40D4B">
        <w:rPr>
          <w:rtl/>
        </w:rPr>
        <w:t>פרות, וכל חדא וחדא ליכא ממונא?</w:t>
      </w:r>
    </w:p>
    <w:p w14:paraId="53F70871" w14:textId="77777777" w:rsidR="002F14FB" w:rsidRDefault="002F14FB" w:rsidP="000737EC">
      <w:pPr>
        <w:pStyle w:val="36"/>
        <w:framePr w:wrap="notBeside"/>
        <w:rPr>
          <w:rtl/>
        </w:rPr>
      </w:pPr>
      <w:r>
        <w:rPr>
          <w:rFonts w:hint="cs"/>
          <w:rtl/>
        </w:rPr>
        <w:t>ה.</w:t>
      </w:r>
    </w:p>
    <w:p w14:paraId="1C218C82" w14:textId="2A9C84BA" w:rsidR="00A6533C" w:rsidRPr="00F40D4B" w:rsidRDefault="006F071F" w:rsidP="000737EC">
      <w:pPr>
        <w:rPr>
          <w:rtl/>
        </w:rPr>
      </w:pPr>
      <w:r w:rsidRPr="00EB19AF">
        <w:rPr>
          <w:b/>
          <w:bCs/>
          <w:rtl/>
        </w:rPr>
        <w:lastRenderedPageBreak/>
        <w:t>שאל משותפין, ונשאל לו אחד מהן, מהו?</w:t>
      </w:r>
      <w:r w:rsidRPr="00F40D4B">
        <w:rPr>
          <w:rtl/>
        </w:rPr>
        <w:t xml:space="preserve"> כולו </w:t>
      </w:r>
      <w:r w:rsidRPr="00EB19AF">
        <w:rPr>
          <w:rStyle w:val="affff8"/>
          <w:rtl/>
        </w:rPr>
        <w:t>בעליו</w:t>
      </w:r>
      <w:r w:rsidRPr="00F40D4B">
        <w:rPr>
          <w:rtl/>
        </w:rPr>
        <w:t xml:space="preserve"> בעינן והא ליכא, </w:t>
      </w:r>
      <w:r w:rsidR="00EB19AF">
        <w:rPr>
          <w:rFonts w:hint="cs"/>
          <w:rtl/>
        </w:rPr>
        <w:t xml:space="preserve">או שמאותו החצי נפטר. </w:t>
      </w:r>
    </w:p>
    <w:p w14:paraId="14E884A9" w14:textId="77777777" w:rsidR="002F14FB" w:rsidRDefault="002F14FB" w:rsidP="000737EC">
      <w:pPr>
        <w:pStyle w:val="36"/>
        <w:framePr w:wrap="notBeside"/>
        <w:rPr>
          <w:rtl/>
        </w:rPr>
      </w:pPr>
      <w:r>
        <w:rPr>
          <w:rFonts w:hint="cs"/>
          <w:rtl/>
        </w:rPr>
        <w:t>ו.</w:t>
      </w:r>
    </w:p>
    <w:p w14:paraId="344E7CEF" w14:textId="49E07C0A" w:rsidR="00A6533C" w:rsidRPr="00F40D4B" w:rsidRDefault="006F071F" w:rsidP="000737EC">
      <w:pPr>
        <w:rPr>
          <w:rtl/>
        </w:rPr>
      </w:pPr>
      <w:r w:rsidRPr="00EB19AF">
        <w:rPr>
          <w:b/>
          <w:bCs/>
          <w:rtl/>
        </w:rPr>
        <w:t>שותפין ששאלו ונשאל לאחד מהן</w:t>
      </w:r>
      <w:r w:rsidRPr="00F40D4B">
        <w:rPr>
          <w:rtl/>
        </w:rPr>
        <w:t>, מהו? כולו שואל בעינן וליכא, או"ד ב</w:t>
      </w:r>
      <w:r w:rsidRPr="00F40D4B">
        <w:rPr>
          <w:rFonts w:hint="cs"/>
          <w:rtl/>
        </w:rPr>
        <w:t>חצי ששאל יפטר</w:t>
      </w:r>
      <w:r w:rsidRPr="00F40D4B">
        <w:rPr>
          <w:rtl/>
        </w:rPr>
        <w:t>?</w:t>
      </w:r>
    </w:p>
    <w:p w14:paraId="7C2602BD" w14:textId="77777777" w:rsidR="002F14FB" w:rsidRDefault="002F14FB" w:rsidP="000737EC">
      <w:pPr>
        <w:pStyle w:val="36"/>
        <w:framePr w:wrap="notBeside"/>
        <w:rPr>
          <w:rtl/>
        </w:rPr>
      </w:pPr>
      <w:r>
        <w:rPr>
          <w:rFonts w:hint="cs"/>
          <w:rtl/>
        </w:rPr>
        <w:t>ז.</w:t>
      </w:r>
    </w:p>
    <w:p w14:paraId="4ACCD283" w14:textId="07A5BAA6" w:rsidR="006F071F" w:rsidRPr="00F40D4B" w:rsidRDefault="006F071F" w:rsidP="000737EC">
      <w:pPr>
        <w:rPr>
          <w:rtl/>
        </w:rPr>
      </w:pPr>
      <w:r w:rsidRPr="00EB19AF">
        <w:rPr>
          <w:b/>
          <w:bCs/>
          <w:rtl/>
        </w:rPr>
        <w:t>שאל מהאשה ונשאל בעלה, אשה ששאלה ונשאל לבעל, מהו?</w:t>
      </w:r>
      <w:r w:rsidRPr="00F40D4B">
        <w:rPr>
          <w:rtl/>
        </w:rPr>
        <w:t xml:space="preserve"> קנין פירות כקנין גוף דמי או לא?</w:t>
      </w:r>
    </w:p>
    <w:p w14:paraId="3139EFC7" w14:textId="5A9CC695" w:rsidR="002F14FB" w:rsidRDefault="00EB19AF" w:rsidP="000737EC">
      <w:pPr>
        <w:pStyle w:val="36"/>
        <w:framePr w:wrap="notBeside"/>
        <w:rPr>
          <w:rtl/>
        </w:rPr>
      </w:pPr>
      <w:r>
        <w:rPr>
          <w:rFonts w:hint="cs"/>
          <w:rtl/>
        </w:rPr>
        <w:t xml:space="preserve">ח. </w:t>
      </w:r>
      <w:r w:rsidR="006F071F" w:rsidRPr="00F40D4B">
        <w:rPr>
          <w:rtl/>
        </w:rPr>
        <w:t xml:space="preserve">רבינא </w:t>
      </w:r>
      <w:r>
        <w:rPr>
          <w:rFonts w:hint="cs"/>
          <w:rtl/>
        </w:rPr>
        <w:t>לר''א</w:t>
      </w:r>
      <w:r w:rsidR="006F071F" w:rsidRPr="00F40D4B">
        <w:rPr>
          <w:rtl/>
        </w:rPr>
        <w:t>:</w:t>
      </w:r>
    </w:p>
    <w:p w14:paraId="55870CA5" w14:textId="77777777" w:rsidR="002F14FB" w:rsidRDefault="006F071F" w:rsidP="000737EC">
      <w:pPr>
        <w:rPr>
          <w:rtl/>
        </w:rPr>
      </w:pPr>
      <w:r w:rsidRPr="00F40D4B">
        <w:rPr>
          <w:rtl/>
        </w:rPr>
        <w:t xml:space="preserve">האומר לשלוחו צא והשאל לי עם פרתי, מהו? </w:t>
      </w:r>
    </w:p>
    <w:p w14:paraId="08A45CA1" w14:textId="73E90942" w:rsidR="00A6533C" w:rsidRPr="00F40D4B" w:rsidRDefault="006F071F" w:rsidP="000737EC">
      <w:pPr>
        <w:spacing w:after="60"/>
        <w:rPr>
          <w:rtl/>
        </w:rPr>
      </w:pPr>
      <w:r w:rsidRPr="002F14FB">
        <w:rPr>
          <w:rStyle w:val="affff8"/>
          <w:rtl/>
        </w:rPr>
        <w:t>בעליו</w:t>
      </w:r>
      <w:r w:rsidRPr="00F40D4B">
        <w:rPr>
          <w:rtl/>
        </w:rPr>
        <w:t xml:space="preserve"> ממש בעינא - וליכא, או שלוחו של אדם כמותו, ואיכא?</w:t>
      </w:r>
    </w:p>
    <w:p w14:paraId="59E0ECE3" w14:textId="1900A3F7" w:rsidR="002F14FB" w:rsidRDefault="00EB19AF" w:rsidP="000737EC">
      <w:pPr>
        <w:pStyle w:val="36"/>
        <w:framePr w:wrap="notBeside"/>
        <w:rPr>
          <w:rtl/>
        </w:rPr>
      </w:pPr>
      <w:r>
        <w:rPr>
          <w:rFonts w:hint="cs"/>
          <w:rtl/>
        </w:rPr>
        <w:t xml:space="preserve">ט. </w:t>
      </w:r>
      <w:r w:rsidR="006F071F" w:rsidRPr="00F40D4B">
        <w:rPr>
          <w:rFonts w:hint="cs"/>
          <w:rtl/>
        </w:rPr>
        <w:t>ראבדר''א</w:t>
      </w:r>
      <w:r w:rsidR="006F071F" w:rsidRPr="00F40D4B">
        <w:rPr>
          <w:rtl/>
        </w:rPr>
        <w:t xml:space="preserve"> לר</w:t>
      </w:r>
      <w:r w:rsidR="002F14FB">
        <w:rPr>
          <w:rFonts w:hint="cs"/>
          <w:rtl/>
        </w:rPr>
        <w:t>"א</w:t>
      </w:r>
      <w:r w:rsidR="006F071F" w:rsidRPr="00F40D4B">
        <w:rPr>
          <w:rtl/>
        </w:rPr>
        <w:t>:</w:t>
      </w:r>
    </w:p>
    <w:p w14:paraId="02635FDE" w14:textId="11BD6C66" w:rsidR="006F071F" w:rsidRPr="00F40D4B" w:rsidRDefault="006F071F" w:rsidP="000737EC">
      <w:pPr>
        <w:rPr>
          <w:rtl/>
        </w:rPr>
      </w:pPr>
      <w:r w:rsidRPr="002F14FB">
        <w:rPr>
          <w:b/>
          <w:bCs/>
          <w:rtl/>
        </w:rPr>
        <w:t>בעל</w:t>
      </w:r>
      <w:r w:rsidRPr="00F40D4B">
        <w:rPr>
          <w:rtl/>
        </w:rPr>
        <w:t xml:space="preserve"> </w:t>
      </w:r>
      <w:r w:rsidRPr="002F14FB">
        <w:rPr>
          <w:rStyle w:val="affffc"/>
          <w:rtl/>
        </w:rPr>
        <w:t xml:space="preserve">פלוגתא דרי"ו </w:t>
      </w:r>
      <w:r w:rsidR="002F14FB">
        <w:rPr>
          <w:rStyle w:val="affffc"/>
          <w:rFonts w:hint="cs"/>
          <w:rtl/>
        </w:rPr>
        <w:t xml:space="preserve">ור''ל: </w:t>
      </w:r>
      <w:r w:rsidRPr="00F40D4B">
        <w:rPr>
          <w:rtl/>
        </w:rPr>
        <w:t>דאיתמר: המוכר שדהו לחבירו לפירות</w:t>
      </w:r>
      <w:r w:rsidRPr="00F40D4B">
        <w:rPr>
          <w:rFonts w:hint="cs"/>
          <w:rtl/>
        </w:rPr>
        <w:t>.</w:t>
      </w:r>
    </w:p>
    <w:p w14:paraId="396174E8" w14:textId="0FD47762" w:rsidR="006F071F" w:rsidRPr="00F40D4B" w:rsidRDefault="00EB19AF" w:rsidP="000737EC">
      <w:pPr>
        <w:rPr>
          <w:rtl/>
        </w:rPr>
      </w:pPr>
      <w:r w:rsidRPr="00EB19AF">
        <w:rPr>
          <w:rStyle w:val="affffc"/>
          <w:rFonts w:hint="cs"/>
          <w:rtl/>
        </w:rPr>
        <w:t>לר''י</w:t>
      </w:r>
      <w:r>
        <w:rPr>
          <w:rStyle w:val="affffc"/>
          <w:rFonts w:hint="cs"/>
          <w:rtl/>
        </w:rPr>
        <w:t>ו</w:t>
      </w:r>
      <w:r w:rsidRPr="00EB19AF">
        <w:rPr>
          <w:rStyle w:val="affffc"/>
          <w:rFonts w:hint="cs"/>
          <w:rtl/>
        </w:rPr>
        <w:t>:</w:t>
      </w:r>
      <w:r>
        <w:rPr>
          <w:rFonts w:hint="cs"/>
          <w:rtl/>
        </w:rPr>
        <w:t xml:space="preserve"> </w:t>
      </w:r>
      <w:r w:rsidR="006F071F" w:rsidRPr="00F40D4B">
        <w:rPr>
          <w:rtl/>
        </w:rPr>
        <w:t>מביא וקורא, קנין פירות כקנין הגוף דמי.</w:t>
      </w:r>
    </w:p>
    <w:p w14:paraId="6ACEB708" w14:textId="4EE66B9A" w:rsidR="006F071F" w:rsidRPr="00F40D4B" w:rsidRDefault="00EB19AF" w:rsidP="000737EC">
      <w:pPr>
        <w:rPr>
          <w:rtl/>
        </w:rPr>
      </w:pPr>
      <w:r w:rsidRPr="00EB19AF">
        <w:rPr>
          <w:rStyle w:val="affffc"/>
          <w:rFonts w:hint="cs"/>
          <w:rtl/>
        </w:rPr>
        <w:t>לר''ל:</w:t>
      </w:r>
      <w:r>
        <w:t xml:space="preserve"> </w:t>
      </w:r>
      <w:r w:rsidR="006F071F" w:rsidRPr="00F40D4B">
        <w:rPr>
          <w:rtl/>
        </w:rPr>
        <w:t>מביא ואינו קורא, קנין פירות לאו כקנין הגוף דמי.</w:t>
      </w:r>
    </w:p>
    <w:p w14:paraId="72E0BC36" w14:textId="77777777" w:rsidR="00EB19AF" w:rsidRDefault="00EB19AF" w:rsidP="000737EC">
      <w:pPr>
        <w:pStyle w:val="36"/>
        <w:framePr w:wrap="notBeside"/>
        <w:rPr>
          <w:rtl/>
        </w:rPr>
      </w:pPr>
      <w:r>
        <w:rPr>
          <w:rFonts w:hint="cs"/>
          <w:rtl/>
        </w:rPr>
        <w:t>י.</w:t>
      </w:r>
    </w:p>
    <w:p w14:paraId="14864E55" w14:textId="64BD9280" w:rsidR="00A6533C" w:rsidRPr="00F40D4B" w:rsidRDefault="006F071F" w:rsidP="000737EC">
      <w:pPr>
        <w:rPr>
          <w:rtl/>
        </w:rPr>
      </w:pPr>
      <w:r w:rsidRPr="002F14FB">
        <w:rPr>
          <w:b/>
          <w:bCs/>
          <w:rtl/>
        </w:rPr>
        <w:t>שליח</w:t>
      </w:r>
      <w:r w:rsidRPr="00F40D4B">
        <w:rPr>
          <w:rtl/>
        </w:rPr>
        <w:t xml:space="preserve">, </w:t>
      </w:r>
      <w:r w:rsidRPr="002F14FB">
        <w:rPr>
          <w:rStyle w:val="affffc"/>
          <w:rtl/>
        </w:rPr>
        <w:t>פלוגתא דרבי יונתן ורבי יאשיה.</w:t>
      </w:r>
      <w:r w:rsidR="00EB19AF">
        <w:rPr>
          <w:rFonts w:hint="cs"/>
          <w:rtl/>
        </w:rPr>
        <w:t xml:space="preserve"> </w:t>
      </w:r>
      <w:r w:rsidRPr="002F14FB">
        <w:rPr>
          <w:rStyle w:val="affffc"/>
          <w:rtl/>
        </w:rPr>
        <w:t>דתניא:</w:t>
      </w:r>
      <w:r w:rsidRPr="00F40D4B">
        <w:rPr>
          <w:rtl/>
        </w:rPr>
        <w:t xml:space="preserve"> האומר לאפוטרופוס: כל נדרים שתהא אשתי נודרת מכאן עד שאבא ממקום פלוני</w:t>
      </w:r>
    </w:p>
    <w:p w14:paraId="17E0F5CE" w14:textId="77777777" w:rsidR="002F14FB" w:rsidRDefault="006F071F" w:rsidP="000737EC">
      <w:pPr>
        <w:pStyle w:val="36"/>
        <w:framePr w:wrap="notBeside"/>
        <w:rPr>
          <w:rtl/>
        </w:rPr>
      </w:pPr>
      <w:r w:rsidRPr="00F40D4B">
        <w:rPr>
          <w:rFonts w:hint="cs"/>
          <w:rtl/>
        </w:rPr>
        <w:t>לרבי יאשיה:</w:t>
      </w:r>
    </w:p>
    <w:p w14:paraId="3DC1BC80" w14:textId="5C215F29" w:rsidR="006F071F" w:rsidRPr="002F14FB" w:rsidRDefault="006F071F" w:rsidP="000737EC">
      <w:pPr>
        <w:rPr>
          <w:rStyle w:val="affff8"/>
          <w:rtl/>
        </w:rPr>
      </w:pPr>
      <w:r w:rsidRPr="00F40D4B">
        <w:rPr>
          <w:rtl/>
        </w:rPr>
        <w:t xml:space="preserve">הפר לה, והפיר לה, יכול יהו מופרין </w:t>
      </w:r>
      <w:r w:rsidRPr="00EB19AF">
        <w:rPr>
          <w:rStyle w:val="affffc"/>
          <w:rtl/>
        </w:rPr>
        <w:t xml:space="preserve">ת"ל </w:t>
      </w:r>
      <w:r w:rsidRPr="002F14FB">
        <w:rPr>
          <w:rStyle w:val="affff8"/>
          <w:rFonts w:hint="cs"/>
          <w:rtl/>
        </w:rPr>
        <w:t>'</w:t>
      </w:r>
      <w:r w:rsidRPr="002F14FB">
        <w:rPr>
          <w:rStyle w:val="affff8"/>
          <w:rtl/>
        </w:rPr>
        <w:t>אישה יקימנו ואישה יפרנו</w:t>
      </w:r>
      <w:r w:rsidRPr="002F14FB">
        <w:rPr>
          <w:rStyle w:val="affff8"/>
          <w:rFonts w:hint="cs"/>
          <w:rtl/>
        </w:rPr>
        <w:t>'</w:t>
      </w:r>
    </w:p>
    <w:p w14:paraId="238B4A3D" w14:textId="77777777" w:rsidR="002F14FB" w:rsidRDefault="006F071F" w:rsidP="000737EC">
      <w:pPr>
        <w:pStyle w:val="36"/>
        <w:framePr w:wrap="notBeside"/>
        <w:rPr>
          <w:rtl/>
        </w:rPr>
      </w:pPr>
      <w:r w:rsidRPr="00F40D4B">
        <w:rPr>
          <w:rFonts w:hint="cs"/>
          <w:rtl/>
        </w:rPr>
        <w:t xml:space="preserve">  ל</w:t>
      </w:r>
      <w:r w:rsidRPr="00F40D4B">
        <w:rPr>
          <w:rtl/>
        </w:rPr>
        <w:t>רבי יונתן:</w:t>
      </w:r>
    </w:p>
    <w:p w14:paraId="0076580A" w14:textId="0053C945" w:rsidR="006F071F" w:rsidRPr="00F40D4B" w:rsidRDefault="006F071F" w:rsidP="000737EC">
      <w:pPr>
        <w:spacing w:after="60"/>
        <w:rPr>
          <w:rtl/>
        </w:rPr>
      </w:pPr>
      <w:r w:rsidRPr="00F40D4B">
        <w:rPr>
          <w:rtl/>
        </w:rPr>
        <w:t>מצינו בכל מקום ששלוחו של אדם כמותו.</w:t>
      </w:r>
    </w:p>
    <w:p w14:paraId="19EF6B9D" w14:textId="78F8A105" w:rsidR="002F14FB" w:rsidRDefault="00EB19AF" w:rsidP="000737EC">
      <w:pPr>
        <w:pStyle w:val="36"/>
        <w:framePr w:wrap="notBeside"/>
        <w:rPr>
          <w:rtl/>
        </w:rPr>
      </w:pPr>
      <w:r>
        <w:rPr>
          <w:rFonts w:hint="cs"/>
          <w:rtl/>
        </w:rPr>
        <w:t xml:space="preserve">יא. ר''ע </w:t>
      </w:r>
      <w:r w:rsidR="006F071F" w:rsidRPr="00F40D4B">
        <w:rPr>
          <w:rtl/>
        </w:rPr>
        <w:t>לרבא:</w:t>
      </w:r>
    </w:p>
    <w:p w14:paraId="0B3BE9E8" w14:textId="50354F1D" w:rsidR="00A6533C" w:rsidRPr="00EB19AF" w:rsidRDefault="006F071F" w:rsidP="000737EC">
      <w:pPr>
        <w:rPr>
          <w:b/>
          <w:bCs/>
          <w:rtl/>
        </w:rPr>
      </w:pPr>
      <w:r w:rsidRPr="00EB19AF">
        <w:rPr>
          <w:b/>
          <w:bCs/>
          <w:rtl/>
        </w:rPr>
        <w:t>האומר לעבדו צא והשאל עם פרתי, מהו?</w:t>
      </w:r>
    </w:p>
    <w:p w14:paraId="27385B77" w14:textId="24099FF2" w:rsidR="00A6533C" w:rsidRPr="00F40D4B" w:rsidRDefault="006F071F" w:rsidP="000737EC">
      <w:pPr>
        <w:rPr>
          <w:rtl/>
        </w:rPr>
      </w:pPr>
      <w:r w:rsidRPr="00EB19AF">
        <w:rPr>
          <w:rStyle w:val="affffc"/>
          <w:rtl/>
        </w:rPr>
        <w:t>תיבעי למ"ד שלוחו של אדם כמותו</w:t>
      </w:r>
      <w:r w:rsidRPr="00F40D4B">
        <w:rPr>
          <w:rtl/>
        </w:rPr>
        <w:t xml:space="preserve"> </w:t>
      </w:r>
      <w:r w:rsidR="002F14FB">
        <w:rPr>
          <w:rFonts w:hint="cs"/>
          <w:rtl/>
        </w:rPr>
        <w:t xml:space="preserve">אם גם </w:t>
      </w:r>
      <w:r w:rsidRPr="00F40D4B">
        <w:rPr>
          <w:rtl/>
        </w:rPr>
        <w:t>עבד דלאו בר מצוה</w:t>
      </w:r>
    </w:p>
    <w:p w14:paraId="34D052DB" w14:textId="2A4A789B" w:rsidR="006F071F" w:rsidRPr="00F40D4B" w:rsidRDefault="006F071F" w:rsidP="000737EC">
      <w:pPr>
        <w:rPr>
          <w:rtl/>
        </w:rPr>
      </w:pPr>
      <w:r w:rsidRPr="00EB19AF">
        <w:rPr>
          <w:rStyle w:val="affffc"/>
          <w:rtl/>
        </w:rPr>
        <w:t>או</w:t>
      </w:r>
      <w:r w:rsidR="002F14FB" w:rsidRPr="00EB19AF">
        <w:rPr>
          <w:rStyle w:val="affffc"/>
          <w:rFonts w:hint="cs"/>
          <w:rtl/>
        </w:rPr>
        <w:t xml:space="preserve"> אף למ''ד</w:t>
      </w:r>
      <w:r w:rsidRPr="00EB19AF">
        <w:rPr>
          <w:rStyle w:val="affffc"/>
          <w:rtl/>
        </w:rPr>
        <w:t xml:space="preserve"> אין שלוחו של אדם כמותו</w:t>
      </w:r>
      <w:r w:rsidRPr="00F40D4B">
        <w:rPr>
          <w:rtl/>
        </w:rPr>
        <w:t xml:space="preserve"> </w:t>
      </w:r>
      <w:r w:rsidR="002F14FB">
        <w:rPr>
          <w:rFonts w:hint="cs"/>
          <w:rtl/>
        </w:rPr>
        <w:t xml:space="preserve">יד </w:t>
      </w:r>
      <w:r w:rsidRPr="00F40D4B">
        <w:rPr>
          <w:rtl/>
        </w:rPr>
        <w:t>עבד כיד רבו</w:t>
      </w:r>
      <w:r w:rsidR="002F14FB">
        <w:rPr>
          <w:rFonts w:hint="cs"/>
          <w:rtl/>
        </w:rPr>
        <w:t>.</w:t>
      </w:r>
    </w:p>
    <w:p w14:paraId="1ED05E3C" w14:textId="77777777" w:rsidR="002F14FB" w:rsidRDefault="006F071F" w:rsidP="000737EC">
      <w:pPr>
        <w:pStyle w:val="36"/>
        <w:framePr w:wrap="notBeside"/>
        <w:rPr>
          <w:rtl/>
        </w:rPr>
      </w:pPr>
      <w:r w:rsidRPr="00F40D4B">
        <w:rPr>
          <w:rtl/>
        </w:rPr>
        <w:t xml:space="preserve"> – א</w:t>
      </w:r>
      <w:r w:rsidRPr="00F40D4B">
        <w:rPr>
          <w:rFonts w:hint="cs"/>
          <w:rtl/>
        </w:rPr>
        <w:t>"ל</w:t>
      </w:r>
      <w:r w:rsidRPr="00F40D4B">
        <w:rPr>
          <w:rtl/>
        </w:rPr>
        <w:t>:</w:t>
      </w:r>
    </w:p>
    <w:p w14:paraId="37075C86" w14:textId="15F36557" w:rsidR="006F071F" w:rsidRPr="00F40D4B" w:rsidRDefault="006F071F" w:rsidP="000737EC">
      <w:pPr>
        <w:rPr>
          <w:rtl/>
        </w:rPr>
      </w:pPr>
      <w:r w:rsidRPr="00F40D4B">
        <w:rPr>
          <w:rtl/>
        </w:rPr>
        <w:t>מסתברא, יד עבד כיד רבו דמיא.</w:t>
      </w:r>
    </w:p>
    <w:p w14:paraId="38B380D2" w14:textId="77777777" w:rsidR="00A6533C" w:rsidRPr="00F40D4B" w:rsidRDefault="00A6533C" w:rsidP="000737EC">
      <w:pPr>
        <w:pStyle w:val="aff9"/>
        <w:rPr>
          <w:rtl/>
        </w:rPr>
      </w:pPr>
      <w:r w:rsidRPr="00F40D4B">
        <w:rPr>
          <w:rtl/>
        </w:rPr>
        <w:t>***</w:t>
      </w:r>
    </w:p>
    <w:p w14:paraId="1E24B443" w14:textId="7185E51D" w:rsidR="006F071F" w:rsidRPr="00F40D4B" w:rsidRDefault="006F071F" w:rsidP="000737EC">
      <w:pPr>
        <w:pStyle w:val="affe"/>
        <w:framePr w:wrap="around"/>
        <w:rPr>
          <w:rtl/>
        </w:rPr>
      </w:pPr>
      <w:r w:rsidRPr="00F40D4B">
        <w:rPr>
          <w:rtl/>
        </w:rPr>
        <w:t>צו:</w:t>
      </w:r>
    </w:p>
    <w:p w14:paraId="01243347" w14:textId="3217237F" w:rsidR="006F071F" w:rsidRPr="00F40D4B" w:rsidRDefault="006F071F" w:rsidP="000737EC">
      <w:pPr>
        <w:pStyle w:val="affff9"/>
        <w:rPr>
          <w:rtl/>
        </w:rPr>
      </w:pPr>
      <w:r w:rsidRPr="00EB19AF">
        <w:rPr>
          <w:rStyle w:val="affffc"/>
          <w:rtl/>
        </w:rPr>
        <w:t>בעי ר</w:t>
      </w:r>
      <w:r w:rsidRPr="00EB19AF">
        <w:rPr>
          <w:rStyle w:val="affffc"/>
          <w:rFonts w:hint="cs"/>
          <w:rtl/>
        </w:rPr>
        <w:t>ב''ח</w:t>
      </w:r>
      <w:r w:rsidRPr="00EB19AF">
        <w:rPr>
          <w:rStyle w:val="affffc"/>
          <w:rtl/>
        </w:rPr>
        <w:t>:</w:t>
      </w:r>
      <w:r w:rsidRPr="00F40D4B">
        <w:rPr>
          <w:rtl/>
        </w:rPr>
        <w:t xml:space="preserve"> בעל בנכסי אשתו שואל הוי או שוכר הוי?</w:t>
      </w:r>
    </w:p>
    <w:p w14:paraId="66308EB4" w14:textId="77777777" w:rsidR="008C3942" w:rsidRDefault="006F071F" w:rsidP="000737EC">
      <w:pPr>
        <w:pStyle w:val="36"/>
        <w:framePr w:wrap="notBeside"/>
        <w:rPr>
          <w:rtl/>
        </w:rPr>
      </w:pPr>
      <w:r w:rsidRPr="00EB19AF">
        <w:rPr>
          <w:rStyle w:val="affffc"/>
          <w:rtl/>
        </w:rPr>
        <w:t>רבא:</w:t>
      </w:r>
    </w:p>
    <w:p w14:paraId="60AEB016" w14:textId="4577D0EC" w:rsidR="00A6533C" w:rsidRPr="00F40D4B" w:rsidRDefault="006F071F" w:rsidP="000737EC">
      <w:pPr>
        <w:rPr>
          <w:rtl/>
        </w:rPr>
      </w:pPr>
      <w:r w:rsidRPr="00E758DE">
        <w:rPr>
          <w:rStyle w:val="affffc"/>
          <w:rtl/>
        </w:rPr>
        <w:t>לפום חורפא שבשתא.</w:t>
      </w:r>
      <w:r w:rsidRPr="00F40D4B">
        <w:rPr>
          <w:rFonts w:hint="cs"/>
          <w:rtl/>
        </w:rPr>
        <w:t xml:space="preserve"> דממ''נ בין אי שואל ובין אי שוכר הוי בבעלים</w:t>
      </w:r>
    </w:p>
    <w:p w14:paraId="0DA1AF90" w14:textId="70BBD4E7" w:rsidR="00EB19AF" w:rsidRDefault="006F071F" w:rsidP="000737EC">
      <w:pPr>
        <w:pStyle w:val="36"/>
        <w:framePr w:wrap="notBeside"/>
        <w:rPr>
          <w:rtl/>
        </w:rPr>
      </w:pPr>
      <w:r w:rsidRPr="00F40D4B">
        <w:rPr>
          <w:rtl/>
        </w:rPr>
        <w:t>אלא</w:t>
      </w:r>
      <w:r w:rsidRPr="00F40D4B">
        <w:rPr>
          <w:rFonts w:hint="cs"/>
          <w:rtl/>
        </w:rPr>
        <w:t xml:space="preserve"> </w:t>
      </w:r>
    </w:p>
    <w:p w14:paraId="05B20A5A" w14:textId="12C022A4" w:rsidR="00A6533C" w:rsidRPr="00F40D4B" w:rsidRDefault="00EB19AF" w:rsidP="000737EC">
      <w:pPr>
        <w:rPr>
          <w:rtl/>
        </w:rPr>
      </w:pPr>
      <w:r w:rsidRPr="00EB19AF">
        <w:rPr>
          <w:rStyle w:val="affffc"/>
          <w:rFonts w:hint="cs"/>
          <w:rtl/>
        </w:rPr>
        <w:lastRenderedPageBreak/>
        <w:t>ה</w:t>
      </w:r>
      <w:r w:rsidR="006F071F" w:rsidRPr="00EB19AF">
        <w:rPr>
          <w:rStyle w:val="affffc"/>
          <w:rFonts w:hint="cs"/>
          <w:rtl/>
        </w:rPr>
        <w:t>ך דבעי לרב''ח</w:t>
      </w:r>
      <w:r w:rsidR="006F071F" w:rsidRPr="00F40D4B">
        <w:rPr>
          <w:rFonts w:hint="cs"/>
          <w:rtl/>
        </w:rPr>
        <w:t xml:space="preserve"> ששכר ממנה פרה ואח''כ נשאה אי שואל או שוכר הוא</w:t>
      </w:r>
    </w:p>
    <w:p w14:paraId="5D2AD284" w14:textId="14B7235B" w:rsidR="006F071F" w:rsidRPr="00F40D4B" w:rsidRDefault="006F071F" w:rsidP="000737EC">
      <w:pPr>
        <w:rPr>
          <w:rtl/>
        </w:rPr>
      </w:pPr>
      <w:r w:rsidRPr="00F40D4B">
        <w:rPr>
          <w:rFonts w:hint="cs"/>
          <w:rtl/>
        </w:rPr>
        <w:t>אי שאלה בבעלים היא ומפקעת מ</w:t>
      </w:r>
      <w:r w:rsidRPr="00F40D4B">
        <w:rPr>
          <w:rtl/>
        </w:rPr>
        <w:t>שכירות שלא בבעלים, או שוכר הוי, ושכירות כדקיימא קיימא.</w:t>
      </w:r>
    </w:p>
    <w:p w14:paraId="566B03FE" w14:textId="51D36D77" w:rsidR="002B3507" w:rsidRDefault="002B3507" w:rsidP="000737EC">
      <w:pPr>
        <w:pStyle w:val="36"/>
        <w:framePr w:wrap="notBeside"/>
        <w:rPr>
          <w:rtl/>
        </w:rPr>
      </w:pPr>
      <w:r>
        <w:rPr>
          <w:rFonts w:hint="cs"/>
          <w:rtl/>
        </w:rPr>
        <w:t>ודחי' ד</w:t>
      </w:r>
      <w:r w:rsidR="006F071F" w:rsidRPr="00F40D4B">
        <w:rPr>
          <w:rFonts w:hint="cs"/>
          <w:rtl/>
        </w:rPr>
        <w:t>מ''ש</w:t>
      </w:r>
    </w:p>
    <w:p w14:paraId="3D30890A" w14:textId="4A8DDFF1" w:rsidR="00A6533C" w:rsidRPr="00F40D4B" w:rsidRDefault="002B3507" w:rsidP="000737EC">
      <w:pPr>
        <w:rPr>
          <w:rtl/>
        </w:rPr>
      </w:pPr>
      <w:r>
        <w:rPr>
          <w:rFonts w:hint="cs"/>
          <w:rtl/>
        </w:rPr>
        <w:t>ד</w:t>
      </w:r>
      <w:r w:rsidR="006F071F" w:rsidRPr="00F40D4B">
        <w:rPr>
          <w:rtl/>
        </w:rPr>
        <w:t>שאלה בבעלים מפקעא שכירות שלא בבעלים,</w:t>
      </w:r>
    </w:p>
    <w:p w14:paraId="63A4B03D" w14:textId="11C80F15" w:rsidR="00A6533C" w:rsidRPr="00F40D4B" w:rsidRDefault="002B3507" w:rsidP="000737EC">
      <w:pPr>
        <w:spacing w:after="60"/>
        <w:rPr>
          <w:rtl/>
        </w:rPr>
      </w:pPr>
      <w:r>
        <w:rPr>
          <w:rFonts w:hint="cs"/>
          <w:rtl/>
        </w:rPr>
        <w:t xml:space="preserve">גם </w:t>
      </w:r>
      <w:r w:rsidR="006F071F" w:rsidRPr="00F40D4B">
        <w:rPr>
          <w:rtl/>
        </w:rPr>
        <w:t>שכירות בבעלים תיפוק שכירות שלא בבעלים!</w:t>
      </w:r>
    </w:p>
    <w:p w14:paraId="23D019BF" w14:textId="31651561" w:rsidR="00EB19AF" w:rsidRDefault="006F071F" w:rsidP="000737EC">
      <w:pPr>
        <w:pStyle w:val="36"/>
        <w:framePr w:wrap="notBeside"/>
        <w:rPr>
          <w:rtl/>
        </w:rPr>
      </w:pPr>
      <w:r w:rsidRPr="00F40D4B">
        <w:rPr>
          <w:rtl/>
        </w:rPr>
        <w:t>אלא</w:t>
      </w:r>
      <w:r w:rsidR="00EB19AF">
        <w:rPr>
          <w:rFonts w:hint="cs"/>
          <w:rtl/>
        </w:rPr>
        <w:t xml:space="preserve"> </w:t>
      </w:r>
      <w:r w:rsidRPr="00F40D4B">
        <w:rPr>
          <w:rFonts w:hint="cs"/>
          <w:rtl/>
        </w:rPr>
        <w:t>בעי לרב''ח</w:t>
      </w:r>
      <w:r w:rsidR="00C241C5">
        <w:rPr>
          <w:rFonts w:hint="cs"/>
          <w:rtl/>
        </w:rPr>
        <w:t>:</w:t>
      </w:r>
    </w:p>
    <w:p w14:paraId="413B8D17" w14:textId="2096CC25" w:rsidR="006F071F" w:rsidRPr="00F40D4B" w:rsidRDefault="00EB19AF" w:rsidP="000737EC">
      <w:pPr>
        <w:rPr>
          <w:rtl/>
        </w:rPr>
      </w:pPr>
      <w:r>
        <w:rPr>
          <w:rFonts w:hint="cs"/>
          <w:rtl/>
        </w:rPr>
        <w:t>כ</w:t>
      </w:r>
      <w:r w:rsidR="006F071F" w:rsidRPr="00F40D4B">
        <w:rPr>
          <w:rFonts w:hint="cs"/>
          <w:rtl/>
        </w:rPr>
        <w:t>גון שהיא שכרה פרה</w:t>
      </w:r>
      <w:r w:rsidR="006F071F" w:rsidRPr="00F40D4B">
        <w:rPr>
          <w:rtl/>
        </w:rPr>
        <w:t xml:space="preserve"> מעלמא, </w:t>
      </w:r>
      <w:r w:rsidR="002B3507">
        <w:rPr>
          <w:rFonts w:hint="cs"/>
          <w:rtl/>
        </w:rPr>
        <w:t>ואח''כ נישאה</w:t>
      </w:r>
    </w:p>
    <w:p w14:paraId="6ECBDAC7" w14:textId="3036F796" w:rsidR="002B3507" w:rsidRPr="002B3507" w:rsidRDefault="002B3507" w:rsidP="000737EC">
      <w:pPr>
        <w:pStyle w:val="36"/>
        <w:framePr w:wrap="notBeside"/>
        <w:rPr>
          <w:rtl/>
        </w:rPr>
      </w:pPr>
      <w:r>
        <w:rPr>
          <w:rFonts w:hint="cs"/>
          <w:rtl/>
        </w:rPr>
        <w:t>ל</w:t>
      </w:r>
      <w:r w:rsidR="006F071F" w:rsidRPr="002B3507">
        <w:rPr>
          <w:rtl/>
        </w:rPr>
        <w:t>רבנן</w:t>
      </w:r>
    </w:p>
    <w:p w14:paraId="24A08472" w14:textId="4FCF81CE" w:rsidR="006F071F" w:rsidRPr="00F40D4B" w:rsidRDefault="00EB19AF" w:rsidP="000737EC">
      <w:pPr>
        <w:rPr>
          <w:rtl/>
        </w:rPr>
      </w:pPr>
      <w:r>
        <w:rPr>
          <w:rStyle w:val="affffc"/>
          <w:rFonts w:hint="cs"/>
          <w:rtl/>
        </w:rPr>
        <w:t>ד</w:t>
      </w:r>
      <w:r w:rsidR="006F071F" w:rsidRPr="00F40D4B">
        <w:rPr>
          <w:rtl/>
        </w:rPr>
        <w:t xml:space="preserve">שואל משלם לשוכר </w:t>
      </w:r>
      <w:r w:rsidR="006F071F" w:rsidRPr="002B3507">
        <w:rPr>
          <w:b/>
          <w:bCs/>
          <w:rtl/>
        </w:rPr>
        <w:t>לא תיבעי</w:t>
      </w:r>
      <w:r w:rsidR="002B3507">
        <w:rPr>
          <w:rFonts w:hint="cs"/>
          <w:rtl/>
        </w:rPr>
        <w:t>,</w:t>
      </w:r>
      <w:r w:rsidR="006F071F" w:rsidRPr="00F40D4B">
        <w:rPr>
          <w:rtl/>
        </w:rPr>
        <w:t xml:space="preserve"> דודאי שאילה בבעלים היא.</w:t>
      </w:r>
    </w:p>
    <w:p w14:paraId="562BF5FA" w14:textId="0381220F" w:rsidR="008C3942" w:rsidRPr="002B3507" w:rsidRDefault="002B3507" w:rsidP="000737EC">
      <w:pPr>
        <w:pStyle w:val="36"/>
        <w:framePr w:wrap="notBeside"/>
        <w:rPr>
          <w:rtl/>
        </w:rPr>
      </w:pPr>
      <w:r w:rsidRPr="002B3507">
        <w:rPr>
          <w:rFonts w:hint="cs"/>
          <w:rtl/>
        </w:rPr>
        <w:t>לר' יוסי</w:t>
      </w:r>
    </w:p>
    <w:p w14:paraId="25C0E83A" w14:textId="0C8579A9" w:rsidR="006F071F" w:rsidRPr="00F40D4B" w:rsidRDefault="006F071F" w:rsidP="000737EC">
      <w:pPr>
        <w:spacing w:after="60"/>
        <w:rPr>
          <w:rtl/>
        </w:rPr>
      </w:pPr>
      <w:r w:rsidRPr="00F40D4B">
        <w:rPr>
          <w:rtl/>
        </w:rPr>
        <w:t xml:space="preserve">דתחזיר פרה לבעלים הראשונים </w:t>
      </w:r>
      <w:r w:rsidR="002B3507" w:rsidRPr="002B3507">
        <w:rPr>
          <w:rFonts w:hint="cs"/>
          <w:b/>
          <w:bCs/>
          <w:rtl/>
        </w:rPr>
        <w:t>תיבעי</w:t>
      </w:r>
      <w:r w:rsidR="002B3507">
        <w:rPr>
          <w:rFonts w:hint="cs"/>
          <w:rtl/>
        </w:rPr>
        <w:t xml:space="preserve"> </w:t>
      </w:r>
      <w:r w:rsidR="00E758DE">
        <w:rPr>
          <w:rFonts w:hint="cs"/>
          <w:rtl/>
        </w:rPr>
        <w:t>אם הוא שואל או שוכר</w:t>
      </w:r>
    </w:p>
    <w:p w14:paraId="0B186A63" w14:textId="77777777" w:rsidR="00EB19AF" w:rsidRDefault="006F071F" w:rsidP="000737EC">
      <w:pPr>
        <w:pStyle w:val="36"/>
        <w:framePr w:wrap="notBeside"/>
        <w:rPr>
          <w:rtl/>
        </w:rPr>
      </w:pPr>
      <w:r w:rsidRPr="00F40D4B">
        <w:rPr>
          <w:rtl/>
        </w:rPr>
        <w:t xml:space="preserve">רבא: </w:t>
      </w:r>
    </w:p>
    <w:p w14:paraId="1FADD375" w14:textId="5E23041D" w:rsidR="00A6533C" w:rsidRPr="00F40D4B" w:rsidRDefault="00E758DE" w:rsidP="000737EC">
      <w:pPr>
        <w:rPr>
          <w:rtl/>
        </w:rPr>
      </w:pPr>
      <w:r w:rsidRPr="002B3507">
        <w:rPr>
          <w:rFonts w:hint="cs"/>
          <w:b/>
          <w:bCs/>
          <w:rtl/>
        </w:rPr>
        <w:t>ב</w:t>
      </w:r>
      <w:r w:rsidR="006F071F" w:rsidRPr="002B3507">
        <w:rPr>
          <w:b/>
          <w:bCs/>
          <w:rtl/>
        </w:rPr>
        <w:t>על</w:t>
      </w:r>
      <w:r w:rsidR="006F071F" w:rsidRPr="00F40D4B">
        <w:rPr>
          <w:rtl/>
        </w:rPr>
        <w:t xml:space="preserve"> </w:t>
      </w:r>
      <w:r>
        <w:rPr>
          <w:rFonts w:hint="cs"/>
          <w:rtl/>
        </w:rPr>
        <w:t>לא שואל ולא שוכר אלא לוקח!</w:t>
      </w:r>
    </w:p>
    <w:p w14:paraId="3BEBA5FA" w14:textId="77777777" w:rsidR="00EB19AF" w:rsidRDefault="006F071F" w:rsidP="000737EC">
      <w:pPr>
        <w:pStyle w:val="36"/>
        <w:framePr w:wrap="notBeside"/>
        <w:rPr>
          <w:rtl/>
        </w:rPr>
      </w:pPr>
      <w:r w:rsidRPr="00EB19AF">
        <w:rPr>
          <w:rStyle w:val="affffc"/>
          <w:rFonts w:hint="cs"/>
          <w:rtl/>
        </w:rPr>
        <w:t>ד</w:t>
      </w:r>
      <w:r w:rsidRPr="00EB19AF">
        <w:rPr>
          <w:rStyle w:val="affffc"/>
          <w:rtl/>
        </w:rPr>
        <w:t>באושא התקינו:</w:t>
      </w:r>
    </w:p>
    <w:p w14:paraId="49EFC0D4" w14:textId="5D27F0AC" w:rsidR="006F071F" w:rsidRPr="00F40D4B" w:rsidRDefault="006F071F" w:rsidP="000737EC">
      <w:pPr>
        <w:rPr>
          <w:rtl/>
        </w:rPr>
      </w:pPr>
      <w:r w:rsidRPr="00F40D4B">
        <w:rPr>
          <w:rtl/>
        </w:rPr>
        <w:t>האשה שמכרה בנכסי מלוג בחיי בעלה ומתה מוציא מיד הלקוחות.</w:t>
      </w:r>
    </w:p>
    <w:p w14:paraId="286D937F" w14:textId="77777777" w:rsidR="00EB19AF" w:rsidRDefault="006F071F" w:rsidP="000737EC">
      <w:pPr>
        <w:pStyle w:val="affff9"/>
        <w:rPr>
          <w:rtl/>
        </w:rPr>
      </w:pPr>
      <w:r w:rsidRPr="00F40D4B">
        <w:rPr>
          <w:rtl/>
        </w:rPr>
        <w:t>בעי ר</w:t>
      </w:r>
      <w:r w:rsidRPr="00F40D4B">
        <w:rPr>
          <w:rFonts w:hint="cs"/>
          <w:rtl/>
        </w:rPr>
        <w:t>ב''ח</w:t>
      </w:r>
      <w:r w:rsidRPr="00F40D4B">
        <w:rPr>
          <w:rtl/>
        </w:rPr>
        <w:t xml:space="preserve">: </w:t>
      </w:r>
    </w:p>
    <w:p w14:paraId="3EDBB6EC" w14:textId="77777777" w:rsidR="008C3942" w:rsidRDefault="006F071F" w:rsidP="000737EC">
      <w:pPr>
        <w:rPr>
          <w:rtl/>
        </w:rPr>
      </w:pPr>
      <w:r w:rsidRPr="00EB19AF">
        <w:rPr>
          <w:b/>
          <w:bCs/>
          <w:rtl/>
        </w:rPr>
        <w:t>בעל בנכסי אשתו מי מעל</w:t>
      </w:r>
      <w:r w:rsidRPr="00F40D4B">
        <w:rPr>
          <w:rtl/>
        </w:rPr>
        <w:t xml:space="preserve">? </w:t>
      </w:r>
    </w:p>
    <w:p w14:paraId="697B14AD" w14:textId="77777777" w:rsidR="008C3942" w:rsidRDefault="006F071F" w:rsidP="000737EC">
      <w:pPr>
        <w:pStyle w:val="36"/>
        <w:framePr w:wrap="notBeside"/>
        <w:rPr>
          <w:rtl/>
        </w:rPr>
      </w:pPr>
      <w:r w:rsidRPr="00F40D4B">
        <w:rPr>
          <w:rtl/>
        </w:rPr>
        <w:t>רבא:</w:t>
      </w:r>
    </w:p>
    <w:p w14:paraId="76A8D10F" w14:textId="0DF4418E" w:rsidR="00A6533C" w:rsidRPr="00F40D4B" w:rsidRDefault="006F071F" w:rsidP="000737EC">
      <w:pPr>
        <w:rPr>
          <w:rtl/>
        </w:rPr>
      </w:pPr>
      <w:r w:rsidRPr="00F40D4B">
        <w:rPr>
          <w:rtl/>
        </w:rPr>
        <w:t>מאן לימעול?</w:t>
      </w:r>
      <w:r w:rsidRPr="00F40D4B">
        <w:rPr>
          <w:rFonts w:hint="cs"/>
          <w:rtl/>
        </w:rPr>
        <w:t xml:space="preserve">  אין בעל מועל דהיתרא ניח''ל דליקני,  ולא איסור</w:t>
      </w:r>
      <w:r w:rsidR="008C3942">
        <w:rPr>
          <w:rFonts w:hint="cs"/>
          <w:rtl/>
        </w:rPr>
        <w:t>,</w:t>
      </w:r>
      <w:r w:rsidR="00EB19AF">
        <w:rPr>
          <w:rFonts w:hint="cs"/>
          <w:rtl/>
        </w:rPr>
        <w:t xml:space="preserve"> </w:t>
      </w:r>
      <w:r w:rsidRPr="00F40D4B">
        <w:rPr>
          <w:rFonts w:hint="cs"/>
          <w:rtl/>
        </w:rPr>
        <w:t>והיא לא דאפי' היתרא לא נח''ל דליקני</w:t>
      </w:r>
    </w:p>
    <w:p w14:paraId="07ABEE32" w14:textId="4706CBB3" w:rsidR="00A6533C" w:rsidRPr="00F40D4B" w:rsidRDefault="006F071F" w:rsidP="000737EC">
      <w:pPr>
        <w:rPr>
          <w:rtl/>
        </w:rPr>
      </w:pPr>
      <w:r w:rsidRPr="00F40D4B">
        <w:rPr>
          <w:rFonts w:hint="cs"/>
          <w:rtl/>
        </w:rPr>
        <w:t>וב''ד לא</w:t>
      </w:r>
      <w:r w:rsidR="002B3507">
        <w:rPr>
          <w:rFonts w:hint="cs"/>
          <w:rtl/>
        </w:rPr>
        <w:t>,</w:t>
      </w:r>
      <w:r w:rsidRPr="00F40D4B">
        <w:rPr>
          <w:rFonts w:hint="cs"/>
          <w:rtl/>
        </w:rPr>
        <w:t xml:space="preserve"> דתקנת</w:t>
      </w:r>
      <w:r w:rsidR="002B3507">
        <w:rPr>
          <w:rFonts w:hint="cs"/>
          <w:rtl/>
        </w:rPr>
        <w:t xml:space="preserve"> </w:t>
      </w:r>
      <w:r w:rsidRPr="00F40D4B">
        <w:rPr>
          <w:rFonts w:hint="cs"/>
          <w:rtl/>
        </w:rPr>
        <w:t xml:space="preserve">רבנן </w:t>
      </w:r>
      <w:r w:rsidR="002B3507">
        <w:rPr>
          <w:rFonts w:hint="cs"/>
          <w:rtl/>
        </w:rPr>
        <w:t>ש</w:t>
      </w:r>
      <w:r w:rsidRPr="00F40D4B">
        <w:rPr>
          <w:rFonts w:hint="cs"/>
          <w:rtl/>
        </w:rPr>
        <w:t>בעל לוקח הוי</w:t>
      </w:r>
      <w:r w:rsidR="002B3507">
        <w:rPr>
          <w:rFonts w:hint="cs"/>
          <w:rtl/>
        </w:rPr>
        <w:t>,</w:t>
      </w:r>
      <w:r w:rsidRPr="00F40D4B">
        <w:rPr>
          <w:rFonts w:hint="cs"/>
          <w:rtl/>
        </w:rPr>
        <w:t xml:space="preserve"> להיתר</w:t>
      </w:r>
      <w:r w:rsidR="002B3507">
        <w:rPr>
          <w:rFonts w:hint="cs"/>
          <w:rtl/>
        </w:rPr>
        <w:t xml:space="preserve"> </w:t>
      </w:r>
      <w:r w:rsidRPr="00F40D4B">
        <w:rPr>
          <w:rFonts w:hint="cs"/>
          <w:rtl/>
        </w:rPr>
        <w:t>ולא לאיסור</w:t>
      </w:r>
      <w:r w:rsidR="002B3507">
        <w:rPr>
          <w:rFonts w:hint="cs"/>
          <w:rtl/>
        </w:rPr>
        <w:t>.</w:t>
      </w:r>
    </w:p>
    <w:p w14:paraId="325EDE00" w14:textId="77777777" w:rsidR="002B3507" w:rsidRDefault="006F071F" w:rsidP="000737EC">
      <w:pPr>
        <w:pStyle w:val="36"/>
        <w:framePr w:wrap="notBeside"/>
        <w:rPr>
          <w:rStyle w:val="affffc"/>
          <w:rtl/>
        </w:rPr>
      </w:pPr>
      <w:r w:rsidRPr="00EB19AF">
        <w:rPr>
          <w:rStyle w:val="affffc"/>
          <w:rtl/>
        </w:rPr>
        <w:t xml:space="preserve">אלא </w:t>
      </w:r>
      <w:r w:rsidRPr="00EB19AF">
        <w:rPr>
          <w:rStyle w:val="affffc"/>
          <w:rFonts w:hint="cs"/>
          <w:rtl/>
        </w:rPr>
        <w:t>ל</w:t>
      </w:r>
      <w:r w:rsidRPr="00EB19AF">
        <w:rPr>
          <w:rStyle w:val="affffc"/>
          <w:rtl/>
        </w:rPr>
        <w:t>רבא:</w:t>
      </w:r>
    </w:p>
    <w:p w14:paraId="5502EAEE" w14:textId="18C45068" w:rsidR="006F071F" w:rsidRPr="00F40D4B" w:rsidRDefault="006F071F" w:rsidP="000737EC">
      <w:pPr>
        <w:rPr>
          <w:rtl/>
        </w:rPr>
      </w:pPr>
      <w:r w:rsidRPr="00F40D4B">
        <w:rPr>
          <w:rtl/>
        </w:rPr>
        <w:t xml:space="preserve">בעל מעל לכשיוציא, </w:t>
      </w:r>
      <w:r w:rsidR="002B3507">
        <w:rPr>
          <w:rFonts w:hint="cs"/>
          <w:rtl/>
        </w:rPr>
        <w:t xml:space="preserve">ככל </w:t>
      </w:r>
      <w:r w:rsidRPr="00F40D4B">
        <w:rPr>
          <w:rtl/>
        </w:rPr>
        <w:t>מוציא מעות הקדש לחולין.</w:t>
      </w:r>
    </w:p>
    <w:p w14:paraId="453137A5" w14:textId="77777777" w:rsidR="00A6533C" w:rsidRPr="00F40D4B" w:rsidRDefault="00A6533C" w:rsidP="000737EC">
      <w:pPr>
        <w:pStyle w:val="aff9"/>
        <w:rPr>
          <w:rtl/>
        </w:rPr>
      </w:pPr>
      <w:r w:rsidRPr="00F40D4B">
        <w:rPr>
          <w:rtl/>
        </w:rPr>
        <w:t>***</w:t>
      </w:r>
    </w:p>
    <w:bookmarkEnd w:id="17"/>
    <w:p w14:paraId="2CDD3851" w14:textId="0D679BCC" w:rsidR="006F071F" w:rsidRPr="00F40D4B" w:rsidRDefault="006F071F" w:rsidP="000737EC">
      <w:pPr>
        <w:pStyle w:val="affff9"/>
        <w:rPr>
          <w:rtl/>
        </w:rPr>
      </w:pPr>
      <w:r w:rsidRPr="00F40D4B">
        <w:rPr>
          <w:rtl/>
        </w:rPr>
        <w:t>איבעיא: כחש בשר מחמת מלאכה מאי?</w:t>
      </w:r>
    </w:p>
    <w:p w14:paraId="066DFB5C" w14:textId="2838ED57" w:rsidR="00EB19AF" w:rsidRDefault="006F071F" w:rsidP="000737EC">
      <w:pPr>
        <w:pStyle w:val="36"/>
        <w:framePr w:wrap="notBeside"/>
        <w:rPr>
          <w:rtl/>
        </w:rPr>
      </w:pPr>
      <w:r w:rsidRPr="00F40D4B">
        <w:rPr>
          <w:rtl/>
        </w:rPr>
        <w:t>ר</w:t>
      </w:r>
      <w:r w:rsidRPr="00F40D4B">
        <w:rPr>
          <w:rFonts w:hint="cs"/>
          <w:rtl/>
        </w:rPr>
        <w:t>חב''א</w:t>
      </w:r>
      <w:r w:rsidRPr="00F40D4B">
        <w:rPr>
          <w:rtl/>
        </w:rPr>
        <w:t>:</w:t>
      </w:r>
    </w:p>
    <w:p w14:paraId="3DC645AE" w14:textId="15F496A3" w:rsidR="006F071F" w:rsidRPr="00F40D4B" w:rsidRDefault="006F071F" w:rsidP="000737EC">
      <w:pPr>
        <w:rPr>
          <w:rtl/>
        </w:rPr>
      </w:pPr>
      <w:r w:rsidRPr="00F40D4B">
        <w:rPr>
          <w:rFonts w:hint="cs"/>
          <w:rtl/>
        </w:rPr>
        <w:t>משמע דבממ''מ חייב? וכי שאלה להעמידה בכילה?</w:t>
      </w:r>
    </w:p>
    <w:p w14:paraId="320FFE2F" w14:textId="77777777" w:rsidR="00EB19AF" w:rsidRDefault="006F071F" w:rsidP="000737EC">
      <w:pPr>
        <w:pStyle w:val="36"/>
        <w:framePr w:wrap="notBeside"/>
        <w:rPr>
          <w:rtl/>
        </w:rPr>
      </w:pPr>
      <w:r w:rsidRPr="00F40D4B">
        <w:rPr>
          <w:rtl/>
        </w:rPr>
        <w:t xml:space="preserve">אלא </w:t>
      </w:r>
      <w:r w:rsidRPr="00F40D4B">
        <w:rPr>
          <w:rFonts w:hint="cs"/>
          <w:rtl/>
        </w:rPr>
        <w:t>ל</w:t>
      </w:r>
      <w:r w:rsidRPr="00F40D4B">
        <w:rPr>
          <w:rtl/>
        </w:rPr>
        <w:t>רבא:</w:t>
      </w:r>
    </w:p>
    <w:p w14:paraId="1C06AA02" w14:textId="68ADE4BC" w:rsidR="006F071F" w:rsidRPr="00F40D4B" w:rsidRDefault="006F071F" w:rsidP="000737EC">
      <w:pPr>
        <w:rPr>
          <w:rtl/>
        </w:rPr>
      </w:pPr>
      <w:r w:rsidRPr="00F40D4B">
        <w:rPr>
          <w:rtl/>
        </w:rPr>
        <w:t xml:space="preserve">כחש בשר מחמת מלאכה דפטור, </w:t>
      </w:r>
      <w:r w:rsidRPr="00F40D4B">
        <w:rPr>
          <w:rFonts w:hint="cs"/>
          <w:rtl/>
        </w:rPr>
        <w:t>וא</w:t>
      </w:r>
      <w:r w:rsidRPr="00F40D4B">
        <w:rPr>
          <w:rtl/>
        </w:rPr>
        <w:t>פי</w:t>
      </w:r>
      <w:r w:rsidRPr="00F40D4B">
        <w:rPr>
          <w:rFonts w:hint="cs"/>
          <w:rtl/>
        </w:rPr>
        <w:t>'</w:t>
      </w:r>
      <w:r w:rsidRPr="00F40D4B">
        <w:rPr>
          <w:rtl/>
        </w:rPr>
        <w:t xml:space="preserve"> מתה מחמת מלאכה - פטור.</w:t>
      </w:r>
      <w:r w:rsidRPr="00F40D4B">
        <w:rPr>
          <w:rFonts w:hint="cs"/>
          <w:rtl/>
        </w:rPr>
        <w:t xml:space="preserve"> דלאו להעמידה שאלתיה.</w:t>
      </w:r>
    </w:p>
    <w:p w14:paraId="16BEAA22" w14:textId="3E7077F9" w:rsidR="00EB19AF" w:rsidRDefault="00EB19AF" w:rsidP="000737EC">
      <w:pPr>
        <w:pStyle w:val="36"/>
        <w:framePr w:wrap="notBeside"/>
        <w:rPr>
          <w:rtl/>
        </w:rPr>
      </w:pPr>
      <w:r>
        <w:rPr>
          <w:rFonts w:hint="cs"/>
          <w:rtl/>
        </w:rPr>
        <w:t xml:space="preserve">מעשה </w:t>
      </w:r>
    </w:p>
    <w:p w14:paraId="32F466C8" w14:textId="3E6E9636" w:rsidR="00A6533C" w:rsidRPr="00F40D4B" w:rsidRDefault="006F071F" w:rsidP="000737EC">
      <w:pPr>
        <w:spacing w:after="60"/>
        <w:rPr>
          <w:rtl/>
        </w:rPr>
      </w:pPr>
      <w:r w:rsidRPr="00F40D4B">
        <w:rPr>
          <w:rFonts w:hint="cs"/>
          <w:rtl/>
        </w:rPr>
        <w:lastRenderedPageBreak/>
        <w:t xml:space="preserve">ששאל גרזן מחבירו ונשבר </w:t>
      </w:r>
      <w:r w:rsidRPr="00EB19AF">
        <w:rPr>
          <w:rStyle w:val="affffc"/>
          <w:rFonts w:hint="cs"/>
          <w:rtl/>
        </w:rPr>
        <w:t>וא''ל רבא</w:t>
      </w:r>
      <w:r w:rsidRPr="00F40D4B">
        <w:rPr>
          <w:rFonts w:hint="cs"/>
          <w:rtl/>
        </w:rPr>
        <w:t xml:space="preserve"> שיביא עדים שלא שינה בזה ויפטר</w:t>
      </w:r>
    </w:p>
    <w:p w14:paraId="0C7B65D0" w14:textId="77777777" w:rsidR="00D017D2" w:rsidRPr="00D017D2" w:rsidRDefault="00D017D2" w:rsidP="000737EC">
      <w:pPr>
        <w:rPr>
          <w:b/>
          <w:bCs/>
          <w:rtl/>
        </w:rPr>
      </w:pPr>
      <w:r w:rsidRPr="00D017D2">
        <w:rPr>
          <w:rFonts w:hint="cs"/>
          <w:b/>
          <w:bCs/>
          <w:rtl/>
        </w:rPr>
        <w:t xml:space="preserve">וכשאין עדים </w:t>
      </w:r>
    </w:p>
    <w:p w14:paraId="1B89E9D4" w14:textId="77777777" w:rsidR="00D017D2" w:rsidRDefault="006F071F" w:rsidP="000737EC">
      <w:pPr>
        <w:pStyle w:val="36"/>
        <w:framePr w:wrap="notBeside"/>
        <w:rPr>
          <w:rtl/>
        </w:rPr>
      </w:pPr>
      <w:r w:rsidRPr="00F40D4B">
        <w:rPr>
          <w:rFonts w:hint="cs"/>
          <w:rtl/>
        </w:rPr>
        <w:t xml:space="preserve">מעשה </w:t>
      </w:r>
    </w:p>
    <w:p w14:paraId="01DCC021" w14:textId="730E0031" w:rsidR="00A6533C" w:rsidRPr="00F40D4B" w:rsidRDefault="00D017D2" w:rsidP="000737EC">
      <w:pPr>
        <w:rPr>
          <w:rtl/>
        </w:rPr>
      </w:pPr>
      <w:r>
        <w:rPr>
          <w:rFonts w:hint="cs"/>
          <w:rtl/>
        </w:rPr>
        <w:t>ש</w:t>
      </w:r>
      <w:r w:rsidR="006F071F" w:rsidRPr="00F40D4B">
        <w:rPr>
          <w:rFonts w:hint="cs"/>
          <w:rtl/>
        </w:rPr>
        <w:t>שאל גרזן מחבירו ונשבר וחייבו רב לשלם נרגא מעליא</w:t>
      </w:r>
    </w:p>
    <w:p w14:paraId="4228C533" w14:textId="77777777" w:rsidR="00EB19AF" w:rsidRDefault="006F071F" w:rsidP="000737EC">
      <w:pPr>
        <w:pStyle w:val="36"/>
        <w:framePr w:wrap="notBeside"/>
        <w:rPr>
          <w:rtl/>
        </w:rPr>
      </w:pPr>
      <w:r w:rsidRPr="00F40D4B">
        <w:rPr>
          <w:rFonts w:hint="cs"/>
          <w:rtl/>
        </w:rPr>
        <w:t>ר''כ ור''א לרב</w:t>
      </w:r>
      <w:r w:rsidRPr="00F40D4B">
        <w:rPr>
          <w:rtl/>
        </w:rPr>
        <w:t>:</w:t>
      </w:r>
    </w:p>
    <w:p w14:paraId="07FEE250" w14:textId="74EB0506" w:rsidR="006F071F" w:rsidRPr="00F40D4B" w:rsidRDefault="00D017D2" w:rsidP="000737EC">
      <w:pPr>
        <w:rPr>
          <w:rtl/>
        </w:rPr>
      </w:pPr>
      <w:r>
        <w:rPr>
          <w:rFonts w:hint="cs"/>
          <w:rtl/>
        </w:rPr>
        <w:t>כך הדין</w:t>
      </w:r>
      <w:r w:rsidR="006F071F" w:rsidRPr="00F40D4B">
        <w:rPr>
          <w:rtl/>
        </w:rPr>
        <w:t>? ושתיק רב.</w:t>
      </w:r>
    </w:p>
    <w:p w14:paraId="08D41965" w14:textId="77777777" w:rsidR="00EB19AF" w:rsidRDefault="006F071F" w:rsidP="000737EC">
      <w:pPr>
        <w:pStyle w:val="36"/>
        <w:framePr w:wrap="notBeside"/>
        <w:rPr>
          <w:rtl/>
        </w:rPr>
      </w:pPr>
      <w:r w:rsidRPr="00F40D4B">
        <w:rPr>
          <w:rtl/>
        </w:rPr>
        <w:t xml:space="preserve">והלכתא </w:t>
      </w:r>
    </w:p>
    <w:p w14:paraId="0A1BE559" w14:textId="558E604B" w:rsidR="00EB19AF" w:rsidRPr="00F40D4B" w:rsidRDefault="00EB19AF" w:rsidP="000737EC">
      <w:pPr>
        <w:rPr>
          <w:rtl/>
        </w:rPr>
      </w:pPr>
      <w:r>
        <w:rPr>
          <w:rStyle w:val="affffc"/>
          <w:rFonts w:hint="cs"/>
          <w:rtl/>
        </w:rPr>
        <w:t>כ</w:t>
      </w:r>
      <w:r w:rsidR="006F071F" w:rsidRPr="00EB19AF">
        <w:rPr>
          <w:rStyle w:val="affffc"/>
          <w:rtl/>
        </w:rPr>
        <w:t>ר</w:t>
      </w:r>
      <w:r w:rsidR="006F071F" w:rsidRPr="00EB19AF">
        <w:rPr>
          <w:rStyle w:val="affffc"/>
          <w:rFonts w:hint="cs"/>
          <w:rtl/>
        </w:rPr>
        <w:t xml:space="preserve">''כ </w:t>
      </w:r>
      <w:r w:rsidR="006F071F" w:rsidRPr="00EB19AF">
        <w:rPr>
          <w:rStyle w:val="affffc"/>
          <w:rtl/>
        </w:rPr>
        <w:t>ורב אסי</w:t>
      </w:r>
      <w:r w:rsidR="006F071F" w:rsidRPr="00F40D4B">
        <w:rPr>
          <w:rtl/>
        </w:rPr>
        <w:t xml:space="preserve"> </w:t>
      </w:r>
      <w:r w:rsidR="006F071F" w:rsidRPr="00F40D4B">
        <w:rPr>
          <w:rFonts w:hint="cs"/>
          <w:rtl/>
        </w:rPr>
        <w:t>שמחזיר השברים ושמים דמי הראשון והמשאיל קונה אח</w:t>
      </w:r>
      <w:bookmarkEnd w:id="16"/>
      <w:r w:rsidR="006F071F" w:rsidRPr="00F40D4B">
        <w:rPr>
          <w:rFonts w:hint="cs"/>
          <w:rtl/>
        </w:rPr>
        <w:t>ר</w:t>
      </w:r>
      <w:r>
        <w:rPr>
          <w:rFonts w:hint="cs"/>
          <w:rtl/>
        </w:rPr>
        <w:t>.</w:t>
      </w:r>
    </w:p>
    <w:p w14:paraId="2F697F59" w14:textId="6893465A" w:rsidR="006F071F" w:rsidRPr="00F40D4B" w:rsidRDefault="006F071F" w:rsidP="000737EC">
      <w:pPr>
        <w:pStyle w:val="affe"/>
        <w:framePr w:wrap="around"/>
        <w:rPr>
          <w:rtl/>
        </w:rPr>
      </w:pPr>
      <w:r w:rsidRPr="00F40D4B">
        <w:rPr>
          <w:rtl/>
        </w:rPr>
        <w:t>צז.</w:t>
      </w:r>
    </w:p>
    <w:p w14:paraId="75471991" w14:textId="77777777" w:rsidR="00E82BE9" w:rsidRDefault="00E82BE9" w:rsidP="000737EC">
      <w:pPr>
        <w:pStyle w:val="36"/>
        <w:framePr w:wrap="notBeside"/>
        <w:rPr>
          <w:rtl/>
        </w:rPr>
      </w:pPr>
      <w:bookmarkStart w:id="18" w:name="_Hlk168381023"/>
      <w:r>
        <w:rPr>
          <w:rFonts w:hint="cs"/>
          <w:rtl/>
        </w:rPr>
        <w:t>מעשה</w:t>
      </w:r>
    </w:p>
    <w:p w14:paraId="64A75929" w14:textId="277567FC" w:rsidR="00A6533C" w:rsidRPr="00F40D4B" w:rsidRDefault="006F071F" w:rsidP="000737EC">
      <w:pPr>
        <w:spacing w:after="60"/>
        <w:rPr>
          <w:rtl/>
        </w:rPr>
      </w:pPr>
      <w:r w:rsidRPr="00F40D4B">
        <w:rPr>
          <w:rFonts w:hint="cs"/>
          <w:rtl/>
        </w:rPr>
        <w:t xml:space="preserve">ששאל דלי מחבירו ונשבר </w:t>
      </w:r>
      <w:r w:rsidRPr="00E82BE9">
        <w:rPr>
          <w:rStyle w:val="affffc"/>
          <w:rFonts w:hint="cs"/>
          <w:rtl/>
        </w:rPr>
        <w:t>א''ל ר''פ</w:t>
      </w:r>
      <w:r w:rsidRPr="00F40D4B">
        <w:rPr>
          <w:rFonts w:hint="cs"/>
          <w:rtl/>
        </w:rPr>
        <w:t xml:space="preserve"> </w:t>
      </w:r>
      <w:r w:rsidR="00E82BE9">
        <w:rPr>
          <w:rFonts w:hint="cs"/>
          <w:rtl/>
        </w:rPr>
        <w:t>ש</w:t>
      </w:r>
      <w:r w:rsidRPr="00F40D4B">
        <w:rPr>
          <w:rFonts w:hint="cs"/>
          <w:rtl/>
        </w:rPr>
        <w:t>יביא עדים שלא שינה ויפטר</w:t>
      </w:r>
    </w:p>
    <w:p w14:paraId="5E38190C" w14:textId="28BCFA4A" w:rsidR="00E82BE9" w:rsidRDefault="00E82BE9" w:rsidP="000737EC">
      <w:pPr>
        <w:pStyle w:val="36"/>
        <w:framePr w:wrap="notBeside"/>
        <w:rPr>
          <w:rtl/>
        </w:rPr>
      </w:pPr>
      <w:r>
        <w:rPr>
          <w:rFonts w:hint="cs"/>
          <w:rtl/>
        </w:rPr>
        <w:t>מעשה בא':</w:t>
      </w:r>
    </w:p>
    <w:p w14:paraId="1EB89D9F" w14:textId="77777777" w:rsidR="00E82BE9" w:rsidRDefault="006F071F" w:rsidP="000737EC">
      <w:pPr>
        <w:rPr>
          <w:rtl/>
        </w:rPr>
      </w:pPr>
      <w:r w:rsidRPr="00F40D4B">
        <w:rPr>
          <w:rFonts w:hint="cs"/>
          <w:rtl/>
        </w:rPr>
        <w:t xml:space="preserve">ששאל חתול מחבירו וחברו עליו עכברים והרגוהו </w:t>
      </w:r>
    </w:p>
    <w:p w14:paraId="729DC7CD" w14:textId="77777777" w:rsidR="00E82BE9" w:rsidRDefault="00E82BE9" w:rsidP="000737EC">
      <w:pPr>
        <w:pStyle w:val="36"/>
        <w:framePr w:wrap="notBeside"/>
        <w:rPr>
          <w:rtl/>
        </w:rPr>
      </w:pPr>
      <w:r>
        <w:rPr>
          <w:rFonts w:hint="cs"/>
          <w:rtl/>
        </w:rPr>
        <w:t>ר''א</w:t>
      </w:r>
    </w:p>
    <w:p w14:paraId="3940DF02" w14:textId="38CE8323" w:rsidR="00A6533C" w:rsidRPr="00F40D4B" w:rsidRDefault="006F071F" w:rsidP="000737EC">
      <w:pPr>
        <w:rPr>
          <w:rtl/>
        </w:rPr>
      </w:pPr>
      <w:r w:rsidRPr="00F40D4B">
        <w:rPr>
          <w:rFonts w:hint="cs"/>
          <w:rtl/>
        </w:rPr>
        <w:t xml:space="preserve">הסתפק אי </w:t>
      </w:r>
      <w:r w:rsidR="00E82BE9">
        <w:rPr>
          <w:rFonts w:hint="cs"/>
          <w:rtl/>
        </w:rPr>
        <w:t>מתה מחמת מלאכה הוא</w:t>
      </w:r>
      <w:r w:rsidRPr="00F40D4B">
        <w:rPr>
          <w:rFonts w:hint="cs"/>
          <w:rtl/>
        </w:rPr>
        <w:t xml:space="preserve"> או לא</w:t>
      </w:r>
    </w:p>
    <w:p w14:paraId="1035F59A" w14:textId="77777777" w:rsidR="00E82BE9" w:rsidRDefault="006F071F" w:rsidP="000737EC">
      <w:pPr>
        <w:pStyle w:val="36"/>
        <w:framePr w:wrap="notBeside"/>
        <w:rPr>
          <w:rtl/>
        </w:rPr>
      </w:pPr>
      <w:r w:rsidRPr="00F40D4B">
        <w:rPr>
          <w:rFonts w:hint="cs"/>
          <w:rtl/>
        </w:rPr>
        <w:t>ר''מ לר''א</w:t>
      </w:r>
    </w:p>
    <w:p w14:paraId="23A32B73" w14:textId="05F89FF3" w:rsidR="006F071F" w:rsidRPr="00F40D4B" w:rsidRDefault="00E82BE9" w:rsidP="000737EC">
      <w:pPr>
        <w:rPr>
          <w:rtl/>
        </w:rPr>
      </w:pPr>
      <w:r w:rsidRPr="00E82BE9">
        <w:rPr>
          <w:rStyle w:val="affffc"/>
          <w:rFonts w:hint="cs"/>
          <w:rtl/>
        </w:rPr>
        <w:t>מרבא</w:t>
      </w:r>
      <w:r w:rsidR="006F071F" w:rsidRPr="00E82BE9">
        <w:rPr>
          <w:rStyle w:val="affffc"/>
          <w:rFonts w:hint="cs"/>
          <w:rtl/>
        </w:rPr>
        <w:t>:</w:t>
      </w:r>
      <w:r w:rsidR="006F071F" w:rsidRPr="00F40D4B">
        <w:rPr>
          <w:rFonts w:hint="cs"/>
          <w:rtl/>
        </w:rPr>
        <w:t xml:space="preserve"> דגבר שנשים הרגוהו </w:t>
      </w:r>
      <w:r w:rsidR="006F071F" w:rsidRPr="00F40D4B">
        <w:rPr>
          <w:rtl/>
        </w:rPr>
        <w:t>לא דינא ולא דיינא.</w:t>
      </w:r>
      <w:r>
        <w:rPr>
          <w:rFonts w:hint="cs"/>
          <w:rtl/>
        </w:rPr>
        <w:t xml:space="preserve"> </w:t>
      </w:r>
      <w:r w:rsidR="006F071F" w:rsidRPr="00F40D4B">
        <w:rPr>
          <w:rFonts w:hint="cs"/>
          <w:rtl/>
        </w:rPr>
        <w:t>[</w:t>
      </w:r>
      <w:r>
        <w:rPr>
          <w:rFonts w:hint="cs"/>
          <w:rtl/>
        </w:rPr>
        <w:t>ש</w:t>
      </w:r>
      <w:r w:rsidR="006F071F" w:rsidRPr="00F40D4B">
        <w:rPr>
          <w:rFonts w:hint="cs"/>
          <w:rtl/>
        </w:rPr>
        <w:t>פטור]</w:t>
      </w:r>
    </w:p>
    <w:p w14:paraId="1245291C" w14:textId="77777777" w:rsidR="00E82BE9" w:rsidRDefault="006F071F" w:rsidP="000737EC">
      <w:pPr>
        <w:pStyle w:val="36"/>
        <w:framePr w:wrap="notBeside"/>
        <w:rPr>
          <w:rtl/>
        </w:rPr>
      </w:pPr>
      <w:r w:rsidRPr="00F40D4B">
        <w:rPr>
          <w:rFonts w:hint="cs"/>
          <w:rtl/>
        </w:rPr>
        <w:t>א''ד</w:t>
      </w:r>
      <w:r w:rsidRPr="00F40D4B">
        <w:rPr>
          <w:rtl/>
        </w:rPr>
        <w:t>:</w:t>
      </w:r>
    </w:p>
    <w:p w14:paraId="45C6A5DB" w14:textId="164B3E34" w:rsidR="006F071F" w:rsidRPr="00F40D4B" w:rsidRDefault="006F071F" w:rsidP="000737EC">
      <w:r w:rsidRPr="00F40D4B">
        <w:rPr>
          <w:rtl/>
        </w:rPr>
        <w:t>אכל עכברי</w:t>
      </w:r>
      <w:r w:rsidRPr="00F40D4B">
        <w:rPr>
          <w:rFonts w:hint="cs"/>
          <w:rtl/>
        </w:rPr>
        <w:t xml:space="preserve">ם רבים ומת </w:t>
      </w:r>
      <w:r w:rsidRPr="00E82BE9">
        <w:rPr>
          <w:rStyle w:val="affffc"/>
          <w:rFonts w:hint="cs"/>
          <w:rtl/>
        </w:rPr>
        <w:t>ואהך אמר ר''מ לר''א</w:t>
      </w:r>
      <w:r w:rsidRPr="00F40D4B">
        <w:rPr>
          <w:rFonts w:hint="cs"/>
          <w:rtl/>
        </w:rPr>
        <w:t xml:space="preserve"> </w:t>
      </w:r>
      <w:r w:rsidRPr="00F40D4B">
        <w:rPr>
          <w:rtl/>
        </w:rPr>
        <w:t xml:space="preserve">גבר </w:t>
      </w:r>
      <w:r w:rsidR="00E82BE9">
        <w:rPr>
          <w:rFonts w:hint="cs"/>
          <w:rtl/>
        </w:rPr>
        <w:t>שנשים הרגוהו</w:t>
      </w:r>
      <w:r w:rsidRPr="00F40D4B">
        <w:rPr>
          <w:rtl/>
        </w:rPr>
        <w:t xml:space="preserve"> - לא דינא ולא דיינא.</w:t>
      </w:r>
    </w:p>
    <w:p w14:paraId="6044C26B" w14:textId="77777777" w:rsidR="00A6533C" w:rsidRPr="00F40D4B" w:rsidRDefault="00A6533C" w:rsidP="000737EC">
      <w:pPr>
        <w:pStyle w:val="aff9"/>
        <w:rPr>
          <w:rtl/>
        </w:rPr>
      </w:pPr>
      <w:r w:rsidRPr="00F40D4B">
        <w:rPr>
          <w:rtl/>
        </w:rPr>
        <w:t>***</w:t>
      </w:r>
    </w:p>
    <w:p w14:paraId="43DD41CD" w14:textId="77777777" w:rsidR="00E82BE9" w:rsidRDefault="006F071F" w:rsidP="000737EC">
      <w:pPr>
        <w:pStyle w:val="36"/>
        <w:framePr w:wrap="notBeside"/>
        <w:rPr>
          <w:rtl/>
        </w:rPr>
      </w:pPr>
      <w:r w:rsidRPr="00F40D4B">
        <w:rPr>
          <w:rtl/>
        </w:rPr>
        <w:t>רבא:</w:t>
      </w:r>
    </w:p>
    <w:p w14:paraId="4DE38678" w14:textId="666635FC" w:rsidR="006F071F" w:rsidRPr="00F40D4B" w:rsidRDefault="006F071F" w:rsidP="000737EC">
      <w:pPr>
        <w:rPr>
          <w:rtl/>
        </w:rPr>
      </w:pPr>
      <w:r w:rsidRPr="00F40D4B">
        <w:rPr>
          <w:rFonts w:hint="cs"/>
          <w:rtl/>
        </w:rPr>
        <w:t>הרוצה לשאול חפץ מחבירו וליפטר יאמר שישקהו מים ד</w:t>
      </w:r>
      <w:r w:rsidRPr="00F40D4B">
        <w:rPr>
          <w:rtl/>
        </w:rPr>
        <w:t>הוי שאילה בבעלים.</w:t>
      </w:r>
    </w:p>
    <w:p w14:paraId="2CAA7ABE" w14:textId="3D77C5C7" w:rsidR="006F071F" w:rsidRPr="00F40D4B" w:rsidRDefault="006F071F" w:rsidP="000737EC">
      <w:pPr>
        <w:spacing w:after="60"/>
        <w:rPr>
          <w:rtl/>
        </w:rPr>
      </w:pPr>
      <w:r w:rsidRPr="00F40D4B">
        <w:rPr>
          <w:rtl/>
        </w:rPr>
        <w:t>וא</w:t>
      </w:r>
      <w:r w:rsidR="00E82BE9">
        <w:rPr>
          <w:rFonts w:hint="cs"/>
          <w:rtl/>
        </w:rPr>
        <w:t>ם</w:t>
      </w:r>
      <w:r w:rsidRPr="00F40D4B">
        <w:rPr>
          <w:rtl/>
        </w:rPr>
        <w:t xml:space="preserve"> </w:t>
      </w:r>
      <w:r w:rsidR="00E82BE9">
        <w:rPr>
          <w:rFonts w:hint="cs"/>
          <w:rtl/>
        </w:rPr>
        <w:t xml:space="preserve">המשאיל </w:t>
      </w:r>
      <w:r w:rsidRPr="00F40D4B">
        <w:rPr>
          <w:rtl/>
        </w:rPr>
        <w:t xml:space="preserve">פקח </w:t>
      </w:r>
      <w:r w:rsidRPr="00F40D4B">
        <w:rPr>
          <w:rFonts w:hint="cs"/>
          <w:rtl/>
        </w:rPr>
        <w:t>יאמר</w:t>
      </w:r>
      <w:r w:rsidRPr="00F40D4B">
        <w:rPr>
          <w:rtl/>
        </w:rPr>
        <w:t xml:space="preserve">: </w:t>
      </w:r>
      <w:r w:rsidRPr="00F40D4B">
        <w:rPr>
          <w:rFonts w:hint="cs"/>
          <w:rtl/>
        </w:rPr>
        <w:t>קודם תשאל ואח''כ אביא לך מים</w:t>
      </w:r>
      <w:r w:rsidRPr="00F40D4B">
        <w:rPr>
          <w:rtl/>
        </w:rPr>
        <w:t>.</w:t>
      </w:r>
    </w:p>
    <w:p w14:paraId="6BB032AA" w14:textId="77777777" w:rsidR="00E82BE9" w:rsidRDefault="006F071F" w:rsidP="000737EC">
      <w:pPr>
        <w:pStyle w:val="36"/>
        <w:framePr w:wrap="notBeside"/>
        <w:rPr>
          <w:rtl/>
        </w:rPr>
      </w:pPr>
      <w:r w:rsidRPr="00F40D4B">
        <w:rPr>
          <w:rtl/>
        </w:rPr>
        <w:t>רבא:</w:t>
      </w:r>
    </w:p>
    <w:p w14:paraId="7010F4AF" w14:textId="4D034C81" w:rsidR="00A6533C" w:rsidRPr="00F40D4B" w:rsidRDefault="006F071F" w:rsidP="000737EC">
      <w:pPr>
        <w:rPr>
          <w:rtl/>
        </w:rPr>
      </w:pPr>
      <w:r w:rsidRPr="00F40D4B">
        <w:rPr>
          <w:rtl/>
        </w:rPr>
        <w:t>מקרי דרדקי, שתלא, טבחא, ואומנא, ספר מתא כול</w:t>
      </w:r>
      <w:r w:rsidRPr="00F40D4B">
        <w:rPr>
          <w:rFonts w:hint="cs"/>
          <w:rtl/>
        </w:rPr>
        <w:t>ם בשעת עבודתם כשאילה בבעלים הוא</w:t>
      </w:r>
    </w:p>
    <w:p w14:paraId="4C99B9ED" w14:textId="77777777" w:rsidR="00E82BE9" w:rsidRDefault="006F071F" w:rsidP="000737EC">
      <w:pPr>
        <w:pStyle w:val="36"/>
        <w:framePr w:wrap="notBeside"/>
        <w:rPr>
          <w:rtl/>
        </w:rPr>
      </w:pPr>
      <w:r w:rsidRPr="00F40D4B">
        <w:rPr>
          <w:rtl/>
        </w:rPr>
        <w:t>רבנן לרבא:</w:t>
      </w:r>
    </w:p>
    <w:p w14:paraId="23A08581" w14:textId="0B87246C" w:rsidR="00A6533C" w:rsidRPr="00F40D4B" w:rsidRDefault="006F071F" w:rsidP="000737EC">
      <w:pPr>
        <w:rPr>
          <w:rtl/>
        </w:rPr>
      </w:pPr>
      <w:r w:rsidRPr="00F40D4B">
        <w:rPr>
          <w:rFonts w:hint="cs"/>
          <w:rtl/>
        </w:rPr>
        <w:t xml:space="preserve">אתה מושאל לנו </w:t>
      </w:r>
      <w:r w:rsidRPr="00F40D4B">
        <w:rPr>
          <w:rtl/>
        </w:rPr>
        <w:t>–</w:t>
      </w:r>
      <w:r w:rsidRPr="00F40D4B">
        <w:rPr>
          <w:rFonts w:hint="cs"/>
          <w:rtl/>
        </w:rPr>
        <w:t xml:space="preserve"> הקפיד </w:t>
      </w:r>
      <w:r w:rsidRPr="00E82BE9">
        <w:rPr>
          <w:rStyle w:val="affffc"/>
          <w:rFonts w:hint="cs"/>
          <w:rtl/>
        </w:rPr>
        <w:t>א''ל</w:t>
      </w:r>
      <w:r w:rsidRPr="00F40D4B">
        <w:rPr>
          <w:rFonts w:hint="cs"/>
          <w:rtl/>
        </w:rPr>
        <w:t xml:space="preserve"> להוציא ממני ממון אתם רוצים</w:t>
      </w:r>
    </w:p>
    <w:p w14:paraId="2FD08A07" w14:textId="20C35E3A" w:rsidR="00A6533C" w:rsidRPr="00F40D4B" w:rsidRDefault="006F071F" w:rsidP="000737EC">
      <w:pPr>
        <w:rPr>
          <w:rtl/>
        </w:rPr>
      </w:pPr>
      <w:r w:rsidRPr="00F40D4B">
        <w:rPr>
          <w:rFonts w:hint="cs"/>
          <w:rtl/>
        </w:rPr>
        <w:t>אדרבה אתם מושאלים לי דאילו אני יכול להחליף ממסכת למסכת ואתם אינכם יכולים</w:t>
      </w:r>
      <w:r w:rsidR="00E82BE9">
        <w:rPr>
          <w:rFonts w:hint="cs"/>
          <w:rtl/>
        </w:rPr>
        <w:t>,</w:t>
      </w:r>
    </w:p>
    <w:p w14:paraId="37008B28" w14:textId="77777777" w:rsidR="00A6533C" w:rsidRPr="00F40D4B" w:rsidRDefault="006F071F" w:rsidP="000737EC">
      <w:pPr>
        <w:spacing w:after="60"/>
        <w:rPr>
          <w:rtl/>
        </w:rPr>
      </w:pPr>
      <w:r w:rsidRPr="00F40D4B">
        <w:rPr>
          <w:rtl/>
        </w:rPr>
        <w:t xml:space="preserve">ולא היא, </w:t>
      </w:r>
      <w:r w:rsidRPr="00F40D4B">
        <w:rPr>
          <w:rFonts w:hint="cs"/>
          <w:rtl/>
        </w:rPr>
        <w:t>דהוא מושאל להם ביומא דכלה והם מושאלים לו בשאר ימים</w:t>
      </w:r>
    </w:p>
    <w:p w14:paraId="34846876" w14:textId="794DCED4" w:rsidR="00E82BE9" w:rsidRDefault="00E82BE9" w:rsidP="000737EC">
      <w:pPr>
        <w:pStyle w:val="36"/>
        <w:framePr w:wrap="notBeside"/>
        <w:rPr>
          <w:rtl/>
        </w:rPr>
      </w:pPr>
      <w:r>
        <w:rPr>
          <w:rFonts w:hint="cs"/>
          <w:rtl/>
        </w:rPr>
        <w:lastRenderedPageBreak/>
        <w:t>מב"ח:</w:t>
      </w:r>
    </w:p>
    <w:p w14:paraId="5A73F89F" w14:textId="5F65F475" w:rsidR="00A6533C" w:rsidRPr="00F40D4B" w:rsidRDefault="006F071F" w:rsidP="000737EC">
      <w:pPr>
        <w:rPr>
          <w:rtl/>
        </w:rPr>
      </w:pPr>
      <w:r w:rsidRPr="00F40D4B">
        <w:rPr>
          <w:rFonts w:hint="cs"/>
          <w:rtl/>
        </w:rPr>
        <w:t>השכיר פרידה ל</w:t>
      </w:r>
      <w:r w:rsidRPr="00F40D4B">
        <w:rPr>
          <w:rtl/>
        </w:rPr>
        <w:t xml:space="preserve">בי חוזאי, </w:t>
      </w:r>
      <w:r w:rsidRPr="00F40D4B">
        <w:rPr>
          <w:rFonts w:hint="cs"/>
          <w:rtl/>
        </w:rPr>
        <w:t>ויצא עמם להטעינה פשעו בה ומת</w:t>
      </w:r>
    </w:p>
    <w:p w14:paraId="105A32C9" w14:textId="77777777" w:rsidR="0047655C" w:rsidRDefault="006F071F" w:rsidP="000737EC">
      <w:pPr>
        <w:pStyle w:val="36"/>
        <w:framePr w:wrap="notBeside"/>
        <w:rPr>
          <w:rtl/>
        </w:rPr>
      </w:pPr>
      <w:r w:rsidRPr="00F40D4B">
        <w:rPr>
          <w:rFonts w:hint="cs"/>
          <w:rtl/>
        </w:rPr>
        <w:t>רבא</w:t>
      </w:r>
    </w:p>
    <w:p w14:paraId="0A8ADC0B" w14:textId="43D3DDE6" w:rsidR="006F071F" w:rsidRPr="00F40D4B" w:rsidRDefault="006F071F" w:rsidP="000737EC">
      <w:pPr>
        <w:rPr>
          <w:rtl/>
        </w:rPr>
      </w:pPr>
      <w:r w:rsidRPr="00F40D4B">
        <w:rPr>
          <w:rFonts w:hint="cs"/>
          <w:rtl/>
        </w:rPr>
        <w:t>חייבם</w:t>
      </w:r>
      <w:r w:rsidR="0047655C">
        <w:rPr>
          <w:rFonts w:hint="cs"/>
          <w:rtl/>
        </w:rPr>
        <w:t>,</w:t>
      </w:r>
      <w:r w:rsidRPr="00F40D4B">
        <w:rPr>
          <w:rFonts w:hint="cs"/>
          <w:rtl/>
        </w:rPr>
        <w:t xml:space="preserve"> </w:t>
      </w:r>
      <w:r w:rsidRPr="0047655C">
        <w:rPr>
          <w:rStyle w:val="affffc"/>
          <w:rFonts w:hint="cs"/>
          <w:rtl/>
        </w:rPr>
        <w:t>א''ל רבנן</w:t>
      </w:r>
      <w:r w:rsidRPr="00F40D4B">
        <w:rPr>
          <w:rFonts w:hint="cs"/>
          <w:rtl/>
        </w:rPr>
        <w:t>:</w:t>
      </w:r>
      <w:r w:rsidRPr="00F40D4B">
        <w:rPr>
          <w:rtl/>
        </w:rPr>
        <w:t xml:space="preserve"> </w:t>
      </w:r>
      <w:r w:rsidRPr="00F40D4B">
        <w:rPr>
          <w:rFonts w:hint="cs"/>
          <w:rtl/>
        </w:rPr>
        <w:t>ד</w:t>
      </w:r>
      <w:r w:rsidRPr="00F40D4B">
        <w:rPr>
          <w:rtl/>
        </w:rPr>
        <w:t>פשיעה בבעלים היא! איכסיף.</w:t>
      </w:r>
    </w:p>
    <w:p w14:paraId="20C39C46" w14:textId="77777777" w:rsidR="00A6533C" w:rsidRPr="00F40D4B" w:rsidRDefault="006F071F" w:rsidP="000737EC">
      <w:pPr>
        <w:rPr>
          <w:rtl/>
        </w:rPr>
      </w:pPr>
      <w:r w:rsidRPr="0047655C">
        <w:rPr>
          <w:rStyle w:val="affffc"/>
          <w:rtl/>
        </w:rPr>
        <w:t xml:space="preserve">לסוף </w:t>
      </w:r>
      <w:r w:rsidRPr="0047655C">
        <w:rPr>
          <w:rStyle w:val="affffc"/>
          <w:rFonts w:hint="cs"/>
          <w:rtl/>
        </w:rPr>
        <w:t>התברר</w:t>
      </w:r>
      <w:r w:rsidRPr="00F40D4B">
        <w:rPr>
          <w:rFonts w:hint="cs"/>
          <w:rtl/>
        </w:rPr>
        <w:t xml:space="preserve"> שרק יצא לראות שלא מרבים במשאה</w:t>
      </w:r>
    </w:p>
    <w:p w14:paraId="0E377F7E" w14:textId="77777777" w:rsidR="0047655C" w:rsidRDefault="006F071F" w:rsidP="000737EC">
      <w:pPr>
        <w:pStyle w:val="36"/>
        <w:framePr w:wrap="notBeside"/>
        <w:rPr>
          <w:rtl/>
        </w:rPr>
      </w:pPr>
      <w:r w:rsidRPr="00F40D4B">
        <w:rPr>
          <w:rtl/>
        </w:rPr>
        <w:t>למ"ד</w:t>
      </w:r>
    </w:p>
    <w:p w14:paraId="1268C28D" w14:textId="0BBB82FA" w:rsidR="00A6533C" w:rsidRPr="00F40D4B" w:rsidRDefault="006F071F" w:rsidP="000737EC">
      <w:pPr>
        <w:rPr>
          <w:rtl/>
        </w:rPr>
      </w:pPr>
      <w:r w:rsidRPr="00F40D4B">
        <w:rPr>
          <w:rtl/>
        </w:rPr>
        <w:t>פשיעה בבעלים פטור</w:t>
      </w:r>
      <w:r w:rsidR="0047655C">
        <w:rPr>
          <w:rFonts w:hint="cs"/>
          <w:rtl/>
        </w:rPr>
        <w:t xml:space="preserve">- </w:t>
      </w:r>
      <w:r w:rsidRPr="00F40D4B">
        <w:rPr>
          <w:rtl/>
        </w:rPr>
        <w:t xml:space="preserve"> מש</w:t>
      </w:r>
      <w:r w:rsidRPr="00F40D4B">
        <w:rPr>
          <w:rFonts w:hint="cs"/>
          <w:rtl/>
        </w:rPr>
        <w:t>"ה התבייש</w:t>
      </w:r>
    </w:p>
    <w:p w14:paraId="70D6AE5C" w14:textId="77777777" w:rsidR="0047655C" w:rsidRDefault="006F071F" w:rsidP="000737EC">
      <w:pPr>
        <w:pStyle w:val="36"/>
        <w:framePr w:wrap="notBeside"/>
        <w:rPr>
          <w:rtl/>
        </w:rPr>
      </w:pPr>
      <w:r w:rsidRPr="00F40D4B">
        <w:rPr>
          <w:rFonts w:hint="cs"/>
          <w:rtl/>
        </w:rPr>
        <w:t>ולמ''ד</w:t>
      </w:r>
    </w:p>
    <w:p w14:paraId="72779A18" w14:textId="30949D7E" w:rsidR="006F071F" w:rsidRPr="00F40D4B" w:rsidRDefault="006F071F" w:rsidP="000737EC">
      <w:pPr>
        <w:rPr>
          <w:rtl/>
        </w:rPr>
      </w:pPr>
      <w:r w:rsidRPr="00F40D4B">
        <w:rPr>
          <w:rFonts w:hint="cs"/>
          <w:rtl/>
        </w:rPr>
        <w:t xml:space="preserve">דפשיעה בבעלים חייב </w:t>
      </w:r>
      <w:r w:rsidRPr="00F40D4B">
        <w:rPr>
          <w:rtl/>
        </w:rPr>
        <w:t xml:space="preserve">לא פשעו בה, אלא </w:t>
      </w:r>
      <w:r w:rsidRPr="00F40D4B">
        <w:rPr>
          <w:rFonts w:hint="cs"/>
          <w:rtl/>
        </w:rPr>
        <w:t>נגנבה</w:t>
      </w:r>
      <w:r w:rsidRPr="00F40D4B">
        <w:rPr>
          <w:rtl/>
        </w:rPr>
        <w:t>, ומתה כדרכה ב</w:t>
      </w:r>
      <w:r w:rsidR="00D017D2">
        <w:rPr>
          <w:rFonts w:hint="cs"/>
          <w:rtl/>
        </w:rPr>
        <w:t>ב</w:t>
      </w:r>
      <w:r w:rsidRPr="00F40D4B">
        <w:rPr>
          <w:rtl/>
        </w:rPr>
        <w:t>י</w:t>
      </w:r>
      <w:r w:rsidR="00D017D2">
        <w:rPr>
          <w:rFonts w:hint="cs"/>
          <w:rtl/>
        </w:rPr>
        <w:t>ת</w:t>
      </w:r>
      <w:r w:rsidRPr="00F40D4B">
        <w:rPr>
          <w:rtl/>
        </w:rPr>
        <w:t xml:space="preserve"> גנב.</w:t>
      </w:r>
    </w:p>
    <w:p w14:paraId="276FB68F" w14:textId="0A729D2D" w:rsidR="0047655C" w:rsidRPr="00D017D2" w:rsidRDefault="0047655C" w:rsidP="000737EC">
      <w:pPr>
        <w:pStyle w:val="36"/>
        <w:framePr w:wrap="notBeside"/>
        <w:rPr>
          <w:rtl/>
        </w:rPr>
      </w:pPr>
      <w:r w:rsidRPr="00D017D2">
        <w:rPr>
          <w:rFonts w:hint="cs"/>
          <w:rtl/>
        </w:rPr>
        <w:t>ע''ז אמרו</w:t>
      </w:r>
      <w:r w:rsidR="00D017D2">
        <w:rPr>
          <w:rFonts w:hint="cs"/>
          <w:rtl/>
        </w:rPr>
        <w:t>הו</w:t>
      </w:r>
      <w:r w:rsidR="006F071F" w:rsidRPr="00D017D2">
        <w:rPr>
          <w:rtl/>
        </w:rPr>
        <w:t>:</w:t>
      </w:r>
    </w:p>
    <w:p w14:paraId="5C46749D" w14:textId="6F0083CD" w:rsidR="0047655C" w:rsidRDefault="00D017D2" w:rsidP="000737EC">
      <w:pPr>
        <w:rPr>
          <w:rtl/>
        </w:rPr>
      </w:pPr>
      <w:r>
        <w:rPr>
          <w:rFonts w:hint="cs"/>
          <w:rtl/>
        </w:rPr>
        <w:t>ש</w:t>
      </w:r>
      <w:r w:rsidR="006F071F" w:rsidRPr="00F40D4B">
        <w:rPr>
          <w:rtl/>
        </w:rPr>
        <w:t>גניבה בבעלים היא</w:t>
      </w:r>
      <w:r>
        <w:rPr>
          <w:rFonts w:hint="cs"/>
          <w:rtl/>
        </w:rPr>
        <w:t xml:space="preserve">, </w:t>
      </w:r>
      <w:r w:rsidR="0047655C">
        <w:rPr>
          <w:rFonts w:hint="cs"/>
          <w:rtl/>
        </w:rPr>
        <w:t xml:space="preserve"> </w:t>
      </w:r>
      <w:r>
        <w:rPr>
          <w:rFonts w:hint="cs"/>
          <w:rtl/>
        </w:rPr>
        <w:t>ו</w:t>
      </w:r>
      <w:r w:rsidR="006F071F" w:rsidRPr="00F40D4B">
        <w:rPr>
          <w:rtl/>
        </w:rPr>
        <w:t>אכסיף.</w:t>
      </w:r>
      <w:r w:rsidR="0047655C">
        <w:rPr>
          <w:rFonts w:hint="cs"/>
          <w:rtl/>
        </w:rPr>
        <w:t xml:space="preserve"> </w:t>
      </w:r>
    </w:p>
    <w:p w14:paraId="38A3E74D" w14:textId="3A0EE68E" w:rsidR="0047655C" w:rsidRPr="00D017D2" w:rsidRDefault="006F071F" w:rsidP="000737EC">
      <w:pPr>
        <w:pStyle w:val="36"/>
        <w:framePr w:wrap="notBeside"/>
        <w:rPr>
          <w:rtl/>
        </w:rPr>
      </w:pPr>
      <w:r w:rsidRPr="00D017D2">
        <w:rPr>
          <w:rtl/>
        </w:rPr>
        <w:t xml:space="preserve">לסוף </w:t>
      </w:r>
      <w:r w:rsidRPr="00D017D2">
        <w:rPr>
          <w:rFonts w:hint="cs"/>
          <w:rtl/>
        </w:rPr>
        <w:t>התבר</w:t>
      </w:r>
      <w:r w:rsidR="0047655C" w:rsidRPr="00D017D2">
        <w:rPr>
          <w:rFonts w:hint="cs"/>
          <w:rtl/>
        </w:rPr>
        <w:t>ר</w:t>
      </w:r>
    </w:p>
    <w:p w14:paraId="7789E6B0" w14:textId="1599E86D" w:rsidR="006F071F" w:rsidRPr="00F40D4B" w:rsidRDefault="0047655C" w:rsidP="000737EC">
      <w:pPr>
        <w:rPr>
          <w:rtl/>
        </w:rPr>
      </w:pPr>
      <w:r>
        <w:rPr>
          <w:rFonts w:hint="cs"/>
          <w:rtl/>
        </w:rPr>
        <w:t>שרק יצא לראות שלא מרבים במשאה ואי''ז בבעלים..</w:t>
      </w:r>
    </w:p>
    <w:p w14:paraId="549DC332" w14:textId="77777777" w:rsidR="00A6533C" w:rsidRPr="00F40D4B" w:rsidRDefault="00A6533C" w:rsidP="000737EC">
      <w:pPr>
        <w:pStyle w:val="aff9"/>
        <w:rPr>
          <w:rtl/>
        </w:rPr>
      </w:pPr>
      <w:r w:rsidRPr="00F40D4B">
        <w:rPr>
          <w:rtl/>
        </w:rPr>
        <w:t>***</w:t>
      </w:r>
    </w:p>
    <w:p w14:paraId="53E13064" w14:textId="77777777" w:rsidR="0047655C" w:rsidRDefault="006F071F" w:rsidP="000737EC">
      <w:pPr>
        <w:pStyle w:val="affe"/>
        <w:framePr w:wrap="around"/>
        <w:rPr>
          <w:rtl/>
        </w:rPr>
      </w:pPr>
      <w:r w:rsidRPr="00F40D4B">
        <w:rPr>
          <w:rtl/>
        </w:rPr>
        <w:t>צז:</w:t>
      </w:r>
      <w:r w:rsidRPr="00F40D4B">
        <w:rPr>
          <w:rFonts w:hint="cs"/>
          <w:rtl/>
        </w:rPr>
        <w:t xml:space="preserve"> </w:t>
      </w:r>
    </w:p>
    <w:p w14:paraId="137D3ACC" w14:textId="3F48228E" w:rsidR="006F071F" w:rsidRPr="00F40D4B" w:rsidRDefault="006F071F" w:rsidP="000737EC">
      <w:pPr>
        <w:pStyle w:val="afffff"/>
        <w:framePr w:wrap="around"/>
        <w:rPr>
          <w:rtl/>
        </w:rPr>
      </w:pPr>
      <w:del w:id="20292" w:author="קלוד" w:date="2026-10-06T10:08:05Z">
        <w:r>
          <w:rPr>
            <w:rtl/>
          </w:rPr>
          <w:delText xml:space="preserve">משנה.</w:delText>
        </w:r>
      </w:del>
      <w:ins w:id="20293" w:author="קלוד" w:date="2026-10-06T10:08:05Z">
        <w:r>
          <w:rPr>
            <w:rtl/>
          </w:rPr>
          <w:t xml:space="preserve">משנה ב</w:t>
        </w:r>
      </w:ins>
    </w:p>
    <w:p w14:paraId="68187FB5" w14:textId="77777777" w:rsidR="00A6533C" w:rsidRPr="00F40D4B" w:rsidRDefault="006F071F" w:rsidP="000737EC">
      <w:pPr>
        <w:pStyle w:val="afff3"/>
        <w:rPr>
          <w:rtl/>
        </w:rPr>
      </w:pPr>
      <w:ins w:id="9832" w:author="מספור קטעי משנה" w:date="2026-10-06T10:03:19Z">
        <w:r>
          <w:rPr>
            <w:rStyle w:val="MisparKeta"/>
          </w:rPr>
          <w:t xml:space="preserve">ב. </w:t>
        </w:r>
      </w:ins>
      <w:r w:rsidRPr="00F40D4B">
        <w:rPr>
          <w:rtl/>
        </w:rPr>
        <w:t>השואל את הפרה, שאלה חצי יום ושכרה חצי יום,</w:t>
      </w:r>
    </w:p>
    <w:p w14:paraId="40AB2BF4" w14:textId="77777777" w:rsidR="00A6533C" w:rsidRPr="00F40D4B" w:rsidRDefault="006F071F" w:rsidP="000737EC">
      <w:pPr>
        <w:pStyle w:val="afff3"/>
        <w:rPr>
          <w:rtl/>
        </w:rPr>
      </w:pPr>
      <w:r w:rsidRPr="00F40D4B">
        <w:rPr>
          <w:rtl/>
        </w:rPr>
        <w:t>שאלה היום ושכרה למחר, שכר אחת ושאל אחת ומתה,</w:t>
      </w:r>
    </w:p>
    <w:p w14:paraId="31F50262" w14:textId="551A108A" w:rsidR="006F071F" w:rsidRPr="00F40D4B" w:rsidRDefault="006F071F" w:rsidP="000737EC">
      <w:pPr>
        <w:pStyle w:val="afff3"/>
        <w:rPr>
          <w:rtl/>
        </w:rPr>
      </w:pPr>
      <w:r w:rsidRPr="00F40D4B">
        <w:rPr>
          <w:rtl/>
        </w:rPr>
        <w:t>המשאיל אומר: שאולה מתה, ביום שהיתה שאולה מתה, בשעה שהיתה שאולה מתה,</w:t>
      </w:r>
      <w:r w:rsidR="0047655C">
        <w:rPr>
          <w:rFonts w:hint="cs"/>
          <w:rtl/>
        </w:rPr>
        <w:t xml:space="preserve"> </w:t>
      </w:r>
      <w:r w:rsidRPr="00F40D4B">
        <w:rPr>
          <w:rtl/>
        </w:rPr>
        <w:t>והלה אומר: איני יודע - חייב.</w:t>
      </w:r>
    </w:p>
    <w:p w14:paraId="252A6DC4" w14:textId="31E99738" w:rsidR="006F071F" w:rsidRPr="00F40D4B" w:rsidRDefault="006F071F" w:rsidP="000737EC">
      <w:pPr>
        <w:pStyle w:val="afff3"/>
        <w:rPr>
          <w:rtl/>
        </w:rPr>
      </w:pPr>
      <w:r w:rsidRPr="00F40D4B">
        <w:rPr>
          <w:rtl/>
        </w:rPr>
        <w:t>השוכר אומר: שכורה מתה, ביום שהיתה שכורה מתה, בשעה שהיתה שכורה מתה,</w:t>
      </w:r>
      <w:r w:rsidR="0047655C">
        <w:rPr>
          <w:rFonts w:hint="cs"/>
          <w:rtl/>
        </w:rPr>
        <w:t xml:space="preserve"> </w:t>
      </w:r>
      <w:r w:rsidRPr="00F40D4B">
        <w:rPr>
          <w:rtl/>
        </w:rPr>
        <w:t>והלה אומר: איני יודע - פטור.</w:t>
      </w:r>
    </w:p>
    <w:p w14:paraId="67C1C72D" w14:textId="77777777" w:rsidR="006F071F" w:rsidRPr="00F40D4B" w:rsidRDefault="006F071F" w:rsidP="000737EC">
      <w:pPr>
        <w:pStyle w:val="afff3"/>
        <w:rPr>
          <w:rtl/>
        </w:rPr>
      </w:pPr>
      <w:r w:rsidRPr="00F40D4B">
        <w:rPr>
          <w:rtl/>
        </w:rPr>
        <w:t>זה אומר: שאולה, וזה אומר: שכורה, ישבע השוכר ששכורה מתה.</w:t>
      </w:r>
    </w:p>
    <w:p w14:paraId="0DE6806B" w14:textId="26F08EEC" w:rsidR="006F071F" w:rsidRPr="00F40D4B" w:rsidRDefault="006F071F" w:rsidP="000737EC">
      <w:pPr>
        <w:pStyle w:val="afff3"/>
      </w:pPr>
      <w:bookmarkStart w:id="19" w:name="_Hlk168402244"/>
      <w:r w:rsidRPr="00F40D4B">
        <w:rPr>
          <w:rtl/>
        </w:rPr>
        <w:t>זה אומר: איני יודע, וזה אומר: איני יודע - יחלוקו.</w:t>
      </w:r>
      <w:bookmarkEnd w:id="18"/>
      <w:r w:rsidRPr="00F40D4B">
        <w:rPr>
          <w:rtl/>
        </w:rPr>
        <w:br w:type="page"/>
      </w:r>
    </w:p>
    <w:p w14:paraId="5ED93A2C" w14:textId="77777777" w:rsidR="006F071F" w:rsidRPr="00F40D4B" w:rsidRDefault="006F071F" w:rsidP="000737EC">
      <w:pPr>
        <w:pStyle w:val="affe"/>
        <w:framePr w:wrap="around"/>
        <w:rPr>
          <w:rtl/>
        </w:rPr>
      </w:pPr>
      <w:r w:rsidRPr="00F40D4B">
        <w:rPr>
          <w:rtl/>
        </w:rPr>
        <w:lastRenderedPageBreak/>
        <w:t>צח.</w:t>
      </w:r>
    </w:p>
    <w:p w14:paraId="4E9997C1" w14:textId="77777777" w:rsidR="006F071F" w:rsidRPr="00F40D4B" w:rsidRDefault="006F071F" w:rsidP="000737EC">
      <w:pPr>
        <w:pStyle w:val="affff9"/>
        <w:rPr>
          <w:rtl/>
        </w:rPr>
      </w:pPr>
      <w:r w:rsidRPr="00F40D4B">
        <w:rPr>
          <w:rFonts w:hint="cs"/>
          <w:rtl/>
        </w:rPr>
        <w:t>ש''מ:</w:t>
      </w:r>
      <w:r w:rsidRPr="00F40D4B">
        <w:rPr>
          <w:rtl/>
        </w:rPr>
        <w:t xml:space="preserve"> מנה לי בידך, והלה אומר: איני יודע - חייב.</w:t>
      </w:r>
    </w:p>
    <w:p w14:paraId="5E8650F4" w14:textId="058FC908" w:rsidR="00DC696E" w:rsidRDefault="006F071F" w:rsidP="000737EC">
      <w:pPr>
        <w:pStyle w:val="36"/>
        <w:framePr w:wrap="notBeside"/>
        <w:rPr>
          <w:rtl/>
        </w:rPr>
      </w:pPr>
      <w:r w:rsidRPr="00F40D4B">
        <w:rPr>
          <w:rFonts w:hint="cs"/>
          <w:rtl/>
        </w:rPr>
        <w:t>וא</w:t>
      </w:r>
      <w:r w:rsidR="00DC696E">
        <w:rPr>
          <w:rFonts w:hint="cs"/>
          <w:rtl/>
        </w:rPr>
        <w:t xml:space="preserve">ף </w:t>
      </w:r>
      <w:r w:rsidRPr="00F40D4B">
        <w:rPr>
          <w:rFonts w:hint="cs"/>
          <w:rtl/>
        </w:rPr>
        <w:t>לר''נ</w:t>
      </w:r>
      <w:r w:rsidR="00C241C5">
        <w:rPr>
          <w:rFonts w:hint="cs"/>
          <w:rtl/>
        </w:rPr>
        <w:t>:</w:t>
      </w:r>
    </w:p>
    <w:p w14:paraId="755FA4EC" w14:textId="7FA4ED65" w:rsidR="006F071F" w:rsidRPr="00F40D4B" w:rsidRDefault="00DC696E" w:rsidP="000737EC">
      <w:r w:rsidRPr="00DC696E">
        <w:rPr>
          <w:rStyle w:val="affffc"/>
          <w:rFonts w:hint="cs"/>
          <w:rtl/>
        </w:rPr>
        <w:t xml:space="preserve">שחלק על </w:t>
      </w:r>
      <w:r w:rsidR="006F071F" w:rsidRPr="00DC696E">
        <w:rPr>
          <w:rStyle w:val="affffc"/>
          <w:rFonts w:hint="cs"/>
          <w:rtl/>
        </w:rPr>
        <w:t>ר''י</w:t>
      </w:r>
      <w:r w:rsidR="006F071F" w:rsidRPr="00F40D4B">
        <w:rPr>
          <w:rFonts w:hint="cs"/>
          <w:rtl/>
        </w:rPr>
        <w:t xml:space="preserve"> דפטור </w:t>
      </w:r>
      <w:r w:rsidR="00237964" w:rsidRPr="00DC696E">
        <w:rPr>
          <w:rStyle w:val="affffc"/>
          <w:rFonts w:hint="cs"/>
          <w:rtl/>
        </w:rPr>
        <w:t>כאן</w:t>
      </w:r>
      <w:r w:rsidR="006F071F" w:rsidRPr="00F40D4B">
        <w:rPr>
          <w:rFonts w:hint="cs"/>
          <w:rtl/>
        </w:rPr>
        <w:t xml:space="preserve"> חייב </w:t>
      </w:r>
      <w:r w:rsidR="006F071F" w:rsidRPr="00DC696E">
        <w:rPr>
          <w:rStyle w:val="affffc"/>
          <w:rFonts w:hint="cs"/>
          <w:rtl/>
        </w:rPr>
        <w:t>דמיירי</w:t>
      </w:r>
      <w:r w:rsidR="006F071F" w:rsidRPr="00F40D4B">
        <w:rPr>
          <w:rFonts w:hint="cs"/>
          <w:rtl/>
        </w:rPr>
        <w:t xml:space="preserve"> כגון שיש עסק שבועה ביניהן</w:t>
      </w:r>
    </w:p>
    <w:p w14:paraId="139C0F6C" w14:textId="3BE1DBCF" w:rsidR="00DC696E" w:rsidRDefault="006F071F" w:rsidP="000737EC">
      <w:pPr>
        <w:pStyle w:val="36"/>
        <w:framePr w:wrap="notBeside"/>
        <w:rPr>
          <w:rtl/>
        </w:rPr>
      </w:pPr>
      <w:r w:rsidRPr="00F40D4B">
        <w:rPr>
          <w:rtl/>
        </w:rPr>
        <w:t>כרבא</w:t>
      </w:r>
    </w:p>
    <w:p w14:paraId="60C9B284" w14:textId="77777777" w:rsidR="00AF0D43" w:rsidRDefault="006F071F" w:rsidP="000737EC">
      <w:pPr>
        <w:rPr>
          <w:rtl/>
        </w:rPr>
      </w:pPr>
      <w:r w:rsidRPr="00F40D4B">
        <w:rPr>
          <w:rFonts w:hint="cs"/>
          <w:rtl/>
        </w:rPr>
        <w:t>ד</w:t>
      </w:r>
      <w:r w:rsidRPr="00F40D4B">
        <w:rPr>
          <w:rtl/>
        </w:rPr>
        <w:t xml:space="preserve">מנה לי בידך, והלה אומר אין לך בידי אלא </w:t>
      </w:r>
      <w:r w:rsidRPr="00F40D4B">
        <w:rPr>
          <w:rFonts w:hint="cs"/>
          <w:rtl/>
        </w:rPr>
        <w:t xml:space="preserve">נ' </w:t>
      </w:r>
      <w:r w:rsidRPr="00F40D4B">
        <w:rPr>
          <w:rtl/>
        </w:rPr>
        <w:t xml:space="preserve">והשאר איני יודע, </w:t>
      </w:r>
    </w:p>
    <w:p w14:paraId="04E4AAE3" w14:textId="1E5E93FD" w:rsidR="00C51B78" w:rsidRPr="00F40D4B" w:rsidRDefault="006F071F" w:rsidP="00C51B78">
      <w:pPr>
        <w:rPr>
          <w:rtl/>
        </w:rPr>
      </w:pPr>
      <w:r w:rsidRPr="00F40D4B">
        <w:rPr>
          <w:rtl/>
        </w:rPr>
        <w:t>מתוך שאינו יכול לישבע - משלם.</w:t>
      </w:r>
    </w:p>
    <w:p w14:paraId="537C804F" w14:textId="77777777" w:rsidR="00C51B78" w:rsidRDefault="00C51B78" w:rsidP="00C51B78">
      <w:pPr>
        <w:pStyle w:val="36"/>
        <w:framePr w:wrap="notBeside"/>
        <w:rPr>
          <w:rtl/>
        </w:rPr>
      </w:pPr>
      <w:r w:rsidRPr="00F40D4B">
        <w:rPr>
          <w:rtl/>
        </w:rPr>
        <w:t>•</w:t>
      </w:r>
    </w:p>
    <w:p w14:paraId="6A53393A" w14:textId="77777777" w:rsidR="00C51B78" w:rsidRPr="00AB74AB" w:rsidRDefault="00C51B78" w:rsidP="00C51B78">
      <w:pPr>
        <w:rPr>
          <w:rFonts w:cs="BA Vilna Bold"/>
          <w:rtl/>
        </w:rPr>
      </w:pPr>
      <w:r w:rsidRPr="00AB74AB">
        <w:rPr>
          <w:rFonts w:cs="BA Vilna Bold" w:hint="cs"/>
          <w:rtl/>
        </w:rPr>
        <w:t xml:space="preserve">משכח''ל </w:t>
      </w:r>
      <w:r w:rsidRPr="00AB74AB">
        <w:rPr>
          <w:rFonts w:cs="BA Vilna Bold"/>
          <w:rtl/>
        </w:rPr>
        <w:t xml:space="preserve">רישא </w:t>
      </w:r>
      <w:r>
        <w:rPr>
          <w:rFonts w:cs="BA Vilna Bold" w:hint="cs"/>
          <w:rtl/>
        </w:rPr>
        <w:t>שהשאיל שתי פרות</w:t>
      </w:r>
      <w:r w:rsidRPr="00AB74AB">
        <w:rPr>
          <w:rFonts w:cs="BA Vilna Bold"/>
          <w:rtl/>
        </w:rPr>
        <w:t xml:space="preserve">, </w:t>
      </w:r>
    </w:p>
    <w:p w14:paraId="15C760CE" w14:textId="77777777" w:rsidR="00C51B78" w:rsidRDefault="00C51B78" w:rsidP="00C51B78">
      <w:pPr>
        <w:pStyle w:val="36"/>
        <w:framePr w:wrap="notBeside"/>
        <w:rPr>
          <w:rtl/>
        </w:rPr>
      </w:pPr>
      <w:r w:rsidRPr="00F40D4B">
        <w:rPr>
          <w:rtl/>
        </w:rPr>
        <w:t>דא</w:t>
      </w:r>
      <w:r w:rsidRPr="00F40D4B">
        <w:rPr>
          <w:rFonts w:hint="cs"/>
          <w:rtl/>
        </w:rPr>
        <w:t>"ל</w:t>
      </w:r>
      <w:r w:rsidRPr="00F40D4B">
        <w:rPr>
          <w:rtl/>
        </w:rPr>
        <w:t>:</w:t>
      </w:r>
    </w:p>
    <w:p w14:paraId="600B55D1" w14:textId="77777777" w:rsidR="00C51B78" w:rsidRPr="00F40D4B" w:rsidRDefault="00C51B78" w:rsidP="00C51B78">
      <w:pPr>
        <w:rPr>
          <w:rtl/>
        </w:rPr>
      </w:pPr>
      <w:r w:rsidRPr="00F40D4B">
        <w:rPr>
          <w:rtl/>
        </w:rPr>
        <w:t xml:space="preserve">שתי פרות מסרתי לך, </w:t>
      </w:r>
      <w:r w:rsidRPr="00F40D4B">
        <w:rPr>
          <w:rFonts w:hint="cs"/>
          <w:rtl/>
        </w:rPr>
        <w:t>חצי יום בשאלה וחצי יום בשכירות</w:t>
      </w:r>
      <w:r>
        <w:rPr>
          <w:rFonts w:hint="cs"/>
          <w:rtl/>
        </w:rPr>
        <w:t>,</w:t>
      </w:r>
    </w:p>
    <w:p w14:paraId="2DE80C2B" w14:textId="77777777" w:rsidR="00C51B78" w:rsidRDefault="00C51B78" w:rsidP="00C51B78">
      <w:pPr>
        <w:pStyle w:val="36"/>
        <w:framePr w:wrap="notBeside"/>
        <w:rPr>
          <w:rtl/>
        </w:rPr>
      </w:pPr>
      <w:r w:rsidRPr="00F40D4B">
        <w:rPr>
          <w:rtl/>
        </w:rPr>
        <w:t>א</w:t>
      </w:r>
      <w:r>
        <w:rPr>
          <w:rFonts w:hint="cs"/>
          <w:rtl/>
        </w:rPr>
        <w:t>ו</w:t>
      </w:r>
    </w:p>
    <w:p w14:paraId="3A278DE9" w14:textId="77777777" w:rsidR="00C51B78" w:rsidRPr="00F40D4B" w:rsidRDefault="00C51B78" w:rsidP="00C51B78">
      <w:pPr>
        <w:rPr>
          <w:rtl/>
        </w:rPr>
      </w:pPr>
      <w:r w:rsidRPr="00F40D4B">
        <w:rPr>
          <w:rFonts w:hint="cs"/>
          <w:rtl/>
        </w:rPr>
        <w:t>יום אחד בשאלה ויום אחד בשכירות</w:t>
      </w:r>
      <w:r>
        <w:rPr>
          <w:rFonts w:hint="cs"/>
          <w:rtl/>
        </w:rPr>
        <w:t>,</w:t>
      </w:r>
      <w:r w:rsidRPr="00F40D4B">
        <w:rPr>
          <w:rFonts w:hint="cs"/>
          <w:rtl/>
        </w:rPr>
        <w:t xml:space="preserve"> </w:t>
      </w:r>
      <w:r w:rsidRPr="00386F66">
        <w:rPr>
          <w:rFonts w:hint="cs"/>
          <w:b/>
          <w:bCs/>
          <w:rtl/>
        </w:rPr>
        <w:t>ומתו שניהם בזמן שאלה</w:t>
      </w:r>
    </w:p>
    <w:p w14:paraId="1A7BF7A4" w14:textId="77777777" w:rsidR="00C51B78" w:rsidRDefault="00C51B78" w:rsidP="00C51B78">
      <w:pPr>
        <w:pStyle w:val="36"/>
        <w:framePr w:wrap="notBeside"/>
        <w:rPr>
          <w:rtl/>
        </w:rPr>
      </w:pPr>
      <w:r w:rsidRPr="00F40D4B">
        <w:rPr>
          <w:rFonts w:hint="cs"/>
          <w:rtl/>
        </w:rPr>
        <w:t xml:space="preserve">וא''ל </w:t>
      </w:r>
      <w:r w:rsidRPr="00F40D4B">
        <w:rPr>
          <w:rtl/>
        </w:rPr>
        <w:t>שואל</w:t>
      </w:r>
      <w:r>
        <w:rPr>
          <w:rFonts w:hint="cs"/>
          <w:rtl/>
        </w:rPr>
        <w:t xml:space="preserve"> א.</w:t>
      </w:r>
    </w:p>
    <w:p w14:paraId="20D819CF" w14:textId="77777777" w:rsidR="00C51B78" w:rsidRPr="00F40D4B" w:rsidRDefault="00C51B78" w:rsidP="00C51B78">
      <w:pPr>
        <w:rPr>
          <w:rtl/>
        </w:rPr>
      </w:pPr>
      <w:r>
        <w:rPr>
          <w:rFonts w:hint="cs"/>
          <w:rtl/>
        </w:rPr>
        <w:t>אחת אכן מתה בזמן שאלה,</w:t>
      </w:r>
    </w:p>
    <w:p w14:paraId="1D62DBC4" w14:textId="77777777" w:rsidR="00C51B78" w:rsidRDefault="00C51B78" w:rsidP="00C51B78">
      <w:pPr>
        <w:pStyle w:val="36"/>
        <w:framePr w:wrap="notBeside"/>
        <w:rPr>
          <w:rtl/>
        </w:rPr>
      </w:pPr>
      <w:r>
        <w:rPr>
          <w:rFonts w:hint="cs"/>
          <w:rtl/>
        </w:rPr>
        <w:t>ב.</w:t>
      </w:r>
    </w:p>
    <w:p w14:paraId="74959F34" w14:textId="77777777" w:rsidR="00C51B78" w:rsidRPr="00F40D4B" w:rsidRDefault="00C51B78" w:rsidP="00C51B78">
      <w:pPr>
        <w:spacing w:after="60"/>
        <w:rPr>
          <w:rtl/>
        </w:rPr>
      </w:pPr>
      <w:r>
        <w:rPr>
          <w:rFonts w:hint="cs"/>
          <w:rtl/>
        </w:rPr>
        <w:t xml:space="preserve">והשניה </w:t>
      </w:r>
      <w:r w:rsidRPr="00F40D4B">
        <w:rPr>
          <w:rFonts w:hint="cs"/>
          <w:rtl/>
        </w:rPr>
        <w:t xml:space="preserve">א''י </w:t>
      </w:r>
      <w:r>
        <w:rPr>
          <w:rFonts w:hint="cs"/>
          <w:rtl/>
        </w:rPr>
        <w:t xml:space="preserve">באיזה זמן </w:t>
      </w:r>
      <w:r w:rsidRPr="00F40D4B">
        <w:rPr>
          <w:rtl/>
        </w:rPr>
        <w:t>דמתוך שאינו יכול לישבע משלם.</w:t>
      </w:r>
    </w:p>
    <w:p w14:paraId="2B098627" w14:textId="77777777" w:rsidR="00C51B78" w:rsidRPr="00AB74AB" w:rsidRDefault="00C51B78" w:rsidP="00C51B78">
      <w:pPr>
        <w:rPr>
          <w:rFonts w:cs="BA Vilna Bold"/>
          <w:rtl/>
        </w:rPr>
      </w:pPr>
      <w:r w:rsidRPr="00AB74AB">
        <w:rPr>
          <w:rFonts w:cs="BA Vilna Bold" w:hint="cs"/>
          <w:rtl/>
        </w:rPr>
        <w:t xml:space="preserve">ומשכח''ל סיפא </w:t>
      </w:r>
      <w:r>
        <w:rPr>
          <w:rFonts w:cs="BA Vilna Bold" w:hint="cs"/>
          <w:rtl/>
        </w:rPr>
        <w:t xml:space="preserve">שהשאיל </w:t>
      </w:r>
      <w:r w:rsidRPr="00AB74AB">
        <w:rPr>
          <w:rFonts w:cs="BA Vilna Bold" w:hint="cs"/>
          <w:rtl/>
        </w:rPr>
        <w:t>שלוש</w:t>
      </w:r>
      <w:r>
        <w:rPr>
          <w:rFonts w:cs="BA Vilna Bold" w:hint="cs"/>
          <w:rtl/>
        </w:rPr>
        <w:t xml:space="preserve"> פרות</w:t>
      </w:r>
    </w:p>
    <w:p w14:paraId="276C4E2D" w14:textId="77777777" w:rsidR="00C51B78" w:rsidRDefault="00C51B78" w:rsidP="00C51B78">
      <w:pPr>
        <w:pStyle w:val="36"/>
        <w:framePr w:wrap="notBeside"/>
        <w:rPr>
          <w:rtl/>
        </w:rPr>
      </w:pPr>
      <w:r w:rsidRPr="00F40D4B">
        <w:rPr>
          <w:rtl/>
        </w:rPr>
        <w:t>דא</w:t>
      </w:r>
      <w:r w:rsidRPr="00F40D4B">
        <w:rPr>
          <w:rFonts w:hint="cs"/>
          <w:rtl/>
        </w:rPr>
        <w:t>"ל</w:t>
      </w:r>
      <w:r w:rsidRPr="00F40D4B">
        <w:rPr>
          <w:rtl/>
        </w:rPr>
        <w:t>:</w:t>
      </w:r>
    </w:p>
    <w:p w14:paraId="00FFDD2F" w14:textId="77777777" w:rsidR="00C51B78" w:rsidRPr="00F40D4B" w:rsidRDefault="00C51B78" w:rsidP="00C51B78">
      <w:pPr>
        <w:rPr>
          <w:rtl/>
        </w:rPr>
      </w:pPr>
      <w:r>
        <w:rPr>
          <w:rFonts w:hint="cs"/>
          <w:rtl/>
        </w:rPr>
        <w:t xml:space="preserve">ג' </w:t>
      </w:r>
      <w:r w:rsidRPr="00F40D4B">
        <w:rPr>
          <w:rtl/>
        </w:rPr>
        <w:t xml:space="preserve">פרות נתתי לך, </w:t>
      </w:r>
      <w:r>
        <w:rPr>
          <w:rFonts w:hint="cs"/>
          <w:rtl/>
        </w:rPr>
        <w:t xml:space="preserve">ב' </w:t>
      </w:r>
      <w:r w:rsidRPr="00F40D4B">
        <w:rPr>
          <w:rtl/>
        </w:rPr>
        <w:t>בשאילה וא</w:t>
      </w:r>
      <w:r>
        <w:rPr>
          <w:rFonts w:hint="cs"/>
          <w:rtl/>
        </w:rPr>
        <w:t>'</w:t>
      </w:r>
      <w:r w:rsidRPr="00F40D4B">
        <w:rPr>
          <w:rtl/>
        </w:rPr>
        <w:t xml:space="preserve"> בשכירות, ומתו </w:t>
      </w:r>
      <w:r>
        <w:rPr>
          <w:rFonts w:hint="cs"/>
          <w:rtl/>
        </w:rPr>
        <w:t>ב'</w:t>
      </w:r>
      <w:r w:rsidRPr="00F40D4B">
        <w:rPr>
          <w:rtl/>
        </w:rPr>
        <w:t xml:space="preserve"> דשאילה.</w:t>
      </w:r>
    </w:p>
    <w:p w14:paraId="72D4F677" w14:textId="77777777" w:rsidR="00C51B78" w:rsidRDefault="00C51B78" w:rsidP="00C51B78">
      <w:pPr>
        <w:pStyle w:val="36"/>
        <w:framePr w:wrap="notBeside"/>
        <w:rPr>
          <w:rtl/>
        </w:rPr>
      </w:pPr>
      <w:r w:rsidRPr="00F40D4B">
        <w:rPr>
          <w:rtl/>
        </w:rPr>
        <w:t>וא</w:t>
      </w:r>
      <w:r w:rsidRPr="00F40D4B">
        <w:rPr>
          <w:rFonts w:hint="cs"/>
          <w:rtl/>
        </w:rPr>
        <w:t>"ל</w:t>
      </w:r>
      <w:r w:rsidRPr="00F40D4B">
        <w:rPr>
          <w:rtl/>
        </w:rPr>
        <w:t xml:space="preserve"> שואל:</w:t>
      </w:r>
    </w:p>
    <w:p w14:paraId="6F001B61" w14:textId="77777777" w:rsidR="00C51B78" w:rsidRPr="00F40D4B" w:rsidRDefault="00C51B78" w:rsidP="00C51B78">
      <w:pPr>
        <w:rPr>
          <w:rtl/>
        </w:rPr>
      </w:pPr>
      <w:r>
        <w:rPr>
          <w:rFonts w:hint="cs"/>
          <w:rtl/>
        </w:rPr>
        <w:t>אחת ד</w:t>
      </w:r>
      <w:r w:rsidRPr="00F40D4B">
        <w:rPr>
          <w:rtl/>
        </w:rPr>
        <w:t xml:space="preserve">שאילה מתה, </w:t>
      </w:r>
      <w:r w:rsidRPr="00F40D4B">
        <w:rPr>
          <w:rFonts w:hint="cs"/>
          <w:rtl/>
        </w:rPr>
        <w:t>ו</w:t>
      </w:r>
      <w:r>
        <w:rPr>
          <w:rFonts w:hint="cs"/>
          <w:rtl/>
        </w:rPr>
        <w:t xml:space="preserve">השניה א''י </w:t>
      </w:r>
      <w:r w:rsidRPr="00F40D4B">
        <w:rPr>
          <w:rFonts w:hint="cs"/>
          <w:rtl/>
        </w:rPr>
        <w:t>ד</w:t>
      </w:r>
      <w:r w:rsidRPr="00F40D4B">
        <w:rPr>
          <w:rtl/>
        </w:rPr>
        <w:t>מתוך שאינו יכול לישבע משלם.</w:t>
      </w:r>
    </w:p>
    <w:p w14:paraId="7227500C" w14:textId="77777777" w:rsidR="00C51B78" w:rsidRPr="00F40D4B" w:rsidRDefault="00C51B78" w:rsidP="00C51B78">
      <w:pPr>
        <w:rPr>
          <w:rtl/>
        </w:rPr>
      </w:pPr>
    </w:p>
    <w:p w14:paraId="6936C748" w14:textId="77777777" w:rsidR="00C51B78" w:rsidRDefault="00C51B78" w:rsidP="00C51B78">
      <w:pPr>
        <w:pStyle w:val="36"/>
        <w:framePr w:wrap="notBeside"/>
        <w:rPr>
          <w:rtl/>
        </w:rPr>
      </w:pPr>
      <w:r w:rsidRPr="00F40D4B">
        <w:rPr>
          <w:rFonts w:hint="cs"/>
          <w:rtl/>
        </w:rPr>
        <w:t>ולרב''ח</w:t>
      </w:r>
      <w:r w:rsidRPr="00F40D4B">
        <w:rPr>
          <w:rtl/>
        </w:rPr>
        <w:t>:</w:t>
      </w:r>
    </w:p>
    <w:p w14:paraId="7C1370DB" w14:textId="77777777" w:rsidR="00C51B78" w:rsidRPr="00AB74AB" w:rsidRDefault="00C51B78" w:rsidP="00C51B78">
      <w:pPr>
        <w:rPr>
          <w:rFonts w:cs="BA Vilna Bold"/>
          <w:rtl/>
        </w:rPr>
      </w:pPr>
      <w:r w:rsidRPr="00F40D4B">
        <w:rPr>
          <w:rFonts w:hint="cs"/>
          <w:rtl/>
        </w:rPr>
        <w:t>ד</w:t>
      </w:r>
      <w:r w:rsidRPr="00F40D4B">
        <w:rPr>
          <w:rtl/>
        </w:rPr>
        <w:t xml:space="preserve">ארבעה שומרים צריכין כפירה במקצת והודאה במקצת, </w:t>
      </w:r>
      <w:r w:rsidRPr="00AB74AB">
        <w:rPr>
          <w:rFonts w:cs="BA Vilna Bold"/>
          <w:rtl/>
        </w:rPr>
        <w:t>משכח</w:t>
      </w:r>
      <w:r w:rsidRPr="00AB74AB">
        <w:rPr>
          <w:rFonts w:cs="BA Vilna Bold" w:hint="cs"/>
          <w:rtl/>
        </w:rPr>
        <w:t>"ל</w:t>
      </w:r>
      <w:r w:rsidRPr="00AB74AB">
        <w:rPr>
          <w:rFonts w:cs="BA Vilna Bold"/>
          <w:rtl/>
        </w:rPr>
        <w:t xml:space="preserve"> רישא בשלש </w:t>
      </w:r>
      <w:r>
        <w:rPr>
          <w:rFonts w:cs="BA Vilna Bold" w:hint="cs"/>
          <w:rtl/>
        </w:rPr>
        <w:t>פרות</w:t>
      </w:r>
    </w:p>
    <w:p w14:paraId="10DD7ADF" w14:textId="77777777" w:rsidR="00C51B78" w:rsidRDefault="00C51B78" w:rsidP="00C51B78">
      <w:pPr>
        <w:pStyle w:val="36"/>
        <w:framePr w:wrap="notBeside"/>
        <w:rPr>
          <w:rtl/>
        </w:rPr>
      </w:pPr>
      <w:r w:rsidRPr="00F40D4B">
        <w:rPr>
          <w:rtl/>
        </w:rPr>
        <w:t>א</w:t>
      </w:r>
      <w:r w:rsidRPr="00F40D4B">
        <w:rPr>
          <w:rFonts w:hint="cs"/>
          <w:rtl/>
        </w:rPr>
        <w:t>"ל</w:t>
      </w:r>
      <w:r w:rsidRPr="00F40D4B">
        <w:rPr>
          <w:rtl/>
        </w:rPr>
        <w:t>:</w:t>
      </w:r>
    </w:p>
    <w:p w14:paraId="1BBF737D" w14:textId="77777777" w:rsidR="00C51B78" w:rsidRPr="00F40D4B" w:rsidRDefault="00C51B78" w:rsidP="00C51B78">
      <w:pPr>
        <w:rPr>
          <w:rtl/>
        </w:rPr>
      </w:pPr>
      <w:r w:rsidRPr="00F40D4B">
        <w:rPr>
          <w:rtl/>
        </w:rPr>
        <w:t xml:space="preserve">שלש פרות נתתי לך, </w:t>
      </w:r>
      <w:r w:rsidRPr="00F40D4B">
        <w:rPr>
          <w:rFonts w:hint="cs"/>
          <w:rtl/>
        </w:rPr>
        <w:t>חצי יום בשאלה וחצי יום בשכירות</w:t>
      </w:r>
    </w:p>
    <w:p w14:paraId="1ABE37E9" w14:textId="77777777" w:rsidR="00C51B78" w:rsidRDefault="00C51B78" w:rsidP="00C51B78">
      <w:pPr>
        <w:pStyle w:val="36"/>
        <w:framePr w:wrap="notBeside"/>
        <w:rPr>
          <w:rtl/>
        </w:rPr>
      </w:pPr>
      <w:r w:rsidRPr="00F40D4B">
        <w:rPr>
          <w:rFonts w:hint="cs"/>
          <w:rtl/>
        </w:rPr>
        <w:t>א</w:t>
      </w:r>
      <w:r>
        <w:rPr>
          <w:rFonts w:hint="cs"/>
          <w:rtl/>
        </w:rPr>
        <w:t>ו</w:t>
      </w:r>
    </w:p>
    <w:p w14:paraId="0E73B3A6" w14:textId="77777777" w:rsidR="00C51B78" w:rsidRPr="00F40D4B" w:rsidRDefault="00C51B78" w:rsidP="00C51B78">
      <w:pPr>
        <w:rPr>
          <w:rtl/>
        </w:rPr>
      </w:pPr>
      <w:r w:rsidRPr="00F40D4B">
        <w:rPr>
          <w:rFonts w:hint="cs"/>
          <w:rtl/>
        </w:rPr>
        <w:t>יום אחד בשאלה ויום אחד בשכירות</w:t>
      </w:r>
      <w:r>
        <w:rPr>
          <w:rFonts w:hint="cs"/>
          <w:rtl/>
        </w:rPr>
        <w:t>,</w:t>
      </w:r>
      <w:r w:rsidRPr="00F40D4B">
        <w:rPr>
          <w:rFonts w:hint="cs"/>
          <w:rtl/>
        </w:rPr>
        <w:t xml:space="preserve"> ומתו ג' בזמן שאלה</w:t>
      </w:r>
    </w:p>
    <w:p w14:paraId="07BF9E28" w14:textId="77777777" w:rsidR="00C51B78" w:rsidRDefault="00C51B78" w:rsidP="00C51B78">
      <w:pPr>
        <w:pStyle w:val="36"/>
        <w:framePr w:wrap="notBeside"/>
        <w:rPr>
          <w:rtl/>
        </w:rPr>
      </w:pPr>
      <w:r w:rsidRPr="00F40D4B">
        <w:rPr>
          <w:rFonts w:hint="cs"/>
          <w:rtl/>
        </w:rPr>
        <w:t>וא"ל</w:t>
      </w:r>
      <w:r w:rsidRPr="00F40D4B">
        <w:rPr>
          <w:rtl/>
        </w:rPr>
        <w:t xml:space="preserve"> שואל:</w:t>
      </w:r>
    </w:p>
    <w:p w14:paraId="5D231682" w14:textId="77777777" w:rsidR="00C51B78" w:rsidRPr="00F40D4B" w:rsidRDefault="00C51B78" w:rsidP="00C51B78">
      <w:pPr>
        <w:spacing w:after="60"/>
        <w:rPr>
          <w:rtl/>
        </w:rPr>
      </w:pPr>
      <w:r w:rsidRPr="00386F66">
        <w:rPr>
          <w:rFonts w:hint="cs"/>
          <w:b/>
          <w:bCs/>
          <w:rtl/>
        </w:rPr>
        <w:t>אחת</w:t>
      </w:r>
      <w:r w:rsidRPr="00F40D4B">
        <w:rPr>
          <w:rtl/>
        </w:rPr>
        <w:t xml:space="preserve"> ל</w:t>
      </w:r>
      <w:r w:rsidRPr="00F40D4B">
        <w:rPr>
          <w:rFonts w:hint="cs"/>
          <w:rtl/>
        </w:rPr>
        <w:t>הד''ם</w:t>
      </w:r>
      <w:r w:rsidRPr="00F40D4B">
        <w:rPr>
          <w:rtl/>
        </w:rPr>
        <w:t xml:space="preserve">, </w:t>
      </w:r>
      <w:r w:rsidRPr="00386F66">
        <w:rPr>
          <w:b/>
          <w:bCs/>
          <w:rtl/>
        </w:rPr>
        <w:t>ו</w:t>
      </w:r>
      <w:r w:rsidRPr="00386F66">
        <w:rPr>
          <w:rFonts w:hint="cs"/>
          <w:b/>
          <w:bCs/>
          <w:rtl/>
        </w:rPr>
        <w:t>אחת</w:t>
      </w:r>
      <w:r w:rsidRPr="00F40D4B">
        <w:rPr>
          <w:rtl/>
        </w:rPr>
        <w:t xml:space="preserve"> </w:t>
      </w:r>
      <w:r w:rsidRPr="00F40D4B">
        <w:rPr>
          <w:rFonts w:hint="cs"/>
          <w:rtl/>
        </w:rPr>
        <w:t xml:space="preserve">בזמן שאלה מתה, </w:t>
      </w:r>
      <w:r w:rsidRPr="00386F66">
        <w:rPr>
          <w:rFonts w:hint="cs"/>
          <w:b/>
          <w:bCs/>
          <w:rtl/>
        </w:rPr>
        <w:t>והשלישית</w:t>
      </w:r>
      <w:r w:rsidRPr="00F40D4B">
        <w:rPr>
          <w:rFonts w:hint="cs"/>
          <w:rtl/>
        </w:rPr>
        <w:t xml:space="preserve"> א''י אי בזמן שאלה או שכירות מתה</w:t>
      </w:r>
      <w:r>
        <w:rPr>
          <w:rFonts w:hint="cs"/>
          <w:rtl/>
        </w:rPr>
        <w:t xml:space="preserve">, </w:t>
      </w:r>
      <w:r w:rsidRPr="00F40D4B">
        <w:rPr>
          <w:rtl/>
        </w:rPr>
        <w:t>דמתוך שאינו יכול לישבע - משלם.</w:t>
      </w:r>
    </w:p>
    <w:p w14:paraId="262358FD" w14:textId="77777777" w:rsidR="00C51B78" w:rsidRDefault="00C51B78" w:rsidP="00C51B78">
      <w:pPr>
        <w:rPr>
          <w:rtl/>
        </w:rPr>
      </w:pPr>
      <w:r w:rsidRPr="00AB74AB">
        <w:rPr>
          <w:rFonts w:cs="BA Vilna Bold"/>
          <w:rtl/>
        </w:rPr>
        <w:t xml:space="preserve">סיפא </w:t>
      </w:r>
      <w:r>
        <w:rPr>
          <w:rFonts w:cs="BA Vilna Bold" w:hint="cs"/>
          <w:rtl/>
        </w:rPr>
        <w:t>שהשאיל ארבע פרות</w:t>
      </w:r>
    </w:p>
    <w:p w14:paraId="35199AA2" w14:textId="77777777" w:rsidR="00C51B78" w:rsidRDefault="00C51B78" w:rsidP="00C51B78">
      <w:pPr>
        <w:pStyle w:val="36"/>
        <w:framePr w:wrap="notBeside"/>
        <w:rPr>
          <w:rtl/>
        </w:rPr>
      </w:pPr>
      <w:r w:rsidRPr="00F40D4B">
        <w:rPr>
          <w:rtl/>
        </w:rPr>
        <w:t>דא</w:t>
      </w:r>
      <w:r w:rsidRPr="00F40D4B">
        <w:rPr>
          <w:rFonts w:hint="cs"/>
          <w:rtl/>
        </w:rPr>
        <w:t>"ל</w:t>
      </w:r>
      <w:r w:rsidRPr="00F40D4B">
        <w:rPr>
          <w:rtl/>
        </w:rPr>
        <w:t>:</w:t>
      </w:r>
    </w:p>
    <w:p w14:paraId="324DFF96" w14:textId="77777777" w:rsidR="00C51B78" w:rsidRPr="00AB74AB" w:rsidRDefault="00C51B78" w:rsidP="00C51B78">
      <w:pPr>
        <w:rPr>
          <w:rtl/>
        </w:rPr>
      </w:pPr>
      <w:r w:rsidRPr="00AB74AB">
        <w:rPr>
          <w:rtl/>
        </w:rPr>
        <w:t xml:space="preserve">ארבע פרות נתתי לך, </w:t>
      </w:r>
      <w:r w:rsidRPr="00AB74AB">
        <w:rPr>
          <w:rFonts w:hint="cs"/>
          <w:rtl/>
        </w:rPr>
        <w:t>ג'</w:t>
      </w:r>
      <w:r w:rsidRPr="00AB74AB">
        <w:rPr>
          <w:rtl/>
        </w:rPr>
        <w:t xml:space="preserve"> בשאלה </w:t>
      </w:r>
      <w:r w:rsidRPr="00AB74AB">
        <w:rPr>
          <w:rFonts w:hint="cs"/>
          <w:rtl/>
        </w:rPr>
        <w:t>א'</w:t>
      </w:r>
      <w:r w:rsidRPr="00AB74AB">
        <w:rPr>
          <w:rtl/>
        </w:rPr>
        <w:t xml:space="preserve"> בשכירות ומתו הנך </w:t>
      </w:r>
      <w:r w:rsidRPr="00AB74AB">
        <w:rPr>
          <w:rFonts w:hint="cs"/>
          <w:rtl/>
        </w:rPr>
        <w:t>ג'</w:t>
      </w:r>
      <w:r w:rsidRPr="00AB74AB">
        <w:rPr>
          <w:rtl/>
        </w:rPr>
        <w:t xml:space="preserve"> דשאלה</w:t>
      </w:r>
      <w:r w:rsidRPr="00AB74AB">
        <w:rPr>
          <w:rFonts w:hint="cs"/>
          <w:rtl/>
        </w:rPr>
        <w:t>.</w:t>
      </w:r>
    </w:p>
    <w:p w14:paraId="7552E2F3" w14:textId="77777777" w:rsidR="00C51B78" w:rsidRDefault="00C51B78" w:rsidP="00C51B78">
      <w:pPr>
        <w:pStyle w:val="36"/>
        <w:framePr w:wrap="notBeside"/>
        <w:rPr>
          <w:rtl/>
        </w:rPr>
      </w:pPr>
      <w:r w:rsidRPr="00F40D4B">
        <w:rPr>
          <w:rtl/>
        </w:rPr>
        <w:t>וא</w:t>
      </w:r>
      <w:r w:rsidRPr="00F40D4B">
        <w:rPr>
          <w:rFonts w:hint="cs"/>
          <w:rtl/>
        </w:rPr>
        <w:t>"ל</w:t>
      </w:r>
      <w:r w:rsidRPr="00F40D4B">
        <w:rPr>
          <w:rtl/>
        </w:rPr>
        <w:t xml:space="preserve"> שואל:</w:t>
      </w:r>
    </w:p>
    <w:p w14:paraId="07D96CBB" w14:textId="77777777" w:rsidR="00C51B78" w:rsidRPr="00F40D4B" w:rsidRDefault="00C51B78" w:rsidP="00C51B78">
      <w:pPr>
        <w:rPr>
          <w:rtl/>
        </w:rPr>
      </w:pPr>
      <w:r w:rsidRPr="00386F66">
        <w:rPr>
          <w:rFonts w:hint="cs"/>
          <w:b/>
          <w:bCs/>
          <w:rtl/>
        </w:rPr>
        <w:lastRenderedPageBreak/>
        <w:t>אחת</w:t>
      </w:r>
      <w:r w:rsidRPr="00F40D4B">
        <w:rPr>
          <w:rFonts w:hint="cs"/>
          <w:rtl/>
        </w:rPr>
        <w:t xml:space="preserve"> להד''ם </w:t>
      </w:r>
      <w:r w:rsidRPr="00386F66">
        <w:rPr>
          <w:rFonts w:hint="cs"/>
          <w:b/>
          <w:bCs/>
          <w:rtl/>
        </w:rPr>
        <w:t>ואחת</w:t>
      </w:r>
      <w:r w:rsidRPr="00F40D4B">
        <w:rPr>
          <w:rFonts w:hint="cs"/>
          <w:rtl/>
        </w:rPr>
        <w:t xml:space="preserve"> דשאלה מתה</w:t>
      </w:r>
      <w:r>
        <w:rPr>
          <w:rFonts w:hint="cs"/>
          <w:rtl/>
        </w:rPr>
        <w:t>,</w:t>
      </w:r>
      <w:r w:rsidRPr="00F40D4B">
        <w:rPr>
          <w:rFonts w:hint="cs"/>
          <w:rtl/>
        </w:rPr>
        <w:t xml:space="preserve"> </w:t>
      </w:r>
      <w:r w:rsidRPr="00386F66">
        <w:rPr>
          <w:rFonts w:hint="cs"/>
          <w:b/>
          <w:bCs/>
          <w:rtl/>
        </w:rPr>
        <w:t>ושלישית</w:t>
      </w:r>
      <w:r w:rsidRPr="00F40D4B">
        <w:rPr>
          <w:rFonts w:hint="cs"/>
          <w:rtl/>
        </w:rPr>
        <w:t xml:space="preserve"> לא ידעתי אם דשכירות או דשאלה מתה</w:t>
      </w:r>
      <w:r>
        <w:rPr>
          <w:rFonts w:hint="cs"/>
          <w:rtl/>
        </w:rPr>
        <w:t xml:space="preserve"> </w:t>
      </w:r>
      <w:r w:rsidRPr="00F40D4B">
        <w:rPr>
          <w:rtl/>
        </w:rPr>
        <w:t>דמתוך שאינו יכול לישבע - משלם.</w:t>
      </w:r>
    </w:p>
    <w:p w14:paraId="3CE389A5" w14:textId="77777777" w:rsidR="00A6533C" w:rsidRPr="00F40D4B" w:rsidRDefault="00A6533C" w:rsidP="000737EC">
      <w:pPr>
        <w:pStyle w:val="aff9"/>
        <w:rPr>
          <w:rtl/>
        </w:rPr>
      </w:pPr>
      <w:r w:rsidRPr="00F40D4B">
        <w:rPr>
          <w:rtl/>
        </w:rPr>
        <w:t>***</w:t>
      </w:r>
    </w:p>
    <w:p w14:paraId="7532D455" w14:textId="42F144A7" w:rsidR="006F071F" w:rsidRPr="00F40D4B" w:rsidRDefault="006F071F" w:rsidP="000737EC">
      <w:pPr>
        <w:pStyle w:val="affe"/>
        <w:framePr w:wrap="around"/>
        <w:rPr>
          <w:rtl/>
        </w:rPr>
      </w:pPr>
      <w:r w:rsidRPr="00F40D4B">
        <w:rPr>
          <w:rtl/>
        </w:rPr>
        <w:t>צח:</w:t>
      </w:r>
    </w:p>
    <w:p w14:paraId="3A08AE5A" w14:textId="77777777" w:rsidR="006F071F" w:rsidRPr="00F40D4B" w:rsidRDefault="006F071F" w:rsidP="000737EC">
      <w:pPr>
        <w:pStyle w:val="afffb"/>
        <w:rPr>
          <w:rtl/>
        </w:rPr>
      </w:pPr>
      <w:ins w:id="9972" w:author="מספור קטעי משנה" w:date="2026-10-06T06:45:11Z">
        <w:r>
          <w:rPr>
            <w:rStyle w:val="MisparKeta"/>
          </w:rPr>
          <w:t xml:space="preserve">א. </w:t>
        </w:r>
      </w:ins>
      <w:r w:rsidRPr="00F40D4B">
        <w:rPr>
          <w:rtl/>
        </w:rPr>
        <w:t>זה אומר שאולה וזה אומר שכורה - ישבע השוכר ששכורה מתה.</w:t>
      </w:r>
    </w:p>
    <w:p w14:paraId="2706ECB4" w14:textId="77777777" w:rsidR="00A6533C" w:rsidRPr="00F40D4B" w:rsidRDefault="006F071F" w:rsidP="000737EC">
      <w:pPr>
        <w:rPr>
          <w:rtl/>
        </w:rPr>
      </w:pPr>
      <w:r w:rsidRPr="00F40D4B">
        <w:rPr>
          <w:rFonts w:hint="cs"/>
          <w:rtl/>
        </w:rPr>
        <w:t xml:space="preserve">ואפי' שאין שווים </w:t>
      </w:r>
      <w:r w:rsidRPr="00AF0D43">
        <w:rPr>
          <w:rStyle w:val="affffc"/>
          <w:rFonts w:hint="cs"/>
          <w:rtl/>
        </w:rPr>
        <w:t>כעולא</w:t>
      </w:r>
      <w:r w:rsidRPr="00F40D4B">
        <w:rPr>
          <w:rFonts w:hint="cs"/>
          <w:rtl/>
        </w:rPr>
        <w:t xml:space="preserve"> דנשבע ע''י גלגול משבועה דמגו שנשבע איזו מתה כדרכה נשבע דשכורה מתה</w:t>
      </w:r>
    </w:p>
    <w:p w14:paraId="242B1E92" w14:textId="739144BD" w:rsidR="006F071F" w:rsidRPr="00F40D4B" w:rsidRDefault="006F071F" w:rsidP="000737EC">
      <w:pPr>
        <w:pStyle w:val="affff9"/>
        <w:rPr>
          <w:rtl/>
        </w:rPr>
      </w:pPr>
      <w:r w:rsidRPr="00F40D4B">
        <w:rPr>
          <w:rtl/>
        </w:rPr>
        <w:t>זה אומר איני יודע וזה אומר כו'</w:t>
      </w:r>
      <w:r w:rsidRPr="00F40D4B">
        <w:rPr>
          <w:rFonts w:hint="cs"/>
          <w:rtl/>
        </w:rPr>
        <w:t>- יחלוקו.</w:t>
      </w:r>
    </w:p>
    <w:p w14:paraId="25408036" w14:textId="113C2562" w:rsidR="006F071F" w:rsidRPr="00F40D4B" w:rsidRDefault="00AF0D43" w:rsidP="000737EC">
      <w:pPr>
        <w:rPr>
          <w:rtl/>
        </w:rPr>
      </w:pPr>
      <w:r>
        <w:rPr>
          <w:rFonts w:hint="cs"/>
          <w:rtl/>
        </w:rPr>
        <w:t>כ</w:t>
      </w:r>
      <w:r w:rsidR="006F071F" w:rsidRPr="00F40D4B">
        <w:rPr>
          <w:rtl/>
        </w:rPr>
        <w:t xml:space="preserve">סומכוס: </w:t>
      </w:r>
      <w:r>
        <w:rPr>
          <w:rFonts w:hint="cs"/>
          <w:rtl/>
        </w:rPr>
        <w:t>ד</w:t>
      </w:r>
      <w:r w:rsidR="006F071F" w:rsidRPr="00F40D4B">
        <w:rPr>
          <w:rtl/>
        </w:rPr>
        <w:t>ממון המוטל בספק חולקין.</w:t>
      </w:r>
    </w:p>
    <w:p w14:paraId="7E361FC0" w14:textId="77777777" w:rsidR="00A6533C" w:rsidRPr="00F40D4B" w:rsidRDefault="00A6533C" w:rsidP="000737EC">
      <w:pPr>
        <w:pStyle w:val="aff9"/>
        <w:rPr>
          <w:rtl/>
        </w:rPr>
      </w:pPr>
      <w:r w:rsidRPr="00F40D4B">
        <w:rPr>
          <w:rtl/>
        </w:rPr>
        <w:t>***</w:t>
      </w:r>
    </w:p>
    <w:p w14:paraId="6D15635A" w14:textId="77777777" w:rsidR="00AF0D43" w:rsidRDefault="006F071F" w:rsidP="000737EC">
      <w:pPr>
        <w:pStyle w:val="affff9"/>
        <w:rPr>
          <w:rtl/>
        </w:rPr>
      </w:pPr>
      <w:r w:rsidRPr="00F40D4B">
        <w:rPr>
          <w:rtl/>
        </w:rPr>
        <w:t>בעי ר</w:t>
      </w:r>
      <w:r w:rsidRPr="00F40D4B">
        <w:rPr>
          <w:rFonts w:hint="cs"/>
          <w:rtl/>
        </w:rPr>
        <w:t>אב''מ</w:t>
      </w:r>
      <w:r w:rsidRPr="00F40D4B">
        <w:rPr>
          <w:rtl/>
        </w:rPr>
        <w:t>:</w:t>
      </w:r>
      <w:r w:rsidRPr="00F40D4B">
        <w:rPr>
          <w:rFonts w:hint="cs"/>
          <w:rtl/>
        </w:rPr>
        <w:t xml:space="preserve"> </w:t>
      </w:r>
      <w:r w:rsidRPr="00F40D4B">
        <w:rPr>
          <w:rtl/>
        </w:rPr>
        <w:t>שאלה בבעלים, שכרה שלא בבעלים,</w:t>
      </w:r>
      <w:r w:rsidRPr="00F40D4B">
        <w:rPr>
          <w:rFonts w:hint="cs"/>
          <w:rtl/>
        </w:rPr>
        <w:t xml:space="preserve"> </w:t>
      </w:r>
      <w:r w:rsidRPr="00F40D4B">
        <w:rPr>
          <w:rtl/>
        </w:rPr>
        <w:t xml:space="preserve">מהו? </w:t>
      </w:r>
    </w:p>
    <w:p w14:paraId="4BA76C02" w14:textId="010A608C" w:rsidR="00A6533C" w:rsidRPr="00F40D4B" w:rsidRDefault="006F071F" w:rsidP="000737EC">
      <w:pPr>
        <w:rPr>
          <w:rtl/>
        </w:rPr>
      </w:pPr>
      <w:r w:rsidRPr="00F40D4B">
        <w:rPr>
          <w:rFonts w:hint="cs"/>
          <w:rtl/>
        </w:rPr>
        <w:t xml:space="preserve">שכירות לחודה </w:t>
      </w:r>
      <w:r w:rsidR="00AF0D43" w:rsidRPr="00AF0D43">
        <w:rPr>
          <w:rStyle w:val="affffc"/>
          <w:rFonts w:hint="cs"/>
          <w:rtl/>
        </w:rPr>
        <w:t>או</w:t>
      </w:r>
      <w:r w:rsidR="00AF0D43">
        <w:rPr>
          <w:rFonts w:hint="cs"/>
          <w:rtl/>
        </w:rPr>
        <w:t xml:space="preserve"> ששיכת בשאלה שהרי חייב בגניבה ואבידה</w:t>
      </w:r>
      <w:r w:rsidRPr="00F40D4B">
        <w:rPr>
          <w:rtl/>
        </w:rPr>
        <w:t>?</w:t>
      </w:r>
    </w:p>
    <w:p w14:paraId="6F8DBBD5" w14:textId="77777777" w:rsidR="00AF0D43" w:rsidRDefault="006F071F" w:rsidP="000737EC">
      <w:pPr>
        <w:pStyle w:val="36"/>
        <w:framePr w:wrap="notBeside"/>
        <w:rPr>
          <w:rtl/>
        </w:rPr>
      </w:pPr>
      <w:r w:rsidRPr="00F40D4B">
        <w:rPr>
          <w:rtl/>
        </w:rPr>
        <w:t>את"ל</w:t>
      </w:r>
    </w:p>
    <w:p w14:paraId="785770EB" w14:textId="77777777" w:rsidR="00AF0D43" w:rsidRDefault="006F071F" w:rsidP="000737EC">
      <w:pPr>
        <w:rPr>
          <w:rtl/>
        </w:rPr>
      </w:pPr>
      <w:r w:rsidRPr="00F40D4B">
        <w:rPr>
          <w:rtl/>
        </w:rPr>
        <w:t xml:space="preserve">שכירה בשאלה שייכי, </w:t>
      </w:r>
    </w:p>
    <w:p w14:paraId="06989491" w14:textId="77777777" w:rsidR="00AF0D43" w:rsidRDefault="00AF0D43" w:rsidP="000737EC">
      <w:pPr>
        <w:pStyle w:val="36"/>
        <w:framePr w:wrap="notBeside"/>
        <w:rPr>
          <w:rtl/>
        </w:rPr>
      </w:pPr>
      <w:r w:rsidRPr="00AF0D43">
        <w:rPr>
          <w:rtl/>
        </w:rPr>
        <w:t>•</w:t>
      </w:r>
    </w:p>
    <w:p w14:paraId="46B95E25" w14:textId="75EBA7EC" w:rsidR="00AF0D43" w:rsidRPr="00AF0D43" w:rsidRDefault="00AF0D43" w:rsidP="000737EC">
      <w:pPr>
        <w:rPr>
          <w:b/>
          <w:bCs/>
          <w:rtl/>
        </w:rPr>
      </w:pPr>
      <w:r w:rsidRPr="00AF0D43">
        <w:rPr>
          <w:rFonts w:hint="cs"/>
          <w:b/>
          <w:bCs/>
          <w:rtl/>
        </w:rPr>
        <w:t>ש</w:t>
      </w:r>
      <w:r w:rsidR="006F071F" w:rsidRPr="00AF0D43">
        <w:rPr>
          <w:b/>
          <w:bCs/>
          <w:rtl/>
        </w:rPr>
        <w:t xml:space="preserve">כרה בבעלים שאלה שלא בבעלים, מהו? </w:t>
      </w:r>
    </w:p>
    <w:p w14:paraId="7B9D3B03" w14:textId="38536357" w:rsidR="00A6533C" w:rsidRPr="00F40D4B" w:rsidRDefault="006F071F" w:rsidP="000737EC">
      <w:pPr>
        <w:rPr>
          <w:rtl/>
        </w:rPr>
      </w:pPr>
      <w:r w:rsidRPr="00F40D4B">
        <w:rPr>
          <w:rFonts w:hint="cs"/>
          <w:rtl/>
        </w:rPr>
        <w:t>אי שייכות קצת</w:t>
      </w:r>
      <w:r w:rsidR="00AF0D43">
        <w:rPr>
          <w:rFonts w:hint="cs"/>
          <w:rtl/>
        </w:rPr>
        <w:t>,</w:t>
      </w:r>
      <w:r w:rsidRPr="00F40D4B">
        <w:rPr>
          <w:rFonts w:hint="cs"/>
          <w:rtl/>
        </w:rPr>
        <w:t xml:space="preserve"> כמ</w:t>
      </w:r>
      <w:r w:rsidR="00AF0D43">
        <w:rPr>
          <w:rFonts w:hint="cs"/>
          <w:rtl/>
        </w:rPr>
        <w:t>א</w:t>
      </w:r>
      <w:r w:rsidRPr="00F40D4B">
        <w:rPr>
          <w:rFonts w:hint="cs"/>
          <w:rtl/>
        </w:rPr>
        <w:t>ן דשייכא בכולה</w:t>
      </w:r>
      <w:r w:rsidR="00AF0D43">
        <w:rPr>
          <w:rFonts w:hint="cs"/>
          <w:rtl/>
        </w:rPr>
        <w:t>,</w:t>
      </w:r>
    </w:p>
    <w:p w14:paraId="58670056" w14:textId="77777777" w:rsidR="00AF0D43" w:rsidRDefault="006F071F" w:rsidP="000737EC">
      <w:pPr>
        <w:pStyle w:val="36"/>
        <w:framePr w:wrap="notBeside"/>
        <w:rPr>
          <w:rtl/>
        </w:rPr>
      </w:pPr>
      <w:r w:rsidRPr="00F40D4B">
        <w:rPr>
          <w:rtl/>
        </w:rPr>
        <w:t>את"ל</w:t>
      </w:r>
    </w:p>
    <w:p w14:paraId="349EA791" w14:textId="78324515" w:rsidR="00AF0D43" w:rsidRPr="00F40D4B" w:rsidRDefault="006F071F" w:rsidP="000737EC">
      <w:pPr>
        <w:rPr>
          <w:rtl/>
        </w:rPr>
      </w:pPr>
      <w:r w:rsidRPr="00F40D4B">
        <w:rPr>
          <w:rtl/>
        </w:rPr>
        <w:t>לא אמרינן כמאן דשייכא בכולה</w:t>
      </w:r>
      <w:r w:rsidR="00AF0D43">
        <w:rPr>
          <w:rFonts w:hint="cs"/>
          <w:rtl/>
        </w:rPr>
        <w:t>,</w:t>
      </w:r>
    </w:p>
    <w:p w14:paraId="0513F6C4" w14:textId="77777777" w:rsidR="00AF0D43" w:rsidRDefault="006F071F" w:rsidP="000737EC">
      <w:pPr>
        <w:pStyle w:val="36"/>
        <w:framePr w:wrap="notBeside"/>
        <w:rPr>
          <w:rtl/>
        </w:rPr>
      </w:pPr>
      <w:r w:rsidRPr="00F40D4B">
        <w:rPr>
          <w:rtl/>
        </w:rPr>
        <w:t>•</w:t>
      </w:r>
    </w:p>
    <w:p w14:paraId="66F8205D" w14:textId="77777777" w:rsidR="00AF0D43" w:rsidRDefault="006F071F" w:rsidP="000737EC">
      <w:pPr>
        <w:rPr>
          <w:rtl/>
        </w:rPr>
      </w:pPr>
      <w:r w:rsidRPr="00AF0D43">
        <w:rPr>
          <w:b/>
          <w:bCs/>
          <w:rtl/>
        </w:rPr>
        <w:t>שאלה בבעלים ושכרה שלא בבעלים, וחזר ושאלה, מהו?</w:t>
      </w:r>
      <w:r w:rsidRPr="00F40D4B">
        <w:rPr>
          <w:rtl/>
        </w:rPr>
        <w:t xml:space="preserve"> </w:t>
      </w:r>
    </w:p>
    <w:p w14:paraId="5ACDAFFC" w14:textId="6D6F8814" w:rsidR="00A6533C" w:rsidRPr="00F40D4B" w:rsidRDefault="00AF0D43" w:rsidP="000737EC">
      <w:pPr>
        <w:rPr>
          <w:rtl/>
        </w:rPr>
      </w:pPr>
      <w:r>
        <w:rPr>
          <w:rFonts w:hint="cs"/>
          <w:rtl/>
        </w:rPr>
        <w:t xml:space="preserve">חזרה שאלה למקומה </w:t>
      </w:r>
      <w:r w:rsidRPr="00AF0D43">
        <w:rPr>
          <w:rStyle w:val="affffc"/>
          <w:rFonts w:hint="cs"/>
          <w:rtl/>
        </w:rPr>
        <w:t>או</w:t>
      </w:r>
      <w:r>
        <w:rPr>
          <w:rFonts w:hint="cs"/>
          <w:rtl/>
        </w:rPr>
        <w:t xml:space="preserve"> שהשכירות מפסקת ביניהם? </w:t>
      </w:r>
    </w:p>
    <w:p w14:paraId="4CE74F21" w14:textId="77777777" w:rsidR="00AF0D43" w:rsidRDefault="006F071F" w:rsidP="000737EC">
      <w:pPr>
        <w:pStyle w:val="36"/>
        <w:framePr w:wrap="notBeside"/>
        <w:rPr>
          <w:rtl/>
        </w:rPr>
      </w:pPr>
      <w:r w:rsidRPr="00F40D4B">
        <w:rPr>
          <w:rtl/>
        </w:rPr>
        <w:t>•</w:t>
      </w:r>
    </w:p>
    <w:p w14:paraId="2C0498C1" w14:textId="77777777" w:rsidR="00AF0D43" w:rsidRDefault="006F071F" w:rsidP="000737EC">
      <w:pPr>
        <w:rPr>
          <w:rtl/>
        </w:rPr>
      </w:pPr>
      <w:r w:rsidRPr="00AF0D43">
        <w:rPr>
          <w:b/>
          <w:bCs/>
          <w:rtl/>
        </w:rPr>
        <w:t>שכרה בבעלים ושאלה, וחזר ושכרה, מהו?</w:t>
      </w:r>
      <w:r w:rsidRPr="00F40D4B">
        <w:rPr>
          <w:rtl/>
        </w:rPr>
        <w:t xml:space="preserve"> </w:t>
      </w:r>
    </w:p>
    <w:p w14:paraId="458BA527" w14:textId="2E3071D0" w:rsidR="006F071F" w:rsidRPr="00F40D4B" w:rsidRDefault="00AF0D43" w:rsidP="000737EC">
      <w:pPr>
        <w:rPr>
          <w:rtl/>
        </w:rPr>
      </w:pPr>
      <w:r>
        <w:rPr>
          <w:rFonts w:hint="cs"/>
          <w:rtl/>
        </w:rPr>
        <w:t xml:space="preserve">אי חזרה שכירות למקומה </w:t>
      </w:r>
      <w:r w:rsidRPr="00AF0D43">
        <w:rPr>
          <w:rStyle w:val="affffc"/>
          <w:rFonts w:hint="cs"/>
          <w:rtl/>
        </w:rPr>
        <w:t>או</w:t>
      </w:r>
      <w:r>
        <w:rPr>
          <w:rFonts w:hint="cs"/>
          <w:rtl/>
        </w:rPr>
        <w:t xml:space="preserve"> שהשאלה מפסקת ביניהם </w:t>
      </w:r>
      <w:r w:rsidR="006F071F" w:rsidRPr="00F40D4B">
        <w:rPr>
          <w:rtl/>
        </w:rPr>
        <w:t xml:space="preserve"> </w:t>
      </w:r>
      <w:r>
        <w:rPr>
          <w:rFonts w:hint="cs"/>
          <w:b/>
          <w:bCs/>
          <w:rtl/>
        </w:rPr>
        <w:t>-</w:t>
      </w:r>
      <w:r w:rsidR="006F071F" w:rsidRPr="00AF0D43">
        <w:rPr>
          <w:b/>
          <w:bCs/>
          <w:rtl/>
        </w:rPr>
        <w:t>תיקו.</w:t>
      </w:r>
    </w:p>
    <w:p w14:paraId="7CC3340F" w14:textId="77777777" w:rsidR="00A6533C" w:rsidRPr="00F40D4B" w:rsidRDefault="00A6533C" w:rsidP="000737EC">
      <w:pPr>
        <w:pStyle w:val="aff9"/>
        <w:rPr>
          <w:rtl/>
        </w:rPr>
      </w:pPr>
      <w:r w:rsidRPr="00F40D4B">
        <w:rPr>
          <w:rtl/>
        </w:rPr>
        <w:t>***</w:t>
      </w:r>
    </w:p>
    <w:p w14:paraId="036C0FEA" w14:textId="17ADAC99" w:rsidR="006F071F" w:rsidRPr="00F40D4B" w:rsidRDefault="006F071F" w:rsidP="000737EC">
      <w:r w:rsidRPr="00F40D4B">
        <w:rPr>
          <w:rtl/>
        </w:rPr>
        <w:br w:type="page"/>
      </w:r>
    </w:p>
    <w:p w14:paraId="63AB37DB" w14:textId="77777777" w:rsidR="006F071F" w:rsidRPr="00F40D4B" w:rsidRDefault="006F071F" w:rsidP="000737EC">
      <w:pPr>
        <w:pStyle w:val="afffff"/>
        <w:framePr w:wrap="around"/>
        <w:rPr>
          <w:rtl/>
        </w:rPr>
      </w:pPr>
      <w:del w:id="20294" w:author="קלוד" w:date="2026-10-06T10:08:05Z">
        <w:r>
          <w:rPr>
            <w:rtl/>
          </w:rPr>
          <w:delText xml:space="preserve">משנה.</w:delText>
        </w:r>
      </w:del>
      <w:ins w:id="20295" w:author="קלוד" w:date="2026-10-06T10:08:05Z">
        <w:r>
          <w:rPr>
            <w:rtl/>
          </w:rPr>
          <w:t xml:space="preserve">משנה ג</w:t>
        </w:r>
      </w:ins>
    </w:p>
    <w:p w14:paraId="781DBAAF" w14:textId="37CAFEFA" w:rsidR="006F071F" w:rsidRPr="00F40D4B" w:rsidRDefault="006F071F" w:rsidP="000737EC">
      <w:pPr>
        <w:pStyle w:val="afff3"/>
        <w:rPr>
          <w:rtl/>
        </w:rPr>
      </w:pPr>
      <w:ins w:id="9973" w:author="מספור קטעי משנה" w:date="2026-10-06T06:45:11Z">
        <w:r>
          <w:rPr>
            <w:rStyle w:val="MisparKeta"/>
          </w:rPr>
          <w:t xml:space="preserve">ג. </w:t>
        </w:r>
      </w:ins>
      <w:r w:rsidRPr="00F40D4B">
        <w:rPr>
          <w:rtl/>
        </w:rPr>
        <w:t>השואל את הפרה ושלחה לו ביד בנו, ביד עבדו, ביד שלוחו, או ביד בנו, ביד עבדו,</w:t>
      </w:r>
      <w:r w:rsidR="00AF0D43">
        <w:rPr>
          <w:rFonts w:hint="cs"/>
          <w:rtl/>
        </w:rPr>
        <w:t xml:space="preserve"> </w:t>
      </w:r>
      <w:r w:rsidRPr="00F40D4B">
        <w:rPr>
          <w:rtl/>
        </w:rPr>
        <w:t>ביד שלוחו של שואל, ומתה - פטור.</w:t>
      </w:r>
    </w:p>
    <w:p w14:paraId="7F84DAB9" w14:textId="77777777" w:rsidR="00A6533C" w:rsidRPr="00F40D4B" w:rsidRDefault="006F071F" w:rsidP="000737EC">
      <w:pPr>
        <w:pStyle w:val="afff3"/>
        <w:rPr>
          <w:rtl/>
        </w:rPr>
      </w:pPr>
      <w:r w:rsidRPr="00F40D4B">
        <w:rPr>
          <w:rtl/>
        </w:rPr>
        <w:t>אמר לו השואל: שלחה לי ביד בני, ביד עבדי, ביד שלוחי, או ביד בנך, ביד עבדך, ביד שלוחך,</w:t>
      </w:r>
    </w:p>
    <w:p w14:paraId="7BE79133" w14:textId="0C9154A5" w:rsidR="006F071F" w:rsidRPr="00AF0D43" w:rsidRDefault="006F071F" w:rsidP="000737EC">
      <w:pPr>
        <w:pStyle w:val="afff3"/>
        <w:spacing w:after="60" w:line="220" w:lineRule="exact"/>
        <w:rPr>
          <w:rtl/>
        </w:rPr>
      </w:pPr>
      <w:r w:rsidRPr="00F40D4B">
        <w:rPr>
          <w:rtl/>
        </w:rPr>
        <w:t>או שאמר לו המשאיל: ה</w:t>
      </w:r>
      <w:r w:rsidRPr="00AF0D43">
        <w:rPr>
          <w:rtl/>
        </w:rPr>
        <w:t>ריני משלחה לך ביד בני, ביד עבדי, ביד שלוחי או ביד בנך, ביד עבדך, ביד שלוחך, ואמר לו השואל: שלח, ושלחה ומתה - חייב.</w:t>
      </w:r>
      <w:r w:rsidR="00AF0D43" w:rsidRPr="00AF0D43">
        <w:rPr>
          <w:rFonts w:hint="cs"/>
          <w:rtl/>
        </w:rPr>
        <w:t xml:space="preserve"> </w:t>
      </w:r>
      <w:r w:rsidRPr="00AF0D43">
        <w:rPr>
          <w:rtl/>
        </w:rPr>
        <w:t>וכן בשעה שמחזירה.</w:t>
      </w:r>
    </w:p>
    <w:p w14:paraId="5967896D" w14:textId="77777777" w:rsidR="00AF0D43" w:rsidRDefault="006F071F" w:rsidP="000737EC">
      <w:pPr>
        <w:pStyle w:val="affe"/>
        <w:framePr w:wrap="around"/>
        <w:rPr>
          <w:rtl/>
        </w:rPr>
      </w:pPr>
      <w:r w:rsidRPr="00F40D4B">
        <w:rPr>
          <w:rtl/>
        </w:rPr>
        <w:t xml:space="preserve">צט. </w:t>
      </w:r>
    </w:p>
    <w:p w14:paraId="5471EC4A" w14:textId="77777777" w:rsidR="00AF0D43" w:rsidRDefault="006F071F" w:rsidP="000737EC">
      <w:pPr>
        <w:pStyle w:val="afffb"/>
        <w:rPr>
          <w:rtl/>
        </w:rPr>
      </w:pPr>
      <w:ins w:id="9974" w:author="מספור קטעי משנה" w:date="2026-10-06T06:45:11Z">
        <w:r>
          <w:rPr>
            <w:rStyle w:val="MisparKeta"/>
          </w:rPr>
          <w:t xml:space="preserve">א. </w:t>
        </w:r>
      </w:ins>
      <w:r w:rsidRPr="00F40D4B">
        <w:rPr>
          <w:rtl/>
        </w:rPr>
        <w:t>ביד עבדו חייב</w:t>
      </w:r>
    </w:p>
    <w:p w14:paraId="7BCBE58E" w14:textId="77777777" w:rsidR="00AF0D43" w:rsidRDefault="006F071F" w:rsidP="000737EC">
      <w:pPr>
        <w:pStyle w:val="36"/>
        <w:framePr w:wrap="notBeside"/>
        <w:rPr>
          <w:rtl/>
        </w:rPr>
      </w:pPr>
      <w:r w:rsidRPr="00F40D4B">
        <w:rPr>
          <w:rtl/>
        </w:rPr>
        <w:t>שמואל:</w:t>
      </w:r>
    </w:p>
    <w:p w14:paraId="71B5AF78" w14:textId="4ECB3074" w:rsidR="006F071F" w:rsidRPr="00F40D4B" w:rsidRDefault="006F071F" w:rsidP="000737EC">
      <w:pPr>
        <w:rPr>
          <w:rtl/>
        </w:rPr>
      </w:pPr>
      <w:r w:rsidRPr="00F40D4B">
        <w:rPr>
          <w:rtl/>
        </w:rPr>
        <w:t xml:space="preserve">בעבד עברי, </w:t>
      </w:r>
      <w:r w:rsidR="00AF0D43">
        <w:rPr>
          <w:rFonts w:hint="cs"/>
          <w:rtl/>
        </w:rPr>
        <w:t>שאין גופו קנוי</w:t>
      </w:r>
      <w:r w:rsidRPr="00F40D4B">
        <w:rPr>
          <w:rtl/>
        </w:rPr>
        <w:t>.</w:t>
      </w:r>
    </w:p>
    <w:p w14:paraId="3B3C0487" w14:textId="77777777" w:rsidR="00AF0D43" w:rsidRDefault="006F071F" w:rsidP="000737EC">
      <w:pPr>
        <w:pStyle w:val="36"/>
        <w:framePr w:wrap="notBeside"/>
        <w:rPr>
          <w:rtl/>
        </w:rPr>
      </w:pPr>
      <w:r w:rsidRPr="00F40D4B">
        <w:rPr>
          <w:rtl/>
        </w:rPr>
        <w:t>רב:</w:t>
      </w:r>
    </w:p>
    <w:p w14:paraId="62197DB6" w14:textId="07BD5DD9" w:rsidR="006F071F" w:rsidRPr="00F40D4B" w:rsidRDefault="006F071F" w:rsidP="000737EC">
      <w:pPr>
        <w:spacing w:after="60"/>
        <w:rPr>
          <w:rtl/>
        </w:rPr>
      </w:pPr>
      <w:r w:rsidRPr="00F40D4B">
        <w:rPr>
          <w:rtl/>
        </w:rPr>
        <w:t xml:space="preserve">אפילו בעבד כנעני, </w:t>
      </w:r>
      <w:r w:rsidRPr="00AF0D43">
        <w:rPr>
          <w:rStyle w:val="affffc"/>
          <w:rtl/>
        </w:rPr>
        <w:t>נעשה כאומר ל</w:t>
      </w:r>
      <w:r w:rsidR="00AF0D43" w:rsidRPr="00AF0D43">
        <w:rPr>
          <w:rStyle w:val="affffc"/>
          <w:rFonts w:hint="cs"/>
          <w:rtl/>
        </w:rPr>
        <w:t>ו</w:t>
      </w:r>
      <w:r w:rsidRPr="00AF0D43">
        <w:rPr>
          <w:rStyle w:val="affffc"/>
          <w:rtl/>
        </w:rPr>
        <w:t>:</w:t>
      </w:r>
      <w:r w:rsidRPr="00F40D4B">
        <w:rPr>
          <w:rtl/>
        </w:rPr>
        <w:t xml:space="preserve"> הכישה במקל והיא תבא.</w:t>
      </w:r>
    </w:p>
    <w:p w14:paraId="6F0A117F" w14:textId="42384A53" w:rsidR="00AF0D43" w:rsidRDefault="006F071F" w:rsidP="000737EC">
      <w:pPr>
        <w:pStyle w:val="36"/>
        <w:framePr w:wrap="notBeside"/>
        <w:rPr>
          <w:rtl/>
        </w:rPr>
      </w:pPr>
      <w:r w:rsidRPr="00F40D4B">
        <w:rPr>
          <w:rFonts w:hint="cs"/>
          <w:rtl/>
        </w:rPr>
        <w:t>והך</w:t>
      </w:r>
    </w:p>
    <w:p w14:paraId="06F89759" w14:textId="4646ED7C" w:rsidR="006F071F" w:rsidRPr="00AF0D43" w:rsidRDefault="006F071F" w:rsidP="000737EC">
      <w:pPr>
        <w:rPr>
          <w:b/>
          <w:bCs/>
          <w:rtl/>
        </w:rPr>
      </w:pPr>
      <w:r w:rsidRPr="00F40D4B">
        <w:rPr>
          <w:rFonts w:hint="cs"/>
          <w:rtl/>
        </w:rPr>
        <w:t>ד</w:t>
      </w:r>
      <w:r w:rsidRPr="00F40D4B">
        <w:rPr>
          <w:rtl/>
        </w:rPr>
        <w:t xml:space="preserve">השואל פרה ושלחה לו ביד בנו, ביד שלוחו - חייב, </w:t>
      </w:r>
      <w:r w:rsidRPr="00AF0D43">
        <w:rPr>
          <w:b/>
          <w:bCs/>
          <w:rtl/>
        </w:rPr>
        <w:t>ביד עבדו - פטור.</w:t>
      </w:r>
    </w:p>
    <w:p w14:paraId="111268CE" w14:textId="77777777" w:rsidR="00AF0D43" w:rsidRDefault="006F071F" w:rsidP="000737EC">
      <w:pPr>
        <w:pStyle w:val="36"/>
        <w:framePr w:wrap="notBeside"/>
        <w:rPr>
          <w:rtl/>
        </w:rPr>
      </w:pPr>
      <w:r w:rsidRPr="00F40D4B">
        <w:rPr>
          <w:rtl/>
        </w:rPr>
        <w:t>לשמואל -</w:t>
      </w:r>
    </w:p>
    <w:p w14:paraId="09D2D7D9" w14:textId="7765C44B" w:rsidR="006F071F" w:rsidRPr="00F40D4B" w:rsidRDefault="006F071F" w:rsidP="000737EC">
      <w:pPr>
        <w:rPr>
          <w:rtl/>
        </w:rPr>
      </w:pPr>
      <w:r w:rsidRPr="00F40D4B">
        <w:rPr>
          <w:rtl/>
        </w:rPr>
        <w:t>מתניתין בעבד עברי, ברייתא - בעבד כנעני.</w:t>
      </w:r>
    </w:p>
    <w:p w14:paraId="03B7E6E0" w14:textId="7B2A4DE2" w:rsidR="00AF0D43" w:rsidRDefault="006F071F" w:rsidP="000737EC">
      <w:pPr>
        <w:pStyle w:val="36"/>
        <w:framePr w:wrap="notBeside"/>
        <w:rPr>
          <w:rtl/>
        </w:rPr>
      </w:pPr>
      <w:r w:rsidRPr="00F40D4B">
        <w:rPr>
          <w:rtl/>
        </w:rPr>
        <w:t>לרב:</w:t>
      </w:r>
      <w:r w:rsidR="00AF0D43">
        <w:rPr>
          <w:rFonts w:hint="cs"/>
          <w:rtl/>
        </w:rPr>
        <w:t xml:space="preserve"> א.</w:t>
      </w:r>
    </w:p>
    <w:p w14:paraId="78AF613E" w14:textId="1460B35F" w:rsidR="006F071F" w:rsidRPr="00F40D4B" w:rsidRDefault="006F071F" w:rsidP="000737EC">
      <w:pPr>
        <w:rPr>
          <w:rtl/>
        </w:rPr>
      </w:pPr>
      <w:r w:rsidRPr="00AF0D43">
        <w:rPr>
          <w:rStyle w:val="affffc"/>
          <w:rtl/>
        </w:rPr>
        <w:t>לא תימא</w:t>
      </w:r>
      <w:r w:rsidRPr="00F40D4B">
        <w:rPr>
          <w:rtl/>
        </w:rPr>
        <w:t xml:space="preserve"> </w:t>
      </w:r>
      <w:r w:rsidRPr="00AF0D43">
        <w:rPr>
          <w:b/>
          <w:bCs/>
          <w:rtl/>
        </w:rPr>
        <w:t>נעשה</w:t>
      </w:r>
      <w:r w:rsidRPr="00F40D4B">
        <w:rPr>
          <w:rtl/>
        </w:rPr>
        <w:t xml:space="preserve"> כא"ל, </w:t>
      </w:r>
      <w:r w:rsidRPr="00AF0D43">
        <w:rPr>
          <w:rStyle w:val="affffc"/>
          <w:rtl/>
        </w:rPr>
        <w:t>אלא אימא:</w:t>
      </w:r>
      <w:r w:rsidRPr="00F40D4B">
        <w:rPr>
          <w:rtl/>
        </w:rPr>
        <w:t xml:space="preserve"> </w:t>
      </w:r>
      <w:r w:rsidRPr="00AF0D43">
        <w:rPr>
          <w:b/>
          <w:bCs/>
          <w:rtl/>
        </w:rPr>
        <w:t>בא"ל:</w:t>
      </w:r>
      <w:r w:rsidRPr="00F40D4B">
        <w:rPr>
          <w:rtl/>
        </w:rPr>
        <w:t xml:space="preserve"> הכישה במקל והיא תבא.</w:t>
      </w:r>
    </w:p>
    <w:p w14:paraId="0284BA2A" w14:textId="5159E09E" w:rsidR="00AF0D43" w:rsidRDefault="00AF0D43" w:rsidP="000737EC">
      <w:pPr>
        <w:pStyle w:val="36"/>
        <w:framePr w:wrap="notBeside"/>
        <w:rPr>
          <w:rtl/>
        </w:rPr>
      </w:pPr>
      <w:r>
        <w:rPr>
          <w:rFonts w:hint="cs"/>
          <w:rtl/>
        </w:rPr>
        <w:t xml:space="preserve">ב. </w:t>
      </w:r>
      <w:r w:rsidR="006F071F" w:rsidRPr="00F40D4B">
        <w:rPr>
          <w:rFonts w:hint="cs"/>
          <w:rtl/>
        </w:rPr>
        <w:t>ר''נ מ</w:t>
      </w:r>
      <w:r w:rsidR="006F071F" w:rsidRPr="00F40D4B">
        <w:rPr>
          <w:rtl/>
        </w:rPr>
        <w:t>רב:</w:t>
      </w:r>
    </w:p>
    <w:p w14:paraId="7B327750" w14:textId="12F24D8C" w:rsidR="006F071F" w:rsidRPr="00F40D4B" w:rsidRDefault="006F071F" w:rsidP="000737EC">
      <w:pPr>
        <w:rPr>
          <w:rtl/>
        </w:rPr>
      </w:pPr>
      <w:r w:rsidRPr="00F40D4B">
        <w:rPr>
          <w:rtl/>
        </w:rPr>
        <w:t>כיון שיצאת מרשות משאיל ומתה - חייב.</w:t>
      </w:r>
    </w:p>
    <w:p w14:paraId="6752535B" w14:textId="20E6A61F" w:rsidR="00AF0D43" w:rsidRDefault="006F071F" w:rsidP="000737EC">
      <w:pPr>
        <w:pStyle w:val="36"/>
        <w:framePr w:wrap="notBeside"/>
        <w:rPr>
          <w:rtl/>
        </w:rPr>
      </w:pPr>
      <w:r w:rsidRPr="00F40D4B">
        <w:rPr>
          <w:rtl/>
        </w:rPr>
        <w:t>דאיתמר</w:t>
      </w:r>
    </w:p>
    <w:p w14:paraId="5A183890" w14:textId="3EABB57D" w:rsidR="006F071F" w:rsidRPr="00F40D4B" w:rsidRDefault="006F071F" w:rsidP="000737EC">
      <w:pPr>
        <w:rPr>
          <w:rtl/>
        </w:rPr>
      </w:pPr>
      <w:r w:rsidRPr="00F40D4B">
        <w:rPr>
          <w:rtl/>
        </w:rPr>
        <w:t xml:space="preserve">השאילני פרתך. </w:t>
      </w:r>
      <w:r w:rsidRPr="00AF0D43">
        <w:rPr>
          <w:rStyle w:val="affffc"/>
          <w:rtl/>
        </w:rPr>
        <w:t>וא</w:t>
      </w:r>
      <w:r w:rsidRPr="00AF0D43">
        <w:rPr>
          <w:rStyle w:val="affffc"/>
          <w:rFonts w:hint="cs"/>
          <w:rtl/>
        </w:rPr>
        <w:t>"ל</w:t>
      </w:r>
      <w:r w:rsidRPr="00F40D4B">
        <w:rPr>
          <w:rFonts w:hint="cs"/>
          <w:rtl/>
        </w:rPr>
        <w:t xml:space="preserve"> </w:t>
      </w:r>
      <w:r w:rsidRPr="00F40D4B">
        <w:rPr>
          <w:rtl/>
        </w:rPr>
        <w:t>ביד מי?</w:t>
      </w:r>
      <w:r w:rsidRPr="00F40D4B">
        <w:rPr>
          <w:rFonts w:hint="cs"/>
          <w:rtl/>
        </w:rPr>
        <w:t xml:space="preserve"> </w:t>
      </w:r>
      <w:r w:rsidRPr="00AF0D43">
        <w:rPr>
          <w:rStyle w:val="affffc"/>
          <w:rtl/>
        </w:rPr>
        <w:t>וא</w:t>
      </w:r>
      <w:r w:rsidRPr="00AF0D43">
        <w:rPr>
          <w:rStyle w:val="affffc"/>
          <w:rFonts w:hint="cs"/>
          <w:rtl/>
        </w:rPr>
        <w:t xml:space="preserve">"ל </w:t>
      </w:r>
      <w:r w:rsidRPr="00F40D4B">
        <w:rPr>
          <w:rtl/>
        </w:rPr>
        <w:t>הכישה במקל ותבא</w:t>
      </w:r>
      <w:r w:rsidRPr="00F40D4B">
        <w:rPr>
          <w:rFonts w:hint="cs"/>
          <w:rtl/>
        </w:rPr>
        <w:t xml:space="preserve"> כיון שיצאה מרשות משאיל ומתה חייב</w:t>
      </w:r>
      <w:r w:rsidR="00AF0D43">
        <w:rPr>
          <w:rFonts w:hint="cs"/>
          <w:rtl/>
        </w:rPr>
        <w:t>.</w:t>
      </w:r>
    </w:p>
    <w:p w14:paraId="1F2BFC70" w14:textId="790BAFA4" w:rsidR="00AF0D43" w:rsidRDefault="00D076D4" w:rsidP="000737EC">
      <w:pPr>
        <w:pStyle w:val="36"/>
        <w:framePr w:wrap="notBeside"/>
        <w:rPr>
          <w:rtl/>
        </w:rPr>
      </w:pPr>
      <w:r>
        <w:rPr>
          <w:rFonts w:hint="cs"/>
          <w:rtl/>
        </w:rPr>
        <w:t>ר''א דחה הראייה</w:t>
      </w:r>
    </w:p>
    <w:p w14:paraId="6E3ED9EE" w14:textId="2FC21898" w:rsidR="006F071F" w:rsidRPr="00F40D4B" w:rsidRDefault="00D076D4" w:rsidP="000737EC">
      <w:pPr>
        <w:rPr>
          <w:rtl/>
        </w:rPr>
      </w:pPr>
      <w:r w:rsidRPr="00D076D4">
        <w:rPr>
          <w:rStyle w:val="affffc"/>
          <w:rFonts w:hint="cs"/>
          <w:rtl/>
        </w:rPr>
        <w:t>ד</w:t>
      </w:r>
      <w:r w:rsidR="006F071F" w:rsidRPr="00D076D4">
        <w:rPr>
          <w:rStyle w:val="affffc"/>
          <w:rFonts w:hint="cs"/>
          <w:rtl/>
        </w:rPr>
        <w:t xml:space="preserve">הב'ע </w:t>
      </w:r>
      <w:r w:rsidR="006F071F" w:rsidRPr="00F40D4B">
        <w:rPr>
          <w:rtl/>
        </w:rPr>
        <w:t xml:space="preserve">כגון שהיתה חצרו של שואל לפנים מחצרו של משאיל, </w:t>
      </w:r>
      <w:r w:rsidR="006F071F" w:rsidRPr="00F40D4B">
        <w:rPr>
          <w:rFonts w:hint="cs"/>
          <w:rtl/>
        </w:rPr>
        <w:t xml:space="preserve">וכשמשלחה </w:t>
      </w:r>
      <w:r w:rsidR="006F071F" w:rsidRPr="00F40D4B">
        <w:rPr>
          <w:rtl/>
        </w:rPr>
        <w:t>ודאי ל</w:t>
      </w:r>
      <w:r w:rsidR="006F071F" w:rsidRPr="00F40D4B">
        <w:rPr>
          <w:rFonts w:hint="cs"/>
          <w:rtl/>
        </w:rPr>
        <w:t>שם</w:t>
      </w:r>
      <w:r w:rsidR="006F071F" w:rsidRPr="00F40D4B">
        <w:rPr>
          <w:rtl/>
        </w:rPr>
        <w:t xml:space="preserve"> </w:t>
      </w:r>
      <w:r w:rsidR="006F071F" w:rsidRPr="00F40D4B">
        <w:rPr>
          <w:rFonts w:hint="cs"/>
          <w:rtl/>
        </w:rPr>
        <w:t>הולכת</w:t>
      </w:r>
      <w:r>
        <w:rPr>
          <w:rFonts w:hint="cs"/>
          <w:rtl/>
        </w:rPr>
        <w:t>,</w:t>
      </w:r>
      <w:r w:rsidR="006F071F" w:rsidRPr="00F40D4B">
        <w:rPr>
          <w:rFonts w:hint="cs"/>
          <w:rtl/>
        </w:rPr>
        <w:t xml:space="preserve"> והחידוש הוא </w:t>
      </w:r>
      <w:r w:rsidR="00AF0D43">
        <w:rPr>
          <w:rFonts w:hint="cs"/>
          <w:rtl/>
        </w:rPr>
        <w:t xml:space="preserve">שהולכת </w:t>
      </w:r>
      <w:r w:rsidR="006F071F" w:rsidRPr="00F40D4B">
        <w:rPr>
          <w:rFonts w:hint="cs"/>
          <w:rtl/>
        </w:rPr>
        <w:t xml:space="preserve">אפי' שיש זויות וקוצים </w:t>
      </w:r>
      <w:r w:rsidRPr="00D076D4">
        <w:rPr>
          <w:rStyle w:val="afffff2"/>
          <w:rFonts w:hint="cs"/>
          <w:rtl/>
        </w:rPr>
        <w:t>ברהר שביניהם</w:t>
      </w:r>
      <w:r>
        <w:rPr>
          <w:rFonts w:hint="cs"/>
          <w:rtl/>
        </w:rPr>
        <w:t xml:space="preserve"> </w:t>
      </w:r>
      <w:r w:rsidR="006F071F" w:rsidRPr="00F40D4B">
        <w:rPr>
          <w:rFonts w:hint="cs"/>
          <w:rtl/>
        </w:rPr>
        <w:t>שסומך דעתו שתלך</w:t>
      </w:r>
    </w:p>
    <w:p w14:paraId="4E76CC05" w14:textId="753A05FC" w:rsidR="00A6533C" w:rsidRPr="00F40D4B" w:rsidRDefault="00D076D4" w:rsidP="000737EC">
      <w:pPr>
        <w:pStyle w:val="affff9"/>
        <w:rPr>
          <w:rtl/>
        </w:rPr>
      </w:pPr>
      <w:r>
        <w:rPr>
          <w:rFonts w:hint="cs"/>
          <w:rtl/>
        </w:rPr>
        <w:t>מחלוקת ר''ה ור''א שואל מאימתי קנאו להתחייב</w:t>
      </w:r>
      <w:r w:rsidR="001A39D9">
        <w:rPr>
          <w:rFonts w:hint="cs"/>
          <w:rtl/>
        </w:rPr>
        <w:t xml:space="preserve"> ולחזור בו</w:t>
      </w:r>
    </w:p>
    <w:p w14:paraId="64C63570" w14:textId="43DEB745" w:rsidR="00D076D4" w:rsidRDefault="00D076D4" w:rsidP="000737EC">
      <w:pPr>
        <w:pStyle w:val="36"/>
        <w:framePr w:wrap="notBeside"/>
        <w:rPr>
          <w:rtl/>
        </w:rPr>
      </w:pPr>
      <w:r>
        <w:rPr>
          <w:rFonts w:hint="cs"/>
          <w:rtl/>
        </w:rPr>
        <w:t>ר</w:t>
      </w:r>
      <w:r w:rsidR="006F071F" w:rsidRPr="00F40D4B">
        <w:rPr>
          <w:rtl/>
        </w:rPr>
        <w:t>ב הונא:</w:t>
      </w:r>
    </w:p>
    <w:p w14:paraId="101F1FC8" w14:textId="60C09039" w:rsidR="006F071F" w:rsidRPr="00D076D4" w:rsidRDefault="006F071F" w:rsidP="000737EC">
      <w:pPr>
        <w:rPr>
          <w:rtl/>
        </w:rPr>
      </w:pPr>
      <w:r w:rsidRPr="00D076D4">
        <w:rPr>
          <w:rtl/>
        </w:rPr>
        <w:t>השואל קרדום מחבירו, בקע בו קנאו.</w:t>
      </w:r>
      <w:r w:rsidRPr="00D076D4">
        <w:rPr>
          <w:rFonts w:hint="cs"/>
          <w:rtl/>
        </w:rPr>
        <w:t xml:space="preserve"> </w:t>
      </w:r>
      <w:r w:rsidRPr="00D076D4">
        <w:rPr>
          <w:rtl/>
        </w:rPr>
        <w:t>לא בקע בו לא קנאו.</w:t>
      </w:r>
    </w:p>
    <w:p w14:paraId="55231680" w14:textId="2EC49D48" w:rsidR="00D076D4" w:rsidRDefault="006F071F" w:rsidP="000737EC">
      <w:pPr>
        <w:rPr>
          <w:rtl/>
        </w:rPr>
      </w:pPr>
      <w:r w:rsidRPr="00D076D4">
        <w:rPr>
          <w:rStyle w:val="affffc"/>
          <w:rFonts w:hint="cs"/>
          <w:rtl/>
        </w:rPr>
        <w:lastRenderedPageBreak/>
        <w:t>נפק''מ</w:t>
      </w:r>
      <w:r w:rsidR="00D076D4">
        <w:rPr>
          <w:rStyle w:val="affffc"/>
          <w:rFonts w:hint="cs"/>
          <w:rtl/>
        </w:rPr>
        <w:t>:</w:t>
      </w:r>
      <w:r w:rsidRPr="00F40D4B">
        <w:rPr>
          <w:rFonts w:hint="cs"/>
          <w:rtl/>
        </w:rPr>
        <w:t xml:space="preserve"> </w:t>
      </w:r>
      <w:r w:rsidR="00D076D4">
        <w:rPr>
          <w:rFonts w:hint="cs"/>
          <w:rtl/>
        </w:rPr>
        <w:t xml:space="preserve">אם רוצה המשאיל לחזור בו </w:t>
      </w:r>
    </w:p>
    <w:p w14:paraId="5A35B4F6" w14:textId="278F4F91" w:rsidR="00D076D4" w:rsidRDefault="006F071F" w:rsidP="000737EC">
      <w:pPr>
        <w:pStyle w:val="36"/>
        <w:framePr w:wrap="notBeside"/>
        <w:rPr>
          <w:rtl/>
        </w:rPr>
      </w:pPr>
      <w:r w:rsidRPr="00F40D4B">
        <w:rPr>
          <w:rtl/>
        </w:rPr>
        <w:t>פליגא דר</w:t>
      </w:r>
      <w:r w:rsidRPr="00F40D4B">
        <w:rPr>
          <w:rFonts w:hint="cs"/>
          <w:rtl/>
        </w:rPr>
        <w:t>"א</w:t>
      </w:r>
      <w:r w:rsidRPr="00F40D4B">
        <w:rPr>
          <w:rtl/>
        </w:rPr>
        <w:t>:</w:t>
      </w:r>
    </w:p>
    <w:p w14:paraId="0B65FA4D" w14:textId="7DFD44C2" w:rsidR="00A6533C" w:rsidRPr="00F40D4B" w:rsidRDefault="006F071F" w:rsidP="000737EC">
      <w:pPr>
        <w:rPr>
          <w:rtl/>
        </w:rPr>
      </w:pPr>
      <w:r w:rsidRPr="00F40D4B">
        <w:rPr>
          <w:rFonts w:hint="cs"/>
          <w:rtl/>
        </w:rPr>
        <w:t>ד</w:t>
      </w:r>
      <w:r w:rsidRPr="00F40D4B">
        <w:rPr>
          <w:rtl/>
        </w:rPr>
        <w:t>המשאיל קרדום של הקדש מעל לפי טובת הנאה שבו, וחבירו מותר לבקע בו לכתחילה.</w:t>
      </w:r>
      <w:r w:rsidR="00D076D4">
        <w:rPr>
          <w:rFonts w:hint="cs"/>
          <w:rtl/>
        </w:rPr>
        <w:t xml:space="preserve"> </w:t>
      </w:r>
      <w:r w:rsidR="00D076D4" w:rsidRPr="00D076D4">
        <w:rPr>
          <w:rFonts w:hint="cs"/>
          <w:b/>
          <w:bCs/>
          <w:rtl/>
        </w:rPr>
        <w:t>מוכח</w:t>
      </w:r>
      <w:r w:rsidR="00D076D4">
        <w:rPr>
          <w:rFonts w:hint="cs"/>
          <w:rtl/>
        </w:rPr>
        <w:t xml:space="preserve"> ש</w:t>
      </w:r>
      <w:r w:rsidRPr="00F40D4B">
        <w:rPr>
          <w:rFonts w:hint="cs"/>
          <w:rtl/>
        </w:rPr>
        <w:t>כבר קנאו דאל''ה יחזיר ולא ימעלו וכו'</w:t>
      </w:r>
    </w:p>
    <w:p w14:paraId="11C30062" w14:textId="77777777" w:rsidR="001A39D9" w:rsidRDefault="001A39D9" w:rsidP="001A39D9">
      <w:pPr>
        <w:pStyle w:val="36"/>
        <w:framePr w:wrap="notBeside"/>
        <w:rPr>
          <w:rtl/>
        </w:rPr>
      </w:pPr>
      <w:r>
        <w:rPr>
          <w:rFonts w:hint="cs"/>
          <w:rtl/>
        </w:rPr>
        <w:t>ופליגא דר''א:</w:t>
      </w:r>
    </w:p>
    <w:p w14:paraId="3AD414B5" w14:textId="57105EB1" w:rsidR="006F071F" w:rsidRPr="00F40D4B" w:rsidRDefault="006F071F" w:rsidP="000737EC">
      <w:pPr>
        <w:rPr>
          <w:rtl/>
        </w:rPr>
      </w:pPr>
      <w:r w:rsidRPr="00F40D4B">
        <w:rPr>
          <w:rtl/>
        </w:rPr>
        <w:t>כדרך שתקנו משיכה בלקוחות - כך תקנו משיכה בשומרים.</w:t>
      </w:r>
    </w:p>
    <w:p w14:paraId="021225A1" w14:textId="2520137B" w:rsidR="00D076D4" w:rsidRDefault="006F071F" w:rsidP="000737EC">
      <w:pPr>
        <w:pStyle w:val="36"/>
        <w:framePr w:wrap="notBeside"/>
        <w:rPr>
          <w:rtl/>
        </w:rPr>
      </w:pPr>
      <w:r w:rsidRPr="00F40D4B">
        <w:rPr>
          <w:rFonts w:hint="cs"/>
          <w:rtl/>
        </w:rPr>
        <w:t>ותנ''ה:</w:t>
      </w:r>
    </w:p>
    <w:p w14:paraId="4B477977" w14:textId="77777777" w:rsidR="00D076D4" w:rsidRDefault="006F071F" w:rsidP="000737EC">
      <w:pPr>
        <w:rPr>
          <w:rtl/>
        </w:rPr>
      </w:pPr>
      <w:r w:rsidRPr="00F40D4B">
        <w:rPr>
          <w:rtl/>
        </w:rPr>
        <w:t xml:space="preserve">וכשם שקרקע נקנית בכסף ובשטר ובחזקה </w:t>
      </w:r>
    </w:p>
    <w:p w14:paraId="1654287D" w14:textId="1DA12CFC" w:rsidR="006F071F" w:rsidRPr="00F40D4B" w:rsidRDefault="006F071F" w:rsidP="000737EC">
      <w:pPr>
        <w:rPr>
          <w:rtl/>
        </w:rPr>
      </w:pPr>
      <w:r w:rsidRPr="00F40D4B">
        <w:rPr>
          <w:rtl/>
        </w:rPr>
        <w:t>- כך שכירות</w:t>
      </w:r>
      <w:r w:rsidRPr="00F40D4B">
        <w:rPr>
          <w:rFonts w:hint="cs"/>
          <w:rtl/>
        </w:rPr>
        <w:t xml:space="preserve"> [קרקע]</w:t>
      </w:r>
      <w:r w:rsidR="00D076D4">
        <w:rPr>
          <w:rFonts w:hint="cs"/>
          <w:rtl/>
        </w:rPr>
        <w:t xml:space="preserve"> </w:t>
      </w:r>
      <w:r w:rsidRPr="00F40D4B">
        <w:rPr>
          <w:rtl/>
        </w:rPr>
        <w:t>נקנה בכסף ובשטר ובחזקה.</w:t>
      </w:r>
    </w:p>
    <w:p w14:paraId="41E7D6DD" w14:textId="77777777" w:rsidR="00A6533C" w:rsidRPr="00F40D4B" w:rsidRDefault="00A6533C" w:rsidP="000737EC">
      <w:pPr>
        <w:pStyle w:val="aff9"/>
        <w:rPr>
          <w:rtl/>
        </w:rPr>
      </w:pPr>
      <w:r w:rsidRPr="00F40D4B">
        <w:rPr>
          <w:rtl/>
        </w:rPr>
        <w:t>***</w:t>
      </w:r>
    </w:p>
    <w:p w14:paraId="0D0F53FF" w14:textId="77777777" w:rsidR="00A6533C" w:rsidRPr="00F40D4B" w:rsidRDefault="006F071F" w:rsidP="000737EC">
      <w:pPr>
        <w:pStyle w:val="affe"/>
        <w:framePr w:wrap="around"/>
        <w:rPr>
          <w:rtl/>
        </w:rPr>
      </w:pPr>
      <w:r w:rsidRPr="00F40D4B">
        <w:rPr>
          <w:rtl/>
        </w:rPr>
        <w:t>צט:</w:t>
      </w:r>
    </w:p>
    <w:p w14:paraId="0601A39C" w14:textId="77777777" w:rsidR="00D076D4" w:rsidRDefault="006F071F" w:rsidP="000737EC">
      <w:pPr>
        <w:pStyle w:val="36"/>
        <w:framePr w:wrap="notBeside"/>
        <w:rPr>
          <w:rtl/>
        </w:rPr>
      </w:pPr>
      <w:r w:rsidRPr="00F40D4B">
        <w:rPr>
          <w:rtl/>
        </w:rPr>
        <w:t>שמואל:</w:t>
      </w:r>
    </w:p>
    <w:p w14:paraId="02F94CAF" w14:textId="4E1EB460" w:rsidR="00A6533C" w:rsidRPr="00F40D4B" w:rsidRDefault="006F071F" w:rsidP="000737EC">
      <w:pPr>
        <w:rPr>
          <w:rtl/>
        </w:rPr>
      </w:pPr>
      <w:r w:rsidRPr="00F40D4B">
        <w:rPr>
          <w:rFonts w:hint="cs"/>
          <w:rtl/>
        </w:rPr>
        <w:t xml:space="preserve">שגזל </w:t>
      </w:r>
      <w:r w:rsidR="00D076D4" w:rsidRPr="00D076D4">
        <w:rPr>
          <w:rStyle w:val="afffff2"/>
          <w:rFonts w:hint="cs"/>
          <w:rtl/>
        </w:rPr>
        <w:t>נ</w:t>
      </w:r>
      <w:r w:rsidR="00D076D4">
        <w:rPr>
          <w:rStyle w:val="afffff2"/>
          <w:rFonts w:hint="cs"/>
          <w:rtl/>
        </w:rPr>
        <w:t>'</w:t>
      </w:r>
      <w:r w:rsidR="00D076D4">
        <w:rPr>
          <w:rFonts w:hint="cs"/>
          <w:rtl/>
        </w:rPr>
        <w:t xml:space="preserve"> </w:t>
      </w:r>
      <w:r w:rsidRPr="00F40D4B">
        <w:rPr>
          <w:rFonts w:hint="cs"/>
          <w:rtl/>
        </w:rPr>
        <w:t>תמרים הדבוקים ונמכר כל אחד בזוז וביחד במ''ט זוז</w:t>
      </w:r>
    </w:p>
    <w:p w14:paraId="68F6C924" w14:textId="747C5C8A" w:rsidR="00D076D4" w:rsidRDefault="006F071F" w:rsidP="001A39D9">
      <w:pPr>
        <w:rPr>
          <w:rtl/>
        </w:rPr>
      </w:pPr>
      <w:r w:rsidRPr="001A39D9">
        <w:rPr>
          <w:b/>
          <w:bCs/>
          <w:rtl/>
        </w:rPr>
        <w:t>להדיוט</w:t>
      </w:r>
      <w:r w:rsidRPr="00F40D4B">
        <w:rPr>
          <w:rtl/>
        </w:rPr>
        <w:t xml:space="preserve"> - משלם </w:t>
      </w:r>
      <w:r w:rsidRPr="00F40D4B">
        <w:rPr>
          <w:rFonts w:hint="cs"/>
          <w:rtl/>
        </w:rPr>
        <w:t>מ''ט</w:t>
      </w:r>
      <w:r w:rsidRPr="00F40D4B">
        <w:rPr>
          <w:rtl/>
        </w:rPr>
        <w:t>,</w:t>
      </w:r>
      <w:r w:rsidR="001A39D9">
        <w:rPr>
          <w:rFonts w:hint="cs"/>
          <w:rtl/>
        </w:rPr>
        <w:t xml:space="preserve"> </w:t>
      </w:r>
      <w:r w:rsidR="001A39D9">
        <w:rPr>
          <w:rtl/>
        </w:rPr>
        <w:tab/>
      </w:r>
      <w:r w:rsidR="001A39D9">
        <w:rPr>
          <w:rtl/>
        </w:rPr>
        <w:tab/>
      </w:r>
      <w:r w:rsidRPr="001A39D9">
        <w:rPr>
          <w:b/>
          <w:bCs/>
          <w:rtl/>
        </w:rPr>
        <w:t>להקדש -</w:t>
      </w:r>
      <w:r w:rsidRPr="00F40D4B">
        <w:rPr>
          <w:rtl/>
        </w:rPr>
        <w:t xml:space="preserve"> משלם </w:t>
      </w:r>
      <w:r w:rsidRPr="00F40D4B">
        <w:rPr>
          <w:rFonts w:hint="cs"/>
          <w:rtl/>
        </w:rPr>
        <w:t>נ' וחומש</w:t>
      </w:r>
      <w:r w:rsidR="00D076D4">
        <w:rPr>
          <w:rFonts w:hint="cs"/>
          <w:rtl/>
        </w:rPr>
        <w:t>,</w:t>
      </w:r>
      <w:r w:rsidRPr="00F40D4B">
        <w:rPr>
          <w:rFonts w:hint="cs"/>
          <w:rtl/>
        </w:rPr>
        <w:t xml:space="preserve"> </w:t>
      </w:r>
    </w:p>
    <w:p w14:paraId="46C4F2B4" w14:textId="3303CBE7" w:rsidR="006F071F" w:rsidRPr="00F40D4B" w:rsidRDefault="006F071F" w:rsidP="001A39D9">
      <w:pPr>
        <w:rPr>
          <w:rtl/>
        </w:rPr>
      </w:pPr>
      <w:r w:rsidRPr="001A39D9">
        <w:rPr>
          <w:rFonts w:hint="cs"/>
          <w:b/>
          <w:bCs/>
          <w:rtl/>
        </w:rPr>
        <w:t>במזיק</w:t>
      </w:r>
      <w:r w:rsidRPr="00F40D4B">
        <w:rPr>
          <w:rFonts w:hint="cs"/>
          <w:rtl/>
        </w:rPr>
        <w:t xml:space="preserve"> לא משלם חומש </w:t>
      </w:r>
      <w:r w:rsidR="001A39D9">
        <w:rPr>
          <w:rFonts w:hint="cs"/>
          <w:rtl/>
        </w:rPr>
        <w:t>'</w:t>
      </w:r>
      <w:r w:rsidRPr="00D076D4">
        <w:rPr>
          <w:rStyle w:val="affff8"/>
          <w:rFonts w:hint="cs"/>
          <w:rtl/>
        </w:rPr>
        <w:t>ואיש כי יאכל קדש</w:t>
      </w:r>
      <w:r w:rsidR="001A39D9">
        <w:rPr>
          <w:rFonts w:hint="cs"/>
          <w:rtl/>
        </w:rPr>
        <w:t>'</w:t>
      </w:r>
      <w:r w:rsidRPr="00F40D4B">
        <w:rPr>
          <w:rFonts w:hint="cs"/>
          <w:rtl/>
        </w:rPr>
        <w:t xml:space="preserve"> פרט למזיק</w:t>
      </w:r>
      <w:r w:rsidRPr="00F40D4B">
        <w:rPr>
          <w:rtl/>
        </w:rPr>
        <w:t>.</w:t>
      </w:r>
    </w:p>
    <w:p w14:paraId="42F6A84F" w14:textId="77777777" w:rsidR="00D076D4" w:rsidRDefault="006F071F" w:rsidP="000737EC">
      <w:pPr>
        <w:pStyle w:val="36"/>
        <w:framePr w:wrap="notBeside"/>
        <w:rPr>
          <w:rtl/>
        </w:rPr>
      </w:pPr>
      <w:r w:rsidRPr="00F40D4B">
        <w:rPr>
          <w:rtl/>
        </w:rPr>
        <w:t xml:space="preserve">מתקיף </w:t>
      </w:r>
      <w:r w:rsidRPr="00F40D4B">
        <w:rPr>
          <w:rFonts w:hint="cs"/>
          <w:rtl/>
        </w:rPr>
        <w:t>רבב''א</w:t>
      </w:r>
      <w:r w:rsidRPr="00F40D4B">
        <w:rPr>
          <w:rtl/>
        </w:rPr>
        <w:t>:</w:t>
      </w:r>
    </w:p>
    <w:p w14:paraId="6FDE12CB" w14:textId="448FD7E9" w:rsidR="00A6533C" w:rsidRPr="00F40D4B" w:rsidRDefault="006F071F" w:rsidP="000737EC">
      <w:pPr>
        <w:rPr>
          <w:rtl/>
        </w:rPr>
      </w:pPr>
      <w:r w:rsidRPr="00F40D4B">
        <w:rPr>
          <w:rtl/>
        </w:rPr>
        <w:t xml:space="preserve">להדיוט אמאי משלם </w:t>
      </w:r>
      <w:r w:rsidRPr="00F40D4B">
        <w:rPr>
          <w:rFonts w:hint="cs"/>
          <w:rtl/>
        </w:rPr>
        <w:t>מ''ט</w:t>
      </w:r>
      <w:r w:rsidR="00D076D4">
        <w:rPr>
          <w:rFonts w:hint="cs"/>
          <w:rtl/>
        </w:rPr>
        <w:t>,</w:t>
      </w:r>
      <w:r w:rsidRPr="00F40D4B">
        <w:rPr>
          <w:rtl/>
        </w:rPr>
        <w:t xml:space="preserve"> </w:t>
      </w:r>
      <w:r w:rsidRPr="00F40D4B">
        <w:rPr>
          <w:rFonts w:hint="cs"/>
          <w:rtl/>
        </w:rPr>
        <w:t>שיאמר שהוא מוכרם אחד אחד</w:t>
      </w:r>
    </w:p>
    <w:p w14:paraId="0CB6AC5C" w14:textId="3E338622" w:rsidR="00D076D4" w:rsidRDefault="00D076D4" w:rsidP="000737EC">
      <w:pPr>
        <w:pStyle w:val="36"/>
        <w:framePr w:wrap="notBeside"/>
        <w:rPr>
          <w:rtl/>
        </w:rPr>
      </w:pPr>
      <w:r>
        <w:rPr>
          <w:rFonts w:hint="cs"/>
          <w:rtl/>
        </w:rPr>
        <w:t xml:space="preserve">תירץ </w:t>
      </w:r>
      <w:r w:rsidR="006F071F" w:rsidRPr="00F40D4B">
        <w:rPr>
          <w:rFonts w:hint="cs"/>
          <w:rtl/>
        </w:rPr>
        <w:t>רהבדר''י</w:t>
      </w:r>
      <w:r w:rsidR="006F071F" w:rsidRPr="00F40D4B">
        <w:rPr>
          <w:rtl/>
        </w:rPr>
        <w:t>:</w:t>
      </w:r>
    </w:p>
    <w:p w14:paraId="669B9892" w14:textId="2591FEB6" w:rsidR="006F071F" w:rsidRPr="00F40D4B" w:rsidRDefault="006F071F" w:rsidP="000737EC">
      <w:pPr>
        <w:spacing w:after="60"/>
        <w:rPr>
          <w:rtl/>
        </w:rPr>
      </w:pPr>
      <w:r w:rsidRPr="00F40D4B">
        <w:rPr>
          <w:rtl/>
        </w:rPr>
        <w:t>שמין בית סאה באותה שדה תנן.</w:t>
      </w:r>
    </w:p>
    <w:p w14:paraId="0989353E" w14:textId="77777777" w:rsidR="00D076D4" w:rsidRDefault="006F071F" w:rsidP="000737EC">
      <w:pPr>
        <w:pStyle w:val="36"/>
        <w:framePr w:wrap="notBeside"/>
        <w:rPr>
          <w:rtl/>
        </w:rPr>
      </w:pPr>
      <w:r w:rsidRPr="00F40D4B">
        <w:rPr>
          <w:rtl/>
        </w:rPr>
        <w:t xml:space="preserve">למימרא </w:t>
      </w:r>
      <w:r w:rsidR="00D076D4">
        <w:rPr>
          <w:rFonts w:hint="cs"/>
          <w:rtl/>
        </w:rPr>
        <w:t>דשמואל</w:t>
      </w:r>
    </w:p>
    <w:p w14:paraId="73BFC012" w14:textId="591BAE49" w:rsidR="00A6533C" w:rsidRPr="00F40D4B" w:rsidRDefault="006F071F" w:rsidP="000737EC">
      <w:pPr>
        <w:rPr>
          <w:rtl/>
        </w:rPr>
      </w:pPr>
      <w:r w:rsidRPr="00F40D4B">
        <w:rPr>
          <w:rtl/>
        </w:rPr>
        <w:t>דין הדיוט לאו כדין גבוה?</w:t>
      </w:r>
    </w:p>
    <w:p w14:paraId="23AC5507" w14:textId="77777777" w:rsidR="00D076D4" w:rsidRDefault="006F071F" w:rsidP="000737EC">
      <w:pPr>
        <w:pStyle w:val="36"/>
        <w:framePr w:wrap="notBeside"/>
        <w:rPr>
          <w:rtl/>
        </w:rPr>
      </w:pPr>
      <w:r w:rsidRPr="00F40D4B">
        <w:rPr>
          <w:rtl/>
        </w:rPr>
        <w:t>והתנן:</w:t>
      </w:r>
    </w:p>
    <w:p w14:paraId="1BF59118" w14:textId="77777777" w:rsidR="00D076D4" w:rsidRDefault="006F071F" w:rsidP="000737EC">
      <w:pPr>
        <w:rPr>
          <w:rtl/>
        </w:rPr>
      </w:pPr>
      <w:r w:rsidRPr="00F40D4B">
        <w:rPr>
          <w:rtl/>
        </w:rPr>
        <w:t xml:space="preserve">נטל אבן או קורה מהקדש - לא מעל, </w:t>
      </w:r>
    </w:p>
    <w:p w14:paraId="77DB5B9C" w14:textId="180BE8FB" w:rsidR="006F071F" w:rsidRPr="00F40D4B" w:rsidRDefault="006F071F" w:rsidP="000737EC">
      <w:pPr>
        <w:rPr>
          <w:rtl/>
        </w:rPr>
      </w:pPr>
      <w:r w:rsidRPr="00F40D4B">
        <w:rPr>
          <w:rtl/>
        </w:rPr>
        <w:t>נתנה לחבירו - הוא מעל וחבירו לא מעל.</w:t>
      </w:r>
    </w:p>
    <w:p w14:paraId="35567891" w14:textId="77777777" w:rsidR="006F071F" w:rsidRPr="00F40D4B" w:rsidRDefault="006F071F" w:rsidP="000737EC">
      <w:pPr>
        <w:rPr>
          <w:rtl/>
        </w:rPr>
      </w:pPr>
      <w:r w:rsidRPr="00F40D4B">
        <w:rPr>
          <w:rtl/>
        </w:rPr>
        <w:t>בנאה בתוך ביתו - לא מעל עד שידור תחתיה בשוה פרוטה.</w:t>
      </w:r>
    </w:p>
    <w:p w14:paraId="13366103" w14:textId="77777777" w:rsidR="00D076D4" w:rsidRDefault="00D076D4" w:rsidP="000737EC">
      <w:pPr>
        <w:pStyle w:val="36"/>
        <w:framePr w:wrap="notBeside"/>
        <w:rPr>
          <w:rtl/>
        </w:rPr>
      </w:pPr>
      <w:r>
        <w:rPr>
          <w:rFonts w:hint="cs"/>
          <w:rtl/>
        </w:rPr>
        <w:t>ורי''ו</w:t>
      </w:r>
      <w:r w:rsidR="006F071F" w:rsidRPr="00F40D4B">
        <w:rPr>
          <w:rFonts w:hint="cs"/>
          <w:rtl/>
        </w:rPr>
        <w:t xml:space="preserve"> מ</w:t>
      </w:r>
      <w:r w:rsidR="006F071F" w:rsidRPr="00F40D4B">
        <w:rPr>
          <w:rtl/>
        </w:rPr>
        <w:t>דשמואל:</w:t>
      </w:r>
    </w:p>
    <w:p w14:paraId="515C271F" w14:textId="17F28776" w:rsidR="006F071F" w:rsidRPr="00F40D4B" w:rsidRDefault="006F071F" w:rsidP="000737EC">
      <w:pPr>
        <w:rPr>
          <w:rtl/>
        </w:rPr>
      </w:pPr>
      <w:r w:rsidRPr="00D076D4">
        <w:rPr>
          <w:rStyle w:val="affffc"/>
          <w:rtl/>
        </w:rPr>
        <w:t>זאת אומרת:</w:t>
      </w:r>
      <w:r w:rsidRPr="00F40D4B">
        <w:rPr>
          <w:rtl/>
        </w:rPr>
        <w:t xml:space="preserve"> הדר בחצר חבירו שלא מדעתו צריך להעלות לו שכר.</w:t>
      </w:r>
    </w:p>
    <w:p w14:paraId="238B1C59" w14:textId="2F9D480F" w:rsidR="00D076D4" w:rsidRDefault="00D076D4" w:rsidP="000737EC">
      <w:pPr>
        <w:pStyle w:val="36"/>
        <w:framePr w:wrap="notBeside"/>
        <w:rPr>
          <w:rtl/>
        </w:rPr>
      </w:pPr>
      <w:r>
        <w:rPr>
          <w:rFonts w:hint="cs"/>
          <w:rtl/>
        </w:rPr>
        <w:t xml:space="preserve">דחה </w:t>
      </w:r>
      <w:r w:rsidR="006F071F" w:rsidRPr="00F40D4B">
        <w:rPr>
          <w:rFonts w:hint="cs"/>
          <w:rtl/>
        </w:rPr>
        <w:t>רי''ו</w:t>
      </w:r>
      <w:r w:rsidR="006F071F" w:rsidRPr="00F40D4B">
        <w:rPr>
          <w:rtl/>
        </w:rPr>
        <w:t xml:space="preserve">: </w:t>
      </w:r>
    </w:p>
    <w:p w14:paraId="0ABF2C64" w14:textId="7736A86D" w:rsidR="006F071F" w:rsidRPr="00F40D4B" w:rsidRDefault="00D076D4" w:rsidP="000737EC">
      <w:pPr>
        <w:spacing w:after="60"/>
        <w:rPr>
          <w:rtl/>
        </w:rPr>
      </w:pPr>
      <w:r w:rsidRPr="00FC0FBB">
        <w:rPr>
          <w:rStyle w:val="affffc"/>
          <w:rFonts w:hint="cs"/>
          <w:rtl/>
        </w:rPr>
        <w:t>דשמואל</w:t>
      </w:r>
      <w:r>
        <w:rPr>
          <w:rFonts w:hint="cs"/>
          <w:rtl/>
        </w:rPr>
        <w:t xml:space="preserve"> חזר בו מכך,</w:t>
      </w:r>
      <w:r>
        <w:rPr>
          <w:rStyle w:val="affffc"/>
          <w:rFonts w:hint="cs"/>
          <w:rtl/>
        </w:rPr>
        <w:t xml:space="preserve"> ו</w:t>
      </w:r>
      <w:r w:rsidR="006F071F" w:rsidRPr="00D076D4">
        <w:rPr>
          <w:rStyle w:val="affffc"/>
          <w:rFonts w:hint="cs"/>
          <w:rtl/>
        </w:rPr>
        <w:t>כ</w:t>
      </w:r>
      <w:r w:rsidR="006F071F" w:rsidRPr="00D076D4">
        <w:rPr>
          <w:rStyle w:val="affffc"/>
          <w:rtl/>
        </w:rPr>
        <w:t>רבא:</w:t>
      </w:r>
      <w:r w:rsidR="006F071F" w:rsidRPr="00F40D4B">
        <w:rPr>
          <w:rtl/>
        </w:rPr>
        <w:t xml:space="preserve"> הקדש שלא מדעת - כהדיוט מדעת.</w:t>
      </w:r>
    </w:p>
    <w:p w14:paraId="7845B6A3" w14:textId="77777777" w:rsidR="00D076D4" w:rsidRDefault="006F071F" w:rsidP="000737EC">
      <w:pPr>
        <w:pStyle w:val="36"/>
        <w:framePr w:wrap="notBeside"/>
        <w:rPr>
          <w:rtl/>
        </w:rPr>
      </w:pPr>
      <w:r w:rsidRPr="00F40D4B">
        <w:rPr>
          <w:rtl/>
        </w:rPr>
        <w:t>רבא:</w:t>
      </w:r>
    </w:p>
    <w:p w14:paraId="0355F71E" w14:textId="07660049" w:rsidR="00A6533C" w:rsidRPr="00F40D4B" w:rsidRDefault="006F071F" w:rsidP="00FC0FBB">
      <w:pPr>
        <w:rPr>
          <w:rtl/>
        </w:rPr>
      </w:pPr>
      <w:r w:rsidRPr="00D076D4">
        <w:rPr>
          <w:rFonts w:hint="cs"/>
          <w:b/>
          <w:bCs/>
          <w:rtl/>
        </w:rPr>
        <w:t>סבלים ששברו חבית יין לחנווני,</w:t>
      </w:r>
      <w:r w:rsidRPr="00F40D4B">
        <w:rPr>
          <w:rFonts w:hint="cs"/>
          <w:rtl/>
        </w:rPr>
        <w:t xml:space="preserve"> וביום השוק נמכר בה', ובשאר ימים בד'.</w:t>
      </w:r>
      <w:r w:rsidR="00FC0FBB">
        <w:rPr>
          <w:rFonts w:hint="cs"/>
          <w:rtl/>
        </w:rPr>
        <w:t xml:space="preserve"> </w:t>
      </w:r>
      <w:r w:rsidRPr="00F40D4B">
        <w:rPr>
          <w:rFonts w:hint="cs"/>
          <w:rtl/>
        </w:rPr>
        <w:t>דאם מחזירים ביום השוק מחזירים חבית יין ואם בשאר ימים מחזירים ה'</w:t>
      </w:r>
    </w:p>
    <w:p w14:paraId="74FCD592" w14:textId="001B996B" w:rsidR="00A6533C" w:rsidRPr="00F40D4B" w:rsidRDefault="00D076D4" w:rsidP="000737EC">
      <w:pPr>
        <w:rPr>
          <w:rtl/>
        </w:rPr>
      </w:pPr>
      <w:r>
        <w:rPr>
          <w:rFonts w:hint="cs"/>
          <w:rtl/>
        </w:rPr>
        <w:t xml:space="preserve">אבל אם </w:t>
      </w:r>
      <w:r w:rsidR="006F071F" w:rsidRPr="00F40D4B">
        <w:rPr>
          <w:rFonts w:hint="cs"/>
          <w:rtl/>
        </w:rPr>
        <w:t xml:space="preserve">היה לו יין </w:t>
      </w:r>
      <w:r>
        <w:rPr>
          <w:rFonts w:hint="cs"/>
          <w:rtl/>
        </w:rPr>
        <w:t xml:space="preserve">אחר </w:t>
      </w:r>
      <w:r w:rsidR="006F071F" w:rsidRPr="00F40D4B">
        <w:rPr>
          <w:rFonts w:hint="cs"/>
          <w:rtl/>
        </w:rPr>
        <w:t>למכור</w:t>
      </w:r>
      <w:r>
        <w:rPr>
          <w:rFonts w:hint="cs"/>
          <w:rtl/>
        </w:rPr>
        <w:t>,</w:t>
      </w:r>
      <w:r w:rsidR="006F071F" w:rsidRPr="00F40D4B">
        <w:rPr>
          <w:rFonts w:hint="cs"/>
          <w:rtl/>
        </w:rPr>
        <w:t xml:space="preserve"> ומנכים מזה דמי טרחה </w:t>
      </w:r>
      <w:r w:rsidR="001A39D9">
        <w:rPr>
          <w:rFonts w:hint="cs"/>
          <w:rtl/>
        </w:rPr>
        <w:t xml:space="preserve">כרוז </w:t>
      </w:r>
      <w:r>
        <w:rPr>
          <w:rFonts w:hint="cs"/>
          <w:rtl/>
        </w:rPr>
        <w:t>ו</w:t>
      </w:r>
      <w:r w:rsidR="006F071F" w:rsidRPr="00F40D4B">
        <w:rPr>
          <w:rFonts w:hint="cs"/>
          <w:rtl/>
        </w:rPr>
        <w:t>ברז</w:t>
      </w:r>
      <w:r>
        <w:rPr>
          <w:rFonts w:hint="cs"/>
          <w:rtl/>
        </w:rPr>
        <w:t>.</w:t>
      </w:r>
    </w:p>
    <w:p w14:paraId="110EBE60" w14:textId="77777777" w:rsidR="00A6533C" w:rsidRPr="00F40D4B" w:rsidRDefault="00A6533C" w:rsidP="000737EC">
      <w:pPr>
        <w:pStyle w:val="aff9"/>
        <w:rPr>
          <w:rtl/>
        </w:rPr>
      </w:pPr>
      <w:r w:rsidRPr="00F40D4B">
        <w:rPr>
          <w:rtl/>
        </w:rPr>
        <w:lastRenderedPageBreak/>
        <w:t>***</w:t>
      </w:r>
    </w:p>
    <w:p w14:paraId="76187BBF" w14:textId="77777777" w:rsidR="00D076D4" w:rsidRDefault="006F071F" w:rsidP="000737EC">
      <w:pPr>
        <w:pStyle w:val="affe"/>
        <w:framePr w:wrap="around"/>
        <w:rPr>
          <w:rtl/>
        </w:rPr>
      </w:pPr>
      <w:r w:rsidRPr="00F40D4B">
        <w:rPr>
          <w:rtl/>
        </w:rPr>
        <w:t xml:space="preserve">ק. </w:t>
      </w:r>
    </w:p>
    <w:p w14:paraId="41D9AD83" w14:textId="3016CF39" w:rsidR="006F071F" w:rsidRPr="00F40D4B" w:rsidRDefault="006F071F" w:rsidP="000737EC">
      <w:pPr>
        <w:pStyle w:val="afffff"/>
        <w:framePr w:wrap="around"/>
        <w:rPr>
          <w:rtl/>
        </w:rPr>
      </w:pPr>
      <w:del w:id="20296" w:author="קלוד" w:date="2026-10-06T10:08:05Z">
        <w:r>
          <w:rPr>
            <w:rtl/>
          </w:rPr>
          <w:delText xml:space="preserve">משנה.</w:delText>
        </w:r>
      </w:del>
      <w:ins w:id="20297" w:author="קלוד" w:date="2026-10-06T10:08:05Z">
        <w:r>
          <w:rPr>
            <w:rtl/>
          </w:rPr>
          <w:t xml:space="preserve">משנה ד</w:t>
        </w:r>
      </w:ins>
    </w:p>
    <w:p w14:paraId="39058083" w14:textId="77777777" w:rsidR="00A6533C" w:rsidRPr="00F40D4B" w:rsidRDefault="006F071F" w:rsidP="000737EC">
      <w:pPr>
        <w:pStyle w:val="afff3"/>
        <w:rPr>
          <w:rtl/>
        </w:rPr>
      </w:pPr>
      <w:ins w:id="9975" w:author="מספור קטעי משנה" w:date="2026-10-06T06:45:11Z">
        <w:r>
          <w:rPr>
            <w:rStyle w:val="MisparKeta"/>
          </w:rPr>
          <w:t xml:space="preserve">א. </w:t>
        </w:r>
      </w:ins>
      <w:r w:rsidRPr="00F40D4B">
        <w:rPr>
          <w:rtl/>
        </w:rPr>
        <w:t>המחליף פרה בחמור וילדה, וכן המוכר שפחתו וילדה,</w:t>
      </w:r>
    </w:p>
    <w:p w14:paraId="44018F4E" w14:textId="7AA57850" w:rsidR="006F071F" w:rsidRPr="00F40D4B" w:rsidRDefault="006F071F" w:rsidP="000737EC">
      <w:pPr>
        <w:pStyle w:val="afff3"/>
        <w:spacing w:after="60" w:line="220" w:lineRule="exact"/>
        <w:rPr>
          <w:rtl/>
        </w:rPr>
      </w:pPr>
      <w:r w:rsidRPr="00F40D4B">
        <w:rPr>
          <w:rtl/>
        </w:rPr>
        <w:t>זה אומר: עד שלא מכרתי, וזה אומר: משלקחתי - יחלוקו.</w:t>
      </w:r>
    </w:p>
    <w:p w14:paraId="7F7DD256" w14:textId="77777777" w:rsidR="00095B02" w:rsidRDefault="006F071F" w:rsidP="000737EC">
      <w:pPr>
        <w:pStyle w:val="afff3"/>
        <w:rPr>
          <w:rtl/>
        </w:rPr>
      </w:pPr>
      <w:r w:rsidRPr="00F40D4B">
        <w:rPr>
          <w:rtl/>
        </w:rPr>
        <w:t xml:space="preserve">היו לו שני עבדים, אחד גדול ואחד קטן, </w:t>
      </w:r>
    </w:p>
    <w:p w14:paraId="6750BD3A" w14:textId="120907D3" w:rsidR="00A6533C" w:rsidRPr="00F40D4B" w:rsidRDefault="006F071F" w:rsidP="000737EC">
      <w:pPr>
        <w:pStyle w:val="afff3"/>
        <w:rPr>
          <w:rtl/>
        </w:rPr>
      </w:pPr>
      <w:r w:rsidRPr="00F40D4B">
        <w:rPr>
          <w:rtl/>
        </w:rPr>
        <w:t>וכן שתי שדות אחת גדולה ואחת קטנה,</w:t>
      </w:r>
    </w:p>
    <w:p w14:paraId="54967566" w14:textId="4BBB30EC" w:rsidR="006F071F" w:rsidRPr="00F40D4B" w:rsidRDefault="006F071F" w:rsidP="000737EC">
      <w:pPr>
        <w:pStyle w:val="afff3"/>
        <w:rPr>
          <w:rtl/>
        </w:rPr>
      </w:pPr>
      <w:r w:rsidRPr="00F40D4B">
        <w:rPr>
          <w:rtl/>
        </w:rPr>
        <w:t>הלוקח אומר: גדול לקחתי, והלה אומר: איני יודע - זכה בגדול.</w:t>
      </w:r>
    </w:p>
    <w:p w14:paraId="2B22A325" w14:textId="77777777" w:rsidR="006F071F" w:rsidRPr="00FC0FBB" w:rsidRDefault="006F071F" w:rsidP="000737EC">
      <w:pPr>
        <w:pStyle w:val="afff3"/>
        <w:rPr>
          <w:spacing w:val="0"/>
          <w:rtl/>
        </w:rPr>
      </w:pPr>
      <w:r w:rsidRPr="00FC0FBB">
        <w:rPr>
          <w:spacing w:val="0"/>
          <w:rtl/>
        </w:rPr>
        <w:t>המוכר אומר: קטן מכרתי, והלה אומר: איני יודע - אין לו אלא קטן.</w:t>
      </w:r>
    </w:p>
    <w:p w14:paraId="6AD99B27" w14:textId="77777777" w:rsidR="006F071F" w:rsidRPr="00F40D4B" w:rsidRDefault="006F071F" w:rsidP="000737EC">
      <w:pPr>
        <w:pStyle w:val="afff3"/>
        <w:rPr>
          <w:rtl/>
        </w:rPr>
      </w:pPr>
      <w:r w:rsidRPr="00F40D4B">
        <w:rPr>
          <w:rtl/>
        </w:rPr>
        <w:t>זה אומר גדול, וזה אומר קטן - ישבע המוכר שהקטן מכר.</w:t>
      </w:r>
    </w:p>
    <w:p w14:paraId="392229C5" w14:textId="77777777" w:rsidR="006F071F" w:rsidRPr="00F40D4B" w:rsidRDefault="006F071F" w:rsidP="000737EC">
      <w:pPr>
        <w:pStyle w:val="afff3"/>
        <w:rPr>
          <w:rtl/>
        </w:rPr>
      </w:pPr>
      <w:r w:rsidRPr="00F40D4B">
        <w:rPr>
          <w:rtl/>
        </w:rPr>
        <w:t>זה אומר איני יודע וזה אומר איני יודע - יחלוקו.</w:t>
      </w:r>
    </w:p>
    <w:p w14:paraId="66F7700F" w14:textId="7CEA17B9" w:rsidR="00D076D4" w:rsidRDefault="006F071F" w:rsidP="00FC0FBB">
      <w:pPr>
        <w:pStyle w:val="afffb"/>
        <w:rPr>
          <w:rtl/>
        </w:rPr>
      </w:pPr>
      <w:ins w:id="9976" w:author="מספור קטעי משנה" w:date="2026-10-06T06:45:11Z">
        <w:r>
          <w:rPr>
            <w:rStyle w:val="MisparKeta"/>
          </w:rPr>
          <w:t xml:space="preserve">ב. </w:t>
        </w:r>
      </w:ins>
      <w:r w:rsidRPr="00F40D4B">
        <w:rPr>
          <w:rtl/>
        </w:rPr>
        <w:t>יחלוקו</w:t>
      </w:r>
      <w:r w:rsidRPr="00F40D4B">
        <w:rPr>
          <w:rFonts w:hint="cs"/>
          <w:rtl/>
        </w:rPr>
        <w:t xml:space="preserve"> </w:t>
      </w:r>
      <w:r w:rsidR="00FC0FBB">
        <w:rPr>
          <w:rFonts w:hint="cs"/>
          <w:rtl/>
        </w:rPr>
        <w:t xml:space="preserve">- </w:t>
      </w:r>
      <w:r w:rsidRPr="00F40D4B">
        <w:rPr>
          <w:rFonts w:hint="cs"/>
          <w:rtl/>
        </w:rPr>
        <w:t>ולא אמרי' דהמע''ה</w:t>
      </w:r>
    </w:p>
    <w:p w14:paraId="322FA06A" w14:textId="77777777" w:rsidR="00D076D4" w:rsidRDefault="006F071F" w:rsidP="000737EC">
      <w:pPr>
        <w:pStyle w:val="36"/>
        <w:framePr w:wrap="notBeside"/>
        <w:rPr>
          <w:rtl/>
        </w:rPr>
      </w:pPr>
      <w:r w:rsidRPr="00F40D4B">
        <w:rPr>
          <w:rFonts w:hint="cs"/>
          <w:rtl/>
        </w:rPr>
        <w:t>שמואל:</w:t>
      </w:r>
    </w:p>
    <w:p w14:paraId="6C67B5D5" w14:textId="1A28157F" w:rsidR="006F071F" w:rsidRPr="00F40D4B" w:rsidRDefault="006F071F" w:rsidP="000737EC">
      <w:pPr>
        <w:rPr>
          <w:rtl/>
        </w:rPr>
      </w:pPr>
      <w:r w:rsidRPr="00D076D4">
        <w:rPr>
          <w:rFonts w:hint="cs"/>
          <w:b/>
          <w:bCs/>
          <w:rtl/>
        </w:rPr>
        <w:t>פרה</w:t>
      </w:r>
      <w:r w:rsidRPr="00F40D4B">
        <w:rPr>
          <w:rFonts w:hint="cs"/>
          <w:rtl/>
        </w:rPr>
        <w:t xml:space="preserve"> דקיימא באגם, </w:t>
      </w:r>
      <w:r w:rsidRPr="00D076D4">
        <w:rPr>
          <w:b/>
          <w:bCs/>
          <w:rtl/>
        </w:rPr>
        <w:t>שפחה</w:t>
      </w:r>
      <w:r w:rsidRPr="00F40D4B">
        <w:rPr>
          <w:rtl/>
        </w:rPr>
        <w:t xml:space="preserve"> - דקיימא בסימטא.</w:t>
      </w:r>
    </w:p>
    <w:p w14:paraId="72BDF596" w14:textId="77777777" w:rsidR="00095B02" w:rsidRDefault="00095B02" w:rsidP="00095B02">
      <w:pPr>
        <w:pStyle w:val="36"/>
        <w:framePr w:wrap="notBeside"/>
        <w:rPr>
          <w:rtl/>
        </w:rPr>
      </w:pPr>
      <w:r w:rsidRPr="00F40D4B">
        <w:rPr>
          <w:rFonts w:hint="cs"/>
          <w:rtl/>
        </w:rPr>
        <w:t>ולא</w:t>
      </w:r>
      <w:r>
        <w:rPr>
          <w:rFonts w:hint="cs"/>
          <w:rtl/>
        </w:rPr>
        <w:t>:</w:t>
      </w:r>
      <w:r w:rsidRPr="00F40D4B">
        <w:rPr>
          <w:rFonts w:hint="cs"/>
          <w:rtl/>
        </w:rPr>
        <w:t xml:space="preserve"> </w:t>
      </w:r>
    </w:p>
    <w:p w14:paraId="7C837F70" w14:textId="77777777" w:rsidR="00095B02" w:rsidRDefault="00095B02" w:rsidP="00095B02">
      <w:pPr>
        <w:rPr>
          <w:rtl/>
        </w:rPr>
      </w:pPr>
      <w:r>
        <w:rPr>
          <w:rFonts w:hint="cs"/>
          <w:rtl/>
        </w:rPr>
        <w:t>מעמידים בחזקת מרא קמא,</w:t>
      </w:r>
      <w:r w:rsidRPr="00F40D4B">
        <w:rPr>
          <w:rFonts w:hint="cs"/>
          <w:rtl/>
        </w:rPr>
        <w:t xml:space="preserve"> ולהוי אידך המע''ה</w:t>
      </w:r>
      <w:r>
        <w:rPr>
          <w:rFonts w:hint="cs"/>
          <w:rtl/>
        </w:rPr>
        <w:t>.</w:t>
      </w:r>
      <w:r w:rsidRPr="00F40D4B">
        <w:rPr>
          <w:rFonts w:hint="cs"/>
          <w:rtl/>
        </w:rPr>
        <w:t xml:space="preserve"> </w:t>
      </w:r>
    </w:p>
    <w:p w14:paraId="5BBCE6F1" w14:textId="77777777" w:rsidR="00095B02" w:rsidRDefault="00095B02" w:rsidP="00095B02">
      <w:pPr>
        <w:pStyle w:val="36"/>
        <w:framePr w:wrap="notBeside"/>
        <w:rPr>
          <w:rtl/>
        </w:rPr>
      </w:pPr>
      <w:r>
        <w:rPr>
          <w:rFonts w:hint="cs"/>
          <w:rtl/>
        </w:rPr>
        <w:t xml:space="preserve">- </w:t>
      </w:r>
      <w:r w:rsidRPr="00F40D4B">
        <w:rPr>
          <w:rFonts w:hint="cs"/>
          <w:rtl/>
        </w:rPr>
        <w:t>ד</w:t>
      </w:r>
      <w:r>
        <w:rPr>
          <w:rFonts w:hint="cs"/>
          <w:rtl/>
        </w:rPr>
        <w:t>מתני':</w:t>
      </w:r>
    </w:p>
    <w:p w14:paraId="78F4A41B" w14:textId="77777777" w:rsidR="00095B02" w:rsidRPr="00F40D4B" w:rsidRDefault="00095B02" w:rsidP="00095B02">
      <w:pPr>
        <w:spacing w:after="60"/>
        <w:rPr>
          <w:rtl/>
        </w:rPr>
      </w:pPr>
      <w:r w:rsidRPr="00F40D4B">
        <w:rPr>
          <w:rFonts w:hint="cs"/>
          <w:rtl/>
        </w:rPr>
        <w:t>כסומכוס ד</w:t>
      </w:r>
      <w:r w:rsidRPr="00F40D4B">
        <w:rPr>
          <w:rtl/>
        </w:rPr>
        <w:t xml:space="preserve">ממון המוטל בספק </w:t>
      </w:r>
      <w:r w:rsidRPr="00F40D4B">
        <w:rPr>
          <w:rFonts w:hint="cs"/>
          <w:rtl/>
        </w:rPr>
        <w:t>חול</w:t>
      </w:r>
      <w:r w:rsidRPr="00F40D4B">
        <w:rPr>
          <w:rtl/>
        </w:rPr>
        <w:t>קין בלא שבועה.</w:t>
      </w:r>
    </w:p>
    <w:p w14:paraId="61034508" w14:textId="66DC52D0" w:rsidR="00D076D4" w:rsidRDefault="00FC0FBB" w:rsidP="00FC0FBB">
      <w:pPr>
        <w:pStyle w:val="affff9"/>
        <w:rPr>
          <w:rtl/>
        </w:rPr>
      </w:pPr>
      <w:r>
        <w:rPr>
          <w:rFonts w:hint="cs"/>
          <w:rtl/>
        </w:rPr>
        <w:t xml:space="preserve">במשנה מדובר </w:t>
      </w:r>
      <w:r w:rsidR="006F071F" w:rsidRPr="00FC0FBB">
        <w:rPr>
          <w:rStyle w:val="affffc"/>
          <w:rFonts w:hint="cs"/>
          <w:rtl/>
        </w:rPr>
        <w:t xml:space="preserve"> רבר''ה:</w:t>
      </w:r>
      <w:r>
        <w:rPr>
          <w:rStyle w:val="affffc"/>
          <w:rFonts w:hint="cs"/>
          <w:rtl/>
        </w:rPr>
        <w:t xml:space="preserve"> </w:t>
      </w:r>
      <w:r w:rsidR="006F071F" w:rsidRPr="00F40D4B">
        <w:rPr>
          <w:rFonts w:hint="cs"/>
          <w:rtl/>
        </w:rPr>
        <w:t>אפי' בברי וברי</w:t>
      </w:r>
      <w:r>
        <w:rPr>
          <w:rFonts w:hint="cs"/>
          <w:rtl/>
        </w:rPr>
        <w:t xml:space="preserve"> </w:t>
      </w:r>
      <w:r w:rsidR="006F071F" w:rsidRPr="00FC0FBB">
        <w:rPr>
          <w:rStyle w:val="affffc"/>
          <w:rFonts w:hint="cs"/>
          <w:rtl/>
        </w:rPr>
        <w:t xml:space="preserve"> רבא:</w:t>
      </w:r>
      <w:r>
        <w:rPr>
          <w:rStyle w:val="affffc"/>
          <w:rFonts w:hint="cs"/>
          <w:rtl/>
        </w:rPr>
        <w:t xml:space="preserve"> </w:t>
      </w:r>
      <w:r w:rsidR="006F071F" w:rsidRPr="00F40D4B">
        <w:rPr>
          <w:rFonts w:hint="cs"/>
          <w:rtl/>
        </w:rPr>
        <w:t xml:space="preserve">רק בשמא ושמא </w:t>
      </w:r>
    </w:p>
    <w:p w14:paraId="485E62AB" w14:textId="765975A5" w:rsidR="006F071F" w:rsidRPr="00F40D4B" w:rsidRDefault="006F071F" w:rsidP="000737EC">
      <w:pPr>
        <w:rPr>
          <w:rtl/>
        </w:rPr>
      </w:pPr>
      <w:r w:rsidRPr="00D076D4">
        <w:rPr>
          <w:rStyle w:val="affffc"/>
          <w:rFonts w:hint="cs"/>
          <w:rtl/>
        </w:rPr>
        <w:t>ו</w:t>
      </w:r>
      <w:r w:rsidR="00D076D4">
        <w:rPr>
          <w:rStyle w:val="affffc"/>
          <w:rFonts w:hint="cs"/>
          <w:rtl/>
        </w:rPr>
        <w:t>כך</w:t>
      </w:r>
      <w:r w:rsidRPr="00D076D4">
        <w:rPr>
          <w:rStyle w:val="affffc"/>
          <w:rFonts w:hint="cs"/>
          <w:rtl/>
        </w:rPr>
        <w:t xml:space="preserve"> תני</w:t>
      </w:r>
      <w:r w:rsidR="00D076D4">
        <w:rPr>
          <w:rStyle w:val="affffc"/>
          <w:rFonts w:hint="cs"/>
          <w:rtl/>
        </w:rPr>
        <w:t>:</w:t>
      </w:r>
      <w:r w:rsidRPr="00F40D4B">
        <w:rPr>
          <w:rFonts w:hint="cs"/>
          <w:rtl/>
        </w:rPr>
        <w:t xml:space="preserve"> </w:t>
      </w:r>
      <w:r w:rsidRPr="00D076D4">
        <w:rPr>
          <w:rStyle w:val="affffc"/>
          <w:rFonts w:hint="cs"/>
          <w:rtl/>
        </w:rPr>
        <w:t>זה אומר</w:t>
      </w:r>
      <w:r w:rsidRPr="00F40D4B">
        <w:rPr>
          <w:rFonts w:hint="cs"/>
          <w:rtl/>
        </w:rPr>
        <w:t xml:space="preserve"> שמא </w:t>
      </w:r>
      <w:r w:rsidRPr="00D076D4">
        <w:rPr>
          <w:rFonts w:hint="cs"/>
          <w:b/>
          <w:bCs/>
          <w:rtl/>
        </w:rPr>
        <w:t>עד שלא מכרתי</w:t>
      </w:r>
      <w:r w:rsidRPr="00F40D4B">
        <w:rPr>
          <w:rFonts w:hint="cs"/>
          <w:rtl/>
        </w:rPr>
        <w:t xml:space="preserve"> </w:t>
      </w:r>
      <w:r w:rsidRPr="00D076D4">
        <w:rPr>
          <w:rStyle w:val="affffc"/>
          <w:rFonts w:hint="cs"/>
          <w:rtl/>
        </w:rPr>
        <w:t>וזה אומר</w:t>
      </w:r>
      <w:r w:rsidRPr="00F40D4B">
        <w:rPr>
          <w:rFonts w:hint="cs"/>
          <w:rtl/>
        </w:rPr>
        <w:t xml:space="preserve"> </w:t>
      </w:r>
      <w:r w:rsidRPr="00D076D4">
        <w:rPr>
          <w:rFonts w:hint="cs"/>
          <w:b/>
          <w:bCs/>
          <w:rtl/>
        </w:rPr>
        <w:t>שמא משלקחתי</w:t>
      </w:r>
    </w:p>
    <w:p w14:paraId="4F23F405" w14:textId="77777777" w:rsidR="00D076D4" w:rsidRDefault="006F071F" w:rsidP="000737EC">
      <w:pPr>
        <w:pStyle w:val="36"/>
        <w:framePr w:wrap="notBeside"/>
        <w:rPr>
          <w:rtl/>
        </w:rPr>
      </w:pPr>
      <w:r w:rsidRPr="00D076D4">
        <w:rPr>
          <w:rStyle w:val="affffc"/>
          <w:rtl/>
        </w:rPr>
        <w:t>תנן:</w:t>
      </w:r>
    </w:p>
    <w:p w14:paraId="67FC15D5" w14:textId="0CBF9567" w:rsidR="006F071F" w:rsidRPr="00F40D4B" w:rsidRDefault="006F071F" w:rsidP="000737EC">
      <w:pPr>
        <w:rPr>
          <w:rtl/>
        </w:rPr>
      </w:pPr>
      <w:r w:rsidRPr="00F40D4B">
        <w:rPr>
          <w:rtl/>
        </w:rPr>
        <w:t>זה אומר איני יודע וזה אומר איני יודע - יחלוקו.</w:t>
      </w:r>
    </w:p>
    <w:p w14:paraId="3C919C78" w14:textId="0A256973" w:rsidR="00D076D4" w:rsidRDefault="006F071F" w:rsidP="000737EC">
      <w:pPr>
        <w:pStyle w:val="36"/>
        <w:framePr w:wrap="notBeside"/>
        <w:rPr>
          <w:rtl/>
        </w:rPr>
      </w:pPr>
      <w:r w:rsidRPr="00F40D4B">
        <w:rPr>
          <w:rtl/>
        </w:rPr>
        <w:t>לרבא</w:t>
      </w:r>
      <w:r w:rsidR="00D076D4">
        <w:rPr>
          <w:rFonts w:hint="cs"/>
          <w:rtl/>
        </w:rPr>
        <w:t>:</w:t>
      </w:r>
    </w:p>
    <w:p w14:paraId="45BF6DE2" w14:textId="64B8540D" w:rsidR="00A6533C" w:rsidRPr="00F40D4B" w:rsidRDefault="006F071F" w:rsidP="000737EC">
      <w:pPr>
        <w:rPr>
          <w:rtl/>
        </w:rPr>
      </w:pPr>
      <w:r w:rsidRPr="00F40D4B">
        <w:rPr>
          <w:rtl/>
        </w:rPr>
        <w:t xml:space="preserve">מדסיפא שמא ושמא </w:t>
      </w:r>
      <w:r w:rsidR="00D076D4">
        <w:rPr>
          <w:rtl/>
        </w:rPr>
        <w:t>–</w:t>
      </w:r>
      <w:r w:rsidRPr="00F40D4B">
        <w:rPr>
          <w:rtl/>
        </w:rPr>
        <w:t xml:space="preserve"> </w:t>
      </w:r>
      <w:r w:rsidR="00D076D4">
        <w:rPr>
          <w:rFonts w:hint="cs"/>
          <w:rtl/>
        </w:rPr>
        <w:t xml:space="preserve">גם </w:t>
      </w:r>
      <w:r w:rsidRPr="00F40D4B">
        <w:rPr>
          <w:rtl/>
        </w:rPr>
        <w:t>רישא שמא ושמא,</w:t>
      </w:r>
    </w:p>
    <w:p w14:paraId="7F75636C" w14:textId="7917BCFB" w:rsidR="00D076D4" w:rsidRDefault="00D076D4" w:rsidP="000737EC">
      <w:pPr>
        <w:pStyle w:val="36"/>
        <w:framePr w:wrap="notBeside"/>
        <w:rPr>
          <w:rtl/>
        </w:rPr>
      </w:pPr>
      <w:r>
        <w:rPr>
          <w:rFonts w:hint="cs"/>
          <w:rtl/>
        </w:rPr>
        <w:t>ל</w:t>
      </w:r>
      <w:r w:rsidR="006F071F" w:rsidRPr="00F40D4B">
        <w:rPr>
          <w:rFonts w:hint="cs"/>
          <w:rtl/>
        </w:rPr>
        <w:t>רבר'ה</w:t>
      </w:r>
      <w:r w:rsidR="00C241C5">
        <w:rPr>
          <w:rFonts w:hint="cs"/>
          <w:rtl/>
        </w:rPr>
        <w:t>:</w:t>
      </w:r>
    </w:p>
    <w:p w14:paraId="1BE7A47A" w14:textId="5396841D" w:rsidR="006F071F" w:rsidRPr="00F40D4B" w:rsidRDefault="006F071F" w:rsidP="000737EC">
      <w:pPr>
        <w:rPr>
          <w:rtl/>
        </w:rPr>
      </w:pPr>
      <w:r w:rsidRPr="00D076D4">
        <w:rPr>
          <w:rStyle w:val="affffc"/>
          <w:rtl/>
        </w:rPr>
        <w:t>תנא סיפא</w:t>
      </w:r>
      <w:r w:rsidRPr="00F40D4B">
        <w:rPr>
          <w:rtl/>
        </w:rPr>
        <w:t xml:space="preserve"> </w:t>
      </w:r>
      <w:r w:rsidRPr="00F40D4B">
        <w:rPr>
          <w:rFonts w:hint="cs"/>
          <w:rtl/>
        </w:rPr>
        <w:t xml:space="preserve">שמא ושמא </w:t>
      </w:r>
      <w:r w:rsidRPr="00D076D4">
        <w:rPr>
          <w:rStyle w:val="affffc"/>
          <w:rtl/>
        </w:rPr>
        <w:t xml:space="preserve">לגלויי </w:t>
      </w:r>
      <w:r w:rsidRPr="00D076D4">
        <w:rPr>
          <w:rStyle w:val="affffc"/>
          <w:rFonts w:hint="cs"/>
          <w:rtl/>
        </w:rPr>
        <w:t>ד</w:t>
      </w:r>
      <w:r w:rsidRPr="00D076D4">
        <w:rPr>
          <w:rStyle w:val="affffc"/>
          <w:rtl/>
        </w:rPr>
        <w:t>רישא</w:t>
      </w:r>
      <w:r w:rsidRPr="00F40D4B">
        <w:rPr>
          <w:rFonts w:hint="cs"/>
          <w:rtl/>
        </w:rPr>
        <w:t xml:space="preserve"> ברי וברי</w:t>
      </w:r>
      <w:r w:rsidR="00D076D4">
        <w:rPr>
          <w:rFonts w:hint="cs"/>
          <w:rtl/>
        </w:rPr>
        <w:t>,</w:t>
      </w:r>
      <w:r w:rsidRPr="00F40D4B">
        <w:rPr>
          <w:rFonts w:hint="cs"/>
          <w:rtl/>
        </w:rPr>
        <w:t xml:space="preserve"> </w:t>
      </w:r>
      <w:r w:rsidR="00D076D4">
        <w:rPr>
          <w:rFonts w:hint="cs"/>
          <w:rtl/>
        </w:rPr>
        <w:t xml:space="preserve">- </w:t>
      </w:r>
      <w:r w:rsidRPr="00F40D4B">
        <w:rPr>
          <w:rFonts w:hint="cs"/>
          <w:rtl/>
        </w:rPr>
        <w:t>ואפ''ה יחלוקו</w:t>
      </w:r>
    </w:p>
    <w:p w14:paraId="5F1DF98C" w14:textId="77777777" w:rsidR="00D076D4" w:rsidRDefault="006F071F" w:rsidP="000737EC">
      <w:pPr>
        <w:pStyle w:val="36"/>
        <w:framePr w:wrap="notBeside"/>
        <w:rPr>
          <w:rtl/>
        </w:rPr>
      </w:pPr>
      <w:r w:rsidRPr="00F40D4B">
        <w:rPr>
          <w:rtl/>
        </w:rPr>
        <w:t>תנן:</w:t>
      </w:r>
    </w:p>
    <w:p w14:paraId="209D9CC3" w14:textId="52255A79" w:rsidR="006F071F" w:rsidRPr="00F40D4B" w:rsidRDefault="006F071F" w:rsidP="000737EC">
      <w:pPr>
        <w:rPr>
          <w:rtl/>
        </w:rPr>
      </w:pPr>
      <w:r w:rsidRPr="00F40D4B">
        <w:rPr>
          <w:rtl/>
        </w:rPr>
        <w:t>זה אומר גדול וזה אומר קטן - ישבע המוכר שקטן מכר.</w:t>
      </w:r>
    </w:p>
    <w:p w14:paraId="32BAA8F7" w14:textId="77777777" w:rsidR="00D076D4" w:rsidRDefault="006F071F" w:rsidP="000737EC">
      <w:pPr>
        <w:pStyle w:val="36"/>
        <w:framePr w:wrap="notBeside"/>
        <w:rPr>
          <w:rtl/>
        </w:rPr>
      </w:pPr>
      <w:r w:rsidRPr="00F40D4B">
        <w:rPr>
          <w:rtl/>
        </w:rPr>
        <w:t>לרבא</w:t>
      </w:r>
      <w:r w:rsidRPr="00F40D4B">
        <w:rPr>
          <w:rFonts w:hint="cs"/>
          <w:rtl/>
        </w:rPr>
        <w:t>:</w:t>
      </w:r>
    </w:p>
    <w:p w14:paraId="4A7B479A" w14:textId="7B924DC5" w:rsidR="00A6533C" w:rsidRPr="00F40D4B" w:rsidRDefault="006F071F" w:rsidP="000737EC">
      <w:pPr>
        <w:rPr>
          <w:rtl/>
        </w:rPr>
      </w:pPr>
      <w:r w:rsidRPr="00F40D4B">
        <w:rPr>
          <w:rtl/>
        </w:rPr>
        <w:t>ד</w:t>
      </w:r>
      <w:r w:rsidRPr="00F40D4B">
        <w:rPr>
          <w:rFonts w:hint="cs"/>
          <w:rtl/>
        </w:rPr>
        <w:t>בברי וברי לא אמר סומכוס מש''ה ישבע</w:t>
      </w:r>
    </w:p>
    <w:p w14:paraId="0C9C5EC9" w14:textId="77777777" w:rsidR="00D076D4" w:rsidRDefault="006F071F" w:rsidP="000737EC">
      <w:pPr>
        <w:pStyle w:val="36"/>
        <w:framePr w:wrap="notBeside"/>
        <w:rPr>
          <w:rtl/>
        </w:rPr>
      </w:pPr>
      <w:r w:rsidRPr="00F40D4B">
        <w:rPr>
          <w:rFonts w:hint="cs"/>
          <w:rtl/>
        </w:rPr>
        <w:t>ולרבר''ה</w:t>
      </w:r>
      <w:r w:rsidRPr="00F40D4B">
        <w:rPr>
          <w:rtl/>
        </w:rPr>
        <w:t>:</w:t>
      </w:r>
    </w:p>
    <w:p w14:paraId="5CB2D39E" w14:textId="47F375AA" w:rsidR="00A6533C" w:rsidRPr="00F40D4B" w:rsidRDefault="006F071F" w:rsidP="000737EC">
      <w:pPr>
        <w:rPr>
          <w:rtl/>
        </w:rPr>
      </w:pPr>
      <w:r w:rsidRPr="00F40D4B">
        <w:rPr>
          <w:rFonts w:hint="cs"/>
          <w:rtl/>
        </w:rPr>
        <w:t>ד</w:t>
      </w:r>
      <w:r w:rsidRPr="00F40D4B">
        <w:rPr>
          <w:rtl/>
        </w:rPr>
        <w:t>סומכוס אפי</w:t>
      </w:r>
      <w:r w:rsidRPr="00F40D4B">
        <w:rPr>
          <w:rFonts w:hint="cs"/>
          <w:rtl/>
        </w:rPr>
        <w:t>'</w:t>
      </w:r>
      <w:r w:rsidRPr="00F40D4B">
        <w:rPr>
          <w:rtl/>
        </w:rPr>
        <w:t xml:space="preserve"> ב</w:t>
      </w:r>
      <w:r w:rsidRPr="00F40D4B">
        <w:rPr>
          <w:rFonts w:hint="cs"/>
          <w:rtl/>
        </w:rPr>
        <w:t>ב</w:t>
      </w:r>
      <w:r w:rsidRPr="00F40D4B">
        <w:rPr>
          <w:rtl/>
        </w:rPr>
        <w:t>רי וברי,</w:t>
      </w:r>
      <w:r w:rsidRPr="00F40D4B">
        <w:rPr>
          <w:rFonts w:hint="cs"/>
          <w:rtl/>
        </w:rPr>
        <w:t xml:space="preserve"> </w:t>
      </w:r>
      <w:r w:rsidRPr="00F40D4B">
        <w:rPr>
          <w:rtl/>
        </w:rPr>
        <w:t xml:space="preserve">מודה </w:t>
      </w:r>
      <w:r w:rsidR="00D076D4">
        <w:rPr>
          <w:rFonts w:hint="cs"/>
          <w:rtl/>
        </w:rPr>
        <w:t xml:space="preserve">כשיש </w:t>
      </w:r>
      <w:r w:rsidRPr="00F40D4B">
        <w:rPr>
          <w:rtl/>
        </w:rPr>
        <w:t>שבועה דאורייתא</w:t>
      </w:r>
      <w:r w:rsidRPr="00D076D4">
        <w:rPr>
          <w:rStyle w:val="affffc"/>
          <w:rtl/>
        </w:rPr>
        <w:t>,</w:t>
      </w:r>
    </w:p>
    <w:p w14:paraId="115FA7C1" w14:textId="77777777" w:rsidR="00D076D4" w:rsidRDefault="006F071F" w:rsidP="000737EC">
      <w:pPr>
        <w:pStyle w:val="affe"/>
        <w:framePr w:wrap="around"/>
        <w:rPr>
          <w:rtl/>
        </w:rPr>
      </w:pPr>
      <w:r w:rsidRPr="00F40D4B">
        <w:rPr>
          <w:rtl/>
        </w:rPr>
        <w:t>ק:</w:t>
      </w:r>
      <w:r w:rsidRPr="00F40D4B">
        <w:rPr>
          <w:rFonts w:hint="cs"/>
          <w:rtl/>
        </w:rPr>
        <w:t xml:space="preserve"> </w:t>
      </w:r>
    </w:p>
    <w:p w14:paraId="20035315" w14:textId="26EA9B97" w:rsidR="006F071F" w:rsidRPr="00F40D4B" w:rsidRDefault="006F071F" w:rsidP="000737EC">
      <w:pPr>
        <w:pStyle w:val="afffb"/>
        <w:rPr>
          <w:rtl/>
        </w:rPr>
      </w:pPr>
      <w:ins w:id="9977" w:author="מספור קטעי משנה" w:date="2026-10-06T06:45:11Z">
        <w:r>
          <w:rPr>
            <w:rStyle w:val="MisparKeta"/>
          </w:rPr>
          <w:t xml:space="preserve">ג. </w:t>
        </w:r>
      </w:ins>
      <w:r w:rsidRPr="00F40D4B">
        <w:rPr>
          <w:rtl/>
        </w:rPr>
        <w:t>היו לו שני עבדים אחד גדול ואחד קטן (וכו').</w:t>
      </w:r>
    </w:p>
    <w:p w14:paraId="273E7D69" w14:textId="1B3A4466" w:rsidR="00A6533C" w:rsidRPr="00F40D4B" w:rsidRDefault="00FC0FBB" w:rsidP="000737EC">
      <w:pPr>
        <w:rPr>
          <w:rtl/>
        </w:rPr>
      </w:pPr>
      <w:r>
        <w:rPr>
          <w:rFonts w:hint="cs"/>
          <w:rtl/>
        </w:rPr>
        <w:lastRenderedPageBreak/>
        <w:t>למה</w:t>
      </w:r>
      <w:r w:rsidR="006F071F" w:rsidRPr="00F40D4B">
        <w:rPr>
          <w:rtl/>
        </w:rPr>
        <w:t xml:space="preserve"> ישבע? מה שטענו לא הודה לו, ומה שהודה לו לא טענו! </w:t>
      </w:r>
      <w:r w:rsidR="006F071F" w:rsidRPr="00FC0FBB">
        <w:rPr>
          <w:rStyle w:val="affffc"/>
          <w:rtl/>
        </w:rPr>
        <w:t>ועוד:</w:t>
      </w:r>
      <w:r w:rsidR="006F071F" w:rsidRPr="00F40D4B">
        <w:rPr>
          <w:rtl/>
        </w:rPr>
        <w:t xml:space="preserve"> הילך הוא!</w:t>
      </w:r>
      <w:r w:rsidR="00D076D4">
        <w:rPr>
          <w:rFonts w:hint="cs"/>
          <w:rtl/>
        </w:rPr>
        <w:t xml:space="preserve"> </w:t>
      </w:r>
      <w:r w:rsidR="006F071F" w:rsidRPr="00FC0FBB">
        <w:rPr>
          <w:rStyle w:val="affffc"/>
          <w:rtl/>
        </w:rPr>
        <w:t>ועוד:</w:t>
      </w:r>
      <w:r w:rsidR="006F071F" w:rsidRPr="00F40D4B">
        <w:rPr>
          <w:rtl/>
        </w:rPr>
        <w:t xml:space="preserve"> אין נשבעין על העבדים!</w:t>
      </w:r>
    </w:p>
    <w:p w14:paraId="3F0576C5" w14:textId="77777777" w:rsidR="00D076D4" w:rsidRDefault="006F071F" w:rsidP="000737EC">
      <w:pPr>
        <w:pStyle w:val="36"/>
        <w:framePr w:wrap="notBeside"/>
        <w:rPr>
          <w:rtl/>
        </w:rPr>
      </w:pPr>
      <w:r w:rsidRPr="00F40D4B">
        <w:rPr>
          <w:rFonts w:hint="cs"/>
          <w:rtl/>
        </w:rPr>
        <w:t xml:space="preserve">א. </w:t>
      </w:r>
      <w:r w:rsidRPr="00F40D4B">
        <w:rPr>
          <w:rtl/>
        </w:rPr>
        <w:t>רב:</w:t>
      </w:r>
    </w:p>
    <w:p w14:paraId="71D4C8D6" w14:textId="6232A1D2" w:rsidR="006F071F" w:rsidRPr="00F40D4B" w:rsidRDefault="006F071F" w:rsidP="000737EC">
      <w:pPr>
        <w:rPr>
          <w:rtl/>
        </w:rPr>
      </w:pPr>
      <w:r w:rsidRPr="00D076D4">
        <w:rPr>
          <w:b/>
          <w:bCs/>
          <w:rtl/>
        </w:rPr>
        <w:t>בטוענו דמי</w:t>
      </w:r>
      <w:r w:rsidRPr="00F40D4B">
        <w:rPr>
          <w:rtl/>
        </w:rPr>
        <w:t>.</w:t>
      </w:r>
      <w:r w:rsidRPr="00F40D4B">
        <w:rPr>
          <w:rFonts w:hint="cs"/>
          <w:rtl/>
        </w:rPr>
        <w:t xml:space="preserve"> </w:t>
      </w:r>
      <w:r w:rsidRPr="00F40D4B">
        <w:rPr>
          <w:rtl/>
        </w:rPr>
        <w:t>דמי עבד גדול, דמי עבד קטן, דמי שדה גדולה, דמי שדה קטנה.</w:t>
      </w:r>
    </w:p>
    <w:p w14:paraId="61FC063B" w14:textId="7FDD1507" w:rsidR="00D076D4" w:rsidRDefault="006F071F" w:rsidP="000737EC">
      <w:pPr>
        <w:pStyle w:val="36"/>
        <w:framePr w:wrap="notBeside"/>
        <w:rPr>
          <w:rtl/>
        </w:rPr>
      </w:pPr>
      <w:r w:rsidRPr="00F40D4B">
        <w:rPr>
          <w:rFonts w:hint="cs"/>
          <w:rtl/>
        </w:rPr>
        <w:t xml:space="preserve">ב </w:t>
      </w:r>
      <w:r w:rsidRPr="00F40D4B">
        <w:rPr>
          <w:rtl/>
        </w:rPr>
        <w:t>שמואל:</w:t>
      </w:r>
    </w:p>
    <w:p w14:paraId="3296027C" w14:textId="77777777" w:rsidR="00D076D4" w:rsidRDefault="006F071F" w:rsidP="000737EC">
      <w:pPr>
        <w:rPr>
          <w:rtl/>
        </w:rPr>
      </w:pPr>
      <w:r w:rsidRPr="00D076D4">
        <w:rPr>
          <w:b/>
          <w:bCs/>
          <w:rtl/>
        </w:rPr>
        <w:t>בטוענו</w:t>
      </w:r>
      <w:r w:rsidRPr="00F40D4B">
        <w:rPr>
          <w:rtl/>
        </w:rPr>
        <w:t xml:space="preserve"> </w:t>
      </w:r>
      <w:r w:rsidRPr="00D076D4">
        <w:rPr>
          <w:b/>
          <w:bCs/>
          <w:rtl/>
        </w:rPr>
        <w:t>כסות</w:t>
      </w:r>
      <w:r w:rsidRPr="00F40D4B">
        <w:rPr>
          <w:rtl/>
        </w:rPr>
        <w:t xml:space="preserve"> עבד גדול, כסות עבד קטן, עומרי שדה גדולה, עומרי שדה קטנה.</w:t>
      </w:r>
      <w:r w:rsidR="00D076D4">
        <w:rPr>
          <w:rFonts w:hint="cs"/>
          <w:rtl/>
        </w:rPr>
        <w:t xml:space="preserve"> </w:t>
      </w:r>
      <w:r w:rsidRPr="00F40D4B">
        <w:rPr>
          <w:rtl/>
        </w:rPr>
        <w:t xml:space="preserve">כסות </w:t>
      </w:r>
      <w:r w:rsidRPr="00F40D4B">
        <w:rPr>
          <w:rFonts w:hint="cs"/>
          <w:rtl/>
        </w:rPr>
        <w:t xml:space="preserve">מיירי בבד שלם ומתווכחים על המידה </w:t>
      </w:r>
    </w:p>
    <w:p w14:paraId="3288A7D7" w14:textId="77777777" w:rsidR="00D076D4" w:rsidRPr="00D076D4" w:rsidRDefault="006F071F" w:rsidP="000737EC">
      <w:pPr>
        <w:pStyle w:val="36"/>
        <w:framePr w:wrap="notBeside"/>
        <w:rPr>
          <w:rtl/>
        </w:rPr>
      </w:pPr>
      <w:r w:rsidRPr="00D076D4">
        <w:rPr>
          <w:rFonts w:hint="cs"/>
          <w:rtl/>
        </w:rPr>
        <w:t>ודחי'</w:t>
      </w:r>
    </w:p>
    <w:p w14:paraId="56BBD988" w14:textId="71E0B9FD" w:rsidR="006F071F" w:rsidRPr="00F40D4B" w:rsidRDefault="006F071F" w:rsidP="000737EC">
      <w:pPr>
        <w:rPr>
          <w:rtl/>
        </w:rPr>
      </w:pPr>
      <w:r w:rsidRPr="00F40D4B">
        <w:rPr>
          <w:rFonts w:hint="cs"/>
          <w:rtl/>
        </w:rPr>
        <w:t>דעבד קתני [ולא כסות]</w:t>
      </w:r>
    </w:p>
    <w:p w14:paraId="291F8760" w14:textId="72CA21FE" w:rsidR="00D076D4" w:rsidRDefault="006F071F" w:rsidP="000737EC">
      <w:pPr>
        <w:pStyle w:val="36"/>
        <w:framePr w:wrap="notBeside"/>
        <w:rPr>
          <w:rtl/>
        </w:rPr>
      </w:pPr>
      <w:r w:rsidRPr="00F40D4B">
        <w:rPr>
          <w:rFonts w:hint="cs"/>
          <w:rtl/>
        </w:rPr>
        <w:t>ג. ר''ה</w:t>
      </w:r>
    </w:p>
    <w:p w14:paraId="7F950F91" w14:textId="6D989689" w:rsidR="006F071F" w:rsidRPr="00F40D4B" w:rsidRDefault="006F071F" w:rsidP="000737EC">
      <w:pPr>
        <w:rPr>
          <w:rtl/>
        </w:rPr>
      </w:pPr>
      <w:r w:rsidRPr="00F40D4B">
        <w:rPr>
          <w:rFonts w:hint="cs"/>
          <w:rtl/>
        </w:rPr>
        <w:t xml:space="preserve">דטענו </w:t>
      </w:r>
      <w:r w:rsidRPr="00D076D4">
        <w:rPr>
          <w:b/>
          <w:bCs/>
          <w:rtl/>
        </w:rPr>
        <w:t>עבד בכסותו</w:t>
      </w:r>
      <w:r w:rsidRPr="00F40D4B">
        <w:rPr>
          <w:rtl/>
        </w:rPr>
        <w:t xml:space="preserve"> ושדה בעומריה.</w:t>
      </w:r>
      <w:r w:rsidRPr="00F40D4B">
        <w:rPr>
          <w:rFonts w:hint="cs"/>
          <w:rtl/>
        </w:rPr>
        <w:t xml:space="preserve"> </w:t>
      </w:r>
      <w:r w:rsidRPr="00D076D4">
        <w:rPr>
          <w:rStyle w:val="affffc"/>
          <w:rFonts w:hint="cs"/>
          <w:rtl/>
        </w:rPr>
        <w:t>ומיירי כר''פ</w:t>
      </w:r>
      <w:r w:rsidRPr="00F40D4B">
        <w:rPr>
          <w:rFonts w:hint="cs"/>
          <w:rtl/>
        </w:rPr>
        <w:t xml:space="preserve"> בדילפי</w:t>
      </w:r>
    </w:p>
    <w:p w14:paraId="12A9525C" w14:textId="77777777" w:rsidR="00A6533C" w:rsidRPr="00F40D4B" w:rsidRDefault="006F071F" w:rsidP="000737EC">
      <w:pPr>
        <w:rPr>
          <w:rtl/>
        </w:rPr>
      </w:pPr>
      <w:r w:rsidRPr="00F40D4B">
        <w:rPr>
          <w:rFonts w:hint="cs"/>
          <w:rtl/>
        </w:rPr>
        <w:t>ובמודה לו בעבד קטן וכסות דנשבע על הכסות ומגלגלין על העבד</w:t>
      </w:r>
    </w:p>
    <w:p w14:paraId="37D07475" w14:textId="77777777" w:rsidR="00D076D4" w:rsidRDefault="006F071F" w:rsidP="000737EC">
      <w:pPr>
        <w:pStyle w:val="36"/>
        <w:framePr w:wrap="notBeside"/>
        <w:rPr>
          <w:rtl/>
        </w:rPr>
      </w:pPr>
      <w:r w:rsidRPr="00F40D4B">
        <w:rPr>
          <w:rtl/>
        </w:rPr>
        <w:t>קשיא ל</w:t>
      </w:r>
      <w:r w:rsidRPr="00F40D4B">
        <w:rPr>
          <w:rFonts w:hint="cs"/>
          <w:rtl/>
        </w:rPr>
        <w:t>ר"ש</w:t>
      </w:r>
      <w:r w:rsidRPr="00F40D4B">
        <w:rPr>
          <w:rtl/>
        </w:rPr>
        <w:t>:</w:t>
      </w:r>
    </w:p>
    <w:p w14:paraId="44162C11" w14:textId="41AFB870" w:rsidR="00A6533C" w:rsidRPr="00F40D4B" w:rsidRDefault="006F071F" w:rsidP="000737EC">
      <w:pPr>
        <w:rPr>
          <w:rtl/>
        </w:rPr>
      </w:pPr>
      <w:r w:rsidRPr="00F40D4B">
        <w:rPr>
          <w:rtl/>
        </w:rPr>
        <w:t xml:space="preserve">זוקקין אתא לאשמועינן? </w:t>
      </w:r>
      <w:r w:rsidRPr="00D076D4">
        <w:rPr>
          <w:rStyle w:val="affffc"/>
          <w:rtl/>
        </w:rPr>
        <w:t>תנינא:</w:t>
      </w:r>
      <w:r w:rsidRPr="00F40D4B">
        <w:rPr>
          <w:rtl/>
        </w:rPr>
        <w:t xml:space="preserve"> זוקקין הנכסים שאין להן אחריות, את הנכסים שיש להן אחריות לישבע עליהן!</w:t>
      </w:r>
    </w:p>
    <w:p w14:paraId="2DECC0A1" w14:textId="220A3067" w:rsidR="00D076D4" w:rsidRDefault="006F071F" w:rsidP="000737EC">
      <w:pPr>
        <w:pStyle w:val="36"/>
        <w:framePr w:wrap="notBeside"/>
        <w:rPr>
          <w:rtl/>
        </w:rPr>
      </w:pPr>
      <w:r w:rsidRPr="00F40D4B">
        <w:rPr>
          <w:rFonts w:hint="cs"/>
          <w:rtl/>
        </w:rPr>
        <w:t>ד.</w:t>
      </w:r>
      <w:r w:rsidR="00D076D4">
        <w:rPr>
          <w:rFonts w:hint="cs"/>
          <w:rtl/>
        </w:rPr>
        <w:t xml:space="preserve"> ר''ש א.</w:t>
      </w:r>
    </w:p>
    <w:p w14:paraId="0308D2E1" w14:textId="1BCA9A29" w:rsidR="006F071F" w:rsidRPr="00F40D4B" w:rsidRDefault="006F071F" w:rsidP="000737EC">
      <w:pPr>
        <w:rPr>
          <w:rtl/>
        </w:rPr>
      </w:pPr>
      <w:r>
        <w:rPr>
          <w:rtl/>
        </w:rPr>
        <w:t xml:space="preserve">הא מני </w:t>
      </w:r>
      <w:r>
        <w:rPr>
          <w:rStyle w:val="affffc"/>
          <w:rtl/>
          <w:rPrChange w:id="9261" w:author="מנוע אמוראים" w:date="2026-10-05T16:41:14Z">
            <w:rPr>
              <w:rtl/>
            </w:rPr>
          </w:rPrChange>
        </w:rPr>
        <w:t xml:space="preserve">ר</w:t>
      </w:r>
      <w:r>
        <w:rPr>
          <w:rStyle w:val="affffc"/>
          <w:rFonts w:hint="cs"/>
          <w:rtl/>
          <w:rPrChange w:id="9262" w:author="מנוע אמוראים" w:date="2026-10-05T16:41:14Z">
            <w:rPr>
              <w:rFonts w:hint="cs"/>
              <w:rtl/>
            </w:rPr>
          </w:rPrChange>
        </w:rPr>
        <w:t xml:space="preserve">"מ</w:t>
      </w:r>
      <w:r w:rsidRPr="00F40D4B">
        <w:rPr>
          <w:rtl/>
        </w:rPr>
        <w:t xml:space="preserve"> היא, </w:t>
      </w:r>
      <w:r w:rsidR="00D076D4">
        <w:rPr>
          <w:rFonts w:hint="cs"/>
          <w:rtl/>
        </w:rPr>
        <w:t>ד</w:t>
      </w:r>
      <w:r w:rsidRPr="00F40D4B">
        <w:rPr>
          <w:rtl/>
        </w:rPr>
        <w:t>עבדא כמטלטלין.</w:t>
      </w:r>
    </w:p>
    <w:p w14:paraId="30E87773" w14:textId="77777777" w:rsidR="00D076D4" w:rsidRDefault="006F071F" w:rsidP="000737EC">
      <w:pPr>
        <w:pStyle w:val="36"/>
        <w:framePr w:wrap="notBeside"/>
        <w:rPr>
          <w:rtl/>
        </w:rPr>
      </w:pPr>
      <w:r w:rsidRPr="00F40D4B">
        <w:rPr>
          <w:rFonts w:hint="cs"/>
          <w:rtl/>
        </w:rPr>
        <w:t>ב.</w:t>
      </w:r>
    </w:p>
    <w:p w14:paraId="048EC2B4" w14:textId="1252C2B5" w:rsidR="006F071F" w:rsidRPr="00F40D4B" w:rsidRDefault="006F071F" w:rsidP="000737EC">
      <w:pPr>
        <w:rPr>
          <w:rtl/>
        </w:rPr>
      </w:pPr>
      <w:r w:rsidRPr="00D076D4">
        <w:rPr>
          <w:rStyle w:val="affffc"/>
          <w:rtl/>
        </w:rPr>
        <w:t>ס"ל כר</w:t>
      </w:r>
      <w:r w:rsidRPr="00D076D4">
        <w:rPr>
          <w:rStyle w:val="affffc"/>
          <w:rFonts w:hint="cs"/>
          <w:rtl/>
        </w:rPr>
        <w:t>"ג</w:t>
      </w:r>
      <w:r w:rsidRPr="00F40D4B">
        <w:rPr>
          <w:rtl/>
        </w:rPr>
        <w:t xml:space="preserve"> </w:t>
      </w:r>
      <w:r w:rsidR="00D076D4">
        <w:rPr>
          <w:rFonts w:hint="cs"/>
          <w:rtl/>
        </w:rPr>
        <w:t>ד</w:t>
      </w:r>
      <w:r w:rsidRPr="00F40D4B">
        <w:rPr>
          <w:rtl/>
        </w:rPr>
        <w:t>טענו חטים והודה שעורים פטור</w:t>
      </w:r>
      <w:r w:rsidR="00D076D4">
        <w:rPr>
          <w:rFonts w:hint="cs"/>
          <w:rtl/>
        </w:rPr>
        <w:t xml:space="preserve"> </w:t>
      </w:r>
      <w:r w:rsidRPr="00D076D4">
        <w:rPr>
          <w:rStyle w:val="afffff2"/>
          <w:rFonts w:hint="cs"/>
          <w:rtl/>
        </w:rPr>
        <w:t>[דבעי הודאה ממין הטענה]</w:t>
      </w:r>
      <w:r w:rsidRPr="00D076D4">
        <w:rPr>
          <w:rStyle w:val="afffff2"/>
          <w:rtl/>
        </w:rPr>
        <w:t>,</w:t>
      </w:r>
      <w:r w:rsidRPr="00F40D4B">
        <w:rPr>
          <w:rtl/>
        </w:rPr>
        <w:t xml:space="preserve"> </w:t>
      </w:r>
      <w:r>
        <w:rPr>
          <w:rStyle w:val="affffc"/>
          <w:rFonts w:hint="cs"/>
          <w:rtl/>
          <w:rPrChange w:id="9263" w:author="מנוע אמוראים" w:date="2026-10-05T16:41:14Z">
            <w:rPr>
              <w:rFonts w:hint="cs"/>
              <w:rtl/>
            </w:rPr>
          </w:rPrChange>
        </w:rPr>
        <w:t xml:space="preserve">ור"ג</w:t>
      </w:r>
      <w:r>
        <w:rPr>
          <w:rFonts w:hint="cs"/>
          <w:rtl/>
        </w:rPr>
        <w:t xml:space="preserve"> מ</w:t>
      </w:r>
      <w:r w:rsidRPr="00F40D4B">
        <w:rPr>
          <w:rtl/>
        </w:rPr>
        <w:t>חייב.</w:t>
      </w:r>
    </w:p>
    <w:p w14:paraId="2F5BAB0A" w14:textId="77777777" w:rsidR="00D076D4" w:rsidRDefault="006F071F" w:rsidP="000737EC">
      <w:pPr>
        <w:pStyle w:val="36"/>
        <w:framePr w:wrap="notBeside"/>
        <w:rPr>
          <w:rtl/>
        </w:rPr>
      </w:pPr>
      <w:r w:rsidRPr="00F40D4B">
        <w:rPr>
          <w:rFonts w:hint="cs"/>
          <w:rtl/>
        </w:rPr>
        <w:t>ג.</w:t>
      </w:r>
    </w:p>
    <w:p w14:paraId="0EC73022" w14:textId="3434280E" w:rsidR="00D076D4" w:rsidRDefault="00D076D4" w:rsidP="000737EC">
      <w:pPr>
        <w:rPr>
          <w:rtl/>
        </w:rPr>
      </w:pPr>
      <w:r>
        <w:rPr>
          <w:rFonts w:hint="cs"/>
          <w:rtl/>
        </w:rPr>
        <w:t xml:space="preserve">ואינו </w:t>
      </w:r>
      <w:r w:rsidR="006F071F" w:rsidRPr="00F40D4B">
        <w:rPr>
          <w:rFonts w:hint="cs"/>
          <w:rtl/>
        </w:rPr>
        <w:t xml:space="preserve">הילך </w:t>
      </w:r>
      <w:r w:rsidR="006F071F" w:rsidRPr="00D076D4">
        <w:rPr>
          <w:rStyle w:val="affffc"/>
          <w:rFonts w:hint="cs"/>
          <w:rtl/>
        </w:rPr>
        <w:t>כרבא:</w:t>
      </w:r>
      <w:r w:rsidR="006F071F" w:rsidRPr="00F40D4B">
        <w:rPr>
          <w:rtl/>
        </w:rPr>
        <w:t xml:space="preserve"> </w:t>
      </w:r>
      <w:r w:rsidRPr="00D076D4">
        <w:rPr>
          <w:rFonts w:hint="cs"/>
          <w:b/>
          <w:bCs/>
          <w:rtl/>
        </w:rPr>
        <w:t>עבד</w:t>
      </w:r>
      <w:r>
        <w:rPr>
          <w:rFonts w:hint="cs"/>
          <w:rtl/>
        </w:rPr>
        <w:t xml:space="preserve"> ש</w:t>
      </w:r>
      <w:r w:rsidR="006F071F" w:rsidRPr="00F40D4B">
        <w:rPr>
          <w:rtl/>
        </w:rPr>
        <w:t>קטע יד</w:t>
      </w:r>
      <w:r>
        <w:rPr>
          <w:rFonts w:hint="cs"/>
          <w:rtl/>
        </w:rPr>
        <w:t>ו</w:t>
      </w:r>
      <w:r w:rsidR="006F071F" w:rsidRPr="00F40D4B">
        <w:rPr>
          <w:rtl/>
        </w:rPr>
        <w:t xml:space="preserve">, </w:t>
      </w:r>
      <w:r w:rsidR="006F071F" w:rsidRPr="00D076D4">
        <w:rPr>
          <w:b/>
          <w:bCs/>
          <w:rtl/>
        </w:rPr>
        <w:t>ושדה</w:t>
      </w:r>
      <w:r w:rsidR="006F071F" w:rsidRPr="00F40D4B">
        <w:rPr>
          <w:rtl/>
        </w:rPr>
        <w:t xml:space="preserve"> שחפר בה בורות שיחין ומערות.</w:t>
      </w:r>
    </w:p>
    <w:p w14:paraId="7D2F3705" w14:textId="77777777" w:rsidR="00D076D4" w:rsidRDefault="006F071F" w:rsidP="000737EC">
      <w:pPr>
        <w:pStyle w:val="36"/>
        <w:framePr w:wrap="notBeside"/>
        <w:rPr>
          <w:rtl/>
        </w:rPr>
      </w:pPr>
      <w:r w:rsidRPr="00F40D4B">
        <w:rPr>
          <w:rFonts w:hint="cs"/>
          <w:rtl/>
        </w:rPr>
        <w:t>והך ד</w:t>
      </w:r>
      <w:r w:rsidRPr="00F40D4B">
        <w:rPr>
          <w:rtl/>
        </w:rPr>
        <w:t>תנן:</w:t>
      </w:r>
    </w:p>
    <w:p w14:paraId="35B7370B" w14:textId="4B42C390" w:rsidR="00A6533C" w:rsidRPr="00F40D4B" w:rsidRDefault="006F071F" w:rsidP="000737EC">
      <w:pPr>
        <w:rPr>
          <w:rtl/>
        </w:rPr>
      </w:pPr>
      <w:r w:rsidRPr="00F40D4B">
        <w:rPr>
          <w:rtl/>
        </w:rPr>
        <w:t xml:space="preserve">גזל בהמה והזקינה, עבדים והזקינו משלם כשעת הגזילה, </w:t>
      </w:r>
      <w:r w:rsidRPr="00D076D4">
        <w:rPr>
          <w:rStyle w:val="affffc"/>
          <w:rFonts w:hint="cs"/>
          <w:rtl/>
        </w:rPr>
        <w:t>דלר''מ</w:t>
      </w:r>
      <w:r w:rsidRPr="00F40D4B">
        <w:rPr>
          <w:rFonts w:hint="cs"/>
          <w:rtl/>
        </w:rPr>
        <w:t xml:space="preserve"> בעבדים אומר הרי שלך לפניך</w:t>
      </w:r>
    </w:p>
    <w:p w14:paraId="194A6488" w14:textId="77777777" w:rsidR="00D076D4" w:rsidRDefault="006F071F" w:rsidP="000737EC">
      <w:pPr>
        <w:pStyle w:val="36"/>
        <w:framePr w:wrap="notBeside"/>
        <w:rPr>
          <w:rtl/>
        </w:rPr>
      </w:pPr>
      <w:r w:rsidRPr="00F40D4B">
        <w:rPr>
          <w:rFonts w:hint="cs"/>
          <w:rtl/>
        </w:rPr>
        <w:t xml:space="preserve">כדמחליף רבר''ה </w:t>
      </w:r>
    </w:p>
    <w:p w14:paraId="2FF93E9C" w14:textId="1BB60726" w:rsidR="006F071F" w:rsidRPr="00F40D4B" w:rsidRDefault="00D076D4" w:rsidP="000737EC">
      <w:pPr>
        <w:rPr>
          <w:rtl/>
        </w:rPr>
      </w:pPr>
      <w:r w:rsidRPr="00D076D4">
        <w:rPr>
          <w:rStyle w:val="affffc"/>
          <w:rFonts w:hint="cs"/>
          <w:rtl/>
        </w:rPr>
        <w:t>לר''מ:</w:t>
      </w:r>
      <w:r>
        <w:rPr>
          <w:rFonts w:hint="cs"/>
          <w:rtl/>
        </w:rPr>
        <w:t xml:space="preserve"> </w:t>
      </w:r>
      <w:r w:rsidR="006F071F" w:rsidRPr="00F40D4B">
        <w:rPr>
          <w:rFonts w:hint="cs"/>
          <w:rtl/>
        </w:rPr>
        <w:t xml:space="preserve">משלם כשעת הגזילה </w:t>
      </w:r>
      <w:r w:rsidR="006F071F" w:rsidRPr="00D076D4">
        <w:rPr>
          <w:rStyle w:val="affffc"/>
          <w:rFonts w:hint="cs"/>
          <w:rtl/>
        </w:rPr>
        <w:t>וחכ''א</w:t>
      </w:r>
      <w:r w:rsidR="006F071F" w:rsidRPr="00F40D4B">
        <w:rPr>
          <w:rFonts w:hint="cs"/>
          <w:rtl/>
        </w:rPr>
        <w:t xml:space="preserve"> דאומר הרי שלך לפניך.</w:t>
      </w:r>
    </w:p>
    <w:p w14:paraId="3EE6B9AA" w14:textId="081530BD" w:rsidR="00D076D4" w:rsidRDefault="006F071F" w:rsidP="000737EC">
      <w:pPr>
        <w:pStyle w:val="36"/>
        <w:framePr w:wrap="notBeside"/>
        <w:rPr>
          <w:rtl/>
        </w:rPr>
      </w:pPr>
      <w:r w:rsidRPr="00F40D4B">
        <w:rPr>
          <w:rFonts w:hint="cs"/>
          <w:rtl/>
        </w:rPr>
        <w:t>ולכאו' לר''מ</w:t>
      </w:r>
      <w:r w:rsidR="00D076D4">
        <w:rPr>
          <w:rFonts w:hint="cs"/>
          <w:rtl/>
        </w:rPr>
        <w:t>:</w:t>
      </w:r>
      <w:r w:rsidRPr="00F40D4B">
        <w:rPr>
          <w:rFonts w:hint="cs"/>
          <w:rtl/>
        </w:rPr>
        <w:t xml:space="preserve"> </w:t>
      </w:r>
    </w:p>
    <w:p w14:paraId="6243B7D3" w14:textId="317A68E6" w:rsidR="00A6533C" w:rsidRPr="00F40D4B" w:rsidRDefault="00D076D4" w:rsidP="000737EC">
      <w:pPr>
        <w:rPr>
          <w:rtl/>
        </w:rPr>
      </w:pPr>
      <w:r>
        <w:rPr>
          <w:rFonts w:hint="cs"/>
          <w:rtl/>
        </w:rPr>
        <w:t>מ</w:t>
      </w:r>
      <w:r w:rsidR="006F071F" w:rsidRPr="00F40D4B">
        <w:rPr>
          <w:rFonts w:hint="cs"/>
          <w:rtl/>
        </w:rPr>
        <w:t xml:space="preserve">קשינן קרקע לעבד דנשבעין </w:t>
      </w:r>
      <w:r w:rsidR="006F071F" w:rsidRPr="00D076D4">
        <w:rPr>
          <w:rStyle w:val="affffc"/>
          <w:rFonts w:hint="cs"/>
          <w:rtl/>
        </w:rPr>
        <w:t>ולא אמרי'</w:t>
      </w:r>
      <w:r w:rsidR="006F071F" w:rsidRPr="00F40D4B">
        <w:rPr>
          <w:rFonts w:hint="cs"/>
          <w:rtl/>
        </w:rPr>
        <w:t xml:space="preserve"> דרק בעבד נשבע</w:t>
      </w:r>
    </w:p>
    <w:p w14:paraId="4C580205" w14:textId="77777777" w:rsidR="00D076D4" w:rsidRDefault="006F071F" w:rsidP="000737EC">
      <w:pPr>
        <w:pStyle w:val="36"/>
        <w:framePr w:wrap="notBeside"/>
        <w:rPr>
          <w:rtl/>
        </w:rPr>
      </w:pPr>
      <w:r w:rsidRPr="00D076D4">
        <w:rPr>
          <w:rStyle w:val="affffc"/>
          <w:rtl/>
        </w:rPr>
        <w:t>דתניא:</w:t>
      </w:r>
    </w:p>
    <w:p w14:paraId="54820AB7" w14:textId="77777777" w:rsidR="00D076D4" w:rsidRDefault="006F071F" w:rsidP="000737EC">
      <w:pPr>
        <w:rPr>
          <w:rtl/>
        </w:rPr>
      </w:pPr>
      <w:r w:rsidRPr="00F40D4B">
        <w:rPr>
          <w:rtl/>
        </w:rPr>
        <w:t xml:space="preserve">המחליף פרה בחמור וילדה, וכן המוכר שפחתו וילדה, </w:t>
      </w:r>
    </w:p>
    <w:p w14:paraId="3C93B41C" w14:textId="6F922428" w:rsidR="006F071F" w:rsidRPr="00F40D4B" w:rsidRDefault="006F071F" w:rsidP="000737EC">
      <w:pPr>
        <w:rPr>
          <w:rtl/>
        </w:rPr>
      </w:pPr>
      <w:r w:rsidRPr="00F40D4B">
        <w:rPr>
          <w:rtl/>
        </w:rPr>
        <w:t>זה אומר ברשותי וזה שותק - זכה.</w:t>
      </w:r>
    </w:p>
    <w:p w14:paraId="09716BF8" w14:textId="5EE00390" w:rsidR="006F071F" w:rsidRPr="00F40D4B" w:rsidRDefault="006F071F" w:rsidP="000737EC">
      <w:pPr>
        <w:spacing w:after="60"/>
        <w:rPr>
          <w:rtl/>
        </w:rPr>
      </w:pPr>
      <w:r w:rsidRPr="00F40D4B">
        <w:rPr>
          <w:rtl/>
        </w:rPr>
        <w:t xml:space="preserve">זה אומר </w:t>
      </w:r>
      <w:r w:rsidR="00D076D4">
        <w:rPr>
          <w:rFonts w:hint="cs"/>
          <w:rtl/>
        </w:rPr>
        <w:t xml:space="preserve">א''י </w:t>
      </w:r>
      <w:r w:rsidRPr="00F40D4B">
        <w:rPr>
          <w:rtl/>
        </w:rPr>
        <w:t xml:space="preserve">וזה אומר </w:t>
      </w:r>
      <w:r w:rsidR="00D076D4">
        <w:rPr>
          <w:rFonts w:hint="cs"/>
          <w:rtl/>
        </w:rPr>
        <w:t>א''י</w:t>
      </w:r>
      <w:r w:rsidRPr="00D076D4">
        <w:rPr>
          <w:b/>
          <w:bCs/>
          <w:rtl/>
        </w:rPr>
        <w:t>- יחלוקו.</w:t>
      </w:r>
    </w:p>
    <w:p w14:paraId="574E45F8" w14:textId="77777777" w:rsidR="00D076D4" w:rsidRDefault="006F071F" w:rsidP="000737EC">
      <w:pPr>
        <w:rPr>
          <w:rtl/>
        </w:rPr>
      </w:pPr>
      <w:r w:rsidRPr="00F40D4B">
        <w:rPr>
          <w:rtl/>
        </w:rPr>
        <w:lastRenderedPageBreak/>
        <w:t xml:space="preserve">זה אומר ברשותי וזה אומר ברשותי </w:t>
      </w:r>
    </w:p>
    <w:p w14:paraId="325ED4CE" w14:textId="797A404D" w:rsidR="00A6533C" w:rsidRPr="00F40D4B" w:rsidRDefault="006F071F" w:rsidP="000737EC">
      <w:pPr>
        <w:rPr>
          <w:rtl/>
        </w:rPr>
      </w:pPr>
      <w:r w:rsidRPr="00D076D4">
        <w:rPr>
          <w:rStyle w:val="affffc"/>
          <w:rFonts w:hint="cs"/>
          <w:rtl/>
        </w:rPr>
        <w:t>לר''מ:</w:t>
      </w:r>
      <w:r w:rsidRPr="00F40D4B">
        <w:rPr>
          <w:rFonts w:hint="cs"/>
          <w:rtl/>
        </w:rPr>
        <w:t xml:space="preserve"> </w:t>
      </w:r>
      <w:r w:rsidRPr="00F40D4B">
        <w:rPr>
          <w:rtl/>
        </w:rPr>
        <w:t>ישבע המוכר שברשותו ילדה, שכל הנשבעין שבתורה</w:t>
      </w:r>
    </w:p>
    <w:p w14:paraId="5DFA6022" w14:textId="71E9D35F" w:rsidR="006F071F" w:rsidRPr="00F40D4B" w:rsidRDefault="006F071F" w:rsidP="000737EC">
      <w:pPr>
        <w:rPr>
          <w:rtl/>
        </w:rPr>
      </w:pPr>
      <w:r w:rsidRPr="00F40D4B">
        <w:rPr>
          <w:rtl/>
        </w:rPr>
        <w:t>נשבעין ולא משלמין.</w:t>
      </w:r>
    </w:p>
    <w:p w14:paraId="6946D8B5" w14:textId="77777777" w:rsidR="006F071F" w:rsidRPr="00F40D4B" w:rsidRDefault="006F071F" w:rsidP="000737EC">
      <w:pPr>
        <w:rPr>
          <w:rtl/>
        </w:rPr>
      </w:pPr>
      <w:r w:rsidRPr="00D076D4">
        <w:rPr>
          <w:rStyle w:val="affffc"/>
          <w:rFonts w:hint="cs"/>
          <w:rtl/>
        </w:rPr>
        <w:t>וחכ''א</w:t>
      </w:r>
      <w:r w:rsidRPr="00D076D4">
        <w:rPr>
          <w:rStyle w:val="affffc"/>
          <w:rtl/>
        </w:rPr>
        <w:t>:</w:t>
      </w:r>
      <w:r w:rsidRPr="00F40D4B">
        <w:rPr>
          <w:rtl/>
        </w:rPr>
        <w:t xml:space="preserve"> אין נשבעין לא על העבדים ולא על הקרקעות.</w:t>
      </w:r>
    </w:p>
    <w:p w14:paraId="54BAEA87" w14:textId="52255A79" w:rsidR="00D076D4" w:rsidRDefault="00D076D4" w:rsidP="000737EC">
      <w:pPr>
        <w:pStyle w:val="36"/>
        <w:framePr w:wrap="notBeside"/>
        <w:rPr>
          <w:rtl/>
        </w:rPr>
      </w:pPr>
      <w:r>
        <w:rPr>
          <w:rFonts w:hint="cs"/>
          <w:rtl/>
        </w:rPr>
        <w:t xml:space="preserve">- </w:t>
      </w:r>
      <w:r w:rsidR="006F071F" w:rsidRPr="00F40D4B">
        <w:rPr>
          <w:rFonts w:hint="cs"/>
          <w:rtl/>
        </w:rPr>
        <w:t xml:space="preserve">ודחי' </w:t>
      </w:r>
    </w:p>
    <w:p w14:paraId="40C92D69" w14:textId="3F013A60" w:rsidR="00A6533C" w:rsidRPr="00F40D4B" w:rsidRDefault="006F071F" w:rsidP="000737EC">
      <w:pPr>
        <w:spacing w:after="60"/>
        <w:rPr>
          <w:rtl/>
        </w:rPr>
      </w:pPr>
      <w:r w:rsidRPr="00F40D4B">
        <w:rPr>
          <w:rFonts w:hint="cs"/>
          <w:rtl/>
        </w:rPr>
        <w:t>אפשר דכשם אמרו ליה כשם דהודית בקרקעות תודה בעבדים</w:t>
      </w:r>
    </w:p>
    <w:p w14:paraId="614D72DE" w14:textId="5AC8B285" w:rsidR="00D076D4" w:rsidRDefault="006F071F" w:rsidP="000737EC">
      <w:pPr>
        <w:pStyle w:val="36"/>
        <w:framePr w:wrap="notBeside"/>
        <w:rPr>
          <w:rtl/>
        </w:rPr>
      </w:pPr>
      <w:r w:rsidRPr="00F40D4B">
        <w:rPr>
          <w:rtl/>
        </w:rPr>
        <w:t>תדע,</w:t>
      </w:r>
      <w:r w:rsidR="00D076D4">
        <w:rPr>
          <w:rFonts w:hint="cs"/>
          <w:rtl/>
        </w:rPr>
        <w:t>דלר''מ:</w:t>
      </w:r>
    </w:p>
    <w:p w14:paraId="091ABED6" w14:textId="4CBCDCDF" w:rsidR="006F071F" w:rsidRPr="00F40D4B" w:rsidRDefault="006F071F" w:rsidP="000737EC">
      <w:pPr>
        <w:rPr>
          <w:rtl/>
        </w:rPr>
      </w:pPr>
      <w:r w:rsidRPr="00F40D4B">
        <w:rPr>
          <w:rtl/>
        </w:rPr>
        <w:t>יש דברים שהן כקרקע ואינן כקרקע, ואין חכמים מודים לו.</w:t>
      </w:r>
    </w:p>
    <w:p w14:paraId="6217E032" w14:textId="77777777" w:rsidR="006F071F" w:rsidRPr="00F40D4B" w:rsidRDefault="006F071F" w:rsidP="000737EC">
      <w:pPr>
        <w:rPr>
          <w:rtl/>
        </w:rPr>
      </w:pPr>
      <w:r w:rsidRPr="00F40D4B">
        <w:rPr>
          <w:rtl/>
        </w:rPr>
        <w:t xml:space="preserve">כיצד? עשר גפנים טעונות מסרתי לך, </w:t>
      </w:r>
      <w:r w:rsidRPr="00D076D4">
        <w:rPr>
          <w:rStyle w:val="affffc"/>
          <w:rtl/>
        </w:rPr>
        <w:t>והלה אומר:</w:t>
      </w:r>
      <w:r w:rsidRPr="00F40D4B">
        <w:rPr>
          <w:rtl/>
        </w:rPr>
        <w:t xml:space="preserve"> אינן אלא חמש.</w:t>
      </w:r>
    </w:p>
    <w:p w14:paraId="4900D0CE" w14:textId="77777777" w:rsidR="006F071F" w:rsidRPr="00F40D4B" w:rsidRDefault="006F071F" w:rsidP="000737EC">
      <w:pPr>
        <w:rPr>
          <w:rtl/>
        </w:rPr>
      </w:pPr>
      <w:r w:rsidRPr="00D076D4">
        <w:rPr>
          <w:rStyle w:val="affffc"/>
          <w:rFonts w:hint="cs"/>
          <w:rtl/>
        </w:rPr>
        <w:t>דר''מ</w:t>
      </w:r>
      <w:r w:rsidRPr="00F40D4B">
        <w:rPr>
          <w:rFonts w:hint="cs"/>
          <w:rtl/>
        </w:rPr>
        <w:t xml:space="preserve"> מחייב </w:t>
      </w:r>
      <w:r w:rsidRPr="00D076D4">
        <w:rPr>
          <w:rStyle w:val="affffc"/>
          <w:rFonts w:hint="cs"/>
          <w:rtl/>
        </w:rPr>
        <w:t>וחכ''א</w:t>
      </w:r>
      <w:r w:rsidRPr="00D076D4">
        <w:rPr>
          <w:rStyle w:val="affffc"/>
          <w:rtl/>
        </w:rPr>
        <w:t>:</w:t>
      </w:r>
      <w:r w:rsidRPr="00F40D4B">
        <w:rPr>
          <w:rtl/>
        </w:rPr>
        <w:t xml:space="preserve"> כל המחובר לקרקע - הרי הוא כקרקע.</w:t>
      </w:r>
    </w:p>
    <w:p w14:paraId="7B924DC5" w14:textId="77777777" w:rsidR="00D076D4" w:rsidRDefault="006F071F" w:rsidP="000737EC">
      <w:pPr>
        <w:pStyle w:val="36"/>
        <w:framePr w:wrap="notBeside"/>
        <w:rPr>
          <w:rtl/>
        </w:rPr>
      </w:pPr>
      <w:r w:rsidRPr="00F40D4B">
        <w:rPr>
          <w:rtl/>
        </w:rPr>
        <w:t>ו</w:t>
      </w:r>
      <w:r w:rsidRPr="00F40D4B">
        <w:rPr>
          <w:rFonts w:hint="cs"/>
          <w:rtl/>
        </w:rPr>
        <w:t>אריב''ח</w:t>
      </w:r>
      <w:r w:rsidRPr="00F40D4B">
        <w:rPr>
          <w:rtl/>
        </w:rPr>
        <w:t>:</w:t>
      </w:r>
    </w:p>
    <w:p w14:paraId="1207AC79" w14:textId="2C7FE385" w:rsidR="006F071F" w:rsidRPr="00F40D4B" w:rsidRDefault="00D076D4" w:rsidP="000737EC">
      <w:pPr>
        <w:rPr>
          <w:rtl/>
        </w:rPr>
      </w:pPr>
      <w:r>
        <w:rPr>
          <w:rFonts w:hint="cs"/>
          <w:rtl/>
        </w:rPr>
        <w:t>נפק''מ ב</w:t>
      </w:r>
      <w:r w:rsidR="006F071F" w:rsidRPr="00F40D4B">
        <w:rPr>
          <w:rtl/>
        </w:rPr>
        <w:t xml:space="preserve">ענבים העומדות ליבצר </w:t>
      </w:r>
      <w:r>
        <w:rPr>
          <w:rFonts w:hint="cs"/>
          <w:rtl/>
        </w:rPr>
        <w:t>שחלקו אם הן כבצורות.</w:t>
      </w:r>
    </w:p>
    <w:p w14:paraId="1D73D95C" w14:textId="7CB383FE" w:rsidR="00D076D4" w:rsidRDefault="006F071F" w:rsidP="000737EC">
      <w:pPr>
        <w:pStyle w:val="36"/>
        <w:framePr w:wrap="notBeside"/>
        <w:rPr>
          <w:rtl/>
        </w:rPr>
      </w:pPr>
      <w:r w:rsidRPr="00F40D4B">
        <w:rPr>
          <w:rtl/>
        </w:rPr>
        <w:t>אלא לעולם כר</w:t>
      </w:r>
      <w:r w:rsidRPr="00F40D4B">
        <w:rPr>
          <w:rFonts w:hint="cs"/>
          <w:rtl/>
        </w:rPr>
        <w:t>''הו</w:t>
      </w:r>
    </w:p>
    <w:p w14:paraId="4B704EBC" w14:textId="5C316C97" w:rsidR="006F071F" w:rsidRPr="00F40D4B" w:rsidRDefault="006F071F" w:rsidP="000737EC">
      <w:pPr>
        <w:rPr>
          <w:rtl/>
        </w:rPr>
      </w:pPr>
      <w:r w:rsidRPr="00F40D4B">
        <w:rPr>
          <w:rFonts w:hint="cs"/>
          <w:rtl/>
        </w:rPr>
        <w:t xml:space="preserve">והך </w:t>
      </w:r>
      <w:r w:rsidRPr="00D076D4">
        <w:rPr>
          <w:rFonts w:hint="cs"/>
          <w:b/>
          <w:bCs/>
          <w:rtl/>
        </w:rPr>
        <w:t>ד'</w:t>
      </w:r>
      <w:r w:rsidRPr="00D076D4">
        <w:rPr>
          <w:b/>
          <w:bCs/>
          <w:rtl/>
        </w:rPr>
        <w:t>זוקקין</w:t>
      </w:r>
      <w:r w:rsidRPr="00D076D4">
        <w:rPr>
          <w:rFonts w:hint="cs"/>
          <w:b/>
          <w:bCs/>
          <w:rtl/>
        </w:rPr>
        <w:t>'</w:t>
      </w:r>
      <w:r w:rsidRPr="00F40D4B">
        <w:rPr>
          <w:rtl/>
        </w:rPr>
        <w:t xml:space="preserve"> –</w:t>
      </w:r>
      <w:r w:rsidRPr="00F40D4B">
        <w:rPr>
          <w:rFonts w:hint="cs"/>
          <w:rtl/>
        </w:rPr>
        <w:t xml:space="preserve">דלא לימא </w:t>
      </w:r>
      <w:r w:rsidRPr="00D076D4">
        <w:rPr>
          <w:rFonts w:hint="cs"/>
          <w:b/>
          <w:bCs/>
          <w:rtl/>
        </w:rPr>
        <w:t>כסות</w:t>
      </w:r>
      <w:r w:rsidRPr="00F40D4B">
        <w:rPr>
          <w:rFonts w:hint="cs"/>
          <w:rtl/>
        </w:rPr>
        <w:t xml:space="preserve"> עבד כעבד</w:t>
      </w:r>
      <w:r w:rsidR="00D076D4">
        <w:rPr>
          <w:rFonts w:hint="cs"/>
          <w:rtl/>
        </w:rPr>
        <w:t>,</w:t>
      </w:r>
      <w:r w:rsidRPr="00F40D4B">
        <w:rPr>
          <w:rFonts w:hint="cs"/>
          <w:rtl/>
        </w:rPr>
        <w:t xml:space="preserve"> ועומרי שדה כשדה.</w:t>
      </w:r>
    </w:p>
    <w:p w14:paraId="680D8BF6" w14:textId="5DDACE62" w:rsidR="006F071F" w:rsidRPr="00F40D4B" w:rsidRDefault="006F071F" w:rsidP="000737EC">
      <w:pPr>
        <w:pStyle w:val="afffb"/>
        <w:rPr>
          <w:rtl/>
        </w:rPr>
      </w:pPr>
      <w:ins w:id="9978" w:author="מספור קטעי משנה" w:date="2026-10-06T06:45:11Z">
        <w:r>
          <w:rPr>
            <w:rStyle w:val="MisparKeta"/>
          </w:rPr>
          <w:t xml:space="preserve">ג. </w:t>
        </w:r>
      </w:ins>
      <w:r w:rsidRPr="00F40D4B">
        <w:rPr>
          <w:rtl/>
        </w:rPr>
        <w:t>זה אומר איני יודע וזה אומר איני יודע יחלוקו.</w:t>
      </w:r>
    </w:p>
    <w:p w14:paraId="4747BA55" w14:textId="77777777" w:rsidR="00D076D4" w:rsidRDefault="006F071F" w:rsidP="000737EC">
      <w:pPr>
        <w:pStyle w:val="36"/>
        <w:framePr w:wrap="notBeside"/>
        <w:rPr>
          <w:rtl/>
        </w:rPr>
      </w:pPr>
      <w:r w:rsidRPr="00F40D4B">
        <w:rPr>
          <w:rtl/>
        </w:rPr>
        <w:t>•</w:t>
      </w:r>
    </w:p>
    <w:p w14:paraId="6ABF4377" w14:textId="36164583" w:rsidR="006F071F" w:rsidRPr="00F40D4B" w:rsidRDefault="00D076D4" w:rsidP="000737EC">
      <w:pPr>
        <w:rPr>
          <w:rtl/>
        </w:rPr>
      </w:pPr>
      <w:r>
        <w:rPr>
          <w:rFonts w:hint="cs"/>
          <w:rtl/>
        </w:rPr>
        <w:t>כ</w:t>
      </w:r>
      <w:r w:rsidR="006F071F" w:rsidRPr="00F40D4B">
        <w:rPr>
          <w:rtl/>
        </w:rPr>
        <w:t>סומכוס: ממון המוטל בספק - חולקין.</w:t>
      </w:r>
    </w:p>
    <w:p w14:paraId="45651AAA" w14:textId="77777777" w:rsidR="00D076D4" w:rsidRDefault="006F071F" w:rsidP="000737EC">
      <w:pPr>
        <w:pStyle w:val="36"/>
        <w:framePr w:wrap="notBeside"/>
        <w:rPr>
          <w:rtl/>
        </w:rPr>
      </w:pPr>
      <w:r w:rsidRPr="00F40D4B">
        <w:rPr>
          <w:rFonts w:hint="cs"/>
          <w:rtl/>
        </w:rPr>
        <w:t>ואפי' כרבר''ה</w:t>
      </w:r>
    </w:p>
    <w:p w14:paraId="11215054" w14:textId="6BA8CC39" w:rsidR="00D076D4" w:rsidRDefault="006F071F" w:rsidP="000737EC">
      <w:pPr>
        <w:rPr>
          <w:rtl/>
        </w:rPr>
      </w:pPr>
      <w:r w:rsidRPr="00F40D4B">
        <w:rPr>
          <w:rFonts w:hint="cs"/>
          <w:rtl/>
        </w:rPr>
        <w:t>דסומכוס אפי' בברי וברי</w:t>
      </w:r>
      <w:r w:rsidR="00D076D4">
        <w:rPr>
          <w:rFonts w:hint="cs"/>
          <w:rtl/>
        </w:rPr>
        <w:t xml:space="preserve"> חולקין טעם שכאן ישבע,</w:t>
      </w:r>
      <w:r w:rsidRPr="00F40D4B">
        <w:rPr>
          <w:rFonts w:hint="cs"/>
          <w:rtl/>
        </w:rPr>
        <w:t xml:space="preserve"> </w:t>
      </w:r>
    </w:p>
    <w:p w14:paraId="74BE1CD5" w14:textId="77777777" w:rsidR="00D076D4" w:rsidRDefault="00D076D4" w:rsidP="000737EC">
      <w:pPr>
        <w:pStyle w:val="36"/>
        <w:framePr w:wrap="notBeside"/>
        <w:rPr>
          <w:rtl/>
        </w:rPr>
      </w:pPr>
      <w:r>
        <w:rPr>
          <w:rFonts w:hint="cs"/>
          <w:rtl/>
        </w:rPr>
        <w:t>-</w:t>
      </w:r>
    </w:p>
    <w:p w14:paraId="468C2A09" w14:textId="7B130402" w:rsidR="006F071F" w:rsidRPr="00F40D4B" w:rsidRDefault="00D076D4" w:rsidP="000737EC">
      <w:pPr>
        <w:rPr>
          <w:rtl/>
        </w:rPr>
      </w:pPr>
      <w:r>
        <w:rPr>
          <w:rFonts w:hint="cs"/>
          <w:rtl/>
        </w:rPr>
        <w:t>ש</w:t>
      </w:r>
      <w:r w:rsidR="006F071F" w:rsidRPr="00F40D4B">
        <w:rPr>
          <w:rFonts w:hint="cs"/>
          <w:rtl/>
        </w:rPr>
        <w:t>מודה סומכוס</w:t>
      </w:r>
      <w:r>
        <w:rPr>
          <w:rFonts w:hint="cs"/>
          <w:rtl/>
        </w:rPr>
        <w:t xml:space="preserve">: </w:t>
      </w:r>
      <w:r w:rsidR="006F071F" w:rsidRPr="00F40D4B">
        <w:rPr>
          <w:rFonts w:hint="cs"/>
          <w:rtl/>
        </w:rPr>
        <w:t xml:space="preserve"> בשבועה דאורייתא</w:t>
      </w:r>
      <w:r>
        <w:rPr>
          <w:rFonts w:hint="cs"/>
          <w:rtl/>
        </w:rPr>
        <w:t>,</w:t>
      </w:r>
      <w:r w:rsidR="006F071F" w:rsidRPr="00F40D4B">
        <w:rPr>
          <w:rFonts w:hint="cs"/>
          <w:rtl/>
        </w:rPr>
        <w:t xml:space="preserve"> ודקטעה לידה</w:t>
      </w:r>
      <w:r>
        <w:rPr>
          <w:rFonts w:hint="cs"/>
          <w:rtl/>
        </w:rPr>
        <w:t>,</w:t>
      </w:r>
      <w:r w:rsidR="006F071F" w:rsidRPr="00F40D4B">
        <w:rPr>
          <w:rFonts w:hint="cs"/>
          <w:rtl/>
        </w:rPr>
        <w:t xml:space="preserve"> </w:t>
      </w:r>
      <w:r w:rsidR="006F071F" w:rsidRPr="00D076D4">
        <w:rPr>
          <w:rStyle w:val="affffc"/>
          <w:rFonts w:hint="cs"/>
          <w:rtl/>
        </w:rPr>
        <w:t>כרבא</w:t>
      </w:r>
    </w:p>
    <w:p w14:paraId="42A6F74B" w14:textId="77777777" w:rsidR="00A6533C" w:rsidRPr="00F40D4B" w:rsidRDefault="00A6533C" w:rsidP="000737EC">
      <w:pPr>
        <w:pStyle w:val="aff9"/>
        <w:rPr>
          <w:rtl/>
        </w:rPr>
      </w:pPr>
      <w:r w:rsidRPr="00F40D4B">
        <w:rPr>
          <w:rtl/>
        </w:rPr>
        <w:t>***</w:t>
      </w:r>
    </w:p>
    <w:p w14:paraId="3FB52686" w14:textId="0732CB1E" w:rsidR="006F071F" w:rsidRPr="00F40D4B" w:rsidRDefault="006F071F" w:rsidP="000737EC">
      <w:pPr>
        <w:pStyle w:val="afffff"/>
        <w:framePr w:wrap="around"/>
        <w:rPr>
          <w:rtl/>
        </w:rPr>
      </w:pPr>
      <w:del w:id="20298" w:author="קלוד" w:date="2026-10-06T10:08:05Z">
        <w:r>
          <w:rPr>
            <w:rtl/>
          </w:rPr>
          <w:delText xml:space="preserve">משנה.</w:delText>
        </w:r>
      </w:del>
      <w:ins w:id="20299" w:author="קלוד" w:date="2026-10-06T10:08:05Z">
        <w:r>
          <w:rPr>
            <w:rtl/>
          </w:rPr>
          <w:t xml:space="preserve">משנה ה</w:t>
        </w:r>
      </w:ins>
    </w:p>
    <w:p w14:paraId="52E78CD3" w14:textId="4BE9E8DB" w:rsidR="00D076D4" w:rsidRDefault="006F071F" w:rsidP="000737EC">
      <w:pPr>
        <w:pStyle w:val="afff3"/>
        <w:jc w:val="center"/>
        <w:rPr>
          <w:rtl/>
        </w:rPr>
      </w:pPr>
      <w:ins w:id="9979" w:author="מספור קטעי משנה" w:date="2026-10-06T06:45:11Z">
        <w:r>
          <w:rPr>
            <w:rStyle w:val="MisparKeta"/>
          </w:rPr>
          <w:t xml:space="preserve">ב. </w:t>
        </w:r>
      </w:ins>
      <w:r w:rsidRPr="00F40D4B">
        <w:rPr>
          <w:rtl/>
        </w:rPr>
        <w:t>המוכר זיתיו לעצים</w:t>
      </w:r>
    </w:p>
    <w:p w14:paraId="2393CB48" w14:textId="1463C775" w:rsidR="006F071F" w:rsidRPr="00F40D4B" w:rsidRDefault="006F071F" w:rsidP="000737EC">
      <w:pPr>
        <w:pStyle w:val="afff3"/>
        <w:rPr>
          <w:rtl/>
        </w:rPr>
      </w:pPr>
      <w:r w:rsidRPr="00F40D4B">
        <w:rPr>
          <w:rtl/>
        </w:rPr>
        <w:t>ועשו פחות מרביעית לסאה - הרי אלו של בעל הזיתים.</w:t>
      </w:r>
    </w:p>
    <w:p w14:paraId="77EA5282" w14:textId="77777777" w:rsidR="006F071F" w:rsidRPr="00F40D4B" w:rsidRDefault="006F071F" w:rsidP="000737EC">
      <w:pPr>
        <w:pStyle w:val="afff3"/>
        <w:spacing w:after="60" w:line="220" w:lineRule="exact"/>
        <w:rPr>
          <w:rtl/>
        </w:rPr>
      </w:pPr>
      <w:r w:rsidRPr="00F40D4B">
        <w:rPr>
          <w:rtl/>
        </w:rPr>
        <w:t xml:space="preserve">עשו רביעית לסאה, </w:t>
      </w:r>
      <w:r w:rsidRPr="00D076D4">
        <w:rPr>
          <w:rStyle w:val="TanaimMishna"/>
          <w:rtl/>
          <w:rPrChange w:id="20139" w:author="קלוד" w:date="2026-10-06T10:08:05Z">
            <w:rPr>
              <w:rStyle w:val="affffc"/>
              <w:rtl/>
            </w:rPr>
          </w:rPrChange>
        </w:rPr>
        <w:t>זה אומר:</w:t>
      </w:r>
      <w:r w:rsidRPr="00F40D4B">
        <w:rPr>
          <w:rtl/>
        </w:rPr>
        <w:t xml:space="preserve"> זיתי גדלו, </w:t>
      </w:r>
      <w:r w:rsidRPr="00D076D4">
        <w:rPr>
          <w:rStyle w:val="TanaimMishna"/>
          <w:rtl/>
          <w:rPrChange w:id="20140" w:author="קלוד" w:date="2026-10-06T10:08:05Z">
            <w:rPr>
              <w:rStyle w:val="affffc"/>
              <w:rtl/>
            </w:rPr>
          </w:rPrChange>
        </w:rPr>
        <w:t>וזה אומר</w:t>
      </w:r>
      <w:r w:rsidRPr="00F40D4B">
        <w:rPr>
          <w:rtl/>
        </w:rPr>
        <w:t xml:space="preserve"> ארצי גדלה - </w:t>
      </w:r>
      <w:r w:rsidRPr="00D076D4">
        <w:rPr>
          <w:b/>
          <w:bCs/>
          <w:rtl/>
        </w:rPr>
        <w:t>יחלוקו.</w:t>
      </w:r>
    </w:p>
    <w:p w14:paraId="086E8E9F" w14:textId="551206D3" w:rsidR="00D076D4" w:rsidRDefault="006F071F" w:rsidP="000737EC">
      <w:pPr>
        <w:pStyle w:val="afff3"/>
        <w:jc w:val="center"/>
        <w:rPr>
          <w:rtl/>
        </w:rPr>
      </w:pPr>
      <w:r w:rsidRPr="00F40D4B">
        <w:rPr>
          <w:rtl/>
        </w:rPr>
        <w:t>שטף נהר זיתיו ונתנם לתוך שדה חבירו,</w:t>
      </w:r>
    </w:p>
    <w:p w14:paraId="736C3EC2" w14:textId="19526161" w:rsidR="006F071F" w:rsidRDefault="006F071F" w:rsidP="000737EC">
      <w:pPr>
        <w:pStyle w:val="afff3"/>
        <w:rPr>
          <w:rtl/>
        </w:rPr>
      </w:pPr>
      <w:r w:rsidRPr="00D076D4">
        <w:rPr>
          <w:rStyle w:val="TanaimMishna"/>
          <w:rtl/>
          <w:rPrChange w:id="20141" w:author="קלוד" w:date="2026-10-06T10:08:05Z">
            <w:rPr>
              <w:rStyle w:val="affffc"/>
              <w:rtl/>
            </w:rPr>
          </w:rPrChange>
        </w:rPr>
        <w:t>זה אומר:</w:t>
      </w:r>
      <w:r w:rsidRPr="00F40D4B">
        <w:rPr>
          <w:rtl/>
        </w:rPr>
        <w:t xml:space="preserve"> זיתי גדלו, </w:t>
      </w:r>
      <w:r w:rsidRPr="00D076D4">
        <w:rPr>
          <w:rStyle w:val="TanaimMishna"/>
          <w:rtl/>
          <w:rPrChange w:id="20142" w:author="קלוד" w:date="2026-10-06T10:08:05Z">
            <w:rPr>
              <w:rStyle w:val="affffc"/>
              <w:rtl/>
            </w:rPr>
          </w:rPrChange>
        </w:rPr>
        <w:t>וזה אומר</w:t>
      </w:r>
      <w:r w:rsidRPr="00F40D4B">
        <w:rPr>
          <w:rtl/>
        </w:rPr>
        <w:t xml:space="preserve"> ארצי גדלה - יחלוקו.</w:t>
      </w:r>
    </w:p>
    <w:p w14:paraId="123004C2" w14:textId="7DBBD3B4" w:rsidR="00D076D4" w:rsidRPr="00F40D4B" w:rsidRDefault="00D076D4" w:rsidP="000737EC">
      <w:pPr>
        <w:pStyle w:val="afffb"/>
        <w:rPr>
          <w:rtl/>
        </w:rPr>
      </w:pPr>
      <w:ins w:id="9980" w:author="מספור קטעי משנה" w:date="2026-10-06T06:45:11Z">
        <w:r>
          <w:rPr>
            <w:rStyle w:val="MisparKeta"/>
          </w:rPr>
          <w:t xml:space="preserve">ב. </w:t>
        </w:r>
      </w:ins>
      <w:r>
        <w:rPr>
          <w:rFonts w:hint="cs"/>
          <w:rtl/>
        </w:rPr>
        <w:lastRenderedPageBreak/>
        <w:t>עשו פחות מרביעית לסאה הרי אלו של בעל הזיתים</w:t>
      </w:r>
    </w:p>
    <w:p w14:paraId="6D893096" w14:textId="77777777" w:rsidR="00D076D4" w:rsidRDefault="006F071F" w:rsidP="000737EC">
      <w:pPr>
        <w:pStyle w:val="36"/>
        <w:framePr w:wrap="notBeside"/>
        <w:rPr>
          <w:rtl/>
        </w:rPr>
      </w:pPr>
      <w:r w:rsidRPr="00F40D4B">
        <w:rPr>
          <w:rFonts w:hint="cs"/>
          <w:rtl/>
        </w:rPr>
        <w:t>ומיירי</w:t>
      </w:r>
    </w:p>
    <w:p w14:paraId="5BA3B5B2" w14:textId="4B42C390" w:rsidR="00D076D4" w:rsidRDefault="006F071F" w:rsidP="000737EC">
      <w:pPr>
        <w:rPr>
          <w:rtl/>
        </w:rPr>
      </w:pPr>
      <w:r w:rsidRPr="00F40D4B">
        <w:rPr>
          <w:rFonts w:hint="cs"/>
          <w:rtl/>
        </w:rPr>
        <w:t>באמר סתמא ופחות מרביעית לא קפדי אינשי</w:t>
      </w:r>
      <w:r w:rsidR="00D076D4">
        <w:rPr>
          <w:rFonts w:hint="cs"/>
          <w:rtl/>
        </w:rPr>
        <w:t>.</w:t>
      </w:r>
      <w:r w:rsidRPr="00F40D4B">
        <w:rPr>
          <w:rFonts w:hint="cs"/>
          <w:rtl/>
        </w:rPr>
        <w:t xml:space="preserve"> </w:t>
      </w:r>
    </w:p>
    <w:p w14:paraId="7FC815D8" w14:textId="77777777" w:rsidR="00D076D4" w:rsidRDefault="006F071F" w:rsidP="000737EC">
      <w:pPr>
        <w:pStyle w:val="36"/>
        <w:framePr w:wrap="notBeside"/>
        <w:rPr>
          <w:rtl/>
        </w:rPr>
      </w:pPr>
      <w:r w:rsidRPr="00F40D4B">
        <w:rPr>
          <w:rtl/>
        </w:rPr>
        <w:t>–</w:t>
      </w:r>
      <w:r w:rsidRPr="00F40D4B">
        <w:rPr>
          <w:rFonts w:hint="cs"/>
          <w:rtl/>
        </w:rPr>
        <w:t xml:space="preserve"> ארשב'פ</w:t>
      </w:r>
    </w:p>
    <w:p w14:paraId="463A585B" w14:textId="49087E84" w:rsidR="006F071F" w:rsidRPr="00F40D4B" w:rsidRDefault="006F071F" w:rsidP="000737EC">
      <w:pPr>
        <w:rPr>
          <w:rtl/>
        </w:rPr>
      </w:pPr>
      <w:r w:rsidRPr="00F40D4B">
        <w:rPr>
          <w:rFonts w:hint="cs"/>
          <w:rtl/>
        </w:rPr>
        <w:t>רביעית שאמרו חוץ מההוצאה</w:t>
      </w:r>
      <w:r w:rsidR="00D076D4">
        <w:rPr>
          <w:rFonts w:hint="cs"/>
          <w:rtl/>
        </w:rPr>
        <w:t xml:space="preserve">, </w:t>
      </w:r>
      <w:r w:rsidRPr="00D076D4">
        <w:rPr>
          <w:rStyle w:val="affffc"/>
          <w:rFonts w:hint="cs"/>
          <w:rtl/>
        </w:rPr>
        <w:t>דאי אמר</w:t>
      </w:r>
      <w:r w:rsidRPr="00F40D4B">
        <w:rPr>
          <w:rFonts w:hint="cs"/>
          <w:rtl/>
        </w:rPr>
        <w:t xml:space="preserve"> קוץ לאלתר ודאי לבעל הקרקע</w:t>
      </w:r>
      <w:r w:rsidR="00D076D4">
        <w:rPr>
          <w:rFonts w:hint="cs"/>
          <w:rtl/>
        </w:rPr>
        <w:t>,</w:t>
      </w:r>
      <w:r w:rsidRPr="00F40D4B">
        <w:rPr>
          <w:rFonts w:hint="cs"/>
          <w:rtl/>
        </w:rPr>
        <w:t xml:space="preserve"> </w:t>
      </w:r>
      <w:r w:rsidRPr="00D076D4">
        <w:rPr>
          <w:rStyle w:val="affffc"/>
          <w:rFonts w:hint="cs"/>
          <w:rtl/>
        </w:rPr>
        <w:t>ואם אמר</w:t>
      </w:r>
      <w:r w:rsidRPr="00F40D4B">
        <w:rPr>
          <w:rFonts w:hint="cs"/>
          <w:rtl/>
        </w:rPr>
        <w:t xml:space="preserve"> מתי שתרצה וודאי לבעל הזיתים</w:t>
      </w:r>
      <w:r w:rsidR="00D076D4">
        <w:rPr>
          <w:rFonts w:hint="cs"/>
          <w:rtl/>
        </w:rPr>
        <w:t>.</w:t>
      </w:r>
    </w:p>
    <w:p w14:paraId="382C26DB" w14:textId="77777777" w:rsidR="00D076D4" w:rsidRDefault="006F071F" w:rsidP="000737EC">
      <w:pPr>
        <w:pStyle w:val="affe"/>
        <w:framePr w:wrap="around"/>
        <w:rPr>
          <w:rtl/>
        </w:rPr>
      </w:pPr>
      <w:r w:rsidRPr="00F40D4B">
        <w:rPr>
          <w:rtl/>
        </w:rPr>
        <w:t>קא.</w:t>
      </w:r>
      <w:r w:rsidRPr="00F40D4B">
        <w:rPr>
          <w:rFonts w:hint="cs"/>
          <w:rtl/>
        </w:rPr>
        <w:t xml:space="preserve"> </w:t>
      </w:r>
    </w:p>
    <w:p w14:paraId="3F59D71D" w14:textId="47A5A15C" w:rsidR="006F071F" w:rsidRPr="00F40D4B" w:rsidRDefault="006F071F" w:rsidP="000737EC">
      <w:pPr>
        <w:pStyle w:val="afffb"/>
        <w:rPr>
          <w:rtl/>
        </w:rPr>
      </w:pPr>
      <w:ins w:id="9981" w:author="מספור קטעי משנה" w:date="2026-10-06T06:45:11Z">
        <w:r>
          <w:rPr>
            <w:rStyle w:val="MisparKeta"/>
          </w:rPr>
          <w:t xml:space="preserve">א. </w:t>
        </w:r>
      </w:ins>
      <w:r w:rsidRPr="00F40D4B">
        <w:rPr>
          <w:rtl/>
        </w:rPr>
        <w:t>שטף נהר זיתיו.</w:t>
      </w:r>
    </w:p>
    <w:p w14:paraId="136FB033" w14:textId="77777777" w:rsidR="00D076D4" w:rsidRDefault="006F071F" w:rsidP="000737EC">
      <w:pPr>
        <w:pStyle w:val="36"/>
        <w:framePr w:wrap="notBeside"/>
        <w:rPr>
          <w:rtl/>
        </w:rPr>
      </w:pPr>
      <w:r w:rsidRPr="00F40D4B">
        <w:rPr>
          <w:rtl/>
        </w:rPr>
        <w:t xml:space="preserve">עולא </w:t>
      </w:r>
      <w:r w:rsidRPr="00F40D4B">
        <w:rPr>
          <w:rFonts w:hint="cs"/>
          <w:rtl/>
        </w:rPr>
        <w:t>מר"ל</w:t>
      </w:r>
      <w:r w:rsidRPr="00F40D4B">
        <w:rPr>
          <w:rtl/>
        </w:rPr>
        <w:t>:</w:t>
      </w:r>
    </w:p>
    <w:p w14:paraId="74CC72EB" w14:textId="0EB4EA92" w:rsidR="006F071F" w:rsidRPr="00F40D4B" w:rsidRDefault="00D076D4" w:rsidP="000737EC">
      <w:pPr>
        <w:rPr>
          <w:rtl/>
        </w:rPr>
      </w:pPr>
      <w:r>
        <w:rPr>
          <w:rFonts w:hint="cs"/>
          <w:rtl/>
        </w:rPr>
        <w:t xml:space="preserve">דווקא </w:t>
      </w:r>
      <w:r w:rsidR="006F071F" w:rsidRPr="00F40D4B">
        <w:rPr>
          <w:rtl/>
        </w:rPr>
        <w:t>שנעקרו בגושיהן ולאחר שלש,</w:t>
      </w:r>
      <w:r>
        <w:rPr>
          <w:rFonts w:hint="cs"/>
          <w:rtl/>
        </w:rPr>
        <w:t xml:space="preserve"> </w:t>
      </w:r>
      <w:r w:rsidR="006F071F" w:rsidRPr="00F40D4B">
        <w:rPr>
          <w:rtl/>
        </w:rPr>
        <w:t>אבל בתוך שלש - הכל של בעל הזיתים.</w:t>
      </w:r>
      <w:r>
        <w:rPr>
          <w:rFonts w:hint="cs"/>
          <w:rtl/>
        </w:rPr>
        <w:t xml:space="preserve"> </w:t>
      </w:r>
      <w:r w:rsidR="006F071F" w:rsidRPr="00D076D4">
        <w:rPr>
          <w:rStyle w:val="affffc"/>
          <w:rtl/>
        </w:rPr>
        <w:t>דא</w:t>
      </w:r>
      <w:r w:rsidR="006F071F" w:rsidRPr="00D076D4">
        <w:rPr>
          <w:rStyle w:val="affffc"/>
          <w:rFonts w:hint="cs"/>
          <w:rtl/>
        </w:rPr>
        <w:t>"ל:</w:t>
      </w:r>
      <w:r w:rsidR="006F071F" w:rsidRPr="00F40D4B">
        <w:rPr>
          <w:rFonts w:hint="cs"/>
          <w:rtl/>
        </w:rPr>
        <w:t xml:space="preserve"> </w:t>
      </w:r>
      <w:r w:rsidR="006F071F" w:rsidRPr="00F40D4B">
        <w:rPr>
          <w:rtl/>
        </w:rPr>
        <w:t xml:space="preserve">אי את נטעת, בתוך שלש מי </w:t>
      </w:r>
      <w:r w:rsidR="006F071F" w:rsidRPr="00F40D4B">
        <w:rPr>
          <w:rFonts w:hint="cs"/>
          <w:rtl/>
        </w:rPr>
        <w:t>יכלת לאכול.</w:t>
      </w:r>
    </w:p>
    <w:p w14:paraId="13E8887B" w14:textId="77777777" w:rsidR="00D076D4" w:rsidRDefault="006F071F" w:rsidP="000737EC">
      <w:pPr>
        <w:pStyle w:val="36"/>
        <w:framePr w:wrap="notBeside"/>
        <w:rPr>
          <w:rtl/>
        </w:rPr>
      </w:pPr>
      <w:r w:rsidRPr="00F40D4B">
        <w:rPr>
          <w:rFonts w:hint="cs"/>
          <w:rtl/>
        </w:rPr>
        <w:t>ודחי'</w:t>
      </w:r>
    </w:p>
    <w:p w14:paraId="7AB4896B" w14:textId="0646F3F6" w:rsidR="00A6533C" w:rsidRPr="00F40D4B" w:rsidRDefault="006F071F" w:rsidP="000737EC">
      <w:pPr>
        <w:spacing w:after="60"/>
        <w:rPr>
          <w:rtl/>
        </w:rPr>
      </w:pPr>
      <w:r w:rsidRPr="00F40D4B">
        <w:rPr>
          <w:rFonts w:hint="cs"/>
          <w:rtl/>
        </w:rPr>
        <w:t xml:space="preserve">דיאמר לו </w:t>
      </w:r>
      <w:r w:rsidR="00D076D4">
        <w:rPr>
          <w:rFonts w:hint="cs"/>
          <w:rtl/>
        </w:rPr>
        <w:t>ד</w:t>
      </w:r>
      <w:r w:rsidRPr="00F40D4B">
        <w:rPr>
          <w:rFonts w:hint="cs"/>
          <w:rtl/>
        </w:rPr>
        <w:t>אחר ג' יכלתי לאכול לבד ועכשיו אני צריך לחלוק</w:t>
      </w:r>
    </w:p>
    <w:p w14:paraId="32A15CDA" w14:textId="64930FF5" w:rsidR="00D076D4" w:rsidRDefault="006F071F" w:rsidP="000737EC">
      <w:pPr>
        <w:pStyle w:val="36"/>
        <w:framePr w:wrap="notBeside"/>
        <w:rPr>
          <w:rtl/>
        </w:rPr>
      </w:pPr>
      <w:r w:rsidRPr="00F40D4B">
        <w:rPr>
          <w:rtl/>
        </w:rPr>
        <w:t>אלא</w:t>
      </w:r>
      <w:r w:rsidR="00D076D4">
        <w:rPr>
          <w:rFonts w:hint="cs"/>
          <w:rtl/>
        </w:rPr>
        <w:t xml:space="preserve"> רבין מר''ל:</w:t>
      </w:r>
    </w:p>
    <w:p w14:paraId="577739D2" w14:textId="3C5BB1EE" w:rsidR="00A6533C" w:rsidRPr="00F40D4B" w:rsidRDefault="00D076D4" w:rsidP="000737EC">
      <w:pPr>
        <w:rPr>
          <w:rtl/>
        </w:rPr>
      </w:pPr>
      <w:r>
        <w:rPr>
          <w:rFonts w:hint="cs"/>
          <w:rtl/>
        </w:rPr>
        <w:t xml:space="preserve">דווקא </w:t>
      </w:r>
      <w:r w:rsidR="006F071F" w:rsidRPr="00F40D4B">
        <w:rPr>
          <w:rtl/>
        </w:rPr>
        <w:t>שנעקרו בגושיהן ובתוך שלש, אבל אחר שלש - הכל לבעל הקרקע.</w:t>
      </w:r>
      <w:r>
        <w:rPr>
          <w:rFonts w:hint="cs"/>
          <w:rtl/>
        </w:rPr>
        <w:t xml:space="preserve"> </w:t>
      </w:r>
      <w:r w:rsidR="006F071F" w:rsidRPr="00D076D4">
        <w:rPr>
          <w:rStyle w:val="affffc"/>
          <w:rFonts w:hint="cs"/>
          <w:rtl/>
        </w:rPr>
        <w:t>דא''ל</w:t>
      </w:r>
      <w:r w:rsidR="006F071F" w:rsidRPr="00D076D4">
        <w:rPr>
          <w:rStyle w:val="affffc"/>
          <w:rtl/>
        </w:rPr>
        <w:t>:</w:t>
      </w:r>
      <w:r w:rsidR="006F071F" w:rsidRPr="00F40D4B">
        <w:rPr>
          <w:rtl/>
        </w:rPr>
        <w:t xml:space="preserve"> </w:t>
      </w:r>
      <w:r w:rsidR="006F071F" w:rsidRPr="00F40D4B">
        <w:rPr>
          <w:rFonts w:hint="cs"/>
          <w:rtl/>
        </w:rPr>
        <w:t>אי אני נטעתי לאחר שלוש יכלתי לאכול הכל.</w:t>
      </w:r>
    </w:p>
    <w:p w14:paraId="7886D18D" w14:textId="26F75B2D" w:rsidR="006F071F" w:rsidRPr="00F40D4B" w:rsidRDefault="006F071F" w:rsidP="000737EC">
      <w:pPr>
        <w:rPr>
          <w:rtl/>
        </w:rPr>
      </w:pPr>
      <w:r w:rsidRPr="00F40D4B">
        <w:rPr>
          <w:rFonts w:hint="cs"/>
          <w:rtl/>
        </w:rPr>
        <w:t>ולא יכול לומר דאי אתה נטעת בתוך שלוש אינך יכול כלל ועכשיו תחלוק עמי</w:t>
      </w:r>
      <w:r w:rsidR="00D076D4">
        <w:rPr>
          <w:rFonts w:hint="cs"/>
          <w:rtl/>
        </w:rPr>
        <w:t xml:space="preserve">, </w:t>
      </w:r>
      <w:r w:rsidRPr="00F40D4B">
        <w:rPr>
          <w:rFonts w:hint="cs"/>
          <w:rtl/>
        </w:rPr>
        <w:t>משום דא"ל דא</w:t>
      </w:r>
      <w:r w:rsidRPr="00F40D4B">
        <w:rPr>
          <w:rtl/>
        </w:rPr>
        <w:t xml:space="preserve">י </w:t>
      </w:r>
      <w:r w:rsidRPr="00F40D4B">
        <w:rPr>
          <w:rFonts w:hint="cs"/>
          <w:rtl/>
        </w:rPr>
        <w:t>אני נטעתי הזיתים היו קטנים והיה תחתם מקום לזרוע סלק וירק</w:t>
      </w:r>
      <w:r w:rsidRPr="00F40D4B">
        <w:rPr>
          <w:rtl/>
        </w:rPr>
        <w:t>.</w:t>
      </w:r>
    </w:p>
    <w:p w14:paraId="38DCC982" w14:textId="77777777" w:rsidR="00A6533C" w:rsidRPr="00F40D4B" w:rsidRDefault="00A6533C" w:rsidP="000737EC">
      <w:pPr>
        <w:pStyle w:val="aff9"/>
        <w:rPr>
          <w:rtl/>
        </w:rPr>
      </w:pPr>
      <w:r w:rsidRPr="00F40D4B">
        <w:rPr>
          <w:rtl/>
        </w:rPr>
        <w:t>***</w:t>
      </w:r>
    </w:p>
    <w:p w14:paraId="6AEB1DDD" w14:textId="77777777" w:rsidR="00D076D4" w:rsidRDefault="006F071F" w:rsidP="000737EC">
      <w:pPr>
        <w:pStyle w:val="36"/>
        <w:framePr w:wrap="notBeside"/>
        <w:rPr>
          <w:rtl/>
        </w:rPr>
      </w:pPr>
      <w:r w:rsidRPr="00F40D4B">
        <w:rPr>
          <w:rtl/>
        </w:rPr>
        <w:t>•</w:t>
      </w:r>
      <w:r w:rsidRPr="00F40D4B">
        <w:rPr>
          <w:rFonts w:hint="cs"/>
          <w:rtl/>
        </w:rPr>
        <w:t xml:space="preserve"> </w:t>
      </w:r>
      <w:r w:rsidRPr="00F40D4B">
        <w:rPr>
          <w:rtl/>
        </w:rPr>
        <w:t>ת</w:t>
      </w:r>
      <w:r w:rsidRPr="00F40D4B">
        <w:rPr>
          <w:rFonts w:hint="cs"/>
          <w:rtl/>
        </w:rPr>
        <w:t>נ</w:t>
      </w:r>
      <w:r w:rsidRPr="00F40D4B">
        <w:rPr>
          <w:rtl/>
        </w:rPr>
        <w:t>א:</w:t>
      </w:r>
    </w:p>
    <w:p w14:paraId="1FDE055D" w14:textId="02867775" w:rsidR="006F071F" w:rsidRPr="00F40D4B" w:rsidRDefault="006F071F" w:rsidP="000737EC">
      <w:pPr>
        <w:rPr>
          <w:rtl/>
        </w:rPr>
      </w:pPr>
      <w:r w:rsidRPr="00F40D4B">
        <w:rPr>
          <w:rtl/>
        </w:rPr>
        <w:t>אמר הלה זיתיי אני נוטל - אין שומעין לו.</w:t>
      </w:r>
      <w:r w:rsidRPr="00D076D4">
        <w:rPr>
          <w:rStyle w:val="affffc"/>
          <w:rFonts w:hint="cs"/>
          <w:rtl/>
        </w:rPr>
        <w:t xml:space="preserve"> כרי''ו</w:t>
      </w:r>
      <w:r w:rsidRPr="00F40D4B">
        <w:rPr>
          <w:rFonts w:hint="cs"/>
          <w:rtl/>
        </w:rPr>
        <w:t xml:space="preserve"> דמשום ישוב ארץ ישראל</w:t>
      </w:r>
    </w:p>
    <w:p w14:paraId="1AB05EC3" w14:textId="77777777" w:rsidR="00D076D4" w:rsidRDefault="006F071F" w:rsidP="000737EC">
      <w:pPr>
        <w:pStyle w:val="36"/>
        <w:framePr w:wrap="notBeside"/>
        <w:rPr>
          <w:rtl/>
        </w:rPr>
      </w:pPr>
      <w:r w:rsidRPr="00F40D4B">
        <w:rPr>
          <w:rFonts w:hint="cs"/>
          <w:rtl/>
        </w:rPr>
        <w:t>רי''ר</w:t>
      </w:r>
      <w:r w:rsidRPr="00F40D4B">
        <w:rPr>
          <w:rtl/>
        </w:rPr>
        <w:t xml:space="preserve">: </w:t>
      </w:r>
    </w:p>
    <w:p w14:paraId="2380941C" w14:textId="6AAE0F22" w:rsidR="006F071F" w:rsidRPr="00F40D4B" w:rsidRDefault="00D076D4" w:rsidP="000737EC">
      <w:pPr>
        <w:rPr>
          <w:rtl/>
        </w:rPr>
      </w:pPr>
      <w:r>
        <w:rPr>
          <w:rFonts w:hint="cs"/>
          <w:rtl/>
        </w:rPr>
        <w:t>כ</w:t>
      </w:r>
      <w:r w:rsidR="006F071F" w:rsidRPr="00F40D4B">
        <w:rPr>
          <w:rtl/>
        </w:rPr>
        <w:t>גון דא צריכא רבה.</w:t>
      </w:r>
      <w:r>
        <w:rPr>
          <w:rFonts w:hint="cs"/>
          <w:rtl/>
        </w:rPr>
        <w:t xml:space="preserve">[</w:t>
      </w:r>
      <w:r>
        <w:rPr>
          <w:rStyle w:val="affffc"/>
          <w:rFonts w:hint="cs"/>
          <w:rtl/>
          <w:rPrChange w:id="9264" w:author="מנוע אמוראים" w:date="2026-10-05T16:41:14Z">
            <w:rPr>
              <w:rFonts w:hint="cs"/>
              <w:rtl/>
            </w:rPr>
          </w:rPrChange>
        </w:rPr>
        <w:t xml:space="preserve">רי"ו</w:t>
      </w:r>
      <w:r>
        <w:rPr>
          <w:rFonts w:hint="cs"/>
          <w:rtl/>
        </w:rPr>
        <w:t xml:space="preserve">]</w:t>
      </w:r>
    </w:p>
    <w:p w14:paraId="4540C7E1" w14:textId="77777777" w:rsidR="00D076D4" w:rsidRDefault="006F071F" w:rsidP="000737EC">
      <w:pPr>
        <w:pStyle w:val="36"/>
        <w:framePr w:wrap="notBeside"/>
        <w:rPr>
          <w:rtl/>
        </w:rPr>
      </w:pPr>
      <w:r w:rsidRPr="00F40D4B">
        <w:rPr>
          <w:rtl/>
        </w:rPr>
        <w:t xml:space="preserve">תנן </w:t>
      </w:r>
      <w:r w:rsidR="00237964" w:rsidRPr="00F40D4B">
        <w:rPr>
          <w:rtl/>
        </w:rPr>
        <w:t>שם</w:t>
      </w:r>
      <w:r w:rsidRPr="00F40D4B">
        <w:rPr>
          <w:rtl/>
        </w:rPr>
        <w:t>:</w:t>
      </w:r>
    </w:p>
    <w:p w14:paraId="16BEA90D" w14:textId="634D4AAA" w:rsidR="006F071F" w:rsidRPr="00F40D4B" w:rsidRDefault="006F071F" w:rsidP="000737EC">
      <w:pPr>
        <w:rPr>
          <w:rtl/>
        </w:rPr>
      </w:pPr>
      <w:r w:rsidRPr="00D076D4">
        <w:rPr>
          <w:rStyle w:val="affffc"/>
          <w:rtl/>
        </w:rPr>
        <w:t>רבי יהודה אומר</w:t>
      </w:r>
      <w:r w:rsidRPr="00F40D4B">
        <w:rPr>
          <w:rtl/>
        </w:rPr>
        <w:t>: המקבל שדה אבותיו מן הנכרי - מעשר ונותן לו.</w:t>
      </w:r>
    </w:p>
    <w:p w14:paraId="7AA8EF60" w14:textId="77777777" w:rsidR="00D076D4" w:rsidRDefault="006F071F" w:rsidP="000737EC">
      <w:pPr>
        <w:pStyle w:val="36"/>
        <w:framePr w:wrap="notBeside"/>
        <w:rPr>
          <w:rtl/>
        </w:rPr>
      </w:pPr>
      <w:r w:rsidRPr="00F40D4B">
        <w:rPr>
          <w:rtl/>
        </w:rPr>
        <w:t>סברוה:</w:t>
      </w:r>
    </w:p>
    <w:p w14:paraId="2B681803" w14:textId="3B4B8579" w:rsidR="006F071F" w:rsidRPr="00F40D4B" w:rsidRDefault="006F071F" w:rsidP="000737EC">
      <w:pPr>
        <w:rPr>
          <w:rtl/>
        </w:rPr>
      </w:pPr>
      <w:r w:rsidRPr="00F40D4B">
        <w:rPr>
          <w:rFonts w:hint="cs"/>
          <w:rtl/>
        </w:rPr>
        <w:t>ד</w:t>
      </w:r>
      <w:r w:rsidRPr="00F40D4B">
        <w:rPr>
          <w:rtl/>
        </w:rPr>
        <w:t>שדה אבותיו - ארץ ישראל</w:t>
      </w:r>
      <w:r w:rsidRPr="00F40D4B">
        <w:rPr>
          <w:rFonts w:hint="cs"/>
          <w:rtl/>
        </w:rPr>
        <w:t xml:space="preserve"> וקרו לה </w:t>
      </w:r>
      <w:r w:rsidR="00D076D4">
        <w:rPr>
          <w:rFonts w:hint="cs"/>
          <w:rtl/>
        </w:rPr>
        <w:t>כך</w:t>
      </w:r>
      <w:r w:rsidRPr="00F40D4B">
        <w:rPr>
          <w:rFonts w:hint="cs"/>
          <w:rtl/>
        </w:rPr>
        <w:t xml:space="preserve"> ד</w:t>
      </w:r>
      <w:r w:rsidRPr="00F40D4B">
        <w:rPr>
          <w:rtl/>
        </w:rPr>
        <w:t>שדה אברהם יצחק ויעקב.</w:t>
      </w:r>
    </w:p>
    <w:p w14:paraId="4621357D" w14:textId="77777777" w:rsidR="00D076D4" w:rsidRDefault="006F071F" w:rsidP="000737EC">
      <w:pPr>
        <w:pStyle w:val="36"/>
        <w:framePr w:wrap="notBeside"/>
        <w:rPr>
          <w:rtl/>
        </w:rPr>
      </w:pPr>
      <w:r w:rsidRPr="00F40D4B">
        <w:rPr>
          <w:rtl/>
        </w:rPr>
        <w:t>וקסבר:</w:t>
      </w:r>
    </w:p>
    <w:p w14:paraId="536DFF15" w14:textId="3288A7D7" w:rsidR="006F071F" w:rsidRPr="00F40D4B" w:rsidRDefault="006F071F" w:rsidP="000737EC">
      <w:pPr>
        <w:rPr>
          <w:rtl/>
        </w:rPr>
      </w:pPr>
      <w:r w:rsidRPr="00F40D4B">
        <w:rPr>
          <w:rtl/>
        </w:rPr>
        <w:lastRenderedPageBreak/>
        <w:t>אין קנין לנכרי בארץ ישראל להפקיע מיד מעשר.</w:t>
      </w:r>
      <w:r w:rsidRPr="00F40D4B">
        <w:rPr>
          <w:rFonts w:hint="cs"/>
          <w:rtl/>
        </w:rPr>
        <w:t xml:space="preserve"> </w:t>
      </w:r>
      <w:r w:rsidRPr="00F40D4B">
        <w:rPr>
          <w:rtl/>
        </w:rPr>
        <w:t>ומקבל כחוכר דמי</w:t>
      </w:r>
      <w:r w:rsidRPr="00F40D4B">
        <w:rPr>
          <w:rFonts w:hint="cs"/>
          <w:rtl/>
        </w:rPr>
        <w:t xml:space="preserve"> ד</w:t>
      </w:r>
      <w:r w:rsidRPr="00F40D4B">
        <w:rPr>
          <w:rtl/>
        </w:rPr>
        <w:t xml:space="preserve">בין עבד ובין לא עבד </w:t>
      </w:r>
      <w:r w:rsidRPr="00F40D4B">
        <w:rPr>
          <w:rFonts w:hint="cs"/>
          <w:rtl/>
        </w:rPr>
        <w:t xml:space="preserve">צריך לעשר </w:t>
      </w:r>
      <w:r w:rsidRPr="00F40D4B">
        <w:rPr>
          <w:rtl/>
        </w:rPr>
        <w:t>ו</w:t>
      </w:r>
      <w:r w:rsidRPr="00F40D4B">
        <w:rPr>
          <w:rFonts w:hint="cs"/>
          <w:rtl/>
        </w:rPr>
        <w:t>לתת לו</w:t>
      </w:r>
      <w:r w:rsidRPr="00F40D4B">
        <w:rPr>
          <w:rtl/>
        </w:rPr>
        <w:t>, ד</w:t>
      </w:r>
      <w:r w:rsidRPr="00F40D4B">
        <w:rPr>
          <w:rFonts w:hint="cs"/>
          <w:rtl/>
        </w:rPr>
        <w:t>כ</w:t>
      </w:r>
      <w:r w:rsidRPr="00F40D4B">
        <w:rPr>
          <w:rtl/>
        </w:rPr>
        <w:t>פורע חובתו דמי.</w:t>
      </w:r>
    </w:p>
    <w:p w14:paraId="53D00345" w14:textId="77777777" w:rsidR="00D076D4" w:rsidRDefault="006F071F" w:rsidP="000737EC">
      <w:pPr>
        <w:pStyle w:val="36"/>
        <w:framePr w:wrap="notBeside"/>
        <w:rPr>
          <w:rtl/>
        </w:rPr>
      </w:pPr>
      <w:r w:rsidRPr="00F40D4B">
        <w:rPr>
          <w:rFonts w:hint="cs"/>
          <w:rtl/>
        </w:rPr>
        <w:t>ודחה ר"כ</w:t>
      </w:r>
      <w:r w:rsidRPr="00F40D4B">
        <w:rPr>
          <w:rtl/>
        </w:rPr>
        <w:t xml:space="preserve"> </w:t>
      </w:r>
    </w:p>
    <w:p w14:paraId="3DDFBA38" w14:textId="4478A9B7" w:rsidR="006F071F" w:rsidRPr="00F40D4B" w:rsidRDefault="006F071F" w:rsidP="000737EC">
      <w:pPr>
        <w:rPr>
          <w:rtl/>
        </w:rPr>
      </w:pPr>
      <w:r w:rsidRPr="00D076D4">
        <w:rPr>
          <w:rStyle w:val="affffc"/>
          <w:rFonts w:hint="cs"/>
          <w:rtl/>
        </w:rPr>
        <w:t>ד</w:t>
      </w:r>
      <w:r w:rsidRPr="00D076D4">
        <w:rPr>
          <w:rStyle w:val="affffc"/>
          <w:rtl/>
        </w:rPr>
        <w:t xml:space="preserve">תניא: </w:t>
      </w:r>
      <w:r w:rsidRPr="00D076D4">
        <w:rPr>
          <w:rStyle w:val="affffc"/>
          <w:rFonts w:hint="cs"/>
          <w:rtl/>
        </w:rPr>
        <w:t>דלר"י</w:t>
      </w:r>
      <w:r w:rsidRPr="00F40D4B">
        <w:rPr>
          <w:rtl/>
        </w:rPr>
        <w:t>: המקבל שדה אבותיו ממציק נכרי - מעשר ונותן לו.</w:t>
      </w:r>
    </w:p>
    <w:p w14:paraId="30387A6A" w14:textId="77777777" w:rsidR="00D076D4" w:rsidRDefault="006F071F" w:rsidP="000737EC">
      <w:pPr>
        <w:pStyle w:val="36"/>
        <w:framePr w:wrap="notBeside"/>
        <w:rPr>
          <w:rtl/>
        </w:rPr>
      </w:pPr>
      <w:r w:rsidRPr="00F40D4B">
        <w:rPr>
          <w:rFonts w:hint="cs"/>
          <w:rtl/>
        </w:rPr>
        <w:t>אלא</w:t>
      </w:r>
    </w:p>
    <w:p w14:paraId="4AF7DE45" w14:textId="2DDD6E45" w:rsidR="006F071F" w:rsidRPr="00F40D4B" w:rsidRDefault="006F071F" w:rsidP="000737EC">
      <w:pPr>
        <w:rPr>
          <w:rtl/>
        </w:rPr>
      </w:pPr>
      <w:r w:rsidRPr="00F40D4B">
        <w:rPr>
          <w:rtl/>
        </w:rPr>
        <w:t xml:space="preserve">לעולם יש קנין לנכרי בארץ ישראל להפקיע מיד מעשר, ומקבל לאו כחוכר דמי, </w:t>
      </w:r>
      <w:r w:rsidRPr="00F40D4B">
        <w:rPr>
          <w:rFonts w:hint="cs"/>
          <w:rtl/>
        </w:rPr>
        <w:t>ו'</w:t>
      </w:r>
      <w:r w:rsidRPr="00F40D4B">
        <w:rPr>
          <w:rtl/>
        </w:rPr>
        <w:t>שדה אבותיו</w:t>
      </w:r>
      <w:r w:rsidRPr="00F40D4B">
        <w:rPr>
          <w:rFonts w:hint="cs"/>
          <w:rtl/>
        </w:rPr>
        <w:t>'</w:t>
      </w:r>
      <w:r w:rsidRPr="00F40D4B">
        <w:rPr>
          <w:rtl/>
        </w:rPr>
        <w:t xml:space="preserve"> ממש.</w:t>
      </w:r>
    </w:p>
    <w:p w14:paraId="60E07838" w14:textId="668BF789" w:rsidR="006F071F" w:rsidRPr="00F40D4B" w:rsidRDefault="00D076D4" w:rsidP="000737EC">
      <w:pPr>
        <w:rPr>
          <w:rtl/>
        </w:rPr>
      </w:pPr>
      <w:r>
        <w:rPr>
          <w:rFonts w:hint="cs"/>
          <w:rtl/>
        </w:rPr>
        <w:t xml:space="preserve">ודווקא אותו </w:t>
      </w:r>
      <w:r w:rsidR="006F071F" w:rsidRPr="00F40D4B">
        <w:rPr>
          <w:rtl/>
        </w:rPr>
        <w:t>קנסו רבנן, איידי דחביב</w:t>
      </w:r>
      <w:r w:rsidR="006F071F" w:rsidRPr="00F40D4B">
        <w:rPr>
          <w:rFonts w:hint="cs"/>
          <w:rtl/>
        </w:rPr>
        <w:t>ה עליו יטרח לקנותה כדי שתהא ברה בידו משא''כ אחר.</w:t>
      </w:r>
      <w:r>
        <w:rPr>
          <w:rFonts w:hint="cs"/>
          <w:rtl/>
        </w:rPr>
        <w:t xml:space="preserve"> </w:t>
      </w:r>
      <w:r w:rsidR="006F071F" w:rsidRPr="00D076D4">
        <w:rPr>
          <w:rStyle w:val="affffc"/>
          <w:rFonts w:hint="cs"/>
          <w:rtl/>
        </w:rPr>
        <w:t>ואהך ארי''ר</w:t>
      </w:r>
      <w:r w:rsidR="006F071F" w:rsidRPr="00D076D4">
        <w:rPr>
          <w:rStyle w:val="affffc"/>
          <w:rtl/>
        </w:rPr>
        <w:t>:</w:t>
      </w:r>
      <w:r>
        <w:rPr>
          <w:rStyle w:val="affffc"/>
          <w:rFonts w:hint="cs"/>
          <w:rtl/>
        </w:rPr>
        <w:t xml:space="preserve"> </w:t>
      </w:r>
      <w:r w:rsidR="006F071F" w:rsidRPr="00F40D4B">
        <w:rPr>
          <w:rFonts w:hint="cs"/>
          <w:rtl/>
        </w:rPr>
        <w:t>ד</w:t>
      </w:r>
      <w:r w:rsidR="006F071F" w:rsidRPr="00F40D4B">
        <w:rPr>
          <w:rtl/>
        </w:rPr>
        <w:t>כגון דא צריכא רבה.</w:t>
      </w:r>
    </w:p>
    <w:p w14:paraId="3022C31D" w14:textId="52C9622C" w:rsidR="00A6533C" w:rsidRPr="00F40D4B" w:rsidRDefault="006F071F" w:rsidP="000737EC">
      <w:pPr>
        <w:pStyle w:val="affff9"/>
        <w:rPr>
          <w:rtl/>
        </w:rPr>
      </w:pPr>
      <w:r w:rsidRPr="00F40D4B">
        <w:rPr>
          <w:rtl/>
        </w:rPr>
        <w:t>איתמר, היורד לתוך שדה חבירו ונטעה שלא ברשות,</w:t>
      </w:r>
    </w:p>
    <w:p w14:paraId="37A32812" w14:textId="77777777" w:rsidR="00D076D4" w:rsidRDefault="006F071F" w:rsidP="000737EC">
      <w:pPr>
        <w:pStyle w:val="36"/>
        <w:framePr w:wrap="notBeside"/>
        <w:rPr>
          <w:rtl/>
        </w:rPr>
      </w:pPr>
      <w:r w:rsidRPr="00F40D4B">
        <w:rPr>
          <w:rtl/>
        </w:rPr>
        <w:t>רב:</w:t>
      </w:r>
    </w:p>
    <w:p w14:paraId="5BB556ED" w14:textId="2F94683F" w:rsidR="006F071F" w:rsidRPr="00F40D4B" w:rsidRDefault="006F071F" w:rsidP="000737EC">
      <w:pPr>
        <w:rPr>
          <w:rtl/>
        </w:rPr>
      </w:pPr>
      <w:r w:rsidRPr="00F40D4B">
        <w:rPr>
          <w:rtl/>
        </w:rPr>
        <w:t>שמין לו, וידו על התחתונה.</w:t>
      </w:r>
    </w:p>
    <w:p w14:paraId="02810CFE" w14:textId="77777777" w:rsidR="00D076D4" w:rsidRDefault="006F071F" w:rsidP="000737EC">
      <w:pPr>
        <w:pStyle w:val="36"/>
        <w:framePr w:wrap="notBeside"/>
        <w:rPr>
          <w:rtl/>
        </w:rPr>
      </w:pPr>
      <w:r w:rsidRPr="00F40D4B">
        <w:rPr>
          <w:rtl/>
        </w:rPr>
        <w:t>ו</w:t>
      </w:r>
      <w:r w:rsidRPr="00F40D4B">
        <w:rPr>
          <w:rFonts w:hint="cs"/>
          <w:rtl/>
        </w:rPr>
        <w:t>ל</w:t>
      </w:r>
      <w:r w:rsidRPr="00F40D4B">
        <w:rPr>
          <w:rtl/>
        </w:rPr>
        <w:t>שמואל:</w:t>
      </w:r>
    </w:p>
    <w:p w14:paraId="56D4AA06" w14:textId="31CFDF1D" w:rsidR="006F071F" w:rsidRPr="00F40D4B" w:rsidRDefault="006F071F" w:rsidP="000737EC">
      <w:pPr>
        <w:rPr>
          <w:rtl/>
        </w:rPr>
      </w:pPr>
      <w:r w:rsidRPr="00F40D4B">
        <w:rPr>
          <w:rtl/>
        </w:rPr>
        <w:t>אומדין כמה אדם רוצה ליתן בשדה זו לנוטעה.</w:t>
      </w:r>
    </w:p>
    <w:p w14:paraId="0AAC83E1" w14:textId="51708B23" w:rsidR="00D076D4" w:rsidRDefault="006F071F" w:rsidP="000737EC">
      <w:pPr>
        <w:pStyle w:val="36"/>
        <w:framePr w:wrap="notBeside"/>
        <w:rPr>
          <w:rtl/>
        </w:rPr>
      </w:pPr>
      <w:r w:rsidRPr="00F40D4B">
        <w:rPr>
          <w:rFonts w:hint="cs"/>
          <w:rtl/>
        </w:rPr>
        <w:t>ר''פ</w:t>
      </w:r>
      <w:r w:rsidRPr="00F40D4B">
        <w:rPr>
          <w:rtl/>
        </w:rPr>
        <w:t>:</w:t>
      </w:r>
      <w:r w:rsidR="00D076D4">
        <w:rPr>
          <w:rFonts w:hint="cs"/>
          <w:rtl/>
        </w:rPr>
        <w:t xml:space="preserve"> לא חלקו:</w:t>
      </w:r>
    </w:p>
    <w:p w14:paraId="378B7F8C" w14:textId="3B9CEAB1" w:rsidR="006F071F" w:rsidRPr="00F40D4B" w:rsidRDefault="006F071F" w:rsidP="000737EC">
      <w:pPr>
        <w:rPr>
          <w:rtl/>
        </w:rPr>
      </w:pPr>
      <w:r w:rsidRPr="00D076D4">
        <w:rPr>
          <w:rStyle w:val="affffc"/>
          <w:rFonts w:hint="cs"/>
          <w:rtl/>
        </w:rPr>
        <w:t>ד</w:t>
      </w:r>
      <w:r w:rsidRPr="00D076D4">
        <w:rPr>
          <w:rStyle w:val="affffc"/>
          <w:rtl/>
        </w:rPr>
        <w:t>כאן</w:t>
      </w:r>
      <w:r w:rsidRPr="00F40D4B">
        <w:rPr>
          <w:rtl/>
        </w:rPr>
        <w:t xml:space="preserve"> - בשדה העשויה ליטע, </w:t>
      </w:r>
      <w:r w:rsidRPr="00D076D4">
        <w:rPr>
          <w:rStyle w:val="affffc"/>
          <w:rtl/>
        </w:rPr>
        <w:t>כאן -</w:t>
      </w:r>
      <w:r w:rsidRPr="00F40D4B">
        <w:rPr>
          <w:rtl/>
        </w:rPr>
        <w:t xml:space="preserve"> בשדה שאינה עשויה ליטע.</w:t>
      </w:r>
    </w:p>
    <w:p w14:paraId="66076384" w14:textId="77777777" w:rsidR="00D076D4" w:rsidRDefault="006F071F" w:rsidP="000737EC">
      <w:pPr>
        <w:rPr>
          <w:rtl/>
        </w:rPr>
      </w:pPr>
      <w:r w:rsidRPr="00F40D4B">
        <w:rPr>
          <w:rtl/>
        </w:rPr>
        <w:t>והא דרב מכללא איתמר.</w:t>
      </w:r>
      <w:r w:rsidRPr="00F40D4B">
        <w:rPr>
          <w:rFonts w:hint="cs"/>
          <w:rtl/>
        </w:rPr>
        <w:t xml:space="preserve"> </w:t>
      </w:r>
    </w:p>
    <w:p w14:paraId="6ACD6B33" w14:textId="77777777" w:rsidR="00D076D4" w:rsidRDefault="00D076D4" w:rsidP="000737EC">
      <w:pPr>
        <w:pStyle w:val="36"/>
        <w:framePr w:wrap="notBeside"/>
        <w:rPr>
          <w:rtl/>
        </w:rPr>
      </w:pPr>
      <w:r>
        <w:rPr>
          <w:rFonts w:hint="cs"/>
          <w:rtl/>
        </w:rPr>
        <w:t>שרב</w:t>
      </w:r>
    </w:p>
    <w:p w14:paraId="5502AD68" w14:textId="5E7748FD" w:rsidR="006F071F" w:rsidRPr="00F40D4B" w:rsidRDefault="00D076D4" w:rsidP="000737EC">
      <w:r>
        <w:rPr>
          <w:rFonts w:hint="cs"/>
          <w:rtl/>
        </w:rPr>
        <w:t xml:space="preserve">חייב לשום ליורד </w:t>
      </w:r>
      <w:r w:rsidR="006F071F" w:rsidRPr="00F40D4B">
        <w:rPr>
          <w:rFonts w:hint="cs"/>
          <w:rtl/>
        </w:rPr>
        <w:t>ולא רצה א'ל שישום וידו על התחתונה</w:t>
      </w:r>
      <w:r>
        <w:rPr>
          <w:rFonts w:hint="cs"/>
          <w:rtl/>
        </w:rPr>
        <w:t xml:space="preserve">, </w:t>
      </w:r>
      <w:r w:rsidR="006F071F" w:rsidRPr="00F40D4B">
        <w:rPr>
          <w:rFonts w:hint="cs"/>
          <w:rtl/>
        </w:rPr>
        <w:t>ולא רצה</w:t>
      </w:r>
      <w:r>
        <w:rPr>
          <w:rFonts w:hint="cs"/>
          <w:rtl/>
        </w:rPr>
        <w:t>,</w:t>
      </w:r>
      <w:r w:rsidR="006F071F" w:rsidRPr="00F40D4B">
        <w:rPr>
          <w:rFonts w:hint="cs"/>
          <w:rtl/>
        </w:rPr>
        <w:t xml:space="preserve"> כשראה שגדר ושמר על הנטיעה </w:t>
      </w:r>
      <w:r w:rsidR="006F071F" w:rsidRPr="00D076D4">
        <w:rPr>
          <w:rStyle w:val="affffc"/>
          <w:rFonts w:hint="cs"/>
          <w:rtl/>
        </w:rPr>
        <w:t xml:space="preserve">א''ל </w:t>
      </w:r>
      <w:r w:rsidR="006F071F" w:rsidRPr="00F40D4B">
        <w:rPr>
          <w:rFonts w:hint="cs"/>
          <w:rtl/>
        </w:rPr>
        <w:t>שום לו וידו על העליונה</w:t>
      </w:r>
    </w:p>
    <w:p w14:paraId="2D2252DC" w14:textId="77777777" w:rsidR="00A6533C" w:rsidRPr="00F40D4B" w:rsidRDefault="00A6533C" w:rsidP="000737EC">
      <w:pPr>
        <w:pStyle w:val="aff9"/>
        <w:rPr>
          <w:rtl/>
        </w:rPr>
      </w:pPr>
      <w:r w:rsidRPr="00F40D4B">
        <w:rPr>
          <w:rtl/>
        </w:rPr>
        <w:t>***</w:t>
      </w:r>
    </w:p>
    <w:p w14:paraId="473AC957" w14:textId="32E58FC3" w:rsidR="00A6533C" w:rsidRPr="00F40D4B" w:rsidRDefault="006F071F" w:rsidP="000737EC">
      <w:pPr>
        <w:pStyle w:val="affff9"/>
        <w:rPr>
          <w:rtl/>
        </w:rPr>
      </w:pPr>
      <w:r w:rsidRPr="00F40D4B">
        <w:rPr>
          <w:rtl/>
        </w:rPr>
        <w:t xml:space="preserve">היורד </w:t>
      </w:r>
      <w:r w:rsidR="00D076D4">
        <w:rPr>
          <w:rFonts w:hint="cs"/>
          <w:rtl/>
        </w:rPr>
        <w:t>ל</w:t>
      </w:r>
      <w:r w:rsidRPr="00F40D4B">
        <w:rPr>
          <w:rtl/>
        </w:rPr>
        <w:t>חורבת</w:t>
      </w:r>
      <w:r w:rsidR="00D076D4">
        <w:rPr>
          <w:rFonts w:hint="cs"/>
          <w:rtl/>
        </w:rPr>
        <w:t xml:space="preserve"> </w:t>
      </w:r>
      <w:r w:rsidRPr="00F40D4B">
        <w:rPr>
          <w:rtl/>
        </w:rPr>
        <w:t xml:space="preserve">חבירו ובנאה שלא ברשותו, </w:t>
      </w:r>
      <w:r w:rsidR="00D076D4">
        <w:rPr>
          <w:rFonts w:hint="cs"/>
          <w:rtl/>
        </w:rPr>
        <w:t>וא''ל</w:t>
      </w:r>
      <w:r w:rsidRPr="00F40D4B">
        <w:rPr>
          <w:rtl/>
        </w:rPr>
        <w:t>: עציי ואבניי אני נוטל,</w:t>
      </w:r>
    </w:p>
    <w:p w14:paraId="0C365FB9" w14:textId="530378B6" w:rsidR="006F071F" w:rsidRPr="00F40D4B" w:rsidRDefault="006F071F" w:rsidP="000737EC">
      <w:pPr>
        <w:rPr>
          <w:rtl/>
        </w:rPr>
      </w:pPr>
      <w:r w:rsidRPr="00D076D4">
        <w:rPr>
          <w:rStyle w:val="affffc"/>
          <w:rFonts w:hint="cs"/>
          <w:rtl/>
        </w:rPr>
        <w:t>ר''נ</w:t>
      </w:r>
      <w:r w:rsidRPr="00D076D4">
        <w:rPr>
          <w:rStyle w:val="affffc"/>
          <w:rtl/>
        </w:rPr>
        <w:t>:</w:t>
      </w:r>
      <w:r w:rsidRPr="00F40D4B">
        <w:rPr>
          <w:rtl/>
        </w:rPr>
        <w:t xml:space="preserve"> שומעין לו, </w:t>
      </w:r>
      <w:r w:rsidRPr="00D076D4">
        <w:rPr>
          <w:rStyle w:val="affffc"/>
          <w:rtl/>
        </w:rPr>
        <w:t>ר</w:t>
      </w:r>
      <w:r w:rsidRPr="00D076D4">
        <w:rPr>
          <w:rStyle w:val="affffc"/>
          <w:rFonts w:hint="cs"/>
          <w:rtl/>
        </w:rPr>
        <w:t>''ש</w:t>
      </w:r>
      <w:r w:rsidRPr="00D076D4">
        <w:rPr>
          <w:rStyle w:val="affffc"/>
          <w:rtl/>
        </w:rPr>
        <w:t>:</w:t>
      </w:r>
      <w:r w:rsidRPr="00F40D4B">
        <w:rPr>
          <w:rtl/>
        </w:rPr>
        <w:t xml:space="preserve"> אין שומעין לו.</w:t>
      </w:r>
    </w:p>
    <w:p w14:paraId="152CF71B" w14:textId="77777777" w:rsidR="00D076D4" w:rsidRDefault="006F071F" w:rsidP="000737EC">
      <w:pPr>
        <w:pStyle w:val="36"/>
        <w:framePr w:wrap="notBeside"/>
        <w:rPr>
          <w:rtl/>
        </w:rPr>
      </w:pPr>
      <w:r w:rsidRPr="00F40D4B">
        <w:rPr>
          <w:rtl/>
        </w:rPr>
        <w:t>מיתיבי,</w:t>
      </w:r>
    </w:p>
    <w:p w14:paraId="1D0305B7" w14:textId="5C49D793" w:rsidR="006F071F" w:rsidRPr="00F40D4B" w:rsidRDefault="006F071F" w:rsidP="000737EC">
      <w:pPr>
        <w:rPr>
          <w:rtl/>
        </w:rPr>
      </w:pPr>
      <w:r w:rsidRPr="00D076D4">
        <w:rPr>
          <w:rStyle w:val="affffc"/>
          <w:rtl/>
        </w:rPr>
        <w:t>ר</w:t>
      </w:r>
      <w:r w:rsidRPr="00D076D4">
        <w:rPr>
          <w:rStyle w:val="affffc"/>
          <w:rFonts w:hint="cs"/>
          <w:rtl/>
        </w:rPr>
        <w:t>שב''ג</w:t>
      </w:r>
      <w:r w:rsidRPr="00D076D4">
        <w:rPr>
          <w:rStyle w:val="affffc"/>
          <w:rtl/>
        </w:rPr>
        <w:t xml:space="preserve">: </w:t>
      </w:r>
      <w:r w:rsidR="00D076D4">
        <w:rPr>
          <w:rStyle w:val="affffc"/>
          <w:rtl/>
        </w:rPr>
        <w:tab/>
      </w:r>
      <w:r w:rsidRPr="00D076D4">
        <w:rPr>
          <w:rStyle w:val="affffc"/>
          <w:rFonts w:hint="cs"/>
          <w:rtl/>
        </w:rPr>
        <w:t>ל</w:t>
      </w:r>
      <w:r w:rsidRPr="00D076D4">
        <w:rPr>
          <w:rStyle w:val="affffc"/>
          <w:rtl/>
        </w:rPr>
        <w:t>ב"ש:</w:t>
      </w:r>
      <w:r w:rsidRPr="00F40D4B">
        <w:rPr>
          <w:rtl/>
        </w:rPr>
        <w:t xml:space="preserve"> שומעין לו, </w:t>
      </w:r>
      <w:r w:rsidRPr="00D076D4">
        <w:rPr>
          <w:rStyle w:val="affffc"/>
          <w:rtl/>
        </w:rPr>
        <w:t>ו</w:t>
      </w:r>
      <w:r w:rsidRPr="00D076D4">
        <w:rPr>
          <w:rStyle w:val="affffc"/>
          <w:rFonts w:hint="cs"/>
          <w:rtl/>
        </w:rPr>
        <w:t>ל</w:t>
      </w:r>
      <w:r w:rsidRPr="00D076D4">
        <w:rPr>
          <w:rStyle w:val="affffc"/>
          <w:rtl/>
        </w:rPr>
        <w:t>ב"ה</w:t>
      </w:r>
      <w:r w:rsidR="00C241C5">
        <w:rPr>
          <w:rStyle w:val="affffc"/>
          <w:rtl/>
        </w:rPr>
        <w:t>:</w:t>
      </w:r>
      <w:r w:rsidRPr="00F40D4B">
        <w:rPr>
          <w:rtl/>
        </w:rPr>
        <w:t xml:space="preserve"> אין שומעין לו.</w:t>
      </w:r>
      <w:r w:rsidR="00D076D4">
        <w:rPr>
          <w:rFonts w:hint="cs"/>
          <w:rtl/>
        </w:rPr>
        <w:t xml:space="preserve"> וכי ר''נ כב''ש?</w:t>
      </w:r>
    </w:p>
    <w:p w14:paraId="3F9ECB20" w14:textId="3B9CEAB1" w:rsidR="00D076D4" w:rsidRDefault="006F071F" w:rsidP="000737EC">
      <w:pPr>
        <w:pStyle w:val="36"/>
        <w:framePr w:wrap="notBeside"/>
        <w:rPr>
          <w:rtl/>
        </w:rPr>
      </w:pPr>
      <w:r w:rsidRPr="00F40D4B">
        <w:rPr>
          <w:rtl/>
        </w:rPr>
        <w:t>-</w:t>
      </w:r>
      <w:r w:rsidR="00D076D4">
        <w:rPr>
          <w:rFonts w:hint="cs"/>
          <w:rtl/>
        </w:rPr>
        <w:t>ודחי'</w:t>
      </w:r>
    </w:p>
    <w:p w14:paraId="5A2B3E53" w14:textId="04AC47CA" w:rsidR="00A6533C" w:rsidRPr="00F40D4B" w:rsidRDefault="00D076D4" w:rsidP="000737EC">
      <w:pPr>
        <w:spacing w:after="60"/>
        <w:rPr>
          <w:rtl/>
        </w:rPr>
      </w:pPr>
      <w:r>
        <w:rPr>
          <w:rFonts w:hint="cs"/>
          <w:rtl/>
        </w:rPr>
        <w:t xml:space="preserve">ר''נ כרשב''א </w:t>
      </w:r>
      <w:r w:rsidRPr="00D076D4">
        <w:rPr>
          <w:rStyle w:val="affffc"/>
          <w:rFonts w:hint="cs"/>
          <w:rtl/>
        </w:rPr>
        <w:t>ד</w:t>
      </w:r>
      <w:r w:rsidR="006F071F" w:rsidRPr="00D076D4">
        <w:rPr>
          <w:rStyle w:val="affffc"/>
          <w:rFonts w:hint="cs"/>
          <w:rtl/>
        </w:rPr>
        <w:t>לכו''ע</w:t>
      </w:r>
      <w:r w:rsidR="006F071F" w:rsidRPr="00F40D4B">
        <w:rPr>
          <w:rFonts w:hint="cs"/>
          <w:rtl/>
        </w:rPr>
        <w:t xml:space="preserve"> שומעין לו</w:t>
      </w:r>
      <w:r>
        <w:rPr>
          <w:rFonts w:hint="cs"/>
          <w:rtl/>
        </w:rPr>
        <w:t xml:space="preserve"> </w:t>
      </w:r>
      <w:r w:rsidRPr="00D076D4">
        <w:rPr>
          <w:rStyle w:val="afffff2"/>
          <w:rFonts w:hint="cs"/>
          <w:rtl/>
        </w:rPr>
        <w:t>ואין חולק במחלוקת ב''ש וב</w:t>
      </w:r>
      <w:r>
        <w:rPr>
          <w:rStyle w:val="afffff2"/>
          <w:rFonts w:hint="cs"/>
          <w:rtl/>
        </w:rPr>
        <w:t>"</w:t>
      </w:r>
      <w:r w:rsidRPr="00D076D4">
        <w:rPr>
          <w:rStyle w:val="afffff2"/>
          <w:rFonts w:hint="cs"/>
          <w:rtl/>
        </w:rPr>
        <w:t>ה</w:t>
      </w:r>
    </w:p>
    <w:p w14:paraId="26AE0032" w14:textId="77777777" w:rsidR="00D076D4" w:rsidRDefault="006F071F" w:rsidP="000737EC">
      <w:pPr>
        <w:pStyle w:val="36"/>
        <w:framePr w:wrap="notBeside"/>
        <w:rPr>
          <w:rtl/>
        </w:rPr>
      </w:pPr>
      <w:r w:rsidRPr="00F40D4B">
        <w:rPr>
          <w:rFonts w:hint="cs"/>
          <w:rtl/>
        </w:rPr>
        <w:t>מ</w:t>
      </w:r>
      <w:r w:rsidRPr="00F40D4B">
        <w:rPr>
          <w:rtl/>
        </w:rPr>
        <w:t>רי"ו:</w:t>
      </w:r>
    </w:p>
    <w:p w14:paraId="74B3F47A" w14:textId="6B963679" w:rsidR="00A6533C" w:rsidRPr="00F40D4B" w:rsidRDefault="006F071F" w:rsidP="000737EC">
      <w:pPr>
        <w:rPr>
          <w:rtl/>
        </w:rPr>
      </w:pPr>
      <w:r w:rsidRPr="00F40D4B">
        <w:rPr>
          <w:rtl/>
        </w:rPr>
        <w:t>- בבית שומעין לו, בשדה - אין שומעין לו.</w:t>
      </w:r>
    </w:p>
    <w:p w14:paraId="3D5DBDA2" w14:textId="12B9E89E" w:rsidR="006F071F" w:rsidRPr="00F40D4B" w:rsidRDefault="006F071F" w:rsidP="000737EC">
      <w:pPr>
        <w:rPr>
          <w:rtl/>
        </w:rPr>
      </w:pPr>
      <w:r w:rsidRPr="00D076D4">
        <w:rPr>
          <w:rStyle w:val="affffc"/>
          <w:rFonts w:hint="cs"/>
          <w:rtl/>
        </w:rPr>
        <w:lastRenderedPageBreak/>
        <w:t>א.</w:t>
      </w:r>
      <w:r w:rsidRPr="00F40D4B">
        <w:rPr>
          <w:rtl/>
        </w:rPr>
        <w:t xml:space="preserve"> משום ישוב ארץ ישראל.</w:t>
      </w:r>
      <w:r w:rsidRPr="00F40D4B">
        <w:rPr>
          <w:rFonts w:hint="cs"/>
          <w:rtl/>
        </w:rPr>
        <w:t xml:space="preserve"> </w:t>
      </w:r>
      <w:r w:rsidRPr="00D076D4">
        <w:rPr>
          <w:rStyle w:val="affffc"/>
          <w:rFonts w:hint="cs"/>
          <w:rtl/>
        </w:rPr>
        <w:t>ב.</w:t>
      </w:r>
      <w:r w:rsidRPr="00F40D4B">
        <w:rPr>
          <w:rFonts w:hint="cs"/>
          <w:rtl/>
        </w:rPr>
        <w:t xml:space="preserve"> </w:t>
      </w:r>
      <w:r w:rsidRPr="00F40D4B">
        <w:rPr>
          <w:rtl/>
        </w:rPr>
        <w:t xml:space="preserve">משום כחש </w:t>
      </w:r>
      <w:r w:rsidR="00FC0FBB">
        <w:rPr>
          <w:rFonts w:hint="cs"/>
          <w:rtl/>
        </w:rPr>
        <w:t>קרקע</w:t>
      </w:r>
      <w:r w:rsidRPr="00F40D4B">
        <w:rPr>
          <w:rtl/>
        </w:rPr>
        <w:t>.</w:t>
      </w:r>
      <w:r w:rsidRPr="00F40D4B">
        <w:rPr>
          <w:rFonts w:hint="cs"/>
          <w:rtl/>
        </w:rPr>
        <w:t xml:space="preserve"> </w:t>
      </w:r>
      <w:r w:rsidR="00D076D4" w:rsidRPr="00D076D4">
        <w:rPr>
          <w:rStyle w:val="affffc"/>
          <w:rFonts w:hint="cs"/>
          <w:rtl/>
        </w:rPr>
        <w:t>נפק''מ</w:t>
      </w:r>
      <w:r w:rsidR="00D076D4">
        <w:rPr>
          <w:rFonts w:hint="cs"/>
          <w:rtl/>
        </w:rPr>
        <w:t xml:space="preserve"> בחו''ל </w:t>
      </w:r>
    </w:p>
    <w:p w14:paraId="4F2C520B" w14:textId="77777777" w:rsidR="00A6533C" w:rsidRPr="00F40D4B" w:rsidRDefault="00A6533C" w:rsidP="000737EC">
      <w:pPr>
        <w:pStyle w:val="aff9"/>
        <w:rPr>
          <w:rtl/>
        </w:rPr>
      </w:pPr>
      <w:r w:rsidRPr="00F40D4B">
        <w:rPr>
          <w:rtl/>
        </w:rPr>
        <w:t>***</w:t>
      </w:r>
    </w:p>
    <w:p w14:paraId="6064F6BC" w14:textId="77777777" w:rsidR="00D076D4" w:rsidRDefault="006F071F" w:rsidP="000737EC">
      <w:pPr>
        <w:pStyle w:val="affe"/>
        <w:framePr w:wrap="around"/>
        <w:rPr>
          <w:rtl/>
        </w:rPr>
      </w:pPr>
      <w:r w:rsidRPr="00F40D4B">
        <w:rPr>
          <w:rtl/>
        </w:rPr>
        <w:t>קא:</w:t>
      </w:r>
      <w:r w:rsidRPr="00F40D4B">
        <w:rPr>
          <w:rFonts w:hint="cs"/>
          <w:rtl/>
        </w:rPr>
        <w:t xml:space="preserve"> </w:t>
      </w:r>
    </w:p>
    <w:p w14:paraId="5E7B3482" w14:textId="1387EB92" w:rsidR="006F071F" w:rsidRPr="00F40D4B" w:rsidRDefault="006F071F" w:rsidP="000737EC">
      <w:pPr>
        <w:pStyle w:val="afffff"/>
        <w:framePr w:wrap="around"/>
        <w:rPr>
          <w:rtl/>
        </w:rPr>
      </w:pPr>
      <w:del w:id="20300" w:author="קלוד" w:date="2026-10-06T10:08:05Z">
        <w:r>
          <w:rPr>
            <w:rtl/>
          </w:rPr>
          <w:delText xml:space="preserve">משנה.</w:delText>
        </w:r>
      </w:del>
      <w:ins w:id="20301" w:author="קלוד" w:date="2026-10-06T10:08:05Z">
        <w:r>
          <w:rPr>
            <w:rtl/>
          </w:rPr>
          <w:t xml:space="preserve">משנה ו</w:t>
        </w:r>
      </w:ins>
    </w:p>
    <w:p w14:paraId="177F14C8" w14:textId="422A9D35" w:rsidR="00D076D4" w:rsidRDefault="006F071F" w:rsidP="000737EC">
      <w:pPr>
        <w:pStyle w:val="afff3"/>
        <w:jc w:val="center"/>
        <w:rPr>
          <w:rtl/>
        </w:rPr>
      </w:pPr>
      <w:ins w:id="9982" w:author="מספור קטעי משנה" w:date="2026-10-06T06:45:11Z">
        <w:r>
          <w:rPr>
            <w:rStyle w:val="MisparKeta"/>
          </w:rPr>
          <w:t xml:space="preserve">א. </w:t>
        </w:r>
      </w:ins>
      <w:r w:rsidRPr="00F40D4B">
        <w:rPr>
          <w:rtl/>
        </w:rPr>
        <w:t>המשכיר בית לחבירו</w:t>
      </w:r>
    </w:p>
    <w:p w14:paraId="379A4DBF" w14:textId="5DFB948F" w:rsidR="006F071F" w:rsidRPr="00F40D4B" w:rsidRDefault="006F071F" w:rsidP="000737EC">
      <w:pPr>
        <w:pStyle w:val="afff3"/>
        <w:rPr>
          <w:rtl/>
        </w:rPr>
      </w:pPr>
      <w:r w:rsidRPr="00F40D4B">
        <w:rPr>
          <w:rtl/>
        </w:rPr>
        <w:t>בימות הגשמים - אינו יכול להוציאו מן החג ועד הפסח.</w:t>
      </w:r>
    </w:p>
    <w:p w14:paraId="35A56F28" w14:textId="77777777" w:rsidR="006F071F" w:rsidRPr="00F40D4B" w:rsidRDefault="006F071F" w:rsidP="000737EC">
      <w:pPr>
        <w:pStyle w:val="afff3"/>
        <w:rPr>
          <w:rtl/>
        </w:rPr>
      </w:pPr>
      <w:r w:rsidRPr="00F40D4B">
        <w:rPr>
          <w:rtl/>
        </w:rPr>
        <w:t>בימות החמה - שלשים יום.</w:t>
      </w:r>
    </w:p>
    <w:p w14:paraId="26A6120C" w14:textId="77777777" w:rsidR="006F071F" w:rsidRPr="00F40D4B" w:rsidRDefault="006F071F" w:rsidP="000737EC">
      <w:pPr>
        <w:pStyle w:val="afff3"/>
        <w:rPr>
          <w:rtl/>
        </w:rPr>
      </w:pPr>
      <w:r w:rsidRPr="00F40D4B">
        <w:rPr>
          <w:rtl/>
        </w:rPr>
        <w:t xml:space="preserve">ובכרכים, אחד ימות החמה ואחד ימות הגשמים – </w:t>
      </w:r>
      <w:r w:rsidRPr="00F40D4B">
        <w:rPr>
          <w:rFonts w:hint="cs"/>
          <w:rtl/>
        </w:rPr>
        <w:t>י"ב</w:t>
      </w:r>
      <w:r w:rsidRPr="00F40D4B">
        <w:rPr>
          <w:rtl/>
        </w:rPr>
        <w:t xml:space="preserve"> חדש.</w:t>
      </w:r>
    </w:p>
    <w:p w14:paraId="4C0F18E5" w14:textId="77777777" w:rsidR="006F071F" w:rsidRPr="00F40D4B" w:rsidRDefault="006F071F" w:rsidP="000737EC">
      <w:pPr>
        <w:pStyle w:val="afff3"/>
        <w:rPr>
          <w:rtl/>
        </w:rPr>
      </w:pPr>
      <w:r w:rsidRPr="00F40D4B">
        <w:rPr>
          <w:rtl/>
        </w:rPr>
        <w:t xml:space="preserve">ובחנויות, אחד עיירות ואחד כרכים – </w:t>
      </w:r>
      <w:r w:rsidRPr="00F40D4B">
        <w:rPr>
          <w:rFonts w:hint="cs"/>
          <w:rtl/>
        </w:rPr>
        <w:t>י"ב</w:t>
      </w:r>
      <w:r w:rsidRPr="00F40D4B">
        <w:rPr>
          <w:rtl/>
        </w:rPr>
        <w:t xml:space="preserve"> חדש.</w:t>
      </w:r>
    </w:p>
    <w:p w14:paraId="7A3AEE6B" w14:textId="77777777" w:rsidR="006F071F" w:rsidRPr="00F40D4B" w:rsidRDefault="006F071F" w:rsidP="000737EC">
      <w:pPr>
        <w:pStyle w:val="afff3"/>
        <w:rPr>
          <w:rtl/>
        </w:rPr>
      </w:pPr>
      <w:r w:rsidRPr="00F40D4B">
        <w:rPr>
          <w:rFonts w:hint="cs"/>
          <w:rtl/>
        </w:rPr>
        <w:t>רשב"ג</w:t>
      </w:r>
      <w:r w:rsidRPr="00F40D4B">
        <w:rPr>
          <w:rtl/>
        </w:rPr>
        <w:t>: חנות של נחתומים ושל צבעים - שלש שנים.</w:t>
      </w:r>
    </w:p>
    <w:p w14:paraId="3BBD1358" w14:textId="730D64AC" w:rsidR="00A6533C" w:rsidRPr="00F40D4B" w:rsidRDefault="00D076D4" w:rsidP="000737EC">
      <w:pPr>
        <w:pStyle w:val="afffb"/>
        <w:rPr>
          <w:rtl/>
        </w:rPr>
      </w:pPr>
      <w:ins w:id="9983" w:author="מספור קטעי משנה" w:date="2026-10-06T06:45:11Z">
        <w:r>
          <w:rPr>
            <w:rStyle w:val="MisparKeta"/>
          </w:rPr>
          <w:t xml:space="preserve">ב. </w:t>
        </w:r>
      </w:ins>
      <w:r>
        <w:rPr>
          <w:rFonts w:hint="cs"/>
          <w:rtl/>
        </w:rPr>
        <w:t>בימות הגשמים</w:t>
      </w:r>
    </w:p>
    <w:p w14:paraId="4C7495AF" w14:textId="14D2AB1E" w:rsidR="006F071F" w:rsidRPr="00F40D4B" w:rsidRDefault="006F071F" w:rsidP="000737EC">
      <w:pPr>
        <w:rPr>
          <w:rtl/>
        </w:rPr>
      </w:pPr>
      <w:r w:rsidRPr="00F40D4B">
        <w:rPr>
          <w:rFonts w:hint="cs"/>
          <w:rtl/>
        </w:rPr>
        <w:t xml:space="preserve">דלא שכיח בית </w:t>
      </w:r>
      <w:r w:rsidR="00D076D4">
        <w:rPr>
          <w:rFonts w:hint="cs"/>
          <w:rtl/>
        </w:rPr>
        <w:t>לשכור</w:t>
      </w:r>
      <w:r w:rsidRPr="00F40D4B">
        <w:rPr>
          <w:rtl/>
        </w:rPr>
        <w:t>.</w:t>
      </w:r>
    </w:p>
    <w:p w14:paraId="673810E6" w14:textId="77777777" w:rsidR="00D076D4" w:rsidRDefault="006F071F" w:rsidP="000737EC">
      <w:pPr>
        <w:pStyle w:val="36"/>
        <w:framePr w:wrap="notBeside"/>
        <w:rPr>
          <w:rtl/>
        </w:rPr>
      </w:pPr>
      <w:r w:rsidRPr="00F40D4B">
        <w:rPr>
          <w:rFonts w:hint="cs"/>
          <w:rtl/>
        </w:rPr>
        <w:t>והך דסיפא</w:t>
      </w:r>
    </w:p>
    <w:p w14:paraId="405F6098" w14:textId="37223C80" w:rsidR="00A6533C" w:rsidRPr="00F40D4B" w:rsidRDefault="006F071F" w:rsidP="000737EC">
      <w:pPr>
        <w:rPr>
          <w:rtl/>
        </w:rPr>
      </w:pPr>
      <w:r w:rsidRPr="00F40D4B">
        <w:rPr>
          <w:rFonts w:hint="cs"/>
          <w:rtl/>
        </w:rPr>
        <w:t>דאין יכול להוציאו בימות הגשמים מחג ועד הפסח הייינו אא''כ הודיעו ל' יום מעיקרא</w:t>
      </w:r>
      <w:r w:rsidR="00D076D4">
        <w:rPr>
          <w:rFonts w:hint="cs"/>
          <w:rtl/>
        </w:rPr>
        <w:t xml:space="preserve"> </w:t>
      </w:r>
      <w:r w:rsidRPr="00F40D4B">
        <w:rPr>
          <w:rFonts w:hint="cs"/>
          <w:rtl/>
        </w:rPr>
        <w:t>[והיינו ט''ו אלול]</w:t>
      </w:r>
    </w:p>
    <w:p w14:paraId="675F72A1" w14:textId="221FFFE3" w:rsidR="00D076D4" w:rsidRDefault="006F071F" w:rsidP="000737EC">
      <w:pPr>
        <w:pStyle w:val="36"/>
        <w:framePr w:wrap="notBeside"/>
        <w:rPr>
          <w:rtl/>
        </w:rPr>
      </w:pPr>
      <w:r w:rsidRPr="00F40D4B">
        <w:rPr>
          <w:rFonts w:hint="cs"/>
          <w:rtl/>
        </w:rPr>
        <w:t>ותנ''ה</w:t>
      </w:r>
      <w:r w:rsidRPr="00F40D4B">
        <w:rPr>
          <w:rtl/>
        </w:rPr>
        <w:t>:</w:t>
      </w:r>
      <w:r w:rsidR="00D076D4">
        <w:rPr>
          <w:rFonts w:hint="cs"/>
          <w:rtl/>
        </w:rPr>
        <w:t xml:space="preserve"> א.</w:t>
      </w:r>
    </w:p>
    <w:p w14:paraId="543875C9" w14:textId="08EA7F7E" w:rsidR="00D076D4" w:rsidRDefault="006F071F" w:rsidP="000737EC">
      <w:pPr>
        <w:rPr>
          <w:rtl/>
        </w:rPr>
      </w:pPr>
      <w:r w:rsidRPr="00F40D4B">
        <w:rPr>
          <w:rtl/>
        </w:rPr>
        <w:t xml:space="preserve">כשאמרו שלשים וכשאמרו </w:t>
      </w:r>
      <w:r w:rsidR="00D076D4">
        <w:rPr>
          <w:rFonts w:hint="cs"/>
          <w:rtl/>
        </w:rPr>
        <w:t xml:space="preserve">י''ב </w:t>
      </w:r>
      <w:r w:rsidRPr="00F40D4B">
        <w:rPr>
          <w:rtl/>
        </w:rPr>
        <w:t>חדש - לא אמרו אלא להודיעו.</w:t>
      </w:r>
    </w:p>
    <w:p w14:paraId="65077B5F" w14:textId="77777777" w:rsidR="00D076D4" w:rsidRDefault="00D076D4" w:rsidP="000737EC">
      <w:pPr>
        <w:pStyle w:val="36"/>
        <w:framePr w:wrap="notBeside"/>
        <w:rPr>
          <w:rtl/>
        </w:rPr>
      </w:pPr>
      <w:r>
        <w:rPr>
          <w:rFonts w:hint="cs"/>
          <w:rtl/>
        </w:rPr>
        <w:t xml:space="preserve">ב. </w:t>
      </w:r>
    </w:p>
    <w:p w14:paraId="0FD58037" w14:textId="6E5C4672" w:rsidR="00A6533C" w:rsidRPr="00F40D4B" w:rsidRDefault="006F071F" w:rsidP="000737EC">
      <w:pPr>
        <w:rPr>
          <w:rtl/>
        </w:rPr>
      </w:pPr>
      <w:r w:rsidRPr="00F40D4B">
        <w:rPr>
          <w:rtl/>
        </w:rPr>
        <w:t>וכשם שמשכיר צריך להודיע</w:t>
      </w:r>
      <w:r w:rsidR="00D076D4">
        <w:rPr>
          <w:rFonts w:hint="cs"/>
          <w:rtl/>
        </w:rPr>
        <w:t>,</w:t>
      </w:r>
      <w:r w:rsidRPr="00F40D4B">
        <w:rPr>
          <w:rtl/>
        </w:rPr>
        <w:t xml:space="preserve"> כך שוכר צריך להודיע</w:t>
      </w:r>
      <w:r w:rsidRPr="00F40D4B">
        <w:rPr>
          <w:rFonts w:hint="cs"/>
          <w:rtl/>
        </w:rPr>
        <w:t xml:space="preserve"> </w:t>
      </w:r>
      <w:r w:rsidRPr="00D076D4">
        <w:rPr>
          <w:rStyle w:val="affffc"/>
          <w:rFonts w:hint="cs"/>
          <w:rtl/>
        </w:rPr>
        <w:t>דא'ל</w:t>
      </w:r>
      <w:r w:rsidR="00D076D4">
        <w:rPr>
          <w:rStyle w:val="affffc"/>
          <w:rFonts w:hint="cs"/>
          <w:rtl/>
        </w:rPr>
        <w:t>:</w:t>
      </w:r>
      <w:r w:rsidRPr="00F40D4B">
        <w:rPr>
          <w:rFonts w:hint="cs"/>
          <w:rtl/>
        </w:rPr>
        <w:t xml:space="preserve"> אי </w:t>
      </w:r>
      <w:r w:rsidRPr="00F40D4B">
        <w:rPr>
          <w:rtl/>
        </w:rPr>
        <w:t xml:space="preserve">אודעתן </w:t>
      </w:r>
      <w:r w:rsidRPr="00F40D4B">
        <w:rPr>
          <w:rFonts w:hint="cs"/>
          <w:rtl/>
        </w:rPr>
        <w:t>הייתי טורח לשים אדם</w:t>
      </w:r>
    </w:p>
    <w:p w14:paraId="7AEF772F" w14:textId="56658614" w:rsidR="006F071F" w:rsidRPr="00F40D4B" w:rsidRDefault="006F071F" w:rsidP="000737EC">
      <w:pPr>
        <w:rPr>
          <w:rtl/>
        </w:rPr>
      </w:pPr>
    </w:p>
    <w:p w14:paraId="32C0D1B6" w14:textId="03826146" w:rsidR="00D076D4" w:rsidRDefault="006F071F" w:rsidP="000737EC">
      <w:pPr>
        <w:pStyle w:val="36"/>
        <w:framePr w:wrap="notBeside"/>
        <w:rPr>
          <w:rtl/>
        </w:rPr>
      </w:pPr>
      <w:r w:rsidRPr="00F40D4B">
        <w:rPr>
          <w:rtl/>
        </w:rPr>
        <w:t>רב אסי:</w:t>
      </w:r>
      <w:r w:rsidR="00D076D4">
        <w:rPr>
          <w:rFonts w:hint="cs"/>
          <w:rtl/>
        </w:rPr>
        <w:t xml:space="preserve"> ג.</w:t>
      </w:r>
    </w:p>
    <w:p w14:paraId="4FBC3E09" w14:textId="0AE1C610" w:rsidR="006F071F" w:rsidRPr="00F40D4B" w:rsidRDefault="006F071F" w:rsidP="000737EC">
      <w:pPr>
        <w:rPr>
          <w:rtl/>
        </w:rPr>
      </w:pPr>
      <w:r w:rsidRPr="00F40D4B">
        <w:rPr>
          <w:rtl/>
        </w:rPr>
        <w:t>אם נכנס יום אחד בימות הגשמים - אינו יכול להוציאו מן החג עד הפסח.</w:t>
      </w:r>
    </w:p>
    <w:p w14:paraId="024BEAEA" w14:textId="77777777" w:rsidR="00D076D4" w:rsidRDefault="006F071F" w:rsidP="000737EC">
      <w:pPr>
        <w:pStyle w:val="36"/>
        <w:framePr w:wrap="notBeside"/>
        <w:rPr>
          <w:rtl/>
        </w:rPr>
      </w:pPr>
      <w:r w:rsidRPr="00F40D4B">
        <w:rPr>
          <w:rtl/>
        </w:rPr>
        <w:t>וה</w:t>
      </w:r>
      <w:r w:rsidRPr="00F40D4B">
        <w:rPr>
          <w:rFonts w:hint="cs"/>
          <w:rtl/>
        </w:rPr>
        <w:t>ך</w:t>
      </w:r>
    </w:p>
    <w:p w14:paraId="03A4B1C5" w14:textId="4FD0C995" w:rsidR="006F071F" w:rsidRPr="00F40D4B" w:rsidRDefault="006F071F" w:rsidP="000737EC">
      <w:pPr>
        <w:rPr>
          <w:rtl/>
        </w:rPr>
      </w:pPr>
      <w:r w:rsidRPr="00F40D4B">
        <w:rPr>
          <w:rFonts w:hint="cs"/>
          <w:rtl/>
        </w:rPr>
        <w:t xml:space="preserve">דל' יום </w:t>
      </w:r>
      <w:r w:rsidR="00D076D4">
        <w:rPr>
          <w:rFonts w:hint="cs"/>
          <w:rtl/>
        </w:rPr>
        <w:t>היינו מאותם</w:t>
      </w:r>
      <w:r w:rsidRPr="00F40D4B">
        <w:rPr>
          <w:rtl/>
        </w:rPr>
        <w:t xml:space="preserve"> </w:t>
      </w:r>
      <w:r w:rsidRPr="00F40D4B">
        <w:rPr>
          <w:rFonts w:hint="cs"/>
          <w:rtl/>
        </w:rPr>
        <w:t xml:space="preserve">ל' </w:t>
      </w:r>
      <w:r w:rsidRPr="00F40D4B">
        <w:rPr>
          <w:rtl/>
        </w:rPr>
        <w:t>יום אינו יכול להוציאו מן החג ועד הפסח.</w:t>
      </w:r>
    </w:p>
    <w:p w14:paraId="394F5B36" w14:textId="0878AFC3" w:rsidR="00D076D4" w:rsidRDefault="006F071F" w:rsidP="000737EC">
      <w:pPr>
        <w:pStyle w:val="36"/>
        <w:framePr w:wrap="notBeside"/>
        <w:rPr>
          <w:rtl/>
        </w:rPr>
      </w:pPr>
      <w:r w:rsidRPr="00F40D4B">
        <w:rPr>
          <w:rFonts w:hint="cs"/>
          <w:rtl/>
        </w:rPr>
        <w:t>ר''ה</w:t>
      </w:r>
      <w:r w:rsidRPr="00F40D4B">
        <w:rPr>
          <w:rtl/>
        </w:rPr>
        <w:t>:</w:t>
      </w:r>
      <w:r w:rsidR="00D076D4">
        <w:rPr>
          <w:rFonts w:hint="cs"/>
          <w:rtl/>
        </w:rPr>
        <w:t xml:space="preserve"> ד. </w:t>
      </w:r>
    </w:p>
    <w:p w14:paraId="60448584" w14:textId="629F77E1" w:rsidR="006F071F" w:rsidRPr="00F40D4B" w:rsidRDefault="006F071F" w:rsidP="000737EC">
      <w:pPr>
        <w:rPr>
          <w:rtl/>
        </w:rPr>
      </w:pPr>
      <w:r w:rsidRPr="00F40D4B">
        <w:rPr>
          <w:rtl/>
        </w:rPr>
        <w:t>ואם בא לרבות בדמיה - מרבה.</w:t>
      </w:r>
    </w:p>
    <w:p w14:paraId="0F9F1136" w14:textId="2CEA39DA" w:rsidR="00D076D4" w:rsidRDefault="006F071F" w:rsidP="000737EC">
      <w:pPr>
        <w:pStyle w:val="36"/>
        <w:framePr w:wrap="notBeside"/>
        <w:rPr>
          <w:rtl/>
        </w:rPr>
      </w:pPr>
      <w:r w:rsidRPr="00F40D4B">
        <w:rPr>
          <w:rFonts w:hint="cs"/>
          <w:rtl/>
        </w:rPr>
        <w:t xml:space="preserve"> א"ל ר''נ</w:t>
      </w:r>
      <w:r w:rsidRPr="00F40D4B">
        <w:rPr>
          <w:rtl/>
        </w:rPr>
        <w:t>:</w:t>
      </w:r>
    </w:p>
    <w:p w14:paraId="3D56D6F3" w14:textId="77777777" w:rsidR="00D076D4" w:rsidRDefault="006F071F" w:rsidP="000737EC">
      <w:pPr>
        <w:rPr>
          <w:rtl/>
        </w:rPr>
      </w:pPr>
      <w:r w:rsidRPr="00F40D4B">
        <w:rPr>
          <w:rtl/>
        </w:rPr>
        <w:t xml:space="preserve">האי </w:t>
      </w:r>
      <w:r w:rsidRPr="00F40D4B">
        <w:rPr>
          <w:rFonts w:hint="cs"/>
          <w:rtl/>
        </w:rPr>
        <w:t>כאוחזו במבושיו שיעזוב גלימתו!</w:t>
      </w:r>
      <w:r w:rsidRPr="00F40D4B">
        <w:rPr>
          <w:rtl/>
        </w:rPr>
        <w:t xml:space="preserve"> </w:t>
      </w:r>
    </w:p>
    <w:p w14:paraId="0CEC9542" w14:textId="77777777" w:rsidR="00D076D4" w:rsidRDefault="006F071F" w:rsidP="000737EC">
      <w:pPr>
        <w:pStyle w:val="36"/>
        <w:framePr w:wrap="notBeside"/>
        <w:rPr>
          <w:rtl/>
        </w:rPr>
      </w:pPr>
      <w:r w:rsidRPr="00F40D4B">
        <w:rPr>
          <w:rtl/>
        </w:rPr>
        <w:t>–</w:t>
      </w:r>
      <w:r w:rsidRPr="00F40D4B">
        <w:rPr>
          <w:rFonts w:hint="cs"/>
          <w:rtl/>
        </w:rPr>
        <w:t>ודחי'</w:t>
      </w:r>
    </w:p>
    <w:p w14:paraId="0E1612CC" w14:textId="14DA7A3E" w:rsidR="00A6533C" w:rsidRPr="00F40D4B" w:rsidRDefault="006F071F" w:rsidP="000737EC">
      <w:pPr>
        <w:rPr>
          <w:rtl/>
        </w:rPr>
      </w:pPr>
      <w:r w:rsidRPr="00F40D4B">
        <w:rPr>
          <w:rFonts w:hint="cs"/>
          <w:rtl/>
        </w:rPr>
        <w:t>דמיירי שהתייקר ביתו ומפסיד מכך כסף</w:t>
      </w:r>
    </w:p>
    <w:p w14:paraId="37E00547" w14:textId="66BA2479" w:rsidR="006F071F" w:rsidRPr="00F40D4B" w:rsidRDefault="00A6533C" w:rsidP="000737EC">
      <w:pPr>
        <w:pStyle w:val="aff9"/>
        <w:rPr>
          <w:rtl/>
        </w:rPr>
      </w:pPr>
      <w:r w:rsidRPr="00F40D4B">
        <w:rPr>
          <w:rtl/>
        </w:rPr>
        <w:t>***</w:t>
      </w:r>
    </w:p>
    <w:p w14:paraId="1CD9868B" w14:textId="77777777" w:rsidR="00D076D4" w:rsidRDefault="006F071F" w:rsidP="000737EC">
      <w:pPr>
        <w:pStyle w:val="36"/>
        <w:framePr w:wrap="notBeside"/>
        <w:rPr>
          <w:rtl/>
        </w:rPr>
      </w:pPr>
      <w:r w:rsidRPr="00F40D4B">
        <w:rPr>
          <w:rtl/>
        </w:rPr>
        <w:lastRenderedPageBreak/>
        <w:t>פשיטא</w:t>
      </w:r>
    </w:p>
    <w:p w14:paraId="28374066" w14:textId="1CD804EC" w:rsidR="006F071F" w:rsidRPr="00F40D4B" w:rsidRDefault="006F071F" w:rsidP="000737EC">
      <w:pPr>
        <w:rPr>
          <w:rtl/>
        </w:rPr>
      </w:pPr>
      <w:r w:rsidRPr="00D076D4">
        <w:rPr>
          <w:b/>
          <w:bCs/>
          <w:rtl/>
        </w:rPr>
        <w:t xml:space="preserve">נפל </w:t>
      </w:r>
      <w:r w:rsidR="00D076D4" w:rsidRPr="00D076D4">
        <w:rPr>
          <w:rFonts w:hint="cs"/>
          <w:b/>
          <w:bCs/>
          <w:rtl/>
        </w:rPr>
        <w:t xml:space="preserve">ביתו </w:t>
      </w:r>
      <w:r w:rsidRPr="00D076D4">
        <w:rPr>
          <w:b/>
          <w:bCs/>
          <w:rtl/>
        </w:rPr>
        <w:t>–</w:t>
      </w:r>
      <w:r w:rsidRPr="00F40D4B">
        <w:rPr>
          <w:rtl/>
        </w:rPr>
        <w:t xml:space="preserve"> א</w:t>
      </w:r>
      <w:r w:rsidRPr="00F40D4B">
        <w:rPr>
          <w:rFonts w:hint="cs"/>
          <w:rtl/>
        </w:rPr>
        <w:t>"ל</w:t>
      </w:r>
      <w:r w:rsidRPr="00F40D4B">
        <w:rPr>
          <w:rtl/>
        </w:rPr>
        <w:t>: לא עדיפת מינאי.</w:t>
      </w:r>
    </w:p>
    <w:p w14:paraId="0956CEE1" w14:textId="672F2A2C" w:rsidR="00A6533C" w:rsidRPr="00F40D4B" w:rsidRDefault="006F071F" w:rsidP="000737EC">
      <w:pPr>
        <w:rPr>
          <w:rtl/>
        </w:rPr>
      </w:pPr>
      <w:r w:rsidRPr="00D076D4">
        <w:rPr>
          <w:rFonts w:hint="cs"/>
          <w:b/>
          <w:bCs/>
          <w:rtl/>
        </w:rPr>
        <w:t>מכרו או נתנו במתנה</w:t>
      </w:r>
      <w:r w:rsidRPr="00F40D4B">
        <w:rPr>
          <w:rFonts w:hint="cs"/>
          <w:rtl/>
        </w:rPr>
        <w:t xml:space="preserve"> </w:t>
      </w:r>
      <w:r w:rsidRPr="00D076D4">
        <w:rPr>
          <w:rStyle w:val="affffc"/>
          <w:rFonts w:hint="cs"/>
          <w:rtl/>
        </w:rPr>
        <w:t>א''ל</w:t>
      </w:r>
      <w:r w:rsidRPr="00F40D4B">
        <w:rPr>
          <w:rFonts w:hint="cs"/>
          <w:rtl/>
        </w:rPr>
        <w:t xml:space="preserve"> אינך עדיף מאותו שאתה מגיע מכוחו</w:t>
      </w:r>
    </w:p>
    <w:p w14:paraId="3014FE9E" w14:textId="2DBC4F2E" w:rsidR="00A6533C" w:rsidRPr="00F40D4B" w:rsidRDefault="006F071F" w:rsidP="000737EC">
      <w:pPr>
        <w:rPr>
          <w:rtl/>
        </w:rPr>
      </w:pPr>
      <w:r w:rsidRPr="00D076D4">
        <w:rPr>
          <w:rFonts w:hint="cs"/>
          <w:b/>
          <w:bCs/>
          <w:rtl/>
        </w:rPr>
        <w:t>השיא בנו וצריך לבית חתנות</w:t>
      </w:r>
      <w:r w:rsidRPr="00F40D4B">
        <w:rPr>
          <w:rFonts w:hint="cs"/>
          <w:rtl/>
        </w:rPr>
        <w:t xml:space="preserve"> -אי יכל להודיע היה לו להודיע</w:t>
      </w:r>
      <w:r w:rsidR="00D076D4">
        <w:rPr>
          <w:rFonts w:hint="cs"/>
          <w:rtl/>
        </w:rPr>
        <w:t>,</w:t>
      </w:r>
      <w:r w:rsidRPr="00F40D4B">
        <w:rPr>
          <w:rFonts w:hint="cs"/>
          <w:rtl/>
        </w:rPr>
        <w:t xml:space="preserve"> ואי לא</w:t>
      </w:r>
      <w:r w:rsidR="00D076D4">
        <w:rPr>
          <w:rFonts w:hint="cs"/>
          <w:rtl/>
        </w:rPr>
        <w:t>,</w:t>
      </w:r>
      <w:r w:rsidRPr="00F40D4B">
        <w:rPr>
          <w:rFonts w:hint="cs"/>
          <w:rtl/>
        </w:rPr>
        <w:t xml:space="preserve"> </w:t>
      </w:r>
      <w:r w:rsidRPr="00D076D4">
        <w:rPr>
          <w:rStyle w:val="affffc"/>
          <w:rFonts w:hint="cs"/>
          <w:rtl/>
        </w:rPr>
        <w:t>א''ל</w:t>
      </w:r>
      <w:r w:rsidR="00D076D4">
        <w:rPr>
          <w:rFonts w:hint="cs"/>
          <w:rtl/>
        </w:rPr>
        <w:t>:</w:t>
      </w:r>
      <w:r w:rsidRPr="00F40D4B">
        <w:rPr>
          <w:rFonts w:hint="cs"/>
          <w:rtl/>
        </w:rPr>
        <w:t xml:space="preserve"> אינך עדיף ממני</w:t>
      </w:r>
    </w:p>
    <w:p w14:paraId="4992CE3D" w14:textId="23B3496F" w:rsidR="006F071F" w:rsidRPr="00F40D4B" w:rsidRDefault="006F071F" w:rsidP="000737EC">
      <w:pPr>
        <w:rPr>
          <w:rtl/>
        </w:rPr>
      </w:pPr>
    </w:p>
    <w:p w14:paraId="24D60B23" w14:textId="77777777" w:rsidR="00D076D4" w:rsidRDefault="00D076D4" w:rsidP="000737EC">
      <w:pPr>
        <w:pStyle w:val="36"/>
        <w:framePr w:wrap="notBeside"/>
        <w:rPr>
          <w:rtl/>
        </w:rPr>
      </w:pPr>
      <w:r>
        <w:rPr>
          <w:rFonts w:hint="cs"/>
          <w:rtl/>
        </w:rPr>
        <w:t>מעשה</w:t>
      </w:r>
    </w:p>
    <w:p w14:paraId="257F6AB7" w14:textId="00BFBEEF" w:rsidR="00A6533C" w:rsidRPr="00F40D4B" w:rsidRDefault="006F071F" w:rsidP="000737EC">
      <w:pPr>
        <w:rPr>
          <w:rtl/>
        </w:rPr>
      </w:pPr>
      <w:r w:rsidRPr="00F40D4B">
        <w:rPr>
          <w:rFonts w:hint="cs"/>
          <w:rtl/>
        </w:rPr>
        <w:t>שקנה ספינת יין ולא מצא מקום להשימם שאל לאישה אי יש לה מקום להשימם א''ל שלא,</w:t>
      </w:r>
      <w:r w:rsidR="00D076D4">
        <w:rPr>
          <w:rFonts w:hint="cs"/>
          <w:rtl/>
        </w:rPr>
        <w:t xml:space="preserve"> </w:t>
      </w:r>
      <w:r w:rsidRPr="00F40D4B">
        <w:rPr>
          <w:rFonts w:hint="cs"/>
          <w:rtl/>
        </w:rPr>
        <w:t>הלך וקדשה והביאה לו מקום להשימם הלך לביתו וכתב לה גט והלכה היא שכרה סבלים בדמי היין והוציאתם לחוץ לשביל</w:t>
      </w:r>
    </w:p>
    <w:p w14:paraId="67477433" w14:textId="77777777" w:rsidR="00D076D4" w:rsidRDefault="006F071F" w:rsidP="000737EC">
      <w:pPr>
        <w:pStyle w:val="36"/>
        <w:framePr w:wrap="notBeside"/>
        <w:rPr>
          <w:rtl/>
        </w:rPr>
      </w:pPr>
      <w:r w:rsidRPr="00F40D4B">
        <w:rPr>
          <w:rFonts w:hint="cs"/>
          <w:rtl/>
        </w:rPr>
        <w:t>רהבדר''י</w:t>
      </w:r>
      <w:r w:rsidRPr="00F40D4B">
        <w:rPr>
          <w:rtl/>
        </w:rPr>
        <w:t xml:space="preserve">: </w:t>
      </w:r>
    </w:p>
    <w:p w14:paraId="21E0B8B9" w14:textId="1F109C0F" w:rsidR="006F071F" w:rsidRPr="00F40D4B" w:rsidRDefault="006F071F" w:rsidP="000737EC">
      <w:r w:rsidRPr="00F40D4B">
        <w:rPr>
          <w:rtl/>
        </w:rPr>
        <w:t xml:space="preserve">אשר עשה כן יעשה לו, גמולו ישוב בראשו, </w:t>
      </w:r>
      <w:r w:rsidRPr="00F40D4B">
        <w:rPr>
          <w:rFonts w:hint="cs"/>
          <w:rtl/>
        </w:rPr>
        <w:t>ואפי' בחצר דקיימא לאגרא דאומרת ד</w:t>
      </w:r>
      <w:r w:rsidRPr="00F40D4B">
        <w:rPr>
          <w:rtl/>
        </w:rPr>
        <w:t>לכו</w:t>
      </w:r>
      <w:r w:rsidRPr="00F40D4B">
        <w:rPr>
          <w:rFonts w:hint="cs"/>
          <w:rtl/>
        </w:rPr>
        <w:t>''ע</w:t>
      </w:r>
      <w:r w:rsidRPr="00F40D4B">
        <w:rPr>
          <w:rtl/>
        </w:rPr>
        <w:t>- ניח</w:t>
      </w:r>
      <w:r w:rsidRPr="00F40D4B">
        <w:rPr>
          <w:rFonts w:hint="cs"/>
          <w:rtl/>
        </w:rPr>
        <w:t>"ל</w:t>
      </w:r>
      <w:r w:rsidRPr="00F40D4B">
        <w:rPr>
          <w:rtl/>
        </w:rPr>
        <w:t xml:space="preserve"> </w:t>
      </w:r>
      <w:r w:rsidRPr="00F40D4B">
        <w:rPr>
          <w:rFonts w:hint="cs"/>
          <w:rtl/>
        </w:rPr>
        <w:t>להשכיר ולא לך דדומה עלי כ</w:t>
      </w:r>
      <w:r w:rsidRPr="00F40D4B">
        <w:rPr>
          <w:rtl/>
        </w:rPr>
        <w:t>ארי</w:t>
      </w:r>
      <w:r w:rsidRPr="00F40D4B">
        <w:rPr>
          <w:rFonts w:hint="cs"/>
          <w:rtl/>
        </w:rPr>
        <w:t>ה אורב</w:t>
      </w:r>
      <w:r w:rsidRPr="00F40D4B">
        <w:rPr>
          <w:rtl/>
        </w:rPr>
        <w:t>.</w:t>
      </w:r>
    </w:p>
    <w:p w14:paraId="428B5AB8" w14:textId="0C18F0D6" w:rsidR="006F071F" w:rsidRPr="00F40D4B" w:rsidRDefault="00D076D4" w:rsidP="000737EC">
      <w:pPr>
        <w:pStyle w:val="afffb"/>
        <w:rPr>
          <w:rtl/>
        </w:rPr>
      </w:pPr>
      <w:ins w:id="9984" w:author="מספור קטעי משנה" w:date="2026-10-06T06:45:11Z">
        <w:r>
          <w:rPr>
            <w:rStyle w:val="MisparKeta"/>
          </w:rPr>
          <w:t xml:space="preserve">ד. </w:t>
        </w:r>
      </w:ins>
      <w:r>
        <w:rPr>
          <w:rFonts w:hint="cs"/>
          <w:rtl/>
        </w:rPr>
        <w:t>רשב''ג</w:t>
      </w:r>
      <w:r w:rsidR="006F071F" w:rsidRPr="00F40D4B">
        <w:rPr>
          <w:rtl/>
        </w:rPr>
        <w:t>: של נחתומים ושל צבעין שלש שנים.</w:t>
      </w:r>
    </w:p>
    <w:p w14:paraId="77242772" w14:textId="77777777" w:rsidR="006F071F" w:rsidRPr="00F40D4B" w:rsidRDefault="006F071F" w:rsidP="000737EC">
      <w:pPr>
        <w:rPr>
          <w:rtl/>
        </w:rPr>
      </w:pPr>
      <w:r w:rsidRPr="00F40D4B">
        <w:rPr>
          <w:rtl/>
        </w:rPr>
        <w:t>תנא: מפני שהקיפן מרובה.</w:t>
      </w:r>
    </w:p>
    <w:p w14:paraId="3D863E08" w14:textId="77777777" w:rsidR="00A6533C" w:rsidRPr="00F40D4B" w:rsidRDefault="00A6533C" w:rsidP="000737EC">
      <w:pPr>
        <w:pStyle w:val="aff9"/>
        <w:rPr>
          <w:rtl/>
        </w:rPr>
      </w:pPr>
      <w:r w:rsidRPr="00F40D4B">
        <w:rPr>
          <w:rtl/>
        </w:rPr>
        <w:t>***</w:t>
      </w:r>
    </w:p>
    <w:p w14:paraId="41973C8F" w14:textId="674E2FA2" w:rsidR="006F071F" w:rsidRPr="00F40D4B" w:rsidRDefault="006F071F" w:rsidP="00FC0FBB">
      <w:pPr>
        <w:pStyle w:val="afffff"/>
        <w:framePr w:wrap="around"/>
        <w:rPr>
          <w:rtl/>
        </w:rPr>
      </w:pPr>
      <w:del w:id="20302" w:author="קלוד" w:date="2026-10-06T10:08:05Z">
        <w:r>
          <w:rPr>
            <w:rtl/>
          </w:rPr>
          <w:delText xml:space="preserve">משנה.</w:delText>
        </w:r>
      </w:del>
      <w:ins w:id="20303" w:author="קלוד" w:date="2026-10-06T10:08:05Z">
        <w:r>
          <w:rPr>
            <w:rtl/>
          </w:rPr>
          <w:t xml:space="preserve">משנה ז</w:t>
        </w:r>
      </w:ins>
    </w:p>
    <w:p w14:paraId="10C1C57B" w14:textId="6D099DFD" w:rsidR="00D076D4" w:rsidRDefault="006F071F" w:rsidP="000737EC">
      <w:pPr>
        <w:pStyle w:val="afff3"/>
        <w:jc w:val="center"/>
        <w:rPr>
          <w:rtl/>
        </w:rPr>
      </w:pPr>
      <w:ins w:id="9985" w:author="מספור קטעי משנה" w:date="2026-10-06T06:45:11Z">
        <w:r>
          <w:rPr>
            <w:rStyle w:val="MisparKeta"/>
          </w:rPr>
          <w:t xml:space="preserve">ה. </w:t>
        </w:r>
      </w:ins>
      <w:r w:rsidRPr="00F40D4B">
        <w:rPr>
          <w:rtl/>
        </w:rPr>
        <w:t>המשכיר בית לחבירו,</w:t>
      </w:r>
    </w:p>
    <w:p w14:paraId="61FB149C" w14:textId="54990604" w:rsidR="006F071F" w:rsidRPr="00F40D4B" w:rsidRDefault="006F071F" w:rsidP="000737EC">
      <w:pPr>
        <w:pStyle w:val="afff3"/>
        <w:rPr>
          <w:rtl/>
        </w:rPr>
      </w:pPr>
      <w:r w:rsidRPr="00F40D4B">
        <w:rPr>
          <w:rtl/>
        </w:rPr>
        <w:t>המשכיר חייב בדלת, בנגר ובמנעול, ובכל דבר שמעשה אומן.</w:t>
      </w:r>
    </w:p>
    <w:p w14:paraId="78529CA1" w14:textId="77777777" w:rsidR="006F071F" w:rsidRPr="00F40D4B" w:rsidRDefault="006F071F" w:rsidP="000737EC">
      <w:pPr>
        <w:pStyle w:val="afff3"/>
        <w:spacing w:after="60" w:line="220" w:lineRule="exact"/>
        <w:rPr>
          <w:rtl/>
        </w:rPr>
      </w:pPr>
      <w:r w:rsidRPr="00F40D4B">
        <w:rPr>
          <w:rtl/>
        </w:rPr>
        <w:t>אבל דבר שאינו מעשה אומן - השוכר עושהו.</w:t>
      </w:r>
    </w:p>
    <w:p w14:paraId="144FC547" w14:textId="77777777" w:rsidR="006F071F" w:rsidRPr="00F40D4B" w:rsidRDefault="006F071F" w:rsidP="000737EC">
      <w:pPr>
        <w:pStyle w:val="afff3"/>
        <w:spacing w:after="60" w:line="220" w:lineRule="exact"/>
        <w:rPr>
          <w:rtl/>
        </w:rPr>
      </w:pPr>
      <w:r w:rsidRPr="00F40D4B">
        <w:rPr>
          <w:rtl/>
        </w:rPr>
        <w:t>הזבל של בעל הבית, ואין לשוכר אלא היוצא מן התנור ומן הכירים בלבד.</w:t>
      </w:r>
    </w:p>
    <w:p w14:paraId="395C1AF0" w14:textId="77777777" w:rsidR="00D076D4" w:rsidRDefault="006F071F" w:rsidP="000737EC">
      <w:pPr>
        <w:pStyle w:val="36"/>
        <w:framePr w:wrap="notBeside"/>
        <w:rPr>
          <w:rtl/>
        </w:rPr>
      </w:pPr>
      <w:r w:rsidRPr="00F40D4B">
        <w:rPr>
          <w:rtl/>
        </w:rPr>
        <w:t>ת"ר:</w:t>
      </w:r>
    </w:p>
    <w:p w14:paraId="3A6EFDAC" w14:textId="3AE0754C" w:rsidR="006F071F" w:rsidRPr="00F40D4B" w:rsidRDefault="006F071F" w:rsidP="000737EC">
      <w:pPr>
        <w:rPr>
          <w:rtl/>
        </w:rPr>
      </w:pPr>
      <w:r w:rsidRPr="00C241C5">
        <w:rPr>
          <w:b/>
          <w:bCs/>
          <w:rtl/>
        </w:rPr>
        <w:t>המשכיר בית לחבירו</w:t>
      </w:r>
      <w:r w:rsidRPr="00F40D4B">
        <w:rPr>
          <w:rtl/>
        </w:rPr>
        <w:t xml:space="preserve"> חייב להעמיד לו דלתות, לפתוח לו חלונות, לחזק לו תקרה, לסמוך לו קורה.</w:t>
      </w:r>
    </w:p>
    <w:p w14:paraId="4F067EFC" w14:textId="77777777" w:rsidR="006F071F" w:rsidRPr="00F40D4B" w:rsidRDefault="006F071F" w:rsidP="000737EC">
      <w:pPr>
        <w:rPr>
          <w:rtl/>
        </w:rPr>
      </w:pPr>
      <w:r w:rsidRPr="00C241C5">
        <w:rPr>
          <w:b/>
          <w:bCs/>
          <w:rtl/>
        </w:rPr>
        <w:t>ושוכר חייב</w:t>
      </w:r>
      <w:r w:rsidRPr="00F40D4B">
        <w:rPr>
          <w:rtl/>
        </w:rPr>
        <w:t xml:space="preserve"> לעשות לו סולם, לעשות לו מעקה, לעשות לו מרזב, ולהטיח את גגו.</w:t>
      </w:r>
    </w:p>
    <w:p w14:paraId="190932D8" w14:textId="77777777" w:rsidR="00C241C5" w:rsidRDefault="006F071F" w:rsidP="000737EC">
      <w:pPr>
        <w:pStyle w:val="36"/>
        <w:framePr w:wrap="notBeside"/>
        <w:rPr>
          <w:rtl/>
        </w:rPr>
      </w:pPr>
      <w:r w:rsidRPr="00F40D4B">
        <w:rPr>
          <w:rtl/>
        </w:rPr>
        <w:lastRenderedPageBreak/>
        <w:t>בעו מ</w:t>
      </w:r>
      <w:r w:rsidRPr="00F40D4B">
        <w:rPr>
          <w:rFonts w:hint="cs"/>
          <w:rtl/>
        </w:rPr>
        <w:t>ר''ש:</w:t>
      </w:r>
    </w:p>
    <w:p w14:paraId="474258AC" w14:textId="706A0A45" w:rsidR="006F071F" w:rsidRPr="00F40D4B" w:rsidRDefault="006F071F" w:rsidP="000737EC">
      <w:pPr>
        <w:rPr>
          <w:rtl/>
        </w:rPr>
      </w:pPr>
      <w:r w:rsidRPr="00F40D4B">
        <w:rPr>
          <w:rtl/>
        </w:rPr>
        <w:t>מקום מזוזה על מי</w:t>
      </w:r>
      <w:r w:rsidRPr="00F40D4B">
        <w:rPr>
          <w:rFonts w:hint="cs"/>
          <w:rtl/>
        </w:rPr>
        <w:t xml:space="preserve"> [דמזוזה עצמה חובת הדר]</w:t>
      </w:r>
    </w:p>
    <w:p w14:paraId="7587F6C9" w14:textId="53A330FE" w:rsidR="00C241C5" w:rsidRDefault="006F071F" w:rsidP="000737EC">
      <w:pPr>
        <w:pStyle w:val="36"/>
        <w:framePr w:wrap="notBeside"/>
        <w:rPr>
          <w:rtl/>
        </w:rPr>
      </w:pPr>
      <w:r w:rsidRPr="00F40D4B">
        <w:rPr>
          <w:rFonts w:hint="cs"/>
          <w:rtl/>
        </w:rPr>
        <w:t>א''</w:t>
      </w:r>
      <w:r w:rsidR="00C241C5">
        <w:rPr>
          <w:rFonts w:hint="cs"/>
          <w:rtl/>
        </w:rPr>
        <w:t>ל</w:t>
      </w:r>
      <w:r w:rsidRPr="00F40D4B">
        <w:rPr>
          <w:rFonts w:hint="cs"/>
          <w:rtl/>
        </w:rPr>
        <w:t>:</w:t>
      </w:r>
    </w:p>
    <w:p w14:paraId="4AACC661" w14:textId="77777777" w:rsidR="00C241C5" w:rsidRDefault="006F071F" w:rsidP="000737EC">
      <w:pPr>
        <w:rPr>
          <w:rtl/>
        </w:rPr>
      </w:pPr>
      <w:r w:rsidRPr="00C241C5">
        <w:rPr>
          <w:rStyle w:val="affffc"/>
          <w:rtl/>
        </w:rPr>
        <w:t>תניתוה</w:t>
      </w:r>
      <w:r w:rsidRPr="00F40D4B">
        <w:rPr>
          <w:rtl/>
        </w:rPr>
        <w:t xml:space="preserve"> דבר שאין מעשה אומן - השוכר עושהו,</w:t>
      </w:r>
      <w:r w:rsidRPr="00F40D4B">
        <w:rPr>
          <w:rFonts w:hint="cs"/>
          <w:rtl/>
        </w:rPr>
        <w:t xml:space="preserve"> </w:t>
      </w:r>
    </w:p>
    <w:p w14:paraId="57509121" w14:textId="45D679C2" w:rsidR="006F071F" w:rsidRPr="00C241C5" w:rsidRDefault="006F071F" w:rsidP="000737EC">
      <w:pPr>
        <w:spacing w:after="60"/>
        <w:rPr>
          <w:rStyle w:val="afffff2"/>
          <w:rtl/>
        </w:rPr>
      </w:pPr>
      <w:r w:rsidRPr="00C241C5">
        <w:rPr>
          <w:rStyle w:val="afffff2"/>
          <w:rFonts w:hint="cs"/>
          <w:rtl/>
        </w:rPr>
        <w:t xml:space="preserve">וזה </w:t>
      </w:r>
      <w:r w:rsidR="00C241C5">
        <w:rPr>
          <w:rStyle w:val="afffff2"/>
          <w:rFonts w:hint="cs"/>
          <w:rtl/>
        </w:rPr>
        <w:t xml:space="preserve">אינו </w:t>
      </w:r>
      <w:r w:rsidRPr="00C241C5">
        <w:rPr>
          <w:rStyle w:val="afffff2"/>
          <w:rFonts w:hint="cs"/>
          <w:rtl/>
        </w:rPr>
        <w:t>מעשה אומן אפשר</w:t>
      </w:r>
      <w:r w:rsidRPr="00C241C5">
        <w:rPr>
          <w:rStyle w:val="afffff2"/>
          <w:rtl/>
        </w:rPr>
        <w:t xml:space="preserve"> </w:t>
      </w:r>
      <w:r w:rsidR="00C241C5">
        <w:rPr>
          <w:rStyle w:val="afffff2"/>
          <w:rFonts w:hint="cs"/>
          <w:rtl/>
        </w:rPr>
        <w:t>בחלל קנה</w:t>
      </w:r>
      <w:r w:rsidRPr="00C241C5">
        <w:rPr>
          <w:rStyle w:val="afffff2"/>
          <w:rtl/>
        </w:rPr>
        <w:t>.</w:t>
      </w:r>
    </w:p>
    <w:p w14:paraId="2E6F1A58" w14:textId="77777777" w:rsidR="00C241C5" w:rsidRDefault="006F071F" w:rsidP="000737EC">
      <w:pPr>
        <w:pStyle w:val="36"/>
        <w:framePr w:wrap="notBeside"/>
        <w:rPr>
          <w:rtl/>
        </w:rPr>
      </w:pPr>
      <w:r w:rsidRPr="00F40D4B">
        <w:rPr>
          <w:rtl/>
        </w:rPr>
        <w:t>ת"ר:</w:t>
      </w:r>
    </w:p>
    <w:p w14:paraId="4F16B78A" w14:textId="71186F93" w:rsidR="006F071F" w:rsidRPr="00F40D4B" w:rsidRDefault="006F071F" w:rsidP="000737EC">
      <w:pPr>
        <w:rPr>
          <w:rtl/>
        </w:rPr>
      </w:pPr>
      <w:r w:rsidRPr="00F40D4B">
        <w:rPr>
          <w:rtl/>
        </w:rPr>
        <w:t>המשכיר בית לחבירו - על השוכר לעשות לו מזוזה, וכשהוא יוצא - לא יטלנה בידו ויוצא.</w:t>
      </w:r>
      <w:r w:rsidR="00C241C5">
        <w:rPr>
          <w:rFonts w:hint="cs"/>
          <w:rtl/>
        </w:rPr>
        <w:t xml:space="preserve">  </w:t>
      </w:r>
      <w:r w:rsidRPr="00F40D4B">
        <w:rPr>
          <w:rtl/>
        </w:rPr>
        <w:t>ומנכרי - נוטלה בידו ויוצא.</w:t>
      </w:r>
    </w:p>
    <w:p w14:paraId="0A30B7E2" w14:textId="7BAA71E6" w:rsidR="00C241C5" w:rsidRDefault="006F071F" w:rsidP="000737EC">
      <w:pPr>
        <w:pStyle w:val="36"/>
        <w:framePr w:wrap="notBeside"/>
        <w:rPr>
          <w:rtl/>
        </w:rPr>
      </w:pPr>
      <w:r w:rsidRPr="00F40D4B">
        <w:rPr>
          <w:rtl/>
        </w:rPr>
        <w:t>ומעשה</w:t>
      </w:r>
      <w:r w:rsidR="00C241C5">
        <w:rPr>
          <w:rFonts w:hint="cs"/>
          <w:rtl/>
        </w:rPr>
        <w:t xml:space="preserve"> באחד: </w:t>
      </w:r>
    </w:p>
    <w:p w14:paraId="358BF9C2" w14:textId="655CE31D" w:rsidR="006F071F" w:rsidRPr="00F40D4B" w:rsidRDefault="006F071F" w:rsidP="000737EC">
      <w:pPr>
        <w:rPr>
          <w:rtl/>
        </w:rPr>
      </w:pPr>
      <w:r w:rsidRPr="00F40D4B">
        <w:rPr>
          <w:rtl/>
        </w:rPr>
        <w:t>שנטלה בידו</w:t>
      </w:r>
      <w:r w:rsidR="00C241C5">
        <w:rPr>
          <w:rStyle w:val="afffff2"/>
          <w:rFonts w:hint="cs"/>
          <w:rtl/>
        </w:rPr>
        <w:t xml:space="preserve"> </w:t>
      </w:r>
      <w:r w:rsidRPr="00C241C5">
        <w:rPr>
          <w:rStyle w:val="afffff2"/>
          <w:rFonts w:hint="cs"/>
          <w:rtl/>
        </w:rPr>
        <w:t>[מבית ישראל]</w:t>
      </w:r>
      <w:r w:rsidRPr="00F40D4B">
        <w:rPr>
          <w:rtl/>
        </w:rPr>
        <w:t xml:space="preserve"> ויצא, וקבר אשתו ושני בניו.</w:t>
      </w:r>
    </w:p>
    <w:p w14:paraId="64AE5EC9" w14:textId="77777777" w:rsidR="00A6533C" w:rsidRPr="00F40D4B" w:rsidRDefault="00A6533C" w:rsidP="000737EC">
      <w:pPr>
        <w:pStyle w:val="aff9"/>
        <w:rPr>
          <w:rtl/>
        </w:rPr>
      </w:pPr>
      <w:r w:rsidRPr="00F40D4B">
        <w:rPr>
          <w:rtl/>
        </w:rPr>
        <w:t>***</w:t>
      </w:r>
    </w:p>
    <w:p w14:paraId="57E6D6D3" w14:textId="77D94163" w:rsidR="006F071F" w:rsidRPr="00F40D4B" w:rsidRDefault="006F071F" w:rsidP="000737EC">
      <w:pPr>
        <w:pStyle w:val="affe"/>
        <w:framePr w:wrap="around"/>
        <w:rPr>
          <w:rtl/>
        </w:rPr>
      </w:pPr>
      <w:r w:rsidRPr="00F40D4B">
        <w:rPr>
          <w:rtl/>
        </w:rPr>
        <w:t>קב.</w:t>
      </w:r>
    </w:p>
    <w:p w14:paraId="4DCC4986" w14:textId="39C6B7F9" w:rsidR="006F071F" w:rsidRPr="00F40D4B" w:rsidRDefault="00C241C5" w:rsidP="000737EC">
      <w:pPr>
        <w:pStyle w:val="afffb"/>
        <w:rPr>
          <w:rtl/>
        </w:rPr>
      </w:pPr>
      <w:ins w:id="9986" w:author="מספור קטעי משנה" w:date="2026-10-06T06:45:11Z">
        <w:r>
          <w:rPr>
            <w:rStyle w:val="MisparKeta"/>
          </w:rPr>
          <w:t xml:space="preserve">א. </w:t>
        </w:r>
      </w:ins>
      <w:r>
        <w:rPr>
          <w:rFonts w:hint="cs"/>
          <w:rtl/>
        </w:rPr>
        <w:t>לבעה''ב הזבל, ו</w:t>
      </w:r>
      <w:r w:rsidR="006F071F" w:rsidRPr="00F40D4B">
        <w:rPr>
          <w:rtl/>
        </w:rPr>
        <w:t>לשוכר היוצא מן התנור ומן הכירים בלבד.</w:t>
      </w:r>
    </w:p>
    <w:p w14:paraId="36AAF669" w14:textId="77777777" w:rsidR="00C241C5" w:rsidRDefault="00C241C5" w:rsidP="000737EC">
      <w:pPr>
        <w:pStyle w:val="36"/>
        <w:framePr w:wrap="notBeside"/>
        <w:rPr>
          <w:rtl/>
        </w:rPr>
      </w:pPr>
      <w:r>
        <w:rPr>
          <w:rFonts w:hint="cs"/>
          <w:rtl/>
        </w:rPr>
        <w:t>מיירי</w:t>
      </w:r>
    </w:p>
    <w:p w14:paraId="41F1AC6A" w14:textId="1C6BC4E7" w:rsidR="00C241C5" w:rsidRDefault="006F071F" w:rsidP="000737EC">
      <w:pPr>
        <w:rPr>
          <w:rtl/>
        </w:rPr>
      </w:pPr>
      <w:r w:rsidRPr="00F40D4B">
        <w:rPr>
          <w:rtl/>
        </w:rPr>
        <w:t>בחצר דמשכיר, ו</w:t>
      </w:r>
      <w:r w:rsidRPr="00F40D4B">
        <w:rPr>
          <w:rFonts w:hint="cs"/>
          <w:rtl/>
        </w:rPr>
        <w:t>שוורים דעלמא</w:t>
      </w:r>
      <w:r w:rsidRPr="00F40D4B">
        <w:rPr>
          <w:rtl/>
        </w:rPr>
        <w:t>.</w:t>
      </w:r>
    </w:p>
    <w:p w14:paraId="211A774D" w14:textId="77777777" w:rsidR="00C241C5" w:rsidRDefault="00C241C5" w:rsidP="000737EC">
      <w:pPr>
        <w:pStyle w:val="36"/>
        <w:framePr w:wrap="notBeside"/>
        <w:rPr>
          <w:rtl/>
        </w:rPr>
      </w:pPr>
      <w:r>
        <w:rPr>
          <w:rFonts w:hint="cs"/>
          <w:rtl/>
        </w:rPr>
        <w:t>כ</w:t>
      </w:r>
      <w:r w:rsidR="006F071F" w:rsidRPr="00F40D4B">
        <w:rPr>
          <w:rFonts w:hint="cs"/>
          <w:rtl/>
        </w:rPr>
        <w:t>ריב''ח</w:t>
      </w:r>
      <w:r w:rsidR="006F071F" w:rsidRPr="00F40D4B">
        <w:rPr>
          <w:rtl/>
        </w:rPr>
        <w:t>:</w:t>
      </w:r>
    </w:p>
    <w:p w14:paraId="312D7099" w14:textId="20206232" w:rsidR="006F071F" w:rsidRPr="00F40D4B" w:rsidRDefault="006F071F" w:rsidP="000737EC">
      <w:pPr>
        <w:rPr>
          <w:rtl/>
        </w:rPr>
      </w:pPr>
      <w:r w:rsidRPr="00F40D4B">
        <w:rPr>
          <w:rFonts w:hint="cs"/>
          <w:rtl/>
        </w:rPr>
        <w:t>ד</w:t>
      </w:r>
      <w:r w:rsidRPr="00F40D4B">
        <w:rPr>
          <w:rtl/>
        </w:rPr>
        <w:t>חצרו של אדם קונה לו שלא מדעתו.</w:t>
      </w:r>
    </w:p>
    <w:p w14:paraId="78B058E9" w14:textId="77777777" w:rsidR="00C241C5" w:rsidRDefault="006F071F" w:rsidP="000737EC">
      <w:pPr>
        <w:pStyle w:val="36"/>
        <w:framePr w:wrap="notBeside"/>
        <w:rPr>
          <w:rtl/>
        </w:rPr>
      </w:pPr>
      <w:r w:rsidRPr="00F40D4B">
        <w:rPr>
          <w:rFonts w:hint="cs"/>
          <w:rtl/>
        </w:rPr>
        <w:t>והך</w:t>
      </w:r>
    </w:p>
    <w:p w14:paraId="37456C08" w14:textId="6B38AB77" w:rsidR="006F071F" w:rsidRPr="00F40D4B" w:rsidRDefault="006F071F" w:rsidP="000737EC">
      <w:pPr>
        <w:rPr>
          <w:rtl/>
        </w:rPr>
      </w:pPr>
      <w:r w:rsidRPr="00F40D4B">
        <w:rPr>
          <w:rFonts w:hint="cs"/>
          <w:rtl/>
        </w:rPr>
        <w:t>ד'</w:t>
      </w:r>
      <w:r w:rsidRPr="00F40D4B">
        <w:rPr>
          <w:rtl/>
        </w:rPr>
        <w:t>אם אמר כל מציאות שיבאו לתוכו היום תקנה לי חצרי לא אמר כלום</w:t>
      </w:r>
      <w:r w:rsidRPr="00F40D4B">
        <w:rPr>
          <w:rFonts w:hint="cs"/>
          <w:rtl/>
        </w:rPr>
        <w:t xml:space="preserve">' </w:t>
      </w:r>
      <w:r w:rsidR="00C241C5">
        <w:rPr>
          <w:rFonts w:hint="cs"/>
          <w:rtl/>
        </w:rPr>
        <w:t xml:space="preserve">- </w:t>
      </w:r>
      <w:r w:rsidRPr="00F40D4B">
        <w:rPr>
          <w:rFonts w:hint="cs"/>
          <w:rtl/>
        </w:rPr>
        <w:t>מיירי בחצר שאינה משתמרת</w:t>
      </w:r>
      <w:r w:rsidRPr="00F40D4B">
        <w:rPr>
          <w:rtl/>
        </w:rPr>
        <w:t>.</w:t>
      </w:r>
    </w:p>
    <w:p w14:paraId="4B2ED5FF" w14:textId="77777777" w:rsidR="00C241C5" w:rsidRDefault="006F071F" w:rsidP="000737EC">
      <w:pPr>
        <w:pStyle w:val="36"/>
        <w:framePr w:wrap="notBeside"/>
        <w:rPr>
          <w:rtl/>
        </w:rPr>
      </w:pPr>
      <w:r w:rsidRPr="00F40D4B">
        <w:rPr>
          <w:rFonts w:hint="cs"/>
          <w:rtl/>
        </w:rPr>
        <w:t>והך</w:t>
      </w:r>
    </w:p>
    <w:p w14:paraId="7ED88683" w14:textId="77777777" w:rsidR="00C241C5" w:rsidRDefault="006F071F" w:rsidP="000737EC">
      <w:pPr>
        <w:rPr>
          <w:rtl/>
        </w:rPr>
      </w:pPr>
      <w:r w:rsidRPr="00C241C5">
        <w:rPr>
          <w:rStyle w:val="affffc"/>
          <w:rFonts w:hint="cs"/>
          <w:rtl/>
        </w:rPr>
        <w:t>ד</w:t>
      </w:r>
      <w:r w:rsidRPr="00C241C5">
        <w:rPr>
          <w:rStyle w:val="affffc"/>
          <w:rtl/>
        </w:rPr>
        <w:t>סיפא:</w:t>
      </w:r>
      <w:r w:rsidRPr="00F40D4B">
        <w:rPr>
          <w:rtl/>
        </w:rPr>
        <w:t xml:space="preserve"> יצא לו שם מציאה בעיר - דבריו קיימין.</w:t>
      </w:r>
    </w:p>
    <w:p w14:paraId="095934D6" w14:textId="77777777" w:rsidR="00C241C5" w:rsidRDefault="006F071F" w:rsidP="000737EC">
      <w:pPr>
        <w:pStyle w:val="36"/>
        <w:framePr w:wrap="notBeside"/>
        <w:rPr>
          <w:rtl/>
        </w:rPr>
      </w:pPr>
      <w:r w:rsidRPr="00F40D4B">
        <w:rPr>
          <w:rFonts w:hint="cs"/>
          <w:rtl/>
        </w:rPr>
        <w:t>-</w:t>
      </w:r>
    </w:p>
    <w:p w14:paraId="7D4E4F8F" w14:textId="0B7BAEBA" w:rsidR="006F071F" w:rsidRPr="00F40D4B" w:rsidRDefault="006F071F" w:rsidP="000737EC">
      <w:pPr>
        <w:rPr>
          <w:rtl/>
        </w:rPr>
      </w:pPr>
      <w:r w:rsidRPr="00F40D4B">
        <w:rPr>
          <w:rFonts w:hint="cs"/>
          <w:rtl/>
        </w:rPr>
        <w:t>משום דמיבדל אינשי מינה והו''ל כחצר המשתמרת</w:t>
      </w:r>
    </w:p>
    <w:p w14:paraId="15EF4DFB" w14:textId="77777777" w:rsidR="00C241C5" w:rsidRDefault="006F071F" w:rsidP="000737EC">
      <w:pPr>
        <w:pStyle w:val="36"/>
        <w:framePr w:wrap="notBeside"/>
        <w:rPr>
          <w:rtl/>
        </w:rPr>
      </w:pPr>
      <w:r w:rsidRPr="00F40D4B">
        <w:rPr>
          <w:rFonts w:hint="cs"/>
          <w:rtl/>
        </w:rPr>
        <w:t xml:space="preserve">והך </w:t>
      </w:r>
    </w:p>
    <w:p w14:paraId="3457BDE6" w14:textId="77777777" w:rsidR="00C241C5" w:rsidRDefault="006F071F" w:rsidP="000737EC">
      <w:pPr>
        <w:rPr>
          <w:rtl/>
        </w:rPr>
      </w:pPr>
      <w:r w:rsidRPr="00F40D4B">
        <w:rPr>
          <w:rtl/>
        </w:rPr>
        <w:t xml:space="preserve">זבל היוצא מן התנור ומן הכירים והקולט מן האויר - הרי הוא שלו, </w:t>
      </w:r>
    </w:p>
    <w:p w14:paraId="7E5E1DA3" w14:textId="309A8E74" w:rsidR="00A6533C" w:rsidRPr="00F40D4B" w:rsidRDefault="006F071F" w:rsidP="000737EC">
      <w:pPr>
        <w:rPr>
          <w:rtl/>
        </w:rPr>
      </w:pPr>
      <w:r w:rsidRPr="00F40D4B">
        <w:rPr>
          <w:rtl/>
        </w:rPr>
        <w:t>ושברפת ושבחצר - של בע</w:t>
      </w:r>
      <w:r w:rsidRPr="00F40D4B">
        <w:rPr>
          <w:rFonts w:hint="cs"/>
          <w:rtl/>
        </w:rPr>
        <w:t>ה"ב</w:t>
      </w:r>
      <w:r w:rsidRPr="00F40D4B">
        <w:rPr>
          <w:rtl/>
        </w:rPr>
        <w:t>.</w:t>
      </w:r>
      <w:r w:rsidR="00C241C5">
        <w:rPr>
          <w:rFonts w:hint="cs"/>
          <w:rtl/>
        </w:rPr>
        <w:t xml:space="preserve"> </w:t>
      </w:r>
      <w:r w:rsidRPr="00F40D4B">
        <w:rPr>
          <w:rtl/>
        </w:rPr>
        <w:t xml:space="preserve">ואם </w:t>
      </w:r>
      <w:r w:rsidR="00C241C5" w:rsidRPr="00C241C5">
        <w:rPr>
          <w:rStyle w:val="affffc"/>
          <w:rFonts w:hint="cs"/>
          <w:rtl/>
        </w:rPr>
        <w:t>כ</w:t>
      </w:r>
      <w:r w:rsidRPr="00C241C5">
        <w:rPr>
          <w:rStyle w:val="affffc"/>
          <w:rFonts w:hint="cs"/>
          <w:rtl/>
        </w:rPr>
        <w:t>ריב''ח</w:t>
      </w:r>
      <w:r w:rsidRPr="00F40D4B">
        <w:rPr>
          <w:rFonts w:hint="cs"/>
          <w:rtl/>
        </w:rPr>
        <w:t xml:space="preserve"> ד</w:t>
      </w:r>
      <w:r w:rsidRPr="00F40D4B">
        <w:rPr>
          <w:rtl/>
        </w:rPr>
        <w:t xml:space="preserve">חצרו קונה לו שלא מדעתו - קולט מאויר </w:t>
      </w:r>
      <w:r w:rsidR="00C241C5">
        <w:rPr>
          <w:rFonts w:hint="cs"/>
          <w:rtl/>
        </w:rPr>
        <w:t xml:space="preserve">למה </w:t>
      </w:r>
      <w:r w:rsidRPr="00F40D4B">
        <w:rPr>
          <w:rtl/>
        </w:rPr>
        <w:t>הוא שלו?</w:t>
      </w:r>
    </w:p>
    <w:p w14:paraId="7EB73E57" w14:textId="7470C422" w:rsidR="00C241C5" w:rsidRDefault="00C241C5" w:rsidP="000737EC">
      <w:pPr>
        <w:pStyle w:val="36"/>
        <w:framePr w:wrap="notBeside"/>
        <w:rPr>
          <w:rtl/>
        </w:rPr>
      </w:pPr>
      <w:r>
        <w:rPr>
          <w:rFonts w:hint="cs"/>
          <w:rtl/>
        </w:rPr>
        <w:t xml:space="preserve">א. </w:t>
      </w:r>
      <w:r w:rsidR="006F071F" w:rsidRPr="00F40D4B">
        <w:rPr>
          <w:rFonts w:hint="cs"/>
          <w:rtl/>
        </w:rPr>
        <w:t>אביי:</w:t>
      </w:r>
    </w:p>
    <w:p w14:paraId="071A41A8" w14:textId="0186DBFA" w:rsidR="006F071F" w:rsidRPr="00F40D4B" w:rsidRDefault="006F071F" w:rsidP="000737EC">
      <w:pPr>
        <w:rPr>
          <w:rtl/>
        </w:rPr>
      </w:pPr>
      <w:r w:rsidRPr="00F40D4B">
        <w:rPr>
          <w:rFonts w:hint="cs"/>
          <w:rtl/>
        </w:rPr>
        <w:t xml:space="preserve">מיירי במדביק כלי בשולי פרה </w:t>
      </w:r>
      <w:r w:rsidRPr="00C241C5">
        <w:rPr>
          <w:rStyle w:val="afffff2"/>
          <w:rFonts w:hint="cs"/>
          <w:rtl/>
        </w:rPr>
        <w:t>[סמוך לנקביה]</w:t>
      </w:r>
      <w:r w:rsidR="00C241C5">
        <w:rPr>
          <w:rStyle w:val="afffff2"/>
          <w:rFonts w:hint="cs"/>
          <w:rtl/>
        </w:rPr>
        <w:t xml:space="preserve"> </w:t>
      </w:r>
      <w:r w:rsidRPr="00F40D4B">
        <w:rPr>
          <w:rFonts w:hint="cs"/>
          <w:rtl/>
        </w:rPr>
        <w:t>ואין אויר המשכיר קונה</w:t>
      </w:r>
    </w:p>
    <w:p w14:paraId="5E243370" w14:textId="45997939" w:rsidR="00C241C5" w:rsidRDefault="00C241C5" w:rsidP="000737EC">
      <w:pPr>
        <w:pStyle w:val="36"/>
        <w:framePr w:wrap="notBeside"/>
        <w:rPr>
          <w:rtl/>
        </w:rPr>
      </w:pPr>
      <w:r>
        <w:rPr>
          <w:rFonts w:hint="cs"/>
          <w:rtl/>
        </w:rPr>
        <w:t xml:space="preserve">ב. </w:t>
      </w:r>
      <w:r w:rsidR="006F071F" w:rsidRPr="00F40D4B">
        <w:rPr>
          <w:rtl/>
        </w:rPr>
        <w:t>רבא:</w:t>
      </w:r>
    </w:p>
    <w:p w14:paraId="1555841B" w14:textId="4B68D5B8" w:rsidR="006F071F" w:rsidRPr="00F40D4B" w:rsidRDefault="006F071F" w:rsidP="000737EC">
      <w:pPr>
        <w:rPr>
          <w:rtl/>
        </w:rPr>
      </w:pPr>
      <w:r w:rsidRPr="00F40D4B">
        <w:rPr>
          <w:rtl/>
        </w:rPr>
        <w:t>אויר שאין סופו לנוח לאו כמונח דמי.</w:t>
      </w:r>
    </w:p>
    <w:p w14:paraId="5632405C" w14:textId="15222252" w:rsidR="00C241C5" w:rsidRDefault="006F071F" w:rsidP="000737EC">
      <w:pPr>
        <w:pStyle w:val="36"/>
        <w:framePr w:wrap="notBeside"/>
        <w:rPr>
          <w:rtl/>
        </w:rPr>
      </w:pPr>
      <w:r w:rsidRPr="00F40D4B">
        <w:rPr>
          <w:rFonts w:hint="cs"/>
          <w:rtl/>
        </w:rPr>
        <w:t>והא  רבא</w:t>
      </w:r>
    </w:p>
    <w:p w14:paraId="3747D0FC" w14:textId="3A168F08" w:rsidR="006F071F" w:rsidRPr="00F40D4B" w:rsidRDefault="006F071F" w:rsidP="000737EC">
      <w:pPr>
        <w:spacing w:after="60"/>
        <w:rPr>
          <w:rtl/>
        </w:rPr>
      </w:pPr>
      <w:r w:rsidRPr="00F40D4B">
        <w:rPr>
          <w:rFonts w:hint="cs"/>
          <w:rtl/>
        </w:rPr>
        <w:t>ב'</w:t>
      </w:r>
      <w:r w:rsidRPr="00F40D4B">
        <w:rPr>
          <w:rtl/>
        </w:rPr>
        <w:t xml:space="preserve">זרק ארנקי בפתח זה ויצאתה בפתח זה, </w:t>
      </w:r>
      <w:r w:rsidRPr="00F40D4B">
        <w:rPr>
          <w:rFonts w:hint="cs"/>
          <w:rtl/>
        </w:rPr>
        <w:t xml:space="preserve">אי </w:t>
      </w:r>
      <w:r w:rsidRPr="00F40D4B">
        <w:rPr>
          <w:rtl/>
        </w:rPr>
        <w:t>אויר שאין סופו לנוח כמונח דמי, או</w:t>
      </w:r>
      <w:r w:rsidRPr="00F40D4B">
        <w:rPr>
          <w:rFonts w:hint="cs"/>
          <w:rtl/>
        </w:rPr>
        <w:t xml:space="preserve"> לא</w:t>
      </w:r>
      <w:r w:rsidR="00C241C5">
        <w:rPr>
          <w:rFonts w:hint="cs"/>
          <w:rtl/>
        </w:rPr>
        <w:t xml:space="preserve"> - </w:t>
      </w:r>
      <w:r w:rsidR="00237964" w:rsidRPr="00F40D4B">
        <w:rPr>
          <w:rFonts w:hint="cs"/>
          <w:rtl/>
        </w:rPr>
        <w:t>שם</w:t>
      </w:r>
      <w:r w:rsidRPr="00F40D4B">
        <w:rPr>
          <w:rFonts w:hint="cs"/>
          <w:rtl/>
        </w:rPr>
        <w:t xml:space="preserve"> </w:t>
      </w:r>
      <w:r w:rsidRPr="00F40D4B">
        <w:rPr>
          <w:rtl/>
        </w:rPr>
        <w:t xml:space="preserve">לא מיפסק </w:t>
      </w:r>
      <w:r w:rsidR="00C241C5">
        <w:rPr>
          <w:rFonts w:hint="cs"/>
          <w:rtl/>
        </w:rPr>
        <w:t>מ</w:t>
      </w:r>
      <w:r w:rsidRPr="00F40D4B">
        <w:rPr>
          <w:rtl/>
        </w:rPr>
        <w:t xml:space="preserve">ידי, </w:t>
      </w:r>
      <w:r w:rsidR="00237964" w:rsidRPr="00F40D4B">
        <w:rPr>
          <w:rtl/>
        </w:rPr>
        <w:t>כאן</w:t>
      </w:r>
      <w:r w:rsidRPr="00F40D4B">
        <w:rPr>
          <w:rtl/>
        </w:rPr>
        <w:t xml:space="preserve"> מיפסק כלי.</w:t>
      </w:r>
    </w:p>
    <w:p w14:paraId="59291C4D" w14:textId="5AEDB942" w:rsidR="006F071F" w:rsidRPr="00C241C5" w:rsidRDefault="006F071F" w:rsidP="000737EC">
      <w:pPr>
        <w:rPr>
          <w:b/>
          <w:bCs/>
          <w:rtl/>
        </w:rPr>
      </w:pPr>
      <w:r w:rsidRPr="00C241C5">
        <w:rPr>
          <w:b/>
          <w:bCs/>
          <w:rtl/>
        </w:rPr>
        <w:lastRenderedPageBreak/>
        <w:t xml:space="preserve">ושברפת ושבחצר של </w:t>
      </w:r>
      <w:r w:rsidR="00C241C5">
        <w:rPr>
          <w:rFonts w:hint="cs"/>
          <w:b/>
          <w:bCs/>
          <w:rtl/>
        </w:rPr>
        <w:t>בעה''ב</w:t>
      </w:r>
      <w:r w:rsidRPr="00C241C5">
        <w:rPr>
          <w:b/>
          <w:bCs/>
          <w:rtl/>
        </w:rPr>
        <w:t>.</w:t>
      </w:r>
    </w:p>
    <w:p w14:paraId="51F90C57" w14:textId="77777777" w:rsidR="00C241C5" w:rsidRDefault="006F071F" w:rsidP="000737EC">
      <w:pPr>
        <w:pStyle w:val="36"/>
        <w:framePr w:wrap="notBeside"/>
        <w:rPr>
          <w:rtl/>
        </w:rPr>
      </w:pPr>
      <w:r w:rsidRPr="00F40D4B">
        <w:rPr>
          <w:rtl/>
        </w:rPr>
        <w:t>אביי, ה</w:t>
      </w:r>
      <w:r w:rsidRPr="00F40D4B">
        <w:rPr>
          <w:rFonts w:hint="cs"/>
          <w:rtl/>
        </w:rPr>
        <w:t>''ק</w:t>
      </w:r>
      <w:r w:rsidRPr="00F40D4B">
        <w:rPr>
          <w:rtl/>
        </w:rPr>
        <w:t>:</w:t>
      </w:r>
    </w:p>
    <w:p w14:paraId="192F9E20" w14:textId="1EA40343" w:rsidR="006F071F" w:rsidRPr="00F40D4B" w:rsidRDefault="006F071F" w:rsidP="000737EC">
      <w:pPr>
        <w:rPr>
          <w:rtl/>
        </w:rPr>
      </w:pPr>
      <w:r w:rsidRPr="00F40D4B">
        <w:rPr>
          <w:rtl/>
        </w:rPr>
        <w:t>ושברפת שבחצר הרי אלו של בעל הבית.</w:t>
      </w:r>
      <w:r w:rsidR="00C241C5">
        <w:rPr>
          <w:rFonts w:hint="cs"/>
          <w:rtl/>
        </w:rPr>
        <w:t xml:space="preserve"> </w:t>
      </w:r>
      <w:r w:rsidRPr="00F40D4B">
        <w:rPr>
          <w:rFonts w:hint="cs"/>
          <w:rtl/>
        </w:rPr>
        <w:t>[ולא השכירה לשוכר]</w:t>
      </w:r>
    </w:p>
    <w:p w14:paraId="45523EE6" w14:textId="77777777" w:rsidR="00C241C5" w:rsidRDefault="006F071F" w:rsidP="000737EC">
      <w:pPr>
        <w:pStyle w:val="36"/>
        <w:framePr w:wrap="notBeside"/>
        <w:rPr>
          <w:rtl/>
        </w:rPr>
      </w:pPr>
      <w:r w:rsidRPr="00F40D4B">
        <w:rPr>
          <w:rtl/>
        </w:rPr>
        <w:t>רב אשי:</w:t>
      </w:r>
    </w:p>
    <w:p w14:paraId="52D1F788" w14:textId="25419317" w:rsidR="006F071F" w:rsidRPr="00F40D4B" w:rsidRDefault="006F071F" w:rsidP="000737EC">
      <w:pPr>
        <w:rPr>
          <w:rtl/>
        </w:rPr>
      </w:pPr>
      <w:r w:rsidRPr="00F40D4B">
        <w:rPr>
          <w:rtl/>
        </w:rPr>
        <w:t>זאת אומרת, המשכיר חצירו סתם - לא השכיר רפת שבה.</w:t>
      </w:r>
    </w:p>
    <w:p w14:paraId="3C036CD0" w14:textId="77777777" w:rsidR="00C241C5" w:rsidRDefault="006F071F" w:rsidP="000737EC">
      <w:pPr>
        <w:pStyle w:val="36"/>
        <w:framePr w:wrap="notBeside"/>
        <w:rPr>
          <w:rtl/>
        </w:rPr>
      </w:pPr>
      <w:r w:rsidRPr="00F40D4B">
        <w:rPr>
          <w:rFonts w:hint="cs"/>
          <w:rtl/>
        </w:rPr>
        <w:t>והך</w:t>
      </w:r>
    </w:p>
    <w:p w14:paraId="5C12084D" w14:textId="5BA3B5B2" w:rsidR="006F071F" w:rsidRPr="00F40D4B" w:rsidRDefault="006F071F" w:rsidP="000737EC">
      <w:pPr>
        <w:rPr>
          <w:rtl/>
        </w:rPr>
      </w:pPr>
      <w:r w:rsidRPr="00F40D4B">
        <w:rPr>
          <w:rFonts w:hint="cs"/>
          <w:rtl/>
        </w:rPr>
        <w:t>ד'</w:t>
      </w:r>
      <w:r w:rsidRPr="00F40D4B">
        <w:rPr>
          <w:rtl/>
        </w:rPr>
        <w:t>יוני שובך ויוני עלייה חייבות בשילוח, ואסורות בגזל מפני דרכי שלום.</w:t>
      </w:r>
      <w:r w:rsidRPr="00F40D4B">
        <w:rPr>
          <w:rFonts w:hint="cs"/>
          <w:rtl/>
        </w:rPr>
        <w:t xml:space="preserve"> </w:t>
      </w:r>
      <w:r w:rsidRPr="00F40D4B">
        <w:rPr>
          <w:rtl/>
        </w:rPr>
        <w:t>–</w:t>
      </w:r>
      <w:r w:rsidRPr="00F40D4B">
        <w:rPr>
          <w:rFonts w:hint="cs"/>
          <w:rtl/>
        </w:rPr>
        <w:t xml:space="preserve"> לא קרי </w:t>
      </w:r>
      <w:r w:rsidRPr="00C241C5">
        <w:rPr>
          <w:rStyle w:val="affff8"/>
          <w:rFonts w:hint="cs"/>
          <w:rtl/>
        </w:rPr>
        <w:t xml:space="preserve">כי יקרא </w:t>
      </w:r>
      <w:r w:rsidRPr="00F40D4B">
        <w:rPr>
          <w:rFonts w:hint="cs"/>
          <w:rtl/>
        </w:rPr>
        <w:t>פרט למזומן</w:t>
      </w:r>
    </w:p>
    <w:p w14:paraId="065B3C5C" w14:textId="77777777" w:rsidR="00C241C5" w:rsidRDefault="006F071F" w:rsidP="000737EC">
      <w:pPr>
        <w:pStyle w:val="36"/>
        <w:framePr w:wrap="notBeside"/>
        <w:rPr>
          <w:rtl/>
        </w:rPr>
      </w:pPr>
      <w:r w:rsidRPr="00F40D4B">
        <w:rPr>
          <w:rtl/>
        </w:rPr>
        <w:t>-רבא:</w:t>
      </w:r>
    </w:p>
    <w:p w14:paraId="3AD56164" w14:textId="7168D335" w:rsidR="006F071F" w:rsidRPr="00F40D4B" w:rsidRDefault="006F071F" w:rsidP="000737EC">
      <w:pPr>
        <w:rPr>
          <w:rtl/>
        </w:rPr>
      </w:pPr>
      <w:r w:rsidRPr="00F40D4B">
        <w:rPr>
          <w:rtl/>
        </w:rPr>
        <w:t xml:space="preserve">ביצה ביציאת רובה </w:t>
      </w:r>
      <w:r w:rsidR="00C241C5">
        <w:rPr>
          <w:rFonts w:hint="cs"/>
          <w:rtl/>
        </w:rPr>
        <w:t xml:space="preserve">מתחייבת </w:t>
      </w:r>
      <w:r w:rsidRPr="00F40D4B">
        <w:rPr>
          <w:rtl/>
        </w:rPr>
        <w:t xml:space="preserve">בשילוח, </w:t>
      </w:r>
      <w:r w:rsidR="00C241C5">
        <w:rPr>
          <w:rFonts w:hint="cs"/>
          <w:rtl/>
        </w:rPr>
        <w:t>והקנין רק מש</w:t>
      </w:r>
      <w:r w:rsidRPr="00F40D4B">
        <w:rPr>
          <w:rtl/>
        </w:rPr>
        <w:t>נפלה לחצרו.</w:t>
      </w:r>
    </w:p>
    <w:p w14:paraId="1DF66365" w14:textId="77777777" w:rsidR="00C241C5" w:rsidRDefault="006F071F" w:rsidP="000737EC">
      <w:pPr>
        <w:rPr>
          <w:rtl/>
        </w:rPr>
      </w:pPr>
      <w:r w:rsidRPr="00C241C5">
        <w:rPr>
          <w:b/>
          <w:bCs/>
          <w:rtl/>
        </w:rPr>
        <w:t>חייבות בשילוח</w:t>
      </w:r>
      <w:r w:rsidRPr="00F40D4B">
        <w:rPr>
          <w:rtl/>
        </w:rPr>
        <w:t xml:space="preserve"> </w:t>
      </w:r>
      <w:r w:rsidR="00C241C5">
        <w:rPr>
          <w:rFonts w:hint="cs"/>
          <w:rtl/>
        </w:rPr>
        <w:t>קודם ש</w:t>
      </w:r>
      <w:r w:rsidRPr="00F40D4B">
        <w:rPr>
          <w:rtl/>
        </w:rPr>
        <w:t>תיפול לחצירו.</w:t>
      </w:r>
      <w:r w:rsidRPr="00F40D4B">
        <w:rPr>
          <w:rFonts w:hint="cs"/>
          <w:rtl/>
        </w:rPr>
        <w:t xml:space="preserve"> </w:t>
      </w:r>
    </w:p>
    <w:p w14:paraId="344C6D9B" w14:textId="77777777" w:rsidR="00C241C5" w:rsidRDefault="006F071F" w:rsidP="000737EC">
      <w:pPr>
        <w:rPr>
          <w:rtl/>
        </w:rPr>
      </w:pPr>
      <w:r w:rsidRPr="00F40D4B">
        <w:rPr>
          <w:rFonts w:hint="cs"/>
          <w:rtl/>
        </w:rPr>
        <w:t>ו</w:t>
      </w:r>
      <w:r w:rsidRPr="00F40D4B">
        <w:rPr>
          <w:rtl/>
        </w:rPr>
        <w:t>אסורות משום גזל</w:t>
      </w:r>
    </w:p>
    <w:p w14:paraId="125F9F4B" w14:textId="77777777" w:rsidR="00C241C5" w:rsidRDefault="006F071F" w:rsidP="000737EC">
      <w:pPr>
        <w:pStyle w:val="36"/>
        <w:framePr w:wrap="notBeside"/>
        <w:rPr>
          <w:rtl/>
        </w:rPr>
      </w:pPr>
      <w:r w:rsidRPr="00F40D4B">
        <w:rPr>
          <w:rtl/>
        </w:rPr>
        <w:t xml:space="preserve">- </w:t>
      </w:r>
      <w:r w:rsidR="00C241C5" w:rsidRPr="00C241C5">
        <w:rPr>
          <w:rStyle w:val="affffc"/>
          <w:rFonts w:hint="cs"/>
          <w:rtl/>
        </w:rPr>
        <w:t>א.</w:t>
      </w:r>
    </w:p>
    <w:p w14:paraId="2FACC3B3" w14:textId="6F2A66AA" w:rsidR="006F071F" w:rsidRPr="00F40D4B" w:rsidRDefault="006F071F" w:rsidP="000737EC">
      <w:pPr>
        <w:rPr>
          <w:rtl/>
        </w:rPr>
      </w:pPr>
      <w:r w:rsidRPr="00F40D4B">
        <w:rPr>
          <w:rtl/>
        </w:rPr>
        <w:t>אאמן.</w:t>
      </w:r>
      <w:r w:rsidR="00C241C5">
        <w:rPr>
          <w:rFonts w:hint="cs"/>
          <w:rtl/>
        </w:rPr>
        <w:t xml:space="preserve"> </w:t>
      </w:r>
      <w:r w:rsidRPr="00C241C5">
        <w:rPr>
          <w:rStyle w:val="affffc"/>
          <w:rFonts w:hint="cs"/>
          <w:rtl/>
        </w:rPr>
        <w:t>ב.</w:t>
      </w:r>
      <w:r w:rsidR="00C241C5">
        <w:rPr>
          <w:rFonts w:hint="cs"/>
          <w:rtl/>
        </w:rPr>
        <w:t xml:space="preserve"> </w:t>
      </w:r>
      <w:r w:rsidRPr="00F40D4B">
        <w:rPr>
          <w:rtl/>
        </w:rPr>
        <w:t xml:space="preserve">לעולם אביצים, </w:t>
      </w:r>
      <w:r w:rsidR="00C241C5">
        <w:rPr>
          <w:rFonts w:hint="cs"/>
          <w:rtl/>
        </w:rPr>
        <w:t>ומשיצא הרוב דעתו על זה</w:t>
      </w:r>
      <w:r w:rsidRPr="00F40D4B">
        <w:rPr>
          <w:rtl/>
        </w:rPr>
        <w:t>.</w:t>
      </w:r>
    </w:p>
    <w:p w14:paraId="11DC7110" w14:textId="77777777" w:rsidR="006F071F" w:rsidRPr="00F40D4B" w:rsidRDefault="006F071F" w:rsidP="000737EC">
      <w:pPr>
        <w:rPr>
          <w:rtl/>
        </w:rPr>
      </w:pPr>
    </w:p>
    <w:p w14:paraId="2E4DBE41" w14:textId="6D578A41" w:rsidR="00C241C5" w:rsidRDefault="006F071F" w:rsidP="000737EC">
      <w:pPr>
        <w:pStyle w:val="36"/>
        <w:framePr w:wrap="notBeside"/>
        <w:rPr>
          <w:rtl/>
        </w:rPr>
      </w:pPr>
      <w:r w:rsidRPr="00F40D4B">
        <w:rPr>
          <w:rtl/>
        </w:rPr>
        <w:t>והשתא ד</w:t>
      </w:r>
      <w:r w:rsidR="00C241C5">
        <w:rPr>
          <w:rFonts w:hint="cs"/>
          <w:rtl/>
        </w:rPr>
        <w:t>רב</w:t>
      </w:r>
      <w:r w:rsidRPr="00F40D4B">
        <w:rPr>
          <w:rtl/>
        </w:rPr>
        <w:t>:</w:t>
      </w:r>
    </w:p>
    <w:p w14:paraId="40252265" w14:textId="61EF716B" w:rsidR="00A6533C" w:rsidRPr="00F40D4B" w:rsidRDefault="006F071F" w:rsidP="000737EC">
      <w:pPr>
        <w:rPr>
          <w:rtl/>
        </w:rPr>
      </w:pPr>
      <w:r w:rsidRPr="00F40D4B">
        <w:rPr>
          <w:rtl/>
        </w:rPr>
        <w:t>אסור לזכות בביצים כל זמן שהאם רובצת עליהם, שנא</w:t>
      </w:r>
      <w:r w:rsidRPr="00F40D4B">
        <w:rPr>
          <w:rFonts w:hint="cs"/>
          <w:rtl/>
        </w:rPr>
        <w:t>'</w:t>
      </w:r>
      <w:r w:rsidRPr="00F40D4B">
        <w:rPr>
          <w:rtl/>
        </w:rPr>
        <w:t xml:space="preserve"> </w:t>
      </w:r>
      <w:r w:rsidRPr="00C241C5">
        <w:rPr>
          <w:rStyle w:val="affff8"/>
          <w:rtl/>
        </w:rPr>
        <w:t>שלח תשלח את האם</w:t>
      </w:r>
      <w:r w:rsidRPr="00C241C5">
        <w:rPr>
          <w:rStyle w:val="affff8"/>
          <w:rFonts w:hint="cs"/>
          <w:rtl/>
        </w:rPr>
        <w:t>'</w:t>
      </w:r>
      <w:r w:rsidR="00C241C5">
        <w:rPr>
          <w:rStyle w:val="affff8"/>
          <w:rFonts w:hint="cs"/>
          <w:rtl/>
        </w:rPr>
        <w:t xml:space="preserve"> </w:t>
      </w:r>
      <w:r w:rsidRPr="00F40D4B">
        <w:rPr>
          <w:rtl/>
        </w:rPr>
        <w:t xml:space="preserve"> והדר, </w:t>
      </w:r>
      <w:r w:rsidRPr="00C241C5">
        <w:rPr>
          <w:rStyle w:val="affff8"/>
          <w:rFonts w:hint="cs"/>
          <w:rtl/>
        </w:rPr>
        <w:t>'</w:t>
      </w:r>
      <w:r w:rsidRPr="00C241C5">
        <w:rPr>
          <w:rStyle w:val="affff8"/>
          <w:rtl/>
        </w:rPr>
        <w:t>את הבנים תקח לך</w:t>
      </w:r>
      <w:r w:rsidRPr="00C241C5">
        <w:rPr>
          <w:rStyle w:val="affff8"/>
          <w:rFonts w:hint="cs"/>
          <w:rtl/>
        </w:rPr>
        <w:t>'</w:t>
      </w:r>
      <w:r w:rsidRPr="00C241C5">
        <w:rPr>
          <w:rStyle w:val="affff8"/>
          <w:rtl/>
        </w:rPr>
        <w:t>,</w:t>
      </w:r>
    </w:p>
    <w:p w14:paraId="2A06FF08" w14:textId="77777777" w:rsidR="00C241C5" w:rsidRDefault="006F071F" w:rsidP="000737EC">
      <w:pPr>
        <w:rPr>
          <w:rtl/>
        </w:rPr>
      </w:pPr>
      <w:r w:rsidRPr="00F40D4B">
        <w:rPr>
          <w:rtl/>
        </w:rPr>
        <w:t>אפי</w:t>
      </w:r>
      <w:r w:rsidRPr="00F40D4B">
        <w:rPr>
          <w:rFonts w:hint="cs"/>
          <w:rtl/>
        </w:rPr>
        <w:t>'</w:t>
      </w:r>
      <w:r w:rsidRPr="00F40D4B">
        <w:rPr>
          <w:rtl/>
        </w:rPr>
        <w:t xml:space="preserve"> דנפלה לה לחצרו, כל </w:t>
      </w:r>
      <w:r w:rsidR="00C241C5">
        <w:rPr>
          <w:rFonts w:hint="cs"/>
          <w:rtl/>
        </w:rPr>
        <w:t xml:space="preserve">שהוא יכול לזכות חצרו זוכה לו </w:t>
      </w:r>
    </w:p>
    <w:p w14:paraId="52A89C0A" w14:textId="4B44428F" w:rsidR="006F071F" w:rsidRPr="00F40D4B" w:rsidRDefault="00C241C5" w:rsidP="000737EC">
      <w:pPr>
        <w:rPr>
          <w:rtl/>
        </w:rPr>
      </w:pPr>
      <w:r>
        <w:rPr>
          <w:rFonts w:hint="cs"/>
          <w:rtl/>
        </w:rPr>
        <w:t xml:space="preserve">וכל שהוא לא יכול לזכות </w:t>
      </w:r>
      <w:r w:rsidR="006F071F" w:rsidRPr="00F40D4B">
        <w:rPr>
          <w:rtl/>
        </w:rPr>
        <w:t xml:space="preserve">חצרו </w:t>
      </w:r>
      <w:r>
        <w:rPr>
          <w:rFonts w:hint="cs"/>
          <w:rtl/>
        </w:rPr>
        <w:t xml:space="preserve">גם </w:t>
      </w:r>
      <w:r w:rsidR="006F071F" w:rsidRPr="00F40D4B">
        <w:rPr>
          <w:rtl/>
        </w:rPr>
        <w:t xml:space="preserve">לא </w:t>
      </w:r>
      <w:r>
        <w:rPr>
          <w:rFonts w:hint="cs"/>
          <w:rtl/>
        </w:rPr>
        <w:t>זוכה לו</w:t>
      </w:r>
      <w:r w:rsidR="006F071F" w:rsidRPr="00F40D4B">
        <w:rPr>
          <w:rtl/>
        </w:rPr>
        <w:t>.</w:t>
      </w:r>
    </w:p>
    <w:p w14:paraId="291886F1" w14:textId="77777777" w:rsidR="00C241C5" w:rsidRDefault="006F071F" w:rsidP="000737EC">
      <w:pPr>
        <w:pStyle w:val="36"/>
        <w:framePr w:wrap="notBeside"/>
        <w:rPr>
          <w:rtl/>
        </w:rPr>
      </w:pPr>
      <w:r w:rsidRPr="00F40D4B">
        <w:rPr>
          <w:rFonts w:hint="cs"/>
          <w:rtl/>
        </w:rPr>
        <w:t>והך</w:t>
      </w:r>
    </w:p>
    <w:p w14:paraId="29771F53" w14:textId="5415CE1F" w:rsidR="006F071F" w:rsidRPr="00F40D4B" w:rsidRDefault="006F071F" w:rsidP="000737EC">
      <w:pPr>
        <w:rPr>
          <w:rtl/>
        </w:rPr>
      </w:pPr>
      <w:r w:rsidRPr="00F40D4B">
        <w:rPr>
          <w:rFonts w:hint="cs"/>
          <w:rtl/>
        </w:rPr>
        <w:t>ד</w:t>
      </w:r>
      <w:r w:rsidRPr="00F40D4B">
        <w:rPr>
          <w:rtl/>
        </w:rPr>
        <w:t>אסורות בגזל מפני דרכי שלום</w:t>
      </w:r>
      <w:r w:rsidRPr="00F40D4B">
        <w:rPr>
          <w:rFonts w:hint="cs"/>
          <w:rtl/>
        </w:rPr>
        <w:t>'</w:t>
      </w:r>
      <w:r w:rsidRPr="00F40D4B">
        <w:rPr>
          <w:rtl/>
        </w:rPr>
        <w:t xml:space="preserve"> אי דשלחה גזל </w:t>
      </w:r>
      <w:r w:rsidRPr="00F40D4B">
        <w:rPr>
          <w:rFonts w:hint="cs"/>
          <w:rtl/>
        </w:rPr>
        <w:t xml:space="preserve">גמור הוא </w:t>
      </w:r>
      <w:r w:rsidRPr="00C241C5">
        <w:rPr>
          <w:rStyle w:val="afffff2"/>
          <w:rFonts w:hint="cs"/>
          <w:rtl/>
        </w:rPr>
        <w:t xml:space="preserve">שכבר זכה, </w:t>
      </w:r>
      <w:r w:rsidR="00C241C5">
        <w:rPr>
          <w:rFonts w:hint="cs"/>
          <w:rtl/>
        </w:rPr>
        <w:t xml:space="preserve">- </w:t>
      </w:r>
      <w:r w:rsidRPr="00F40D4B">
        <w:rPr>
          <w:rFonts w:hint="cs"/>
          <w:rtl/>
        </w:rPr>
        <w:t>ו</w:t>
      </w:r>
      <w:r w:rsidRPr="00F40D4B">
        <w:rPr>
          <w:rtl/>
        </w:rPr>
        <w:t xml:space="preserve">אי לא שלחה הא </w:t>
      </w:r>
      <w:r w:rsidR="00C241C5">
        <w:rPr>
          <w:rFonts w:hint="cs"/>
          <w:rtl/>
        </w:rPr>
        <w:t>צריך ל</w:t>
      </w:r>
      <w:r w:rsidRPr="00F40D4B">
        <w:rPr>
          <w:rtl/>
        </w:rPr>
        <w:t>שלחה</w:t>
      </w:r>
      <w:r w:rsidR="00C241C5">
        <w:rPr>
          <w:rFonts w:hint="cs"/>
          <w:rtl/>
        </w:rPr>
        <w:t>!?</w:t>
      </w:r>
    </w:p>
    <w:p w14:paraId="13D87AF0" w14:textId="77777777" w:rsidR="00C241C5" w:rsidRDefault="006F071F" w:rsidP="000737EC">
      <w:pPr>
        <w:pStyle w:val="36"/>
        <w:framePr w:wrap="notBeside"/>
        <w:rPr>
          <w:rtl/>
        </w:rPr>
      </w:pPr>
      <w:r w:rsidRPr="00F40D4B">
        <w:rPr>
          <w:rFonts w:hint="cs"/>
          <w:rtl/>
        </w:rPr>
        <w:t>-</w:t>
      </w:r>
    </w:p>
    <w:p w14:paraId="6186A0AA" w14:textId="77557584" w:rsidR="00C241C5" w:rsidRDefault="006F071F" w:rsidP="000737EC">
      <w:pPr>
        <w:rPr>
          <w:rtl/>
        </w:rPr>
      </w:pPr>
      <w:r w:rsidRPr="00F40D4B">
        <w:rPr>
          <w:rtl/>
        </w:rPr>
        <w:t>בקטן</w:t>
      </w:r>
      <w:r w:rsidR="00C241C5">
        <w:rPr>
          <w:rFonts w:hint="cs"/>
          <w:rtl/>
        </w:rPr>
        <w:t>,</w:t>
      </w:r>
      <w:r w:rsidRPr="00F40D4B">
        <w:rPr>
          <w:rtl/>
        </w:rPr>
        <w:t xml:space="preserve"> </w:t>
      </w:r>
      <w:r w:rsidRPr="00F40D4B">
        <w:rPr>
          <w:rFonts w:hint="cs"/>
          <w:rtl/>
        </w:rPr>
        <w:t>ולא שלחה</w:t>
      </w:r>
      <w:r w:rsidR="00C241C5">
        <w:rPr>
          <w:rFonts w:hint="cs"/>
          <w:rtl/>
        </w:rPr>
        <w:t>,</w:t>
      </w:r>
      <w:r w:rsidRPr="00F40D4B">
        <w:rPr>
          <w:rFonts w:hint="cs"/>
          <w:rtl/>
        </w:rPr>
        <w:t xml:space="preserve"> דלאו בר שילוח הוא</w:t>
      </w:r>
      <w:r w:rsidRPr="00F40D4B">
        <w:rPr>
          <w:rtl/>
        </w:rPr>
        <w:t>.</w:t>
      </w:r>
      <w:r w:rsidRPr="00F40D4B">
        <w:rPr>
          <w:rFonts w:hint="cs"/>
          <w:rtl/>
        </w:rPr>
        <w:t xml:space="preserve"> </w:t>
      </w:r>
    </w:p>
    <w:p w14:paraId="61E5CC30" w14:textId="77777777" w:rsidR="00C241C5" w:rsidRDefault="006F071F" w:rsidP="000737EC">
      <w:pPr>
        <w:pStyle w:val="36"/>
        <w:framePr w:wrap="notBeside"/>
        <w:rPr>
          <w:rtl/>
        </w:rPr>
      </w:pPr>
      <w:r w:rsidRPr="00C241C5">
        <w:rPr>
          <w:rStyle w:val="affffc"/>
          <w:rFonts w:hint="cs"/>
          <w:rtl/>
        </w:rPr>
        <w:t>וה''ק</w:t>
      </w:r>
    </w:p>
    <w:p w14:paraId="59F97803" w14:textId="2374ECD4" w:rsidR="006F071F" w:rsidRPr="00F40D4B" w:rsidRDefault="006F071F" w:rsidP="000737EC">
      <w:pPr>
        <w:rPr>
          <w:rtl/>
        </w:rPr>
      </w:pPr>
      <w:r w:rsidRPr="00F40D4B">
        <w:rPr>
          <w:rFonts w:hint="cs"/>
          <w:rtl/>
        </w:rPr>
        <w:t>א</w:t>
      </w:r>
      <w:r w:rsidRPr="00F40D4B">
        <w:rPr>
          <w:rtl/>
        </w:rPr>
        <w:t>ביו של קטן חייב להחזיר לו</w:t>
      </w:r>
      <w:r w:rsidR="00C241C5">
        <w:rPr>
          <w:rFonts w:hint="cs"/>
          <w:rtl/>
        </w:rPr>
        <w:t>,</w:t>
      </w:r>
      <w:r w:rsidRPr="00F40D4B">
        <w:rPr>
          <w:rtl/>
        </w:rPr>
        <w:t xml:space="preserve"> מפני דרכי שלום.</w:t>
      </w:r>
    </w:p>
    <w:p w14:paraId="4E4564EB" w14:textId="77777777" w:rsidR="00A6533C" w:rsidRPr="00F40D4B" w:rsidRDefault="00A6533C" w:rsidP="000737EC">
      <w:pPr>
        <w:pStyle w:val="aff9"/>
        <w:rPr>
          <w:rtl/>
        </w:rPr>
      </w:pPr>
      <w:r w:rsidRPr="00F40D4B">
        <w:rPr>
          <w:rtl/>
        </w:rPr>
        <w:t>***</w:t>
      </w:r>
    </w:p>
    <w:p w14:paraId="4259F4EB" w14:textId="11A3A6DF" w:rsidR="006F071F" w:rsidRPr="00F40D4B" w:rsidRDefault="006F071F" w:rsidP="000737EC">
      <w:pPr>
        <w:pStyle w:val="afffff"/>
        <w:framePr w:wrap="around"/>
        <w:rPr>
          <w:rtl/>
        </w:rPr>
      </w:pPr>
      <w:del w:id="20304" w:author="קלוד" w:date="2026-10-06T10:08:05Z">
        <w:r>
          <w:rPr>
            <w:rtl/>
          </w:rPr>
          <w:delText xml:space="preserve">משנה.</w:delText>
        </w:r>
      </w:del>
      <w:ins w:id="20305" w:author="קלוד" w:date="2026-10-06T10:08:05Z">
        <w:r>
          <w:rPr>
            <w:rtl/>
          </w:rPr>
          <w:t xml:space="preserve">משנה ח</w:t>
        </w:r>
      </w:ins>
    </w:p>
    <w:p w14:paraId="1015B3CA" w14:textId="77777777" w:rsidR="006F071F" w:rsidRPr="00F40D4B" w:rsidRDefault="006F071F" w:rsidP="000737EC">
      <w:pPr>
        <w:pStyle w:val="afff3"/>
        <w:rPr>
          <w:rtl/>
        </w:rPr>
      </w:pPr>
      <w:ins w:id="9987" w:author="מספור קטעי משנה" w:date="2026-10-06T06:45:11Z">
        <w:r>
          <w:rPr>
            <w:rStyle w:val="MisparKeta"/>
          </w:rPr>
          <w:t xml:space="preserve">ב. </w:t>
        </w:r>
      </w:ins>
      <w:r w:rsidRPr="00F40D4B">
        <w:rPr>
          <w:rtl/>
        </w:rPr>
        <w:t>המשכיר בית לחבירו לשנה, נתעברה השנה - נתעברה לשוכר.</w:t>
      </w:r>
    </w:p>
    <w:p w14:paraId="2B9F0CBF" w14:textId="77777777" w:rsidR="006F071F" w:rsidRPr="00F40D4B" w:rsidRDefault="006F071F" w:rsidP="000737EC">
      <w:pPr>
        <w:pStyle w:val="afff3"/>
        <w:rPr>
          <w:rtl/>
        </w:rPr>
      </w:pPr>
      <w:r w:rsidRPr="00F40D4B">
        <w:rPr>
          <w:rtl/>
        </w:rPr>
        <w:t>השכיר לו לחדשים, נתעברה השנה - נתעברה למשכיר.</w:t>
      </w:r>
    </w:p>
    <w:p w14:paraId="410401CD" w14:textId="60F9E37A" w:rsidR="006F071F" w:rsidRPr="00F40D4B" w:rsidRDefault="006F071F" w:rsidP="000737EC">
      <w:pPr>
        <w:pStyle w:val="afff3"/>
        <w:spacing w:after="60" w:line="220" w:lineRule="exact"/>
        <w:rPr>
          <w:rtl/>
        </w:rPr>
      </w:pPr>
      <w:r w:rsidRPr="00F40D4B">
        <w:rPr>
          <w:rtl/>
        </w:rPr>
        <w:lastRenderedPageBreak/>
        <w:t xml:space="preserve">מעשה בציפורי באחד ששכר מרחץ מחבירו </w:t>
      </w:r>
      <w:r w:rsidR="00C241C5">
        <w:rPr>
          <w:rFonts w:hint="cs"/>
          <w:rtl/>
        </w:rPr>
        <w:t xml:space="preserve">בי''ב </w:t>
      </w:r>
      <w:r w:rsidRPr="00F40D4B">
        <w:rPr>
          <w:rtl/>
        </w:rPr>
        <w:t>זהב לשנה, מדינר זהב לחדש,</w:t>
      </w:r>
      <w:r w:rsidR="00C241C5">
        <w:rPr>
          <w:rFonts w:hint="cs"/>
          <w:rtl/>
        </w:rPr>
        <w:t xml:space="preserve"> </w:t>
      </w:r>
      <w:r w:rsidRPr="00F40D4B">
        <w:rPr>
          <w:rtl/>
        </w:rPr>
        <w:t xml:space="preserve">ובא מעשה לפני </w:t>
      </w:r>
      <w:r w:rsidR="00C241C5">
        <w:rPr>
          <w:rFonts w:hint="cs"/>
          <w:rtl/>
        </w:rPr>
        <w:t xml:space="preserve">רשב''ג </w:t>
      </w:r>
      <w:r>
        <w:rPr>
          <w:rtl/>
        </w:rPr>
        <w:t xml:space="preserve">ולפני </w:t>
      </w:r>
      <w:r>
        <w:rPr>
          <w:rStyle w:val="TanaimMishna"/>
          <w:rtl/>
          <w:rPrChange w:id="20143" w:author="קלוד" w:date="2026-10-06T10:08:05Z">
            <w:rPr>
              <w:rtl/>
            </w:rPr>
          </w:rPrChange>
        </w:rPr>
        <w:t xml:space="preserve">רבי יוסי</w:t>
      </w:r>
      <w:r>
        <w:rPr>
          <w:rtl/>
        </w:rPr>
        <w:t xml:space="preserve">, ואמרו: יחלוקו את חדש העיבור.</w:t>
      </w:r>
    </w:p>
    <w:p w14:paraId="33A568C7" w14:textId="5BB9BDA1" w:rsidR="006F071F" w:rsidRPr="00F40D4B" w:rsidRDefault="006F071F" w:rsidP="000737EC">
      <w:pPr>
        <w:pStyle w:val="affe"/>
        <w:framePr w:wrap="around"/>
        <w:rPr>
          <w:rtl/>
        </w:rPr>
      </w:pPr>
      <w:r w:rsidRPr="00F40D4B">
        <w:rPr>
          <w:rtl/>
        </w:rPr>
        <w:t>קב:</w:t>
      </w:r>
    </w:p>
    <w:p w14:paraId="279A1970" w14:textId="1811B1B6" w:rsidR="00A6533C" w:rsidRPr="00F40D4B" w:rsidRDefault="006F071F" w:rsidP="000737EC">
      <w:pPr>
        <w:spacing w:after="60"/>
        <w:rPr>
          <w:rtl/>
        </w:rPr>
      </w:pPr>
      <w:r w:rsidRPr="00F40D4B">
        <w:rPr>
          <w:rFonts w:hint="cs"/>
          <w:rtl/>
        </w:rPr>
        <w:t xml:space="preserve">ולאו מעשה לסתור, </w:t>
      </w:r>
      <w:r w:rsidRPr="00C241C5">
        <w:rPr>
          <w:rStyle w:val="affffc"/>
          <w:rFonts w:hint="cs"/>
          <w:rtl/>
        </w:rPr>
        <w:t>דה"ק</w:t>
      </w:r>
      <w:r w:rsidRPr="00C241C5">
        <w:rPr>
          <w:rStyle w:val="affffc"/>
          <w:rtl/>
        </w:rPr>
        <w:t>:</w:t>
      </w:r>
      <w:r w:rsidR="00C241C5">
        <w:rPr>
          <w:rStyle w:val="affffc"/>
          <w:rFonts w:hint="cs"/>
          <w:rtl/>
        </w:rPr>
        <w:t xml:space="preserve"> </w:t>
      </w:r>
      <w:r w:rsidRPr="00F40D4B">
        <w:rPr>
          <w:rtl/>
        </w:rPr>
        <w:t>ואם אמר לו: ב</w:t>
      </w:r>
      <w:r w:rsidRPr="00F40D4B">
        <w:rPr>
          <w:rFonts w:hint="cs"/>
          <w:rtl/>
        </w:rPr>
        <w:t>י"ב</w:t>
      </w:r>
      <w:r w:rsidRPr="00F40D4B">
        <w:rPr>
          <w:rtl/>
        </w:rPr>
        <w:t xml:space="preserve"> זהובים לשנה מדינר לחדש - יחלוקו.</w:t>
      </w:r>
      <w:r w:rsidRPr="00F40D4B">
        <w:rPr>
          <w:rFonts w:hint="cs"/>
          <w:rtl/>
        </w:rPr>
        <w:t xml:space="preserve"> </w:t>
      </w:r>
      <w:r w:rsidRPr="00F40D4B">
        <w:rPr>
          <w:rtl/>
        </w:rPr>
        <w:t xml:space="preserve">ומעשה נמי </w:t>
      </w:r>
      <w:r w:rsidRPr="00F40D4B">
        <w:rPr>
          <w:rFonts w:hint="cs"/>
          <w:rtl/>
        </w:rPr>
        <w:t>וכו</w:t>
      </w:r>
    </w:p>
    <w:p w14:paraId="14E6F058" w14:textId="434E0F83" w:rsidR="00C241C5" w:rsidRDefault="006F071F" w:rsidP="000737EC">
      <w:pPr>
        <w:pStyle w:val="36"/>
        <w:framePr w:wrap="notBeside"/>
        <w:rPr>
          <w:rtl/>
        </w:rPr>
      </w:pPr>
      <w:r w:rsidRPr="00F40D4B">
        <w:rPr>
          <w:rtl/>
        </w:rPr>
        <w:t>רב:</w:t>
      </w:r>
    </w:p>
    <w:p w14:paraId="350BD085" w14:textId="02CEFE66" w:rsidR="00A6533C" w:rsidRPr="00F40D4B" w:rsidRDefault="006F071F" w:rsidP="000737EC">
      <w:pPr>
        <w:rPr>
          <w:rtl/>
        </w:rPr>
      </w:pPr>
      <w:r w:rsidRPr="00F40D4B">
        <w:rPr>
          <w:rtl/>
        </w:rPr>
        <w:t>א</w:t>
      </w:r>
      <w:r w:rsidR="00C241C5">
        <w:rPr>
          <w:rFonts w:hint="cs"/>
          <w:rtl/>
        </w:rPr>
        <w:t xml:space="preserve">י הייתי שם הייתי נותן הכל </w:t>
      </w:r>
      <w:r w:rsidRPr="00F40D4B">
        <w:rPr>
          <w:rtl/>
        </w:rPr>
        <w:t>למשכיר.</w:t>
      </w:r>
      <w:r w:rsidRPr="00F40D4B">
        <w:rPr>
          <w:rFonts w:hint="cs"/>
          <w:rtl/>
        </w:rPr>
        <w:t xml:space="preserve"> </w:t>
      </w:r>
      <w:r w:rsidRPr="00C241C5">
        <w:rPr>
          <w:rStyle w:val="affffc"/>
          <w:rFonts w:hint="cs"/>
          <w:rtl/>
        </w:rPr>
        <w:t>וקמ''ל</w:t>
      </w:r>
      <w:r w:rsidRPr="00F40D4B">
        <w:rPr>
          <w:rFonts w:hint="cs"/>
          <w:rtl/>
        </w:rPr>
        <w:t xml:space="preserve"> דתפוס לשון אחרון</w:t>
      </w:r>
    </w:p>
    <w:p w14:paraId="6240F4F7" w14:textId="21BF9600" w:rsidR="00C241C5" w:rsidRDefault="006F071F" w:rsidP="000737EC">
      <w:pPr>
        <w:pStyle w:val="36"/>
        <w:framePr w:wrap="notBeside"/>
        <w:rPr>
          <w:rtl/>
        </w:rPr>
      </w:pPr>
      <w:r w:rsidRPr="00F40D4B">
        <w:rPr>
          <w:rFonts w:hint="cs"/>
          <w:rtl/>
        </w:rPr>
        <w:t>וא</w:t>
      </w:r>
      <w:r w:rsidR="00C241C5">
        <w:rPr>
          <w:rFonts w:hint="cs"/>
          <w:rtl/>
        </w:rPr>
        <w:t>ף</w:t>
      </w:r>
      <w:r w:rsidRPr="00F40D4B">
        <w:rPr>
          <w:rFonts w:hint="cs"/>
          <w:rtl/>
        </w:rPr>
        <w:t xml:space="preserve"> </w:t>
      </w:r>
      <w:r w:rsidR="00C241C5">
        <w:rPr>
          <w:rFonts w:hint="cs"/>
          <w:rtl/>
        </w:rPr>
        <w:t>ש</w:t>
      </w:r>
      <w:r w:rsidRPr="00F40D4B">
        <w:rPr>
          <w:rFonts w:hint="cs"/>
          <w:rtl/>
        </w:rPr>
        <w:t>כבר א</w:t>
      </w:r>
      <w:r w:rsidRPr="00F40D4B">
        <w:rPr>
          <w:rtl/>
        </w:rPr>
        <w:t>מר</w:t>
      </w:r>
      <w:r w:rsidR="00C241C5">
        <w:rPr>
          <w:rFonts w:hint="cs"/>
          <w:rtl/>
        </w:rPr>
        <w:t>ו</w:t>
      </w:r>
      <w:r w:rsidRPr="00F40D4B">
        <w:rPr>
          <w:rtl/>
        </w:rPr>
        <w:t>:</w:t>
      </w:r>
    </w:p>
    <w:p w14:paraId="1D65D8CA" w14:textId="73FDEFC3" w:rsidR="00A6533C" w:rsidRPr="00F40D4B" w:rsidRDefault="006F071F" w:rsidP="000737EC">
      <w:pPr>
        <w:rPr>
          <w:rtl/>
        </w:rPr>
      </w:pPr>
      <w:r w:rsidRPr="00F40D4B">
        <w:rPr>
          <w:rtl/>
        </w:rPr>
        <w:t>אסתירא מאה מעי - מאה מעי, מאה מעי אסתירא - אסתירא.</w:t>
      </w:r>
    </w:p>
    <w:p w14:paraId="3778DCF3" w14:textId="77777777" w:rsidR="00C241C5" w:rsidRDefault="00C241C5" w:rsidP="000737EC">
      <w:pPr>
        <w:pStyle w:val="36"/>
        <w:framePr w:wrap="notBeside"/>
        <w:rPr>
          <w:rtl/>
        </w:rPr>
      </w:pPr>
      <w:r>
        <w:rPr>
          <w:rFonts w:hint="cs"/>
          <w:rtl/>
        </w:rPr>
        <w:t xml:space="preserve">- </w:t>
      </w:r>
      <w:r w:rsidR="006F071F" w:rsidRPr="00F40D4B">
        <w:rPr>
          <w:rFonts w:hint="cs"/>
          <w:rtl/>
        </w:rPr>
        <w:t>ד</w:t>
      </w:r>
      <w:r w:rsidR="00237964" w:rsidRPr="00F40D4B">
        <w:rPr>
          <w:rFonts w:hint="cs"/>
          <w:rtl/>
        </w:rPr>
        <w:t>שם</w:t>
      </w:r>
    </w:p>
    <w:p w14:paraId="7AD492E1" w14:textId="2CD83B45" w:rsidR="006F071F" w:rsidRPr="00F40D4B" w:rsidRDefault="006F071F" w:rsidP="000737EC">
      <w:pPr>
        <w:spacing w:after="60"/>
        <w:rPr>
          <w:rtl/>
        </w:rPr>
      </w:pPr>
      <w:r w:rsidRPr="00F40D4B">
        <w:rPr>
          <w:rFonts w:hint="cs"/>
          <w:rtl/>
        </w:rPr>
        <w:t xml:space="preserve">הו''א </w:t>
      </w:r>
      <w:r w:rsidR="00C241C5">
        <w:rPr>
          <w:rFonts w:hint="cs"/>
          <w:rtl/>
        </w:rPr>
        <w:t xml:space="preserve">שרק מפרש לדבריו, </w:t>
      </w:r>
      <w:r w:rsidRPr="00F40D4B">
        <w:rPr>
          <w:rFonts w:hint="cs"/>
          <w:rtl/>
        </w:rPr>
        <w:t>ולא משום תפוס לשון אחרון קמ"ל</w:t>
      </w:r>
    </w:p>
    <w:p w14:paraId="45172DFB" w14:textId="77777777" w:rsidR="00C241C5" w:rsidRDefault="006F071F" w:rsidP="000737EC">
      <w:pPr>
        <w:pStyle w:val="36"/>
        <w:framePr w:wrap="notBeside"/>
        <w:rPr>
          <w:rtl/>
        </w:rPr>
      </w:pPr>
      <w:r w:rsidRPr="00F40D4B">
        <w:rPr>
          <w:rtl/>
        </w:rPr>
        <w:t>ושמואל</w:t>
      </w:r>
    </w:p>
    <w:p w14:paraId="6061578D" w14:textId="43E2F9C3" w:rsidR="00C241C5" w:rsidRDefault="00C241C5" w:rsidP="000737EC">
      <w:pPr>
        <w:rPr>
          <w:rtl/>
        </w:rPr>
      </w:pPr>
      <w:r>
        <w:rPr>
          <w:rFonts w:hint="cs"/>
          <w:rtl/>
        </w:rPr>
        <w:t>מדובר ש</w:t>
      </w:r>
      <w:r w:rsidR="006F071F" w:rsidRPr="00F40D4B">
        <w:rPr>
          <w:rtl/>
        </w:rPr>
        <w:t xml:space="preserve">בא </w:t>
      </w:r>
      <w:r w:rsidR="006F071F" w:rsidRPr="00C241C5">
        <w:rPr>
          <w:b/>
          <w:bCs/>
          <w:rtl/>
        </w:rPr>
        <w:t>באמצע</w:t>
      </w:r>
      <w:r w:rsidR="006F071F" w:rsidRPr="00F40D4B">
        <w:rPr>
          <w:rtl/>
        </w:rPr>
        <w:t xml:space="preserve"> חדש.</w:t>
      </w:r>
      <w:r>
        <w:rPr>
          <w:rFonts w:hint="cs"/>
          <w:rtl/>
        </w:rPr>
        <w:t xml:space="preserve"> </w:t>
      </w:r>
    </w:p>
    <w:p w14:paraId="4813AEC2" w14:textId="221FFFE3" w:rsidR="006F071F" w:rsidRPr="00F40D4B" w:rsidRDefault="006F071F" w:rsidP="000737EC">
      <w:pPr>
        <w:rPr>
          <w:rtl/>
        </w:rPr>
      </w:pPr>
      <w:r w:rsidRPr="00F40D4B">
        <w:rPr>
          <w:rtl/>
        </w:rPr>
        <w:t xml:space="preserve">אבל בא </w:t>
      </w:r>
      <w:r w:rsidRPr="00C241C5">
        <w:rPr>
          <w:b/>
          <w:bCs/>
          <w:rtl/>
        </w:rPr>
        <w:t>בתחלת</w:t>
      </w:r>
      <w:r w:rsidRPr="00F40D4B">
        <w:rPr>
          <w:rtl/>
        </w:rPr>
        <w:t xml:space="preserve"> חדש </w:t>
      </w:r>
      <w:r w:rsidR="00C241C5">
        <w:rPr>
          <w:rFonts w:hint="cs"/>
          <w:rtl/>
        </w:rPr>
        <w:t xml:space="preserve">הכל </w:t>
      </w:r>
      <w:r w:rsidRPr="00F40D4B">
        <w:rPr>
          <w:rtl/>
        </w:rPr>
        <w:t xml:space="preserve">למשכיר, בא </w:t>
      </w:r>
      <w:r w:rsidRPr="00C241C5">
        <w:rPr>
          <w:b/>
          <w:bCs/>
          <w:rtl/>
        </w:rPr>
        <w:t>בסוף</w:t>
      </w:r>
      <w:r w:rsidRPr="00F40D4B">
        <w:rPr>
          <w:rtl/>
        </w:rPr>
        <w:t xml:space="preserve"> חדש </w:t>
      </w:r>
      <w:r w:rsidR="00C241C5">
        <w:rPr>
          <w:rFonts w:hint="cs"/>
          <w:rtl/>
        </w:rPr>
        <w:t xml:space="preserve">הכל </w:t>
      </w:r>
      <w:r w:rsidRPr="00F40D4B">
        <w:rPr>
          <w:rtl/>
        </w:rPr>
        <w:t>לשוכר.</w:t>
      </w:r>
    </w:p>
    <w:p w14:paraId="1C6A1161" w14:textId="77777777" w:rsidR="00C241C5" w:rsidRDefault="006F071F" w:rsidP="000737EC">
      <w:pPr>
        <w:pStyle w:val="36"/>
        <w:framePr w:wrap="notBeside"/>
        <w:rPr>
          <w:rtl/>
        </w:rPr>
      </w:pPr>
      <w:r w:rsidRPr="00F40D4B">
        <w:rPr>
          <w:rFonts w:hint="cs"/>
          <w:rtl/>
        </w:rPr>
        <w:t>והך ד</w:t>
      </w:r>
      <w:r w:rsidRPr="00F40D4B">
        <w:rPr>
          <w:rtl/>
        </w:rPr>
        <w:t>רב ושמואל</w:t>
      </w:r>
    </w:p>
    <w:p w14:paraId="36242D68" w14:textId="7461339E" w:rsidR="006F071F" w:rsidRPr="00F40D4B" w:rsidRDefault="006F071F" w:rsidP="000737EC">
      <w:pPr>
        <w:rPr>
          <w:rtl/>
        </w:rPr>
      </w:pPr>
      <w:r w:rsidRPr="00F40D4B">
        <w:rPr>
          <w:rtl/>
        </w:rPr>
        <w:t>כור בשלשים אני מוכר לך יכול לחזור בו אפילו בסאה אחרונה.</w:t>
      </w:r>
    </w:p>
    <w:p w14:paraId="24EEBBF6" w14:textId="77777777" w:rsidR="006F071F" w:rsidRPr="00F40D4B" w:rsidRDefault="006F071F" w:rsidP="000737EC">
      <w:pPr>
        <w:rPr>
          <w:rtl/>
        </w:rPr>
      </w:pPr>
      <w:r w:rsidRPr="00F40D4B">
        <w:rPr>
          <w:rtl/>
        </w:rPr>
        <w:t xml:space="preserve">כור בשלשים, </w:t>
      </w:r>
      <w:r w:rsidRPr="00C241C5">
        <w:rPr>
          <w:b/>
          <w:bCs/>
          <w:rtl/>
        </w:rPr>
        <w:t>סאה בסלע</w:t>
      </w:r>
      <w:r w:rsidRPr="00F40D4B">
        <w:rPr>
          <w:rtl/>
        </w:rPr>
        <w:t xml:space="preserve"> אני מוכר לך ראשון ראשון קנה</w:t>
      </w:r>
    </w:p>
    <w:p w14:paraId="32920E3C" w14:textId="1B711C34" w:rsidR="00C241C5" w:rsidRDefault="006F071F" w:rsidP="000737EC">
      <w:pPr>
        <w:rPr>
          <w:rtl/>
        </w:rPr>
      </w:pPr>
      <w:r w:rsidRPr="00F40D4B">
        <w:rPr>
          <w:rFonts w:hint="cs"/>
          <w:rtl/>
        </w:rPr>
        <w:t xml:space="preserve">לאו משום תפוס לשון אחרון </w:t>
      </w:r>
      <w:r w:rsidR="00C241C5">
        <w:rPr>
          <w:rFonts w:hint="cs"/>
          <w:rtl/>
        </w:rPr>
        <w:t xml:space="preserve">- </w:t>
      </w:r>
      <w:r w:rsidRPr="00F40D4B">
        <w:rPr>
          <w:rFonts w:hint="cs"/>
          <w:rtl/>
        </w:rPr>
        <w:t>אלא</w:t>
      </w:r>
      <w:r w:rsidRPr="00F40D4B">
        <w:rPr>
          <w:rtl/>
        </w:rPr>
        <w:t xml:space="preserve"> </w:t>
      </w:r>
      <w:r w:rsidRPr="00F40D4B">
        <w:rPr>
          <w:rFonts w:hint="cs"/>
          <w:rtl/>
        </w:rPr>
        <w:t xml:space="preserve">משום </w:t>
      </w:r>
      <w:r w:rsidRPr="00C241C5">
        <w:rPr>
          <w:rFonts w:hint="cs"/>
          <w:b/>
          <w:bCs/>
          <w:rtl/>
        </w:rPr>
        <w:t>דתפס</w:t>
      </w:r>
      <w:r w:rsidRPr="00F40D4B">
        <w:rPr>
          <w:rFonts w:hint="cs"/>
          <w:rtl/>
        </w:rPr>
        <w:t xml:space="preserve"> וה''נ </w:t>
      </w:r>
      <w:r w:rsidR="00237964" w:rsidRPr="00F40D4B">
        <w:rPr>
          <w:rFonts w:hint="cs"/>
          <w:rtl/>
        </w:rPr>
        <w:t>כאן</w:t>
      </w:r>
    </w:p>
    <w:p w14:paraId="0CA5467C" w14:textId="77777777" w:rsidR="00C241C5" w:rsidRDefault="006F071F" w:rsidP="000737EC">
      <w:pPr>
        <w:pStyle w:val="36"/>
        <w:framePr w:wrap="notBeside"/>
        <w:rPr>
          <w:rtl/>
        </w:rPr>
      </w:pPr>
      <w:r w:rsidRPr="00F40D4B">
        <w:rPr>
          <w:rFonts w:hint="cs"/>
          <w:rtl/>
        </w:rPr>
        <w:t>ל</w:t>
      </w:r>
      <w:r w:rsidRPr="00F40D4B">
        <w:rPr>
          <w:rtl/>
        </w:rPr>
        <w:t>ר</w:t>
      </w:r>
      <w:r w:rsidRPr="00F40D4B">
        <w:rPr>
          <w:rFonts w:hint="cs"/>
          <w:rtl/>
        </w:rPr>
        <w:t>"נ</w:t>
      </w:r>
      <w:r w:rsidRPr="00F40D4B">
        <w:rPr>
          <w:rtl/>
        </w:rPr>
        <w:t>:</w:t>
      </w:r>
    </w:p>
    <w:p w14:paraId="1C928D32" w14:textId="1B7EA895" w:rsidR="006F071F" w:rsidRPr="00F40D4B" w:rsidRDefault="006F071F" w:rsidP="000737EC">
      <w:pPr>
        <w:rPr>
          <w:rtl/>
        </w:rPr>
      </w:pPr>
      <w:r w:rsidRPr="00F40D4B">
        <w:rPr>
          <w:rFonts w:hint="cs"/>
          <w:rtl/>
        </w:rPr>
        <w:t>ד</w:t>
      </w:r>
      <w:r w:rsidRPr="00F40D4B">
        <w:rPr>
          <w:rtl/>
        </w:rPr>
        <w:t>קרקע בחזקת בעליה קיימת.</w:t>
      </w:r>
      <w:r w:rsidRPr="00F40D4B">
        <w:rPr>
          <w:rFonts w:hint="cs"/>
          <w:rtl/>
        </w:rPr>
        <w:t xml:space="preserve"> לאו דס''ל ד</w:t>
      </w:r>
      <w:r w:rsidRPr="00F40D4B">
        <w:rPr>
          <w:rtl/>
        </w:rPr>
        <w:t>תפוס לשון אחרון</w:t>
      </w:r>
      <w:r w:rsidRPr="00F40D4B">
        <w:rPr>
          <w:rFonts w:hint="cs"/>
          <w:rtl/>
        </w:rPr>
        <w:t xml:space="preserve"> [וכרב] דאפי' בהפך דבריו דאזלי' בתר </w:t>
      </w:r>
      <w:r w:rsidRPr="00C241C5">
        <w:rPr>
          <w:rFonts w:hint="cs"/>
          <w:b/>
          <w:bCs/>
          <w:rtl/>
        </w:rPr>
        <w:t>חזקה של תחילת הספק</w:t>
      </w:r>
      <w:r w:rsidRPr="00F40D4B">
        <w:rPr>
          <w:rFonts w:hint="cs"/>
          <w:rtl/>
        </w:rPr>
        <w:t xml:space="preserve"> בתחילת החודש </w:t>
      </w:r>
      <w:r w:rsidR="00C241C5">
        <w:rPr>
          <w:rFonts w:hint="cs"/>
          <w:rtl/>
        </w:rPr>
        <w:t xml:space="preserve">ולכך </w:t>
      </w:r>
      <w:r w:rsidRPr="00F40D4B">
        <w:rPr>
          <w:rFonts w:hint="cs"/>
          <w:rtl/>
        </w:rPr>
        <w:t>בחזקת בעליה קיימת</w:t>
      </w:r>
      <w:r w:rsidR="00C241C5">
        <w:rPr>
          <w:rFonts w:hint="cs"/>
          <w:rtl/>
        </w:rPr>
        <w:t>.</w:t>
      </w:r>
    </w:p>
    <w:p w14:paraId="726E4E1F" w14:textId="77777777" w:rsidR="00A6533C" w:rsidRPr="00F40D4B" w:rsidRDefault="00A6533C" w:rsidP="000737EC">
      <w:pPr>
        <w:pStyle w:val="aff9"/>
        <w:rPr>
          <w:rtl/>
        </w:rPr>
      </w:pPr>
      <w:r w:rsidRPr="00F40D4B">
        <w:rPr>
          <w:rtl/>
        </w:rPr>
        <w:t>***</w:t>
      </w:r>
    </w:p>
    <w:p w14:paraId="59C05CDD" w14:textId="77777777" w:rsidR="00C241C5" w:rsidRDefault="006F071F" w:rsidP="000737EC">
      <w:pPr>
        <w:pStyle w:val="36"/>
        <w:framePr w:wrap="notBeside"/>
        <w:rPr>
          <w:rtl/>
        </w:rPr>
      </w:pPr>
      <w:r w:rsidRPr="00F40D4B">
        <w:rPr>
          <w:rtl/>
        </w:rPr>
        <w:t>בעו מרבי ינאי:</w:t>
      </w:r>
    </w:p>
    <w:p w14:paraId="0ABAB756" w14:textId="7D91E367" w:rsidR="00A6533C" w:rsidRPr="00963205" w:rsidRDefault="006F071F" w:rsidP="000737EC">
      <w:pPr>
        <w:pStyle w:val="affff9"/>
        <w:rPr>
          <w:spacing w:val="-4"/>
          <w:rtl/>
        </w:rPr>
      </w:pPr>
      <w:r w:rsidRPr="00963205">
        <w:rPr>
          <w:spacing w:val="-4"/>
          <w:rtl/>
        </w:rPr>
        <w:t>שוכר אמר נתתי, ומשכיר אמר לא נטלתי, על מי להביא ראיה?</w:t>
      </w:r>
    </w:p>
    <w:p w14:paraId="401D65A0" w14:textId="77777777" w:rsidR="00C241C5" w:rsidRDefault="00C241C5" w:rsidP="000737EC">
      <w:pPr>
        <w:pStyle w:val="36"/>
        <w:framePr w:wrap="notBeside"/>
        <w:rPr>
          <w:rtl/>
        </w:rPr>
      </w:pPr>
      <w:r>
        <w:rPr>
          <w:rFonts w:hint="cs"/>
          <w:rtl/>
        </w:rPr>
        <w:t>לא בעי</w:t>
      </w:r>
    </w:p>
    <w:p w14:paraId="01357D78" w14:textId="7F8408D5" w:rsidR="00A6533C" w:rsidRPr="00F40D4B" w:rsidRDefault="006F071F" w:rsidP="000737EC">
      <w:pPr>
        <w:rPr>
          <w:rtl/>
        </w:rPr>
      </w:pPr>
      <w:r w:rsidRPr="00F40D4B">
        <w:rPr>
          <w:rFonts w:hint="cs"/>
          <w:rtl/>
        </w:rPr>
        <w:t xml:space="preserve">בתוך או חוץ לזמנו </w:t>
      </w:r>
      <w:r w:rsidRPr="00C241C5">
        <w:rPr>
          <w:rStyle w:val="affffc"/>
          <w:rFonts w:hint="cs"/>
          <w:rtl/>
        </w:rPr>
        <w:t>דתנינא</w:t>
      </w:r>
      <w:r w:rsidRPr="00F40D4B">
        <w:rPr>
          <w:rFonts w:hint="cs"/>
          <w:rtl/>
        </w:rPr>
        <w:t xml:space="preserve"> דמת האב תוך ל' יום בחזקת שלא נפדה, לאחר ל' בחזקת שנפדה</w:t>
      </w:r>
    </w:p>
    <w:p w14:paraId="1309C068" w14:textId="77777777" w:rsidR="00C241C5" w:rsidRDefault="006F071F" w:rsidP="000737EC">
      <w:pPr>
        <w:pStyle w:val="36"/>
        <w:framePr w:wrap="notBeside"/>
        <w:rPr>
          <w:rtl/>
        </w:rPr>
      </w:pPr>
      <w:r w:rsidRPr="00F40D4B">
        <w:rPr>
          <w:rFonts w:hint="cs"/>
          <w:rtl/>
        </w:rPr>
        <w:t>אלא בעי</w:t>
      </w:r>
    </w:p>
    <w:p w14:paraId="780DF5AB" w14:textId="46A236BE" w:rsidR="006F071F" w:rsidRPr="00F40D4B" w:rsidRDefault="006F071F" w:rsidP="000737EC">
      <w:pPr>
        <w:rPr>
          <w:rtl/>
        </w:rPr>
      </w:pPr>
      <w:r w:rsidRPr="00C241C5">
        <w:rPr>
          <w:rFonts w:hint="cs"/>
          <w:b/>
          <w:bCs/>
          <w:rtl/>
        </w:rPr>
        <w:t>ביום דמשלם זמניה</w:t>
      </w:r>
      <w:r w:rsidRPr="00F40D4B">
        <w:rPr>
          <w:rFonts w:hint="cs"/>
          <w:rtl/>
        </w:rPr>
        <w:t xml:space="preserve"> אי עביד איניש דפרע באותו היום או לא</w:t>
      </w:r>
    </w:p>
    <w:p w14:paraId="389850E9" w14:textId="77777777" w:rsidR="00C241C5" w:rsidRDefault="006F071F" w:rsidP="000737EC">
      <w:pPr>
        <w:pStyle w:val="36"/>
        <w:framePr w:wrap="notBeside"/>
        <w:rPr>
          <w:rtl/>
        </w:rPr>
      </w:pPr>
      <w:r w:rsidRPr="00F40D4B">
        <w:rPr>
          <w:rtl/>
        </w:rPr>
        <w:lastRenderedPageBreak/>
        <w:t>- א</w:t>
      </w:r>
      <w:r w:rsidRPr="00F40D4B">
        <w:rPr>
          <w:rFonts w:hint="cs"/>
          <w:rtl/>
        </w:rPr>
        <w:t>"ל</w:t>
      </w:r>
      <w:r w:rsidRPr="00F40D4B">
        <w:rPr>
          <w:rtl/>
        </w:rPr>
        <w:t xml:space="preserve"> רי"ו:</w:t>
      </w:r>
    </w:p>
    <w:p w14:paraId="0C7064AA" w14:textId="4ED0E888" w:rsidR="006F071F" w:rsidRPr="00F40D4B" w:rsidRDefault="006F071F" w:rsidP="000737EC">
      <w:pPr>
        <w:rPr>
          <w:rtl/>
        </w:rPr>
      </w:pPr>
      <w:r w:rsidRPr="00C241C5">
        <w:rPr>
          <w:rStyle w:val="affffc"/>
          <w:rtl/>
        </w:rPr>
        <w:t>תניתוה</w:t>
      </w:r>
      <w:r w:rsidRPr="00F40D4B">
        <w:rPr>
          <w:rtl/>
        </w:rPr>
        <w:t xml:space="preserve"> שכיר בזמנו נשבע ונוטל.</w:t>
      </w:r>
      <w:r w:rsidRPr="00F40D4B">
        <w:rPr>
          <w:rFonts w:hint="cs"/>
          <w:rtl/>
        </w:rPr>
        <w:t xml:space="preserve"> </w:t>
      </w:r>
      <w:r w:rsidR="00C241C5">
        <w:rPr>
          <w:rFonts w:hint="cs"/>
          <w:rtl/>
        </w:rPr>
        <w:t xml:space="preserve"> שם </w:t>
      </w:r>
      <w:r w:rsidRPr="00F40D4B">
        <w:rPr>
          <w:rFonts w:hint="cs"/>
          <w:rtl/>
        </w:rPr>
        <w:t>רמו שבועה עליה</w:t>
      </w:r>
      <w:r w:rsidR="00C241C5">
        <w:rPr>
          <w:rFonts w:hint="cs"/>
          <w:rtl/>
        </w:rPr>
        <w:t>,</w:t>
      </w:r>
      <w:r w:rsidRPr="00F40D4B">
        <w:rPr>
          <w:rFonts w:hint="cs"/>
          <w:rtl/>
        </w:rPr>
        <w:t xml:space="preserve"> דבעה''ב טרוד בפועליו</w:t>
      </w:r>
      <w:r w:rsidR="00C241C5">
        <w:rPr>
          <w:rFonts w:hint="cs"/>
          <w:rtl/>
        </w:rPr>
        <w:t xml:space="preserve"> </w:t>
      </w:r>
      <w:r w:rsidR="00C241C5">
        <w:rPr>
          <w:rtl/>
        </w:rPr>
        <w:tab/>
      </w:r>
      <w:r w:rsidR="00C241C5">
        <w:rPr>
          <w:rtl/>
        </w:rPr>
        <w:tab/>
      </w:r>
      <w:r w:rsidRPr="00C241C5">
        <w:rPr>
          <w:rStyle w:val="affffc"/>
          <w:rtl/>
        </w:rPr>
        <w:t xml:space="preserve">אבל </w:t>
      </w:r>
      <w:r w:rsidR="00237964" w:rsidRPr="00C241C5">
        <w:rPr>
          <w:rStyle w:val="affffc"/>
          <w:rtl/>
        </w:rPr>
        <w:t>כאן</w:t>
      </w:r>
      <w:r w:rsidRPr="00C241C5">
        <w:rPr>
          <w:rStyle w:val="affffc"/>
          <w:rtl/>
        </w:rPr>
        <w:t xml:space="preserve"> -</w:t>
      </w:r>
      <w:r w:rsidRPr="00F40D4B">
        <w:rPr>
          <w:rtl/>
        </w:rPr>
        <w:t xml:space="preserve"> שוכר </w:t>
      </w:r>
      <w:r w:rsidR="00C241C5">
        <w:rPr>
          <w:rFonts w:hint="cs"/>
          <w:rtl/>
        </w:rPr>
        <w:t>נא</w:t>
      </w:r>
      <w:r w:rsidRPr="00F40D4B">
        <w:rPr>
          <w:rtl/>
        </w:rPr>
        <w:t>מן בשבועה.</w:t>
      </w:r>
    </w:p>
    <w:p w14:paraId="366CF124" w14:textId="77777777" w:rsidR="00A6533C" w:rsidRPr="00F40D4B" w:rsidRDefault="00A6533C" w:rsidP="000737EC">
      <w:pPr>
        <w:pStyle w:val="aff9"/>
        <w:rPr>
          <w:rtl/>
        </w:rPr>
      </w:pPr>
      <w:r w:rsidRPr="00F40D4B">
        <w:rPr>
          <w:rtl/>
        </w:rPr>
        <w:t>***</w:t>
      </w:r>
    </w:p>
    <w:p w14:paraId="11B5A1D9" w14:textId="77777777" w:rsidR="00A6533C" w:rsidRPr="00F40D4B" w:rsidRDefault="006F071F" w:rsidP="000737EC">
      <w:pPr>
        <w:pStyle w:val="affe"/>
        <w:framePr w:wrap="around"/>
        <w:rPr>
          <w:rtl/>
        </w:rPr>
      </w:pPr>
      <w:r w:rsidRPr="00F40D4B">
        <w:rPr>
          <w:rtl/>
        </w:rPr>
        <w:t>קג.</w:t>
      </w:r>
    </w:p>
    <w:p w14:paraId="7D5A3B3D" w14:textId="77777777" w:rsidR="00C241C5" w:rsidRDefault="006F071F" w:rsidP="000737EC">
      <w:pPr>
        <w:pStyle w:val="36"/>
        <w:framePr w:wrap="notBeside"/>
        <w:rPr>
          <w:rtl/>
        </w:rPr>
      </w:pPr>
      <w:r w:rsidRPr="00F40D4B">
        <w:rPr>
          <w:rtl/>
        </w:rPr>
        <w:t xml:space="preserve">רבא </w:t>
      </w:r>
      <w:r w:rsidRPr="00F40D4B">
        <w:rPr>
          <w:rFonts w:hint="cs"/>
          <w:rtl/>
        </w:rPr>
        <w:t>מר"נ</w:t>
      </w:r>
      <w:r w:rsidRPr="00F40D4B">
        <w:rPr>
          <w:rtl/>
        </w:rPr>
        <w:t>:</w:t>
      </w:r>
    </w:p>
    <w:p w14:paraId="34D79F3F" w14:textId="28A09B84" w:rsidR="00A6533C" w:rsidRPr="00F40D4B" w:rsidRDefault="006F071F" w:rsidP="000737EC">
      <w:pPr>
        <w:rPr>
          <w:rtl/>
        </w:rPr>
      </w:pPr>
      <w:r w:rsidRPr="00F40D4B">
        <w:rPr>
          <w:rFonts w:hint="cs"/>
          <w:rtl/>
        </w:rPr>
        <w:t xml:space="preserve">אותו שהשכיר בית לחברו לי' שנים וכתב שטר </w:t>
      </w:r>
      <w:r w:rsidRPr="00C241C5">
        <w:rPr>
          <w:rStyle w:val="affffc"/>
          <w:rFonts w:hint="cs"/>
          <w:rtl/>
        </w:rPr>
        <w:t>וא'ל</w:t>
      </w:r>
      <w:r w:rsidRPr="00F40D4B">
        <w:rPr>
          <w:rFonts w:hint="cs"/>
          <w:rtl/>
        </w:rPr>
        <w:t xml:space="preserve"> </w:t>
      </w:r>
      <w:r w:rsidR="00C241C5">
        <w:rPr>
          <w:rFonts w:hint="cs"/>
          <w:rtl/>
        </w:rPr>
        <w:t>ש</w:t>
      </w:r>
      <w:r w:rsidRPr="00F40D4B">
        <w:rPr>
          <w:rFonts w:hint="cs"/>
          <w:rtl/>
        </w:rPr>
        <w:t xml:space="preserve">הוא כבר דר חמש שנים </w:t>
      </w:r>
      <w:r w:rsidR="00C241C5">
        <w:rPr>
          <w:rFonts w:hint="cs"/>
          <w:rtl/>
        </w:rPr>
        <w:t xml:space="preserve">- </w:t>
      </w:r>
      <w:r w:rsidRPr="00F40D4B">
        <w:rPr>
          <w:rFonts w:hint="cs"/>
          <w:rtl/>
        </w:rPr>
        <w:t>דנאמן המשכיר</w:t>
      </w:r>
      <w:r w:rsidR="00C241C5">
        <w:rPr>
          <w:rFonts w:hint="cs"/>
          <w:rtl/>
        </w:rPr>
        <w:t>,</w:t>
      </w:r>
    </w:p>
    <w:p w14:paraId="6A4D9406" w14:textId="607B25A5" w:rsidR="00C241C5" w:rsidRDefault="006F071F" w:rsidP="000737EC">
      <w:pPr>
        <w:pStyle w:val="36"/>
        <w:framePr w:wrap="notBeside"/>
        <w:rPr>
          <w:rtl/>
        </w:rPr>
      </w:pPr>
      <w:r w:rsidRPr="00F40D4B">
        <w:rPr>
          <w:rFonts w:hint="cs"/>
          <w:rtl/>
        </w:rPr>
        <w:t>ר'א</w:t>
      </w:r>
      <w:r w:rsidR="00C241C5">
        <w:rPr>
          <w:rFonts w:hint="cs"/>
          <w:rtl/>
        </w:rPr>
        <w:t xml:space="preserve"> מד' </w:t>
      </w:r>
      <w:r w:rsidRPr="00F40D4B">
        <w:rPr>
          <w:rtl/>
        </w:rPr>
        <w:t>לרבינא:</w:t>
      </w:r>
    </w:p>
    <w:p w14:paraId="0FD263AA" w14:textId="7C7AE82E" w:rsidR="00A6533C" w:rsidRPr="00F40D4B" w:rsidRDefault="006F071F" w:rsidP="000737EC">
      <w:pPr>
        <w:rPr>
          <w:rtl/>
        </w:rPr>
      </w:pPr>
      <w:r w:rsidRPr="00C241C5">
        <w:rPr>
          <w:rStyle w:val="affffc"/>
          <w:rtl/>
        </w:rPr>
        <w:t>אלא מעתה</w:t>
      </w:r>
      <w:r w:rsidRPr="00F40D4B">
        <w:rPr>
          <w:rtl/>
        </w:rPr>
        <w:t xml:space="preserve"> </w:t>
      </w:r>
      <w:r w:rsidRPr="00F40D4B">
        <w:rPr>
          <w:rFonts w:hint="cs"/>
          <w:rtl/>
        </w:rPr>
        <w:t xml:space="preserve">הלווהו </w:t>
      </w:r>
      <w:r w:rsidRPr="00F40D4B">
        <w:rPr>
          <w:rtl/>
        </w:rPr>
        <w:t xml:space="preserve">מאה זוז בשטר, </w:t>
      </w:r>
      <w:r w:rsidRPr="00C241C5">
        <w:rPr>
          <w:rStyle w:val="affffc"/>
          <w:rtl/>
        </w:rPr>
        <w:t>וא</w:t>
      </w:r>
      <w:r w:rsidRPr="00C241C5">
        <w:rPr>
          <w:rStyle w:val="affffc"/>
          <w:rFonts w:hint="cs"/>
          <w:rtl/>
        </w:rPr>
        <w:t>"ל</w:t>
      </w:r>
      <w:r w:rsidRPr="00F40D4B">
        <w:rPr>
          <w:rtl/>
        </w:rPr>
        <w:t xml:space="preserve"> פרעתיך</w:t>
      </w:r>
      <w:r w:rsidR="00C241C5">
        <w:rPr>
          <w:rFonts w:hint="cs"/>
          <w:rtl/>
        </w:rPr>
        <w:t xml:space="preserve"> חצי</w:t>
      </w:r>
      <w:r w:rsidRPr="00F40D4B">
        <w:rPr>
          <w:rtl/>
        </w:rPr>
        <w:t xml:space="preserve"> ה</w:t>
      </w:r>
      <w:r w:rsidRPr="00F40D4B">
        <w:rPr>
          <w:rFonts w:hint="cs"/>
          <w:rtl/>
        </w:rPr>
        <w:t xml:space="preserve">"נ </w:t>
      </w:r>
      <w:r w:rsidR="00C241C5">
        <w:rPr>
          <w:rFonts w:hint="cs"/>
          <w:rtl/>
        </w:rPr>
        <w:t>נא</w:t>
      </w:r>
      <w:r w:rsidRPr="00F40D4B">
        <w:rPr>
          <w:rtl/>
        </w:rPr>
        <w:t>מן?</w:t>
      </w:r>
    </w:p>
    <w:p w14:paraId="6B0D91C0" w14:textId="77777777" w:rsidR="00C241C5" w:rsidRDefault="006F071F" w:rsidP="000737EC">
      <w:pPr>
        <w:pStyle w:val="36"/>
        <w:framePr w:wrap="notBeside"/>
        <w:rPr>
          <w:rtl/>
        </w:rPr>
      </w:pPr>
      <w:r w:rsidRPr="00F40D4B">
        <w:rPr>
          <w:rFonts w:hint="cs"/>
          <w:rtl/>
        </w:rPr>
        <w:t>א''ל</w:t>
      </w:r>
      <w:r w:rsidRPr="00F40D4B">
        <w:rPr>
          <w:rtl/>
        </w:rPr>
        <w:t>:</w:t>
      </w:r>
    </w:p>
    <w:p w14:paraId="5DCAD26E" w14:textId="1876E71B" w:rsidR="00A6533C" w:rsidRPr="00F40D4B" w:rsidRDefault="00237964" w:rsidP="000737EC">
      <w:pPr>
        <w:rPr>
          <w:rtl/>
        </w:rPr>
      </w:pPr>
      <w:r w:rsidRPr="00C241C5">
        <w:rPr>
          <w:rStyle w:val="affffc"/>
          <w:rtl/>
        </w:rPr>
        <w:t>שם</w:t>
      </w:r>
      <w:r w:rsidR="006F071F" w:rsidRPr="00C241C5">
        <w:rPr>
          <w:rStyle w:val="affffc"/>
          <w:rtl/>
        </w:rPr>
        <w:t xml:space="preserve"> </w:t>
      </w:r>
      <w:r w:rsidR="006F071F" w:rsidRPr="00C241C5">
        <w:rPr>
          <w:b/>
          <w:bCs/>
          <w:rtl/>
        </w:rPr>
        <w:t xml:space="preserve">שטר </w:t>
      </w:r>
      <w:r w:rsidR="00C241C5">
        <w:rPr>
          <w:rFonts w:hint="cs"/>
          <w:b/>
          <w:bCs/>
          <w:rtl/>
        </w:rPr>
        <w:t xml:space="preserve">עומד לגבייה, </w:t>
      </w:r>
      <w:r w:rsidR="006F071F" w:rsidRPr="00F40D4B">
        <w:rPr>
          <w:rtl/>
        </w:rPr>
        <w:t xml:space="preserve">אם </w:t>
      </w:r>
      <w:r w:rsidR="006F071F" w:rsidRPr="00F40D4B">
        <w:rPr>
          <w:rFonts w:hint="cs"/>
          <w:rtl/>
        </w:rPr>
        <w:t>פרעו היה לו לכתוב עליו או לכתוב שובר</w:t>
      </w:r>
    </w:p>
    <w:p w14:paraId="45C788D3" w14:textId="30131003" w:rsidR="006F071F" w:rsidRPr="00F40D4B" w:rsidRDefault="00237964" w:rsidP="000737EC">
      <w:pPr>
        <w:rPr>
          <w:rtl/>
        </w:rPr>
      </w:pPr>
      <w:r w:rsidRPr="00C241C5">
        <w:rPr>
          <w:rStyle w:val="affffc"/>
          <w:rtl/>
        </w:rPr>
        <w:t>כאן</w:t>
      </w:r>
      <w:r w:rsidR="006F071F" w:rsidRPr="00F40D4B">
        <w:rPr>
          <w:rFonts w:hint="cs"/>
          <w:rtl/>
        </w:rPr>
        <w:t xml:space="preserve"> </w:t>
      </w:r>
      <w:r w:rsidR="006F071F" w:rsidRPr="00C241C5">
        <w:rPr>
          <w:rFonts w:hint="cs"/>
          <w:b/>
          <w:bCs/>
          <w:rtl/>
        </w:rPr>
        <w:t>שטר כדי שלא יחזיק כלוקח</w:t>
      </w:r>
      <w:r w:rsidR="006F071F" w:rsidRPr="00F40D4B">
        <w:rPr>
          <w:rFonts w:hint="cs"/>
          <w:rtl/>
        </w:rPr>
        <w:t xml:space="preserve"> אלא רק שכירות לי' שנים.</w:t>
      </w:r>
    </w:p>
    <w:p w14:paraId="12D8D195" w14:textId="51015823" w:rsidR="006F071F" w:rsidRPr="00F40D4B" w:rsidRDefault="00A6533C" w:rsidP="000737EC">
      <w:pPr>
        <w:pStyle w:val="aff9"/>
        <w:rPr>
          <w:rtl/>
        </w:rPr>
      </w:pPr>
      <w:r w:rsidRPr="00F40D4B">
        <w:rPr>
          <w:rtl/>
        </w:rPr>
        <w:t>***</w:t>
      </w:r>
    </w:p>
    <w:p w14:paraId="2E7FCD82" w14:textId="77777777" w:rsidR="00C241C5" w:rsidRDefault="006F071F" w:rsidP="000737EC">
      <w:pPr>
        <w:pStyle w:val="36"/>
        <w:framePr w:wrap="notBeside"/>
        <w:rPr>
          <w:rtl/>
        </w:rPr>
      </w:pPr>
      <w:r w:rsidRPr="00F40D4B">
        <w:rPr>
          <w:rtl/>
        </w:rPr>
        <w:t>ר"נ:</w:t>
      </w:r>
    </w:p>
    <w:p w14:paraId="5CC171D0" w14:textId="00CD0D2B" w:rsidR="00C241C5" w:rsidRDefault="006F071F" w:rsidP="000737EC">
      <w:pPr>
        <w:jc w:val="center"/>
        <w:rPr>
          <w:rtl/>
        </w:rPr>
      </w:pPr>
      <w:r w:rsidRPr="00F40D4B">
        <w:rPr>
          <w:rtl/>
        </w:rPr>
        <w:t>שואל אדם בטובו לעולם.</w:t>
      </w:r>
    </w:p>
    <w:p w14:paraId="7B1F858F" w14:textId="7E168F8A" w:rsidR="006F071F" w:rsidRPr="00F40D4B" w:rsidRDefault="006F071F" w:rsidP="000737EC">
      <w:pPr>
        <w:spacing w:after="60"/>
        <w:rPr>
          <w:rtl/>
        </w:rPr>
      </w:pPr>
      <w:r w:rsidRPr="00C241C5">
        <w:rPr>
          <w:rStyle w:val="affffc"/>
          <w:rFonts w:hint="cs"/>
          <w:rtl/>
        </w:rPr>
        <w:t>רבד''ב שמואל</w:t>
      </w:r>
      <w:r w:rsidRPr="00C241C5">
        <w:rPr>
          <w:rStyle w:val="affffc"/>
          <w:rtl/>
        </w:rPr>
        <w:t>:</w:t>
      </w:r>
      <w:r w:rsidRPr="00F40D4B">
        <w:rPr>
          <w:rtl/>
        </w:rPr>
        <w:t xml:space="preserve"> והוא דקני מיניה.</w:t>
      </w:r>
      <w:r w:rsidR="00C241C5">
        <w:rPr>
          <w:rFonts w:hint="cs"/>
          <w:rtl/>
        </w:rPr>
        <w:t xml:space="preserve"> </w:t>
      </w:r>
      <w:r w:rsidRPr="00C241C5">
        <w:rPr>
          <w:rStyle w:val="affffc"/>
          <w:rFonts w:hint="cs"/>
          <w:rtl/>
        </w:rPr>
        <w:t>ר"מ</w:t>
      </w:r>
      <w:r w:rsidRPr="00C241C5">
        <w:rPr>
          <w:rStyle w:val="affffc"/>
          <w:rtl/>
        </w:rPr>
        <w:t>:</w:t>
      </w:r>
      <w:r w:rsidR="00C241C5">
        <w:rPr>
          <w:rStyle w:val="affffc"/>
          <w:rFonts w:hint="cs"/>
          <w:rtl/>
        </w:rPr>
        <w:t xml:space="preserve"> </w:t>
      </w:r>
      <w:r w:rsidRPr="00F40D4B">
        <w:rPr>
          <w:rtl/>
        </w:rPr>
        <w:t>ומהדר ליה קתיה.</w:t>
      </w:r>
    </w:p>
    <w:p w14:paraId="55114A6F" w14:textId="77777777" w:rsidR="00C241C5" w:rsidRDefault="006F071F" w:rsidP="000737EC">
      <w:pPr>
        <w:pStyle w:val="36"/>
        <w:framePr w:wrap="notBeside"/>
        <w:rPr>
          <w:rtl/>
        </w:rPr>
      </w:pPr>
      <w:r w:rsidRPr="00F40D4B">
        <w:rPr>
          <w:rtl/>
        </w:rPr>
        <w:t>רבא:</w:t>
      </w:r>
    </w:p>
    <w:p w14:paraId="2409CB91" w14:textId="133BB66B" w:rsidR="00A6533C" w:rsidRPr="00F40D4B" w:rsidRDefault="00C241C5" w:rsidP="000737EC">
      <w:pPr>
        <w:rPr>
          <w:rtl/>
        </w:rPr>
      </w:pPr>
      <w:r>
        <w:rPr>
          <w:rFonts w:hint="cs"/>
          <w:rtl/>
        </w:rPr>
        <w:t xml:space="preserve">האומר </w:t>
      </w:r>
      <w:r w:rsidR="006F071F" w:rsidRPr="00F40D4B">
        <w:rPr>
          <w:rFonts w:hint="cs"/>
          <w:rtl/>
        </w:rPr>
        <w:t xml:space="preserve">שישאיל המעדר לחרוש </w:t>
      </w:r>
      <w:r w:rsidR="006F071F" w:rsidRPr="00C241C5">
        <w:rPr>
          <w:rFonts w:hint="cs"/>
          <w:b/>
          <w:bCs/>
          <w:rtl/>
        </w:rPr>
        <w:t>בזה הפרדס</w:t>
      </w:r>
      <w:r w:rsidR="006F071F" w:rsidRPr="00F40D4B">
        <w:rPr>
          <w:rFonts w:hint="cs"/>
          <w:rtl/>
        </w:rPr>
        <w:t xml:space="preserve"> </w:t>
      </w:r>
      <w:r>
        <w:rPr>
          <w:rFonts w:hint="cs"/>
          <w:rtl/>
        </w:rPr>
        <w:t xml:space="preserve">- </w:t>
      </w:r>
      <w:r w:rsidR="006F071F" w:rsidRPr="00F40D4B">
        <w:rPr>
          <w:rFonts w:hint="cs"/>
          <w:rtl/>
        </w:rPr>
        <w:t>חורש בזה הפרדס</w:t>
      </w:r>
    </w:p>
    <w:p w14:paraId="3D6EDD36" w14:textId="04CAF7A2" w:rsidR="006F071F" w:rsidRPr="00F40D4B" w:rsidRDefault="00C241C5" w:rsidP="000737EC">
      <w:pPr>
        <w:rPr>
          <w:rtl/>
        </w:rPr>
      </w:pPr>
      <w:r>
        <w:rPr>
          <w:rFonts w:hint="cs"/>
          <w:b/>
          <w:bCs/>
          <w:rtl/>
        </w:rPr>
        <w:t>פרדסים</w:t>
      </w:r>
      <w:r>
        <w:rPr>
          <w:rFonts w:hint="cs"/>
          <w:rtl/>
        </w:rPr>
        <w:t>-</w:t>
      </w:r>
      <w:r w:rsidR="006F071F" w:rsidRPr="00F40D4B">
        <w:rPr>
          <w:rFonts w:hint="cs"/>
          <w:rtl/>
        </w:rPr>
        <w:t xml:space="preserve">חורש </w:t>
      </w:r>
      <w:r w:rsidR="006F071F" w:rsidRPr="00F40D4B">
        <w:rPr>
          <w:rtl/>
        </w:rPr>
        <w:t>כל פרדס</w:t>
      </w:r>
      <w:r w:rsidR="006F071F" w:rsidRPr="00F40D4B">
        <w:rPr>
          <w:rFonts w:hint="cs"/>
          <w:rtl/>
        </w:rPr>
        <w:t xml:space="preserve"> שרוצה</w:t>
      </w:r>
      <w:r w:rsidR="006F071F" w:rsidRPr="00F40D4B">
        <w:rPr>
          <w:rtl/>
        </w:rPr>
        <w:t xml:space="preserve">, </w:t>
      </w:r>
      <w:r w:rsidRPr="00C241C5">
        <w:rPr>
          <w:rFonts w:hint="cs"/>
          <w:b/>
          <w:bCs/>
          <w:rtl/>
        </w:rPr>
        <w:t>פרדסי</w:t>
      </w:r>
      <w:r>
        <w:rPr>
          <w:rFonts w:hint="cs"/>
          <w:rtl/>
        </w:rPr>
        <w:t xml:space="preserve"> </w:t>
      </w:r>
      <w:r w:rsidR="006F071F" w:rsidRPr="00F40D4B">
        <w:rPr>
          <w:rFonts w:hint="cs"/>
          <w:rtl/>
        </w:rPr>
        <w:t xml:space="preserve">חורש </w:t>
      </w:r>
      <w:r w:rsidR="006F071F" w:rsidRPr="00F40D4B">
        <w:rPr>
          <w:rtl/>
        </w:rPr>
        <w:t xml:space="preserve">כל פרדס </w:t>
      </w:r>
      <w:r w:rsidR="006F071F" w:rsidRPr="00F40D4B">
        <w:rPr>
          <w:rFonts w:hint="cs"/>
          <w:rtl/>
        </w:rPr>
        <w:t>שיש לו</w:t>
      </w:r>
      <w:r w:rsidR="006F071F" w:rsidRPr="00F40D4B">
        <w:rPr>
          <w:rtl/>
        </w:rPr>
        <w:t>, ו</w:t>
      </w:r>
      <w:r w:rsidR="006F071F" w:rsidRPr="00F40D4B">
        <w:rPr>
          <w:rFonts w:hint="cs"/>
          <w:rtl/>
        </w:rPr>
        <w:t>מחזיר לו</w:t>
      </w:r>
      <w:r w:rsidR="006F071F" w:rsidRPr="00F40D4B">
        <w:rPr>
          <w:rtl/>
        </w:rPr>
        <w:t xml:space="preserve"> קתיה.</w:t>
      </w:r>
    </w:p>
    <w:p w14:paraId="206A7DB8" w14:textId="77777777" w:rsidR="00C241C5" w:rsidRDefault="006F071F" w:rsidP="000737EC">
      <w:pPr>
        <w:pStyle w:val="36"/>
        <w:framePr w:wrap="notBeside"/>
        <w:rPr>
          <w:rtl/>
        </w:rPr>
      </w:pPr>
      <w:r w:rsidRPr="00F40D4B">
        <w:rPr>
          <w:rFonts w:hint="cs"/>
          <w:rtl/>
        </w:rPr>
        <w:t>ר"פ</w:t>
      </w:r>
      <w:r w:rsidRPr="00F40D4B">
        <w:rPr>
          <w:rtl/>
        </w:rPr>
        <w:t>:</w:t>
      </w:r>
    </w:p>
    <w:p w14:paraId="366EFEB1" w14:textId="0BEDE0A2" w:rsidR="00A6533C" w:rsidRPr="00F40D4B" w:rsidRDefault="006F071F" w:rsidP="000737EC">
      <w:pPr>
        <w:rPr>
          <w:rtl/>
        </w:rPr>
      </w:pPr>
      <w:r w:rsidRPr="00F40D4B">
        <w:rPr>
          <w:rFonts w:hint="cs"/>
          <w:rtl/>
        </w:rPr>
        <w:t xml:space="preserve">השאילני מקום לחפור </w:t>
      </w:r>
      <w:r w:rsidRPr="00C241C5">
        <w:rPr>
          <w:rFonts w:hint="cs"/>
          <w:b/>
          <w:bCs/>
          <w:rtl/>
        </w:rPr>
        <w:t>באר מים זה</w:t>
      </w:r>
      <w:r w:rsidRPr="00F40D4B">
        <w:rPr>
          <w:rFonts w:hint="cs"/>
          <w:rtl/>
        </w:rPr>
        <w:t xml:space="preserve"> להשקות ונפל, לא בני לה.</w:t>
      </w:r>
    </w:p>
    <w:p w14:paraId="040276B6" w14:textId="7DB8D276" w:rsidR="006F071F" w:rsidRPr="00F40D4B" w:rsidRDefault="006F071F" w:rsidP="000737EC">
      <w:pPr>
        <w:rPr>
          <w:rtl/>
        </w:rPr>
      </w:pPr>
      <w:r w:rsidRPr="00C241C5">
        <w:rPr>
          <w:rFonts w:hint="cs"/>
          <w:b/>
          <w:bCs/>
          <w:rtl/>
        </w:rPr>
        <w:t>באר מים סתם</w:t>
      </w:r>
      <w:r w:rsidRPr="00F40D4B">
        <w:rPr>
          <w:rFonts w:hint="cs"/>
          <w:rtl/>
        </w:rPr>
        <w:t xml:space="preserve"> ונפלה בני לה</w:t>
      </w:r>
      <w:r w:rsidRPr="00F40D4B">
        <w:rPr>
          <w:rtl/>
        </w:rPr>
        <w:t>.</w:t>
      </w:r>
    </w:p>
    <w:p w14:paraId="0A1B9D8D" w14:textId="27C3755A" w:rsidR="00A6533C" w:rsidRPr="00F40D4B" w:rsidRDefault="006F071F" w:rsidP="000737EC">
      <w:pPr>
        <w:rPr>
          <w:rtl/>
        </w:rPr>
      </w:pPr>
      <w:r w:rsidRPr="00C241C5">
        <w:rPr>
          <w:b/>
          <w:bCs/>
          <w:rtl/>
        </w:rPr>
        <w:t>בי גרגותא</w:t>
      </w:r>
      <w:r w:rsidRPr="00F40D4B">
        <w:rPr>
          <w:rtl/>
        </w:rPr>
        <w:t xml:space="preserve"> </w:t>
      </w:r>
      <w:r w:rsidRPr="00C241C5">
        <w:rPr>
          <w:rStyle w:val="afffff2"/>
          <w:rFonts w:hint="cs"/>
          <w:rtl/>
        </w:rPr>
        <w:t>מקום לחפור בור</w:t>
      </w:r>
      <w:r w:rsidRPr="00F40D4B">
        <w:rPr>
          <w:rtl/>
        </w:rPr>
        <w:t>- כ</w:t>
      </w:r>
      <w:r w:rsidR="00C241C5">
        <w:rPr>
          <w:rFonts w:hint="cs"/>
          <w:rtl/>
        </w:rPr>
        <w:t xml:space="preserve">ורה </w:t>
      </w:r>
      <w:r w:rsidRPr="00F40D4B">
        <w:rPr>
          <w:rtl/>
        </w:rPr>
        <w:t xml:space="preserve">כמה </w:t>
      </w:r>
      <w:r w:rsidRPr="00F40D4B">
        <w:rPr>
          <w:rFonts w:hint="cs"/>
          <w:rtl/>
        </w:rPr>
        <w:t>שצריך עד שימצא מקום הראוי</w:t>
      </w:r>
    </w:p>
    <w:p w14:paraId="688375B3" w14:textId="7AE21779" w:rsidR="006F071F" w:rsidRPr="00F40D4B" w:rsidRDefault="006F071F" w:rsidP="000737EC">
      <w:pPr>
        <w:rPr>
          <w:rtl/>
        </w:rPr>
      </w:pPr>
      <w:r w:rsidRPr="00F40D4B">
        <w:rPr>
          <w:rtl/>
        </w:rPr>
        <w:t>וצריך למיקני מיניה.</w:t>
      </w:r>
      <w:r w:rsidR="00C241C5">
        <w:rPr>
          <w:rFonts w:hint="cs"/>
          <w:rtl/>
        </w:rPr>
        <w:t xml:space="preserve"> </w:t>
      </w:r>
      <w:r w:rsidRPr="00C241C5">
        <w:rPr>
          <w:rStyle w:val="afffff2"/>
          <w:rFonts w:hint="cs"/>
          <w:rtl/>
        </w:rPr>
        <w:t>[דאל''ה דיבור בעלמא הוא]</w:t>
      </w:r>
    </w:p>
    <w:p w14:paraId="51361CF2" w14:textId="77777777" w:rsidR="00A6533C" w:rsidRPr="00F40D4B" w:rsidRDefault="00A6533C" w:rsidP="000737EC">
      <w:pPr>
        <w:pStyle w:val="aff9"/>
        <w:rPr>
          <w:rtl/>
        </w:rPr>
      </w:pPr>
      <w:r w:rsidRPr="00F40D4B">
        <w:rPr>
          <w:rtl/>
        </w:rPr>
        <w:t>***</w:t>
      </w:r>
    </w:p>
    <w:p w14:paraId="468BCEBB" w14:textId="71F4A3A0" w:rsidR="006F071F" w:rsidRPr="00F40D4B" w:rsidRDefault="006F071F" w:rsidP="000737EC">
      <w:pPr>
        <w:pStyle w:val="afffff"/>
        <w:framePr w:wrap="around"/>
        <w:rPr>
          <w:rtl/>
        </w:rPr>
      </w:pPr>
      <w:del w:id="20306" w:author="קלוד" w:date="2026-10-06T10:08:05Z">
        <w:r>
          <w:rPr>
            <w:rtl/>
          </w:rPr>
          <w:delText xml:space="preserve">משנה.</w:delText>
        </w:r>
      </w:del>
      <w:ins w:id="20307" w:author="קלוד" w:date="2026-10-06T10:08:05Z">
        <w:r>
          <w:rPr>
            <w:rtl/>
          </w:rPr>
          <w:t xml:space="preserve">משנה ט</w:t>
        </w:r>
      </w:ins>
    </w:p>
    <w:p w14:paraId="7C86B29F" w14:textId="77777777" w:rsidR="006F071F" w:rsidRPr="00F40D4B" w:rsidRDefault="006F071F" w:rsidP="000737EC">
      <w:pPr>
        <w:pStyle w:val="afff3"/>
        <w:rPr>
          <w:rtl/>
        </w:rPr>
      </w:pPr>
      <w:ins w:id="9988" w:author="מספור קטעי משנה" w:date="2026-10-06T06:45:11Z">
        <w:r>
          <w:rPr>
            <w:rStyle w:val="MisparKeta"/>
          </w:rPr>
          <w:t xml:space="preserve">ג. </w:t>
        </w:r>
      </w:ins>
      <w:r w:rsidRPr="00F40D4B">
        <w:rPr>
          <w:rtl/>
        </w:rPr>
        <w:t>המשכיר בית לחבירו ונפל - חייב להעמיד לו בית.</w:t>
      </w:r>
    </w:p>
    <w:p w14:paraId="55EAA3A4" w14:textId="77777777" w:rsidR="00C241C5" w:rsidRDefault="006F071F" w:rsidP="000737EC">
      <w:pPr>
        <w:pStyle w:val="afff3"/>
        <w:rPr>
          <w:rtl/>
        </w:rPr>
      </w:pPr>
      <w:r w:rsidRPr="00F40D4B">
        <w:rPr>
          <w:rtl/>
        </w:rPr>
        <w:t xml:space="preserve">היה קטן - לא יעשנו גדול, גדול לא יעשנו קטן, </w:t>
      </w:r>
    </w:p>
    <w:p w14:paraId="567F8408" w14:textId="085592BA" w:rsidR="006F071F" w:rsidRPr="00F40D4B" w:rsidRDefault="006F071F" w:rsidP="000737EC">
      <w:pPr>
        <w:pStyle w:val="afff3"/>
        <w:rPr>
          <w:rtl/>
        </w:rPr>
      </w:pPr>
      <w:r w:rsidRPr="00F40D4B">
        <w:rPr>
          <w:rtl/>
        </w:rPr>
        <w:t>אחד לא יעשנו שנים, שנים לא יעשנו אחד.</w:t>
      </w:r>
    </w:p>
    <w:p w14:paraId="74F913ED" w14:textId="77777777" w:rsidR="006F071F" w:rsidRPr="00F40D4B" w:rsidRDefault="006F071F" w:rsidP="000737EC">
      <w:pPr>
        <w:pStyle w:val="afff3"/>
        <w:spacing w:after="60" w:line="220" w:lineRule="exact"/>
        <w:rPr>
          <w:rtl/>
        </w:rPr>
      </w:pPr>
      <w:r w:rsidRPr="00F40D4B">
        <w:rPr>
          <w:rtl/>
        </w:rPr>
        <w:lastRenderedPageBreak/>
        <w:t>לא יפחות מן החלונות ולא יוסיף עליהם, אלא מדעת שניהם.</w:t>
      </w:r>
    </w:p>
    <w:p w14:paraId="6BFE2C8A" w14:textId="192E9249" w:rsidR="00C241C5" w:rsidRDefault="00C241C5" w:rsidP="000737EC">
      <w:pPr>
        <w:pStyle w:val="36"/>
        <w:framePr w:wrap="notBeside"/>
        <w:rPr>
          <w:rtl/>
        </w:rPr>
      </w:pPr>
      <w:r>
        <w:rPr>
          <w:rFonts w:hint="cs"/>
          <w:rtl/>
        </w:rPr>
        <w:t>מ</w:t>
      </w:r>
      <w:r w:rsidR="006F071F" w:rsidRPr="00F40D4B">
        <w:rPr>
          <w:rFonts w:hint="cs"/>
          <w:rtl/>
        </w:rPr>
        <w:t>ר''ל:</w:t>
      </w:r>
    </w:p>
    <w:p w14:paraId="15EE211D" w14:textId="77777777" w:rsidR="00C241C5" w:rsidRDefault="006F071F" w:rsidP="007203A4">
      <w:pPr>
        <w:rPr>
          <w:rtl/>
        </w:rPr>
      </w:pPr>
      <w:r w:rsidRPr="00C241C5">
        <w:rPr>
          <w:rStyle w:val="affffc"/>
          <w:rFonts w:hint="cs"/>
          <w:rtl/>
        </w:rPr>
        <w:t>מיירי דאמר</w:t>
      </w:r>
      <w:r w:rsidRPr="00F40D4B">
        <w:rPr>
          <w:rFonts w:hint="cs"/>
          <w:rtl/>
        </w:rPr>
        <w:t xml:space="preserve"> בית שאני משכיר לך מדת ארכו כך וכך, </w:t>
      </w:r>
    </w:p>
    <w:p w14:paraId="4289043B" w14:textId="77777777" w:rsidR="00C241C5" w:rsidRDefault="006F071F" w:rsidP="000737EC">
      <w:pPr>
        <w:pStyle w:val="36"/>
        <w:framePr w:wrap="notBeside"/>
        <w:rPr>
          <w:rtl/>
        </w:rPr>
      </w:pPr>
      <w:r w:rsidRPr="00F40D4B">
        <w:rPr>
          <w:rFonts w:hint="cs"/>
          <w:rtl/>
        </w:rPr>
        <w:t>ויקשה</w:t>
      </w:r>
    </w:p>
    <w:p w14:paraId="12CE0A00" w14:textId="054C376C" w:rsidR="006F071F" w:rsidRPr="00F40D4B" w:rsidRDefault="006F071F" w:rsidP="000737EC">
      <w:pPr>
        <w:rPr>
          <w:rtl/>
        </w:rPr>
      </w:pPr>
      <w:r w:rsidRPr="00F40D4B">
        <w:rPr>
          <w:rFonts w:hint="cs"/>
          <w:rtl/>
        </w:rPr>
        <w:t>דמאי למימרא.</w:t>
      </w:r>
    </w:p>
    <w:p w14:paraId="18283045" w14:textId="35B3B0F6" w:rsidR="00C241C5" w:rsidRDefault="006F071F" w:rsidP="000737EC">
      <w:pPr>
        <w:pStyle w:val="36"/>
        <w:framePr w:wrap="notBeside"/>
        <w:rPr>
          <w:rtl/>
        </w:rPr>
      </w:pPr>
      <w:r w:rsidRPr="00F40D4B">
        <w:rPr>
          <w:rFonts w:hint="cs"/>
          <w:rtl/>
        </w:rPr>
        <w:t>רבין מר''ל</w:t>
      </w:r>
      <w:r w:rsidRPr="00F40D4B">
        <w:rPr>
          <w:rtl/>
        </w:rPr>
        <w:t>:</w:t>
      </w:r>
    </w:p>
    <w:p w14:paraId="384CCCB8" w14:textId="54E61BC6" w:rsidR="00C241C5" w:rsidRDefault="006F071F" w:rsidP="000737EC">
      <w:pPr>
        <w:rPr>
          <w:rtl/>
        </w:rPr>
      </w:pPr>
      <w:r w:rsidRPr="00F40D4B">
        <w:rPr>
          <w:rtl/>
        </w:rPr>
        <w:t>דא</w:t>
      </w:r>
      <w:r w:rsidRPr="00F40D4B">
        <w:rPr>
          <w:rFonts w:hint="cs"/>
          <w:rtl/>
        </w:rPr>
        <w:t xml:space="preserve">"ל </w:t>
      </w:r>
      <w:r w:rsidRPr="00C241C5">
        <w:rPr>
          <w:b/>
          <w:bCs/>
          <w:rtl/>
        </w:rPr>
        <w:t>בית כזה אני משכיר לך.</w:t>
      </w:r>
      <w:r w:rsidRPr="00C241C5">
        <w:rPr>
          <w:rFonts w:hint="cs"/>
          <w:b/>
          <w:bCs/>
          <w:rtl/>
        </w:rPr>
        <w:t xml:space="preserve"> </w:t>
      </w:r>
      <w:r w:rsidR="00C241C5">
        <w:rPr>
          <w:rFonts w:hint="cs"/>
          <w:rtl/>
        </w:rPr>
        <w:t>ועומד על שפת הנהר</w:t>
      </w:r>
    </w:p>
    <w:p w14:paraId="05626AFC" w14:textId="7C830687" w:rsidR="006F071F" w:rsidRPr="00F40D4B" w:rsidRDefault="006F071F" w:rsidP="000737EC">
      <w:pPr>
        <w:rPr>
          <w:rtl/>
        </w:rPr>
      </w:pPr>
      <w:r w:rsidRPr="00C241C5">
        <w:rPr>
          <w:rStyle w:val="affffc"/>
          <w:rFonts w:hint="cs"/>
          <w:rtl/>
        </w:rPr>
        <w:t>וקמ''ל</w:t>
      </w:r>
      <w:r w:rsidR="00C241C5">
        <w:rPr>
          <w:rStyle w:val="affffc"/>
          <w:rFonts w:hint="cs"/>
          <w:rtl/>
        </w:rPr>
        <w:t>:</w:t>
      </w:r>
      <w:r w:rsidRPr="00F40D4B">
        <w:rPr>
          <w:rFonts w:hint="cs"/>
          <w:rtl/>
        </w:rPr>
        <w:t xml:space="preserve"> דאפי על כל ארכו ורחבו</w:t>
      </w:r>
    </w:p>
    <w:p w14:paraId="2BAEF5E1" w14:textId="77777777" w:rsidR="006F071F" w:rsidRPr="00F40D4B" w:rsidRDefault="006F071F" w:rsidP="000737EC">
      <w:pPr>
        <w:pStyle w:val="affff9"/>
        <w:rPr>
          <w:rtl/>
        </w:rPr>
      </w:pPr>
      <w:r w:rsidRPr="00F40D4B">
        <w:rPr>
          <w:rFonts w:hint="cs"/>
          <w:rtl/>
        </w:rPr>
        <w:t>הד</w:t>
      </w:r>
      <w:r w:rsidRPr="00F40D4B">
        <w:rPr>
          <w:rtl/>
        </w:rPr>
        <w:t>רן עלך השואל.</w:t>
      </w:r>
      <w:bookmarkStart w:id="20" w:name="_Hlk168899069"/>
    </w:p>
    <w:bookmarkEnd w:id="19"/>
    <w:p w14:paraId="721B7248" w14:textId="77777777" w:rsidR="006F071F" w:rsidRPr="00F40D4B" w:rsidRDefault="006F071F" w:rsidP="009B508D">
      <w:pPr>
        <w:rPr>
          <w:rtl/>
        </w:rPr>
        <w:sectPr w:rsidR="006F071F" w:rsidRPr="00F40D4B" w:rsidSect="00F3504E">
          <w:headerReference w:type="even" r:id="rId12"/>
          <w:pgSz w:w="5103" w:h="7371" w:code="9"/>
          <w:pgMar w:top="567" w:right="1134" w:bottom="567" w:left="567" w:header="567" w:footer="567" w:gutter="0"/>
          <w:cols w:space="708"/>
          <w:bidi/>
          <w:rtlGutter/>
          <w:docGrid w:linePitch="360"/>
        </w:sectPr>
      </w:pPr>
    </w:p>
    <w:p w14:paraId="2762D2B1" w14:textId="77777777" w:rsidR="00416ECD" w:rsidRDefault="006F071F" w:rsidP="00416ECD">
      <w:pPr>
        <w:pStyle w:val="affe"/>
        <w:framePr w:wrap="around"/>
        <w:rPr>
          <w:rtl/>
        </w:rPr>
      </w:pPr>
      <w:r w:rsidRPr="00F40D4B">
        <w:rPr>
          <w:rtl/>
        </w:rPr>
        <w:lastRenderedPageBreak/>
        <w:t>קג:</w:t>
      </w:r>
      <w:r w:rsidRPr="00F40D4B">
        <w:rPr>
          <w:rFonts w:hint="cs"/>
          <w:rtl/>
        </w:rPr>
        <w:t xml:space="preserve"> </w:t>
      </w:r>
    </w:p>
    <w:p w14:paraId="5B944C61" w14:textId="77777777" w:rsidR="00416ECD" w:rsidRDefault="00416ECD" w:rsidP="00416ECD">
      <w:pPr>
        <w:pStyle w:val="afff1"/>
        <w:framePr w:wrap="around"/>
        <w:rPr>
          <w:del w:id="40032" w:author="Claude" w:date="2026-10-06T14:10:01Z"/>
          <w:rtl/>
        </w:rPr>
      </w:pPr>
      <w:del w:id="40031" w:author="Claude" w:date="2026-10-06T14:10:01Z">
        <w:r>
          <w:rPr>
            <w:rFonts w:hint="cs"/>
            <w:rtl/>
          </w:rPr>
          <w:delText xml:space="preserve">המקבל </w:delText>
        </w:r>
      </w:del>
    </w:p>
    <w:p w14:paraId="4FAF47F2" w14:textId="77777777" w:rsidR="00416ECD" w:rsidRDefault="00416ECD" w:rsidP="00416ECD">
      <w:pPr>
        <w:pStyle w:val="afff0"/>
        <w:framePr w:wrap="around"/>
        <w:rPr>
          <w:rtl/>
        </w:rPr>
      </w:pPr>
      <w:r>
        <w:rPr>
          <w:rFonts w:hint="cs"/>
          <w:rtl/>
        </w:rPr>
        <w:t xml:space="preserve">פרק תשיעי </w:t>
      </w:r>
    </w:p>
    <w:p>
      <w:pPr>
        <w:pStyle w:val="afff1"/>
        <w:framePr w:wrap="around"/>
        <w:rPr>
          <w:ins w:id="40034" w:author="Claude" w:date="2026-10-06T14:10:01Z"/>
          <w:rtl/>
        </w:rPr>
      </w:pPr>
      <w:ins w:id="40033" w:author="Claude" w:date="2026-10-06T14:10:01Z">
        <w:r>
          <w:rPr>
            <w:rFonts w:hint="cs"/>
            <w:rtl/>
          </w:rPr>
          <w:t xml:space="preserve">הבית והעלייה </w:t>
        </w:r>
      </w:ins>
    </w:p>
    <w:p w14:paraId="21FC212E" w14:textId="695A7E61" w:rsidR="006F071F" w:rsidRPr="00F40D4B" w:rsidRDefault="006F071F" w:rsidP="00416ECD">
      <w:pPr>
        <w:pStyle w:val="afffff"/>
        <w:framePr w:wrap="around"/>
        <w:rPr>
          <w:rtl/>
        </w:rPr>
      </w:pPr>
      <w:del w:id="20308" w:author="קלוד" w:date="2026-10-06T10:08:05Z">
        <w:r>
          <w:rPr>
            <w:rtl/>
          </w:rPr>
          <w:delText xml:space="preserve">משנה.</w:delText>
        </w:r>
      </w:del>
      <w:ins w:id="20309" w:author="קלוד" w:date="2026-10-06T10:08:05Z">
        <w:r>
          <w:rPr>
            <w:rtl/>
          </w:rPr>
          <w:t xml:space="preserve">משנה א</w:t>
        </w:r>
      </w:ins>
    </w:p>
    <w:p w14:paraId="5C98C4D4" w14:textId="77777777" w:rsidR="00416ECD" w:rsidRDefault="006F071F" w:rsidP="00DC37D8">
      <w:pPr>
        <w:pStyle w:val="afff3"/>
        <w:rPr>
          <w:rtl/>
        </w:rPr>
      </w:pPr>
      <w:ins w:id="9833" w:author="מספור קטעי משנה" w:date="2026-10-06T10:03:19Z">
        <w:r>
          <w:rPr>
            <w:rStyle w:val="MisparKeta"/>
          </w:rPr>
          <w:t xml:space="preserve">א. </w:t>
        </w:r>
      </w:ins>
      <w:r w:rsidRPr="00F40D4B">
        <w:rPr>
          <w:rtl/>
        </w:rPr>
        <w:t xml:space="preserve">המקבל שדה מחבירו, </w:t>
      </w:r>
    </w:p>
    <w:p w14:paraId="754E2E2A" w14:textId="4E04EF18" w:rsidR="00A6533C" w:rsidRPr="00F40D4B" w:rsidRDefault="006F071F" w:rsidP="00DC37D8">
      <w:pPr>
        <w:pStyle w:val="afff3"/>
        <w:rPr>
          <w:rtl/>
        </w:rPr>
      </w:pPr>
      <w:r w:rsidRPr="00F40D4B">
        <w:rPr>
          <w:rtl/>
        </w:rPr>
        <w:t>מקום שנהגו לקצור יקצור, לעקור יעקור, לחרוש אחריו - יחרוש,</w:t>
      </w:r>
    </w:p>
    <w:p w14:paraId="4DBE90F8" w14:textId="15082A5F" w:rsidR="006F071F" w:rsidRPr="00F40D4B" w:rsidRDefault="006F071F" w:rsidP="00DC37D8">
      <w:pPr>
        <w:pStyle w:val="afff3"/>
      </w:pPr>
      <w:r w:rsidRPr="00F40D4B">
        <w:rPr>
          <w:rtl/>
        </w:rPr>
        <w:t>הכל כמנהג המדינה.</w:t>
      </w:r>
    </w:p>
    <w:p w14:paraId="6DA36B78" w14:textId="77777777" w:rsidR="00A6533C" w:rsidRPr="00F40D4B" w:rsidRDefault="006F071F" w:rsidP="00DC37D8">
      <w:pPr>
        <w:pStyle w:val="afff3"/>
        <w:rPr>
          <w:rtl/>
        </w:rPr>
      </w:pPr>
      <w:r w:rsidRPr="00F40D4B">
        <w:rPr>
          <w:rtl/>
        </w:rPr>
        <w:t>כשם שחולקין בתבואה כך חולקין בתבן ובקש,</w:t>
      </w:r>
    </w:p>
    <w:p w14:paraId="1441038D" w14:textId="1F17C313" w:rsidR="006F071F" w:rsidRPr="00F40D4B" w:rsidRDefault="006F071F" w:rsidP="00416ECD">
      <w:pPr>
        <w:pStyle w:val="afff3"/>
        <w:spacing w:after="60" w:line="220" w:lineRule="exact"/>
        <w:rPr>
          <w:rtl/>
        </w:rPr>
      </w:pPr>
      <w:r w:rsidRPr="00F40D4B">
        <w:rPr>
          <w:rtl/>
        </w:rPr>
        <w:t>כשם שחולקין ביין כך חולקין בזמורות ובקנים, ושניהם מספקין את הקנים.</w:t>
      </w:r>
    </w:p>
    <w:p w14:paraId="745EEF7E" w14:textId="77777777" w:rsidR="00416ECD" w:rsidRDefault="006F071F" w:rsidP="00416ECD">
      <w:pPr>
        <w:pStyle w:val="36"/>
        <w:framePr w:wrap="notBeside"/>
        <w:rPr>
          <w:rtl/>
        </w:rPr>
      </w:pPr>
      <w:r w:rsidRPr="00F40D4B">
        <w:rPr>
          <w:rtl/>
        </w:rPr>
        <w:t>תנא:</w:t>
      </w:r>
    </w:p>
    <w:p w14:paraId="0B0AD807" w14:textId="77777777" w:rsidR="00416ECD" w:rsidRDefault="00416ECD" w:rsidP="009B508D">
      <w:pPr>
        <w:rPr>
          <w:b/>
          <w:bCs/>
          <w:rtl/>
        </w:rPr>
      </w:pPr>
      <w:r w:rsidRPr="00416ECD">
        <w:rPr>
          <w:rFonts w:hint="cs"/>
          <w:b/>
          <w:bCs/>
          <w:rtl/>
        </w:rPr>
        <w:t xml:space="preserve">מקום שנהגו </w:t>
      </w:r>
      <w:r w:rsidR="006F071F" w:rsidRPr="00416ECD">
        <w:rPr>
          <w:b/>
          <w:bCs/>
          <w:rtl/>
        </w:rPr>
        <w:t xml:space="preserve">לקצור אינו רשאי לעקור, </w:t>
      </w:r>
    </w:p>
    <w:p w14:paraId="4A05DF1B" w14:textId="15482046" w:rsidR="00A6533C" w:rsidRPr="00F40D4B" w:rsidRDefault="006F071F" w:rsidP="009B508D">
      <w:pPr>
        <w:rPr>
          <w:rtl/>
        </w:rPr>
      </w:pPr>
      <w:r w:rsidRPr="00F40D4B">
        <w:rPr>
          <w:rFonts w:hint="cs"/>
          <w:rtl/>
        </w:rPr>
        <w:t>דבעל השדה רוצה שתזדבל שדהו והמקבל לא רוצה לטרוח בעקירה</w:t>
      </w:r>
    </w:p>
    <w:p w14:paraId="35C5C015" w14:textId="77777777" w:rsidR="00416ECD" w:rsidRDefault="006F071F" w:rsidP="009B508D">
      <w:pPr>
        <w:rPr>
          <w:rtl/>
        </w:rPr>
      </w:pPr>
      <w:r w:rsidRPr="00416ECD">
        <w:rPr>
          <w:b/>
          <w:bCs/>
          <w:rtl/>
        </w:rPr>
        <w:t>לעקור אינו רשאי לקצור,</w:t>
      </w:r>
      <w:r w:rsidRPr="00F40D4B">
        <w:rPr>
          <w:rtl/>
        </w:rPr>
        <w:t xml:space="preserve"> </w:t>
      </w:r>
    </w:p>
    <w:p w14:paraId="1E151402" w14:textId="1FE52B95" w:rsidR="00A6533C" w:rsidRPr="00F40D4B" w:rsidRDefault="006F071F" w:rsidP="009B508D">
      <w:pPr>
        <w:rPr>
          <w:rtl/>
        </w:rPr>
      </w:pPr>
      <w:r w:rsidRPr="00F40D4B">
        <w:rPr>
          <w:rFonts w:hint="cs"/>
          <w:rtl/>
        </w:rPr>
        <w:t>דבעל השדה רוצה לנקות שדהו והמקבל רוצה לעקור לצורך תבן</w:t>
      </w:r>
    </w:p>
    <w:p w14:paraId="42DEF1B1" w14:textId="3C644CA4" w:rsidR="006F071F" w:rsidRPr="00416ECD" w:rsidRDefault="00416ECD" w:rsidP="00416ECD">
      <w:pPr>
        <w:rPr>
          <w:b/>
          <w:bCs/>
          <w:rtl/>
        </w:rPr>
      </w:pPr>
      <w:r>
        <w:rPr>
          <w:rFonts w:hint="cs"/>
          <w:b/>
          <w:bCs/>
          <w:rtl/>
        </w:rPr>
        <w:t>ו</w:t>
      </w:r>
      <w:r w:rsidR="006F071F" w:rsidRPr="00416ECD">
        <w:rPr>
          <w:b/>
          <w:bCs/>
          <w:rtl/>
        </w:rPr>
        <w:t>שניהם מעכבין זה על זה.</w:t>
      </w:r>
    </w:p>
    <w:p w14:paraId="3725806F" w14:textId="77777777" w:rsidR="006F071F" w:rsidRPr="00F40D4B" w:rsidRDefault="006F071F" w:rsidP="00416ECD">
      <w:pPr>
        <w:pStyle w:val="afffb"/>
        <w:rPr>
          <w:rtl/>
        </w:rPr>
      </w:pPr>
      <w:ins w:id="9989" w:author="מספור קטעי משנה" w:date="2026-10-06T06:45:11Z">
        <w:r>
          <w:rPr>
            <w:rStyle w:val="MisparKeta"/>
          </w:rPr>
          <w:t xml:space="preserve">ג. </w:t>
        </w:r>
      </w:ins>
      <w:r w:rsidRPr="00F40D4B">
        <w:rPr>
          <w:rtl/>
        </w:rPr>
        <w:t>לחרוש אחריו יחרש.</w:t>
      </w:r>
    </w:p>
    <w:p w14:paraId="11470C12" w14:textId="77777777" w:rsidR="00416ECD" w:rsidRDefault="006F071F" w:rsidP="00416ECD">
      <w:pPr>
        <w:pStyle w:val="36"/>
        <w:framePr w:wrap="notBeside"/>
        <w:rPr>
          <w:rtl/>
        </w:rPr>
      </w:pPr>
      <w:r w:rsidRPr="00F40D4B">
        <w:rPr>
          <w:rFonts w:hint="cs"/>
          <w:rtl/>
        </w:rPr>
        <w:t>קמ''ל</w:t>
      </w:r>
    </w:p>
    <w:p w14:paraId="3C4170D2" w14:textId="77777777" w:rsidR="00416ECD" w:rsidRDefault="006F071F" w:rsidP="009B508D">
      <w:pPr>
        <w:rPr>
          <w:rtl/>
        </w:rPr>
      </w:pPr>
      <w:r w:rsidRPr="00F40D4B">
        <w:rPr>
          <w:rFonts w:hint="cs"/>
          <w:rtl/>
        </w:rPr>
        <w:t>דאפי' במקום דלא מנכשי והלך הוא וניכש קודם הקצירה</w:t>
      </w:r>
      <w:r w:rsidR="00416ECD">
        <w:rPr>
          <w:rFonts w:hint="cs"/>
          <w:rtl/>
        </w:rPr>
        <w:t>,</w:t>
      </w:r>
      <w:r w:rsidRPr="00F40D4B">
        <w:rPr>
          <w:rFonts w:hint="cs"/>
          <w:rtl/>
        </w:rPr>
        <w:t xml:space="preserve"> </w:t>
      </w:r>
    </w:p>
    <w:p w14:paraId="34BCF652" w14:textId="695525DF" w:rsidR="006F071F" w:rsidRPr="00F40D4B" w:rsidRDefault="006F071F" w:rsidP="009B508D">
      <w:pPr>
        <w:rPr>
          <w:rtl/>
        </w:rPr>
      </w:pPr>
      <w:r w:rsidRPr="00F40D4B">
        <w:rPr>
          <w:rFonts w:hint="cs"/>
          <w:rtl/>
        </w:rPr>
        <w:t xml:space="preserve">צריך לנכש אח'כ שוב- </w:t>
      </w:r>
      <w:r w:rsidR="00416ECD">
        <w:rPr>
          <w:rFonts w:hint="cs"/>
          <w:rtl/>
        </w:rPr>
        <w:t xml:space="preserve">שהיה לו </w:t>
      </w:r>
      <w:r w:rsidRPr="00F40D4B">
        <w:rPr>
          <w:rFonts w:hint="cs"/>
          <w:rtl/>
        </w:rPr>
        <w:t>לפרש</w:t>
      </w:r>
      <w:r w:rsidRPr="00F40D4B">
        <w:rPr>
          <w:rtl/>
        </w:rPr>
        <w:t>.</w:t>
      </w:r>
    </w:p>
    <w:p w14:paraId="20434862" w14:textId="77777777" w:rsidR="006F071F" w:rsidRPr="00F40D4B" w:rsidRDefault="006F071F" w:rsidP="00416ECD">
      <w:pPr>
        <w:pStyle w:val="afffb"/>
        <w:rPr>
          <w:rtl/>
        </w:rPr>
      </w:pPr>
      <w:ins w:id="9990" w:author="מספור קטעי משנה" w:date="2026-10-06T06:45:11Z">
        <w:r>
          <w:rPr>
            <w:rStyle w:val="MisparKeta"/>
          </w:rPr>
          <w:t xml:space="preserve">ג. </w:t>
        </w:r>
      </w:ins>
      <w:r w:rsidRPr="00F40D4B">
        <w:rPr>
          <w:rtl/>
        </w:rPr>
        <w:t>הכל כמנהג המדינה.</w:t>
      </w:r>
    </w:p>
    <w:p w14:paraId="04E77B2D" w14:textId="0B72DA34" w:rsidR="00416ECD" w:rsidRDefault="006F071F" w:rsidP="00416ECD">
      <w:pPr>
        <w:pStyle w:val="36"/>
        <w:framePr w:wrap="notBeside"/>
        <w:rPr>
          <w:rtl/>
        </w:rPr>
      </w:pPr>
      <w:r w:rsidRPr="00F40D4B">
        <w:rPr>
          <w:rtl/>
        </w:rPr>
        <w:t xml:space="preserve">לאתויי </w:t>
      </w:r>
      <w:r w:rsidR="00416ECD">
        <w:rPr>
          <w:rFonts w:hint="cs"/>
          <w:rtl/>
        </w:rPr>
        <w:t xml:space="preserve"> דת''ר:</w:t>
      </w:r>
    </w:p>
    <w:p w14:paraId="7E11003C" w14:textId="77777777" w:rsidR="00416ECD" w:rsidRDefault="006F071F" w:rsidP="009B508D">
      <w:pPr>
        <w:rPr>
          <w:rtl/>
        </w:rPr>
      </w:pPr>
      <w:r w:rsidRPr="00416ECD">
        <w:rPr>
          <w:b/>
          <w:bCs/>
          <w:rtl/>
        </w:rPr>
        <w:t>מקום שנהגו להשכיר משכירין,</w:t>
      </w:r>
    </w:p>
    <w:p w14:paraId="75FBACB9" w14:textId="77777777" w:rsidR="00416ECD" w:rsidRDefault="006F071F" w:rsidP="00416ECD">
      <w:pPr>
        <w:pStyle w:val="36"/>
        <w:framePr w:wrap="notBeside"/>
        <w:rPr>
          <w:rtl/>
        </w:rPr>
      </w:pPr>
      <w:r w:rsidRPr="00F40D4B">
        <w:rPr>
          <w:rFonts w:hint="cs"/>
          <w:rtl/>
        </w:rPr>
        <w:t>-</w:t>
      </w:r>
    </w:p>
    <w:p w14:paraId="26C7A895" w14:textId="5AE5F0A2" w:rsidR="00A6533C" w:rsidRPr="00F40D4B" w:rsidRDefault="006F071F" w:rsidP="009B508D">
      <w:pPr>
        <w:rPr>
          <w:rtl/>
        </w:rPr>
      </w:pPr>
      <w:r w:rsidRPr="00F40D4B">
        <w:rPr>
          <w:rFonts w:hint="cs"/>
          <w:rtl/>
        </w:rPr>
        <w:t>ומיירי דכ''ע הבעלים מקבלים בשליש והוא קיבל ברביע</w:t>
      </w:r>
    </w:p>
    <w:p w14:paraId="7760A41D" w14:textId="77777777" w:rsidR="00A6533C" w:rsidRPr="00F40D4B" w:rsidRDefault="006F071F" w:rsidP="00416ECD">
      <w:pPr>
        <w:rPr>
          <w:rtl/>
        </w:rPr>
      </w:pPr>
      <w:r w:rsidRPr="00F40D4B">
        <w:rPr>
          <w:rFonts w:hint="cs"/>
          <w:rtl/>
        </w:rPr>
        <w:t xml:space="preserve">דאין יכול בעה''ב לומר שהפחית כדי שלא יתן לאריס מהאילנות </w:t>
      </w:r>
      <w:r w:rsidRPr="00F40D4B">
        <w:rPr>
          <w:rtl/>
        </w:rPr>
        <w:t>–</w:t>
      </w:r>
      <w:r w:rsidRPr="00F40D4B">
        <w:rPr>
          <w:rFonts w:hint="cs"/>
          <w:rtl/>
        </w:rPr>
        <w:t xml:space="preserve"> דהיה לו לפרש זאת</w:t>
      </w:r>
    </w:p>
    <w:p w14:paraId="513E3E20" w14:textId="0E00873A" w:rsidR="00416ECD" w:rsidRDefault="006F071F" w:rsidP="00416ECD">
      <w:pPr>
        <w:rPr>
          <w:b/>
          <w:bCs/>
          <w:rtl/>
        </w:rPr>
      </w:pPr>
      <w:r w:rsidRPr="00416ECD">
        <w:rPr>
          <w:b/>
          <w:bCs/>
          <w:rtl/>
        </w:rPr>
        <w:t>•</w:t>
      </w:r>
      <w:r w:rsidRPr="00416ECD">
        <w:rPr>
          <w:rFonts w:hint="cs"/>
          <w:b/>
          <w:bCs/>
          <w:rtl/>
        </w:rPr>
        <w:t xml:space="preserve"> </w:t>
      </w:r>
      <w:r w:rsidRPr="00416ECD">
        <w:rPr>
          <w:b/>
          <w:bCs/>
          <w:rtl/>
        </w:rPr>
        <w:t>מקום שנהגו שלא להשכיר אין משכירין.</w:t>
      </w:r>
    </w:p>
    <w:p w14:paraId="0FABE9C5" w14:textId="77777777" w:rsidR="00416ECD" w:rsidRDefault="006F071F" w:rsidP="00416ECD">
      <w:pPr>
        <w:pStyle w:val="36"/>
        <w:framePr w:wrap="notBeside"/>
        <w:rPr>
          <w:rtl/>
        </w:rPr>
      </w:pPr>
      <w:r w:rsidRPr="00416ECD">
        <w:rPr>
          <w:rFonts w:hint="cs"/>
          <w:rtl/>
        </w:rPr>
        <w:t>-</w:t>
      </w:r>
    </w:p>
    <w:p w14:paraId="079CEC7F" w14:textId="0ABBE9DB" w:rsidR="00A6533C" w:rsidRPr="00F40D4B" w:rsidRDefault="006F071F" w:rsidP="00416ECD">
      <w:pPr>
        <w:rPr>
          <w:rtl/>
        </w:rPr>
      </w:pPr>
      <w:r w:rsidRPr="00F40D4B">
        <w:rPr>
          <w:rFonts w:hint="cs"/>
          <w:rtl/>
        </w:rPr>
        <w:lastRenderedPageBreak/>
        <w:t>ומיירי דכו''ע מקבלים ברביע והוא קיבל בשליש</w:t>
      </w:r>
      <w:r w:rsidR="00416ECD">
        <w:rPr>
          <w:rFonts w:hint="cs"/>
          <w:rtl/>
        </w:rPr>
        <w:t xml:space="preserve">, </w:t>
      </w:r>
      <w:r w:rsidRPr="00F40D4B">
        <w:rPr>
          <w:rFonts w:hint="cs"/>
          <w:rtl/>
        </w:rPr>
        <w:t xml:space="preserve">דאין האריס יכול לומר </w:t>
      </w:r>
      <w:r w:rsidR="00416ECD">
        <w:rPr>
          <w:rFonts w:hint="cs"/>
          <w:rtl/>
        </w:rPr>
        <w:t>ש</w:t>
      </w:r>
      <w:r w:rsidRPr="00F40D4B">
        <w:rPr>
          <w:rFonts w:hint="cs"/>
          <w:rtl/>
        </w:rPr>
        <w:t xml:space="preserve">הביא לבעל יותר ע''ד שיקבל יותר באילנות </w:t>
      </w:r>
      <w:r w:rsidR="00416ECD">
        <w:rPr>
          <w:rFonts w:hint="cs"/>
          <w:rtl/>
        </w:rPr>
        <w:t>-</w:t>
      </w:r>
      <w:r w:rsidR="00FE72A5">
        <w:rPr>
          <w:rFonts w:hint="cs"/>
          <w:rtl/>
        </w:rPr>
        <w:t>ש</w:t>
      </w:r>
      <w:r w:rsidRPr="00F40D4B">
        <w:rPr>
          <w:rFonts w:hint="cs"/>
          <w:rtl/>
        </w:rPr>
        <w:t>היה לו לפרש זאת</w:t>
      </w:r>
    </w:p>
    <w:p w14:paraId="74BA8224" w14:textId="0C6C9364" w:rsidR="006F071F" w:rsidRPr="00F40D4B" w:rsidRDefault="006F071F" w:rsidP="00416ECD">
      <w:pPr>
        <w:pStyle w:val="afffb"/>
        <w:rPr>
          <w:rtl/>
        </w:rPr>
      </w:pPr>
      <w:ins w:id="9991" w:author="מספור קטעי משנה" w:date="2026-10-06T06:45:11Z">
        <w:r>
          <w:rPr>
            <w:rStyle w:val="MisparKeta"/>
          </w:rPr>
          <w:t xml:space="preserve">ד. </w:t>
        </w:r>
      </w:ins>
      <w:r w:rsidRPr="00F40D4B">
        <w:rPr>
          <w:rtl/>
        </w:rPr>
        <w:t>כשם שחולקין בתבואה כך חולקין בתבן ובקש.</w:t>
      </w:r>
    </w:p>
    <w:p w14:paraId="59A3C69C" w14:textId="1C5E805C" w:rsidR="00416ECD" w:rsidRDefault="00416ECD" w:rsidP="00416ECD">
      <w:pPr>
        <w:pStyle w:val="36"/>
        <w:framePr w:wrap="notBeside"/>
        <w:rPr>
          <w:rtl/>
        </w:rPr>
      </w:pPr>
      <w:r>
        <w:rPr>
          <w:rFonts w:hint="cs"/>
          <w:rtl/>
        </w:rPr>
        <w:t xml:space="preserve">א. </w:t>
      </w:r>
      <w:r w:rsidR="006F071F" w:rsidRPr="00F40D4B">
        <w:rPr>
          <w:rtl/>
        </w:rPr>
        <w:t>רב יוסף:</w:t>
      </w:r>
    </w:p>
    <w:p w14:paraId="045481F5" w14:textId="77777777" w:rsidR="00416ECD" w:rsidRDefault="006F071F" w:rsidP="009B508D">
      <w:pPr>
        <w:rPr>
          <w:rtl/>
        </w:rPr>
      </w:pPr>
      <w:r w:rsidRPr="00F40D4B">
        <w:rPr>
          <w:rtl/>
        </w:rPr>
        <w:t xml:space="preserve">בבבל נהגו דלא </w:t>
      </w:r>
      <w:r w:rsidRPr="00F40D4B">
        <w:rPr>
          <w:rFonts w:hint="cs"/>
          <w:rtl/>
        </w:rPr>
        <w:t xml:space="preserve">חולקים תבן לאריס </w:t>
      </w:r>
    </w:p>
    <w:p w14:paraId="663689FF" w14:textId="77777777" w:rsidR="00416ECD" w:rsidRDefault="006F071F" w:rsidP="00416ECD">
      <w:pPr>
        <w:pStyle w:val="36"/>
        <w:framePr w:wrap="notBeside"/>
        <w:rPr>
          <w:rtl/>
        </w:rPr>
      </w:pPr>
      <w:r w:rsidRPr="00F40D4B">
        <w:rPr>
          <w:rFonts w:hint="cs"/>
          <w:rtl/>
        </w:rPr>
        <w:t>ונפק''מ</w:t>
      </w:r>
    </w:p>
    <w:p w14:paraId="73F98DD1" w14:textId="71D97219" w:rsidR="00A6533C" w:rsidRPr="00F40D4B" w:rsidRDefault="00416ECD" w:rsidP="009B508D">
      <w:pPr>
        <w:rPr>
          <w:rtl/>
        </w:rPr>
      </w:pPr>
      <w:r>
        <w:rPr>
          <w:rFonts w:hint="cs"/>
          <w:rtl/>
        </w:rPr>
        <w:t>דאדם שנותן- בעין יפה הוא.</w:t>
      </w:r>
      <w:r w:rsidR="006F071F" w:rsidRPr="00F40D4B">
        <w:rPr>
          <w:rFonts w:hint="cs"/>
          <w:rtl/>
        </w:rPr>
        <w:t xml:space="preserve"> ואין למדים ממנו</w:t>
      </w:r>
    </w:p>
    <w:p w14:paraId="65685BC7" w14:textId="78DDF32C" w:rsidR="00416ECD" w:rsidRDefault="00416ECD" w:rsidP="00416ECD">
      <w:pPr>
        <w:pStyle w:val="36"/>
        <w:framePr w:wrap="notBeside"/>
        <w:rPr>
          <w:rtl/>
        </w:rPr>
      </w:pPr>
      <w:r>
        <w:rPr>
          <w:rFonts w:hint="cs"/>
          <w:rtl/>
        </w:rPr>
        <w:t xml:space="preserve">ב. </w:t>
      </w:r>
      <w:r w:rsidR="006F071F" w:rsidRPr="00F40D4B">
        <w:rPr>
          <w:rtl/>
        </w:rPr>
        <w:t>רב יוסף:</w:t>
      </w:r>
    </w:p>
    <w:p w14:paraId="62FC7617" w14:textId="135B9B0D" w:rsidR="00A6533C" w:rsidRPr="00F40D4B" w:rsidRDefault="006F071F" w:rsidP="009B508D">
      <w:pPr>
        <w:rPr>
          <w:rtl/>
        </w:rPr>
      </w:pPr>
      <w:r w:rsidRPr="00F40D4B">
        <w:rPr>
          <w:rFonts w:hint="cs"/>
          <w:rtl/>
        </w:rPr>
        <w:t>ערמת העפר: הראשונה השניה והשלישית בגבול השדה, ותוספת הקנים - דבעל הבית</w:t>
      </w:r>
    </w:p>
    <w:p w14:paraId="1434D01C" w14:textId="77777777" w:rsidR="00A6533C" w:rsidRPr="00F40D4B" w:rsidRDefault="006F071F" w:rsidP="00416ECD">
      <w:pPr>
        <w:rPr>
          <w:rtl/>
        </w:rPr>
      </w:pPr>
      <w:r w:rsidRPr="00F40D4B">
        <w:rPr>
          <w:rFonts w:hint="cs"/>
          <w:rtl/>
        </w:rPr>
        <w:t>והקוצים: שסביב הקנים מוטלים על האריס</w:t>
      </w:r>
    </w:p>
    <w:p w14:paraId="74A11BA8" w14:textId="3A9C4E9E" w:rsidR="006F071F" w:rsidRPr="00F40D4B" w:rsidRDefault="006F071F" w:rsidP="00416ECD">
      <w:pPr>
        <w:rPr>
          <w:rtl/>
        </w:rPr>
      </w:pPr>
      <w:r w:rsidRPr="00416ECD">
        <w:rPr>
          <w:rStyle w:val="affffc"/>
          <w:rFonts w:hint="cs"/>
          <w:rtl/>
        </w:rPr>
        <w:t>כלל הדבר:</w:t>
      </w:r>
      <w:r w:rsidRPr="00F40D4B">
        <w:rPr>
          <w:rFonts w:hint="cs"/>
          <w:rtl/>
        </w:rPr>
        <w:t xml:space="preserve"> כל עיקר שמירה </w:t>
      </w:r>
      <w:r w:rsidR="00416ECD">
        <w:rPr>
          <w:rFonts w:hint="cs"/>
          <w:rtl/>
        </w:rPr>
        <w:t xml:space="preserve">דבעה''ב, </w:t>
      </w:r>
      <w:r w:rsidRPr="00F40D4B">
        <w:rPr>
          <w:rFonts w:hint="cs"/>
          <w:rtl/>
        </w:rPr>
        <w:t>ושמירה יתרה על האריס.</w:t>
      </w:r>
    </w:p>
    <w:p w14:paraId="62FDE3EB" w14:textId="720426A2" w:rsidR="00416ECD" w:rsidRDefault="00416ECD" w:rsidP="00416ECD">
      <w:pPr>
        <w:pStyle w:val="36"/>
        <w:framePr w:wrap="notBeside"/>
        <w:rPr>
          <w:rtl/>
        </w:rPr>
      </w:pPr>
      <w:r>
        <w:rPr>
          <w:rFonts w:hint="cs"/>
          <w:rtl/>
        </w:rPr>
        <w:t xml:space="preserve">ג. </w:t>
      </w:r>
      <w:r w:rsidR="006F071F" w:rsidRPr="00F40D4B">
        <w:rPr>
          <w:rtl/>
        </w:rPr>
        <w:t>רב יוסף:</w:t>
      </w:r>
    </w:p>
    <w:p w14:paraId="0793F986" w14:textId="298001B3" w:rsidR="00A6533C" w:rsidRPr="00F40D4B" w:rsidRDefault="006F071F" w:rsidP="009B508D">
      <w:pPr>
        <w:rPr>
          <w:rtl/>
        </w:rPr>
      </w:pPr>
      <w:r w:rsidRPr="00F40D4B">
        <w:rPr>
          <w:rFonts w:hint="cs"/>
          <w:rtl/>
        </w:rPr>
        <w:t>המעדר והרחת והדלי ונאד המים</w:t>
      </w:r>
      <w:r w:rsidRPr="00F40D4B">
        <w:rPr>
          <w:rtl/>
        </w:rPr>
        <w:t xml:space="preserve"> דבע</w:t>
      </w:r>
      <w:r w:rsidRPr="00F40D4B">
        <w:rPr>
          <w:rFonts w:hint="cs"/>
          <w:rtl/>
        </w:rPr>
        <w:t>ה''ב</w:t>
      </w:r>
      <w:r w:rsidRPr="00F40D4B">
        <w:rPr>
          <w:rtl/>
        </w:rPr>
        <w:t xml:space="preserve">, </w:t>
      </w:r>
      <w:r w:rsidRPr="00F40D4B">
        <w:rPr>
          <w:rFonts w:hint="cs"/>
          <w:rtl/>
        </w:rPr>
        <w:t>וחריצי הנהר לשדה על האריס</w:t>
      </w:r>
    </w:p>
    <w:p w14:paraId="11750B47" w14:textId="77777777" w:rsidR="006F071F" w:rsidRPr="00F40D4B" w:rsidRDefault="006F071F" w:rsidP="00416ECD">
      <w:pPr>
        <w:pStyle w:val="afffb"/>
        <w:rPr>
          <w:rtl/>
        </w:rPr>
      </w:pPr>
      <w:ins w:id="9992" w:author="מספור קטעי משנה" w:date="2026-10-06T06:45:11Z">
        <w:r>
          <w:rPr>
            <w:rStyle w:val="MisparKeta"/>
          </w:rPr>
          <w:t xml:space="preserve">ה. </w:t>
        </w:r>
      </w:ins>
      <w:r w:rsidRPr="00F40D4B">
        <w:rPr>
          <w:rtl/>
        </w:rPr>
        <w:t>כשם שחולקין ביין כך חולקין בזמורות ובקנים.</w:t>
      </w:r>
    </w:p>
    <w:p w14:paraId="75299115" w14:textId="77777777" w:rsidR="00A6533C" w:rsidRPr="00F40D4B" w:rsidRDefault="006F071F" w:rsidP="009B508D">
      <w:pPr>
        <w:rPr>
          <w:rtl/>
        </w:rPr>
      </w:pPr>
      <w:r w:rsidRPr="00F40D4B">
        <w:rPr>
          <w:rFonts w:hint="cs"/>
          <w:rtl/>
        </w:rPr>
        <w:t xml:space="preserve">היינו קנים המוחלקין </w:t>
      </w:r>
      <w:r w:rsidRPr="00F40D4B">
        <w:rPr>
          <w:rtl/>
        </w:rPr>
        <w:t>שבהן מעמידין את הגפנים.</w:t>
      </w:r>
    </w:p>
    <w:p w14:paraId="3CD6A2DC" w14:textId="2680BB7B" w:rsidR="006F071F" w:rsidRPr="00F40D4B" w:rsidRDefault="006F071F" w:rsidP="009B508D">
      <w:pPr>
        <w:rPr>
          <w:rtl/>
        </w:rPr>
      </w:pPr>
      <w:r w:rsidRPr="00F40D4B">
        <w:rPr>
          <w:rFonts w:hint="cs"/>
          <w:rtl/>
        </w:rPr>
        <w:t>ו</w:t>
      </w:r>
      <w:r w:rsidRPr="00F40D4B">
        <w:rPr>
          <w:rtl/>
        </w:rPr>
        <w:t xml:space="preserve">מה טעם </w:t>
      </w:r>
      <w:r w:rsidR="00416ECD">
        <w:rPr>
          <w:rFonts w:hint="cs"/>
          <w:rtl/>
        </w:rPr>
        <w:t>ש</w:t>
      </w:r>
      <w:r w:rsidRPr="00F40D4B">
        <w:rPr>
          <w:rtl/>
        </w:rPr>
        <w:t xml:space="preserve">חולקין בקנים </w:t>
      </w:r>
      <w:r w:rsidRPr="00416ECD">
        <w:rPr>
          <w:rStyle w:val="affffc"/>
          <w:rtl/>
        </w:rPr>
        <w:t>משום</w:t>
      </w:r>
      <w:r w:rsidRPr="00F40D4B">
        <w:rPr>
          <w:rtl/>
        </w:rPr>
        <w:t xml:space="preserve"> </w:t>
      </w:r>
      <w:r w:rsidRPr="00F40D4B">
        <w:rPr>
          <w:rFonts w:hint="cs"/>
          <w:rtl/>
        </w:rPr>
        <w:t>'</w:t>
      </w:r>
      <w:r w:rsidRPr="00F40D4B">
        <w:rPr>
          <w:rtl/>
        </w:rPr>
        <w:t>דשניהם מספקין את הקנים</w:t>
      </w:r>
      <w:r w:rsidRPr="00F40D4B">
        <w:rPr>
          <w:rFonts w:hint="cs"/>
          <w:rtl/>
        </w:rPr>
        <w:t>'</w:t>
      </w:r>
      <w:r w:rsidRPr="00F40D4B">
        <w:rPr>
          <w:rtl/>
        </w:rPr>
        <w:t>.</w:t>
      </w:r>
    </w:p>
    <w:p w14:paraId="7DB69CDB" w14:textId="77777777" w:rsidR="00A6533C" w:rsidRPr="00F40D4B" w:rsidRDefault="00A6533C" w:rsidP="00A6533C">
      <w:pPr>
        <w:pStyle w:val="aff9"/>
        <w:rPr>
          <w:rtl/>
        </w:rPr>
      </w:pPr>
      <w:r w:rsidRPr="00F40D4B">
        <w:rPr>
          <w:rtl/>
        </w:rPr>
        <w:t>***</w:t>
      </w:r>
    </w:p>
    <w:bookmarkEnd w:id="20"/>
    <w:p w14:paraId="5E9B3907" w14:textId="341AA848" w:rsidR="006F071F" w:rsidRPr="00F40D4B" w:rsidRDefault="006F071F" w:rsidP="00FE72A5">
      <w:pPr>
        <w:pStyle w:val="afffff"/>
        <w:framePr w:wrap="around"/>
        <w:rPr>
          <w:rtl/>
        </w:rPr>
      </w:pPr>
      <w:del w:id="20310" w:author="קלוד" w:date="2026-10-06T10:08:05Z">
        <w:r>
          <w:rPr>
            <w:rtl/>
          </w:rPr>
          <w:delText xml:space="preserve">משנה.</w:delText>
        </w:r>
      </w:del>
      <w:ins w:id="20311" w:author="קלוד" w:date="2026-10-06T10:08:05Z">
        <w:r>
          <w:rPr>
            <w:rtl/>
          </w:rPr>
          <w:t xml:space="preserve">משנה ב</w:t>
        </w:r>
      </w:ins>
    </w:p>
    <w:p w14:paraId="6E206257" w14:textId="77777777" w:rsidR="00A6533C" w:rsidRPr="00F40D4B" w:rsidRDefault="006F071F" w:rsidP="00DC37D8">
      <w:pPr>
        <w:pStyle w:val="afff3"/>
        <w:rPr>
          <w:rtl/>
        </w:rPr>
      </w:pPr>
      <w:ins w:id="9993" w:author="מספור קטעי משנה" w:date="2026-10-06T06:45:11Z">
        <w:r>
          <w:rPr>
            <w:rStyle w:val="MisparKeta"/>
          </w:rPr>
          <w:t xml:space="preserve">ז. </w:t>
        </w:r>
      </w:ins>
      <w:r w:rsidRPr="00F40D4B">
        <w:rPr>
          <w:rtl/>
        </w:rPr>
        <w:t>המקבל שדה מחבירו והיא בית השלחין או בית האילן,</w:t>
      </w:r>
    </w:p>
    <w:p w14:paraId="6C4E5613" w14:textId="1E1386A0" w:rsidR="006F071F" w:rsidRPr="00F40D4B" w:rsidRDefault="006F071F" w:rsidP="00DC37D8">
      <w:pPr>
        <w:pStyle w:val="afff3"/>
        <w:rPr>
          <w:rtl/>
        </w:rPr>
      </w:pPr>
      <w:r w:rsidRPr="00F40D4B">
        <w:rPr>
          <w:rtl/>
        </w:rPr>
        <w:t>יבש המעין ונקצץ האילן - אינו מנכה לו מן חכורו.</w:t>
      </w:r>
    </w:p>
    <w:p w14:paraId="1449099F" w14:textId="77777777" w:rsidR="006F071F" w:rsidRPr="00F40D4B" w:rsidRDefault="006F071F" w:rsidP="00DC37D8">
      <w:pPr>
        <w:pStyle w:val="afff3"/>
        <w:rPr>
          <w:rtl/>
        </w:rPr>
      </w:pPr>
      <w:r w:rsidRPr="00F40D4B">
        <w:rPr>
          <w:rtl/>
        </w:rPr>
        <w:t>אם אמר לו חכור לי שדה בית השלחין זו או שדה בית האילן זה יבש המעין ונקצץ האילן - מנכה לו מן חכורו.</w:t>
      </w:r>
    </w:p>
    <w:p w14:paraId="1268A482" w14:textId="77777777" w:rsidR="00A6533C" w:rsidRPr="00F40D4B" w:rsidRDefault="00A6533C" w:rsidP="00A6533C">
      <w:pPr>
        <w:pStyle w:val="aff9"/>
        <w:rPr>
          <w:rtl/>
        </w:rPr>
      </w:pPr>
      <w:r w:rsidRPr="00F40D4B">
        <w:rPr>
          <w:rtl/>
        </w:rPr>
        <w:t>***</w:t>
      </w:r>
    </w:p>
    <w:p w14:paraId="73EC0B9F" w14:textId="252187EF" w:rsidR="006F071F" w:rsidRPr="00F40D4B" w:rsidRDefault="006F071F" w:rsidP="00A6533C">
      <w:pPr>
        <w:pStyle w:val="affe"/>
        <w:framePr w:wrap="around"/>
        <w:rPr>
          <w:rtl/>
        </w:rPr>
      </w:pPr>
      <w:r w:rsidRPr="00F40D4B">
        <w:rPr>
          <w:rtl/>
        </w:rPr>
        <w:t>קד.</w:t>
      </w:r>
    </w:p>
    <w:p w14:paraId="098BA126" w14:textId="77777777" w:rsidR="00FE72A5" w:rsidRDefault="00FE72A5" w:rsidP="00FE72A5">
      <w:pPr>
        <w:pStyle w:val="36"/>
        <w:framePr w:wrap="notBeside"/>
        <w:rPr>
          <w:rtl/>
        </w:rPr>
      </w:pPr>
      <w:r>
        <w:rPr>
          <w:rFonts w:hint="cs"/>
          <w:rtl/>
        </w:rPr>
        <w:t>לא מדובר</w:t>
      </w:r>
    </w:p>
    <w:p w14:paraId="55475CFC" w14:textId="42BF4574" w:rsidR="00A6533C" w:rsidRPr="00F40D4B" w:rsidRDefault="00FE72A5" w:rsidP="009B508D">
      <w:pPr>
        <w:rPr>
          <w:rtl/>
        </w:rPr>
      </w:pPr>
      <w:r>
        <w:rPr>
          <w:rFonts w:hint="cs"/>
          <w:rtl/>
        </w:rPr>
        <w:t>כש</w:t>
      </w:r>
      <w:r w:rsidR="006F071F" w:rsidRPr="00F40D4B">
        <w:rPr>
          <w:rFonts w:hint="cs"/>
          <w:rtl/>
        </w:rPr>
        <w:t xml:space="preserve">יבש נהרא רבא </w:t>
      </w:r>
      <w:r>
        <w:rPr>
          <w:rFonts w:hint="cs"/>
          <w:rtl/>
        </w:rPr>
        <w:t xml:space="preserve">שא''כ </w:t>
      </w:r>
      <w:r w:rsidR="006F071F" w:rsidRPr="00F40D4B">
        <w:rPr>
          <w:rFonts w:hint="cs"/>
          <w:rtl/>
        </w:rPr>
        <w:t>מכת מדינה היא וודאי יכול לנכות לו</w:t>
      </w:r>
    </w:p>
    <w:p w14:paraId="1B7762E3" w14:textId="77777777" w:rsidR="00FE72A5" w:rsidRDefault="006F071F" w:rsidP="00FE72A5">
      <w:pPr>
        <w:pStyle w:val="36"/>
        <w:framePr w:wrap="notBeside"/>
        <w:rPr>
          <w:rtl/>
        </w:rPr>
      </w:pPr>
      <w:r w:rsidRPr="00F40D4B">
        <w:rPr>
          <w:rFonts w:hint="cs"/>
          <w:rtl/>
        </w:rPr>
        <w:t xml:space="preserve">אלא </w:t>
      </w:r>
      <w:r w:rsidRPr="00F40D4B">
        <w:rPr>
          <w:rtl/>
        </w:rPr>
        <w:t>א</w:t>
      </w:r>
      <w:r w:rsidRPr="00F40D4B">
        <w:rPr>
          <w:rFonts w:hint="cs"/>
          <w:rtl/>
        </w:rPr>
        <w:t>ר"פ</w:t>
      </w:r>
      <w:r w:rsidRPr="00F40D4B">
        <w:rPr>
          <w:rtl/>
        </w:rPr>
        <w:t>:</w:t>
      </w:r>
    </w:p>
    <w:p w14:paraId="0014D916" w14:textId="50B20BEB" w:rsidR="006F071F" w:rsidRPr="00F40D4B" w:rsidRDefault="006F071F" w:rsidP="00FE72A5">
      <w:pPr>
        <w:rPr>
          <w:rtl/>
        </w:rPr>
      </w:pPr>
      <w:r w:rsidRPr="00F40D4B">
        <w:rPr>
          <w:rtl/>
        </w:rPr>
        <w:t>דיבש נהר</w:t>
      </w:r>
      <w:r w:rsidRPr="00F40D4B">
        <w:rPr>
          <w:rFonts w:hint="cs"/>
          <w:rtl/>
        </w:rPr>
        <w:t xml:space="preserve"> קטן דא</w:t>
      </w:r>
      <w:r w:rsidRPr="00F40D4B">
        <w:rPr>
          <w:rtl/>
        </w:rPr>
        <w:t xml:space="preserve">"ל: </w:t>
      </w:r>
      <w:r w:rsidRPr="00F40D4B">
        <w:rPr>
          <w:rFonts w:hint="cs"/>
          <w:rtl/>
        </w:rPr>
        <w:t>היה לך להביא ולהשקות בדליים</w:t>
      </w:r>
    </w:p>
    <w:p w14:paraId="38803DE9" w14:textId="77777777" w:rsidR="00FE72A5" w:rsidRDefault="006F071F" w:rsidP="00FE72A5">
      <w:pPr>
        <w:pStyle w:val="36"/>
        <w:framePr w:wrap="notBeside"/>
        <w:rPr>
          <w:rtl/>
        </w:rPr>
      </w:pPr>
      <w:r w:rsidRPr="00F40D4B">
        <w:rPr>
          <w:rFonts w:hint="cs"/>
          <w:rtl/>
        </w:rPr>
        <w:lastRenderedPageBreak/>
        <w:t>ר"פ</w:t>
      </w:r>
      <w:r w:rsidRPr="00F40D4B">
        <w:rPr>
          <w:rtl/>
        </w:rPr>
        <w:t>:</w:t>
      </w:r>
    </w:p>
    <w:p w14:paraId="299FB476" w14:textId="2E87ED93" w:rsidR="00A6533C" w:rsidRPr="00F40D4B" w:rsidRDefault="006F071F" w:rsidP="009B508D">
      <w:pPr>
        <w:rPr>
          <w:rtl/>
        </w:rPr>
      </w:pPr>
      <w:r w:rsidRPr="00F40D4B">
        <w:rPr>
          <w:rFonts w:hint="cs"/>
          <w:rtl/>
        </w:rPr>
        <w:t>הני שני משניות ראשונות משכח''ל בין בחכירה בין בקבלנות</w:t>
      </w:r>
    </w:p>
    <w:p w14:paraId="29EBE1D3" w14:textId="6C277054" w:rsidR="006F071F" w:rsidRPr="00F40D4B" w:rsidRDefault="006F071F" w:rsidP="00FE72A5">
      <w:pPr>
        <w:rPr>
          <w:rtl/>
        </w:rPr>
      </w:pPr>
      <w:r w:rsidRPr="00F40D4B">
        <w:rPr>
          <w:rtl/>
        </w:rPr>
        <w:t xml:space="preserve">מכאן ואילך, </w:t>
      </w:r>
      <w:r w:rsidR="00FE72A5">
        <w:rPr>
          <w:rFonts w:hint="cs"/>
          <w:rtl/>
        </w:rPr>
        <w:t>מה שיש</w:t>
      </w:r>
      <w:r w:rsidRPr="00F40D4B">
        <w:rPr>
          <w:rtl/>
        </w:rPr>
        <w:t xml:space="preserve"> בקבלנות </w:t>
      </w:r>
      <w:r w:rsidR="00FE72A5">
        <w:rPr>
          <w:rFonts w:hint="cs"/>
          <w:rtl/>
        </w:rPr>
        <w:t xml:space="preserve">אין </w:t>
      </w:r>
      <w:r w:rsidRPr="00F40D4B">
        <w:rPr>
          <w:rtl/>
        </w:rPr>
        <w:t>בחכרנות, וד</w:t>
      </w:r>
      <w:r w:rsidR="00FE72A5">
        <w:rPr>
          <w:rFonts w:hint="cs"/>
          <w:rtl/>
        </w:rPr>
        <w:t xml:space="preserve">יש </w:t>
      </w:r>
      <w:r w:rsidRPr="00F40D4B">
        <w:rPr>
          <w:rtl/>
        </w:rPr>
        <w:t xml:space="preserve">בחכרנות </w:t>
      </w:r>
      <w:r w:rsidR="00FE72A5">
        <w:rPr>
          <w:rFonts w:hint="cs"/>
          <w:rtl/>
        </w:rPr>
        <w:t xml:space="preserve">- אין </w:t>
      </w:r>
      <w:r w:rsidRPr="00F40D4B">
        <w:rPr>
          <w:rtl/>
        </w:rPr>
        <w:t>בקבלנות.</w:t>
      </w:r>
    </w:p>
    <w:p w14:paraId="7D323073" w14:textId="545A7571" w:rsidR="006F071F" w:rsidRPr="00964705" w:rsidRDefault="006F071F" w:rsidP="00FE72A5">
      <w:pPr>
        <w:pStyle w:val="afffb"/>
        <w:rPr>
          <w:rtl/>
        </w:rPr>
      </w:pPr>
      <w:ins w:id="9994" w:author="מספור קטעי משנה" w:date="2026-10-06T06:45:11Z">
        <w:r>
          <w:rPr>
            <w:rStyle w:val="MisparKeta"/>
          </w:rPr>
          <w:t xml:space="preserve">א. </w:t>
        </w:r>
      </w:ins>
      <w:r w:rsidRPr="00F40D4B">
        <w:rPr>
          <w:rtl/>
        </w:rPr>
        <w:t>אם אמר לו חכור לי שדה בית השלחין זה [וכו'].</w:t>
      </w:r>
    </w:p>
    <w:p w14:paraId="1FB4C0C9" w14:textId="2DE1CB1E" w:rsidR="00A6533C" w:rsidRPr="00F40D4B" w:rsidRDefault="006F071F" w:rsidP="009B508D">
      <w:pPr>
        <w:rPr>
          <w:rtl/>
        </w:rPr>
      </w:pPr>
      <w:r w:rsidRPr="00F40D4B">
        <w:rPr>
          <w:rFonts w:hint="cs"/>
          <w:rtl/>
        </w:rPr>
        <w:t xml:space="preserve">ואפי' דבעלמא יכול לומר </w:t>
      </w:r>
      <w:r w:rsidR="00FE72A5">
        <w:rPr>
          <w:rFonts w:hint="cs"/>
          <w:rtl/>
        </w:rPr>
        <w:t>'</w:t>
      </w:r>
      <w:r w:rsidRPr="00F40D4B">
        <w:rPr>
          <w:rFonts w:hint="cs"/>
          <w:rtl/>
        </w:rPr>
        <w:t>שם</w:t>
      </w:r>
      <w:r w:rsidR="00FE72A5">
        <w:rPr>
          <w:rFonts w:hint="cs"/>
          <w:rtl/>
        </w:rPr>
        <w:t>'</w:t>
      </w:r>
      <w:r w:rsidRPr="00F40D4B">
        <w:rPr>
          <w:rFonts w:hint="cs"/>
          <w:rtl/>
        </w:rPr>
        <w:t xml:space="preserve"> בעלמא אמרתי</w:t>
      </w:r>
    </w:p>
    <w:p w14:paraId="67003F7A" w14:textId="77777777" w:rsidR="00FE72A5" w:rsidRDefault="006F071F" w:rsidP="009B508D">
      <w:pPr>
        <w:rPr>
          <w:rtl/>
        </w:rPr>
      </w:pPr>
      <w:r w:rsidRPr="00F40D4B">
        <w:rPr>
          <w:rFonts w:hint="cs"/>
          <w:rtl/>
        </w:rPr>
        <w:t>וכ</w:t>
      </w:r>
      <w:r w:rsidRPr="00F40D4B">
        <w:rPr>
          <w:rtl/>
        </w:rPr>
        <w:t xml:space="preserve">האומר לחבירו בית כור עפר אני מוכר לך, </w:t>
      </w:r>
      <w:r w:rsidR="00FE72A5">
        <w:rPr>
          <w:rFonts w:hint="cs"/>
          <w:rtl/>
        </w:rPr>
        <w:t>אף שיש</w:t>
      </w:r>
      <w:r w:rsidRPr="00F40D4B">
        <w:rPr>
          <w:rtl/>
        </w:rPr>
        <w:t xml:space="preserve"> בו </w:t>
      </w:r>
      <w:r w:rsidR="00FE72A5">
        <w:rPr>
          <w:rFonts w:hint="cs"/>
          <w:rtl/>
        </w:rPr>
        <w:t>רק</w:t>
      </w:r>
      <w:r w:rsidRPr="00F40D4B">
        <w:rPr>
          <w:rtl/>
        </w:rPr>
        <w:t xml:space="preserve"> לתך</w:t>
      </w:r>
      <w:r w:rsidRPr="00F40D4B">
        <w:rPr>
          <w:rFonts w:hint="cs"/>
          <w:rtl/>
        </w:rPr>
        <w:t xml:space="preserve">, </w:t>
      </w:r>
    </w:p>
    <w:p w14:paraId="0F77408C" w14:textId="610C176C" w:rsidR="00FE72A5" w:rsidRDefault="00FE72A5" w:rsidP="009B508D">
      <w:pPr>
        <w:rPr>
          <w:rtl/>
        </w:rPr>
      </w:pPr>
      <w:r>
        <w:rPr>
          <w:rFonts w:hint="cs"/>
          <w:rtl/>
        </w:rPr>
        <w:t xml:space="preserve">כרם אף </w:t>
      </w:r>
      <w:r w:rsidR="006F071F" w:rsidRPr="00F40D4B">
        <w:rPr>
          <w:rtl/>
        </w:rPr>
        <w:t>שאין בו גפנים</w:t>
      </w:r>
      <w:r w:rsidR="006F071F" w:rsidRPr="00F40D4B">
        <w:rPr>
          <w:rFonts w:hint="cs"/>
          <w:rtl/>
        </w:rPr>
        <w:t>,</w:t>
      </w:r>
      <w:r w:rsidR="006F071F" w:rsidRPr="00F40D4B">
        <w:rPr>
          <w:rtl/>
        </w:rPr>
        <w:t xml:space="preserve"> </w:t>
      </w:r>
      <w:r w:rsidR="006F071F" w:rsidRPr="00F40D4B">
        <w:rPr>
          <w:rFonts w:hint="cs"/>
          <w:rtl/>
        </w:rPr>
        <w:t xml:space="preserve">ופרדס </w:t>
      </w:r>
      <w:r>
        <w:rPr>
          <w:rFonts w:hint="cs"/>
          <w:rtl/>
        </w:rPr>
        <w:t xml:space="preserve">אף </w:t>
      </w:r>
      <w:r w:rsidR="006F071F" w:rsidRPr="00F40D4B">
        <w:rPr>
          <w:rtl/>
        </w:rPr>
        <w:t xml:space="preserve">שאין בו רמונים </w:t>
      </w:r>
      <w:r>
        <w:rPr>
          <w:rtl/>
        </w:rPr>
        <w:t>–</w:t>
      </w:r>
      <w:r w:rsidR="006F071F" w:rsidRPr="00F40D4B">
        <w:rPr>
          <w:rtl/>
        </w:rPr>
        <w:t xml:space="preserve"> </w:t>
      </w:r>
      <w:r w:rsidR="006F071F" w:rsidRPr="00F40D4B">
        <w:rPr>
          <w:rFonts w:hint="cs"/>
          <w:rtl/>
        </w:rPr>
        <w:t>ד</w:t>
      </w:r>
      <w:r w:rsidR="006F071F" w:rsidRPr="00F40D4B">
        <w:rPr>
          <w:rtl/>
        </w:rPr>
        <w:t>הגיעו</w:t>
      </w:r>
    </w:p>
    <w:p w14:paraId="1AD0590E" w14:textId="78DC06CE" w:rsidR="006F071F" w:rsidRPr="00F40D4B" w:rsidRDefault="006F071F" w:rsidP="009B508D">
      <w:pPr>
        <w:rPr>
          <w:rtl/>
        </w:rPr>
      </w:pPr>
      <w:r w:rsidRPr="00F40D4B">
        <w:rPr>
          <w:rFonts w:hint="cs"/>
          <w:rtl/>
        </w:rPr>
        <w:t xml:space="preserve"> - '</w:t>
      </w:r>
      <w:r w:rsidRPr="00F40D4B">
        <w:rPr>
          <w:rtl/>
        </w:rPr>
        <w:t xml:space="preserve">שלא מכר לו אלא </w:t>
      </w:r>
      <w:r w:rsidR="00FE72A5">
        <w:rPr>
          <w:rFonts w:hint="cs"/>
          <w:rtl/>
        </w:rPr>
        <w:t>'שם קרקע' ודווקא שאכן נקרא כך</w:t>
      </w:r>
      <w:r w:rsidRPr="00F40D4B">
        <w:rPr>
          <w:rtl/>
        </w:rPr>
        <w:t>.</w:t>
      </w:r>
    </w:p>
    <w:p w14:paraId="321A2ADA" w14:textId="782B8699" w:rsidR="00FE72A5" w:rsidRDefault="00FE72A5" w:rsidP="00FE72A5">
      <w:pPr>
        <w:pStyle w:val="36"/>
        <w:framePr w:wrap="notBeside"/>
        <w:rPr>
          <w:rtl/>
        </w:rPr>
      </w:pPr>
      <w:r>
        <w:rPr>
          <w:rFonts w:hint="cs"/>
          <w:rtl/>
        </w:rPr>
        <w:t xml:space="preserve">- </w:t>
      </w:r>
      <w:r w:rsidR="006F071F" w:rsidRPr="00F40D4B">
        <w:rPr>
          <w:rFonts w:hint="cs"/>
          <w:rtl/>
        </w:rPr>
        <w:t>א.  שמואל</w:t>
      </w:r>
    </w:p>
    <w:p w14:paraId="5C259D5E" w14:textId="02503965" w:rsidR="00FE72A5" w:rsidRDefault="006F071F" w:rsidP="009B508D">
      <w:pPr>
        <w:rPr>
          <w:rtl/>
        </w:rPr>
      </w:pPr>
      <w:r w:rsidRPr="00F40D4B">
        <w:rPr>
          <w:rtl/>
        </w:rPr>
        <w:t xml:space="preserve">הא </w:t>
      </w:r>
      <w:r w:rsidR="00FE72A5">
        <w:rPr>
          <w:rFonts w:hint="cs"/>
          <w:rtl/>
        </w:rPr>
        <w:t xml:space="preserve">דאמר </w:t>
      </w:r>
      <w:r w:rsidRPr="00F40D4B">
        <w:rPr>
          <w:rtl/>
        </w:rPr>
        <w:t>מחכיר לחוכר,</w:t>
      </w:r>
      <w:r w:rsidR="00FE72A5">
        <w:rPr>
          <w:rFonts w:hint="cs"/>
          <w:rtl/>
        </w:rPr>
        <w:t xml:space="preserve"> שא''ל </w:t>
      </w:r>
      <w:r w:rsidRPr="00F40D4B">
        <w:rPr>
          <w:rtl/>
        </w:rPr>
        <w:t>ש</w:t>
      </w:r>
      <w:r w:rsidR="00FE72A5">
        <w:rPr>
          <w:rFonts w:hint="cs"/>
          <w:rtl/>
        </w:rPr>
        <w:t>ם</w:t>
      </w:r>
      <w:r w:rsidRPr="00F40D4B">
        <w:rPr>
          <w:rtl/>
        </w:rPr>
        <w:t xml:space="preserve"> בעלמא</w:t>
      </w:r>
      <w:r w:rsidR="00FE72A5">
        <w:rPr>
          <w:rFonts w:hint="cs"/>
          <w:rtl/>
        </w:rPr>
        <w:t>,</w:t>
      </w:r>
      <w:r w:rsidRPr="00F40D4B">
        <w:rPr>
          <w:rtl/>
        </w:rPr>
        <w:t xml:space="preserve"> </w:t>
      </w:r>
    </w:p>
    <w:p w14:paraId="45F53139" w14:textId="5573F25C" w:rsidR="006F071F" w:rsidRPr="00F40D4B" w:rsidRDefault="006F071F" w:rsidP="009B508D">
      <w:pPr>
        <w:rPr>
          <w:rtl/>
        </w:rPr>
      </w:pPr>
      <w:r w:rsidRPr="00F40D4B">
        <w:rPr>
          <w:rFonts w:hint="cs"/>
          <w:rtl/>
        </w:rPr>
        <w:t xml:space="preserve">והא דאמר </w:t>
      </w:r>
      <w:r w:rsidRPr="00F40D4B">
        <w:rPr>
          <w:rtl/>
        </w:rPr>
        <w:t xml:space="preserve">חוכר למחכיר - </w:t>
      </w:r>
      <w:r w:rsidRPr="00F40D4B">
        <w:rPr>
          <w:rFonts w:hint="cs"/>
          <w:rtl/>
        </w:rPr>
        <w:t>דמ</w:t>
      </w:r>
      <w:r w:rsidRPr="00F40D4B">
        <w:rPr>
          <w:rtl/>
        </w:rPr>
        <w:t>קפיד.</w:t>
      </w:r>
    </w:p>
    <w:p w14:paraId="36DBA4C4" w14:textId="77777777" w:rsidR="00FE72A5" w:rsidRDefault="006F071F" w:rsidP="00FE72A5">
      <w:pPr>
        <w:pStyle w:val="36"/>
        <w:framePr w:wrap="notBeside"/>
        <w:rPr>
          <w:rtl/>
        </w:rPr>
      </w:pPr>
      <w:r w:rsidRPr="00F40D4B">
        <w:rPr>
          <w:rFonts w:hint="cs"/>
          <w:rtl/>
        </w:rPr>
        <w:t xml:space="preserve">ב. </w:t>
      </w:r>
      <w:r w:rsidRPr="00F40D4B">
        <w:rPr>
          <w:rtl/>
        </w:rPr>
        <w:t>רבינא:</w:t>
      </w:r>
    </w:p>
    <w:p w14:paraId="16E54D51" w14:textId="497DF416" w:rsidR="00FE72A5" w:rsidRDefault="00FE72A5" w:rsidP="00FE72A5">
      <w:pPr>
        <w:rPr>
          <w:rtl/>
        </w:rPr>
      </w:pPr>
      <w:r>
        <w:rPr>
          <w:rFonts w:hint="cs"/>
          <w:rtl/>
        </w:rPr>
        <w:t>בשניהם ש</w:t>
      </w:r>
      <w:r w:rsidR="006F071F" w:rsidRPr="00F40D4B">
        <w:rPr>
          <w:rtl/>
        </w:rPr>
        <w:t xml:space="preserve">א"ל מחכיר לחוכר, </w:t>
      </w:r>
      <w:r w:rsidR="00237964" w:rsidRPr="00F40D4B">
        <w:rPr>
          <w:rFonts w:hint="cs"/>
          <w:rtl/>
        </w:rPr>
        <w:t>כאן</w:t>
      </w:r>
      <w:r w:rsidR="006F071F" w:rsidRPr="00F40D4B">
        <w:rPr>
          <w:rFonts w:hint="cs"/>
          <w:rtl/>
        </w:rPr>
        <w:t xml:space="preserve"> מיירי שעומדים בתוכה והכי ש''מ מדאמר 'זה'</w:t>
      </w:r>
      <w:r>
        <w:rPr>
          <w:rFonts w:hint="cs"/>
          <w:rtl/>
        </w:rPr>
        <w:t xml:space="preserve">, ולכן </w:t>
      </w:r>
      <w:r w:rsidR="006F071F" w:rsidRPr="00F40D4B">
        <w:rPr>
          <w:rFonts w:hint="cs"/>
          <w:rtl/>
        </w:rPr>
        <w:t xml:space="preserve">הוסיף בית שלחים ש'מ </w:t>
      </w:r>
      <w:r>
        <w:rPr>
          <w:rFonts w:hint="cs"/>
          <w:rtl/>
        </w:rPr>
        <w:t>כעכשיו</w:t>
      </w:r>
    </w:p>
    <w:p w14:paraId="1EFFAA16" w14:textId="26E8A86A" w:rsidR="006F071F" w:rsidRPr="00F40D4B" w:rsidRDefault="006F071F" w:rsidP="009B508D">
      <w:pPr>
        <w:rPr>
          <w:rtl/>
        </w:rPr>
      </w:pPr>
      <w:r w:rsidRPr="00F40D4B">
        <w:rPr>
          <w:rFonts w:hint="cs"/>
          <w:rtl/>
        </w:rPr>
        <w:t xml:space="preserve">משא'כ </w:t>
      </w:r>
      <w:r w:rsidR="00FE72A5">
        <w:rPr>
          <w:rFonts w:hint="cs"/>
          <w:rtl/>
        </w:rPr>
        <w:t xml:space="preserve">כשאינם </w:t>
      </w:r>
      <w:r w:rsidRPr="00F40D4B">
        <w:rPr>
          <w:rFonts w:hint="cs"/>
          <w:rtl/>
        </w:rPr>
        <w:t xml:space="preserve">עומדים בתוכה </w:t>
      </w:r>
      <w:r w:rsidR="00FE72A5">
        <w:rPr>
          <w:rFonts w:hint="cs"/>
          <w:rtl/>
        </w:rPr>
        <w:t>ש</w:t>
      </w:r>
      <w:r w:rsidRPr="00F40D4B">
        <w:rPr>
          <w:rFonts w:hint="cs"/>
          <w:rtl/>
        </w:rPr>
        <w:t xml:space="preserve">יכול לומר </w:t>
      </w:r>
      <w:r w:rsidR="00FE72A5">
        <w:rPr>
          <w:rFonts w:hint="cs"/>
          <w:rtl/>
        </w:rPr>
        <w:t xml:space="preserve">שרק מכר </w:t>
      </w:r>
      <w:r w:rsidR="00964705">
        <w:rPr>
          <w:rFonts w:hint="cs"/>
          <w:rtl/>
        </w:rPr>
        <w:t>'</w:t>
      </w:r>
      <w:r w:rsidR="00FE72A5">
        <w:rPr>
          <w:rFonts w:hint="cs"/>
          <w:rtl/>
        </w:rPr>
        <w:t>השם</w:t>
      </w:r>
      <w:r w:rsidR="00964705">
        <w:rPr>
          <w:rFonts w:hint="cs"/>
          <w:rtl/>
        </w:rPr>
        <w:t>',</w:t>
      </w:r>
    </w:p>
    <w:p w14:paraId="09131D8F" w14:textId="77777777" w:rsidR="00A6533C" w:rsidRPr="00F40D4B" w:rsidRDefault="00A6533C" w:rsidP="00A6533C">
      <w:pPr>
        <w:pStyle w:val="aff9"/>
        <w:rPr>
          <w:rtl/>
        </w:rPr>
      </w:pPr>
      <w:r w:rsidRPr="00F40D4B">
        <w:rPr>
          <w:rtl/>
        </w:rPr>
        <w:t>***</w:t>
      </w:r>
    </w:p>
    <w:p w14:paraId="41457961" w14:textId="0387BABA" w:rsidR="006F071F" w:rsidRPr="00F40D4B" w:rsidRDefault="006F071F" w:rsidP="00964705">
      <w:pPr>
        <w:pStyle w:val="afffff"/>
        <w:framePr w:wrap="around"/>
        <w:rPr>
          <w:rtl/>
        </w:rPr>
      </w:pPr>
      <w:bookmarkStart w:id="21" w:name="_Hlk168995361"/>
      <w:del w:id="20312" w:author="קלוד" w:date="2026-10-06T10:08:05Z">
        <w:r>
          <w:rPr>
            <w:rtl/>
          </w:rPr>
          <w:delText xml:space="preserve">משנה.</w:delText>
        </w:r>
      </w:del>
      <w:ins w:id="20313" w:author="קלוד" w:date="2026-10-06T10:08:05Z">
        <w:r>
          <w:rPr>
            <w:rtl/>
          </w:rPr>
          <w:t xml:space="preserve">משנה ג</w:t>
        </w:r>
      </w:ins>
    </w:p>
    <w:p w14:paraId="57C92F97" w14:textId="5319C1B7" w:rsidR="006F071F" w:rsidRDefault="006F071F" w:rsidP="00964705">
      <w:pPr>
        <w:pStyle w:val="afff3"/>
        <w:rPr>
          <w:rtl/>
        </w:rPr>
      </w:pPr>
      <w:ins w:id="9995" w:author="מספור קטעי משנה" w:date="2026-10-06T06:45:11Z">
        <w:r>
          <w:rPr>
            <w:rStyle w:val="MisparKeta"/>
          </w:rPr>
          <w:t xml:space="preserve">ב. </w:t>
        </w:r>
      </w:ins>
      <w:r w:rsidRPr="00F40D4B">
        <w:rPr>
          <w:rtl/>
        </w:rPr>
        <w:t>המקבל שדה מחבירו והובירה שמין אותה כמה ראויה לעשות, ונותן לו.</w:t>
      </w:r>
      <w:r w:rsidR="00964705">
        <w:rPr>
          <w:rFonts w:hint="cs"/>
          <w:rtl/>
        </w:rPr>
        <w:t xml:space="preserve"> </w:t>
      </w:r>
      <w:r w:rsidRPr="00F40D4B">
        <w:rPr>
          <w:rtl/>
        </w:rPr>
        <w:t>שכך כותב לו: אם אוביר ולא אעביד אשלם במיטבא.</w:t>
      </w:r>
    </w:p>
    <w:p w14:paraId="10CCA1AF" w14:textId="68754A43" w:rsidR="00A06430" w:rsidRPr="00F40D4B" w:rsidRDefault="00A06430" w:rsidP="00A06430">
      <w:pPr>
        <w:pStyle w:val="affff9"/>
        <w:rPr>
          <w:rtl/>
        </w:rPr>
      </w:pPr>
      <w:r>
        <w:rPr>
          <w:rFonts w:hint="cs"/>
          <w:rtl/>
        </w:rPr>
        <w:t>התחייבות ע''פ לשון הדיוט</w:t>
      </w:r>
    </w:p>
    <w:p w14:paraId="1F41A853" w14:textId="6944B16E" w:rsidR="00964705" w:rsidRDefault="00A06430" w:rsidP="00964705">
      <w:pPr>
        <w:pStyle w:val="36"/>
        <w:framePr w:wrap="notBeside"/>
        <w:rPr>
          <w:rtl/>
        </w:rPr>
      </w:pPr>
      <w:r>
        <w:rPr>
          <w:rFonts w:hint="cs"/>
          <w:rtl/>
        </w:rPr>
        <w:t xml:space="preserve">א. </w:t>
      </w:r>
      <w:r w:rsidR="006F071F" w:rsidRPr="00F40D4B">
        <w:rPr>
          <w:rtl/>
        </w:rPr>
        <w:t>ר</w:t>
      </w:r>
      <w:r w:rsidR="006F071F" w:rsidRPr="00F40D4B">
        <w:rPr>
          <w:rFonts w:hint="cs"/>
          <w:rtl/>
        </w:rPr>
        <w:t>"מ</w:t>
      </w:r>
    </w:p>
    <w:p w14:paraId="406DFBBC" w14:textId="30906BF7" w:rsidR="006F071F" w:rsidRPr="00F40D4B" w:rsidRDefault="006F071F" w:rsidP="00964705">
      <w:pPr>
        <w:rPr>
          <w:rtl/>
        </w:rPr>
      </w:pPr>
      <w:r w:rsidRPr="00F40D4B">
        <w:rPr>
          <w:rtl/>
        </w:rPr>
        <w:t>דרש לשון הדיוט</w:t>
      </w:r>
      <w:r w:rsidR="00964705">
        <w:rPr>
          <w:rFonts w:hint="cs"/>
          <w:rtl/>
        </w:rPr>
        <w:t xml:space="preserve"> </w:t>
      </w:r>
      <w:r w:rsidRPr="00964705">
        <w:rPr>
          <w:rStyle w:val="afffff2"/>
          <w:rFonts w:hint="cs"/>
          <w:rtl/>
        </w:rPr>
        <w:t>שבשטר</w:t>
      </w:r>
      <w:r w:rsidRPr="00F40D4B">
        <w:rPr>
          <w:rFonts w:hint="cs"/>
          <w:rtl/>
        </w:rPr>
        <w:t xml:space="preserve"> </w:t>
      </w:r>
      <w:r w:rsidRPr="00F40D4B">
        <w:rPr>
          <w:rtl/>
        </w:rPr>
        <w:t>אם אוביר ולא אעב</w:t>
      </w:r>
      <w:r w:rsidR="00A06430">
        <w:rPr>
          <w:rFonts w:hint="cs"/>
          <w:rtl/>
        </w:rPr>
        <w:t>ו</w:t>
      </w:r>
      <w:r w:rsidRPr="00F40D4B">
        <w:rPr>
          <w:rtl/>
        </w:rPr>
        <w:t>ד אשלם במיטב.</w:t>
      </w:r>
    </w:p>
    <w:p w14:paraId="5C275FBD" w14:textId="372FAB7B" w:rsidR="00964705" w:rsidRDefault="00A06430" w:rsidP="00964705">
      <w:pPr>
        <w:pStyle w:val="36"/>
        <w:framePr w:wrap="notBeside"/>
        <w:rPr>
          <w:rtl/>
        </w:rPr>
      </w:pPr>
      <w:r>
        <w:rPr>
          <w:rFonts w:hint="cs"/>
          <w:rtl/>
        </w:rPr>
        <w:t xml:space="preserve">ב. </w:t>
      </w:r>
      <w:r w:rsidR="006F071F" w:rsidRPr="00F40D4B">
        <w:rPr>
          <w:rtl/>
        </w:rPr>
        <w:t xml:space="preserve">רבי יהודה </w:t>
      </w:r>
    </w:p>
    <w:p w14:paraId="1B75692F" w14:textId="0C9FB2FB" w:rsidR="006F071F" w:rsidRPr="00F40D4B" w:rsidRDefault="006F071F" w:rsidP="00A06430">
      <w:pPr>
        <w:rPr>
          <w:rtl/>
        </w:rPr>
      </w:pPr>
      <w:r w:rsidRPr="00F40D4B">
        <w:rPr>
          <w:rtl/>
        </w:rPr>
        <w:t>דרש לשון הדיוט.</w:t>
      </w:r>
      <w:r w:rsidRPr="00F40D4B">
        <w:rPr>
          <w:rFonts w:hint="cs"/>
          <w:rtl/>
        </w:rPr>
        <w:t xml:space="preserve"> </w:t>
      </w:r>
      <w:r w:rsidR="00A06430">
        <w:rPr>
          <w:rFonts w:hint="cs"/>
          <w:rtl/>
        </w:rPr>
        <w:t>ש</w:t>
      </w:r>
      <w:r w:rsidRPr="00F40D4B">
        <w:rPr>
          <w:rtl/>
        </w:rPr>
        <w:t>אדם מביא קרבן עשיר על אשתו,</w:t>
      </w:r>
      <w:r w:rsidR="00A06430">
        <w:rPr>
          <w:rFonts w:hint="cs"/>
          <w:rtl/>
        </w:rPr>
        <w:t xml:space="preserve"> </w:t>
      </w:r>
      <w:r w:rsidRPr="00F40D4B">
        <w:rPr>
          <w:rtl/>
        </w:rPr>
        <w:t xml:space="preserve">וכן כל קרבן שחייבת, שכך כותב לה אחריות </w:t>
      </w:r>
      <w:r w:rsidR="00964705">
        <w:rPr>
          <w:rFonts w:hint="cs"/>
          <w:rtl/>
        </w:rPr>
        <w:t xml:space="preserve">שיש לך </w:t>
      </w:r>
      <w:r w:rsidRPr="00F40D4B">
        <w:rPr>
          <w:rtl/>
        </w:rPr>
        <w:t xml:space="preserve">עלי </w:t>
      </w:r>
      <w:r w:rsidR="00DF16B2">
        <w:rPr>
          <w:rFonts w:hint="cs"/>
          <w:rtl/>
        </w:rPr>
        <w:t>עוד מלפנים</w:t>
      </w:r>
      <w:r w:rsidRPr="00F40D4B">
        <w:rPr>
          <w:rtl/>
        </w:rPr>
        <w:t>.</w:t>
      </w:r>
    </w:p>
    <w:p w14:paraId="505BD69B" w14:textId="25E21916" w:rsidR="00DF16B2" w:rsidRDefault="00A06430" w:rsidP="00DF16B2">
      <w:pPr>
        <w:pStyle w:val="36"/>
        <w:framePr w:wrap="notBeside"/>
        <w:rPr>
          <w:rtl/>
        </w:rPr>
      </w:pPr>
      <w:r>
        <w:rPr>
          <w:rFonts w:hint="cs"/>
          <w:rtl/>
        </w:rPr>
        <w:t xml:space="preserve">ג. </w:t>
      </w:r>
      <w:r w:rsidR="006F071F" w:rsidRPr="00F40D4B">
        <w:rPr>
          <w:rtl/>
        </w:rPr>
        <w:t>הלל הזקן</w:t>
      </w:r>
    </w:p>
    <w:p w14:paraId="0251007A" w14:textId="1845E0F4" w:rsidR="006F071F" w:rsidRPr="00F40D4B" w:rsidRDefault="006F071F" w:rsidP="00DF16B2">
      <w:pPr>
        <w:rPr>
          <w:rtl/>
        </w:rPr>
      </w:pPr>
      <w:r w:rsidRPr="00F40D4B">
        <w:rPr>
          <w:rtl/>
        </w:rPr>
        <w:lastRenderedPageBreak/>
        <w:t>דרש לשון הדיוט.</w:t>
      </w:r>
      <w:r w:rsidRPr="00F40D4B">
        <w:rPr>
          <w:rFonts w:hint="cs"/>
          <w:rtl/>
        </w:rPr>
        <w:t xml:space="preserve"> </w:t>
      </w:r>
      <w:r w:rsidR="00A06430">
        <w:rPr>
          <w:rFonts w:hint="cs"/>
          <w:rtl/>
        </w:rPr>
        <w:t>ש</w:t>
      </w:r>
      <w:r w:rsidRPr="00F40D4B">
        <w:rPr>
          <w:rtl/>
        </w:rPr>
        <w:t>אנשי אלכסנדריא היו מקדשין את נשותיהם, ובשעת כניסתן לחופה באין אחרים וחוטפים אותם מהן, ובקשו חכמים לעשות בניהם ממזרים.</w:t>
      </w:r>
    </w:p>
    <w:p w14:paraId="788BF7F9" w14:textId="28787A9D" w:rsidR="006F071F" w:rsidRPr="00F40D4B" w:rsidRDefault="00A06430" w:rsidP="009B508D">
      <w:pPr>
        <w:rPr>
          <w:rtl/>
        </w:rPr>
      </w:pPr>
      <w:r w:rsidRPr="00A06430">
        <w:rPr>
          <w:rStyle w:val="affffc"/>
          <w:rFonts w:hint="cs"/>
          <w:rtl/>
        </w:rPr>
        <w:t>א''ל</w:t>
      </w:r>
      <w:r w:rsidR="006F071F" w:rsidRPr="00A06430">
        <w:rPr>
          <w:rStyle w:val="affffc"/>
          <w:rtl/>
        </w:rPr>
        <w:t xml:space="preserve"> הלל הזקן:</w:t>
      </w:r>
      <w:r w:rsidR="006F071F" w:rsidRPr="00F40D4B">
        <w:rPr>
          <w:rtl/>
        </w:rPr>
        <w:t xml:space="preserve"> הביאו לי כתובת אמכם.</w:t>
      </w:r>
      <w:r w:rsidR="006F071F" w:rsidRPr="00F40D4B">
        <w:rPr>
          <w:rFonts w:hint="cs"/>
          <w:rtl/>
        </w:rPr>
        <w:t xml:space="preserve"> </w:t>
      </w:r>
      <w:r w:rsidR="006F071F" w:rsidRPr="00F40D4B">
        <w:rPr>
          <w:rtl/>
        </w:rPr>
        <w:t xml:space="preserve">הביאו לו כתובת אמן, ומצא שכתוב בהן לכשתכנסי לחופה </w:t>
      </w:r>
      <w:r>
        <w:rPr>
          <w:rFonts w:hint="cs"/>
          <w:rtl/>
        </w:rPr>
        <w:t>היי לי לאשה</w:t>
      </w:r>
      <w:r w:rsidR="006F071F" w:rsidRPr="00F40D4B">
        <w:rPr>
          <w:rtl/>
        </w:rPr>
        <w:t>, ולא עשו בניהם ממזרים.</w:t>
      </w:r>
    </w:p>
    <w:p w14:paraId="1FC8027E" w14:textId="04A1B9B0" w:rsidR="00A06430" w:rsidRDefault="00A06430" w:rsidP="00A06430">
      <w:pPr>
        <w:pStyle w:val="36"/>
        <w:framePr w:wrap="notBeside"/>
        <w:rPr>
          <w:rtl/>
        </w:rPr>
      </w:pPr>
      <w:r>
        <w:rPr>
          <w:rFonts w:hint="cs"/>
          <w:rtl/>
        </w:rPr>
        <w:t>ד. ריב''ק:</w:t>
      </w:r>
    </w:p>
    <w:p w14:paraId="6480AE2E" w14:textId="65D90453" w:rsidR="00A6533C" w:rsidRPr="00F40D4B" w:rsidRDefault="00A06430" w:rsidP="009B508D">
      <w:pPr>
        <w:rPr>
          <w:rtl/>
        </w:rPr>
      </w:pPr>
      <w:r>
        <w:rPr>
          <w:rFonts w:hint="cs"/>
          <w:rtl/>
        </w:rPr>
        <w:t xml:space="preserve">דרש </w:t>
      </w:r>
      <w:r w:rsidR="006F071F" w:rsidRPr="00F40D4B">
        <w:rPr>
          <w:rtl/>
        </w:rPr>
        <w:t>לשון הדיוט.</w:t>
      </w:r>
      <w:r w:rsidR="006F071F" w:rsidRPr="00F40D4B">
        <w:rPr>
          <w:rFonts w:hint="cs"/>
          <w:rtl/>
        </w:rPr>
        <w:t xml:space="preserve"> </w:t>
      </w:r>
      <w:r>
        <w:rPr>
          <w:rFonts w:hint="cs"/>
          <w:rtl/>
        </w:rPr>
        <w:t>ש</w:t>
      </w:r>
      <w:r w:rsidR="006F071F" w:rsidRPr="00F40D4B">
        <w:rPr>
          <w:rtl/>
        </w:rPr>
        <w:t xml:space="preserve">המלוה את חבירו לא ימשכננו יותר מחובו, שכך כותב לו </w:t>
      </w:r>
      <w:r w:rsidR="006F071F" w:rsidRPr="00F40D4B">
        <w:rPr>
          <w:rFonts w:hint="cs"/>
          <w:rtl/>
        </w:rPr>
        <w:t>'ד</w:t>
      </w:r>
      <w:r w:rsidR="006F071F" w:rsidRPr="00F40D4B">
        <w:rPr>
          <w:rtl/>
        </w:rPr>
        <w:t>תשלו</w:t>
      </w:r>
      <w:r w:rsidR="006F071F" w:rsidRPr="00F40D4B">
        <w:rPr>
          <w:rFonts w:hint="cs"/>
          <w:rtl/>
        </w:rPr>
        <w:t>ם שיש לך עלי אני מקבל ולא דס''ל דאי לא כתב לא יכול לגבות דהא '</w:t>
      </w:r>
      <w:r w:rsidR="006F071F" w:rsidRPr="00F40D4B">
        <w:rPr>
          <w:rtl/>
        </w:rPr>
        <w:t>משכנו והשיב לו המשכון ומת  שומטו מע"ג בניו!</w:t>
      </w:r>
      <w:r w:rsidR="006F071F" w:rsidRPr="00F40D4B">
        <w:rPr>
          <w:rFonts w:hint="cs"/>
          <w:rtl/>
        </w:rPr>
        <w:t xml:space="preserve"> אלא שמועלת כתיבתו לנגרע המשכון דאי לא כתב לא יוכל לגבות</w:t>
      </w:r>
    </w:p>
    <w:p w14:paraId="25525B84" w14:textId="196A3492" w:rsidR="00A06430" w:rsidRDefault="00A06430" w:rsidP="00A06430">
      <w:pPr>
        <w:pStyle w:val="36"/>
        <w:framePr w:wrap="notBeside"/>
        <w:rPr>
          <w:rtl/>
        </w:rPr>
      </w:pPr>
      <w:r>
        <w:rPr>
          <w:rFonts w:hint="cs"/>
          <w:rtl/>
        </w:rPr>
        <w:t xml:space="preserve">ה. </w:t>
      </w:r>
      <w:r w:rsidR="006F071F" w:rsidRPr="00F40D4B">
        <w:rPr>
          <w:rtl/>
        </w:rPr>
        <w:t>רבי יוסי</w:t>
      </w:r>
    </w:p>
    <w:p w14:paraId="0203048B" w14:textId="79F86A5F" w:rsidR="006F071F" w:rsidRPr="00F40D4B" w:rsidRDefault="00A06430" w:rsidP="00A06430">
      <w:pPr>
        <w:spacing w:after="60"/>
        <w:rPr>
          <w:rtl/>
        </w:rPr>
      </w:pPr>
      <w:r>
        <w:rPr>
          <w:rFonts w:hint="cs"/>
          <w:rtl/>
        </w:rPr>
        <w:t xml:space="preserve">דרש </w:t>
      </w:r>
      <w:r w:rsidR="006F071F" w:rsidRPr="00F40D4B">
        <w:rPr>
          <w:rtl/>
        </w:rPr>
        <w:t>לשון הדיוט.</w:t>
      </w:r>
      <w:r w:rsidR="006F071F" w:rsidRPr="00F40D4B">
        <w:rPr>
          <w:rFonts w:hint="cs"/>
          <w:rtl/>
        </w:rPr>
        <w:t xml:space="preserve"> ד</w:t>
      </w:r>
      <w:r w:rsidR="006F071F" w:rsidRPr="00F40D4B">
        <w:rPr>
          <w:rtl/>
        </w:rPr>
        <w:t>מקום שנהגו לעשות כתובה מלוה גובה מלוה, לכפול גובה מחצה.</w:t>
      </w:r>
    </w:p>
    <w:p w14:paraId="2812E53C" w14:textId="3000A897" w:rsidR="00A06430" w:rsidRDefault="006F071F" w:rsidP="00A06430">
      <w:pPr>
        <w:pStyle w:val="36"/>
        <w:framePr w:wrap="notBeside"/>
        <w:rPr>
          <w:rtl/>
        </w:rPr>
      </w:pPr>
      <w:r w:rsidRPr="00F40D4B">
        <w:rPr>
          <w:rFonts w:hint="cs"/>
          <w:rtl/>
        </w:rPr>
        <w:t xml:space="preserve"> </w:t>
      </w:r>
      <w:r w:rsidRPr="00F40D4B">
        <w:rPr>
          <w:rtl/>
        </w:rPr>
        <w:t xml:space="preserve">נהרבלאי </w:t>
      </w:r>
    </w:p>
    <w:p w14:paraId="48D208DC" w14:textId="57672FE1" w:rsidR="006F071F" w:rsidRPr="00F40D4B" w:rsidRDefault="00A06430" w:rsidP="009B508D">
      <w:pPr>
        <w:rPr>
          <w:rtl/>
        </w:rPr>
      </w:pPr>
      <w:r>
        <w:rPr>
          <w:rFonts w:hint="cs"/>
          <w:rtl/>
        </w:rPr>
        <w:t>ג</w:t>
      </w:r>
      <w:r w:rsidR="006F071F" w:rsidRPr="00F40D4B">
        <w:rPr>
          <w:rtl/>
        </w:rPr>
        <w:t xml:space="preserve">בו </w:t>
      </w:r>
      <w:r w:rsidR="006F071F" w:rsidRPr="00F40D4B">
        <w:rPr>
          <w:rFonts w:hint="cs"/>
          <w:rtl/>
        </w:rPr>
        <w:t>שליש מהסכום הכתוב</w:t>
      </w:r>
      <w:r w:rsidR="006F071F" w:rsidRPr="00F40D4B">
        <w:rPr>
          <w:rtl/>
        </w:rPr>
        <w:t xml:space="preserve">, </w:t>
      </w:r>
      <w:r w:rsidR="006F071F" w:rsidRPr="00F40D4B">
        <w:rPr>
          <w:rtl/>
        </w:rPr>
        <w:tab/>
      </w:r>
      <w:r w:rsidR="006F071F" w:rsidRPr="00F40D4B">
        <w:rPr>
          <w:rtl/>
        </w:rPr>
        <w:tab/>
      </w:r>
    </w:p>
    <w:p w14:paraId="6F10E990" w14:textId="77777777" w:rsidR="00A06430" w:rsidRDefault="006F071F" w:rsidP="00A06430">
      <w:pPr>
        <w:pStyle w:val="36"/>
        <w:framePr w:wrap="notBeside"/>
        <w:rPr>
          <w:rtl/>
        </w:rPr>
      </w:pPr>
      <w:r w:rsidRPr="00F40D4B">
        <w:rPr>
          <w:rtl/>
        </w:rPr>
        <w:t>•</w:t>
      </w:r>
      <w:r w:rsidRPr="00F40D4B">
        <w:rPr>
          <w:rFonts w:hint="cs"/>
          <w:rtl/>
        </w:rPr>
        <w:t xml:space="preserve"> </w:t>
      </w:r>
      <w:r w:rsidRPr="00F40D4B">
        <w:rPr>
          <w:rtl/>
        </w:rPr>
        <w:t xml:space="preserve">מרימר </w:t>
      </w:r>
    </w:p>
    <w:p w14:paraId="3E5AD553" w14:textId="4FD4504A" w:rsidR="00A6533C" w:rsidRPr="00F40D4B" w:rsidRDefault="00A06430" w:rsidP="00A06430">
      <w:pPr>
        <w:rPr>
          <w:rtl/>
        </w:rPr>
      </w:pPr>
      <w:r>
        <w:rPr>
          <w:rFonts w:hint="cs"/>
          <w:rtl/>
        </w:rPr>
        <w:t xml:space="preserve">בעשו קנין -גבה גם השבח, וכשלא עשו קנין כשכפלו גבה מחצה </w:t>
      </w:r>
    </w:p>
    <w:p w14:paraId="1AD8CF44" w14:textId="77777777" w:rsidR="00A06430" w:rsidRDefault="006F071F" w:rsidP="00A06430">
      <w:pPr>
        <w:pStyle w:val="36"/>
        <w:framePr w:wrap="notBeside"/>
        <w:rPr>
          <w:rtl/>
        </w:rPr>
      </w:pPr>
      <w:r w:rsidRPr="00F40D4B">
        <w:rPr>
          <w:rtl/>
        </w:rPr>
        <w:t>•</w:t>
      </w:r>
      <w:r w:rsidRPr="00F40D4B">
        <w:rPr>
          <w:rFonts w:hint="cs"/>
          <w:rtl/>
        </w:rPr>
        <w:t xml:space="preserve"> </w:t>
      </w:r>
      <w:r w:rsidRPr="00F40D4B">
        <w:rPr>
          <w:rtl/>
        </w:rPr>
        <w:t>רבינא</w:t>
      </w:r>
    </w:p>
    <w:p w14:paraId="17ACAA4E" w14:textId="77777777" w:rsidR="00A06430" w:rsidRDefault="006F071F" w:rsidP="009B508D">
      <w:pPr>
        <w:rPr>
          <w:rtl/>
        </w:rPr>
      </w:pPr>
      <w:r w:rsidRPr="00F40D4B">
        <w:rPr>
          <w:rtl/>
        </w:rPr>
        <w:t>משבח וכת</w:t>
      </w:r>
      <w:r w:rsidRPr="00F40D4B">
        <w:rPr>
          <w:rFonts w:hint="cs"/>
          <w:rtl/>
        </w:rPr>
        <w:t>ב</w:t>
      </w:r>
      <w:r w:rsidRPr="00F40D4B">
        <w:rPr>
          <w:rtl/>
        </w:rPr>
        <w:t xml:space="preserve"> ל</w:t>
      </w:r>
      <w:r w:rsidRPr="00F40D4B">
        <w:rPr>
          <w:rFonts w:hint="cs"/>
          <w:rtl/>
        </w:rPr>
        <w:t>בתו</w:t>
      </w:r>
      <w:r w:rsidR="00A06430">
        <w:rPr>
          <w:rFonts w:hint="cs"/>
          <w:rtl/>
        </w:rPr>
        <w:t xml:space="preserve"> הרבה</w:t>
      </w:r>
      <w:r w:rsidRPr="00F40D4B">
        <w:rPr>
          <w:rtl/>
        </w:rPr>
        <w:t xml:space="preserve">, </w:t>
      </w:r>
      <w:r w:rsidRPr="00A06430">
        <w:rPr>
          <w:rStyle w:val="affffc"/>
          <w:rtl/>
        </w:rPr>
        <w:t>אמרו ל</w:t>
      </w:r>
      <w:r w:rsidRPr="00A06430">
        <w:rPr>
          <w:rStyle w:val="affffc"/>
          <w:rFonts w:hint="cs"/>
          <w:rtl/>
        </w:rPr>
        <w:t>ו</w:t>
      </w:r>
      <w:r w:rsidRPr="00F40D4B">
        <w:rPr>
          <w:rFonts w:hint="cs"/>
          <w:rtl/>
        </w:rPr>
        <w:t xml:space="preserve"> שיעשה קנין</w:t>
      </w:r>
      <w:r w:rsidR="00A06430">
        <w:rPr>
          <w:rFonts w:hint="cs"/>
          <w:rtl/>
        </w:rPr>
        <w:t>,</w:t>
      </w:r>
      <w:r w:rsidRPr="00F40D4B">
        <w:rPr>
          <w:rFonts w:hint="cs"/>
          <w:rtl/>
        </w:rPr>
        <w:t xml:space="preserve"> </w:t>
      </w:r>
    </w:p>
    <w:p w14:paraId="7CD07492" w14:textId="117B4274" w:rsidR="006F071F" w:rsidRPr="00F40D4B" w:rsidRDefault="00A06430" w:rsidP="009B508D">
      <w:pPr>
        <w:rPr>
          <w:rtl/>
        </w:rPr>
      </w:pPr>
      <w:r>
        <w:rPr>
          <w:rFonts w:hint="cs"/>
          <w:rtl/>
        </w:rPr>
        <w:t>והשיב</w:t>
      </w:r>
      <w:r w:rsidR="006F071F" w:rsidRPr="00F40D4B">
        <w:rPr>
          <w:rFonts w:hint="cs"/>
          <w:rtl/>
        </w:rPr>
        <w:t xml:space="preserve"> שאם </w:t>
      </w:r>
      <w:r>
        <w:rPr>
          <w:rFonts w:hint="cs"/>
          <w:rtl/>
        </w:rPr>
        <w:t xml:space="preserve">יעשה קנין </w:t>
      </w:r>
      <w:r w:rsidR="006F071F" w:rsidRPr="00F40D4B">
        <w:rPr>
          <w:rFonts w:hint="cs"/>
          <w:rtl/>
        </w:rPr>
        <w:t>לא יכפול</w:t>
      </w:r>
      <w:r>
        <w:rPr>
          <w:rFonts w:hint="cs"/>
          <w:rtl/>
        </w:rPr>
        <w:t>,</w:t>
      </w:r>
      <w:r w:rsidR="006F071F" w:rsidRPr="00F40D4B">
        <w:rPr>
          <w:rFonts w:hint="cs"/>
          <w:rtl/>
        </w:rPr>
        <w:t xml:space="preserve"> ואם יכפיל לא </w:t>
      </w:r>
      <w:r>
        <w:rPr>
          <w:rFonts w:hint="cs"/>
          <w:rtl/>
        </w:rPr>
        <w:t xml:space="preserve">יעשה קנין. </w:t>
      </w:r>
    </w:p>
    <w:p w14:paraId="4ABE96BF" w14:textId="77777777" w:rsidR="00A6533C" w:rsidRPr="00F40D4B" w:rsidRDefault="00A6533C" w:rsidP="00A6533C">
      <w:pPr>
        <w:pStyle w:val="aff9"/>
        <w:rPr>
          <w:rtl/>
        </w:rPr>
      </w:pPr>
      <w:r w:rsidRPr="00F40D4B">
        <w:rPr>
          <w:rtl/>
        </w:rPr>
        <w:t>***</w:t>
      </w:r>
    </w:p>
    <w:p w14:paraId="1645E3F6" w14:textId="1CDC4E8F" w:rsidR="006F071F" w:rsidRPr="00F40D4B" w:rsidRDefault="006F071F" w:rsidP="00A6533C">
      <w:pPr>
        <w:pStyle w:val="affe"/>
        <w:framePr w:wrap="around"/>
        <w:rPr>
          <w:rtl/>
        </w:rPr>
      </w:pPr>
      <w:r w:rsidRPr="00F40D4B">
        <w:rPr>
          <w:rFonts w:hint="cs"/>
          <w:rtl/>
        </w:rPr>
        <w:t>קד:</w:t>
      </w:r>
    </w:p>
    <w:p w14:paraId="255A2206" w14:textId="77777777" w:rsidR="00A06430" w:rsidRDefault="00A06430" w:rsidP="00A06430">
      <w:pPr>
        <w:pStyle w:val="36"/>
        <w:framePr w:wrap="notBeside"/>
        <w:rPr>
          <w:rtl/>
        </w:rPr>
      </w:pPr>
      <w:r>
        <w:rPr>
          <w:rFonts w:hint="cs"/>
          <w:rtl/>
        </w:rPr>
        <w:t>מעשה שאמר</w:t>
      </w:r>
    </w:p>
    <w:p w14:paraId="10CB6700" w14:textId="77777777" w:rsidR="006931BB" w:rsidRDefault="006F071F" w:rsidP="009B508D">
      <w:pPr>
        <w:rPr>
          <w:rtl/>
        </w:rPr>
      </w:pPr>
      <w:r w:rsidRPr="00F40D4B">
        <w:rPr>
          <w:rFonts w:hint="cs"/>
          <w:rtl/>
        </w:rPr>
        <w:t>ליתן לבתו ד' מאה זוז בכתובתה</w:t>
      </w:r>
      <w:r w:rsidR="00A06430">
        <w:rPr>
          <w:rFonts w:hint="cs"/>
          <w:rtl/>
        </w:rPr>
        <w:t>,</w:t>
      </w:r>
      <w:r w:rsidRPr="00F40D4B">
        <w:rPr>
          <w:rFonts w:hint="cs"/>
          <w:rtl/>
        </w:rPr>
        <w:t xml:space="preserve"> </w:t>
      </w:r>
    </w:p>
    <w:p w14:paraId="76A05213" w14:textId="147195C8" w:rsidR="00A6533C" w:rsidRPr="00F40D4B" w:rsidRDefault="006F071F" w:rsidP="009B508D">
      <w:pPr>
        <w:rPr>
          <w:rtl/>
        </w:rPr>
      </w:pPr>
      <w:r w:rsidRPr="006931BB">
        <w:rPr>
          <w:rStyle w:val="affffc"/>
          <w:rFonts w:hint="cs"/>
          <w:rtl/>
        </w:rPr>
        <w:t>ושאלו לר''א</w:t>
      </w:r>
      <w:r w:rsidR="006931BB">
        <w:rPr>
          <w:rStyle w:val="affffc"/>
          <w:rFonts w:hint="cs"/>
          <w:rtl/>
        </w:rPr>
        <w:t>:</w:t>
      </w:r>
      <w:r w:rsidRPr="00F40D4B">
        <w:rPr>
          <w:rFonts w:hint="cs"/>
          <w:rtl/>
        </w:rPr>
        <w:t xml:space="preserve"> אי ד' מאות שהם ח' מאות</w:t>
      </w:r>
      <w:r w:rsidR="006931BB">
        <w:rPr>
          <w:rFonts w:hint="cs"/>
          <w:rtl/>
        </w:rPr>
        <w:t>,</w:t>
      </w:r>
      <w:r w:rsidRPr="00F40D4B">
        <w:rPr>
          <w:rFonts w:hint="cs"/>
          <w:rtl/>
        </w:rPr>
        <w:t xml:space="preserve"> או שהן ב' מאות</w:t>
      </w:r>
      <w:r w:rsidR="006931BB">
        <w:rPr>
          <w:rFonts w:hint="cs"/>
          <w:rtl/>
        </w:rPr>
        <w:t>.</w:t>
      </w:r>
    </w:p>
    <w:p w14:paraId="5FD11838" w14:textId="77777777" w:rsidR="006931BB" w:rsidRDefault="006F071F" w:rsidP="006931BB">
      <w:pPr>
        <w:pStyle w:val="36"/>
        <w:framePr w:wrap="notBeside"/>
        <w:rPr>
          <w:rtl/>
        </w:rPr>
      </w:pPr>
      <w:r w:rsidRPr="00F40D4B">
        <w:rPr>
          <w:rFonts w:hint="cs"/>
          <w:rtl/>
        </w:rPr>
        <w:t>ואר''א</w:t>
      </w:r>
      <w:r w:rsidRPr="00F40D4B">
        <w:rPr>
          <w:rtl/>
        </w:rPr>
        <w:t>:</w:t>
      </w:r>
    </w:p>
    <w:p w14:paraId="397D0A50" w14:textId="77777777" w:rsidR="006931BB" w:rsidRDefault="006F071F" w:rsidP="009B508D">
      <w:pPr>
        <w:rPr>
          <w:rtl/>
        </w:rPr>
      </w:pPr>
      <w:r w:rsidRPr="00F40D4B">
        <w:rPr>
          <w:rtl/>
        </w:rPr>
        <w:t xml:space="preserve">אי אמר </w:t>
      </w:r>
      <w:r w:rsidR="006931BB" w:rsidRPr="006931BB">
        <w:rPr>
          <w:rFonts w:hint="cs"/>
          <w:b/>
          <w:bCs/>
          <w:rtl/>
        </w:rPr>
        <w:t xml:space="preserve">תנו </w:t>
      </w:r>
      <w:r w:rsidRPr="006931BB">
        <w:rPr>
          <w:b/>
          <w:bCs/>
          <w:rtl/>
        </w:rPr>
        <w:t>לה</w:t>
      </w:r>
      <w:r w:rsidRPr="00F40D4B">
        <w:rPr>
          <w:rtl/>
        </w:rPr>
        <w:t xml:space="preserve"> </w:t>
      </w:r>
      <w:r w:rsidRPr="00F40D4B">
        <w:rPr>
          <w:rFonts w:hint="cs"/>
          <w:rtl/>
        </w:rPr>
        <w:t xml:space="preserve">ד' </w:t>
      </w:r>
      <w:r w:rsidRPr="00F40D4B">
        <w:rPr>
          <w:rtl/>
        </w:rPr>
        <w:t xml:space="preserve">מאה זוזי </w:t>
      </w:r>
      <w:r w:rsidR="006931BB">
        <w:rPr>
          <w:rFonts w:hint="cs"/>
          <w:rtl/>
        </w:rPr>
        <w:t>שהם שמונה מאות</w:t>
      </w:r>
      <w:r w:rsidRPr="00F40D4B">
        <w:rPr>
          <w:rtl/>
        </w:rPr>
        <w:t xml:space="preserve">, </w:t>
      </w:r>
    </w:p>
    <w:p w14:paraId="4C85BE4D" w14:textId="03D8F7BA" w:rsidR="006F071F" w:rsidRPr="00F40D4B" w:rsidRDefault="006F071F" w:rsidP="009B508D">
      <w:pPr>
        <w:rPr>
          <w:rtl/>
        </w:rPr>
      </w:pPr>
      <w:r w:rsidRPr="00F40D4B">
        <w:rPr>
          <w:rtl/>
        </w:rPr>
        <w:t xml:space="preserve">אי אמר </w:t>
      </w:r>
      <w:r w:rsidRPr="006931BB">
        <w:rPr>
          <w:b/>
          <w:bCs/>
          <w:rtl/>
        </w:rPr>
        <w:t>כתובו לה</w:t>
      </w:r>
      <w:r w:rsidRPr="00F40D4B">
        <w:rPr>
          <w:rtl/>
        </w:rPr>
        <w:t xml:space="preserve"> – </w:t>
      </w:r>
      <w:r w:rsidRPr="00F40D4B">
        <w:rPr>
          <w:rFonts w:hint="cs"/>
          <w:rtl/>
        </w:rPr>
        <w:t xml:space="preserve">ד' </w:t>
      </w:r>
      <w:r w:rsidRPr="00F40D4B">
        <w:rPr>
          <w:rtl/>
        </w:rPr>
        <w:t xml:space="preserve">מאה זוזי </w:t>
      </w:r>
      <w:r w:rsidR="006931BB">
        <w:rPr>
          <w:rFonts w:hint="cs"/>
          <w:rtl/>
        </w:rPr>
        <w:t>שהן מאתיים</w:t>
      </w:r>
    </w:p>
    <w:p w14:paraId="55D5A18A" w14:textId="77777777" w:rsidR="006931BB" w:rsidRDefault="006F071F" w:rsidP="006931BB">
      <w:pPr>
        <w:pStyle w:val="36"/>
        <w:framePr w:wrap="notBeside"/>
        <w:rPr>
          <w:rtl/>
        </w:rPr>
      </w:pPr>
      <w:r w:rsidRPr="00F40D4B">
        <w:rPr>
          <w:rtl/>
        </w:rPr>
        <w:t>א"ד א</w:t>
      </w:r>
      <w:r w:rsidRPr="00F40D4B">
        <w:rPr>
          <w:rFonts w:hint="cs"/>
          <w:rtl/>
        </w:rPr>
        <w:t>ר''א</w:t>
      </w:r>
      <w:r w:rsidRPr="00F40D4B">
        <w:rPr>
          <w:rtl/>
        </w:rPr>
        <w:t>:</w:t>
      </w:r>
    </w:p>
    <w:p w14:paraId="07819FEB" w14:textId="77777777" w:rsidR="006931BB" w:rsidRDefault="006F071F" w:rsidP="009B508D">
      <w:pPr>
        <w:rPr>
          <w:rtl/>
        </w:rPr>
      </w:pPr>
      <w:r w:rsidRPr="00F40D4B">
        <w:rPr>
          <w:rtl/>
        </w:rPr>
        <w:t xml:space="preserve">אי אמר </w:t>
      </w:r>
      <w:r w:rsidRPr="006931BB">
        <w:rPr>
          <w:b/>
          <w:bCs/>
          <w:rtl/>
        </w:rPr>
        <w:t>לכתובתה</w:t>
      </w:r>
      <w:r w:rsidRPr="00F40D4B">
        <w:rPr>
          <w:rtl/>
        </w:rPr>
        <w:t xml:space="preserve"> </w:t>
      </w:r>
      <w:r w:rsidRPr="00F40D4B">
        <w:rPr>
          <w:rFonts w:hint="cs"/>
          <w:rtl/>
        </w:rPr>
        <w:t xml:space="preserve">ד' </w:t>
      </w:r>
      <w:r w:rsidRPr="00F40D4B">
        <w:rPr>
          <w:rtl/>
        </w:rPr>
        <w:t xml:space="preserve">מאה זוזי </w:t>
      </w:r>
      <w:r w:rsidRPr="00F40D4B">
        <w:rPr>
          <w:rFonts w:hint="cs"/>
          <w:rtl/>
        </w:rPr>
        <w:t xml:space="preserve">שהם ח' מאות, </w:t>
      </w:r>
    </w:p>
    <w:p w14:paraId="0DFD71F0" w14:textId="7EF7E7B9" w:rsidR="00A6533C" w:rsidRPr="00F40D4B" w:rsidRDefault="006F071F" w:rsidP="009B508D">
      <w:pPr>
        <w:rPr>
          <w:rtl/>
        </w:rPr>
      </w:pPr>
      <w:r w:rsidRPr="00F40D4B">
        <w:rPr>
          <w:rFonts w:hint="cs"/>
          <w:rtl/>
        </w:rPr>
        <w:t xml:space="preserve">ואי אמר </w:t>
      </w:r>
      <w:r w:rsidRPr="006931BB">
        <w:rPr>
          <w:rFonts w:hint="cs"/>
          <w:b/>
          <w:bCs/>
          <w:rtl/>
        </w:rPr>
        <w:t>בכתובתה</w:t>
      </w:r>
      <w:r w:rsidRPr="00F40D4B">
        <w:rPr>
          <w:rFonts w:hint="cs"/>
          <w:rtl/>
        </w:rPr>
        <w:t xml:space="preserve"> היינו שהם מאתיים</w:t>
      </w:r>
    </w:p>
    <w:p w14:paraId="63F5926B" w14:textId="77777777" w:rsidR="006931BB" w:rsidRDefault="006F071F" w:rsidP="006931BB">
      <w:pPr>
        <w:pStyle w:val="36"/>
        <w:framePr w:wrap="notBeside"/>
        <w:rPr>
          <w:rtl/>
        </w:rPr>
      </w:pPr>
      <w:r w:rsidRPr="00F40D4B">
        <w:rPr>
          <w:rtl/>
        </w:rPr>
        <w:lastRenderedPageBreak/>
        <w:t>- ולא היא,</w:t>
      </w:r>
    </w:p>
    <w:p w14:paraId="2633000A" w14:textId="6FE972E6" w:rsidR="006F071F" w:rsidRPr="00F40D4B" w:rsidRDefault="006F071F" w:rsidP="009B508D">
      <w:pPr>
        <w:rPr>
          <w:rtl/>
        </w:rPr>
      </w:pPr>
      <w:r w:rsidRPr="00F40D4B">
        <w:rPr>
          <w:rFonts w:hint="cs"/>
          <w:rtl/>
        </w:rPr>
        <w:t>דל''ש אי אמר בכתובתה או לכתובתה היינו מאתיים עד שיאמר סת</w:t>
      </w:r>
      <w:r w:rsidR="006931BB">
        <w:rPr>
          <w:rFonts w:hint="cs"/>
          <w:rtl/>
        </w:rPr>
        <w:t>ם</w:t>
      </w:r>
      <w:r w:rsidRPr="00F40D4B">
        <w:rPr>
          <w:rFonts w:hint="cs"/>
          <w:rtl/>
        </w:rPr>
        <w:t>.</w:t>
      </w:r>
    </w:p>
    <w:p w14:paraId="52D2AAF4" w14:textId="77777777" w:rsidR="00A6533C" w:rsidRPr="00F40D4B" w:rsidRDefault="00A6533C" w:rsidP="009B508D">
      <w:pPr>
        <w:rPr>
          <w:rtl/>
        </w:rPr>
      </w:pPr>
    </w:p>
    <w:p w14:paraId="79954CB9" w14:textId="77777777" w:rsidR="006931BB" w:rsidRDefault="006931BB" w:rsidP="006931BB">
      <w:pPr>
        <w:pStyle w:val="36"/>
        <w:framePr w:wrap="notBeside"/>
        <w:rPr>
          <w:rtl/>
        </w:rPr>
      </w:pPr>
      <w:r>
        <w:rPr>
          <w:rFonts w:hint="cs"/>
          <w:rtl/>
        </w:rPr>
        <w:t>מעשה</w:t>
      </w:r>
    </w:p>
    <w:p w14:paraId="7431FEB8" w14:textId="3E37F8BA" w:rsidR="00A6533C" w:rsidRPr="00F40D4B" w:rsidRDefault="006F071F" w:rsidP="009B508D">
      <w:pPr>
        <w:rPr>
          <w:rtl/>
        </w:rPr>
      </w:pPr>
      <w:r w:rsidRPr="00F40D4B">
        <w:rPr>
          <w:rFonts w:hint="cs"/>
          <w:rtl/>
        </w:rPr>
        <w:t>שקיבל שדה ואמר שאי לא יעבדנה ישלם אלף זוז והוביר שליש</w:t>
      </w:r>
      <w:r w:rsidR="006931BB">
        <w:rPr>
          <w:rFonts w:hint="cs"/>
          <w:rtl/>
        </w:rPr>
        <w:t>,</w:t>
      </w:r>
    </w:p>
    <w:p w14:paraId="65FBBC22" w14:textId="77777777" w:rsidR="006931BB" w:rsidRDefault="006F071F" w:rsidP="006931BB">
      <w:pPr>
        <w:pStyle w:val="36"/>
        <w:framePr w:wrap="notBeside"/>
        <w:rPr>
          <w:rtl/>
        </w:rPr>
      </w:pPr>
      <w:r w:rsidRPr="00F40D4B">
        <w:rPr>
          <w:rtl/>
        </w:rPr>
        <w:t>נהרדעי:</w:t>
      </w:r>
    </w:p>
    <w:p w14:paraId="156DAEC9" w14:textId="16D3C768" w:rsidR="006F071F" w:rsidRPr="00F40D4B" w:rsidRDefault="006F071F" w:rsidP="009B508D">
      <w:pPr>
        <w:rPr>
          <w:rtl/>
        </w:rPr>
      </w:pPr>
      <w:r w:rsidRPr="00F40D4B">
        <w:rPr>
          <w:rtl/>
        </w:rPr>
        <w:t xml:space="preserve">דינא הוא </w:t>
      </w:r>
      <w:r w:rsidRPr="00F40D4B">
        <w:rPr>
          <w:rFonts w:hint="cs"/>
          <w:rtl/>
        </w:rPr>
        <w:t>שיתן לו 333.3</w:t>
      </w:r>
    </w:p>
    <w:p w14:paraId="5CB2CFCC" w14:textId="77777777" w:rsidR="006931BB" w:rsidRDefault="006F071F" w:rsidP="006931BB">
      <w:pPr>
        <w:pStyle w:val="36"/>
        <w:framePr w:wrap="notBeside"/>
        <w:rPr>
          <w:rtl/>
        </w:rPr>
      </w:pPr>
      <w:r w:rsidRPr="00F40D4B">
        <w:rPr>
          <w:rtl/>
        </w:rPr>
        <w:t>רבא:</w:t>
      </w:r>
    </w:p>
    <w:p w14:paraId="7844F346" w14:textId="634C5CDE" w:rsidR="00A6533C" w:rsidRPr="00F40D4B" w:rsidRDefault="006F071F" w:rsidP="009B508D">
      <w:pPr>
        <w:rPr>
          <w:rtl/>
        </w:rPr>
      </w:pPr>
      <w:r w:rsidRPr="00F40D4B">
        <w:rPr>
          <w:rtl/>
        </w:rPr>
        <w:t>אסמכתא היא</w:t>
      </w:r>
      <w:r w:rsidRPr="00F40D4B">
        <w:rPr>
          <w:rFonts w:hint="cs"/>
          <w:rtl/>
        </w:rPr>
        <w:t xml:space="preserve"> ו</w:t>
      </w:r>
      <w:r w:rsidRPr="00F40D4B">
        <w:rPr>
          <w:rtl/>
        </w:rPr>
        <w:t>לא קניא.</w:t>
      </w:r>
      <w:r w:rsidRPr="00F40D4B">
        <w:rPr>
          <w:rFonts w:hint="cs"/>
          <w:rtl/>
        </w:rPr>
        <w:t xml:space="preserve"> משא''כ באם </w:t>
      </w:r>
      <w:r w:rsidRPr="00F40D4B">
        <w:rPr>
          <w:rtl/>
        </w:rPr>
        <w:t xml:space="preserve">אוביר ולא אעביד אשלם במיטב- </w:t>
      </w:r>
      <w:r w:rsidRPr="00F40D4B">
        <w:rPr>
          <w:rFonts w:hint="cs"/>
          <w:rtl/>
        </w:rPr>
        <w:t>ד</w:t>
      </w:r>
      <w:r w:rsidR="00237964" w:rsidRPr="00F40D4B">
        <w:rPr>
          <w:rtl/>
        </w:rPr>
        <w:t>שם</w:t>
      </w:r>
      <w:r w:rsidRPr="00F40D4B">
        <w:rPr>
          <w:rtl/>
        </w:rPr>
        <w:t xml:space="preserve"> לא </w:t>
      </w:r>
      <w:r w:rsidR="006931BB">
        <w:rPr>
          <w:rFonts w:hint="cs"/>
          <w:rtl/>
        </w:rPr>
        <w:t>ה</w:t>
      </w:r>
      <w:r w:rsidRPr="00F40D4B">
        <w:rPr>
          <w:rFonts w:hint="cs"/>
          <w:rtl/>
        </w:rPr>
        <w:t>ג</w:t>
      </w:r>
      <w:r w:rsidRPr="00F40D4B">
        <w:rPr>
          <w:rtl/>
        </w:rPr>
        <w:t>זים,</w:t>
      </w:r>
    </w:p>
    <w:p w14:paraId="7659202E" w14:textId="7043E8C0" w:rsidR="006F071F" w:rsidRPr="00F40D4B" w:rsidRDefault="006F071F" w:rsidP="009B508D">
      <w:pPr>
        <w:rPr>
          <w:rtl/>
        </w:rPr>
      </w:pPr>
    </w:p>
    <w:p w14:paraId="0308E621" w14:textId="70CBA31E" w:rsidR="006931BB" w:rsidRDefault="006931BB" w:rsidP="006931BB">
      <w:pPr>
        <w:pStyle w:val="36"/>
        <w:framePr w:wrap="notBeside"/>
        <w:rPr>
          <w:rtl/>
        </w:rPr>
      </w:pPr>
      <w:r>
        <w:rPr>
          <w:rFonts w:hint="cs"/>
          <w:rtl/>
        </w:rPr>
        <w:t>מעשה</w:t>
      </w:r>
    </w:p>
    <w:p w14:paraId="6BB919A1" w14:textId="3730A966" w:rsidR="00A6533C" w:rsidRPr="00F40D4B" w:rsidRDefault="006F071F" w:rsidP="009B508D">
      <w:pPr>
        <w:rPr>
          <w:rtl/>
        </w:rPr>
      </w:pPr>
      <w:r w:rsidRPr="00F40D4B">
        <w:rPr>
          <w:rFonts w:hint="cs"/>
          <w:rtl/>
        </w:rPr>
        <w:t>שקיבל קרקע</w:t>
      </w:r>
      <w:r w:rsidR="006931BB">
        <w:rPr>
          <w:rFonts w:hint="cs"/>
          <w:rtl/>
        </w:rPr>
        <w:t xml:space="preserve"> </w:t>
      </w:r>
      <w:r w:rsidRPr="00F40D4B">
        <w:rPr>
          <w:rFonts w:hint="cs"/>
          <w:rtl/>
        </w:rPr>
        <w:t xml:space="preserve">לזרוע שומשמין </w:t>
      </w:r>
      <w:r w:rsidRPr="006931BB">
        <w:rPr>
          <w:rStyle w:val="afffff2"/>
          <w:rFonts w:hint="cs"/>
          <w:rtl/>
        </w:rPr>
        <w:t>דיקרין אך מכחישין הקרקע</w:t>
      </w:r>
      <w:r w:rsidRPr="00F40D4B">
        <w:rPr>
          <w:rFonts w:hint="cs"/>
          <w:rtl/>
        </w:rPr>
        <w:t xml:space="preserve"> וזרע חיטי</w:t>
      </w:r>
      <w:r w:rsidR="006931BB">
        <w:rPr>
          <w:rFonts w:hint="cs"/>
          <w:rtl/>
        </w:rPr>
        <w:t>,</w:t>
      </w:r>
      <w:r w:rsidRPr="00F40D4B">
        <w:rPr>
          <w:rFonts w:hint="cs"/>
          <w:rtl/>
        </w:rPr>
        <w:t xml:space="preserve"> והשביחה כשומשמי</w:t>
      </w:r>
      <w:r w:rsidR="006931BB">
        <w:rPr>
          <w:rFonts w:hint="cs"/>
          <w:rtl/>
        </w:rPr>
        <w:t>,</w:t>
      </w:r>
    </w:p>
    <w:p w14:paraId="1DB0EE24" w14:textId="77777777" w:rsidR="006931BB" w:rsidRDefault="006F071F" w:rsidP="006931BB">
      <w:pPr>
        <w:pStyle w:val="36"/>
        <w:framePr w:wrap="notBeside"/>
        <w:rPr>
          <w:rtl/>
        </w:rPr>
      </w:pPr>
      <w:r w:rsidRPr="00F40D4B">
        <w:rPr>
          <w:rtl/>
        </w:rPr>
        <w:t>סבר ר"כ:</w:t>
      </w:r>
    </w:p>
    <w:p w14:paraId="615E275A" w14:textId="77777777" w:rsidR="006931BB" w:rsidRDefault="006F071F" w:rsidP="009B508D">
      <w:pPr>
        <w:rPr>
          <w:rStyle w:val="affffc"/>
          <w:rtl/>
        </w:rPr>
      </w:pPr>
      <w:r w:rsidRPr="00F40D4B">
        <w:rPr>
          <w:rFonts w:hint="cs"/>
          <w:rtl/>
        </w:rPr>
        <w:t xml:space="preserve">שמנכה כחש הקרקע </w:t>
      </w:r>
      <w:r w:rsidRPr="006931BB">
        <w:rPr>
          <w:rStyle w:val="afffff2"/>
          <w:rFonts w:hint="cs"/>
          <w:rtl/>
        </w:rPr>
        <w:t>[שלא הפסידה]</w:t>
      </w:r>
      <w:r w:rsidRPr="00F40D4B">
        <w:rPr>
          <w:rFonts w:hint="cs"/>
          <w:rtl/>
        </w:rPr>
        <w:t xml:space="preserve"> </w:t>
      </w:r>
    </w:p>
    <w:p w14:paraId="2348966E" w14:textId="77777777" w:rsidR="006931BB" w:rsidRDefault="006931BB" w:rsidP="006931BB">
      <w:pPr>
        <w:pStyle w:val="36"/>
        <w:framePr w:wrap="notBeside"/>
        <w:rPr>
          <w:rtl/>
        </w:rPr>
      </w:pPr>
      <w:r>
        <w:rPr>
          <w:rStyle w:val="affffc"/>
          <w:rFonts w:hint="cs"/>
          <w:rtl/>
        </w:rPr>
        <w:t xml:space="preserve">ר''א </w:t>
      </w:r>
      <w:r w:rsidR="006F071F" w:rsidRPr="006931BB">
        <w:rPr>
          <w:rStyle w:val="affffc"/>
          <w:rtl/>
        </w:rPr>
        <w:t>לר"כ:</w:t>
      </w:r>
    </w:p>
    <w:p w14:paraId="7E3212DF" w14:textId="6A4694E3" w:rsidR="006F071F" w:rsidRPr="00F40D4B" w:rsidRDefault="006931BB" w:rsidP="009B508D">
      <w:pPr>
        <w:rPr>
          <w:rtl/>
        </w:rPr>
      </w:pPr>
      <w:r>
        <w:rPr>
          <w:rFonts w:hint="cs"/>
          <w:rtl/>
        </w:rPr>
        <w:t xml:space="preserve">שבעה'ב מעדיף שהקרקע תוכחש משהוא יוכחש </w:t>
      </w:r>
      <w:r w:rsidRPr="006931BB">
        <w:rPr>
          <w:rStyle w:val="afffff2"/>
          <w:rFonts w:hint="cs"/>
          <w:rtl/>
        </w:rPr>
        <w:t>בקיזוז</w:t>
      </w:r>
      <w:r>
        <w:rPr>
          <w:rStyle w:val="afffff2"/>
          <w:rFonts w:hint="cs"/>
          <w:rtl/>
        </w:rPr>
        <w:t xml:space="preserve"> הדמים</w:t>
      </w:r>
    </w:p>
    <w:p w14:paraId="620AF330" w14:textId="77777777" w:rsidR="006F071F" w:rsidRPr="00F40D4B" w:rsidRDefault="006F071F" w:rsidP="009B508D">
      <w:pPr>
        <w:rPr>
          <w:rtl/>
        </w:rPr>
      </w:pPr>
    </w:p>
    <w:p w14:paraId="1DE18EE0" w14:textId="77777777" w:rsidR="006931BB" w:rsidRDefault="006931BB" w:rsidP="006931BB">
      <w:pPr>
        <w:pStyle w:val="36"/>
        <w:framePr w:wrap="notBeside"/>
        <w:rPr>
          <w:rtl/>
        </w:rPr>
      </w:pPr>
      <w:r>
        <w:rPr>
          <w:rFonts w:hint="cs"/>
          <w:rtl/>
        </w:rPr>
        <w:t>מעשה</w:t>
      </w:r>
    </w:p>
    <w:p w14:paraId="200747EE" w14:textId="70F16D96" w:rsidR="00A6533C" w:rsidRPr="00F40D4B" w:rsidRDefault="006F071F" w:rsidP="009B508D">
      <w:pPr>
        <w:rPr>
          <w:rtl/>
        </w:rPr>
      </w:pPr>
      <w:r w:rsidRPr="00F40D4B">
        <w:rPr>
          <w:rFonts w:hint="cs"/>
          <w:rtl/>
        </w:rPr>
        <w:t>שקיבל קרקע</w:t>
      </w:r>
      <w:r w:rsidRPr="00F40D4B">
        <w:rPr>
          <w:rtl/>
        </w:rPr>
        <w:t xml:space="preserve"> לשומשמי, זרע חיטי, </w:t>
      </w:r>
      <w:r w:rsidRPr="00F40D4B">
        <w:rPr>
          <w:rFonts w:hint="cs"/>
          <w:rtl/>
        </w:rPr>
        <w:t>והשביחה יותר משאילו היה זורעה שומשמין</w:t>
      </w:r>
    </w:p>
    <w:p w14:paraId="26CA6DB6" w14:textId="77777777" w:rsidR="006931BB" w:rsidRDefault="006F071F" w:rsidP="006931BB">
      <w:pPr>
        <w:pStyle w:val="36"/>
        <w:framePr w:wrap="notBeside"/>
        <w:rPr>
          <w:rtl/>
        </w:rPr>
      </w:pPr>
      <w:r w:rsidRPr="00F40D4B">
        <w:rPr>
          <w:rtl/>
        </w:rPr>
        <w:t>סבר רבינא:</w:t>
      </w:r>
    </w:p>
    <w:p w14:paraId="4D148502" w14:textId="4FB73E9E" w:rsidR="006F071F" w:rsidRPr="00F40D4B" w:rsidRDefault="006931BB" w:rsidP="009B508D">
      <w:pPr>
        <w:rPr>
          <w:rtl/>
        </w:rPr>
      </w:pPr>
      <w:r>
        <w:rPr>
          <w:rFonts w:hint="cs"/>
          <w:rtl/>
        </w:rPr>
        <w:t xml:space="preserve">נותן לו </w:t>
      </w:r>
      <w:r w:rsidR="006F071F" w:rsidRPr="00F40D4B">
        <w:rPr>
          <w:rtl/>
        </w:rPr>
        <w:t>שבח דביני ביני</w:t>
      </w:r>
      <w:r w:rsidR="006F071F" w:rsidRPr="00F40D4B">
        <w:rPr>
          <w:rFonts w:hint="cs"/>
          <w:rtl/>
        </w:rPr>
        <w:t>- והרווח לאריס</w:t>
      </w:r>
      <w:r w:rsidR="006F071F" w:rsidRPr="00F40D4B">
        <w:rPr>
          <w:rtl/>
        </w:rPr>
        <w:t>.</w:t>
      </w:r>
    </w:p>
    <w:p w14:paraId="1BF6FB89" w14:textId="77777777" w:rsidR="006931BB" w:rsidRDefault="006931BB" w:rsidP="006931BB">
      <w:pPr>
        <w:pStyle w:val="36"/>
        <w:framePr w:wrap="notBeside"/>
        <w:rPr>
          <w:rtl/>
        </w:rPr>
      </w:pPr>
      <w:r>
        <w:rPr>
          <w:rFonts w:hint="cs"/>
          <w:rtl/>
        </w:rPr>
        <w:t xml:space="preserve">ר''א </w:t>
      </w:r>
      <w:r w:rsidR="006F071F" w:rsidRPr="00F40D4B">
        <w:rPr>
          <w:rtl/>
        </w:rPr>
        <w:t>לרבינא:</w:t>
      </w:r>
    </w:p>
    <w:p w14:paraId="77162247" w14:textId="046C4EE3" w:rsidR="00A6533C" w:rsidRPr="00F40D4B" w:rsidRDefault="006931BB" w:rsidP="009B508D">
      <w:pPr>
        <w:rPr>
          <w:rtl/>
        </w:rPr>
      </w:pPr>
      <w:r>
        <w:rPr>
          <w:rFonts w:hint="cs"/>
          <w:rtl/>
        </w:rPr>
        <w:t>הלא גם הקרקע הושבחה.</w:t>
      </w:r>
    </w:p>
    <w:p w14:paraId="2B2A32FE" w14:textId="77777777" w:rsidR="00A6533C" w:rsidRPr="00F40D4B" w:rsidRDefault="00A6533C" w:rsidP="00A6533C">
      <w:pPr>
        <w:pStyle w:val="aff9"/>
        <w:rPr>
          <w:rtl/>
        </w:rPr>
      </w:pPr>
      <w:r w:rsidRPr="00F40D4B">
        <w:rPr>
          <w:rtl/>
        </w:rPr>
        <w:t>***</w:t>
      </w:r>
    </w:p>
    <w:p w14:paraId="2CD9C6F1" w14:textId="77777777" w:rsidR="006931BB" w:rsidRDefault="006F071F" w:rsidP="006931BB">
      <w:pPr>
        <w:pStyle w:val="36"/>
        <w:framePr w:wrap="notBeside"/>
        <w:rPr>
          <w:rtl/>
        </w:rPr>
      </w:pPr>
      <w:r w:rsidRPr="00F40D4B">
        <w:rPr>
          <w:rtl/>
        </w:rPr>
        <w:t>נהרדעי:</w:t>
      </w:r>
    </w:p>
    <w:p w14:paraId="2D2E4E73" w14:textId="6469BBA7" w:rsidR="006F071F" w:rsidRDefault="006F071F" w:rsidP="003D7719">
      <w:pPr>
        <w:pStyle w:val="affff9"/>
        <w:rPr>
          <w:rtl/>
        </w:rPr>
      </w:pPr>
      <w:r w:rsidRPr="00F40D4B">
        <w:rPr>
          <w:rtl/>
        </w:rPr>
        <w:t>עיסקא</w:t>
      </w:r>
      <w:r w:rsidR="003D7719">
        <w:rPr>
          <w:rFonts w:hint="cs"/>
          <w:rtl/>
        </w:rPr>
        <w:t xml:space="preserve"> </w:t>
      </w:r>
      <w:r w:rsidR="003D7719" w:rsidRPr="003D7719">
        <w:rPr>
          <w:rStyle w:val="afffff2"/>
          <w:rFonts w:hint="cs"/>
          <w:sz w:val="12"/>
          <w:szCs w:val="10"/>
          <w:rtl/>
        </w:rPr>
        <w:t>סחורה שנועדה להמכר במקום היוקר</w:t>
      </w:r>
      <w:r w:rsidRPr="00F40D4B">
        <w:rPr>
          <w:rtl/>
        </w:rPr>
        <w:t xml:space="preserve"> </w:t>
      </w:r>
      <w:r w:rsidR="006931BB">
        <w:rPr>
          <w:rFonts w:hint="cs"/>
          <w:rtl/>
        </w:rPr>
        <w:t xml:space="preserve">חצי </w:t>
      </w:r>
      <w:r w:rsidRPr="00F40D4B">
        <w:rPr>
          <w:rtl/>
        </w:rPr>
        <w:t>מלוה ו</w:t>
      </w:r>
      <w:r w:rsidR="006931BB">
        <w:rPr>
          <w:rFonts w:hint="cs"/>
          <w:rtl/>
        </w:rPr>
        <w:t>חצי</w:t>
      </w:r>
      <w:r w:rsidRPr="00F40D4B">
        <w:rPr>
          <w:rtl/>
        </w:rPr>
        <w:t xml:space="preserve"> פקדון.</w:t>
      </w:r>
    </w:p>
    <w:p w14:paraId="64846672" w14:textId="32666FF0" w:rsidR="006F071F" w:rsidRPr="00F40D4B" w:rsidRDefault="006931BB" w:rsidP="006931BB">
      <w:pPr>
        <w:rPr>
          <w:rtl/>
        </w:rPr>
      </w:pPr>
      <w:r>
        <w:rPr>
          <w:rFonts w:hint="cs"/>
          <w:rtl/>
        </w:rPr>
        <w:t>תיקנו</w:t>
      </w:r>
      <w:r w:rsidR="006F071F" w:rsidRPr="00F40D4B">
        <w:rPr>
          <w:rtl/>
        </w:rPr>
        <w:t xml:space="preserve"> רבנן </w:t>
      </w:r>
      <w:r>
        <w:rPr>
          <w:rFonts w:hint="cs"/>
          <w:rtl/>
        </w:rPr>
        <w:t xml:space="preserve">שהיא נח ללוה וגם למלוה מעתה שהחצי של המלווה </w:t>
      </w:r>
      <w:r w:rsidR="006F071F" w:rsidRPr="00F40D4B">
        <w:rPr>
          <w:rFonts w:hint="cs"/>
          <w:rtl/>
        </w:rPr>
        <w:t>יכול לקנות בזה שכר</w:t>
      </w:r>
      <w:r>
        <w:rPr>
          <w:rFonts w:hint="cs"/>
          <w:rtl/>
        </w:rPr>
        <w:t>,</w:t>
      </w:r>
    </w:p>
    <w:p w14:paraId="78797280" w14:textId="4CB041B9" w:rsidR="006931BB" w:rsidRDefault="003D7719" w:rsidP="006931BB">
      <w:pPr>
        <w:pStyle w:val="36"/>
        <w:framePr w:wrap="notBeside"/>
        <w:rPr>
          <w:rtl/>
        </w:rPr>
      </w:pPr>
      <w:r>
        <w:rPr>
          <w:rFonts w:hint="cs"/>
          <w:rtl/>
        </w:rPr>
        <w:t xml:space="preserve">א. </w:t>
      </w:r>
      <w:r w:rsidR="006F071F" w:rsidRPr="00F40D4B">
        <w:rPr>
          <w:rtl/>
        </w:rPr>
        <w:t>רבא:</w:t>
      </w:r>
    </w:p>
    <w:p w14:paraId="465B06FE" w14:textId="0FB58075" w:rsidR="006F071F" w:rsidRPr="00F40D4B" w:rsidRDefault="006931BB" w:rsidP="009B508D">
      <w:pPr>
        <w:rPr>
          <w:rtl/>
        </w:rPr>
      </w:pPr>
      <w:r>
        <w:rPr>
          <w:rFonts w:hint="cs"/>
          <w:rtl/>
        </w:rPr>
        <w:t xml:space="preserve">לכך </w:t>
      </w:r>
      <w:r w:rsidR="006F071F" w:rsidRPr="00F40D4B">
        <w:rPr>
          <w:rtl/>
        </w:rPr>
        <w:t>קרו לה עיסקא, ד</w:t>
      </w:r>
      <w:r w:rsidR="006F071F" w:rsidRPr="00F40D4B">
        <w:rPr>
          <w:rFonts w:hint="cs"/>
          <w:rtl/>
        </w:rPr>
        <w:t xml:space="preserve">הבאתי לך </w:t>
      </w:r>
      <w:r w:rsidR="006F071F" w:rsidRPr="006931BB">
        <w:rPr>
          <w:rFonts w:hint="cs"/>
          <w:b/>
          <w:bCs/>
          <w:rtl/>
        </w:rPr>
        <w:t>להתעסק בזה</w:t>
      </w:r>
      <w:r w:rsidR="006F071F" w:rsidRPr="00F40D4B">
        <w:rPr>
          <w:rFonts w:hint="cs"/>
          <w:rtl/>
        </w:rPr>
        <w:t xml:space="preserve"> ולא לקנות בזה לעצמך שכר</w:t>
      </w:r>
    </w:p>
    <w:p w14:paraId="417E30FE" w14:textId="67A608ED" w:rsidR="006931BB" w:rsidRDefault="006F071F" w:rsidP="006931BB">
      <w:pPr>
        <w:pStyle w:val="36"/>
        <w:framePr w:wrap="notBeside"/>
        <w:rPr>
          <w:rtl/>
        </w:rPr>
      </w:pPr>
      <w:r w:rsidRPr="00F40D4B">
        <w:rPr>
          <w:rFonts w:hint="cs"/>
          <w:rtl/>
        </w:rPr>
        <w:t>ראב''א</w:t>
      </w:r>
      <w:r w:rsidRPr="00F40D4B">
        <w:rPr>
          <w:rtl/>
        </w:rPr>
        <w:t>:</w:t>
      </w:r>
    </w:p>
    <w:p w14:paraId="2D282779" w14:textId="4DFB0015" w:rsidR="006F071F" w:rsidRPr="00F40D4B" w:rsidRDefault="006F071F" w:rsidP="009B508D">
      <w:pPr>
        <w:rPr>
          <w:rtl/>
        </w:rPr>
      </w:pPr>
      <w:r w:rsidRPr="00F40D4B">
        <w:rPr>
          <w:rtl/>
        </w:rPr>
        <w:t>ואם מת - נעשה מטלטלין אצל בניו.</w:t>
      </w:r>
    </w:p>
    <w:p w14:paraId="69A87E1E" w14:textId="7E372E46" w:rsidR="006931BB" w:rsidRDefault="003D7719" w:rsidP="006931BB">
      <w:pPr>
        <w:pStyle w:val="36"/>
        <w:framePr w:wrap="notBeside"/>
        <w:rPr>
          <w:rtl/>
        </w:rPr>
      </w:pPr>
      <w:r>
        <w:rPr>
          <w:rFonts w:hint="cs"/>
          <w:rtl/>
        </w:rPr>
        <w:lastRenderedPageBreak/>
        <w:t xml:space="preserve">ב. </w:t>
      </w:r>
      <w:r w:rsidR="006F071F" w:rsidRPr="00F40D4B">
        <w:rPr>
          <w:rtl/>
        </w:rPr>
        <w:t>רבא:</w:t>
      </w:r>
    </w:p>
    <w:p w14:paraId="787F27B1" w14:textId="1DA8D6C7" w:rsidR="006F071F" w:rsidRPr="00F40D4B" w:rsidRDefault="006931BB" w:rsidP="006931BB">
      <w:pPr>
        <w:rPr>
          <w:rtl/>
        </w:rPr>
      </w:pPr>
      <w:r>
        <w:rPr>
          <w:rFonts w:hint="cs"/>
          <w:rtl/>
        </w:rPr>
        <w:t xml:space="preserve">לכך </w:t>
      </w:r>
      <w:r w:rsidR="006F071F" w:rsidRPr="00F40D4B">
        <w:rPr>
          <w:rtl/>
        </w:rPr>
        <w:t>קרו לה עיסקא, דאם מת - לא יעשה מטלטלין אצל בניו.</w:t>
      </w:r>
    </w:p>
    <w:bookmarkEnd w:id="21"/>
    <w:p w14:paraId="4122B03B" w14:textId="77777777" w:rsidR="006F071F" w:rsidRPr="00F40D4B" w:rsidRDefault="006F071F" w:rsidP="00A6533C">
      <w:pPr>
        <w:pStyle w:val="affe"/>
        <w:framePr w:wrap="around"/>
        <w:rPr>
          <w:rtl/>
        </w:rPr>
      </w:pPr>
      <w:r w:rsidRPr="00F40D4B">
        <w:rPr>
          <w:rtl/>
        </w:rPr>
        <w:t>קה.</w:t>
      </w:r>
    </w:p>
    <w:p w14:paraId="6E78FA5A" w14:textId="77777777" w:rsidR="003D7719" w:rsidRDefault="008D2E39" w:rsidP="003D7719">
      <w:pPr>
        <w:pStyle w:val="affff9"/>
        <w:rPr>
          <w:rtl/>
        </w:rPr>
      </w:pPr>
      <w:r>
        <w:rPr>
          <w:rFonts w:hint="cs"/>
          <w:rtl/>
        </w:rPr>
        <w:t>עיסקה</w:t>
      </w:r>
      <w:r w:rsidR="003D7719">
        <w:rPr>
          <w:rFonts w:hint="cs"/>
          <w:rtl/>
        </w:rPr>
        <w:t xml:space="preserve"> </w:t>
      </w:r>
      <w:r>
        <w:rPr>
          <w:rFonts w:hint="cs"/>
          <w:rtl/>
        </w:rPr>
        <w:t xml:space="preserve">אחת וב' שטרות </w:t>
      </w:r>
    </w:p>
    <w:p w14:paraId="61EB3455" w14:textId="6340B5B6" w:rsidR="003D7719" w:rsidRDefault="003D7719" w:rsidP="003D7719">
      <w:pPr>
        <w:pStyle w:val="36"/>
        <w:framePr w:wrap="notBeside"/>
        <w:rPr>
          <w:rtl/>
        </w:rPr>
      </w:pPr>
      <w:r>
        <w:rPr>
          <w:rFonts w:hint="cs"/>
          <w:rtl/>
        </w:rPr>
        <w:t xml:space="preserve">ג. </w:t>
      </w:r>
      <w:r w:rsidRPr="00F40D4B">
        <w:rPr>
          <w:rtl/>
        </w:rPr>
        <w:t>רבא:</w:t>
      </w:r>
    </w:p>
    <w:p w14:paraId="6ACF95E2" w14:textId="30F6B448" w:rsidR="006F071F" w:rsidRPr="00F40D4B" w:rsidRDefault="008D2E39" w:rsidP="009B508D">
      <w:pPr>
        <w:rPr>
          <w:rtl/>
        </w:rPr>
      </w:pPr>
      <w:r>
        <w:rPr>
          <w:rFonts w:hint="cs"/>
          <w:rtl/>
        </w:rPr>
        <w:t xml:space="preserve">הפסד </w:t>
      </w:r>
      <w:r w:rsidR="006F071F" w:rsidRPr="00F40D4B">
        <w:rPr>
          <w:rtl/>
        </w:rPr>
        <w:t>דמלוה,</w:t>
      </w:r>
      <w:r w:rsidR="006F071F" w:rsidRPr="00F40D4B">
        <w:rPr>
          <w:rFonts w:hint="cs"/>
          <w:rtl/>
        </w:rPr>
        <w:t xml:space="preserve"> שליש ההפסד שנושא העוסק יהיו רק מאותה חבילה</w:t>
      </w:r>
    </w:p>
    <w:p w14:paraId="0CF6F626" w14:textId="77777777" w:rsidR="003D7719" w:rsidRDefault="008D2E39" w:rsidP="003D7719">
      <w:pPr>
        <w:pStyle w:val="affff9"/>
        <w:rPr>
          <w:rtl/>
        </w:rPr>
      </w:pPr>
      <w:r>
        <w:rPr>
          <w:rFonts w:hint="cs"/>
          <w:rtl/>
        </w:rPr>
        <w:t xml:space="preserve">ב' עיסקאות ושטר אחד </w:t>
      </w:r>
    </w:p>
    <w:p w14:paraId="6DA2EDCA" w14:textId="64CC4EC6" w:rsidR="00A6533C" w:rsidRPr="00F40D4B" w:rsidRDefault="008D2E39" w:rsidP="006931BB">
      <w:pPr>
        <w:rPr>
          <w:rtl/>
        </w:rPr>
      </w:pPr>
      <w:r>
        <w:rPr>
          <w:rFonts w:hint="cs"/>
          <w:rtl/>
        </w:rPr>
        <w:t xml:space="preserve">הפסד </w:t>
      </w:r>
      <w:r w:rsidR="006F071F" w:rsidRPr="00F40D4B">
        <w:rPr>
          <w:rtl/>
        </w:rPr>
        <w:t>דלוה.</w:t>
      </w:r>
      <w:r w:rsidR="006F071F" w:rsidRPr="00F40D4B">
        <w:rPr>
          <w:rFonts w:hint="cs"/>
          <w:rtl/>
        </w:rPr>
        <w:t xml:space="preserve"> דאז חלק הר</w:t>
      </w:r>
      <w:r>
        <w:rPr>
          <w:rFonts w:hint="cs"/>
          <w:rtl/>
        </w:rPr>
        <w:t>ו</w:t>
      </w:r>
      <w:r w:rsidR="006F071F" w:rsidRPr="00F40D4B">
        <w:rPr>
          <w:rFonts w:hint="cs"/>
          <w:rtl/>
        </w:rPr>
        <w:t>וח יתמעט מחלק ההפסד.</w:t>
      </w:r>
    </w:p>
    <w:p w14:paraId="2332B8AB" w14:textId="77777777" w:rsidR="003D7719" w:rsidRDefault="006F071F" w:rsidP="003D7719">
      <w:pPr>
        <w:pStyle w:val="affff9"/>
        <w:rPr>
          <w:rtl/>
        </w:rPr>
      </w:pPr>
      <w:r w:rsidRPr="00F40D4B">
        <w:rPr>
          <w:rFonts w:hint="cs"/>
          <w:rtl/>
        </w:rPr>
        <w:t xml:space="preserve">המקבל עיסקה מחבירו והפסיד מן הקרן והשלים הרוח </w:t>
      </w:r>
    </w:p>
    <w:p w14:paraId="352CC51D" w14:textId="3A7C3B60" w:rsidR="003D7719" w:rsidRDefault="003D7719" w:rsidP="003D7719">
      <w:pPr>
        <w:pStyle w:val="36"/>
        <w:framePr w:wrap="notBeside"/>
        <w:rPr>
          <w:rtl/>
        </w:rPr>
      </w:pPr>
      <w:r>
        <w:rPr>
          <w:rFonts w:hint="cs"/>
          <w:rtl/>
        </w:rPr>
        <w:t xml:space="preserve">ד. </w:t>
      </w:r>
      <w:r w:rsidRPr="00F40D4B">
        <w:rPr>
          <w:rtl/>
        </w:rPr>
        <w:t>רבא:</w:t>
      </w:r>
    </w:p>
    <w:p w14:paraId="7F84FF2F" w14:textId="5CC8ECD6" w:rsidR="006931BB" w:rsidRPr="00F40D4B" w:rsidRDefault="006F071F" w:rsidP="008D2E39">
      <w:pPr>
        <w:rPr>
          <w:rtl/>
        </w:rPr>
      </w:pPr>
      <w:r w:rsidRPr="00F40D4B">
        <w:rPr>
          <w:rFonts w:hint="cs"/>
          <w:rtl/>
        </w:rPr>
        <w:t>לא יכול להוריד קודם ההפסד</w:t>
      </w:r>
      <w:r w:rsidR="006931BB">
        <w:rPr>
          <w:rFonts w:hint="cs"/>
          <w:rtl/>
        </w:rPr>
        <w:t xml:space="preserve"> </w:t>
      </w:r>
      <w:r w:rsidRPr="00F40D4B">
        <w:rPr>
          <w:rFonts w:hint="cs"/>
          <w:rtl/>
        </w:rPr>
        <w:t>ואח''כ לחלוק הרוח דא''ל דלכך טרחת להשלים שלא יקראוך מפסיד עיסקה</w:t>
      </w:r>
      <w:r w:rsidR="006931BB">
        <w:rPr>
          <w:rFonts w:hint="cs"/>
          <w:rtl/>
        </w:rPr>
        <w:t>,</w:t>
      </w:r>
    </w:p>
    <w:p w14:paraId="77614361" w14:textId="77777777" w:rsidR="003D7719" w:rsidRDefault="006F071F" w:rsidP="003D7719">
      <w:pPr>
        <w:pStyle w:val="affff9"/>
        <w:rPr>
          <w:rtl/>
        </w:rPr>
      </w:pPr>
      <w:r w:rsidRPr="00F40D4B">
        <w:rPr>
          <w:rFonts w:hint="cs"/>
          <w:rtl/>
        </w:rPr>
        <w:t>שנים שעשו עיסקה יחד והרויחו ורוצה האחד לחלוק</w:t>
      </w:r>
      <w:r w:rsidR="003D7719">
        <w:rPr>
          <w:rFonts w:hint="cs"/>
          <w:rtl/>
        </w:rPr>
        <w:t>,</w:t>
      </w:r>
      <w:r w:rsidRPr="00F40D4B">
        <w:rPr>
          <w:rFonts w:hint="cs"/>
          <w:rtl/>
        </w:rPr>
        <w:t xml:space="preserve"> </w:t>
      </w:r>
    </w:p>
    <w:p w14:paraId="7205FBD1" w14:textId="0C506CE0" w:rsidR="003D7719" w:rsidRDefault="003D7719" w:rsidP="003D7719">
      <w:pPr>
        <w:pStyle w:val="36"/>
        <w:framePr w:wrap="notBeside"/>
        <w:rPr>
          <w:rtl/>
        </w:rPr>
      </w:pPr>
      <w:r w:rsidRPr="00F40D4B">
        <w:rPr>
          <w:rFonts w:hint="cs"/>
          <w:rtl/>
        </w:rPr>
        <w:t xml:space="preserve"> </w:t>
      </w:r>
      <w:r>
        <w:rPr>
          <w:rFonts w:hint="cs"/>
          <w:rtl/>
        </w:rPr>
        <w:t xml:space="preserve">ה. </w:t>
      </w:r>
      <w:r w:rsidRPr="00F40D4B">
        <w:rPr>
          <w:rtl/>
        </w:rPr>
        <w:t>רבא:</w:t>
      </w:r>
    </w:p>
    <w:p w14:paraId="37817F80" w14:textId="70F80EEB" w:rsidR="00A6533C" w:rsidRPr="00F40D4B" w:rsidRDefault="006F071F" w:rsidP="003D7719">
      <w:pPr>
        <w:rPr>
          <w:rtl/>
        </w:rPr>
      </w:pPr>
      <w:r w:rsidRPr="00F40D4B">
        <w:rPr>
          <w:rFonts w:hint="cs"/>
          <w:rtl/>
        </w:rPr>
        <w:t>השני יכול לעכב</w:t>
      </w:r>
    </w:p>
    <w:p w14:paraId="3452064A" w14:textId="77777777" w:rsidR="00A6533C" w:rsidRPr="00F40D4B" w:rsidRDefault="006F071F" w:rsidP="009B508D">
      <w:pPr>
        <w:rPr>
          <w:rtl/>
        </w:rPr>
      </w:pPr>
      <w:r w:rsidRPr="008D2E39">
        <w:rPr>
          <w:rStyle w:val="affffc"/>
          <w:rFonts w:hint="cs"/>
          <w:rtl/>
        </w:rPr>
        <w:t xml:space="preserve">ואי </w:t>
      </w:r>
      <w:r w:rsidRPr="008D2E39">
        <w:rPr>
          <w:rStyle w:val="affffc"/>
          <w:rtl/>
        </w:rPr>
        <w:t>א"ל:</w:t>
      </w:r>
      <w:r w:rsidRPr="00F40D4B">
        <w:rPr>
          <w:rtl/>
        </w:rPr>
        <w:t xml:space="preserve"> </w:t>
      </w:r>
      <w:r w:rsidRPr="00F40D4B">
        <w:rPr>
          <w:rFonts w:hint="cs"/>
          <w:rtl/>
        </w:rPr>
        <w:t>שיתן לו חצי הרווח יכול לומר לו שהרוח משתעבד לקרן,</w:t>
      </w:r>
    </w:p>
    <w:p w14:paraId="57703F57" w14:textId="6637F2AC" w:rsidR="006F071F" w:rsidRPr="00F40D4B" w:rsidRDefault="006F071F" w:rsidP="009B508D">
      <w:pPr>
        <w:rPr>
          <w:rtl/>
        </w:rPr>
      </w:pPr>
      <w:r w:rsidRPr="008D2E39">
        <w:rPr>
          <w:rStyle w:val="affffc"/>
          <w:rtl/>
        </w:rPr>
        <w:t>ואי א"ל:</w:t>
      </w:r>
      <w:r w:rsidRPr="00F40D4B">
        <w:rPr>
          <w:rtl/>
        </w:rPr>
        <w:t xml:space="preserve"> </w:t>
      </w:r>
      <w:r w:rsidRPr="00F40D4B">
        <w:rPr>
          <w:rFonts w:hint="cs"/>
          <w:rtl/>
        </w:rPr>
        <w:t xml:space="preserve">שיתן לו חצי מהרווח וחצי מהקרן, </w:t>
      </w:r>
      <w:r w:rsidRPr="003D7719">
        <w:rPr>
          <w:rStyle w:val="affffc"/>
          <w:rFonts w:hint="cs"/>
          <w:rtl/>
        </w:rPr>
        <w:t>א''ל</w:t>
      </w:r>
      <w:r w:rsidRPr="003D7719">
        <w:rPr>
          <w:rStyle w:val="affffc"/>
          <w:rtl/>
        </w:rPr>
        <w:t>:</w:t>
      </w:r>
      <w:r w:rsidRPr="00F40D4B">
        <w:rPr>
          <w:rtl/>
        </w:rPr>
        <w:t xml:space="preserve"> </w:t>
      </w:r>
      <w:r w:rsidR="003D7719">
        <w:rPr>
          <w:rFonts w:hint="cs"/>
          <w:rtl/>
        </w:rPr>
        <w:t>שה</w:t>
      </w:r>
      <w:r w:rsidRPr="00F40D4B">
        <w:rPr>
          <w:rtl/>
        </w:rPr>
        <w:t>עיסקא משועבד</w:t>
      </w:r>
      <w:r w:rsidR="003D7719">
        <w:rPr>
          <w:rFonts w:hint="cs"/>
          <w:rtl/>
        </w:rPr>
        <w:t>ת לשניהם</w:t>
      </w:r>
      <w:r w:rsidRPr="00F40D4B">
        <w:rPr>
          <w:rtl/>
        </w:rPr>
        <w:t>.</w:t>
      </w:r>
    </w:p>
    <w:p w14:paraId="1D915D37" w14:textId="77777777" w:rsidR="00A6533C" w:rsidRPr="00F40D4B" w:rsidRDefault="006F071F" w:rsidP="009B508D">
      <w:pPr>
        <w:rPr>
          <w:rtl/>
        </w:rPr>
      </w:pPr>
      <w:r w:rsidRPr="003D7719">
        <w:rPr>
          <w:rStyle w:val="affffc"/>
          <w:rtl/>
        </w:rPr>
        <w:t xml:space="preserve">ואי א"ל: </w:t>
      </w:r>
      <w:r w:rsidRPr="00F40D4B">
        <w:rPr>
          <w:rFonts w:hint="cs"/>
          <w:rtl/>
        </w:rPr>
        <w:t>שיחלק הרוח ויחלק הקרן</w:t>
      </w:r>
      <w:r w:rsidRPr="00F40D4B">
        <w:rPr>
          <w:rtl/>
        </w:rPr>
        <w:t xml:space="preserve">, </w:t>
      </w:r>
      <w:r w:rsidRPr="00F40D4B">
        <w:rPr>
          <w:rFonts w:hint="cs"/>
          <w:rtl/>
        </w:rPr>
        <w:t>ואי יהא הפסד ישתתף עמו יכול לומר דמזלא דשנים עדיף.</w:t>
      </w:r>
    </w:p>
    <w:p w14:paraId="265B8966" w14:textId="77777777" w:rsidR="00A6533C" w:rsidRPr="00F40D4B" w:rsidRDefault="00A6533C" w:rsidP="00A6533C">
      <w:pPr>
        <w:pStyle w:val="aff9"/>
        <w:rPr>
          <w:rtl/>
        </w:rPr>
      </w:pPr>
      <w:r w:rsidRPr="00F40D4B">
        <w:rPr>
          <w:rtl/>
        </w:rPr>
        <w:t>***</w:t>
      </w:r>
    </w:p>
    <w:p w14:paraId="61619570" w14:textId="5B715876" w:rsidR="006F071F" w:rsidRPr="00F40D4B" w:rsidRDefault="006F071F" w:rsidP="003D7719">
      <w:pPr>
        <w:pStyle w:val="afffff"/>
        <w:framePr w:wrap="around"/>
        <w:rPr>
          <w:rtl/>
        </w:rPr>
      </w:pPr>
      <w:del w:id="20314" w:author="קלוד" w:date="2026-10-06T10:08:05Z">
        <w:r>
          <w:rPr>
            <w:rtl/>
          </w:rPr>
          <w:delText xml:space="preserve">משנה.</w:delText>
        </w:r>
      </w:del>
      <w:ins w:id="20315" w:author="קלוד" w:date="2026-10-06T10:08:05Z">
        <w:r>
          <w:rPr>
            <w:rtl/>
          </w:rPr>
          <w:t xml:space="preserve">משנה ד</w:t>
        </w:r>
      </w:ins>
    </w:p>
    <w:p w14:paraId="09364533" w14:textId="56982F28" w:rsidR="006F071F" w:rsidRPr="00F40D4B" w:rsidRDefault="006F071F" w:rsidP="003D7719">
      <w:pPr>
        <w:pStyle w:val="afff3"/>
        <w:spacing w:after="60" w:line="220" w:lineRule="exact"/>
        <w:rPr>
          <w:rtl/>
        </w:rPr>
      </w:pPr>
      <w:ins w:id="9996" w:author="מספור קטעי משנה" w:date="2026-10-06T06:45:11Z">
        <w:r>
          <w:rPr>
            <w:rStyle w:val="MisparKeta"/>
          </w:rPr>
          <w:t xml:space="preserve">א. </w:t>
        </w:r>
      </w:ins>
      <w:r w:rsidRPr="00F40D4B">
        <w:rPr>
          <w:rtl/>
        </w:rPr>
        <w:t>המקבל שדה מחבירו ולא רצה לנכש, ואמר לו: מה איכפת לך? הואיל ואני נותן לך את חכירך.</w:t>
      </w:r>
      <w:r w:rsidR="003D7719">
        <w:rPr>
          <w:rFonts w:hint="cs"/>
          <w:rtl/>
        </w:rPr>
        <w:t xml:space="preserve"> </w:t>
      </w:r>
      <w:r w:rsidRPr="00F40D4B">
        <w:rPr>
          <w:rtl/>
        </w:rPr>
        <w:t>אין שומעין לו, מפני שיכול לומר לו: למחר אתה יוצא ממנה, ומעלת לפני עשבים.</w:t>
      </w:r>
    </w:p>
    <w:p w14:paraId="76348ECD" w14:textId="771E49F9" w:rsidR="00A6533C" w:rsidRPr="00F40D4B" w:rsidRDefault="006F071F" w:rsidP="003D7719">
      <w:pPr>
        <w:rPr>
          <w:rtl/>
        </w:rPr>
      </w:pPr>
      <w:r w:rsidRPr="003D7719">
        <w:rPr>
          <w:rStyle w:val="affffc"/>
          <w:rtl/>
        </w:rPr>
        <w:t>אי א"ל:</w:t>
      </w:r>
      <w:r w:rsidRPr="00F40D4B">
        <w:rPr>
          <w:rtl/>
        </w:rPr>
        <w:t xml:space="preserve"> </w:t>
      </w:r>
      <w:r w:rsidRPr="00F40D4B">
        <w:rPr>
          <w:rFonts w:hint="cs"/>
          <w:rtl/>
        </w:rPr>
        <w:t xml:space="preserve">דאחרי הקציר ינכשה </w:t>
      </w:r>
      <w:r w:rsidRPr="00F40D4B">
        <w:rPr>
          <w:rtl/>
        </w:rPr>
        <w:t xml:space="preserve">- </w:t>
      </w:r>
      <w:r w:rsidRPr="003D7719">
        <w:rPr>
          <w:rStyle w:val="affffc"/>
          <w:rtl/>
        </w:rPr>
        <w:t>א"ל:</w:t>
      </w:r>
      <w:r w:rsidRPr="00F40D4B">
        <w:rPr>
          <w:rtl/>
        </w:rPr>
        <w:t xml:space="preserve"> חטי מעלייתא בעינא</w:t>
      </w:r>
      <w:r w:rsidR="003D7719">
        <w:rPr>
          <w:rStyle w:val="afffff2"/>
          <w:rFonts w:hint="cs"/>
          <w:rtl/>
        </w:rPr>
        <w:t xml:space="preserve"> </w:t>
      </w:r>
      <w:r w:rsidRPr="003D7719">
        <w:rPr>
          <w:rStyle w:val="afffff2"/>
          <w:rFonts w:hint="cs"/>
          <w:rtl/>
        </w:rPr>
        <w:t>[שעשבים לא יכחישו החיטים]</w:t>
      </w:r>
      <w:r w:rsidRPr="003D7719">
        <w:rPr>
          <w:rStyle w:val="afffff2"/>
          <w:rtl/>
        </w:rPr>
        <w:t>.</w:t>
      </w:r>
      <w:r w:rsidR="003D7719">
        <w:rPr>
          <w:rFonts w:hint="cs"/>
          <w:rtl/>
        </w:rPr>
        <w:t xml:space="preserve"> </w:t>
      </w:r>
      <w:r w:rsidRPr="003D7719">
        <w:rPr>
          <w:rStyle w:val="affffc"/>
          <w:rtl/>
        </w:rPr>
        <w:t>ואי א"ל:</w:t>
      </w:r>
      <w:r w:rsidRPr="00F40D4B">
        <w:rPr>
          <w:rtl/>
        </w:rPr>
        <w:t xml:space="preserve"> </w:t>
      </w:r>
      <w:r w:rsidRPr="00F40D4B">
        <w:rPr>
          <w:rFonts w:hint="cs"/>
          <w:rtl/>
        </w:rPr>
        <w:t>אקנה לך חיטי מהשוק,</w:t>
      </w:r>
      <w:r w:rsidRPr="00F40D4B">
        <w:rPr>
          <w:rtl/>
        </w:rPr>
        <w:t xml:space="preserve"> </w:t>
      </w:r>
      <w:r w:rsidRPr="003D7719">
        <w:rPr>
          <w:rStyle w:val="affffc"/>
          <w:rtl/>
        </w:rPr>
        <w:t>א"ל:</w:t>
      </w:r>
      <w:r w:rsidRPr="00F40D4B">
        <w:rPr>
          <w:rtl/>
        </w:rPr>
        <w:t xml:space="preserve"> </w:t>
      </w:r>
      <w:r w:rsidR="003D7719">
        <w:rPr>
          <w:rFonts w:hint="cs"/>
          <w:rtl/>
        </w:rPr>
        <w:t xml:space="preserve">שרוצה </w:t>
      </w:r>
      <w:r w:rsidR="003D7719">
        <w:rPr>
          <w:rFonts w:hint="cs"/>
          <w:rtl/>
        </w:rPr>
        <w:lastRenderedPageBreak/>
        <w:t xml:space="preserve">בחיטים שלו. </w:t>
      </w:r>
      <w:r w:rsidR="003D7719">
        <w:rPr>
          <w:rStyle w:val="affffc"/>
          <w:rFonts w:hint="cs"/>
          <w:rtl/>
        </w:rPr>
        <w:t xml:space="preserve"> </w:t>
      </w:r>
      <w:r w:rsidRPr="003D7719">
        <w:rPr>
          <w:rStyle w:val="affffc"/>
          <w:rtl/>
        </w:rPr>
        <w:t>ואי א"ל:</w:t>
      </w:r>
      <w:r w:rsidRPr="00F40D4B">
        <w:rPr>
          <w:rtl/>
        </w:rPr>
        <w:t xml:space="preserve"> </w:t>
      </w:r>
      <w:r w:rsidRPr="00F40D4B">
        <w:rPr>
          <w:rFonts w:hint="cs"/>
          <w:rtl/>
        </w:rPr>
        <w:t>אנכש לך מהחיטים המיועדות לך</w:t>
      </w:r>
      <w:r w:rsidRPr="00F40D4B">
        <w:rPr>
          <w:rtl/>
        </w:rPr>
        <w:t xml:space="preserve">.- </w:t>
      </w:r>
      <w:r w:rsidRPr="003D7719">
        <w:rPr>
          <w:rStyle w:val="affffc"/>
          <w:rtl/>
        </w:rPr>
        <w:t>א"ל:</w:t>
      </w:r>
      <w:r w:rsidRPr="00F40D4B">
        <w:rPr>
          <w:rtl/>
        </w:rPr>
        <w:t xml:space="preserve"> </w:t>
      </w:r>
      <w:r w:rsidRPr="00F40D4B">
        <w:rPr>
          <w:rFonts w:hint="cs"/>
          <w:rtl/>
        </w:rPr>
        <w:t>דאתה מוציא שם רע על הקרקע</w:t>
      </w:r>
      <w:r w:rsidR="003D7719">
        <w:rPr>
          <w:rFonts w:hint="cs"/>
          <w:rtl/>
        </w:rPr>
        <w:t>.</w:t>
      </w:r>
    </w:p>
    <w:p w14:paraId="4EC1274F" w14:textId="77777777" w:rsidR="003D7719" w:rsidRDefault="006F071F" w:rsidP="003D7719">
      <w:pPr>
        <w:pStyle w:val="36"/>
        <w:framePr w:wrap="notBeside"/>
        <w:rPr>
          <w:rtl/>
        </w:rPr>
      </w:pPr>
      <w:r w:rsidRPr="003D7719">
        <w:rPr>
          <w:rStyle w:val="affffc"/>
          <w:rtl/>
        </w:rPr>
        <w:t>- והתנן:</w:t>
      </w:r>
    </w:p>
    <w:p w14:paraId="7EE82752" w14:textId="76CDB62F" w:rsidR="003D7719" w:rsidRDefault="006F071F" w:rsidP="009B508D">
      <w:pPr>
        <w:rPr>
          <w:rStyle w:val="affffc"/>
          <w:rtl/>
        </w:rPr>
      </w:pPr>
      <w:r w:rsidRPr="00F40D4B">
        <w:rPr>
          <w:rtl/>
        </w:rPr>
        <w:t xml:space="preserve">מפני שמעלת לפני עשבים! </w:t>
      </w:r>
      <w:r w:rsidRPr="003D7719">
        <w:rPr>
          <w:rStyle w:val="affffc"/>
          <w:rtl/>
        </w:rPr>
        <w:t xml:space="preserve">– </w:t>
      </w:r>
    </w:p>
    <w:p w14:paraId="3567558E" w14:textId="77777777" w:rsidR="003D7719" w:rsidRDefault="006F071F" w:rsidP="003D7719">
      <w:pPr>
        <w:pStyle w:val="36"/>
        <w:framePr w:wrap="notBeside"/>
        <w:rPr>
          <w:rtl/>
        </w:rPr>
      </w:pPr>
      <w:r w:rsidRPr="003D7719">
        <w:rPr>
          <w:rStyle w:val="affffc"/>
          <w:rtl/>
        </w:rPr>
        <w:t>אלא</w:t>
      </w:r>
      <w:r w:rsidRPr="003D7719">
        <w:rPr>
          <w:rStyle w:val="affffc"/>
          <w:rFonts w:hint="cs"/>
          <w:rtl/>
        </w:rPr>
        <w:t xml:space="preserve"> הטעם</w:t>
      </w:r>
      <w:r w:rsidRPr="00F40D4B">
        <w:rPr>
          <w:rFonts w:hint="cs"/>
          <w:rtl/>
        </w:rPr>
        <w:t xml:space="preserve"> </w:t>
      </w:r>
    </w:p>
    <w:p w14:paraId="0BBA1BFF" w14:textId="760E1787" w:rsidR="006F071F" w:rsidRPr="00F40D4B" w:rsidRDefault="003D7719" w:rsidP="009B508D">
      <w:pPr>
        <w:rPr>
          <w:rtl/>
        </w:rPr>
      </w:pPr>
      <w:r>
        <w:rPr>
          <w:rFonts w:hint="cs"/>
          <w:rtl/>
        </w:rPr>
        <w:t>ש</w:t>
      </w:r>
      <w:r w:rsidR="006F071F" w:rsidRPr="00F40D4B">
        <w:rPr>
          <w:rFonts w:hint="cs"/>
          <w:rtl/>
        </w:rPr>
        <w:t>יפלו גרעיניהם קודם לכן</w:t>
      </w:r>
      <w:r>
        <w:rPr>
          <w:rFonts w:hint="cs"/>
          <w:rtl/>
        </w:rPr>
        <w:t>,</w:t>
      </w:r>
      <w:r w:rsidR="006F071F" w:rsidRPr="00F40D4B">
        <w:rPr>
          <w:rFonts w:hint="cs"/>
          <w:rtl/>
        </w:rPr>
        <w:t xml:space="preserve"> כבר עכשיו צריך לנכשם.</w:t>
      </w:r>
    </w:p>
    <w:p w14:paraId="2EA66A12" w14:textId="77777777" w:rsidR="00A6533C" w:rsidRPr="00F40D4B" w:rsidRDefault="00A6533C" w:rsidP="00A6533C">
      <w:pPr>
        <w:pStyle w:val="aff9"/>
        <w:rPr>
          <w:rtl/>
        </w:rPr>
      </w:pPr>
      <w:r w:rsidRPr="00F40D4B">
        <w:rPr>
          <w:rtl/>
        </w:rPr>
        <w:t>***</w:t>
      </w:r>
    </w:p>
    <w:p w14:paraId="497774EF" w14:textId="4D7C250E" w:rsidR="006F071F" w:rsidRPr="00F40D4B" w:rsidRDefault="006F071F" w:rsidP="003D7719">
      <w:pPr>
        <w:pStyle w:val="afffff"/>
        <w:framePr w:wrap="around"/>
        <w:rPr>
          <w:rtl/>
        </w:rPr>
      </w:pPr>
      <w:del w:id="20316" w:author="קלוד" w:date="2026-10-06T10:08:05Z">
        <w:r>
          <w:rPr>
            <w:rtl/>
          </w:rPr>
          <w:delText xml:space="preserve">משנה.</w:delText>
        </w:r>
      </w:del>
      <w:ins w:id="20317" w:author="קלוד" w:date="2026-10-06T10:08:05Z">
        <w:r>
          <w:rPr>
            <w:rtl/>
          </w:rPr>
          <w:t xml:space="preserve">משנה ה</w:t>
        </w:r>
      </w:ins>
    </w:p>
    <w:p w14:paraId="06CDD02A" w14:textId="77777777" w:rsidR="006F071F" w:rsidRPr="00F40D4B" w:rsidRDefault="006F071F" w:rsidP="00DC37D8">
      <w:pPr>
        <w:pStyle w:val="afff3"/>
        <w:rPr>
          <w:rtl/>
        </w:rPr>
      </w:pPr>
      <w:ins w:id="9997" w:author="מספור קטעי משנה" w:date="2026-10-06T06:45:11Z">
        <w:r>
          <w:rPr>
            <w:rStyle w:val="MisparKeta"/>
          </w:rPr>
          <w:t xml:space="preserve">ג. </w:t>
        </w:r>
      </w:ins>
      <w:r w:rsidRPr="00F40D4B">
        <w:rPr>
          <w:rtl/>
        </w:rPr>
        <w:t>המקבל שדה מחבירו ולא עשתה, אם יש בה כדי להעמיד כרי - חייב לטפל בה.</w:t>
      </w:r>
    </w:p>
    <w:p w14:paraId="20B79ED8" w14:textId="77777777" w:rsidR="006F071F" w:rsidRPr="00F40D4B" w:rsidRDefault="006F071F" w:rsidP="00134B2F">
      <w:pPr>
        <w:pStyle w:val="afff3"/>
        <w:spacing w:after="60" w:line="220" w:lineRule="exact"/>
        <w:rPr>
          <w:rtl/>
        </w:rPr>
      </w:pPr>
      <w:r w:rsidRPr="00F40D4B">
        <w:rPr>
          <w:rFonts w:hint="cs"/>
          <w:rtl/>
        </w:rPr>
        <w:t>אר"י</w:t>
      </w:r>
      <w:r w:rsidRPr="00F40D4B">
        <w:rPr>
          <w:rtl/>
        </w:rPr>
        <w:t>: מאי קצבה בכרי? אלא, אם יש בה כדי נפילה.</w:t>
      </w:r>
    </w:p>
    <w:p w14:paraId="5AD30D3D" w14:textId="77777777" w:rsidR="00134B2F" w:rsidRDefault="006F071F" w:rsidP="00134B2F">
      <w:pPr>
        <w:pStyle w:val="36"/>
        <w:framePr w:wrap="notBeside"/>
        <w:rPr>
          <w:rtl/>
        </w:rPr>
      </w:pPr>
      <w:r w:rsidRPr="00F40D4B">
        <w:rPr>
          <w:rtl/>
        </w:rPr>
        <w:t>ת"ר:</w:t>
      </w:r>
    </w:p>
    <w:p w14:paraId="67262FE5" w14:textId="3EDAFD48" w:rsidR="00A6533C" w:rsidRPr="00F40D4B" w:rsidRDefault="006F071F" w:rsidP="009B508D">
      <w:pPr>
        <w:rPr>
          <w:rtl/>
        </w:rPr>
      </w:pPr>
      <w:r w:rsidRPr="00F40D4B">
        <w:rPr>
          <w:rtl/>
        </w:rPr>
        <w:t>המקבל שדה מחבירו ולא עשתה, אם יש בה כדי להעמיד כרי - חייב לטפל בה, שכך כותב לו אנא א</w:t>
      </w:r>
      <w:r w:rsidRPr="00F40D4B">
        <w:rPr>
          <w:rFonts w:hint="cs"/>
          <w:rtl/>
        </w:rPr>
        <w:t xml:space="preserve">עמוד ואחרוש </w:t>
      </w:r>
      <w:r w:rsidRPr="00F40D4B">
        <w:rPr>
          <w:rtl/>
        </w:rPr>
        <w:t>ואזרע וא</w:t>
      </w:r>
      <w:r w:rsidRPr="00F40D4B">
        <w:rPr>
          <w:rFonts w:hint="cs"/>
          <w:rtl/>
        </w:rPr>
        <w:t>ק</w:t>
      </w:r>
      <w:r w:rsidRPr="00F40D4B">
        <w:rPr>
          <w:rtl/>
        </w:rPr>
        <w:t>צו</w:t>
      </w:r>
      <w:r w:rsidRPr="00F40D4B">
        <w:rPr>
          <w:rFonts w:hint="cs"/>
          <w:rtl/>
        </w:rPr>
        <w:t>ר</w:t>
      </w:r>
      <w:r w:rsidRPr="00F40D4B">
        <w:rPr>
          <w:rtl/>
        </w:rPr>
        <w:t xml:space="preserve"> ואעמר ואדוש וא</w:t>
      </w:r>
      <w:r w:rsidRPr="00F40D4B">
        <w:rPr>
          <w:rFonts w:hint="cs"/>
          <w:rtl/>
        </w:rPr>
        <w:t>זרה</w:t>
      </w:r>
      <w:r w:rsidRPr="00F40D4B">
        <w:rPr>
          <w:rtl/>
        </w:rPr>
        <w:t xml:space="preserve"> וא</w:t>
      </w:r>
      <w:r w:rsidRPr="00F40D4B">
        <w:rPr>
          <w:rFonts w:hint="cs"/>
          <w:rtl/>
        </w:rPr>
        <w:t>עמיד כרי לפניך ותיטול חצי ואני בעמלי יטול חצי</w:t>
      </w:r>
      <w:r w:rsidRPr="00F40D4B">
        <w:rPr>
          <w:rtl/>
        </w:rPr>
        <w:t>,</w:t>
      </w:r>
    </w:p>
    <w:p w14:paraId="1B9EC072" w14:textId="77777777" w:rsidR="00C34EB0" w:rsidRDefault="006F071F" w:rsidP="00C34EB0">
      <w:pPr>
        <w:pStyle w:val="36"/>
        <w:framePr w:wrap="notBeside"/>
        <w:rPr>
          <w:rtl/>
        </w:rPr>
      </w:pPr>
      <w:r w:rsidRPr="00F40D4B">
        <w:rPr>
          <w:rtl/>
        </w:rPr>
        <w:t>•</w:t>
      </w:r>
    </w:p>
    <w:p w14:paraId="1B5140DF" w14:textId="032EC0A3" w:rsidR="006F071F" w:rsidRPr="00F40D4B" w:rsidRDefault="006F071F" w:rsidP="009B508D">
      <w:pPr>
        <w:rPr>
          <w:rtl/>
        </w:rPr>
      </w:pPr>
      <w:r w:rsidRPr="00F40D4B">
        <w:rPr>
          <w:rtl/>
        </w:rPr>
        <w:t xml:space="preserve">וכמה כדי להעמיד בה כרי? </w:t>
      </w:r>
      <w:r w:rsidRPr="00C34EB0">
        <w:rPr>
          <w:rStyle w:val="affffc"/>
          <w:rtl/>
        </w:rPr>
        <w:t xml:space="preserve">– </w:t>
      </w:r>
      <w:r w:rsidRPr="00C34EB0">
        <w:rPr>
          <w:rStyle w:val="affffc"/>
          <w:rFonts w:hint="cs"/>
          <w:rtl/>
        </w:rPr>
        <w:t>אריב''ח</w:t>
      </w:r>
      <w:r w:rsidRPr="00C34EB0">
        <w:rPr>
          <w:rStyle w:val="affffc"/>
          <w:rtl/>
        </w:rPr>
        <w:t>:</w:t>
      </w:r>
      <w:r w:rsidRPr="00F40D4B">
        <w:rPr>
          <w:rtl/>
        </w:rPr>
        <w:t xml:space="preserve"> כדי שתעמוד בו הרחת.</w:t>
      </w:r>
    </w:p>
    <w:p w14:paraId="118EE1BC" w14:textId="77777777" w:rsidR="00C34EB0" w:rsidRDefault="006F071F" w:rsidP="00C34EB0">
      <w:pPr>
        <w:pStyle w:val="36"/>
        <w:framePr w:wrap="notBeside"/>
        <w:rPr>
          <w:rtl/>
        </w:rPr>
      </w:pPr>
      <w:r w:rsidRPr="00F40D4B">
        <w:rPr>
          <w:rtl/>
        </w:rPr>
        <w:t>איבעיא להו:</w:t>
      </w:r>
    </w:p>
    <w:p w14:paraId="3592D3DC" w14:textId="4B971A90" w:rsidR="00A6533C" w:rsidRPr="00F40D4B" w:rsidRDefault="006F071F" w:rsidP="00C34EB0">
      <w:pPr>
        <w:pStyle w:val="affff9"/>
        <w:rPr>
          <w:rtl/>
        </w:rPr>
      </w:pPr>
      <w:r w:rsidRPr="00F40D4B">
        <w:rPr>
          <w:rtl/>
        </w:rPr>
        <w:t>רחת היוצא מהאי גיסא להאי גיסא מאי?</w:t>
      </w:r>
    </w:p>
    <w:p w14:paraId="59D3EE34" w14:textId="77777777" w:rsidR="00C34EB0" w:rsidRDefault="00C34EB0" w:rsidP="00C34EB0">
      <w:pPr>
        <w:pStyle w:val="36"/>
        <w:framePr w:wrap="notBeside"/>
        <w:rPr>
          <w:rtl/>
        </w:rPr>
      </w:pPr>
      <w:r>
        <w:rPr>
          <w:rFonts w:hint="cs"/>
          <w:rtl/>
        </w:rPr>
        <w:t>ר''ח מ</w:t>
      </w:r>
      <w:r w:rsidR="006F071F" w:rsidRPr="00F40D4B">
        <w:rPr>
          <w:rFonts w:hint="cs"/>
          <w:rtl/>
        </w:rPr>
        <w:t>ריב''ח</w:t>
      </w:r>
      <w:r w:rsidR="006F071F" w:rsidRPr="00F40D4B">
        <w:rPr>
          <w:rtl/>
        </w:rPr>
        <w:t>:</w:t>
      </w:r>
    </w:p>
    <w:p w14:paraId="01C759F1" w14:textId="3D45EA5F" w:rsidR="006F071F" w:rsidRPr="00F40D4B" w:rsidRDefault="006F071F" w:rsidP="009B508D">
      <w:pPr>
        <w:rPr>
          <w:rtl/>
        </w:rPr>
      </w:pPr>
      <w:r w:rsidRPr="00F40D4B">
        <w:rPr>
          <w:rtl/>
        </w:rPr>
        <w:t>כל שאין כונס שלו רואה פני החמה.</w:t>
      </w:r>
      <w:r w:rsidRPr="00F40D4B">
        <w:rPr>
          <w:rFonts w:hint="cs"/>
          <w:rtl/>
        </w:rPr>
        <w:t xml:space="preserve"> </w:t>
      </w:r>
      <w:r w:rsidRPr="00C34EB0">
        <w:rPr>
          <w:rStyle w:val="afffff2"/>
          <w:rFonts w:hint="cs"/>
          <w:rtl/>
        </w:rPr>
        <w:t>[שמכוסה לגמרי]</w:t>
      </w:r>
    </w:p>
    <w:p w14:paraId="57D219D0" w14:textId="0A1E0287" w:rsidR="006F071F" w:rsidRPr="00F40D4B" w:rsidRDefault="00C34EB0" w:rsidP="00C34EB0">
      <w:pPr>
        <w:pStyle w:val="aff9"/>
        <w:rPr>
          <w:rtl/>
        </w:rPr>
      </w:pPr>
      <w:r>
        <w:rPr>
          <w:rFonts w:hint="cs"/>
          <w:rtl/>
        </w:rPr>
        <w:t>***</w:t>
      </w:r>
    </w:p>
    <w:p w14:paraId="7E48F1DD" w14:textId="77777777" w:rsidR="00C34EB0" w:rsidRDefault="006F071F" w:rsidP="00C34EB0">
      <w:pPr>
        <w:pStyle w:val="36"/>
        <w:framePr w:wrap="notBeside"/>
        <w:rPr>
          <w:rtl/>
        </w:rPr>
      </w:pPr>
      <w:r w:rsidRPr="00F40D4B">
        <w:rPr>
          <w:rtl/>
        </w:rPr>
        <w:t xml:space="preserve">איתמר </w:t>
      </w:r>
    </w:p>
    <w:p w14:paraId="3235214C" w14:textId="75B4E569" w:rsidR="006F071F" w:rsidRPr="00F40D4B" w:rsidRDefault="00C34EB0" w:rsidP="009B508D">
      <w:pPr>
        <w:rPr>
          <w:rtl/>
        </w:rPr>
      </w:pPr>
      <w:r w:rsidRPr="00C34EB0">
        <w:rPr>
          <w:rStyle w:val="affffc"/>
          <w:rFonts w:hint="cs"/>
          <w:rtl/>
        </w:rPr>
        <w:t>ל</w:t>
      </w:r>
      <w:r w:rsidR="006F071F" w:rsidRPr="00C34EB0">
        <w:rPr>
          <w:rStyle w:val="affffc"/>
          <w:rtl/>
        </w:rPr>
        <w:t>וי אמר:</w:t>
      </w:r>
      <w:r w:rsidR="006F071F" w:rsidRPr="00F40D4B">
        <w:rPr>
          <w:rtl/>
        </w:rPr>
        <w:t xml:space="preserve"> שלש סאין, </w:t>
      </w:r>
      <w:r w:rsidR="006F071F" w:rsidRPr="00C34EB0">
        <w:rPr>
          <w:rStyle w:val="affffc"/>
          <w:rtl/>
        </w:rPr>
        <w:t>דבי רבי ינאי</w:t>
      </w:r>
      <w:r w:rsidR="006F071F" w:rsidRPr="00F40D4B">
        <w:rPr>
          <w:rtl/>
        </w:rPr>
        <w:t>: סאתים.</w:t>
      </w:r>
    </w:p>
    <w:p w14:paraId="4BF791F9" w14:textId="77777777" w:rsidR="00C34EB0" w:rsidRDefault="006F071F" w:rsidP="00C34EB0">
      <w:pPr>
        <w:pStyle w:val="36"/>
        <w:framePr w:wrap="notBeside"/>
        <w:rPr>
          <w:rtl/>
        </w:rPr>
      </w:pPr>
      <w:r w:rsidRPr="00F40D4B">
        <w:rPr>
          <w:rFonts w:hint="cs"/>
          <w:rtl/>
        </w:rPr>
        <w:t>ר''ל</w:t>
      </w:r>
      <w:r w:rsidRPr="00F40D4B">
        <w:rPr>
          <w:rtl/>
        </w:rPr>
        <w:t>:</w:t>
      </w:r>
    </w:p>
    <w:p w14:paraId="3B4B3E32" w14:textId="4F4F9DB0" w:rsidR="006F071F" w:rsidRPr="00F40D4B" w:rsidRDefault="006F071F" w:rsidP="009B508D">
      <w:pPr>
        <w:rPr>
          <w:rtl/>
        </w:rPr>
      </w:pPr>
      <w:r w:rsidRPr="00F40D4B">
        <w:rPr>
          <w:rtl/>
        </w:rPr>
        <w:t>סאתים שאמרו - חוץ מן ההוצאה.</w:t>
      </w:r>
    </w:p>
    <w:p w14:paraId="22F88C05" w14:textId="77777777" w:rsidR="00C34EB0" w:rsidRDefault="006F071F" w:rsidP="00C34EB0">
      <w:pPr>
        <w:pStyle w:val="36"/>
        <w:framePr w:wrap="notBeside"/>
        <w:rPr>
          <w:rtl/>
        </w:rPr>
      </w:pPr>
      <w:r w:rsidRPr="00F40D4B">
        <w:rPr>
          <w:rtl/>
        </w:rPr>
        <w:t>•</w:t>
      </w:r>
      <w:r w:rsidRPr="00F40D4B">
        <w:rPr>
          <w:rFonts w:hint="cs"/>
          <w:rtl/>
        </w:rPr>
        <w:t xml:space="preserve"> </w:t>
      </w:r>
      <w:r w:rsidRPr="00F40D4B">
        <w:rPr>
          <w:rtl/>
        </w:rPr>
        <w:t xml:space="preserve">תנן </w:t>
      </w:r>
      <w:r w:rsidR="00237964" w:rsidRPr="00F40D4B">
        <w:rPr>
          <w:rtl/>
        </w:rPr>
        <w:t>שם</w:t>
      </w:r>
      <w:r w:rsidRPr="00F40D4B">
        <w:rPr>
          <w:rtl/>
        </w:rPr>
        <w:t>:</w:t>
      </w:r>
    </w:p>
    <w:p w14:paraId="72B7F0FE" w14:textId="3D6A5F96" w:rsidR="00A6533C" w:rsidRPr="00F40D4B" w:rsidRDefault="006F071F" w:rsidP="009B508D">
      <w:pPr>
        <w:rPr>
          <w:rtl/>
        </w:rPr>
      </w:pPr>
      <w:r w:rsidRPr="00F40D4B">
        <w:rPr>
          <w:rtl/>
        </w:rPr>
        <w:t xml:space="preserve">פריצי זיתים וענבים, </w:t>
      </w:r>
      <w:r w:rsidRPr="00C34EB0">
        <w:rPr>
          <w:rStyle w:val="affffc"/>
          <w:rtl/>
        </w:rPr>
        <w:t>ב"ש</w:t>
      </w:r>
      <w:r w:rsidRPr="00F40D4B">
        <w:rPr>
          <w:rtl/>
        </w:rPr>
        <w:t xml:space="preserve"> מטמאין </w:t>
      </w:r>
      <w:r w:rsidRPr="00C34EB0">
        <w:rPr>
          <w:rStyle w:val="affffc"/>
          <w:rtl/>
        </w:rPr>
        <w:t>וב"ה</w:t>
      </w:r>
      <w:r w:rsidRPr="00F40D4B">
        <w:rPr>
          <w:rtl/>
        </w:rPr>
        <w:t xml:space="preserve"> מטהרין,</w:t>
      </w:r>
    </w:p>
    <w:p w14:paraId="7C51B5F0" w14:textId="77777777" w:rsidR="00C34EB0" w:rsidRDefault="006F071F" w:rsidP="00C34EB0">
      <w:pPr>
        <w:pStyle w:val="36"/>
        <w:framePr w:wrap="notBeside"/>
        <w:rPr>
          <w:rtl/>
        </w:rPr>
      </w:pPr>
      <w:r w:rsidRPr="00F40D4B">
        <w:rPr>
          <w:rtl/>
        </w:rPr>
        <w:t>•</w:t>
      </w:r>
    </w:p>
    <w:p w14:paraId="529A06B3" w14:textId="10963368" w:rsidR="006F071F" w:rsidRPr="00F40D4B" w:rsidRDefault="006F071F" w:rsidP="009B508D">
      <w:pPr>
        <w:rPr>
          <w:rtl/>
        </w:rPr>
      </w:pPr>
      <w:r w:rsidRPr="00F40D4B">
        <w:rPr>
          <w:rtl/>
        </w:rPr>
        <w:t>פריצי זיתים?</w:t>
      </w:r>
      <w:r w:rsidRPr="00F40D4B">
        <w:rPr>
          <w:rFonts w:hint="cs"/>
          <w:rtl/>
        </w:rPr>
        <w:t xml:space="preserve"> </w:t>
      </w:r>
      <w:r w:rsidRPr="00C34EB0">
        <w:rPr>
          <w:rStyle w:val="affffc"/>
          <w:rFonts w:hint="cs"/>
          <w:rtl/>
        </w:rPr>
        <w:t>- אר"ה</w:t>
      </w:r>
      <w:r w:rsidRPr="00C34EB0">
        <w:rPr>
          <w:rStyle w:val="affffc"/>
          <w:rtl/>
        </w:rPr>
        <w:t>:</w:t>
      </w:r>
      <w:r w:rsidRPr="00F40D4B">
        <w:rPr>
          <w:rtl/>
        </w:rPr>
        <w:t xml:space="preserve"> רשעי זיתים.</w:t>
      </w:r>
    </w:p>
    <w:p w14:paraId="64B6CB72" w14:textId="77777777" w:rsidR="00C34EB0" w:rsidRDefault="006F071F" w:rsidP="00C34EB0">
      <w:pPr>
        <w:pStyle w:val="36"/>
        <w:framePr w:wrap="notBeside"/>
        <w:rPr>
          <w:rtl/>
        </w:rPr>
      </w:pPr>
      <w:r w:rsidRPr="00F40D4B">
        <w:rPr>
          <w:rtl/>
        </w:rPr>
        <w:t>רב יוסף:</w:t>
      </w:r>
    </w:p>
    <w:p w14:paraId="79FFE1FB" w14:textId="67B2978E" w:rsidR="006F071F" w:rsidRPr="00F40D4B" w:rsidRDefault="006F071F" w:rsidP="00C34EB0">
      <w:pPr>
        <w:pStyle w:val="affff7"/>
        <w:rPr>
          <w:rtl/>
        </w:rPr>
      </w:pPr>
      <w:r w:rsidRPr="00F40D4B">
        <w:rPr>
          <w:rFonts w:hint="cs"/>
          <w:rtl/>
        </w:rPr>
        <w:t>מ'</w:t>
      </w:r>
      <w:r>
        <w:rPr>
          <w:rStyle w:val="affff8"/>
          <w:rtl/>
          <w:rPrChange w:id="9014" w:author="מנוע פסוקים" w:date="2026-10-05T16:38:06Z">
            <w:rPr>
              <w:rtl/>
            </w:rPr>
          </w:rPrChange>
        </w:rPr>
        <w:t xml:space="preserve">ובני פריצי עמך ינשאו להעמיד חזון ונכשלו</w:t>
      </w:r>
      <w:r w:rsidRPr="00F40D4B">
        <w:rPr>
          <w:rFonts w:hint="cs"/>
          <w:rtl/>
        </w:rPr>
        <w:t>'</w:t>
      </w:r>
      <w:r w:rsidRPr="00F40D4B">
        <w:rPr>
          <w:rtl/>
        </w:rPr>
        <w:t>.</w:t>
      </w:r>
    </w:p>
    <w:p w14:paraId="339CD9C7" w14:textId="77777777" w:rsidR="00C34EB0" w:rsidRDefault="006F071F" w:rsidP="00C34EB0">
      <w:pPr>
        <w:pStyle w:val="36"/>
        <w:framePr w:wrap="notBeside"/>
        <w:rPr>
          <w:rtl/>
        </w:rPr>
      </w:pPr>
      <w:r w:rsidRPr="00F40D4B">
        <w:rPr>
          <w:rtl/>
        </w:rPr>
        <w:t>ר</w:t>
      </w:r>
      <w:r w:rsidRPr="00F40D4B">
        <w:rPr>
          <w:rFonts w:hint="cs"/>
          <w:rtl/>
        </w:rPr>
        <w:t>נב''י</w:t>
      </w:r>
      <w:r w:rsidRPr="00F40D4B">
        <w:rPr>
          <w:rtl/>
        </w:rPr>
        <w:t>:</w:t>
      </w:r>
    </w:p>
    <w:p w14:paraId="688D5C08" w14:textId="380FC577" w:rsidR="006F071F" w:rsidRPr="00F40D4B" w:rsidRDefault="006F071F" w:rsidP="00C34EB0">
      <w:pPr>
        <w:pStyle w:val="affff7"/>
        <w:rPr>
          <w:rtl/>
        </w:rPr>
      </w:pPr>
      <w:r w:rsidRPr="00F40D4B">
        <w:rPr>
          <w:rtl/>
        </w:rPr>
        <w:t>מ</w:t>
      </w:r>
      <w:r w:rsidRPr="00F40D4B">
        <w:rPr>
          <w:rFonts w:hint="cs"/>
          <w:rtl/>
        </w:rPr>
        <w:t>'</w:t>
      </w:r>
      <w:r>
        <w:rPr>
          <w:rStyle w:val="affff8"/>
          <w:rtl/>
          <w:rPrChange w:id="9015" w:author="מנוע פסוקים" w:date="2026-10-05T16:38:06Z">
            <w:rPr>
              <w:rtl/>
            </w:rPr>
          </w:rPrChange>
        </w:rPr>
        <w:t xml:space="preserve">והוליד בן פריץ שפך דם</w:t>
      </w:r>
      <w:r w:rsidRPr="00F40D4B">
        <w:rPr>
          <w:rFonts w:hint="cs"/>
          <w:rtl/>
        </w:rPr>
        <w:t>'</w:t>
      </w:r>
      <w:r w:rsidRPr="00F40D4B">
        <w:rPr>
          <w:rtl/>
        </w:rPr>
        <w:t>.</w:t>
      </w:r>
    </w:p>
    <w:p w14:paraId="39F87001" w14:textId="77777777" w:rsidR="00C34EB0" w:rsidRDefault="006F071F" w:rsidP="00C34EB0">
      <w:pPr>
        <w:pStyle w:val="36"/>
        <w:framePr w:wrap="notBeside"/>
        <w:rPr>
          <w:rtl/>
        </w:rPr>
      </w:pPr>
      <w:r w:rsidRPr="00F40D4B">
        <w:rPr>
          <w:rtl/>
        </w:rPr>
        <w:t>•</w:t>
      </w:r>
    </w:p>
    <w:p w14:paraId="121096DF" w14:textId="09CB0347" w:rsidR="006F071F" w:rsidRPr="00F40D4B" w:rsidRDefault="006F071F" w:rsidP="009B508D">
      <w:pPr>
        <w:rPr>
          <w:rtl/>
        </w:rPr>
      </w:pPr>
      <w:r w:rsidRPr="00F40D4B">
        <w:rPr>
          <w:rtl/>
        </w:rPr>
        <w:t xml:space="preserve">וכמה פריצי זיתים? </w:t>
      </w:r>
      <w:r w:rsidRPr="00C34EB0">
        <w:rPr>
          <w:rStyle w:val="affffc"/>
          <w:rtl/>
        </w:rPr>
        <w:t>ר</w:t>
      </w:r>
      <w:r w:rsidRPr="00C34EB0">
        <w:rPr>
          <w:rStyle w:val="affffc"/>
          <w:rFonts w:hint="cs"/>
          <w:rtl/>
        </w:rPr>
        <w:t>"א</w:t>
      </w:r>
      <w:r w:rsidRPr="00C34EB0">
        <w:rPr>
          <w:rStyle w:val="affffc"/>
          <w:rtl/>
        </w:rPr>
        <w:t>:</w:t>
      </w:r>
      <w:r w:rsidRPr="00F40D4B">
        <w:rPr>
          <w:rtl/>
        </w:rPr>
        <w:t xml:space="preserve"> ארבעת קבין לקורה, </w:t>
      </w:r>
      <w:r w:rsidR="00C34EB0">
        <w:rPr>
          <w:rStyle w:val="affffc"/>
          <w:rFonts w:hint="cs"/>
          <w:rtl/>
        </w:rPr>
        <w:t>דרי''נ</w:t>
      </w:r>
      <w:r w:rsidRPr="00C34EB0">
        <w:rPr>
          <w:rStyle w:val="affffc"/>
          <w:rtl/>
        </w:rPr>
        <w:t>:</w:t>
      </w:r>
      <w:r w:rsidRPr="00F40D4B">
        <w:rPr>
          <w:rtl/>
        </w:rPr>
        <w:t xml:space="preserve"> סאתים לקורה.</w:t>
      </w:r>
    </w:p>
    <w:p w14:paraId="59009BB8" w14:textId="77777777" w:rsidR="00C34EB0" w:rsidRDefault="006F071F" w:rsidP="00C34EB0">
      <w:pPr>
        <w:pStyle w:val="36"/>
        <w:framePr w:wrap="notBeside"/>
        <w:rPr>
          <w:rtl/>
        </w:rPr>
      </w:pPr>
      <w:r w:rsidRPr="00F40D4B">
        <w:rPr>
          <w:rtl/>
        </w:rPr>
        <w:t xml:space="preserve">ולא </w:t>
      </w:r>
      <w:r w:rsidR="00237964" w:rsidRPr="00F40D4B">
        <w:rPr>
          <w:rtl/>
        </w:rPr>
        <w:t>חלקו</w:t>
      </w:r>
      <w:r w:rsidRPr="00F40D4B">
        <w:rPr>
          <w:rtl/>
        </w:rPr>
        <w:t>,</w:t>
      </w:r>
    </w:p>
    <w:p w14:paraId="7E64777E" w14:textId="77777777" w:rsidR="00C34EB0" w:rsidRDefault="006F071F" w:rsidP="009B508D">
      <w:pPr>
        <w:rPr>
          <w:rStyle w:val="affffc"/>
          <w:rtl/>
        </w:rPr>
      </w:pPr>
      <w:r w:rsidRPr="00F40D4B">
        <w:rPr>
          <w:rtl/>
        </w:rPr>
        <w:t xml:space="preserve">הא </w:t>
      </w:r>
      <w:r w:rsidR="00C34EB0">
        <w:rPr>
          <w:rFonts w:hint="cs"/>
          <w:rtl/>
        </w:rPr>
        <w:t>במקום ש</w:t>
      </w:r>
      <w:r w:rsidRPr="00F40D4B">
        <w:rPr>
          <w:rtl/>
        </w:rPr>
        <w:t>מ</w:t>
      </w:r>
      <w:r w:rsidRPr="00F40D4B">
        <w:rPr>
          <w:rFonts w:hint="cs"/>
          <w:rtl/>
        </w:rPr>
        <w:t xml:space="preserve">כניסים כור באוללא </w:t>
      </w:r>
      <w:r w:rsidRPr="00C34EB0">
        <w:rPr>
          <w:rStyle w:val="afffff2"/>
          <w:rFonts w:hint="cs"/>
          <w:rtl/>
        </w:rPr>
        <w:t>[שתחת הקורה]</w:t>
      </w:r>
      <w:r w:rsidRPr="00F40D4B">
        <w:rPr>
          <w:rtl/>
        </w:rPr>
        <w:t xml:space="preserve"> </w:t>
      </w:r>
    </w:p>
    <w:p w14:paraId="21789512" w14:textId="3CFAD905" w:rsidR="006F071F" w:rsidRPr="00F40D4B" w:rsidRDefault="006F071F" w:rsidP="009B508D">
      <w:pPr>
        <w:rPr>
          <w:rtl/>
        </w:rPr>
      </w:pPr>
      <w:r w:rsidRPr="00C34EB0">
        <w:rPr>
          <w:rStyle w:val="affffc"/>
          <w:rFonts w:hint="cs"/>
          <w:rtl/>
        </w:rPr>
        <w:lastRenderedPageBreak/>
        <w:t>וכאן</w:t>
      </w:r>
      <w:r w:rsidRPr="00F40D4B">
        <w:rPr>
          <w:rFonts w:hint="cs"/>
          <w:rtl/>
        </w:rPr>
        <w:t xml:space="preserve"> שמכניסים ג' כורים </w:t>
      </w:r>
      <w:r w:rsidRPr="00F40D4B">
        <w:rPr>
          <w:rtl/>
        </w:rPr>
        <w:t>באוללא.</w:t>
      </w:r>
    </w:p>
    <w:p w14:paraId="29FBA5E3" w14:textId="77777777" w:rsidR="006F071F" w:rsidRPr="00F40D4B" w:rsidRDefault="006F071F" w:rsidP="00A6533C">
      <w:pPr>
        <w:pStyle w:val="affe"/>
        <w:framePr w:wrap="around"/>
        <w:rPr>
          <w:rtl/>
        </w:rPr>
      </w:pPr>
      <w:r w:rsidRPr="00F40D4B">
        <w:rPr>
          <w:rtl/>
        </w:rPr>
        <w:t>קה:</w:t>
      </w:r>
    </w:p>
    <w:p w14:paraId="258F21CF" w14:textId="77777777" w:rsidR="00C34EB0" w:rsidRDefault="00C34EB0" w:rsidP="009B508D">
      <w:pPr>
        <w:rPr>
          <w:rtl/>
        </w:rPr>
      </w:pPr>
    </w:p>
    <w:p w14:paraId="4BCAFB02" w14:textId="77777777" w:rsidR="00C34EB0" w:rsidRDefault="006F071F" w:rsidP="00C34EB0">
      <w:pPr>
        <w:pStyle w:val="36"/>
        <w:framePr w:wrap="notBeside"/>
        <w:rPr>
          <w:rtl/>
        </w:rPr>
      </w:pPr>
      <w:r w:rsidRPr="00F40D4B">
        <w:rPr>
          <w:rtl/>
        </w:rPr>
        <w:t>•</w:t>
      </w:r>
      <w:r w:rsidRPr="00F40D4B">
        <w:rPr>
          <w:rFonts w:hint="cs"/>
          <w:rtl/>
        </w:rPr>
        <w:t xml:space="preserve"> </w:t>
      </w:r>
      <w:r w:rsidRPr="00F40D4B">
        <w:rPr>
          <w:rtl/>
        </w:rPr>
        <w:t>ת"ר:</w:t>
      </w:r>
    </w:p>
    <w:p w14:paraId="3617C0D8" w14:textId="23B8B3B2" w:rsidR="006F071F" w:rsidRPr="00F40D4B" w:rsidRDefault="006F071F" w:rsidP="009B508D">
      <w:pPr>
        <w:rPr>
          <w:rtl/>
        </w:rPr>
      </w:pPr>
      <w:r w:rsidRPr="00F40D4B">
        <w:rPr>
          <w:rFonts w:hint="cs"/>
          <w:rtl/>
        </w:rPr>
        <w:t xml:space="preserve">[זב וטהור] </w:t>
      </w:r>
      <w:r w:rsidRPr="00F40D4B">
        <w:rPr>
          <w:rtl/>
        </w:rPr>
        <w:t>עלו באילן שכוחו רע ובסוכה שכוחה רע - טמא.</w:t>
      </w:r>
    </w:p>
    <w:p w14:paraId="484DEDF8" w14:textId="435DCF44" w:rsidR="006F071F" w:rsidRPr="00F40D4B" w:rsidRDefault="006F071F" w:rsidP="009B508D">
      <w:pPr>
        <w:rPr>
          <w:rtl/>
        </w:rPr>
      </w:pPr>
      <w:r w:rsidRPr="00F40D4B">
        <w:rPr>
          <w:rtl/>
        </w:rPr>
        <w:t xml:space="preserve">כוחו רע? </w:t>
      </w:r>
      <w:r w:rsidR="00C34EB0">
        <w:rPr>
          <w:rtl/>
        </w:rPr>
        <w:t>–</w:t>
      </w:r>
      <w:r w:rsidRPr="00F40D4B">
        <w:rPr>
          <w:rtl/>
        </w:rPr>
        <w:t xml:space="preserve"> </w:t>
      </w:r>
      <w:r w:rsidRPr="00C34EB0">
        <w:rPr>
          <w:rStyle w:val="affffc"/>
          <w:rtl/>
        </w:rPr>
        <w:t>ד</w:t>
      </w:r>
      <w:r w:rsidR="00C34EB0">
        <w:rPr>
          <w:rStyle w:val="affffc"/>
          <w:rFonts w:hint="cs"/>
          <w:rtl/>
        </w:rPr>
        <w:t>ר''ינ</w:t>
      </w:r>
      <w:r w:rsidRPr="00C34EB0">
        <w:rPr>
          <w:rStyle w:val="affffc"/>
          <w:rtl/>
        </w:rPr>
        <w:t>:</w:t>
      </w:r>
      <w:r w:rsidRPr="00F40D4B">
        <w:rPr>
          <w:rtl/>
        </w:rPr>
        <w:t xml:space="preserve"> כל שאין בעיקרו לחוק רובע</w:t>
      </w:r>
      <w:r w:rsidRPr="00F40D4B">
        <w:rPr>
          <w:rFonts w:hint="cs"/>
          <w:rtl/>
        </w:rPr>
        <w:t xml:space="preserve"> </w:t>
      </w:r>
      <w:r w:rsidRPr="00C34EB0">
        <w:rPr>
          <w:rStyle w:val="afffff2"/>
          <w:rFonts w:hint="cs"/>
          <w:rtl/>
        </w:rPr>
        <w:t>[עץ בשיעור רבע קב]</w:t>
      </w:r>
      <w:r w:rsidRPr="00C34EB0">
        <w:rPr>
          <w:rStyle w:val="afffff2"/>
          <w:rtl/>
        </w:rPr>
        <w:t>.</w:t>
      </w:r>
    </w:p>
    <w:p w14:paraId="70AF1237" w14:textId="77777777" w:rsidR="006F071F" w:rsidRPr="00F40D4B" w:rsidRDefault="006F071F" w:rsidP="009B508D">
      <w:pPr>
        <w:rPr>
          <w:rtl/>
        </w:rPr>
      </w:pPr>
      <w:r>
        <w:rPr>
          <w:rtl/>
        </w:rPr>
        <w:t xml:space="preserve">סוכה שכוחה רע? </w:t>
      </w:r>
      <w:r>
        <w:rPr>
          <w:rStyle w:val="affffc"/>
          <w:rtl/>
          <w:rPrChange w:id="9265" w:author="מנוע אמוראים" w:date="2026-10-05T16:41:14Z">
            <w:rPr>
              <w:rtl/>
            </w:rPr>
          </w:rPrChange>
        </w:rPr>
        <w:t xml:space="preserve">א</w:t>
      </w:r>
      <w:r>
        <w:rPr>
          <w:rStyle w:val="affffc"/>
          <w:rFonts w:hint="cs"/>
          <w:rtl/>
          <w:rPrChange w:id="9266" w:author="מנוע אמוראים" w:date="2026-10-05T16:41:14Z">
            <w:rPr>
              <w:rFonts w:hint="cs"/>
              <w:rtl/>
            </w:rPr>
          </w:rPrChange>
        </w:rPr>
        <w:t xml:space="preserve">ר"ל</w:t>
      </w:r>
      <w:r w:rsidRPr="00F40D4B">
        <w:rPr>
          <w:rtl/>
        </w:rPr>
        <w:t>: כל שנחבאת בחזיונה</w:t>
      </w:r>
      <w:r w:rsidRPr="00F40D4B">
        <w:rPr>
          <w:rFonts w:hint="cs"/>
          <w:rtl/>
        </w:rPr>
        <w:t>[בכף ידו]</w:t>
      </w:r>
      <w:r w:rsidRPr="00F40D4B">
        <w:rPr>
          <w:rtl/>
        </w:rPr>
        <w:t>.</w:t>
      </w:r>
    </w:p>
    <w:p w14:paraId="075AC0FE" w14:textId="1861EF87" w:rsidR="006F071F" w:rsidRPr="00F40D4B" w:rsidRDefault="006F071F" w:rsidP="009B508D">
      <w:pPr>
        <w:rPr>
          <w:rtl/>
        </w:rPr>
      </w:pPr>
      <w:r w:rsidRPr="00C34EB0">
        <w:rPr>
          <w:rStyle w:val="affffc"/>
          <w:rtl/>
        </w:rPr>
        <w:t>•</w:t>
      </w:r>
      <w:r w:rsidRPr="00C34EB0">
        <w:rPr>
          <w:rStyle w:val="affffc"/>
          <w:rFonts w:hint="cs"/>
          <w:rtl/>
        </w:rPr>
        <w:t xml:space="preserve"> </w:t>
      </w:r>
      <w:r w:rsidRPr="00C34EB0">
        <w:rPr>
          <w:rStyle w:val="affffc"/>
          <w:rtl/>
        </w:rPr>
        <w:t xml:space="preserve">תנן </w:t>
      </w:r>
      <w:r w:rsidR="00237964" w:rsidRPr="00C34EB0">
        <w:rPr>
          <w:rStyle w:val="affffc"/>
          <w:rtl/>
        </w:rPr>
        <w:t>שם</w:t>
      </w:r>
      <w:r w:rsidRPr="00C34EB0">
        <w:rPr>
          <w:rStyle w:val="affffc"/>
          <w:rtl/>
        </w:rPr>
        <w:t>:</w:t>
      </w:r>
      <w:r w:rsidRPr="00F40D4B">
        <w:rPr>
          <w:rtl/>
        </w:rPr>
        <w:t xml:space="preserve"> המהלך בבית הפרס ע"ג אבנים שיכול להסיט, על האדם ועל הבהמה שכוחן רע - טמא.</w:t>
      </w:r>
    </w:p>
    <w:p w14:paraId="3FAA913D" w14:textId="77777777" w:rsidR="006F071F" w:rsidRPr="00F40D4B" w:rsidRDefault="006F071F" w:rsidP="009B508D">
      <w:pPr>
        <w:rPr>
          <w:rtl/>
        </w:rPr>
      </w:pPr>
      <w:r w:rsidRPr="00F40D4B">
        <w:rPr>
          <w:rtl/>
        </w:rPr>
        <w:t xml:space="preserve">כוחו רע? </w:t>
      </w:r>
      <w:r w:rsidRPr="00C34EB0">
        <w:rPr>
          <w:rStyle w:val="affffc"/>
          <w:rtl/>
        </w:rPr>
        <w:t>א</w:t>
      </w:r>
      <w:r w:rsidRPr="00C34EB0">
        <w:rPr>
          <w:rStyle w:val="affffc"/>
          <w:rFonts w:hint="cs"/>
          <w:rtl/>
        </w:rPr>
        <w:t>ר''ל</w:t>
      </w:r>
      <w:r w:rsidRPr="00C34EB0">
        <w:rPr>
          <w:rStyle w:val="affffc"/>
          <w:rtl/>
        </w:rPr>
        <w:t>:</w:t>
      </w:r>
      <w:r w:rsidRPr="00F40D4B">
        <w:rPr>
          <w:rtl/>
        </w:rPr>
        <w:t xml:space="preserve"> כל שרוכבו וארכבותיו נוקשות.</w:t>
      </w:r>
    </w:p>
    <w:p w14:paraId="0D929726" w14:textId="68EA19C0" w:rsidR="006F071F" w:rsidRPr="00C34EB0" w:rsidRDefault="006F071F" w:rsidP="009B508D">
      <w:pPr>
        <w:rPr>
          <w:rStyle w:val="afffff2"/>
          <w:rtl/>
        </w:rPr>
      </w:pPr>
      <w:r w:rsidRPr="00F40D4B">
        <w:rPr>
          <w:rtl/>
        </w:rPr>
        <w:t xml:space="preserve">בהמה שכוחה רע </w:t>
      </w:r>
      <w:r w:rsidR="00C34EB0" w:rsidRPr="00C34EB0">
        <w:rPr>
          <w:rStyle w:val="affffc"/>
          <w:rtl/>
        </w:rPr>
        <w:t>ד</w:t>
      </w:r>
      <w:r w:rsidR="00C34EB0">
        <w:rPr>
          <w:rStyle w:val="affffc"/>
          <w:rFonts w:hint="cs"/>
          <w:rtl/>
        </w:rPr>
        <w:t>ר''ינ</w:t>
      </w:r>
      <w:r w:rsidR="00C34EB0" w:rsidRPr="00C34EB0">
        <w:rPr>
          <w:rStyle w:val="affffc"/>
          <w:rtl/>
        </w:rPr>
        <w:t>:</w:t>
      </w:r>
      <w:r w:rsidR="00C34EB0" w:rsidRPr="00F40D4B">
        <w:rPr>
          <w:rtl/>
        </w:rPr>
        <w:t xml:space="preserve"> </w:t>
      </w:r>
      <w:r w:rsidRPr="00F40D4B">
        <w:rPr>
          <w:rtl/>
        </w:rPr>
        <w:t>כל שרוכבה מטילה גללים</w:t>
      </w:r>
      <w:r w:rsidR="00C34EB0">
        <w:rPr>
          <w:rFonts w:hint="cs"/>
          <w:rtl/>
        </w:rPr>
        <w:t xml:space="preserve"> </w:t>
      </w:r>
      <w:r w:rsidRPr="00C34EB0">
        <w:rPr>
          <w:rStyle w:val="afffff2"/>
          <w:rFonts w:hint="cs"/>
          <w:rtl/>
        </w:rPr>
        <w:t>מכובד הרוכב]</w:t>
      </w:r>
      <w:r w:rsidRPr="00C34EB0">
        <w:rPr>
          <w:rStyle w:val="afffff2"/>
          <w:rtl/>
        </w:rPr>
        <w:t>.</w:t>
      </w:r>
    </w:p>
    <w:p w14:paraId="366359D4" w14:textId="77777777" w:rsidR="00A6533C" w:rsidRPr="00F40D4B" w:rsidRDefault="00A6533C" w:rsidP="00A6533C">
      <w:pPr>
        <w:pStyle w:val="aff9"/>
        <w:rPr>
          <w:rtl/>
        </w:rPr>
      </w:pPr>
      <w:r w:rsidRPr="00F40D4B">
        <w:rPr>
          <w:rtl/>
        </w:rPr>
        <w:t>***</w:t>
      </w:r>
    </w:p>
    <w:p w14:paraId="1781A703" w14:textId="77777777" w:rsidR="00C07E69" w:rsidRDefault="00C34EB0" w:rsidP="00C07E69">
      <w:pPr>
        <w:pStyle w:val="36"/>
        <w:framePr w:wrap="notBeside"/>
        <w:rPr>
          <w:rtl/>
        </w:rPr>
      </w:pPr>
      <w:r w:rsidRPr="00C34EB0">
        <w:rPr>
          <w:rStyle w:val="affffc"/>
          <w:rtl/>
        </w:rPr>
        <w:t>ד</w:t>
      </w:r>
      <w:r>
        <w:rPr>
          <w:rStyle w:val="affffc"/>
          <w:rFonts w:hint="cs"/>
          <w:rtl/>
        </w:rPr>
        <w:t>ר''ינ</w:t>
      </w:r>
      <w:r w:rsidRPr="00C34EB0">
        <w:rPr>
          <w:rStyle w:val="affffc"/>
          <w:rtl/>
        </w:rPr>
        <w:t>:</w:t>
      </w:r>
      <w:r w:rsidR="006F071F" w:rsidRPr="00F40D4B">
        <w:rPr>
          <w:rtl/>
        </w:rPr>
        <w:t>:</w:t>
      </w:r>
    </w:p>
    <w:p w14:paraId="345832D9" w14:textId="33614946" w:rsidR="006F071F" w:rsidRPr="00F40D4B" w:rsidRDefault="006F071F" w:rsidP="00C07E69">
      <w:pPr>
        <w:pStyle w:val="affff9"/>
        <w:rPr>
          <w:rtl/>
        </w:rPr>
      </w:pPr>
      <w:r w:rsidRPr="00F40D4B">
        <w:rPr>
          <w:rtl/>
        </w:rPr>
        <w:t>לתפלה ולתפילין - ארבעה קבין.</w:t>
      </w:r>
    </w:p>
    <w:p w14:paraId="3B5FF8EA" w14:textId="3B222BDE" w:rsidR="006F071F" w:rsidRPr="00F40D4B" w:rsidRDefault="006F071F" w:rsidP="00C34EB0">
      <w:pPr>
        <w:rPr>
          <w:rtl/>
        </w:rPr>
      </w:pPr>
      <w:r w:rsidRPr="00C07E69">
        <w:rPr>
          <w:b/>
          <w:bCs/>
          <w:rtl/>
        </w:rPr>
        <w:t>לתפלה</w:t>
      </w:r>
      <w:r w:rsidRPr="00F40D4B">
        <w:rPr>
          <w:rFonts w:hint="cs"/>
          <w:rtl/>
        </w:rPr>
        <w:t xml:space="preserve"> </w:t>
      </w:r>
      <w:r w:rsidRPr="00C07E69">
        <w:rPr>
          <w:rStyle w:val="affffc"/>
          <w:rtl/>
        </w:rPr>
        <w:t>דתניא:</w:t>
      </w:r>
      <w:r w:rsidRPr="00F40D4B">
        <w:rPr>
          <w:rtl/>
        </w:rPr>
        <w:t xml:space="preserve"> הנושא משאוי על כתיפו והגיע זמן תפלה, פחות מ</w:t>
      </w:r>
      <w:r w:rsidRPr="00F40D4B">
        <w:rPr>
          <w:rFonts w:hint="cs"/>
          <w:rtl/>
        </w:rPr>
        <w:t xml:space="preserve">ד' </w:t>
      </w:r>
      <w:r w:rsidRPr="00F40D4B">
        <w:rPr>
          <w:rtl/>
        </w:rPr>
        <w:t xml:space="preserve"> קבין - מפשילין לאחוריו ומתפלל,</w:t>
      </w:r>
      <w:r w:rsidR="00C34EB0">
        <w:rPr>
          <w:rFonts w:hint="cs"/>
          <w:rtl/>
        </w:rPr>
        <w:t xml:space="preserve"> </w:t>
      </w:r>
      <w:r w:rsidRPr="00F40D4B">
        <w:rPr>
          <w:rFonts w:hint="cs"/>
          <w:rtl/>
        </w:rPr>
        <w:t xml:space="preserve">ד' </w:t>
      </w:r>
      <w:r w:rsidRPr="00F40D4B">
        <w:rPr>
          <w:rtl/>
        </w:rPr>
        <w:t>קבין - מניח ע"ג קרקע ומתפלל.</w:t>
      </w:r>
    </w:p>
    <w:p w14:paraId="189AD251" w14:textId="6EFFB9AD" w:rsidR="006F071F" w:rsidRPr="00F40D4B" w:rsidRDefault="006F071F" w:rsidP="00C07E69">
      <w:pPr>
        <w:rPr>
          <w:rtl/>
        </w:rPr>
      </w:pPr>
      <w:r w:rsidRPr="00C34EB0">
        <w:rPr>
          <w:b/>
          <w:bCs/>
          <w:rtl/>
        </w:rPr>
        <w:t xml:space="preserve">לתפילין </w:t>
      </w:r>
      <w:r w:rsidRPr="00C07E69">
        <w:rPr>
          <w:rStyle w:val="affffc"/>
          <w:rtl/>
        </w:rPr>
        <w:t>דתניא:</w:t>
      </w:r>
      <w:r w:rsidRPr="00F40D4B">
        <w:rPr>
          <w:rtl/>
        </w:rPr>
        <w:t xml:space="preserve"> היה נושא משאוי על ראשו ותפילין בראשו, אם היו תפילין רוצצות אסור, וא</w:t>
      </w:r>
      <w:r w:rsidRPr="00F40D4B">
        <w:rPr>
          <w:rFonts w:hint="cs"/>
          <w:rtl/>
        </w:rPr>
        <w:t>י</w:t>
      </w:r>
      <w:r w:rsidRPr="00F40D4B">
        <w:rPr>
          <w:rtl/>
        </w:rPr>
        <w:t xml:space="preserve"> לאו מותר.</w:t>
      </w:r>
      <w:r w:rsidR="00C07E69">
        <w:rPr>
          <w:rFonts w:hint="cs"/>
          <w:rtl/>
        </w:rPr>
        <w:t xml:space="preserve"> </w:t>
      </w:r>
      <w:r w:rsidRPr="00F40D4B">
        <w:rPr>
          <w:rtl/>
        </w:rPr>
        <w:t xml:space="preserve">באיזו משאוי אמרו - במשאוי של </w:t>
      </w:r>
      <w:r w:rsidRPr="00F40D4B">
        <w:rPr>
          <w:rFonts w:hint="cs"/>
          <w:rtl/>
        </w:rPr>
        <w:t xml:space="preserve">ד' </w:t>
      </w:r>
      <w:r w:rsidRPr="00F40D4B">
        <w:rPr>
          <w:rtl/>
        </w:rPr>
        <w:t>קבין.</w:t>
      </w:r>
    </w:p>
    <w:p w14:paraId="068333CA" w14:textId="77777777" w:rsidR="006F071F" w:rsidRPr="00F40D4B" w:rsidRDefault="006F071F" w:rsidP="009B508D">
      <w:pPr>
        <w:rPr>
          <w:rtl/>
        </w:rPr>
      </w:pPr>
    </w:p>
    <w:p w14:paraId="6F99631D" w14:textId="09B27763" w:rsidR="00C07E69" w:rsidRDefault="00C07E69" w:rsidP="00C07E69">
      <w:pPr>
        <w:pStyle w:val="36"/>
        <w:framePr w:wrap="notBeside"/>
        <w:rPr>
          <w:rtl/>
        </w:rPr>
      </w:pPr>
      <w:r>
        <w:rPr>
          <w:rFonts w:hint="cs"/>
          <w:rtl/>
        </w:rPr>
        <w:t>תר''ח</w:t>
      </w:r>
      <w:r w:rsidR="006F071F" w:rsidRPr="00F40D4B">
        <w:rPr>
          <w:rtl/>
        </w:rPr>
        <w:t>:</w:t>
      </w:r>
    </w:p>
    <w:p w14:paraId="47C948BB" w14:textId="427397FF" w:rsidR="00A6533C" w:rsidRPr="00F40D4B" w:rsidRDefault="006F071F" w:rsidP="009B508D">
      <w:pPr>
        <w:rPr>
          <w:rtl/>
        </w:rPr>
      </w:pPr>
      <w:r w:rsidRPr="00F40D4B">
        <w:rPr>
          <w:rtl/>
        </w:rPr>
        <w:t>המוציא זבל על ראשו ותפילין בראשו - לא יסלקם לצדדין,</w:t>
      </w:r>
    </w:p>
    <w:p w14:paraId="5EBD29B1" w14:textId="0FB90389" w:rsidR="006F071F" w:rsidRPr="00F40D4B" w:rsidRDefault="006F071F" w:rsidP="009B508D">
      <w:pPr>
        <w:rPr>
          <w:rtl/>
        </w:rPr>
      </w:pPr>
      <w:r w:rsidRPr="00F40D4B">
        <w:rPr>
          <w:rtl/>
        </w:rPr>
        <w:t>ולא יקשרם במתניו - מפני שהוא נוהג בהן מנהג בזיון.</w:t>
      </w:r>
      <w:r w:rsidRPr="00F40D4B">
        <w:rPr>
          <w:rFonts w:hint="cs"/>
          <w:rtl/>
        </w:rPr>
        <w:t xml:space="preserve"> </w:t>
      </w:r>
      <w:r w:rsidRPr="00F40D4B">
        <w:rPr>
          <w:rtl/>
        </w:rPr>
        <w:t>אבל קושרם על זרועו במקום תפילין.</w:t>
      </w:r>
    </w:p>
    <w:p w14:paraId="4A60A502" w14:textId="77777777" w:rsidR="00C07E69" w:rsidRDefault="006F071F" w:rsidP="00C07E69">
      <w:pPr>
        <w:pStyle w:val="36"/>
        <w:framePr w:wrap="notBeside"/>
        <w:rPr>
          <w:rtl/>
        </w:rPr>
      </w:pPr>
      <w:r w:rsidRPr="00C07E69">
        <w:rPr>
          <w:rStyle w:val="affffc"/>
          <w:rtl/>
        </w:rPr>
        <w:t>דבי שילא אמרו:</w:t>
      </w:r>
    </w:p>
    <w:p w14:paraId="19F54B49" w14:textId="77A8DFF9" w:rsidR="006F071F" w:rsidRPr="00F40D4B" w:rsidRDefault="006F071F" w:rsidP="009B508D">
      <w:pPr>
        <w:rPr>
          <w:rtl/>
        </w:rPr>
      </w:pPr>
      <w:r w:rsidRPr="00F40D4B">
        <w:rPr>
          <w:rtl/>
        </w:rPr>
        <w:t>אפילו מטפחת שלהן אסור להניח על הראש שיש בו תפילין.</w:t>
      </w:r>
    </w:p>
    <w:p w14:paraId="7255FD24" w14:textId="77777777" w:rsidR="006F071F" w:rsidRPr="00F40D4B" w:rsidRDefault="006F071F" w:rsidP="00C07E69">
      <w:pPr>
        <w:rPr>
          <w:rtl/>
        </w:rPr>
      </w:pPr>
      <w:r w:rsidRPr="00F40D4B">
        <w:rPr>
          <w:rtl/>
        </w:rPr>
        <w:t xml:space="preserve">וכמה? </w:t>
      </w:r>
      <w:r w:rsidRPr="00C07E69">
        <w:rPr>
          <w:rStyle w:val="affffc"/>
          <w:rtl/>
        </w:rPr>
        <w:t>אמר אביי:</w:t>
      </w:r>
      <w:r w:rsidRPr="00F40D4B">
        <w:rPr>
          <w:rtl/>
        </w:rPr>
        <w:t xml:space="preserve"> אפילו רב</w:t>
      </w:r>
      <w:r w:rsidRPr="00F40D4B">
        <w:rPr>
          <w:rFonts w:hint="cs"/>
          <w:rtl/>
        </w:rPr>
        <w:t>יעית ליטרא ד</w:t>
      </w:r>
      <w:r w:rsidRPr="00F40D4B">
        <w:rPr>
          <w:rtl/>
        </w:rPr>
        <w:t>פומבדיתא.</w:t>
      </w:r>
    </w:p>
    <w:p w14:paraId="415CF545" w14:textId="77777777" w:rsidR="00A6533C" w:rsidRPr="00F40D4B" w:rsidRDefault="00A6533C" w:rsidP="00A6533C">
      <w:pPr>
        <w:pStyle w:val="aff9"/>
        <w:rPr>
          <w:rtl/>
        </w:rPr>
      </w:pPr>
      <w:r w:rsidRPr="00F40D4B">
        <w:rPr>
          <w:rtl/>
        </w:rPr>
        <w:t>***</w:t>
      </w:r>
    </w:p>
    <w:p w14:paraId="715A0ED7" w14:textId="77777777" w:rsidR="00C07E69" w:rsidRDefault="006F071F" w:rsidP="00C07E69">
      <w:pPr>
        <w:pStyle w:val="36"/>
        <w:framePr w:wrap="notBeside"/>
        <w:rPr>
          <w:rtl/>
        </w:rPr>
      </w:pPr>
      <w:r w:rsidRPr="00F40D4B">
        <w:rPr>
          <w:rtl/>
        </w:rPr>
        <w:lastRenderedPageBreak/>
        <w:t>רבי יהודה</w:t>
      </w:r>
    </w:p>
    <w:p w14:paraId="31196602" w14:textId="07A00E60" w:rsidR="006F071F" w:rsidRPr="00F40D4B" w:rsidRDefault="006F071F" w:rsidP="009B508D">
      <w:pPr>
        <w:rPr>
          <w:rtl/>
        </w:rPr>
      </w:pPr>
      <w:r w:rsidRPr="00F40D4B">
        <w:rPr>
          <w:rtl/>
        </w:rPr>
        <w:t>מאי קצבה בכרי אלא אם יש בו כדי נפילה.</w:t>
      </w:r>
    </w:p>
    <w:p w14:paraId="30D75C91" w14:textId="77777777" w:rsidR="00C07E69" w:rsidRDefault="006F071F" w:rsidP="009B508D">
      <w:pPr>
        <w:rPr>
          <w:rStyle w:val="affffc"/>
          <w:rtl/>
        </w:rPr>
      </w:pPr>
      <w:r w:rsidRPr="00F40D4B">
        <w:rPr>
          <w:rtl/>
        </w:rPr>
        <w:t xml:space="preserve">כדי נפילה? </w:t>
      </w:r>
      <w:r w:rsidRPr="00C07E69">
        <w:rPr>
          <w:rStyle w:val="affffc"/>
          <w:rtl/>
        </w:rPr>
        <w:t>רבי אמי ארי"ו:</w:t>
      </w:r>
      <w:r w:rsidRPr="00F40D4B">
        <w:rPr>
          <w:rtl/>
        </w:rPr>
        <w:t xml:space="preserve"> ארבעה סאין לכור, </w:t>
      </w:r>
    </w:p>
    <w:p w14:paraId="366B1938" w14:textId="3AABE6CA" w:rsidR="006F071F" w:rsidRPr="00F40D4B" w:rsidRDefault="006F071F" w:rsidP="00C07E69">
      <w:pPr>
        <w:ind w:left="565" w:firstLine="113"/>
        <w:rPr>
          <w:rtl/>
        </w:rPr>
      </w:pPr>
      <w:r w:rsidRPr="00C07E69">
        <w:rPr>
          <w:rStyle w:val="affffc"/>
          <w:rtl/>
        </w:rPr>
        <w:t>רבי אמי</w:t>
      </w:r>
      <w:r w:rsidRPr="00F40D4B">
        <w:rPr>
          <w:rtl/>
        </w:rPr>
        <w:t>: שמונת סאין לכור.</w:t>
      </w:r>
    </w:p>
    <w:p w14:paraId="0B91611B" w14:textId="77777777" w:rsidR="00C07E69" w:rsidRDefault="006F071F" w:rsidP="009B508D">
      <w:pPr>
        <w:rPr>
          <w:rtl/>
        </w:rPr>
      </w:pPr>
      <w:r w:rsidRPr="00C07E69">
        <w:rPr>
          <w:rStyle w:val="affffc"/>
          <w:rtl/>
        </w:rPr>
        <w:t>ההוא סבא לר</w:t>
      </w:r>
      <w:r w:rsidRPr="00C07E69">
        <w:rPr>
          <w:rStyle w:val="affffc"/>
          <w:rFonts w:hint="cs"/>
          <w:rtl/>
        </w:rPr>
        <w:t>חבדרב''א</w:t>
      </w:r>
      <w:r w:rsidRPr="00C07E69">
        <w:rPr>
          <w:rStyle w:val="affffc"/>
          <w:rtl/>
        </w:rPr>
        <w:t>:</w:t>
      </w:r>
      <w:r w:rsidRPr="00F40D4B">
        <w:rPr>
          <w:rtl/>
        </w:rPr>
        <w:t xml:space="preserve"> אסברה לך.</w:t>
      </w:r>
      <w:r w:rsidRPr="00F40D4B">
        <w:rPr>
          <w:rFonts w:hint="cs"/>
          <w:rtl/>
        </w:rPr>
        <w:t xml:space="preserve"> </w:t>
      </w:r>
    </w:p>
    <w:p w14:paraId="45B33F8D" w14:textId="13645805" w:rsidR="006F071F" w:rsidRPr="00F40D4B" w:rsidRDefault="006F071F" w:rsidP="009B508D">
      <w:pPr>
        <w:rPr>
          <w:rtl/>
        </w:rPr>
      </w:pPr>
      <w:r w:rsidRPr="00C07E69">
        <w:rPr>
          <w:rStyle w:val="affffc"/>
          <w:rtl/>
        </w:rPr>
        <w:t>בשני דרי"ו</w:t>
      </w:r>
      <w:r w:rsidRPr="00F40D4B">
        <w:rPr>
          <w:rtl/>
        </w:rPr>
        <w:t xml:space="preserve"> הוה שמינה ארעא, בשני דרבי אמי</w:t>
      </w:r>
      <w:r w:rsidRPr="00F40D4B">
        <w:rPr>
          <w:rFonts w:hint="cs"/>
          <w:rtl/>
        </w:rPr>
        <w:t xml:space="preserve"> נכחשה הקרקע</w:t>
      </w:r>
    </w:p>
    <w:p w14:paraId="0899E5A2" w14:textId="77777777" w:rsidR="006F071F" w:rsidRPr="00F40D4B" w:rsidRDefault="006F071F" w:rsidP="009B508D">
      <w:pPr>
        <w:rPr>
          <w:rtl/>
        </w:rPr>
      </w:pPr>
    </w:p>
    <w:p w14:paraId="4A89ED5C" w14:textId="77777777" w:rsidR="00C07E69" w:rsidRDefault="006F071F" w:rsidP="00C07E69">
      <w:pPr>
        <w:pStyle w:val="36"/>
        <w:framePr w:wrap="notBeside"/>
        <w:rPr>
          <w:rtl/>
        </w:rPr>
      </w:pPr>
      <w:r w:rsidRPr="00F40D4B">
        <w:rPr>
          <w:rtl/>
        </w:rPr>
        <w:t xml:space="preserve">תנן </w:t>
      </w:r>
      <w:r w:rsidR="00237964" w:rsidRPr="00F40D4B">
        <w:rPr>
          <w:rtl/>
        </w:rPr>
        <w:t>שם</w:t>
      </w:r>
      <w:r w:rsidRPr="00F40D4B">
        <w:rPr>
          <w:rtl/>
        </w:rPr>
        <w:t>:</w:t>
      </w:r>
    </w:p>
    <w:p w14:paraId="2F4D7E65" w14:textId="07A9B3C8" w:rsidR="006F071F" w:rsidRPr="00F40D4B" w:rsidRDefault="006F071F" w:rsidP="00C07E69">
      <w:pPr>
        <w:rPr>
          <w:rtl/>
        </w:rPr>
      </w:pPr>
      <w:r w:rsidRPr="00F40D4B">
        <w:rPr>
          <w:rtl/>
        </w:rPr>
        <w:t>הרוח שפיזרה את העומרין, אומדים אותה כמה לקט ראויה לעשות, ונותן לעניים.</w:t>
      </w:r>
      <w:r w:rsidR="00C07E69">
        <w:rPr>
          <w:rFonts w:hint="cs"/>
          <w:rtl/>
        </w:rPr>
        <w:t xml:space="preserve"> </w:t>
      </w:r>
      <w:r w:rsidRPr="00C07E69">
        <w:rPr>
          <w:rStyle w:val="affffc"/>
          <w:rFonts w:hint="cs"/>
          <w:rtl/>
        </w:rPr>
        <w:t>רשב''ג</w:t>
      </w:r>
      <w:r w:rsidRPr="00C07E69">
        <w:rPr>
          <w:rStyle w:val="affffc"/>
          <w:rtl/>
        </w:rPr>
        <w:t>:</w:t>
      </w:r>
      <w:r w:rsidRPr="00F40D4B">
        <w:rPr>
          <w:rtl/>
        </w:rPr>
        <w:t xml:space="preserve"> נותן לעניים כדי נפילה.</w:t>
      </w:r>
      <w:r w:rsidR="00C07E69">
        <w:rPr>
          <w:rFonts w:hint="cs"/>
          <w:rtl/>
        </w:rPr>
        <w:t xml:space="preserve"> </w:t>
      </w:r>
    </w:p>
    <w:p w14:paraId="4AF6B664" w14:textId="71DCE9A9" w:rsidR="006F071F" w:rsidRPr="00F40D4B" w:rsidRDefault="006F071F" w:rsidP="00C07E69">
      <w:pPr>
        <w:spacing w:after="60"/>
        <w:rPr>
          <w:rtl/>
        </w:rPr>
      </w:pPr>
      <w:r w:rsidRPr="00C07E69">
        <w:rPr>
          <w:b/>
          <w:bCs/>
          <w:rtl/>
        </w:rPr>
        <w:t>כדי נפילה</w:t>
      </w:r>
      <w:r w:rsidRPr="00F40D4B">
        <w:rPr>
          <w:rtl/>
        </w:rPr>
        <w:t xml:space="preserve">? </w:t>
      </w:r>
      <w:r w:rsidR="00C07E69">
        <w:rPr>
          <w:rFonts w:hint="cs"/>
          <w:rtl/>
        </w:rPr>
        <w:t xml:space="preserve">- </w:t>
      </w:r>
      <w:r w:rsidRPr="00C07E69">
        <w:rPr>
          <w:rStyle w:val="affffc"/>
          <w:rFonts w:hint="cs"/>
          <w:rtl/>
        </w:rPr>
        <w:t>ר''ד מר''א</w:t>
      </w:r>
      <w:r w:rsidRPr="00C07E69">
        <w:rPr>
          <w:rStyle w:val="affffc"/>
          <w:rtl/>
        </w:rPr>
        <w:t xml:space="preserve"> </w:t>
      </w:r>
      <w:r w:rsidRPr="00C07E69">
        <w:rPr>
          <w:rStyle w:val="affffc"/>
          <w:rFonts w:hint="cs"/>
          <w:rtl/>
        </w:rPr>
        <w:t>[</w:t>
      </w:r>
      <w:r w:rsidRPr="00C07E69">
        <w:rPr>
          <w:rStyle w:val="affffc"/>
          <w:rtl/>
        </w:rPr>
        <w:t>רי"ו</w:t>
      </w:r>
      <w:r w:rsidRPr="00C07E69">
        <w:rPr>
          <w:rStyle w:val="affffc"/>
          <w:rFonts w:hint="cs"/>
          <w:rtl/>
        </w:rPr>
        <w:t>]</w:t>
      </w:r>
      <w:r w:rsidRPr="00C07E69">
        <w:rPr>
          <w:rStyle w:val="affffc"/>
          <w:rtl/>
        </w:rPr>
        <w:t>:</w:t>
      </w:r>
      <w:r w:rsidRPr="00F40D4B">
        <w:rPr>
          <w:rtl/>
        </w:rPr>
        <w:t xml:space="preserve"> ארבעת קבין לכור.</w:t>
      </w:r>
    </w:p>
    <w:p w14:paraId="11B70D55" w14:textId="77777777" w:rsidR="00C07E69" w:rsidRDefault="006F071F" w:rsidP="00C07E69">
      <w:pPr>
        <w:pStyle w:val="36"/>
        <w:framePr w:wrap="notBeside"/>
        <w:rPr>
          <w:rtl/>
        </w:rPr>
      </w:pPr>
      <w:r w:rsidRPr="00F40D4B">
        <w:rPr>
          <w:rtl/>
        </w:rPr>
        <w:t>בעי רבי ירמיה:</w:t>
      </w:r>
    </w:p>
    <w:p w14:paraId="75C00207" w14:textId="4EEAA970" w:rsidR="006F071F" w:rsidRPr="00F40D4B" w:rsidRDefault="006F071F" w:rsidP="009B508D">
      <w:pPr>
        <w:rPr>
          <w:rtl/>
        </w:rPr>
      </w:pPr>
      <w:r w:rsidRPr="00F40D4B">
        <w:rPr>
          <w:rtl/>
        </w:rPr>
        <w:t>לכור זרע או לכור תבואה? למפולת יד או למפולת שוורים?</w:t>
      </w:r>
    </w:p>
    <w:p w14:paraId="3ECCE3A9" w14:textId="77777777" w:rsidR="00C07E69" w:rsidRDefault="006F071F" w:rsidP="00C07E69">
      <w:pPr>
        <w:pStyle w:val="36"/>
        <w:framePr w:wrap="notBeside"/>
        <w:rPr>
          <w:rtl/>
        </w:rPr>
      </w:pPr>
      <w:r w:rsidRPr="00C07E69">
        <w:rPr>
          <w:rStyle w:val="affffc"/>
          <w:rtl/>
        </w:rPr>
        <w:t xml:space="preserve">- ת"ש, </w:t>
      </w:r>
      <w:r w:rsidRPr="00C07E69">
        <w:rPr>
          <w:rStyle w:val="affffc"/>
          <w:rFonts w:hint="cs"/>
          <w:rtl/>
        </w:rPr>
        <w:t>מ</w:t>
      </w:r>
      <w:r w:rsidRPr="00C07E69">
        <w:rPr>
          <w:rStyle w:val="affffc"/>
          <w:rtl/>
        </w:rPr>
        <w:t>רי"ו:</w:t>
      </w:r>
    </w:p>
    <w:p w14:paraId="621AAF5E" w14:textId="6FA14E55" w:rsidR="006F071F" w:rsidRPr="00F40D4B" w:rsidRDefault="00C07E69" w:rsidP="009B508D">
      <w:pPr>
        <w:rPr>
          <w:rtl/>
        </w:rPr>
      </w:pPr>
      <w:r>
        <w:rPr>
          <w:rFonts w:hint="cs"/>
          <w:rtl/>
        </w:rPr>
        <w:t xml:space="preserve">ד' </w:t>
      </w:r>
      <w:r w:rsidR="006F071F" w:rsidRPr="00F40D4B">
        <w:rPr>
          <w:rtl/>
        </w:rPr>
        <w:t>קבין לכור זרע.</w:t>
      </w:r>
      <w:r w:rsidR="006F071F" w:rsidRPr="00F40D4B">
        <w:rPr>
          <w:rFonts w:hint="cs"/>
          <w:rtl/>
        </w:rPr>
        <w:t xml:space="preserve"> </w:t>
      </w:r>
      <w:r w:rsidR="006F071F" w:rsidRPr="00C07E69">
        <w:rPr>
          <w:rStyle w:val="affffc"/>
          <w:rtl/>
        </w:rPr>
        <w:t>ועדיין תבעי:</w:t>
      </w:r>
      <w:r w:rsidR="006F071F" w:rsidRPr="00F40D4B">
        <w:rPr>
          <w:rtl/>
        </w:rPr>
        <w:t xml:space="preserve"> למפולת יד או למפולת שוורים? </w:t>
      </w:r>
      <w:r w:rsidR="006F071F" w:rsidRPr="00C07E69">
        <w:rPr>
          <w:b/>
          <w:bCs/>
          <w:rtl/>
        </w:rPr>
        <w:t>- תיקו.</w:t>
      </w:r>
    </w:p>
    <w:p w14:paraId="13DDA5B9" w14:textId="77777777" w:rsidR="00A6533C" w:rsidRPr="00F40D4B" w:rsidRDefault="00A6533C" w:rsidP="00A6533C">
      <w:pPr>
        <w:pStyle w:val="aff9"/>
        <w:rPr>
          <w:rtl/>
        </w:rPr>
      </w:pPr>
      <w:r w:rsidRPr="00F40D4B">
        <w:rPr>
          <w:rtl/>
        </w:rPr>
        <w:t>***</w:t>
      </w:r>
    </w:p>
    <w:p w14:paraId="3F486DD3" w14:textId="578E9457" w:rsidR="006F071F" w:rsidRPr="00F40D4B" w:rsidRDefault="006F071F" w:rsidP="00FE55AB">
      <w:pPr>
        <w:pStyle w:val="afffff"/>
        <w:framePr w:wrap="around"/>
        <w:rPr>
          <w:rtl/>
        </w:rPr>
      </w:pPr>
      <w:bookmarkStart w:id="22" w:name="_Hlk169168301"/>
      <w:del w:id="20318" w:author="קלוד" w:date="2026-10-06T10:08:05Z">
        <w:r>
          <w:rPr>
            <w:rtl/>
          </w:rPr>
          <w:delText xml:space="preserve">משנה.</w:delText>
        </w:r>
      </w:del>
      <w:ins w:id="20319" w:author="קלוד" w:date="2026-10-06T10:08:05Z">
        <w:r>
          <w:rPr>
            <w:rtl/>
          </w:rPr>
          <w:t xml:space="preserve">משנה ו</w:t>
        </w:r>
      </w:ins>
    </w:p>
    <w:p w14:paraId="37AEC287" w14:textId="0E762B51" w:rsidR="00FE55AB" w:rsidRDefault="006F071F" w:rsidP="00FE55AB">
      <w:pPr>
        <w:pStyle w:val="afff3"/>
        <w:jc w:val="center"/>
        <w:rPr>
          <w:rtl/>
        </w:rPr>
      </w:pPr>
      <w:ins w:id="9998" w:author="מספור קטעי משנה" w:date="2026-10-06T06:45:11Z">
        <w:r>
          <w:rPr>
            <w:rStyle w:val="MisparKeta"/>
          </w:rPr>
          <w:t xml:space="preserve">ג. </w:t>
        </w:r>
      </w:ins>
      <w:r w:rsidRPr="00F40D4B">
        <w:rPr>
          <w:rtl/>
        </w:rPr>
        <w:t>המקבל שדה מחבירו ואכלה חגב או נשדפה,</w:t>
      </w:r>
    </w:p>
    <w:p w14:paraId="45758748" w14:textId="01AF286E" w:rsidR="00A6533C" w:rsidRPr="00F40D4B" w:rsidRDefault="006F071F" w:rsidP="00DC37D8">
      <w:pPr>
        <w:pStyle w:val="afff3"/>
        <w:rPr>
          <w:rtl/>
        </w:rPr>
      </w:pPr>
      <w:r w:rsidRPr="00F40D4B">
        <w:rPr>
          <w:rtl/>
        </w:rPr>
        <w:t>אם מכת מדינה היא - מנכה לו מן חכורו,</w:t>
      </w:r>
    </w:p>
    <w:p w14:paraId="0CCD3EB6" w14:textId="736D5C29" w:rsidR="006F071F" w:rsidRPr="00F40D4B" w:rsidRDefault="006F071F" w:rsidP="00DC37D8">
      <w:pPr>
        <w:pStyle w:val="afff3"/>
        <w:rPr>
          <w:rtl/>
        </w:rPr>
      </w:pPr>
      <w:r w:rsidRPr="00F40D4B">
        <w:rPr>
          <w:rtl/>
        </w:rPr>
        <w:t>אם אינה מכת מדינה - אין מנכה לו מן חכורו.</w:t>
      </w:r>
    </w:p>
    <w:p w14:paraId="38EB8464" w14:textId="632A0895" w:rsidR="006F071F" w:rsidRPr="00F40D4B" w:rsidRDefault="006F071F" w:rsidP="00DC37D8">
      <w:pPr>
        <w:pStyle w:val="afff3"/>
        <w:rPr>
          <w:rtl/>
        </w:rPr>
      </w:pPr>
      <w:r w:rsidRPr="00FE55AB">
        <w:rPr>
          <w:rStyle w:val="TanaimMishna"/>
          <w:rtl/>
          <w:rPrChange w:id="20144" w:author="קלוד" w:date="2026-10-06T10:08:05Z">
            <w:rPr>
              <w:rStyle w:val="affffc"/>
              <w:rtl/>
            </w:rPr>
          </w:rPrChange>
        </w:rPr>
        <w:t>רבי יהודה:</w:t>
      </w:r>
      <w:r w:rsidRPr="00F40D4B">
        <w:rPr>
          <w:rtl/>
        </w:rPr>
        <w:t xml:space="preserve"> אם קיבלה הימנו במעות - בין כך ובין כך אינו מנכה לו מחכורו.</w:t>
      </w:r>
    </w:p>
    <w:p w14:paraId="1FF16C39" w14:textId="1E628E87" w:rsidR="006F071F" w:rsidRPr="00F40D4B" w:rsidRDefault="006F071F" w:rsidP="00A6533C">
      <w:pPr>
        <w:pStyle w:val="affe"/>
        <w:framePr w:wrap="around"/>
        <w:rPr>
          <w:rtl/>
        </w:rPr>
      </w:pPr>
      <w:r w:rsidRPr="00F40D4B">
        <w:rPr>
          <w:rtl/>
        </w:rPr>
        <w:t>קו.</w:t>
      </w:r>
    </w:p>
    <w:p w14:paraId="3B6D55D4" w14:textId="4887A66A" w:rsidR="00FE55AB" w:rsidRDefault="006F071F" w:rsidP="00FE55AB">
      <w:pPr>
        <w:pStyle w:val="afffb"/>
        <w:rPr>
          <w:rtl/>
        </w:rPr>
      </w:pPr>
      <w:ins w:id="9999" w:author="מספור קטעי משנה" w:date="2026-10-06T06:45:11Z">
        <w:r>
          <w:rPr>
            <w:rStyle w:val="MisparKeta"/>
          </w:rPr>
          <w:t xml:space="preserve">ד. </w:t>
        </w:r>
      </w:ins>
      <w:r w:rsidRPr="00F40D4B">
        <w:rPr>
          <w:rtl/>
        </w:rPr>
        <w:t xml:space="preserve">מכת מדינה? </w:t>
      </w:r>
    </w:p>
    <w:p w14:paraId="539ADD3E" w14:textId="77777777" w:rsidR="00FE55AB" w:rsidRDefault="006F071F" w:rsidP="00FE55AB">
      <w:pPr>
        <w:pStyle w:val="36"/>
        <w:framePr w:wrap="notBeside"/>
        <w:rPr>
          <w:rtl/>
        </w:rPr>
      </w:pPr>
      <w:r w:rsidRPr="00F40D4B">
        <w:rPr>
          <w:rFonts w:hint="cs"/>
          <w:rtl/>
        </w:rPr>
        <w:t>ר"י</w:t>
      </w:r>
      <w:r w:rsidRPr="00F40D4B">
        <w:rPr>
          <w:rtl/>
        </w:rPr>
        <w:t>:</w:t>
      </w:r>
    </w:p>
    <w:p w14:paraId="0BD1868D" w14:textId="1861D6AC" w:rsidR="006F071F" w:rsidRPr="00F40D4B" w:rsidRDefault="006F071F" w:rsidP="009B508D">
      <w:pPr>
        <w:rPr>
          <w:rtl/>
        </w:rPr>
      </w:pPr>
      <w:r w:rsidRPr="00F40D4B">
        <w:rPr>
          <w:rtl/>
        </w:rPr>
        <w:t>כגון דאישדוף רוב</w:t>
      </w:r>
      <w:r w:rsidRPr="00F40D4B">
        <w:rPr>
          <w:rFonts w:hint="cs"/>
          <w:rtl/>
        </w:rPr>
        <w:t xml:space="preserve"> הבקעה</w:t>
      </w:r>
      <w:r w:rsidRPr="00F40D4B">
        <w:rPr>
          <w:rtl/>
        </w:rPr>
        <w:t>.</w:t>
      </w:r>
    </w:p>
    <w:p w14:paraId="51CA671B" w14:textId="77777777" w:rsidR="00FE55AB" w:rsidRDefault="006F071F" w:rsidP="00FE55AB">
      <w:pPr>
        <w:pStyle w:val="36"/>
        <w:framePr w:wrap="notBeside"/>
        <w:rPr>
          <w:rtl/>
        </w:rPr>
      </w:pPr>
      <w:r w:rsidRPr="00F40D4B">
        <w:rPr>
          <w:rtl/>
        </w:rPr>
        <w:t>עולא:</w:t>
      </w:r>
    </w:p>
    <w:p w14:paraId="00237969" w14:textId="285DE1B8" w:rsidR="006F071F" w:rsidRPr="00F40D4B" w:rsidRDefault="006F071F" w:rsidP="00A91559">
      <w:pPr>
        <w:rPr>
          <w:rtl/>
        </w:rPr>
      </w:pPr>
      <w:r w:rsidRPr="00F40D4B">
        <w:rPr>
          <w:rtl/>
        </w:rPr>
        <w:t>כגון שנשתדפו ארבע שדות מארבע רוחותיה.</w:t>
      </w:r>
    </w:p>
    <w:p w14:paraId="180AB8FE" w14:textId="77777777" w:rsidR="00FE55AB" w:rsidRDefault="006F071F" w:rsidP="00FE55AB">
      <w:pPr>
        <w:pStyle w:val="36"/>
        <w:framePr w:wrap="notBeside"/>
        <w:rPr>
          <w:rtl/>
        </w:rPr>
      </w:pPr>
      <w:r w:rsidRPr="00F40D4B">
        <w:rPr>
          <w:rFonts w:hint="cs"/>
          <w:rtl/>
        </w:rPr>
        <w:t>ע</w:t>
      </w:r>
      <w:r w:rsidRPr="00F40D4B">
        <w:rPr>
          <w:rtl/>
        </w:rPr>
        <w:t>ולא:</w:t>
      </w:r>
    </w:p>
    <w:p w14:paraId="2EE7E28E" w14:textId="57A8F9F9" w:rsidR="00A91559" w:rsidRPr="00594643" w:rsidRDefault="006F071F" w:rsidP="00594643">
      <w:pPr>
        <w:pStyle w:val="affff9"/>
        <w:rPr>
          <w:rtl/>
        </w:rPr>
      </w:pPr>
      <w:r w:rsidRPr="00594643">
        <w:rPr>
          <w:rtl/>
        </w:rPr>
        <w:t>בעו במערבא:</w:t>
      </w:r>
      <w:r w:rsidR="00594643">
        <w:rPr>
          <w:rFonts w:hint="cs"/>
          <w:rtl/>
        </w:rPr>
        <w:t xml:space="preserve"> ח' איבעיות</w:t>
      </w:r>
    </w:p>
    <w:p w14:paraId="43E98C53" w14:textId="77777777" w:rsidR="00A91559" w:rsidRDefault="006F071F" w:rsidP="00A91559">
      <w:pPr>
        <w:rPr>
          <w:rtl/>
        </w:rPr>
      </w:pPr>
      <w:r w:rsidRPr="00F40D4B">
        <w:rPr>
          <w:rtl/>
        </w:rPr>
        <w:t xml:space="preserve">נשדף תלם אחד </w:t>
      </w:r>
      <w:r w:rsidR="00A91559">
        <w:rPr>
          <w:rFonts w:hint="cs"/>
          <w:rtl/>
        </w:rPr>
        <w:t xml:space="preserve">ע''פ </w:t>
      </w:r>
      <w:r w:rsidRPr="00F40D4B">
        <w:rPr>
          <w:rtl/>
        </w:rPr>
        <w:t xml:space="preserve">כולה, מאי? נשתייר תלם אחד </w:t>
      </w:r>
      <w:r w:rsidR="00A91559">
        <w:rPr>
          <w:rFonts w:hint="cs"/>
          <w:rtl/>
        </w:rPr>
        <w:t xml:space="preserve">ע''פ </w:t>
      </w:r>
      <w:r w:rsidRPr="00F40D4B">
        <w:rPr>
          <w:rtl/>
        </w:rPr>
        <w:t xml:space="preserve">כולה, מהו? </w:t>
      </w:r>
    </w:p>
    <w:p w14:paraId="0ED5132D" w14:textId="465B9ED8" w:rsidR="00A91559" w:rsidRDefault="006F071F" w:rsidP="00A91559">
      <w:pPr>
        <w:rPr>
          <w:rtl/>
        </w:rPr>
      </w:pPr>
      <w:r w:rsidRPr="00F40D4B">
        <w:rPr>
          <w:rtl/>
        </w:rPr>
        <w:lastRenderedPageBreak/>
        <w:t xml:space="preserve">אפסיקא בירא, מאי? אספסתא מאי? </w:t>
      </w:r>
    </w:p>
    <w:p w14:paraId="5940A563" w14:textId="2FB35BCA" w:rsidR="00A91559" w:rsidRDefault="006F071F" w:rsidP="00A91559">
      <w:pPr>
        <w:rPr>
          <w:rtl/>
        </w:rPr>
      </w:pPr>
      <w:r w:rsidRPr="00F40D4B">
        <w:rPr>
          <w:rtl/>
        </w:rPr>
        <w:t xml:space="preserve">זרע אחר מאי? חיטי לגבי שעורים כזרע אחר דמי או לא? </w:t>
      </w:r>
    </w:p>
    <w:p w14:paraId="53775EE0" w14:textId="77777777" w:rsidR="00A91559" w:rsidRDefault="006F071F" w:rsidP="00A91559">
      <w:pPr>
        <w:rPr>
          <w:rtl/>
        </w:rPr>
      </w:pPr>
      <w:r w:rsidRPr="00F40D4B">
        <w:rPr>
          <w:rtl/>
        </w:rPr>
        <w:t xml:space="preserve">כל העולם בשדפון ושלו בירקון, כל העולם בירקון ושלו בשדפון, </w:t>
      </w:r>
    </w:p>
    <w:p w14:paraId="6BF56EBC" w14:textId="06CF22D1" w:rsidR="006F071F" w:rsidRDefault="006F071F" w:rsidP="00FE55AB">
      <w:pPr>
        <w:spacing w:after="60"/>
        <w:rPr>
          <w:rtl/>
        </w:rPr>
      </w:pPr>
      <w:r w:rsidRPr="00F40D4B">
        <w:rPr>
          <w:rtl/>
        </w:rPr>
        <w:t xml:space="preserve">מאי? </w:t>
      </w:r>
      <w:r w:rsidRPr="00FE55AB">
        <w:rPr>
          <w:b/>
          <w:bCs/>
          <w:rtl/>
        </w:rPr>
        <w:t>- תיקו.</w:t>
      </w:r>
    </w:p>
    <w:p w14:paraId="05964C02" w14:textId="07ED4499" w:rsidR="00594643" w:rsidRPr="00F40D4B" w:rsidRDefault="00594643" w:rsidP="00594643">
      <w:pPr>
        <w:pStyle w:val="affff9"/>
        <w:rPr>
          <w:rtl/>
        </w:rPr>
      </w:pPr>
      <w:r>
        <w:rPr>
          <w:rFonts w:hint="cs"/>
          <w:rtl/>
        </w:rPr>
        <w:t>ג' מקרים</w:t>
      </w:r>
    </w:p>
    <w:p w14:paraId="7CA7EADC" w14:textId="53BE1DF8" w:rsidR="00FE55AB" w:rsidRDefault="00A91559" w:rsidP="00FE55AB">
      <w:pPr>
        <w:pStyle w:val="36"/>
        <w:framePr w:wrap="notBeside"/>
        <w:rPr>
          <w:rtl/>
        </w:rPr>
      </w:pPr>
      <w:r>
        <w:rPr>
          <w:rFonts w:hint="cs"/>
          <w:rtl/>
        </w:rPr>
        <w:t>א.</w:t>
      </w:r>
    </w:p>
    <w:p w14:paraId="41A607FA" w14:textId="232E7687" w:rsidR="006F071F" w:rsidRPr="00F40D4B" w:rsidRDefault="006F071F" w:rsidP="009B508D">
      <w:pPr>
        <w:rPr>
          <w:rtl/>
        </w:rPr>
      </w:pPr>
      <w:r w:rsidRPr="00F40D4B">
        <w:rPr>
          <w:rtl/>
        </w:rPr>
        <w:t xml:space="preserve">א"ל זרעה חיטי, </w:t>
      </w:r>
      <w:r w:rsidRPr="00F40D4B">
        <w:rPr>
          <w:rFonts w:hint="cs"/>
          <w:rtl/>
        </w:rPr>
        <w:t>והוא זרע שעורים ואשתדוף רוב הבקעה וגם השעורים.</w:t>
      </w:r>
    </w:p>
    <w:p w14:paraId="1EAB31A3" w14:textId="77777777" w:rsidR="00FE55AB" w:rsidRDefault="006F071F" w:rsidP="00FE55AB">
      <w:pPr>
        <w:pStyle w:val="36"/>
        <w:framePr w:wrap="notBeside"/>
        <w:rPr>
          <w:rtl/>
        </w:rPr>
      </w:pPr>
      <w:r w:rsidRPr="00F40D4B">
        <w:rPr>
          <w:rtl/>
        </w:rPr>
        <w:t>מסתברא דא"ל:</w:t>
      </w:r>
    </w:p>
    <w:p w14:paraId="198CD66B" w14:textId="629C301A" w:rsidR="006F071F" w:rsidRPr="00F40D4B" w:rsidRDefault="006F071F" w:rsidP="009B508D">
      <w:pPr>
        <w:rPr>
          <w:rtl/>
        </w:rPr>
      </w:pPr>
      <w:r w:rsidRPr="00F40D4B">
        <w:rPr>
          <w:rtl/>
        </w:rPr>
        <w:t>אי זרעתה חיטי ה</w:t>
      </w:r>
      <w:r w:rsidR="00A91559">
        <w:rPr>
          <w:rFonts w:hint="cs"/>
          <w:rtl/>
        </w:rPr>
        <w:t>י</w:t>
      </w:r>
      <w:r w:rsidRPr="00F40D4B">
        <w:rPr>
          <w:rtl/>
        </w:rPr>
        <w:t xml:space="preserve">ה מקיים בי </w:t>
      </w:r>
      <w:r w:rsidRPr="00FE55AB">
        <w:rPr>
          <w:rStyle w:val="affff8"/>
          <w:rtl/>
        </w:rPr>
        <w:t>ותגזר אמר ויקם לך ועל דרכיך נגה אור.</w:t>
      </w:r>
    </w:p>
    <w:p w14:paraId="450989B3" w14:textId="40AA5508" w:rsidR="00FE55AB" w:rsidRDefault="00A91559" w:rsidP="00FE55AB">
      <w:pPr>
        <w:pStyle w:val="36"/>
        <w:framePr w:wrap="notBeside"/>
        <w:rPr>
          <w:rtl/>
        </w:rPr>
      </w:pPr>
      <w:r>
        <w:rPr>
          <w:rFonts w:hint="cs"/>
          <w:rtl/>
        </w:rPr>
        <w:t>ב.</w:t>
      </w:r>
    </w:p>
    <w:p w14:paraId="57333CDF" w14:textId="53BF72FA" w:rsidR="00A6533C" w:rsidRPr="00F40D4B" w:rsidRDefault="006F071F" w:rsidP="009B508D">
      <w:pPr>
        <w:rPr>
          <w:rtl/>
        </w:rPr>
      </w:pPr>
      <w:r w:rsidRPr="00F40D4B">
        <w:rPr>
          <w:rtl/>
        </w:rPr>
        <w:t>נשתדפו כל שדותיו של מחכיר, ו</w:t>
      </w:r>
      <w:r w:rsidRPr="00F40D4B">
        <w:rPr>
          <w:rFonts w:hint="cs"/>
          <w:rtl/>
        </w:rPr>
        <w:t>גם שדה זו בכללם אך לא רוב הבקעה</w:t>
      </w:r>
    </w:p>
    <w:p w14:paraId="11CE784E" w14:textId="77777777" w:rsidR="00A91559" w:rsidRDefault="006F071F" w:rsidP="00A91559">
      <w:pPr>
        <w:pStyle w:val="36"/>
        <w:framePr w:wrap="notBeside"/>
        <w:rPr>
          <w:rtl/>
        </w:rPr>
      </w:pPr>
      <w:r w:rsidRPr="00FE55AB">
        <w:rPr>
          <w:rStyle w:val="affffc"/>
          <w:rtl/>
        </w:rPr>
        <w:t>מסתברא דא"ל:</w:t>
      </w:r>
    </w:p>
    <w:p w14:paraId="6C6ED537" w14:textId="7D6090B0" w:rsidR="006F071F" w:rsidRPr="00F40D4B" w:rsidRDefault="006F071F" w:rsidP="009B508D">
      <w:pPr>
        <w:rPr>
          <w:rtl/>
        </w:rPr>
      </w:pPr>
      <w:r w:rsidRPr="00F40D4B">
        <w:rPr>
          <w:rtl/>
        </w:rPr>
        <w:t xml:space="preserve">אי משום </w:t>
      </w:r>
      <w:r w:rsidRPr="00F40D4B">
        <w:rPr>
          <w:rFonts w:hint="cs"/>
          <w:rtl/>
        </w:rPr>
        <w:t>קללתי היה נשאר לי מעט כ</w:t>
      </w:r>
      <w:r w:rsidRPr="00F40D4B">
        <w:rPr>
          <w:rtl/>
        </w:rPr>
        <w:t xml:space="preserve">דכתיב </w:t>
      </w:r>
      <w:r w:rsidRPr="00FE55AB">
        <w:rPr>
          <w:rStyle w:val="affff8"/>
          <w:rtl/>
        </w:rPr>
        <w:t>כי נשארנו מעט מהרבה.</w:t>
      </w:r>
      <w:r w:rsidRPr="00F40D4B">
        <w:rPr>
          <w:rFonts w:hint="cs"/>
          <w:rtl/>
        </w:rPr>
        <w:t xml:space="preserve"> הלכך אינו מנכה לו</w:t>
      </w:r>
    </w:p>
    <w:p w14:paraId="60AEA9A3" w14:textId="6482A772" w:rsidR="00FE55AB" w:rsidRDefault="00A91559" w:rsidP="00FE55AB">
      <w:pPr>
        <w:pStyle w:val="36"/>
        <w:framePr w:wrap="notBeside"/>
        <w:rPr>
          <w:rtl/>
        </w:rPr>
      </w:pPr>
      <w:r>
        <w:rPr>
          <w:rFonts w:hint="cs"/>
          <w:rtl/>
        </w:rPr>
        <w:t>ג.</w:t>
      </w:r>
    </w:p>
    <w:p w14:paraId="3C539F0C" w14:textId="2A13E762" w:rsidR="00A6533C" w:rsidRPr="00F40D4B" w:rsidRDefault="006F071F" w:rsidP="009B508D">
      <w:pPr>
        <w:rPr>
          <w:rtl/>
        </w:rPr>
      </w:pPr>
      <w:r w:rsidRPr="00F40D4B">
        <w:rPr>
          <w:rtl/>
        </w:rPr>
        <w:t>נשתדפו כל שדותיו של חוכר, ו</w:t>
      </w:r>
      <w:r w:rsidRPr="00F40D4B">
        <w:rPr>
          <w:rFonts w:hint="cs"/>
          <w:rtl/>
        </w:rPr>
        <w:t>נשדפו רוב הבקעה וגם זו בכללם</w:t>
      </w:r>
    </w:p>
    <w:p w14:paraId="34959E36" w14:textId="77777777" w:rsidR="00A91559" w:rsidRDefault="006F071F" w:rsidP="00A91559">
      <w:pPr>
        <w:pStyle w:val="36"/>
        <w:framePr w:wrap="notBeside"/>
        <w:rPr>
          <w:rtl/>
        </w:rPr>
      </w:pPr>
      <w:r w:rsidRPr="00FE55AB">
        <w:rPr>
          <w:rStyle w:val="affffc"/>
          <w:rFonts w:hint="cs"/>
          <w:rtl/>
        </w:rPr>
        <w:t xml:space="preserve">- </w:t>
      </w:r>
      <w:r w:rsidRPr="00FE55AB">
        <w:rPr>
          <w:rStyle w:val="affffc"/>
          <w:rtl/>
        </w:rPr>
        <w:t>מסתברא דא"ל:</w:t>
      </w:r>
    </w:p>
    <w:p w14:paraId="6000E0D3" w14:textId="40442BAE" w:rsidR="006F071F" w:rsidRPr="00F40D4B" w:rsidRDefault="006F071F" w:rsidP="00FE55AB">
      <w:pPr>
        <w:rPr>
          <w:rtl/>
        </w:rPr>
      </w:pPr>
      <w:r w:rsidRPr="00F40D4B">
        <w:rPr>
          <w:rtl/>
        </w:rPr>
        <w:t xml:space="preserve">משום </w:t>
      </w:r>
      <w:r w:rsidRPr="00F40D4B">
        <w:rPr>
          <w:rFonts w:hint="cs"/>
          <w:rtl/>
        </w:rPr>
        <w:t xml:space="preserve">קללתך </w:t>
      </w:r>
      <w:r w:rsidRPr="00F40D4B">
        <w:rPr>
          <w:rtl/>
        </w:rPr>
        <w:t>הוא.</w:t>
      </w:r>
      <w:r w:rsidRPr="00F40D4B">
        <w:rPr>
          <w:rFonts w:hint="cs"/>
          <w:rtl/>
        </w:rPr>
        <w:t xml:space="preserve"> ולא יכול לומר </w:t>
      </w:r>
      <w:r w:rsidR="00A91559">
        <w:rPr>
          <w:rFonts w:hint="cs"/>
          <w:rtl/>
        </w:rPr>
        <w:t>ש</w:t>
      </w:r>
      <w:r w:rsidRPr="00F40D4B">
        <w:rPr>
          <w:rFonts w:hint="cs"/>
          <w:rtl/>
        </w:rPr>
        <w:t xml:space="preserve">היה מתקיים בו </w:t>
      </w:r>
      <w:r w:rsidRPr="00FE55AB">
        <w:rPr>
          <w:rStyle w:val="affff8"/>
          <w:rFonts w:hint="cs"/>
          <w:rtl/>
        </w:rPr>
        <w:t>כי נשארנו מעט מהרבה</w:t>
      </w:r>
      <w:r w:rsidR="00FE55AB">
        <w:rPr>
          <w:rFonts w:hint="cs"/>
          <w:rtl/>
        </w:rPr>
        <w:t xml:space="preserve"> שא''כ </w:t>
      </w:r>
      <w:r w:rsidRPr="00F40D4B">
        <w:rPr>
          <w:rFonts w:hint="cs"/>
          <w:rtl/>
        </w:rPr>
        <w:t>היה צריך להשאר לו משל עצמו</w:t>
      </w:r>
    </w:p>
    <w:p w14:paraId="0E2233E2" w14:textId="5DE549B4" w:rsidR="00FE55AB" w:rsidRDefault="006F071F" w:rsidP="00FE55AB">
      <w:pPr>
        <w:pStyle w:val="36"/>
        <w:framePr w:wrap="notBeside"/>
        <w:rPr>
          <w:rtl/>
        </w:rPr>
      </w:pPr>
      <w:r w:rsidRPr="00F40D4B">
        <w:rPr>
          <w:rtl/>
        </w:rPr>
        <w:t>מיתיבי:</w:t>
      </w:r>
    </w:p>
    <w:p w14:paraId="065BABD9" w14:textId="77777777" w:rsidR="00A91559" w:rsidRDefault="006F071F" w:rsidP="009B508D">
      <w:pPr>
        <w:rPr>
          <w:rStyle w:val="afffff2"/>
          <w:rtl/>
        </w:rPr>
      </w:pPr>
      <w:r w:rsidRPr="00F40D4B">
        <w:rPr>
          <w:rtl/>
        </w:rPr>
        <w:t xml:space="preserve">היתה שנת שדפון וירקון, או שביעית, או שהיו שנים כשני אליהו </w:t>
      </w:r>
    </w:p>
    <w:p w14:paraId="1CBDF4AB" w14:textId="2EB8E5FB" w:rsidR="006F071F" w:rsidRPr="00F40D4B" w:rsidRDefault="00A91559" w:rsidP="009B508D">
      <w:pPr>
        <w:rPr>
          <w:rtl/>
        </w:rPr>
      </w:pPr>
      <w:r w:rsidRPr="00A91559">
        <w:rPr>
          <w:rStyle w:val="afffff2"/>
          <w:rFonts w:hint="cs"/>
          <w:rtl/>
        </w:rPr>
        <w:t>שדפון כמו בשני אליהו שאין תבואה כלל</w:t>
      </w:r>
      <w:r w:rsidR="006F071F" w:rsidRPr="00F40D4B">
        <w:rPr>
          <w:rtl/>
        </w:rPr>
        <w:t>- אינו עולה לו מן המנין.</w:t>
      </w:r>
    </w:p>
    <w:p w14:paraId="3E5FFAD2" w14:textId="58581B78" w:rsidR="006F071F" w:rsidRPr="00F40D4B" w:rsidRDefault="00A91559" w:rsidP="00A91559">
      <w:pPr>
        <w:rPr>
          <w:rtl/>
        </w:rPr>
      </w:pPr>
      <w:r>
        <w:rPr>
          <w:rFonts w:hint="cs"/>
          <w:rtl/>
        </w:rPr>
        <w:t xml:space="preserve">ומשמע:  </w:t>
      </w:r>
      <w:r w:rsidR="006F071F" w:rsidRPr="00F40D4B">
        <w:rPr>
          <w:rFonts w:hint="cs"/>
          <w:rtl/>
        </w:rPr>
        <w:t xml:space="preserve">הא </w:t>
      </w:r>
      <w:r>
        <w:rPr>
          <w:rFonts w:hint="cs"/>
          <w:rtl/>
        </w:rPr>
        <w:t xml:space="preserve">כשיש </w:t>
      </w:r>
      <w:r w:rsidR="006F071F" w:rsidRPr="00F40D4B">
        <w:rPr>
          <w:rFonts w:hint="cs"/>
          <w:rtl/>
        </w:rPr>
        <w:t>תבואה לא אמרי' דכמכת מדינה</w:t>
      </w:r>
    </w:p>
    <w:p w14:paraId="7C126B5E" w14:textId="18D4B459" w:rsidR="00FE55AB" w:rsidRDefault="00A91559" w:rsidP="00FE55AB">
      <w:pPr>
        <w:pStyle w:val="36"/>
        <w:framePr w:wrap="notBeside"/>
        <w:rPr>
          <w:rtl/>
        </w:rPr>
      </w:pPr>
      <w:r>
        <w:rPr>
          <w:rFonts w:hint="cs"/>
          <w:rtl/>
        </w:rPr>
        <w:t xml:space="preserve">- </w:t>
      </w:r>
      <w:r w:rsidR="006F071F" w:rsidRPr="00F40D4B">
        <w:rPr>
          <w:rFonts w:hint="cs"/>
          <w:rtl/>
        </w:rPr>
        <w:t>רנב''י</w:t>
      </w:r>
      <w:r w:rsidR="006F071F" w:rsidRPr="00F40D4B">
        <w:rPr>
          <w:rtl/>
        </w:rPr>
        <w:t>:</w:t>
      </w:r>
    </w:p>
    <w:p w14:paraId="032614B2" w14:textId="2084F306" w:rsidR="006F071F" w:rsidRPr="00F40D4B" w:rsidRDefault="006F071F" w:rsidP="009B508D">
      <w:pPr>
        <w:rPr>
          <w:rtl/>
        </w:rPr>
      </w:pPr>
      <w:r w:rsidRPr="00A91559">
        <w:rPr>
          <w:rStyle w:val="affffc"/>
          <w:rtl/>
        </w:rPr>
        <w:t xml:space="preserve">שאני </w:t>
      </w:r>
      <w:r w:rsidR="00237964" w:rsidRPr="00A91559">
        <w:rPr>
          <w:rStyle w:val="affffc"/>
          <w:rtl/>
        </w:rPr>
        <w:t>שם</w:t>
      </w:r>
      <w:r w:rsidRPr="00F40D4B">
        <w:rPr>
          <w:rtl/>
        </w:rPr>
        <w:t xml:space="preserve"> </w:t>
      </w:r>
      <w:r w:rsidRPr="00FE55AB">
        <w:rPr>
          <w:rStyle w:val="affff8"/>
          <w:rtl/>
        </w:rPr>
        <w:t>ד</w:t>
      </w:r>
      <w:r w:rsidRPr="00FE55AB">
        <w:rPr>
          <w:rStyle w:val="affff8"/>
          <w:rFonts w:hint="cs"/>
          <w:rtl/>
        </w:rPr>
        <w:t>'</w:t>
      </w:r>
      <w:r w:rsidRPr="00FE55AB">
        <w:rPr>
          <w:rStyle w:val="affff8"/>
          <w:rtl/>
        </w:rPr>
        <w:t>במספר שני תבואת ימכר לך</w:t>
      </w:r>
      <w:r w:rsidRPr="00FE55AB">
        <w:rPr>
          <w:rStyle w:val="affff8"/>
          <w:rFonts w:hint="cs"/>
          <w:rtl/>
        </w:rPr>
        <w:t>'</w:t>
      </w:r>
      <w:r w:rsidRPr="00F40D4B">
        <w:rPr>
          <w:rtl/>
        </w:rPr>
        <w:t xml:space="preserve"> שנים שיש בהן תבואה בעולם.</w:t>
      </w:r>
    </w:p>
    <w:p w14:paraId="66F4B24D" w14:textId="77777777" w:rsidR="006F071F" w:rsidRPr="00F40D4B" w:rsidRDefault="006F071F" w:rsidP="00FE55AB">
      <w:pPr>
        <w:rPr>
          <w:rtl/>
        </w:rPr>
      </w:pPr>
      <w:r w:rsidRPr="00F40D4B">
        <w:rPr>
          <w:rFonts w:hint="cs"/>
          <w:rtl/>
        </w:rPr>
        <w:lastRenderedPageBreak/>
        <w:t>ושביעית עצמה אינה מן המנין אפי' שיש תבואה בחו''ל - ד</w:t>
      </w:r>
      <w:r w:rsidRPr="00F40D4B">
        <w:rPr>
          <w:rtl/>
        </w:rPr>
        <w:t>אפקעתא דמלכא היא.</w:t>
      </w:r>
    </w:p>
    <w:p w14:paraId="275AFB92" w14:textId="5AD14FC4" w:rsidR="00A6533C" w:rsidRPr="00F40D4B" w:rsidRDefault="006F071F" w:rsidP="00594643">
      <w:pPr>
        <w:spacing w:after="60"/>
        <w:rPr>
          <w:rtl/>
        </w:rPr>
      </w:pPr>
      <w:r w:rsidRPr="00F40D4B">
        <w:rPr>
          <w:rFonts w:hint="cs"/>
          <w:rtl/>
        </w:rPr>
        <w:t xml:space="preserve">ואכתי עולה לו מן הגירוע </w:t>
      </w:r>
      <w:r w:rsidRPr="00A91559">
        <w:rPr>
          <w:rStyle w:val="affffc"/>
          <w:rFonts w:hint="cs"/>
          <w:rtl/>
        </w:rPr>
        <w:t>דתנן</w:t>
      </w:r>
      <w:r w:rsidRPr="00F40D4B">
        <w:rPr>
          <w:rFonts w:hint="cs"/>
          <w:rtl/>
        </w:rPr>
        <w:t xml:space="preserve"> נותן סלע ופונדיון לשנה ד</w:t>
      </w:r>
      <w:r w:rsidR="00237964" w:rsidRPr="00F40D4B">
        <w:rPr>
          <w:rFonts w:hint="cs"/>
          <w:rtl/>
        </w:rPr>
        <w:t>שם</w:t>
      </w:r>
      <w:r w:rsidRPr="00F40D4B">
        <w:rPr>
          <w:rFonts w:hint="cs"/>
          <w:rtl/>
        </w:rPr>
        <w:t xml:space="preserve"> </w:t>
      </w:r>
      <w:r w:rsidR="00A91559">
        <w:rPr>
          <w:rFonts w:hint="cs"/>
          <w:rtl/>
        </w:rPr>
        <w:t>ראוייה לשטוח בה פירות.</w:t>
      </w:r>
    </w:p>
    <w:p w14:paraId="668B6624" w14:textId="77777777" w:rsidR="00FE55AB" w:rsidRDefault="006F071F" w:rsidP="00FE55AB">
      <w:pPr>
        <w:pStyle w:val="36"/>
        <w:framePr w:wrap="notBeside"/>
        <w:rPr>
          <w:rtl/>
        </w:rPr>
      </w:pPr>
      <w:r w:rsidRPr="00F40D4B">
        <w:rPr>
          <w:rtl/>
        </w:rPr>
        <w:t>שמואל:</w:t>
      </w:r>
    </w:p>
    <w:p w14:paraId="5DF0457A" w14:textId="61067236" w:rsidR="006F071F" w:rsidRPr="00F40D4B" w:rsidRDefault="00A91559" w:rsidP="009B508D">
      <w:pPr>
        <w:rPr>
          <w:rtl/>
        </w:rPr>
      </w:pPr>
      <w:r>
        <w:rPr>
          <w:rFonts w:hint="cs"/>
          <w:rtl/>
        </w:rPr>
        <w:t>ל''ש</w:t>
      </w:r>
      <w:r w:rsidR="006F071F" w:rsidRPr="00F40D4B">
        <w:rPr>
          <w:rtl/>
        </w:rPr>
        <w:t xml:space="preserve"> אלא שזרעה וצמחה ואכלה חגב, אבל לא זרעה כלל - לא.</w:t>
      </w:r>
    </w:p>
    <w:p w14:paraId="65A63EEC" w14:textId="77777777" w:rsidR="006F071F" w:rsidRPr="00FE55AB" w:rsidRDefault="006F071F" w:rsidP="00FE55AB">
      <w:pPr>
        <w:rPr>
          <w:rStyle w:val="affff8"/>
          <w:rtl/>
        </w:rPr>
      </w:pPr>
      <w:r w:rsidRPr="00A91559">
        <w:rPr>
          <w:rStyle w:val="affffc"/>
          <w:rtl/>
        </w:rPr>
        <w:t>דא"ל:</w:t>
      </w:r>
      <w:r w:rsidRPr="00F40D4B">
        <w:rPr>
          <w:rtl/>
        </w:rPr>
        <w:t xml:space="preserve"> אילו זרעתה הוה מקיים בי </w:t>
      </w:r>
      <w:r w:rsidRPr="00FE55AB">
        <w:rPr>
          <w:rStyle w:val="affff8"/>
          <w:rtl/>
        </w:rPr>
        <w:t>לא יבשו בעת רעה ובימי רעבון ישבעו</w:t>
      </w:r>
      <w:r w:rsidRPr="00FE55AB">
        <w:rPr>
          <w:rStyle w:val="affff8"/>
          <w:rFonts w:hint="cs"/>
          <w:rtl/>
        </w:rPr>
        <w:t>'</w:t>
      </w:r>
      <w:r w:rsidRPr="00FE55AB">
        <w:rPr>
          <w:rStyle w:val="affff8"/>
          <w:rtl/>
        </w:rPr>
        <w:t>.</w:t>
      </w:r>
    </w:p>
    <w:p w14:paraId="553C3C75" w14:textId="77777777" w:rsidR="00FE55AB" w:rsidRDefault="006F071F" w:rsidP="00FE55AB">
      <w:pPr>
        <w:pStyle w:val="36"/>
        <w:framePr w:wrap="notBeside"/>
        <w:rPr>
          <w:rtl/>
        </w:rPr>
      </w:pPr>
      <w:r w:rsidRPr="00F40D4B">
        <w:rPr>
          <w:rtl/>
        </w:rPr>
        <w:t>מתיב ר</w:t>
      </w:r>
      <w:r w:rsidRPr="00F40D4B">
        <w:rPr>
          <w:rFonts w:hint="cs"/>
          <w:rtl/>
        </w:rPr>
        <w:t>''ש:</w:t>
      </w:r>
    </w:p>
    <w:p w14:paraId="6083DC99" w14:textId="77777777" w:rsidR="00594643" w:rsidRDefault="00594643" w:rsidP="00594643">
      <w:pPr>
        <w:rPr>
          <w:rtl/>
        </w:rPr>
      </w:pPr>
      <w:r w:rsidRPr="00F40D4B">
        <w:rPr>
          <w:rFonts w:hint="cs"/>
          <w:rtl/>
        </w:rPr>
        <w:t>מד</w:t>
      </w:r>
      <w:r w:rsidRPr="00F40D4B">
        <w:rPr>
          <w:rtl/>
        </w:rPr>
        <w:t xml:space="preserve">רועה </w:t>
      </w:r>
      <w:r>
        <w:rPr>
          <w:rFonts w:hint="cs"/>
          <w:rtl/>
        </w:rPr>
        <w:t>ש</w:t>
      </w:r>
      <w:r w:rsidRPr="00F40D4B">
        <w:rPr>
          <w:rtl/>
        </w:rPr>
        <w:t xml:space="preserve">הניח עדרו ובא לעיר, ובא זאב וטרף, ובא ארי ודרס </w:t>
      </w:r>
    </w:p>
    <w:p w14:paraId="72DDEDE6" w14:textId="24014A15" w:rsidR="006F071F" w:rsidRPr="00F40D4B" w:rsidRDefault="006F071F" w:rsidP="00A91559">
      <w:pPr>
        <w:rPr>
          <w:rtl/>
        </w:rPr>
      </w:pPr>
      <w:r w:rsidRPr="00594643">
        <w:rPr>
          <w:rStyle w:val="affffc"/>
          <w:rtl/>
        </w:rPr>
        <w:t>אין אומרים:</w:t>
      </w:r>
      <w:r w:rsidR="00A91559">
        <w:rPr>
          <w:rFonts w:hint="cs"/>
          <w:rtl/>
        </w:rPr>
        <w:t xml:space="preserve"> </w:t>
      </w:r>
      <w:r w:rsidRPr="00F40D4B">
        <w:rPr>
          <w:rtl/>
        </w:rPr>
        <w:t>אילו היה שם היה מציל, אלא אומדין אותו</w:t>
      </w:r>
      <w:r w:rsidRPr="00F40D4B">
        <w:rPr>
          <w:rFonts w:hint="cs"/>
          <w:rtl/>
        </w:rPr>
        <w:t xml:space="preserve"> </w:t>
      </w:r>
      <w:r w:rsidRPr="00F40D4B">
        <w:rPr>
          <w:rtl/>
        </w:rPr>
        <w:t>אם יכול להציל - חייב, ואם לאו - פטור.</w:t>
      </w:r>
    </w:p>
    <w:p w14:paraId="3DE11AD5" w14:textId="77777777" w:rsidR="00A91559" w:rsidRDefault="006F071F" w:rsidP="00A91559">
      <w:pPr>
        <w:pStyle w:val="36"/>
        <w:framePr w:wrap="notBeside"/>
        <w:rPr>
          <w:rtl/>
        </w:rPr>
      </w:pPr>
      <w:r w:rsidRPr="00F40D4B">
        <w:rPr>
          <w:rFonts w:hint="cs"/>
          <w:rtl/>
        </w:rPr>
        <w:t>ולא אמרי'</w:t>
      </w:r>
    </w:p>
    <w:p w14:paraId="46FC733C" w14:textId="7D261590" w:rsidR="006F071F" w:rsidRPr="00FE55AB" w:rsidRDefault="006F071F" w:rsidP="009B508D">
      <w:pPr>
        <w:rPr>
          <w:rStyle w:val="affff8"/>
          <w:rtl/>
        </w:rPr>
      </w:pPr>
      <w:r w:rsidRPr="00F40D4B">
        <w:rPr>
          <w:rFonts w:hint="cs"/>
          <w:rtl/>
        </w:rPr>
        <w:t xml:space="preserve">דהוה מקיים בי </w:t>
      </w:r>
      <w:r w:rsidRPr="00FE55AB">
        <w:rPr>
          <w:rStyle w:val="affff8"/>
          <w:rFonts w:hint="cs"/>
          <w:rtl/>
        </w:rPr>
        <w:t>'</w:t>
      </w:r>
      <w:r w:rsidRPr="00FE55AB">
        <w:rPr>
          <w:rStyle w:val="affff8"/>
          <w:rtl/>
        </w:rPr>
        <w:t>גם את הארי גם את הדוב הכה עבדך</w:t>
      </w:r>
      <w:r w:rsidRPr="00FE55AB">
        <w:rPr>
          <w:rStyle w:val="affff8"/>
          <w:rFonts w:hint="cs"/>
          <w:rtl/>
        </w:rPr>
        <w:t>'</w:t>
      </w:r>
      <w:r w:rsidRPr="00FE55AB">
        <w:rPr>
          <w:rStyle w:val="affff8"/>
          <w:rtl/>
        </w:rPr>
        <w:t xml:space="preserve">! </w:t>
      </w:r>
      <w:r w:rsidRPr="00FE55AB">
        <w:rPr>
          <w:rStyle w:val="affff8"/>
          <w:rFonts w:hint="cs"/>
          <w:rtl/>
        </w:rPr>
        <w:t>?</w:t>
      </w:r>
    </w:p>
    <w:p w14:paraId="2E74803C" w14:textId="77777777" w:rsidR="00FE55AB" w:rsidRDefault="006F071F" w:rsidP="00FE55AB">
      <w:pPr>
        <w:pStyle w:val="36"/>
        <w:framePr w:wrap="notBeside"/>
        <w:rPr>
          <w:rtl/>
        </w:rPr>
      </w:pPr>
      <w:r w:rsidRPr="00F40D4B">
        <w:rPr>
          <w:rFonts w:hint="cs"/>
          <w:rtl/>
        </w:rPr>
        <w:t>- ואין לומר</w:t>
      </w:r>
    </w:p>
    <w:p w14:paraId="5DDDA72D" w14:textId="38F2C3DD" w:rsidR="006F071F" w:rsidRPr="00F40D4B" w:rsidRDefault="00A91559" w:rsidP="00FE55AB">
      <w:pPr>
        <w:rPr>
          <w:rtl/>
        </w:rPr>
      </w:pPr>
      <w:r>
        <w:rPr>
          <w:rFonts w:hint="cs"/>
          <w:rtl/>
        </w:rPr>
        <w:t xml:space="preserve">שאם </w:t>
      </w:r>
      <w:r w:rsidR="006F071F" w:rsidRPr="00F40D4B">
        <w:rPr>
          <w:rFonts w:hint="cs"/>
          <w:rtl/>
        </w:rPr>
        <w:t>היה ראוי לנס היה מתקיים בו כאצל רחב''ד שהביאו העיזים את הדובים בקרניהם</w:t>
      </w:r>
    </w:p>
    <w:p w14:paraId="0666CB0B" w14:textId="77777777" w:rsidR="00A91559" w:rsidRDefault="006F071F" w:rsidP="00A91559">
      <w:pPr>
        <w:pStyle w:val="36"/>
        <w:framePr w:wrap="notBeside"/>
        <w:rPr>
          <w:rtl/>
        </w:rPr>
      </w:pPr>
      <w:r w:rsidRPr="00F40D4B">
        <w:rPr>
          <w:rFonts w:hint="cs"/>
          <w:rtl/>
        </w:rPr>
        <w:t>-</w:t>
      </w:r>
    </w:p>
    <w:p w14:paraId="1B635625" w14:textId="5B40B5D8" w:rsidR="006F071F" w:rsidRPr="00F40D4B" w:rsidRDefault="006F071F" w:rsidP="00FE55AB">
      <w:pPr>
        <w:rPr>
          <w:rtl/>
        </w:rPr>
      </w:pPr>
      <w:r w:rsidRPr="00F40D4B">
        <w:rPr>
          <w:rFonts w:hint="cs"/>
          <w:rtl/>
        </w:rPr>
        <w:t>ד</w:t>
      </w:r>
      <w:r w:rsidRPr="00F40D4B">
        <w:rPr>
          <w:rtl/>
        </w:rPr>
        <w:t>נהי דלנ</w:t>
      </w:r>
      <w:r w:rsidRPr="00F40D4B">
        <w:rPr>
          <w:rFonts w:hint="cs"/>
          <w:rtl/>
        </w:rPr>
        <w:t>ס גדול אינו ראוי אך יתכן דלנס קטן ראוי</w:t>
      </w:r>
      <w:r w:rsidRPr="00A91559">
        <w:rPr>
          <w:rFonts w:hint="cs"/>
          <w:b/>
          <w:bCs/>
          <w:rtl/>
        </w:rPr>
        <w:t xml:space="preserve">- </w:t>
      </w:r>
      <w:r w:rsidRPr="00A91559">
        <w:rPr>
          <w:b/>
          <w:bCs/>
          <w:rtl/>
        </w:rPr>
        <w:t>קשיא.</w:t>
      </w:r>
    </w:p>
    <w:p w14:paraId="2B4B4050" w14:textId="77777777" w:rsidR="00594643" w:rsidRPr="00F40D4B" w:rsidRDefault="00594643" w:rsidP="00594643">
      <w:pPr>
        <w:pStyle w:val="affff9"/>
        <w:rPr>
          <w:rtl/>
        </w:rPr>
      </w:pPr>
      <w:r>
        <w:rPr>
          <w:rFonts w:hint="cs"/>
          <w:rtl/>
        </w:rPr>
        <w:t>זרעה פעמיים אם יזרע בשלישית</w:t>
      </w:r>
    </w:p>
    <w:p w14:paraId="503C2844" w14:textId="77777777" w:rsidR="00A6533C" w:rsidRPr="00F40D4B" w:rsidRDefault="006F071F" w:rsidP="00A6533C">
      <w:pPr>
        <w:pStyle w:val="affe"/>
        <w:framePr w:wrap="around"/>
        <w:rPr>
          <w:rtl/>
        </w:rPr>
      </w:pPr>
      <w:r w:rsidRPr="00F40D4B">
        <w:rPr>
          <w:rtl/>
        </w:rPr>
        <w:t>קו:</w:t>
      </w:r>
    </w:p>
    <w:p w14:paraId="2328C960" w14:textId="77777777" w:rsidR="00FE55AB" w:rsidRDefault="006F071F" w:rsidP="00FE55AB">
      <w:pPr>
        <w:pStyle w:val="36"/>
        <w:framePr w:wrap="notBeside"/>
        <w:rPr>
          <w:rtl/>
        </w:rPr>
      </w:pPr>
      <w:r w:rsidRPr="00F40D4B">
        <w:rPr>
          <w:rtl/>
        </w:rPr>
        <w:t>תני חדא:</w:t>
      </w:r>
    </w:p>
    <w:p w14:paraId="4E964ED6" w14:textId="313761EB" w:rsidR="006F071F" w:rsidRPr="00F40D4B" w:rsidRDefault="006F071F" w:rsidP="00FE55AB">
      <w:pPr>
        <w:rPr>
          <w:rtl/>
        </w:rPr>
      </w:pPr>
      <w:r w:rsidRPr="00A91559">
        <w:rPr>
          <w:b/>
          <w:bCs/>
          <w:rtl/>
        </w:rPr>
        <w:t>ראשונה ושניה</w:t>
      </w:r>
      <w:r w:rsidRPr="00F40D4B">
        <w:rPr>
          <w:rtl/>
        </w:rPr>
        <w:t xml:space="preserve"> זורעה, שלישית אינו זורעה</w:t>
      </w:r>
      <w:r w:rsidR="00A91559">
        <w:rPr>
          <w:rFonts w:hint="cs"/>
          <w:rtl/>
        </w:rPr>
        <w:t>-</w:t>
      </w:r>
      <w:r w:rsidRPr="00F40D4B">
        <w:rPr>
          <w:rFonts w:hint="cs"/>
          <w:rtl/>
        </w:rPr>
        <w:t xml:space="preserve"> </w:t>
      </w:r>
      <w:r w:rsidRPr="00A91559">
        <w:rPr>
          <w:rStyle w:val="affffc"/>
          <w:rFonts w:hint="cs"/>
          <w:rtl/>
        </w:rPr>
        <w:t>כרבי</w:t>
      </w:r>
      <w:r w:rsidRPr="00F40D4B">
        <w:rPr>
          <w:rFonts w:hint="cs"/>
          <w:rtl/>
        </w:rPr>
        <w:t xml:space="preserve"> חזקה</w:t>
      </w:r>
      <w:r w:rsidR="00A91559">
        <w:rPr>
          <w:rFonts w:hint="cs"/>
          <w:rtl/>
        </w:rPr>
        <w:t xml:space="preserve"> בפעמיים</w:t>
      </w:r>
    </w:p>
    <w:p w14:paraId="5F715102" w14:textId="5274EB88" w:rsidR="00FE55AB" w:rsidRDefault="006F071F" w:rsidP="00FE55AB">
      <w:pPr>
        <w:pStyle w:val="36"/>
        <w:framePr w:wrap="notBeside"/>
        <w:rPr>
          <w:rtl/>
        </w:rPr>
      </w:pPr>
      <w:r w:rsidRPr="00F40D4B">
        <w:rPr>
          <w:rtl/>
        </w:rPr>
        <w:t>ותניא אידך:</w:t>
      </w:r>
    </w:p>
    <w:p w14:paraId="054887C7" w14:textId="6AF03901" w:rsidR="006F071F" w:rsidRPr="00F40D4B" w:rsidRDefault="006F071F" w:rsidP="00A91559">
      <w:pPr>
        <w:spacing w:after="60"/>
        <w:rPr>
          <w:rtl/>
        </w:rPr>
      </w:pPr>
      <w:r w:rsidRPr="00F40D4B">
        <w:rPr>
          <w:rtl/>
        </w:rPr>
        <w:t>שלישית זורעה, רביעית אינו זורעה.</w:t>
      </w:r>
      <w:r w:rsidRPr="00F40D4B">
        <w:rPr>
          <w:rFonts w:hint="cs"/>
          <w:rtl/>
        </w:rPr>
        <w:t xml:space="preserve"> </w:t>
      </w:r>
      <w:r w:rsidRPr="00A91559">
        <w:rPr>
          <w:rStyle w:val="affffc"/>
          <w:rFonts w:hint="cs"/>
          <w:rtl/>
        </w:rPr>
        <w:t>כרשב''ג</w:t>
      </w:r>
      <w:r w:rsidRPr="00F40D4B">
        <w:rPr>
          <w:rFonts w:hint="cs"/>
          <w:rtl/>
        </w:rPr>
        <w:t xml:space="preserve"> </w:t>
      </w:r>
      <w:r w:rsidR="00A91559">
        <w:rPr>
          <w:rFonts w:hint="cs"/>
          <w:rtl/>
        </w:rPr>
        <w:t>חזקה בג' פעמים</w:t>
      </w:r>
    </w:p>
    <w:p w14:paraId="6619BFC0" w14:textId="77777777" w:rsidR="00FE55AB" w:rsidRDefault="006F071F" w:rsidP="00FE55AB">
      <w:pPr>
        <w:pStyle w:val="36"/>
        <w:framePr w:wrap="notBeside"/>
        <w:rPr>
          <w:rtl/>
        </w:rPr>
      </w:pPr>
      <w:r w:rsidRPr="00F40D4B">
        <w:rPr>
          <w:rtl/>
        </w:rPr>
        <w:t>•</w:t>
      </w:r>
      <w:r w:rsidRPr="00F40D4B">
        <w:rPr>
          <w:rFonts w:hint="cs"/>
          <w:rtl/>
        </w:rPr>
        <w:t xml:space="preserve"> אר''ל</w:t>
      </w:r>
      <w:r w:rsidRPr="00F40D4B">
        <w:rPr>
          <w:rtl/>
        </w:rPr>
        <w:t>:</w:t>
      </w:r>
    </w:p>
    <w:p w14:paraId="4A8D7F16" w14:textId="25CD75BB" w:rsidR="006F071F" w:rsidRPr="00F40D4B" w:rsidRDefault="006F071F" w:rsidP="009B508D">
      <w:pPr>
        <w:rPr>
          <w:rtl/>
        </w:rPr>
      </w:pPr>
      <w:r w:rsidRPr="00F40D4B">
        <w:rPr>
          <w:rFonts w:hint="cs"/>
          <w:rtl/>
        </w:rPr>
        <w:t xml:space="preserve">דווקא </w:t>
      </w:r>
      <w:r w:rsidRPr="00F40D4B">
        <w:rPr>
          <w:rtl/>
        </w:rPr>
        <w:t xml:space="preserve">שזרעה וצמחה ואכלה חגב, אבל זרעה ולא צמחה </w:t>
      </w:r>
      <w:r w:rsidR="00A91559">
        <w:rPr>
          <w:rtl/>
        </w:rPr>
        <w:t>–</w:t>
      </w:r>
      <w:r w:rsidRPr="00F40D4B">
        <w:rPr>
          <w:rtl/>
        </w:rPr>
        <w:t xml:space="preserve"> </w:t>
      </w:r>
      <w:r w:rsidR="00A91559">
        <w:rPr>
          <w:rFonts w:hint="cs"/>
          <w:rtl/>
        </w:rPr>
        <w:t xml:space="preserve">יכול </w:t>
      </w:r>
      <w:r w:rsidRPr="00F40D4B">
        <w:rPr>
          <w:rtl/>
        </w:rPr>
        <w:t>בעל הקרקע</w:t>
      </w:r>
      <w:r w:rsidR="00A91559">
        <w:rPr>
          <w:rFonts w:hint="cs"/>
          <w:rtl/>
        </w:rPr>
        <w:t xml:space="preserve"> לומר</w:t>
      </w:r>
      <w:r w:rsidRPr="00F40D4B">
        <w:rPr>
          <w:rtl/>
        </w:rPr>
        <w:t xml:space="preserve">: </w:t>
      </w:r>
      <w:r w:rsidR="00A91559">
        <w:rPr>
          <w:rFonts w:hint="cs"/>
          <w:rtl/>
        </w:rPr>
        <w:t xml:space="preserve">זרע </w:t>
      </w:r>
      <w:r w:rsidRPr="00F40D4B">
        <w:rPr>
          <w:rtl/>
        </w:rPr>
        <w:t xml:space="preserve">כל ימי </w:t>
      </w:r>
      <w:r w:rsidRPr="00F40D4B">
        <w:rPr>
          <w:rFonts w:hint="cs"/>
          <w:rtl/>
        </w:rPr>
        <w:t xml:space="preserve">הזריעה </w:t>
      </w:r>
      <w:r w:rsidRPr="00A91559">
        <w:rPr>
          <w:rStyle w:val="afffff2"/>
          <w:rFonts w:hint="cs"/>
          <w:rtl/>
        </w:rPr>
        <w:t>[שמא לא הגיע הזמן]</w:t>
      </w:r>
      <w:r w:rsidRPr="00F40D4B">
        <w:rPr>
          <w:rFonts w:hint="cs"/>
          <w:rtl/>
        </w:rPr>
        <w:t xml:space="preserve"> ועד שישובו האריסים לביתם בימי אדר כשמזל כימה בראשם</w:t>
      </w:r>
    </w:p>
    <w:p w14:paraId="315145C3" w14:textId="77777777" w:rsidR="006F071F" w:rsidRPr="00F40D4B" w:rsidRDefault="006F071F" w:rsidP="009B508D">
      <w:pPr>
        <w:rPr>
          <w:rtl/>
        </w:rPr>
      </w:pPr>
    </w:p>
    <w:p w14:paraId="51E334E8" w14:textId="77777777" w:rsidR="00A91559" w:rsidRDefault="006F071F" w:rsidP="00A91559">
      <w:pPr>
        <w:pStyle w:val="36"/>
        <w:framePr w:wrap="notBeside"/>
        <w:rPr>
          <w:rtl/>
        </w:rPr>
      </w:pPr>
      <w:r w:rsidRPr="00F40D4B">
        <w:rPr>
          <w:rtl/>
        </w:rPr>
        <w:t>מיתיבי:</w:t>
      </w:r>
    </w:p>
    <w:p w14:paraId="0F0BE98B" w14:textId="63724B38" w:rsidR="00A6533C" w:rsidRPr="00F40D4B" w:rsidRDefault="006F071F" w:rsidP="009B508D">
      <w:pPr>
        <w:rPr>
          <w:rtl/>
        </w:rPr>
      </w:pPr>
      <w:r w:rsidRPr="00F40D4B">
        <w:rPr>
          <w:rtl/>
        </w:rPr>
        <w:t>ר</w:t>
      </w:r>
      <w:r w:rsidRPr="00F40D4B">
        <w:rPr>
          <w:rFonts w:hint="cs"/>
          <w:rtl/>
        </w:rPr>
        <w:t>שב''ג</w:t>
      </w:r>
      <w:r>
        <w:rPr>
          <w:rtl/>
        </w:rPr>
        <w:t xml:space="preserve"> </w:t>
      </w:r>
      <w:r>
        <w:rPr>
          <w:rStyle w:val="affffc"/>
          <w:rtl/>
          <w:rPrChange w:id="9267" w:author="מנוע אמוראים" w:date="2026-10-05T16:41:14Z">
            <w:rPr>
              <w:rtl/>
            </w:rPr>
          </w:rPrChange>
        </w:rPr>
        <w:t xml:space="preserve">מר</w:t>
      </w:r>
      <w:r>
        <w:rPr>
          <w:rStyle w:val="affffc"/>
          <w:rFonts w:hint="cs"/>
          <w:rtl/>
          <w:rPrChange w:id="9268" w:author="מנוע אמוראים" w:date="2026-10-05T16:41:14Z">
            <w:rPr>
              <w:rFonts w:hint="cs"/>
              <w:rtl/>
            </w:rPr>
          </w:rPrChange>
        </w:rPr>
        <w:t xml:space="preserve">"מ</w:t>
      </w:r>
      <w:r>
        <w:rPr>
          <w:rFonts w:hint="cs"/>
          <w:rtl/>
        </w:rPr>
        <w:t xml:space="preserve">,</w:t>
      </w:r>
      <w:r w:rsidRPr="00F40D4B">
        <w:rPr>
          <w:rtl/>
        </w:rPr>
        <w:t xml:space="preserve"> וכן </w:t>
      </w:r>
      <w:r w:rsidRPr="00F40D4B">
        <w:rPr>
          <w:rFonts w:hint="cs"/>
          <w:rtl/>
        </w:rPr>
        <w:t>רשב''מ</w:t>
      </w:r>
      <w:r w:rsidRPr="00F40D4B">
        <w:rPr>
          <w:rtl/>
        </w:rPr>
        <w:t xml:space="preserve"> כדבריו:</w:t>
      </w:r>
    </w:p>
    <w:p w14:paraId="43E4212F" w14:textId="77777777" w:rsidR="00A6533C" w:rsidRPr="00F40D4B" w:rsidRDefault="006F071F" w:rsidP="009B508D">
      <w:pPr>
        <w:rPr>
          <w:rtl/>
        </w:rPr>
      </w:pPr>
      <w:r w:rsidRPr="00F40D4B">
        <w:rPr>
          <w:rtl/>
        </w:rPr>
        <w:lastRenderedPageBreak/>
        <w:t>חצי תשרי, מרחשון וחצי כסליו - זרע, חצי כסליו, טבת וחצי שבט - חורף, חצי שבט, אדר וחצי ניסן - קור,</w:t>
      </w:r>
    </w:p>
    <w:p w14:paraId="2DA87366" w14:textId="77777777" w:rsidR="00A91559" w:rsidRDefault="006F071F" w:rsidP="009B508D">
      <w:pPr>
        <w:rPr>
          <w:rtl/>
        </w:rPr>
      </w:pPr>
      <w:r w:rsidRPr="00F40D4B">
        <w:rPr>
          <w:rtl/>
        </w:rPr>
        <w:t xml:space="preserve">חצי ניסן, אייר וחצי סיון - </w:t>
      </w:r>
      <w:r w:rsidRPr="00A91559">
        <w:rPr>
          <w:b/>
          <w:bCs/>
          <w:rtl/>
        </w:rPr>
        <w:t>קציר,</w:t>
      </w:r>
      <w:r w:rsidRPr="00F40D4B">
        <w:rPr>
          <w:rtl/>
        </w:rPr>
        <w:t xml:space="preserve"> </w:t>
      </w:r>
    </w:p>
    <w:p w14:paraId="4A003772" w14:textId="04899868" w:rsidR="006F071F" w:rsidRPr="00F40D4B" w:rsidRDefault="006F071F" w:rsidP="009B508D">
      <w:pPr>
        <w:rPr>
          <w:rtl/>
        </w:rPr>
      </w:pPr>
      <w:r w:rsidRPr="00F40D4B">
        <w:rPr>
          <w:rtl/>
        </w:rPr>
        <w:t xml:space="preserve">חצי סיון, תמוז וחצי אב - </w:t>
      </w:r>
      <w:r w:rsidRPr="00A91559">
        <w:rPr>
          <w:b/>
          <w:bCs/>
          <w:rtl/>
        </w:rPr>
        <w:t>קיץ,</w:t>
      </w:r>
      <w:r w:rsidRPr="00F40D4B">
        <w:rPr>
          <w:rtl/>
        </w:rPr>
        <w:t xml:space="preserve"> חצי אב, אלול וחצי תשרי - חום.</w:t>
      </w:r>
    </w:p>
    <w:p w14:paraId="38FE97A8" w14:textId="77777777" w:rsidR="00FE55AB" w:rsidRDefault="006F071F" w:rsidP="00FE55AB">
      <w:pPr>
        <w:pStyle w:val="36"/>
        <w:framePr w:wrap="notBeside"/>
        <w:rPr>
          <w:rtl/>
        </w:rPr>
      </w:pPr>
      <w:r w:rsidRPr="00F40D4B">
        <w:rPr>
          <w:rtl/>
        </w:rPr>
        <w:t>•</w:t>
      </w:r>
    </w:p>
    <w:p w14:paraId="49942C36" w14:textId="7E393576" w:rsidR="00A6533C" w:rsidRPr="00F40D4B" w:rsidRDefault="006F071F" w:rsidP="009B508D">
      <w:pPr>
        <w:rPr>
          <w:rtl/>
        </w:rPr>
      </w:pPr>
      <w:r w:rsidRPr="00FE55AB">
        <w:rPr>
          <w:rStyle w:val="affffc"/>
          <w:rFonts w:hint="cs"/>
          <w:rtl/>
        </w:rPr>
        <w:t>ר''י</w:t>
      </w:r>
      <w:r w:rsidRPr="00F40D4B">
        <w:rPr>
          <w:rtl/>
        </w:rPr>
        <w:t xml:space="preserve"> מונה מתשרי, </w:t>
      </w:r>
      <w:r w:rsidRPr="00FE55AB">
        <w:rPr>
          <w:rStyle w:val="affffc"/>
          <w:rFonts w:hint="cs"/>
          <w:rtl/>
        </w:rPr>
        <w:t>ר''ש</w:t>
      </w:r>
      <w:r w:rsidRPr="00F40D4B">
        <w:rPr>
          <w:rtl/>
        </w:rPr>
        <w:t xml:space="preserve"> מונה ממרחשון.</w:t>
      </w:r>
      <w:r w:rsidRPr="00F40D4B">
        <w:rPr>
          <w:rFonts w:hint="cs"/>
          <w:rtl/>
        </w:rPr>
        <w:t xml:space="preserve"> </w:t>
      </w:r>
      <w:r w:rsidRPr="00FE55AB">
        <w:rPr>
          <w:rStyle w:val="affffc"/>
          <w:rFonts w:hint="cs"/>
          <w:rtl/>
        </w:rPr>
        <w:t>ור''ש</w:t>
      </w:r>
      <w:r w:rsidRPr="00F40D4B">
        <w:rPr>
          <w:rFonts w:hint="cs"/>
          <w:rtl/>
        </w:rPr>
        <w:t xml:space="preserve"> מיקל בכולהו</w:t>
      </w:r>
    </w:p>
    <w:p w14:paraId="0FFAD167" w14:textId="77777777" w:rsidR="00FE55AB" w:rsidRDefault="006F071F" w:rsidP="00FE55AB">
      <w:pPr>
        <w:pStyle w:val="36"/>
        <w:framePr w:wrap="notBeside"/>
        <w:rPr>
          <w:rtl/>
        </w:rPr>
      </w:pPr>
      <w:r w:rsidRPr="00F40D4B">
        <w:rPr>
          <w:rFonts w:hint="cs"/>
          <w:rtl/>
        </w:rPr>
        <w:t>ול''ק</w:t>
      </w:r>
    </w:p>
    <w:p w14:paraId="35CA1029" w14:textId="77777777" w:rsidR="00FE55AB" w:rsidRDefault="006F071F" w:rsidP="009B508D">
      <w:pPr>
        <w:rPr>
          <w:rtl/>
        </w:rPr>
      </w:pPr>
      <w:r w:rsidRPr="00F40D4B">
        <w:rPr>
          <w:rFonts w:hint="cs"/>
          <w:rtl/>
        </w:rPr>
        <w:t xml:space="preserve">הך דקיבל בחורף והיינו חיטים ושיפון </w:t>
      </w:r>
    </w:p>
    <w:p w14:paraId="12287923" w14:textId="228079B6" w:rsidR="00A6533C" w:rsidRPr="00F40D4B" w:rsidRDefault="006F071F" w:rsidP="009B508D">
      <w:pPr>
        <w:rPr>
          <w:rtl/>
        </w:rPr>
      </w:pPr>
      <w:r w:rsidRPr="00F40D4B">
        <w:rPr>
          <w:rFonts w:hint="cs"/>
          <w:rtl/>
        </w:rPr>
        <w:t>והך דקיבל בקיץ והיינו שעורין וקטנית הנזרעין באדר.</w:t>
      </w:r>
    </w:p>
    <w:p w14:paraId="7D123007" w14:textId="0ADDD693" w:rsidR="006F071F" w:rsidRPr="00F40D4B" w:rsidRDefault="006F071F" w:rsidP="00FE55AB">
      <w:pPr>
        <w:pStyle w:val="afffb"/>
        <w:rPr>
          <w:rtl/>
        </w:rPr>
      </w:pPr>
      <w:ins w:id="10000" w:author="מספור קטעי משנה" w:date="2026-10-06T06:45:11Z">
        <w:r>
          <w:rPr>
            <w:rStyle w:val="MisparKeta"/>
          </w:rPr>
          <w:t xml:space="preserve">ב. </w:t>
        </w:r>
      </w:ins>
      <w:r w:rsidRPr="00F40D4B">
        <w:rPr>
          <w:rtl/>
        </w:rPr>
        <w:t>רבי יהודה אומר אם קבלה ממנו במעות.</w:t>
      </w:r>
    </w:p>
    <w:p w14:paraId="3B9FFCEE" w14:textId="77777777" w:rsidR="00FE55AB" w:rsidRDefault="006F071F" w:rsidP="00FE55AB">
      <w:pPr>
        <w:pStyle w:val="36"/>
        <w:framePr w:wrap="notBeside"/>
        <w:rPr>
          <w:rtl/>
        </w:rPr>
      </w:pPr>
      <w:r w:rsidRPr="00F40D4B">
        <w:rPr>
          <w:rtl/>
        </w:rPr>
        <w:t>•</w:t>
      </w:r>
      <w:r w:rsidRPr="00F40D4B">
        <w:rPr>
          <w:rFonts w:hint="cs"/>
          <w:rtl/>
        </w:rPr>
        <w:t xml:space="preserve"> אותו</w:t>
      </w:r>
    </w:p>
    <w:p w14:paraId="2CBEB599" w14:textId="77777777" w:rsidR="00FE55AB" w:rsidRDefault="006F071F" w:rsidP="009B508D">
      <w:pPr>
        <w:rPr>
          <w:rtl/>
        </w:rPr>
      </w:pPr>
      <w:r w:rsidRPr="00F40D4B">
        <w:rPr>
          <w:rFonts w:hint="cs"/>
          <w:rtl/>
        </w:rPr>
        <w:t xml:space="preserve">שקיבל על עצמו לזרוע שומים על שפת נהר מלכא סבא תמורת כסף קצוב ונסתם הנהר </w:t>
      </w:r>
    </w:p>
    <w:p w14:paraId="65D47836" w14:textId="77777777" w:rsidR="00FE55AB" w:rsidRDefault="006F071F" w:rsidP="00FE55AB">
      <w:pPr>
        <w:pStyle w:val="36"/>
        <w:framePr w:wrap="notBeside"/>
        <w:rPr>
          <w:rtl/>
        </w:rPr>
      </w:pPr>
      <w:r w:rsidRPr="00F40D4B">
        <w:rPr>
          <w:rFonts w:hint="cs"/>
          <w:rtl/>
        </w:rPr>
        <w:t>ואמר רבא:</w:t>
      </w:r>
    </w:p>
    <w:p w14:paraId="3DC97CAC" w14:textId="1597EB30" w:rsidR="006F071F" w:rsidRPr="00F40D4B" w:rsidRDefault="006F071F" w:rsidP="009B508D">
      <w:pPr>
        <w:rPr>
          <w:rtl/>
        </w:rPr>
      </w:pPr>
      <w:r w:rsidRPr="00F40D4B">
        <w:rPr>
          <w:rFonts w:hint="cs"/>
          <w:rtl/>
        </w:rPr>
        <w:t xml:space="preserve">דהיות ונהר </w:t>
      </w:r>
      <w:r w:rsidR="00FE55AB">
        <w:rPr>
          <w:rFonts w:hint="cs"/>
          <w:rtl/>
        </w:rPr>
        <w:t>המלך לא עשוי</w:t>
      </w:r>
      <w:r w:rsidRPr="00F40D4B">
        <w:rPr>
          <w:rFonts w:hint="cs"/>
          <w:rtl/>
        </w:rPr>
        <w:t xml:space="preserve"> </w:t>
      </w:r>
      <w:r w:rsidR="00FE55AB">
        <w:rPr>
          <w:rFonts w:hint="cs"/>
          <w:rtl/>
        </w:rPr>
        <w:t>ש</w:t>
      </w:r>
      <w:r w:rsidRPr="00F40D4B">
        <w:rPr>
          <w:rFonts w:hint="cs"/>
          <w:rtl/>
        </w:rPr>
        <w:t>נסתם מכת מדינה היא וינכה מהדמים</w:t>
      </w:r>
    </w:p>
    <w:p w14:paraId="0AB9FCC3" w14:textId="77777777" w:rsidR="00594643" w:rsidRDefault="006F071F" w:rsidP="00594643">
      <w:pPr>
        <w:pStyle w:val="36"/>
        <w:framePr w:wrap="notBeside"/>
        <w:rPr>
          <w:rtl/>
        </w:rPr>
      </w:pPr>
      <w:r w:rsidRPr="00F40D4B">
        <w:rPr>
          <w:rFonts w:hint="cs"/>
          <w:rtl/>
        </w:rPr>
        <w:t xml:space="preserve">ולית דחש לר''י </w:t>
      </w:r>
    </w:p>
    <w:p w14:paraId="75C09D56" w14:textId="4D1E8095" w:rsidR="006F071F" w:rsidRPr="00F40D4B" w:rsidRDefault="006F071F" w:rsidP="00FE55AB">
      <w:pPr>
        <w:rPr>
          <w:rtl/>
        </w:rPr>
      </w:pPr>
      <w:r w:rsidRPr="00F40D4B">
        <w:rPr>
          <w:rFonts w:hint="cs"/>
          <w:rtl/>
        </w:rPr>
        <w:t xml:space="preserve">בקבלה במעות בין כך ובין כך </w:t>
      </w:r>
      <w:r w:rsidRPr="00F40D4B">
        <w:rPr>
          <w:rtl/>
        </w:rPr>
        <w:t>אינו מנכה לו מן חכורו</w:t>
      </w:r>
    </w:p>
    <w:p w14:paraId="541B04B4" w14:textId="77777777" w:rsidR="00A6533C" w:rsidRPr="00F40D4B" w:rsidRDefault="00A6533C" w:rsidP="00A6533C">
      <w:pPr>
        <w:pStyle w:val="aff9"/>
        <w:rPr>
          <w:rtl/>
        </w:rPr>
      </w:pPr>
      <w:r w:rsidRPr="00F40D4B">
        <w:rPr>
          <w:rtl/>
        </w:rPr>
        <w:t>***</w:t>
      </w:r>
    </w:p>
    <w:p w14:paraId="133F6710" w14:textId="18E2E940" w:rsidR="006F071F" w:rsidRPr="00F40D4B" w:rsidRDefault="006F071F" w:rsidP="00594643">
      <w:pPr>
        <w:pStyle w:val="afffff"/>
        <w:framePr w:wrap="around"/>
        <w:rPr>
          <w:rtl/>
        </w:rPr>
      </w:pPr>
      <w:del w:id="20320" w:author="קלוד" w:date="2026-10-06T10:08:05Z">
        <w:r>
          <w:rPr>
            <w:rtl/>
          </w:rPr>
          <w:delText xml:space="preserve">משנה.</w:delText>
        </w:r>
      </w:del>
      <w:ins w:id="20321" w:author="קלוד" w:date="2026-10-06T10:08:05Z">
        <w:r>
          <w:rPr>
            <w:rtl/>
          </w:rPr>
          <w:t xml:space="preserve">משנה ז</w:t>
        </w:r>
      </w:ins>
    </w:p>
    <w:p w14:paraId="0261887D" w14:textId="77777777" w:rsidR="006F071F" w:rsidRPr="00F40D4B" w:rsidRDefault="006F071F" w:rsidP="00DC37D8">
      <w:pPr>
        <w:pStyle w:val="afff3"/>
        <w:rPr>
          <w:rtl/>
        </w:rPr>
      </w:pPr>
      <w:ins w:id="10001" w:author="מספור קטעי משנה" w:date="2026-10-06T06:45:11Z">
        <w:r>
          <w:rPr>
            <w:rStyle w:val="MisparKeta"/>
          </w:rPr>
          <w:t xml:space="preserve">ג. </w:t>
        </w:r>
      </w:ins>
      <w:r w:rsidRPr="00F40D4B">
        <w:rPr>
          <w:rtl/>
        </w:rPr>
        <w:t>המקבל שדה מחבירו בעשרה כור חטים לשנה ולקתה - נותן לו מתוכה.</w:t>
      </w:r>
    </w:p>
    <w:p w14:paraId="72BDD54F" w14:textId="77777777" w:rsidR="006F071F" w:rsidRPr="00F40D4B" w:rsidRDefault="006F071F" w:rsidP="00DC37D8">
      <w:pPr>
        <w:pStyle w:val="afff3"/>
        <w:rPr>
          <w:rtl/>
        </w:rPr>
      </w:pPr>
      <w:r w:rsidRPr="00F40D4B">
        <w:rPr>
          <w:rtl/>
        </w:rPr>
        <w:t>היו חטיה יפות, לא יאמר לו הריני לוקח מן השוק, אלא נותן לו מתוכה.</w:t>
      </w:r>
    </w:p>
    <w:p w14:paraId="0211E83D" w14:textId="77777777" w:rsidR="00594643" w:rsidRDefault="006F071F" w:rsidP="00594643">
      <w:pPr>
        <w:pStyle w:val="36"/>
        <w:framePr w:wrap="notBeside"/>
        <w:rPr>
          <w:rtl/>
        </w:rPr>
      </w:pPr>
      <w:r w:rsidRPr="00F40D4B">
        <w:rPr>
          <w:rtl/>
        </w:rPr>
        <w:t>•</w:t>
      </w:r>
      <w:r w:rsidRPr="00F40D4B">
        <w:rPr>
          <w:rFonts w:hint="cs"/>
          <w:rtl/>
        </w:rPr>
        <w:t xml:space="preserve"> אותו</w:t>
      </w:r>
    </w:p>
    <w:p w14:paraId="13D22000" w14:textId="27E5CEFF" w:rsidR="00A6533C" w:rsidRPr="00F40D4B" w:rsidRDefault="006F071F" w:rsidP="009B508D">
      <w:pPr>
        <w:rPr>
          <w:rtl/>
        </w:rPr>
      </w:pPr>
      <w:r w:rsidRPr="00F40D4B">
        <w:rPr>
          <w:rFonts w:hint="cs"/>
          <w:rtl/>
        </w:rPr>
        <w:t>שקיבל</w:t>
      </w:r>
      <w:r w:rsidRPr="00F40D4B">
        <w:rPr>
          <w:rtl/>
        </w:rPr>
        <w:t xml:space="preserve"> </w:t>
      </w:r>
      <w:r w:rsidRPr="00F40D4B">
        <w:rPr>
          <w:rFonts w:hint="cs"/>
          <w:rtl/>
        </w:rPr>
        <w:t>קרקע לאספסתא- תמורת כור שערי, ועשתה אספסתא וחרשה וזרעה שעורים ולקו השעורים</w:t>
      </w:r>
    </w:p>
    <w:p w14:paraId="02EB8949" w14:textId="5CF44F01" w:rsidR="00594643" w:rsidRDefault="006F071F" w:rsidP="00594643">
      <w:pPr>
        <w:pStyle w:val="36"/>
        <w:framePr w:wrap="notBeside"/>
        <w:rPr>
          <w:rtl/>
        </w:rPr>
      </w:pPr>
      <w:r w:rsidRPr="00F40D4B">
        <w:rPr>
          <w:rFonts w:hint="cs"/>
          <w:rtl/>
        </w:rPr>
        <w:t>רבינא</w:t>
      </w:r>
      <w:r w:rsidR="00594643">
        <w:rPr>
          <w:rFonts w:hint="cs"/>
          <w:rtl/>
        </w:rPr>
        <w:t xml:space="preserve"> לר''ח</w:t>
      </w:r>
      <w:r w:rsidRPr="00F40D4B">
        <w:rPr>
          <w:rFonts w:hint="cs"/>
          <w:rtl/>
        </w:rPr>
        <w:t xml:space="preserve"> </w:t>
      </w:r>
    </w:p>
    <w:p w14:paraId="77E84493" w14:textId="1A1764CF" w:rsidR="006F071F" w:rsidRPr="00F40D4B" w:rsidRDefault="006F071F" w:rsidP="00594643">
      <w:pPr>
        <w:spacing w:after="60"/>
        <w:rPr>
          <w:rtl/>
        </w:rPr>
      </w:pPr>
      <w:r w:rsidRPr="00F40D4B">
        <w:rPr>
          <w:rFonts w:hint="cs"/>
          <w:rtl/>
        </w:rPr>
        <w:t>ד</w:t>
      </w:r>
      <w:r w:rsidR="00237964" w:rsidRPr="00F40D4B">
        <w:rPr>
          <w:rFonts w:hint="cs"/>
          <w:rtl/>
        </w:rPr>
        <w:t>כאן</w:t>
      </w:r>
      <w:r w:rsidRPr="00F40D4B">
        <w:rPr>
          <w:rFonts w:hint="cs"/>
          <w:rtl/>
        </w:rPr>
        <w:t xml:space="preserve"> עשתה הקרקע שליחות בעליה</w:t>
      </w:r>
      <w:r w:rsidR="00594643">
        <w:rPr>
          <w:rFonts w:hint="cs"/>
          <w:rtl/>
        </w:rPr>
        <w:t>,</w:t>
      </w:r>
      <w:r w:rsidRPr="00F40D4B">
        <w:rPr>
          <w:rFonts w:hint="cs"/>
          <w:rtl/>
        </w:rPr>
        <w:t xml:space="preserve"> ול</w:t>
      </w:r>
      <w:r w:rsidR="00594643">
        <w:rPr>
          <w:rFonts w:hint="cs"/>
          <w:rtl/>
        </w:rPr>
        <w:t>כך</w:t>
      </w:r>
      <w:r w:rsidRPr="00F40D4B">
        <w:rPr>
          <w:rFonts w:hint="cs"/>
          <w:rtl/>
        </w:rPr>
        <w:t xml:space="preserve"> אין מנכה לו</w:t>
      </w:r>
    </w:p>
    <w:p w14:paraId="598454DB" w14:textId="77777777" w:rsidR="00594643" w:rsidRDefault="006F071F" w:rsidP="00594643">
      <w:pPr>
        <w:pStyle w:val="36"/>
        <w:framePr w:wrap="notBeside"/>
        <w:rPr>
          <w:rtl/>
        </w:rPr>
      </w:pPr>
      <w:r w:rsidRPr="00F40D4B">
        <w:rPr>
          <w:rtl/>
        </w:rPr>
        <w:t>•</w:t>
      </w:r>
      <w:r w:rsidRPr="00F40D4B">
        <w:rPr>
          <w:rFonts w:hint="cs"/>
          <w:rtl/>
        </w:rPr>
        <w:t xml:space="preserve"> אותו </w:t>
      </w:r>
    </w:p>
    <w:p w14:paraId="14A90272" w14:textId="77777777" w:rsidR="00594643" w:rsidRDefault="006F071F" w:rsidP="009B508D">
      <w:pPr>
        <w:rPr>
          <w:rtl/>
        </w:rPr>
      </w:pPr>
      <w:r w:rsidRPr="00F40D4B">
        <w:rPr>
          <w:rFonts w:hint="cs"/>
          <w:rtl/>
        </w:rPr>
        <w:t xml:space="preserve">קבל פרדס מחבירו תמורת עשר חביות יין והחמיצו, </w:t>
      </w:r>
    </w:p>
    <w:p w14:paraId="3FEF3BBE" w14:textId="77777777" w:rsidR="00594643" w:rsidRDefault="006F071F" w:rsidP="00594643">
      <w:pPr>
        <w:pStyle w:val="36"/>
        <w:framePr w:wrap="notBeside"/>
        <w:rPr>
          <w:rtl/>
        </w:rPr>
      </w:pPr>
      <w:r w:rsidRPr="00F40D4B">
        <w:rPr>
          <w:rFonts w:hint="cs"/>
          <w:rtl/>
        </w:rPr>
        <w:t>ו</w:t>
      </w:r>
      <w:r w:rsidRPr="00F40D4B">
        <w:rPr>
          <w:rtl/>
        </w:rPr>
        <w:t xml:space="preserve">סבר ר"כ: </w:t>
      </w:r>
    </w:p>
    <w:p w14:paraId="249BB444" w14:textId="4F5A2C25" w:rsidR="006F071F" w:rsidRPr="00F40D4B" w:rsidRDefault="00594643" w:rsidP="009B508D">
      <w:pPr>
        <w:rPr>
          <w:rtl/>
        </w:rPr>
      </w:pPr>
      <w:r>
        <w:rPr>
          <w:rFonts w:hint="cs"/>
          <w:rtl/>
        </w:rPr>
        <w:t>ה</w:t>
      </w:r>
      <w:r w:rsidR="006F071F" w:rsidRPr="00F40D4B">
        <w:rPr>
          <w:rtl/>
        </w:rPr>
        <w:t>יינו מתני</w:t>
      </w:r>
      <w:r w:rsidR="006F071F" w:rsidRPr="00F40D4B">
        <w:rPr>
          <w:rFonts w:hint="cs"/>
          <w:rtl/>
        </w:rPr>
        <w:t>'</w:t>
      </w:r>
      <w:r w:rsidR="006F071F" w:rsidRPr="00F40D4B">
        <w:rPr>
          <w:rtl/>
        </w:rPr>
        <w:t xml:space="preserve"> לקתה נותן לו מתוכה.</w:t>
      </w:r>
    </w:p>
    <w:p w14:paraId="0F81CB10" w14:textId="77777777" w:rsidR="00594643" w:rsidRDefault="006F071F" w:rsidP="00594643">
      <w:pPr>
        <w:pStyle w:val="36"/>
        <w:framePr w:wrap="notBeside"/>
        <w:rPr>
          <w:rtl/>
        </w:rPr>
      </w:pPr>
      <w:r w:rsidRPr="00F40D4B">
        <w:rPr>
          <w:rtl/>
        </w:rPr>
        <w:lastRenderedPageBreak/>
        <w:t>א"ל רב אשי:</w:t>
      </w:r>
    </w:p>
    <w:p w14:paraId="1FA3AAD8" w14:textId="623AADD6" w:rsidR="00A6533C" w:rsidRPr="00F40D4B" w:rsidRDefault="00237964" w:rsidP="009B508D">
      <w:pPr>
        <w:rPr>
          <w:rtl/>
        </w:rPr>
      </w:pPr>
      <w:r w:rsidRPr="00594643">
        <w:rPr>
          <w:rStyle w:val="affffc"/>
          <w:rtl/>
        </w:rPr>
        <w:t>שם</w:t>
      </w:r>
      <w:r w:rsidR="006F071F" w:rsidRPr="00F40D4B">
        <w:rPr>
          <w:rtl/>
        </w:rPr>
        <w:t xml:space="preserve"> לא ע</w:t>
      </w:r>
      <w:r w:rsidR="00594643">
        <w:rPr>
          <w:rFonts w:hint="cs"/>
          <w:rtl/>
        </w:rPr>
        <w:t>שתה</w:t>
      </w:r>
      <w:r w:rsidR="006F071F" w:rsidRPr="00F40D4B">
        <w:rPr>
          <w:rtl/>
        </w:rPr>
        <w:t xml:space="preserve"> </w:t>
      </w:r>
      <w:r w:rsidR="00594643">
        <w:rPr>
          <w:rFonts w:hint="cs"/>
          <w:rtl/>
        </w:rPr>
        <w:t>ה</w:t>
      </w:r>
      <w:r w:rsidR="006F071F" w:rsidRPr="00F40D4B">
        <w:rPr>
          <w:rFonts w:hint="cs"/>
          <w:rtl/>
        </w:rPr>
        <w:t xml:space="preserve">קרקע שליחותה </w:t>
      </w:r>
      <w:r w:rsidRPr="00F40D4B">
        <w:rPr>
          <w:rFonts w:hint="cs"/>
          <w:rtl/>
        </w:rPr>
        <w:t>כאן</w:t>
      </w:r>
      <w:r w:rsidR="006F071F" w:rsidRPr="00F40D4B">
        <w:rPr>
          <w:rFonts w:hint="cs"/>
          <w:rtl/>
        </w:rPr>
        <w:t xml:space="preserve"> עשתה הקרקע שליחותה</w:t>
      </w:r>
    </w:p>
    <w:p w14:paraId="21E14381" w14:textId="27B0A754" w:rsidR="00594643" w:rsidRDefault="006F071F" w:rsidP="00594643">
      <w:pPr>
        <w:pStyle w:val="36"/>
        <w:framePr w:wrap="notBeside"/>
        <w:rPr>
          <w:rtl/>
        </w:rPr>
      </w:pPr>
      <w:r w:rsidRPr="00F40D4B">
        <w:rPr>
          <w:rtl/>
        </w:rPr>
        <w:t>ומודה ר</w:t>
      </w:r>
      <w:r w:rsidR="00594643">
        <w:rPr>
          <w:rFonts w:hint="cs"/>
          <w:rtl/>
        </w:rPr>
        <w:t>"א</w:t>
      </w:r>
    </w:p>
    <w:p w14:paraId="564F9F28" w14:textId="22CDFD07" w:rsidR="006F071F" w:rsidRPr="00F40D4B" w:rsidRDefault="006F071F" w:rsidP="009B508D">
      <w:pPr>
        <w:rPr>
          <w:rtl/>
        </w:rPr>
      </w:pPr>
      <w:r w:rsidRPr="00F40D4B">
        <w:rPr>
          <w:rtl/>
        </w:rPr>
        <w:t>בענבי</w:t>
      </w:r>
      <w:r w:rsidRPr="00F40D4B">
        <w:rPr>
          <w:rFonts w:hint="cs"/>
          <w:rtl/>
        </w:rPr>
        <w:t>ם שהתליעו קודם שנדרכו בגת ו</w:t>
      </w:r>
      <w:r w:rsidRPr="00F40D4B">
        <w:rPr>
          <w:rtl/>
        </w:rPr>
        <w:t>שדה שלקתה בעומריה</w:t>
      </w:r>
      <w:r w:rsidRPr="00F40D4B">
        <w:rPr>
          <w:rFonts w:hint="cs"/>
          <w:rtl/>
        </w:rPr>
        <w:t xml:space="preserve"> </w:t>
      </w:r>
      <w:r w:rsidRPr="00F40D4B">
        <w:rPr>
          <w:rtl/>
        </w:rPr>
        <w:t>–</w:t>
      </w:r>
      <w:r w:rsidRPr="00F40D4B">
        <w:rPr>
          <w:rFonts w:hint="cs"/>
          <w:rtl/>
        </w:rPr>
        <w:t xml:space="preserve"> שהדבר תלוי בקרקע</w:t>
      </w:r>
      <w:r w:rsidRPr="00F40D4B">
        <w:rPr>
          <w:rtl/>
        </w:rPr>
        <w:t>.</w:t>
      </w:r>
    </w:p>
    <w:bookmarkEnd w:id="22"/>
    <w:p w14:paraId="7108DBE5" w14:textId="77777777" w:rsidR="00A6533C" w:rsidRPr="00F40D4B" w:rsidRDefault="00A6533C" w:rsidP="00A6533C">
      <w:pPr>
        <w:pStyle w:val="aff9"/>
        <w:rPr>
          <w:rtl/>
        </w:rPr>
      </w:pPr>
      <w:r w:rsidRPr="00F40D4B">
        <w:rPr>
          <w:rtl/>
        </w:rPr>
        <w:t>***</w:t>
      </w:r>
    </w:p>
    <w:p w14:paraId="6E8DB348" w14:textId="5E15451A" w:rsidR="006F071F" w:rsidRPr="00F40D4B" w:rsidRDefault="006F071F" w:rsidP="00BD1EBF">
      <w:pPr>
        <w:pStyle w:val="afffff"/>
        <w:framePr w:wrap="around"/>
        <w:rPr>
          <w:rtl/>
        </w:rPr>
      </w:pPr>
      <w:bookmarkStart w:id="23" w:name="_Hlk169254628"/>
      <w:del w:id="20322" w:author="קלוד" w:date="2026-10-06T10:08:05Z">
        <w:r>
          <w:rPr>
            <w:rtl/>
          </w:rPr>
          <w:delText xml:space="preserve">משנה.</w:delText>
        </w:r>
      </w:del>
      <w:ins w:id="20323" w:author="קלוד" w:date="2026-10-06T10:08:05Z">
        <w:r>
          <w:rPr>
            <w:rtl/>
          </w:rPr>
          <w:t xml:space="preserve">משנה ח</w:t>
        </w:r>
      </w:ins>
    </w:p>
    <w:p w14:paraId="6ED6B357" w14:textId="6E5AD1F3" w:rsidR="00BD1EBF" w:rsidRDefault="006F071F" w:rsidP="00BD1EBF">
      <w:pPr>
        <w:pStyle w:val="afff3"/>
        <w:jc w:val="center"/>
        <w:rPr>
          <w:rtl/>
        </w:rPr>
      </w:pPr>
      <w:ins w:id="10002" w:author="מספור קטעי משנה" w:date="2026-10-06T06:45:11Z">
        <w:r>
          <w:rPr>
            <w:rStyle w:val="MisparKeta"/>
          </w:rPr>
          <w:t xml:space="preserve">ה. </w:t>
        </w:r>
      </w:ins>
      <w:r w:rsidRPr="00F40D4B">
        <w:rPr>
          <w:rtl/>
        </w:rPr>
        <w:t>המקבל שדה מחבירו</w:t>
      </w:r>
    </w:p>
    <w:p w14:paraId="6B9F6940" w14:textId="38E3F1AC" w:rsidR="00A6533C" w:rsidRPr="00F40D4B" w:rsidRDefault="006F071F" w:rsidP="00BD1EBF">
      <w:pPr>
        <w:pStyle w:val="afff3"/>
        <w:rPr>
          <w:rtl/>
        </w:rPr>
      </w:pPr>
      <w:r w:rsidRPr="00F40D4B">
        <w:rPr>
          <w:rtl/>
        </w:rPr>
        <w:t>לזרעה שעורים - לא יזרענה חטים, חטים - יזרענה שעורים,</w:t>
      </w:r>
    </w:p>
    <w:p w14:paraId="6D71FE39" w14:textId="65A157A2" w:rsidR="006F071F" w:rsidRPr="00F40D4B" w:rsidRDefault="00BD1EBF" w:rsidP="00DC37D8">
      <w:pPr>
        <w:pStyle w:val="afff3"/>
        <w:rPr>
          <w:rtl/>
        </w:rPr>
      </w:pPr>
      <w:r>
        <w:rPr>
          <w:rStyle w:val="TanaimMishna"/>
          <w:rFonts w:hint="cs"/>
          <w:rtl/>
          <w:rPrChange w:id="20145" w:author="קלוד" w:date="2026-10-06T10:08:05Z">
            <w:rPr>
              <w:rStyle w:val="affffc"/>
              <w:rFonts w:hint="cs"/>
              <w:rtl/>
            </w:rPr>
          </w:rPrChange>
        </w:rPr>
        <w:t>רשב''ג:</w:t>
      </w:r>
      <w:r w:rsidR="006F071F" w:rsidRPr="00F40D4B">
        <w:rPr>
          <w:rtl/>
        </w:rPr>
        <w:t xml:space="preserve"> אוסר.</w:t>
      </w:r>
    </w:p>
    <w:p w14:paraId="11817FD9" w14:textId="77777777" w:rsidR="00BD1EBF" w:rsidRDefault="006F071F" w:rsidP="00DC37D8">
      <w:pPr>
        <w:pStyle w:val="afff3"/>
        <w:rPr>
          <w:rtl/>
        </w:rPr>
      </w:pPr>
      <w:r w:rsidRPr="00F40D4B">
        <w:rPr>
          <w:rtl/>
        </w:rPr>
        <w:t xml:space="preserve">תבואה - לא יזרענה קטנית, קטנית - יזרענה תבואה, </w:t>
      </w:r>
    </w:p>
    <w:p w14:paraId="4932D3AE" w14:textId="4A34F341" w:rsidR="006F071F" w:rsidRPr="00F40D4B" w:rsidRDefault="00BD1EBF" w:rsidP="00DC37D8">
      <w:pPr>
        <w:pStyle w:val="afff3"/>
        <w:rPr>
          <w:rtl/>
        </w:rPr>
      </w:pPr>
      <w:r>
        <w:rPr>
          <w:rStyle w:val="TanaimMishna"/>
          <w:rFonts w:hint="cs"/>
          <w:rtl/>
          <w:rPrChange w:id="20146" w:author="קלוד" w:date="2026-10-06T10:08:05Z">
            <w:rPr>
              <w:rStyle w:val="affffc"/>
              <w:rFonts w:hint="cs"/>
              <w:rtl/>
            </w:rPr>
          </w:rPrChange>
        </w:rPr>
        <w:t>רשב''ג:</w:t>
      </w:r>
      <w:r>
        <w:rPr>
          <w:rStyle w:val="TanaimMishna"/>
          <w:rPrChange w:id="20147" w:author="קלוד" w:date="2026-10-06T10:08:05Z">
            <w:rPr>
              <w:rStyle w:val="affffc"/>
            </w:rPr>
          </w:rPrChange>
        </w:rPr>
        <w:t xml:space="preserve"> </w:t>
      </w:r>
      <w:r w:rsidR="006F071F" w:rsidRPr="00F40D4B">
        <w:rPr>
          <w:rtl/>
        </w:rPr>
        <w:t>אוסר.</w:t>
      </w:r>
    </w:p>
    <w:p w14:paraId="26B4E9F4" w14:textId="46F6DF1E" w:rsidR="00A6533C" w:rsidRPr="00F40D4B" w:rsidRDefault="00BD1EBF" w:rsidP="00BD1EBF">
      <w:pPr>
        <w:pStyle w:val="affff9"/>
        <w:rPr>
          <w:rtl/>
        </w:rPr>
      </w:pPr>
      <w:r>
        <w:rPr>
          <w:rFonts w:hint="cs"/>
          <w:rtl/>
        </w:rPr>
        <w:t>טעם דרשב''ג שאסר</w:t>
      </w:r>
    </w:p>
    <w:p w14:paraId="58AEFBF4" w14:textId="47766016" w:rsidR="00BD1EBF" w:rsidRDefault="00BD1EBF" w:rsidP="00BD1EBF">
      <w:pPr>
        <w:pStyle w:val="36"/>
        <w:framePr w:wrap="notBeside"/>
        <w:rPr>
          <w:rtl/>
        </w:rPr>
      </w:pPr>
      <w:r>
        <w:rPr>
          <w:rFonts w:hint="cs"/>
          <w:rtl/>
        </w:rPr>
        <w:t xml:space="preserve">א. </w:t>
      </w:r>
      <w:r w:rsidR="006F071F" w:rsidRPr="00F40D4B">
        <w:rPr>
          <w:rFonts w:hint="cs"/>
          <w:rtl/>
        </w:rPr>
        <w:t>ר''ח</w:t>
      </w:r>
      <w:r w:rsidR="006F071F" w:rsidRPr="00F40D4B">
        <w:rPr>
          <w:rtl/>
        </w:rPr>
        <w:t>:</w:t>
      </w:r>
    </w:p>
    <w:p w14:paraId="2DFAE6C5" w14:textId="05CC78C8" w:rsidR="006F071F" w:rsidRPr="00F40D4B" w:rsidRDefault="006F071F" w:rsidP="009B508D">
      <w:pPr>
        <w:rPr>
          <w:rtl/>
        </w:rPr>
      </w:pPr>
      <w:r w:rsidRPr="00F40D4B">
        <w:rPr>
          <w:rtl/>
        </w:rPr>
        <w:t>ד</w:t>
      </w:r>
      <w:r w:rsidRPr="00BD1EBF">
        <w:rPr>
          <w:rStyle w:val="affff8"/>
          <w:rFonts w:hint="cs"/>
          <w:rtl/>
        </w:rPr>
        <w:t>'</w:t>
      </w:r>
      <w:r w:rsidRPr="00BD1EBF">
        <w:rPr>
          <w:rStyle w:val="affff8"/>
          <w:rtl/>
        </w:rPr>
        <w:t xml:space="preserve">שארית ישראל לא יעשו עולה ולא ידברו כזב </w:t>
      </w:r>
      <w:r w:rsidR="00BD1EBF">
        <w:rPr>
          <w:rStyle w:val="affff8"/>
          <w:rFonts w:hint="cs"/>
          <w:rtl/>
        </w:rPr>
        <w:t>וגו'</w:t>
      </w:r>
      <w:r w:rsidRPr="00BD1EBF">
        <w:rPr>
          <w:rStyle w:val="affff8"/>
          <w:rFonts w:hint="cs"/>
          <w:rtl/>
        </w:rPr>
        <w:t>'</w:t>
      </w:r>
      <w:r w:rsidRPr="00BD1EBF">
        <w:rPr>
          <w:rStyle w:val="affff8"/>
          <w:rtl/>
        </w:rPr>
        <w:t>.</w:t>
      </w:r>
    </w:p>
    <w:p w14:paraId="3F8B0076" w14:textId="77777777" w:rsidR="00BD1EBF" w:rsidRDefault="006F071F" w:rsidP="00BD1EBF">
      <w:pPr>
        <w:pStyle w:val="36"/>
        <w:framePr w:wrap="notBeside"/>
        <w:rPr>
          <w:rtl/>
        </w:rPr>
      </w:pPr>
      <w:r w:rsidRPr="00F40D4B">
        <w:rPr>
          <w:rtl/>
        </w:rPr>
        <w:t>מיתיבי:</w:t>
      </w:r>
    </w:p>
    <w:p w14:paraId="0D73EFA8" w14:textId="3F872FC1" w:rsidR="006F071F" w:rsidRPr="00F40D4B" w:rsidRDefault="006F071F" w:rsidP="009B508D">
      <w:pPr>
        <w:rPr>
          <w:rtl/>
        </w:rPr>
      </w:pPr>
      <w:r w:rsidRPr="00F40D4B">
        <w:rPr>
          <w:rtl/>
        </w:rPr>
        <w:t>מגבת פורים - לפורים, ואין מדקדקין בדבר.</w:t>
      </w:r>
    </w:p>
    <w:p w14:paraId="10F82441" w14:textId="33BD8C67" w:rsidR="006F071F" w:rsidRPr="00F40D4B" w:rsidRDefault="00BD1EBF" w:rsidP="00BD1EBF">
      <w:pPr>
        <w:rPr>
          <w:rtl/>
        </w:rPr>
      </w:pPr>
      <w:r w:rsidRPr="00BD1EBF">
        <w:rPr>
          <w:rStyle w:val="affffc"/>
          <w:rFonts w:hint="cs"/>
          <w:rtl/>
        </w:rPr>
        <w:t>רי''ע מר''מ</w:t>
      </w:r>
      <w:r>
        <w:rPr>
          <w:rFonts w:hint="cs"/>
          <w:rtl/>
        </w:rPr>
        <w:t>:</w:t>
      </w:r>
      <w:r>
        <w:t xml:space="preserve"> </w:t>
      </w:r>
      <w:r w:rsidR="006F071F" w:rsidRPr="00F40D4B">
        <w:rPr>
          <w:rtl/>
        </w:rPr>
        <w:t>ואין העני רשאי ליקח מהן רצועה לסנדלו, א</w:t>
      </w:r>
      <w:r w:rsidR="006F071F" w:rsidRPr="00F40D4B">
        <w:rPr>
          <w:rFonts w:hint="cs"/>
          <w:rtl/>
        </w:rPr>
        <w:t>א''כ</w:t>
      </w:r>
      <w:r w:rsidR="006F071F" w:rsidRPr="00F40D4B">
        <w:rPr>
          <w:rtl/>
        </w:rPr>
        <w:t xml:space="preserve"> התנה במעמד אנשי העיר,</w:t>
      </w:r>
      <w:r>
        <w:rPr>
          <w:rFonts w:hint="cs"/>
          <w:rtl/>
        </w:rPr>
        <w:t xml:space="preserve"> </w:t>
      </w:r>
      <w:r w:rsidR="006F071F" w:rsidRPr="00BD1EBF">
        <w:rPr>
          <w:rStyle w:val="affffc"/>
          <w:rFonts w:hint="cs"/>
          <w:rtl/>
        </w:rPr>
        <w:t>ורשב''ג:</w:t>
      </w:r>
      <w:r w:rsidR="006F071F" w:rsidRPr="00F40D4B">
        <w:rPr>
          <w:rtl/>
        </w:rPr>
        <w:t xml:space="preserve"> </w:t>
      </w:r>
      <w:r w:rsidR="006F071F" w:rsidRPr="00BD1EBF">
        <w:rPr>
          <w:b/>
          <w:bCs/>
          <w:rtl/>
        </w:rPr>
        <w:t>מיקל.</w:t>
      </w:r>
    </w:p>
    <w:p w14:paraId="30B51177" w14:textId="3EE8D15F" w:rsidR="00BD1EBF" w:rsidRDefault="00BD1EBF" w:rsidP="00BD1EBF">
      <w:pPr>
        <w:pStyle w:val="36"/>
        <w:framePr w:wrap="notBeside"/>
        <w:rPr>
          <w:rtl/>
        </w:rPr>
      </w:pPr>
      <w:r>
        <w:rPr>
          <w:rFonts w:hint="cs"/>
          <w:rtl/>
        </w:rPr>
        <w:t xml:space="preserve">ב. </w:t>
      </w:r>
      <w:r w:rsidR="006F071F" w:rsidRPr="00F40D4B">
        <w:rPr>
          <w:rtl/>
        </w:rPr>
        <w:t>אביי:</w:t>
      </w:r>
    </w:p>
    <w:p w14:paraId="4E779F45" w14:textId="37D9BDDA" w:rsidR="00A6533C" w:rsidRPr="00F40D4B" w:rsidRDefault="006F071F" w:rsidP="009B508D">
      <w:pPr>
        <w:rPr>
          <w:rtl/>
        </w:rPr>
      </w:pPr>
      <w:r w:rsidRPr="00F40D4B">
        <w:rPr>
          <w:rtl/>
        </w:rPr>
        <w:t>טעמא דר</w:t>
      </w:r>
      <w:r w:rsidRPr="00F40D4B">
        <w:rPr>
          <w:rFonts w:hint="cs"/>
          <w:rtl/>
        </w:rPr>
        <w:t>שב''ג דאסור לשנות בשדה כדמר: דהרוצה להכחיש קרקעו יזרענה שנה חיטים ושנה שעורים או שנה לאורכה ושנה לרחבה, וה''מ בלא חרשה אח''כ, דבחרשה אי''ז נפק''מ</w:t>
      </w:r>
    </w:p>
    <w:p w14:paraId="34B2F57B" w14:textId="3CF115F4" w:rsidR="006F071F" w:rsidRPr="00F40D4B" w:rsidRDefault="006F071F" w:rsidP="00B81D81">
      <w:pPr>
        <w:rPr>
          <w:rtl/>
        </w:rPr>
      </w:pPr>
      <w:r w:rsidRPr="00F40D4B">
        <w:rPr>
          <w:rFonts w:hint="cs"/>
          <w:rtl/>
        </w:rPr>
        <w:t>משא''כ גבי מעות פורים</w:t>
      </w:r>
    </w:p>
    <w:p w14:paraId="32B2D167" w14:textId="77777777" w:rsidR="00BD1EBF" w:rsidRDefault="006F071F" w:rsidP="00BD1EBF">
      <w:pPr>
        <w:pStyle w:val="affe"/>
        <w:framePr w:wrap="around"/>
        <w:rPr>
          <w:rtl/>
        </w:rPr>
      </w:pPr>
      <w:r w:rsidRPr="00F40D4B">
        <w:rPr>
          <w:rFonts w:hint="cs"/>
          <w:rtl/>
        </w:rPr>
        <w:t xml:space="preserve">קז. </w:t>
      </w:r>
    </w:p>
    <w:p w14:paraId="628C02A1" w14:textId="1A6869E2" w:rsidR="006F071F" w:rsidRPr="00F40D4B" w:rsidRDefault="006F071F" w:rsidP="00DC37D8">
      <w:pPr>
        <w:pStyle w:val="afffb"/>
        <w:rPr>
          <w:rtl/>
        </w:rPr>
      </w:pPr>
      <w:ins w:id="10003" w:author="מספור קטעי משנה" w:date="2026-10-06T06:45:11Z">
        <w:r>
          <w:rPr>
            <w:rStyle w:val="MisparKeta"/>
          </w:rPr>
          <w:t xml:space="preserve">א. </w:t>
        </w:r>
      </w:ins>
      <w:r w:rsidRPr="00F40D4B">
        <w:rPr>
          <w:rtl/>
        </w:rPr>
        <w:t>תבואה לא יזרענה קטנית [וכו'].</w:t>
      </w:r>
    </w:p>
    <w:p w14:paraId="01D055DD" w14:textId="77777777" w:rsidR="00BD1EBF" w:rsidRDefault="006F071F" w:rsidP="00BD1EBF">
      <w:pPr>
        <w:pStyle w:val="36"/>
        <w:framePr w:wrap="notBeside"/>
        <w:rPr>
          <w:rtl/>
        </w:rPr>
      </w:pPr>
      <w:r w:rsidRPr="00F40D4B">
        <w:rPr>
          <w:rFonts w:hint="cs"/>
          <w:rtl/>
        </w:rPr>
        <w:t xml:space="preserve">והך </w:t>
      </w:r>
    </w:p>
    <w:p w14:paraId="1AB39182" w14:textId="6F74781F" w:rsidR="00A6533C" w:rsidRPr="00F40D4B" w:rsidRDefault="006F071F" w:rsidP="009B508D">
      <w:pPr>
        <w:rPr>
          <w:rtl/>
        </w:rPr>
      </w:pPr>
      <w:r w:rsidRPr="00F40D4B">
        <w:rPr>
          <w:rFonts w:hint="cs"/>
          <w:rtl/>
        </w:rPr>
        <w:t>יזרענה קטנית היינו בבל שיש מים בקרקע משא''כ בישראל</w:t>
      </w:r>
    </w:p>
    <w:p w14:paraId="1286E005" w14:textId="77777777" w:rsidR="00BD1EBF" w:rsidRDefault="006F071F" w:rsidP="00BD1EBF">
      <w:pPr>
        <w:pStyle w:val="36"/>
        <w:framePr w:wrap="notBeside"/>
        <w:rPr>
          <w:rtl/>
        </w:rPr>
      </w:pPr>
      <w:r w:rsidRPr="00F40D4B">
        <w:rPr>
          <w:rtl/>
        </w:rPr>
        <w:t>ר</w:t>
      </w:r>
      <w:r w:rsidRPr="00F40D4B">
        <w:rPr>
          <w:rFonts w:hint="cs"/>
          <w:rtl/>
        </w:rPr>
        <w:t>"י לרבר''נ</w:t>
      </w:r>
      <w:r w:rsidRPr="00F40D4B">
        <w:rPr>
          <w:rtl/>
        </w:rPr>
        <w:t>:</w:t>
      </w:r>
    </w:p>
    <w:p w14:paraId="3051C7B0" w14:textId="257BE892" w:rsidR="00BD1EBF" w:rsidRDefault="006F071F" w:rsidP="00BD1EBF">
      <w:pPr>
        <w:rPr>
          <w:rtl/>
        </w:rPr>
      </w:pPr>
      <w:r w:rsidRPr="00F40D4B">
        <w:rPr>
          <w:rtl/>
        </w:rPr>
        <w:t xml:space="preserve">רבין אחי, </w:t>
      </w:r>
      <w:r w:rsidRPr="00F40D4B">
        <w:rPr>
          <w:rFonts w:hint="cs"/>
          <w:rtl/>
        </w:rPr>
        <w:t>אותם שחלים הגדלים בין הכותנה אין בהם משום גזל שמכחישים הכותנה</w:t>
      </w:r>
      <w:r w:rsidR="00BD1EBF">
        <w:rPr>
          <w:rFonts w:hint="cs"/>
          <w:rtl/>
        </w:rPr>
        <w:t xml:space="preserve"> </w:t>
      </w:r>
      <w:r w:rsidRPr="00F40D4B">
        <w:rPr>
          <w:rFonts w:hint="cs"/>
          <w:rtl/>
        </w:rPr>
        <w:t xml:space="preserve">אך בעומדות על הגבולין הר''ז גזל, </w:t>
      </w:r>
      <w:r w:rsidRPr="00BD1EBF">
        <w:rPr>
          <w:rStyle w:val="affffc"/>
          <w:rFonts w:hint="cs"/>
          <w:rtl/>
        </w:rPr>
        <w:t>ואי הוקשו כבר</w:t>
      </w:r>
      <w:r w:rsidRPr="00F40D4B">
        <w:rPr>
          <w:rFonts w:hint="cs"/>
          <w:rtl/>
        </w:rPr>
        <w:t xml:space="preserve"> אפי' בין הכותנה הוי גזל דמאי דאפסיד אפסיד</w:t>
      </w:r>
      <w:r w:rsidRPr="00F40D4B">
        <w:rPr>
          <w:rtl/>
        </w:rPr>
        <w:t>.</w:t>
      </w:r>
    </w:p>
    <w:p w14:paraId="12D69824" w14:textId="0EDC3108" w:rsidR="00BD1EBF" w:rsidRDefault="006F071F" w:rsidP="00BD1EBF">
      <w:pPr>
        <w:pStyle w:val="36"/>
        <w:framePr w:wrap="notBeside"/>
        <w:rPr>
          <w:rtl/>
        </w:rPr>
      </w:pPr>
      <w:r w:rsidRPr="00F40D4B">
        <w:rPr>
          <w:rtl/>
        </w:rPr>
        <w:t>ר</w:t>
      </w:r>
      <w:r w:rsidRPr="00F40D4B">
        <w:rPr>
          <w:rFonts w:hint="cs"/>
          <w:rtl/>
        </w:rPr>
        <w:t>''י לרבר''נ</w:t>
      </w:r>
      <w:r w:rsidRPr="00F40D4B">
        <w:rPr>
          <w:rtl/>
        </w:rPr>
        <w:t>:</w:t>
      </w:r>
    </w:p>
    <w:p w14:paraId="5C953CBB" w14:textId="572B7DFB" w:rsidR="00A6533C" w:rsidRPr="00BD1EBF" w:rsidRDefault="006F071F" w:rsidP="009B508D">
      <w:pPr>
        <w:rPr>
          <w:rStyle w:val="afffff2"/>
          <w:rtl/>
        </w:rPr>
      </w:pPr>
      <w:r w:rsidRPr="00BD1EBF">
        <w:rPr>
          <w:rStyle w:val="affffc"/>
          <w:rtl/>
        </w:rPr>
        <w:lastRenderedPageBreak/>
        <w:t>רבין אחי,</w:t>
      </w:r>
      <w:r w:rsidRPr="00F40D4B">
        <w:rPr>
          <w:rtl/>
        </w:rPr>
        <w:t xml:space="preserve"> הני </w:t>
      </w:r>
      <w:r w:rsidRPr="00F40D4B">
        <w:rPr>
          <w:rFonts w:hint="cs"/>
          <w:rtl/>
        </w:rPr>
        <w:t xml:space="preserve">פירותי שלך ופירותיך שלי </w:t>
      </w:r>
      <w:r w:rsidRPr="00BD1EBF">
        <w:rPr>
          <w:rStyle w:val="afffff2"/>
          <w:rFonts w:hint="cs"/>
          <w:rtl/>
        </w:rPr>
        <w:t>[ששדות אילנותיהם היו סמוכים]</w:t>
      </w:r>
    </w:p>
    <w:p w14:paraId="341DFA88" w14:textId="52306750" w:rsidR="006F071F" w:rsidRPr="00F40D4B" w:rsidRDefault="006F071F" w:rsidP="009B508D">
      <w:pPr>
        <w:rPr>
          <w:rtl/>
        </w:rPr>
      </w:pPr>
      <w:r w:rsidRPr="00F40D4B">
        <w:rPr>
          <w:rtl/>
        </w:rPr>
        <w:t xml:space="preserve">נהוג בני מצרא </w:t>
      </w:r>
      <w:r w:rsidRPr="00BD1EBF">
        <w:rPr>
          <w:rStyle w:val="affffc"/>
          <w:rFonts w:hint="cs"/>
          <w:rtl/>
        </w:rPr>
        <w:t>כרב</w:t>
      </w:r>
      <w:r w:rsidRPr="00F40D4B">
        <w:rPr>
          <w:rFonts w:hint="cs"/>
          <w:rtl/>
        </w:rPr>
        <w:t xml:space="preserve"> </w:t>
      </w:r>
      <w:r w:rsidRPr="00F40D4B">
        <w:rPr>
          <w:rtl/>
        </w:rPr>
        <w:t xml:space="preserve">אילן </w:t>
      </w:r>
      <w:r w:rsidRPr="00F40D4B">
        <w:rPr>
          <w:rFonts w:hint="cs"/>
          <w:rtl/>
        </w:rPr>
        <w:t xml:space="preserve">העומד על המיצר </w:t>
      </w:r>
      <w:r w:rsidRPr="00F40D4B">
        <w:rPr>
          <w:rtl/>
        </w:rPr>
        <w:t xml:space="preserve">הנוטה לכאן </w:t>
      </w:r>
      <w:r w:rsidRPr="00F40D4B">
        <w:rPr>
          <w:rFonts w:hint="cs"/>
          <w:rtl/>
        </w:rPr>
        <w:t>-</w:t>
      </w:r>
      <w:r w:rsidRPr="00F40D4B">
        <w:rPr>
          <w:rtl/>
        </w:rPr>
        <w:t xml:space="preserve"> לכאן, והנוטה לכאן לכאן.</w:t>
      </w:r>
      <w:r w:rsidRPr="00F40D4B">
        <w:rPr>
          <w:rFonts w:hint="cs"/>
          <w:rtl/>
        </w:rPr>
        <w:t xml:space="preserve"> </w:t>
      </w:r>
      <w:r w:rsidRPr="00BD1EBF">
        <w:rPr>
          <w:rStyle w:val="affffc"/>
          <w:rFonts w:hint="cs"/>
          <w:rtl/>
        </w:rPr>
        <w:t>ולשמואל</w:t>
      </w:r>
      <w:r w:rsidR="00BD1EBF">
        <w:rPr>
          <w:rFonts w:hint="cs"/>
          <w:rtl/>
        </w:rPr>
        <w:t>:</w:t>
      </w:r>
      <w:r w:rsidRPr="00F40D4B">
        <w:rPr>
          <w:rFonts w:hint="cs"/>
          <w:rtl/>
        </w:rPr>
        <w:t xml:space="preserve"> חולקין.</w:t>
      </w:r>
    </w:p>
    <w:p w14:paraId="1A06C36E" w14:textId="77777777" w:rsidR="00BD1EBF" w:rsidRDefault="006F071F" w:rsidP="00BD1EBF">
      <w:pPr>
        <w:pStyle w:val="36"/>
        <w:framePr w:wrap="notBeside"/>
        <w:rPr>
          <w:rtl/>
        </w:rPr>
      </w:pPr>
      <w:r w:rsidRPr="00F40D4B">
        <w:rPr>
          <w:rFonts w:hint="cs"/>
          <w:rtl/>
        </w:rPr>
        <w:t>והך</w:t>
      </w:r>
    </w:p>
    <w:p w14:paraId="2E0641FA" w14:textId="77777777" w:rsidR="00BD1EBF" w:rsidRDefault="006F071F" w:rsidP="009B508D">
      <w:pPr>
        <w:rPr>
          <w:rtl/>
        </w:rPr>
      </w:pPr>
      <w:r w:rsidRPr="00F40D4B">
        <w:rPr>
          <w:rFonts w:hint="cs"/>
          <w:rtl/>
        </w:rPr>
        <w:t>ד</w:t>
      </w:r>
      <w:r w:rsidRPr="00F40D4B">
        <w:rPr>
          <w:rtl/>
        </w:rPr>
        <w:t>אילן העומד על המיצר - יחלוקו.</w:t>
      </w:r>
      <w:r w:rsidRPr="00F40D4B">
        <w:rPr>
          <w:rFonts w:hint="cs"/>
          <w:rtl/>
        </w:rPr>
        <w:t xml:space="preserve"> </w:t>
      </w:r>
    </w:p>
    <w:p w14:paraId="63B86B8F" w14:textId="77777777" w:rsidR="00BD1EBF" w:rsidRDefault="006F071F" w:rsidP="00BD1EBF">
      <w:pPr>
        <w:pStyle w:val="36"/>
        <w:framePr w:wrap="notBeside"/>
        <w:rPr>
          <w:rtl/>
        </w:rPr>
      </w:pPr>
      <w:r w:rsidRPr="00F40D4B">
        <w:rPr>
          <w:rFonts w:hint="cs"/>
          <w:rtl/>
        </w:rPr>
        <w:t>לרב</w:t>
      </w:r>
    </w:p>
    <w:p w14:paraId="7D20F93C" w14:textId="0AAFAE59" w:rsidR="006F071F" w:rsidRPr="00F40D4B" w:rsidRDefault="006F071F" w:rsidP="009B508D">
      <w:pPr>
        <w:rPr>
          <w:rtl/>
        </w:rPr>
      </w:pPr>
      <w:r w:rsidRPr="00F40D4B">
        <w:rPr>
          <w:rFonts w:hint="cs"/>
          <w:rtl/>
        </w:rPr>
        <w:t>היינו בממלא כל המיצר כולו ואפי' דטעון לצד אחד</w:t>
      </w:r>
    </w:p>
    <w:p w14:paraId="5BB70B86" w14:textId="77777777" w:rsidR="00BD1EBF" w:rsidRDefault="006F071F" w:rsidP="00BD1EBF">
      <w:pPr>
        <w:pStyle w:val="36"/>
        <w:framePr w:wrap="notBeside"/>
        <w:rPr>
          <w:rtl/>
        </w:rPr>
      </w:pPr>
      <w:r w:rsidRPr="00F40D4B">
        <w:rPr>
          <w:rFonts w:hint="cs"/>
          <w:rtl/>
        </w:rPr>
        <w:t>וקמ''ל</w:t>
      </w:r>
    </w:p>
    <w:p w14:paraId="75067E16" w14:textId="2B346895" w:rsidR="006F071F" w:rsidRPr="00F40D4B" w:rsidRDefault="006F071F" w:rsidP="00BD1EBF">
      <w:pPr>
        <w:rPr>
          <w:rtl/>
        </w:rPr>
      </w:pPr>
      <w:r w:rsidRPr="00F40D4B">
        <w:rPr>
          <w:rFonts w:hint="cs"/>
          <w:rtl/>
        </w:rPr>
        <w:t>דאינו יכול לבקש את החלוקה לרוחב המיצר אלא לאורכה</w:t>
      </w:r>
    </w:p>
    <w:p w14:paraId="0D4B33E9" w14:textId="77777777" w:rsidR="00A6533C" w:rsidRPr="00F40D4B" w:rsidRDefault="00A6533C" w:rsidP="00A6533C">
      <w:pPr>
        <w:pStyle w:val="aff9"/>
        <w:rPr>
          <w:rtl/>
        </w:rPr>
      </w:pPr>
      <w:r w:rsidRPr="00F40D4B">
        <w:rPr>
          <w:rtl/>
        </w:rPr>
        <w:t>***</w:t>
      </w:r>
    </w:p>
    <w:p w14:paraId="1C6ADC41" w14:textId="77777777" w:rsidR="00BD1EBF" w:rsidRDefault="006F071F" w:rsidP="00BD1EBF">
      <w:pPr>
        <w:pStyle w:val="36"/>
        <w:framePr w:wrap="notBeside"/>
        <w:rPr>
          <w:rtl/>
        </w:rPr>
      </w:pPr>
      <w:r w:rsidRPr="00F40D4B">
        <w:rPr>
          <w:rtl/>
        </w:rPr>
        <w:t>ר</w:t>
      </w:r>
      <w:r w:rsidRPr="00F40D4B">
        <w:rPr>
          <w:rFonts w:hint="cs"/>
          <w:rtl/>
        </w:rPr>
        <w:t>"י לרבר''נ</w:t>
      </w:r>
      <w:r w:rsidRPr="00F40D4B">
        <w:rPr>
          <w:rtl/>
        </w:rPr>
        <w:t>:</w:t>
      </w:r>
    </w:p>
    <w:p w14:paraId="5E4AA4AE" w14:textId="77777777" w:rsidR="00BD1EBF" w:rsidRDefault="006F071F" w:rsidP="00BD1EBF">
      <w:pPr>
        <w:pStyle w:val="affff9"/>
        <w:rPr>
          <w:rtl/>
        </w:rPr>
      </w:pPr>
      <w:r w:rsidRPr="00F40D4B">
        <w:rPr>
          <w:rtl/>
        </w:rPr>
        <w:t>לא ת</w:t>
      </w:r>
      <w:r w:rsidRPr="00F40D4B">
        <w:rPr>
          <w:rFonts w:hint="cs"/>
          <w:rtl/>
        </w:rPr>
        <w:t xml:space="preserve">קנה קרקע הסמוכה לעיר </w:t>
      </w:r>
    </w:p>
    <w:p w14:paraId="0883EFA4" w14:textId="0DFC3A8B" w:rsidR="006F071F" w:rsidRPr="00F40D4B" w:rsidRDefault="006F071F" w:rsidP="009B508D">
      <w:pPr>
        <w:rPr>
          <w:rtl/>
        </w:rPr>
      </w:pPr>
      <w:r w:rsidRPr="00BD1EBF">
        <w:rPr>
          <w:rStyle w:val="affffc"/>
          <w:rFonts w:hint="cs"/>
          <w:rtl/>
        </w:rPr>
        <w:t>כדרב</w:t>
      </w:r>
      <w:r w:rsidRPr="00BD1EBF">
        <w:rPr>
          <w:rStyle w:val="affffc"/>
          <w:rtl/>
        </w:rPr>
        <w:t>:</w:t>
      </w:r>
      <w:r w:rsidRPr="00F40D4B">
        <w:rPr>
          <w:rtl/>
        </w:rPr>
        <w:t xml:space="preserve"> </w:t>
      </w:r>
      <w:r w:rsidRPr="00F40D4B">
        <w:rPr>
          <w:rFonts w:hint="cs"/>
          <w:rtl/>
        </w:rPr>
        <w:t>ד</w:t>
      </w:r>
      <w:r w:rsidRPr="00F40D4B">
        <w:rPr>
          <w:rtl/>
        </w:rPr>
        <w:t xml:space="preserve">אסור </w:t>
      </w:r>
      <w:r w:rsidR="00BD1EBF">
        <w:rPr>
          <w:rFonts w:hint="cs"/>
          <w:rtl/>
        </w:rPr>
        <w:t>ל</w:t>
      </w:r>
      <w:r w:rsidRPr="00F40D4B">
        <w:rPr>
          <w:rtl/>
        </w:rPr>
        <w:t>אדם שיעמוד על שדה חבירו בשעה שעומדת בקמותיה.</w:t>
      </w:r>
    </w:p>
    <w:p w14:paraId="724B0D0E" w14:textId="77777777" w:rsidR="00BD1EBF" w:rsidRDefault="006F071F" w:rsidP="00BD1EBF">
      <w:pPr>
        <w:pStyle w:val="36"/>
        <w:framePr w:wrap="notBeside"/>
        <w:rPr>
          <w:rStyle w:val="affffc"/>
          <w:rtl/>
        </w:rPr>
      </w:pPr>
      <w:r w:rsidRPr="00BD1EBF">
        <w:rPr>
          <w:rStyle w:val="affffc"/>
          <w:rFonts w:hint="cs"/>
          <w:rtl/>
        </w:rPr>
        <w:t xml:space="preserve">והא </w:t>
      </w:r>
      <w:r w:rsidR="00BD1EBF">
        <w:rPr>
          <w:rStyle w:val="affffc"/>
          <w:rFonts w:hint="cs"/>
          <w:rtl/>
        </w:rPr>
        <w:t>ד</w:t>
      </w:r>
      <w:r w:rsidRPr="00BD1EBF">
        <w:rPr>
          <w:rStyle w:val="affffc"/>
          <w:rFonts w:hint="cs"/>
          <w:rtl/>
        </w:rPr>
        <w:t>תלמידי רב</w:t>
      </w:r>
    </w:p>
    <w:p w14:paraId="22610A5A" w14:textId="06CC1E12" w:rsidR="00A6533C" w:rsidRPr="00F40D4B" w:rsidRDefault="006F071F" w:rsidP="009B508D">
      <w:pPr>
        <w:rPr>
          <w:rtl/>
        </w:rPr>
      </w:pPr>
      <w:r w:rsidRPr="00BD1EBF">
        <w:rPr>
          <w:rStyle w:val="affff8"/>
          <w:rtl/>
        </w:rPr>
        <w:t>ברוך אתה בעיר -</w:t>
      </w:r>
      <w:r w:rsidRPr="00F40D4B">
        <w:rPr>
          <w:rtl/>
        </w:rPr>
        <w:t xml:space="preserve"> שיהא ביתך סמוך לבית הכנסת,</w:t>
      </w:r>
    </w:p>
    <w:p w14:paraId="12C7D80D" w14:textId="77777777" w:rsidR="00A6533C" w:rsidRPr="00F40D4B" w:rsidRDefault="006F071F" w:rsidP="009B508D">
      <w:pPr>
        <w:rPr>
          <w:rtl/>
        </w:rPr>
      </w:pPr>
      <w:r w:rsidRPr="00BD1EBF">
        <w:rPr>
          <w:rStyle w:val="affff8"/>
          <w:rtl/>
        </w:rPr>
        <w:t>ברוך אתה בשדה</w:t>
      </w:r>
      <w:r w:rsidRPr="00F40D4B">
        <w:rPr>
          <w:rtl/>
        </w:rPr>
        <w:t xml:space="preserve"> - שיהו נכסיך קרובים לעיר,</w:t>
      </w:r>
    </w:p>
    <w:p w14:paraId="18122DCE" w14:textId="4D993FC2" w:rsidR="00A6533C" w:rsidRPr="00BD1EBF" w:rsidRDefault="006F071F" w:rsidP="009B508D">
      <w:pPr>
        <w:rPr>
          <w:spacing w:val="-4"/>
          <w:rtl/>
        </w:rPr>
      </w:pPr>
      <w:r w:rsidRPr="00BD1EBF">
        <w:rPr>
          <w:rStyle w:val="affff8"/>
          <w:rtl/>
        </w:rPr>
        <w:t>ברוך אתה בבאך</w:t>
      </w:r>
      <w:r w:rsidRPr="00BD1EBF">
        <w:rPr>
          <w:spacing w:val="-4"/>
          <w:rtl/>
        </w:rPr>
        <w:t xml:space="preserve"> שלא תמצא אשתך ספק נדה בשעת ביאתך מן ה</w:t>
      </w:r>
      <w:r w:rsidR="00BD1EBF">
        <w:rPr>
          <w:rFonts w:hint="cs"/>
          <w:spacing w:val="-4"/>
          <w:rtl/>
        </w:rPr>
        <w:t>דרך</w:t>
      </w:r>
    </w:p>
    <w:p w14:paraId="0CEA7462" w14:textId="3FAE2D71" w:rsidR="006F071F" w:rsidRPr="00F40D4B" w:rsidRDefault="006F071F" w:rsidP="009B508D">
      <w:pPr>
        <w:rPr>
          <w:rtl/>
        </w:rPr>
      </w:pPr>
      <w:r w:rsidRPr="00BD1EBF">
        <w:rPr>
          <w:rStyle w:val="affff8"/>
          <w:rtl/>
        </w:rPr>
        <w:t>ברוך אתה בצאתך</w:t>
      </w:r>
      <w:r w:rsidRPr="00F40D4B">
        <w:rPr>
          <w:rtl/>
        </w:rPr>
        <w:t xml:space="preserve"> - שיהו צאצאי מעיך כמותך.</w:t>
      </w:r>
    </w:p>
    <w:p w14:paraId="6FB49EA1" w14:textId="77777777" w:rsidR="00BD1EBF" w:rsidRDefault="006F071F" w:rsidP="00BD1EBF">
      <w:pPr>
        <w:pStyle w:val="36"/>
        <w:framePr w:wrap="notBeside"/>
        <w:rPr>
          <w:rtl/>
        </w:rPr>
      </w:pPr>
      <w:r w:rsidRPr="00F40D4B">
        <w:rPr>
          <w:rtl/>
        </w:rPr>
        <w:t>וא</w:t>
      </w:r>
      <w:r w:rsidRPr="00F40D4B">
        <w:rPr>
          <w:rFonts w:hint="cs"/>
          <w:rtl/>
        </w:rPr>
        <w:t>''ל</w:t>
      </w:r>
      <w:r w:rsidRPr="00F40D4B">
        <w:rPr>
          <w:rtl/>
        </w:rPr>
        <w:t xml:space="preserve">: </w:t>
      </w:r>
      <w:r w:rsidRPr="00F40D4B">
        <w:rPr>
          <w:rFonts w:hint="cs"/>
          <w:rtl/>
        </w:rPr>
        <w:t>מד</w:t>
      </w:r>
      <w:r w:rsidRPr="00F40D4B">
        <w:rPr>
          <w:rtl/>
        </w:rPr>
        <w:t>רי"ו</w:t>
      </w:r>
    </w:p>
    <w:p w14:paraId="3F2A7982" w14:textId="0F6C280A" w:rsidR="00A6533C" w:rsidRPr="00F40D4B" w:rsidRDefault="006F071F" w:rsidP="009B508D">
      <w:pPr>
        <w:rPr>
          <w:rtl/>
        </w:rPr>
      </w:pPr>
      <w:r w:rsidRPr="00BD1EBF">
        <w:rPr>
          <w:rStyle w:val="affff8"/>
          <w:rFonts w:hint="cs"/>
          <w:rtl/>
        </w:rPr>
        <w:t>ב</w:t>
      </w:r>
      <w:r w:rsidRPr="00BD1EBF">
        <w:rPr>
          <w:rStyle w:val="affff8"/>
          <w:rtl/>
        </w:rPr>
        <w:t>רוך אתה בעיר</w:t>
      </w:r>
      <w:r w:rsidRPr="00F40D4B">
        <w:rPr>
          <w:rtl/>
        </w:rPr>
        <w:t xml:space="preserve"> שיהא בית הכסא סמוך לשולחנך, </w:t>
      </w:r>
      <w:r w:rsidRPr="00F40D4B">
        <w:rPr>
          <w:rFonts w:hint="cs"/>
          <w:rtl/>
        </w:rPr>
        <w:t xml:space="preserve">ולא </w:t>
      </w:r>
      <w:r w:rsidRPr="00F40D4B">
        <w:rPr>
          <w:rtl/>
        </w:rPr>
        <w:t>ביהכנ</w:t>
      </w:r>
      <w:r w:rsidRPr="00F40D4B">
        <w:rPr>
          <w:rFonts w:hint="cs"/>
          <w:rtl/>
        </w:rPr>
        <w:t>"</w:t>
      </w:r>
      <w:r w:rsidRPr="00F40D4B">
        <w:rPr>
          <w:rtl/>
        </w:rPr>
        <w:t>ס</w:t>
      </w:r>
      <w:r w:rsidRPr="00F40D4B">
        <w:rPr>
          <w:rFonts w:hint="cs"/>
          <w:rtl/>
        </w:rPr>
        <w:t xml:space="preserve"> ד</w:t>
      </w:r>
      <w:r w:rsidRPr="00F40D4B">
        <w:rPr>
          <w:rtl/>
        </w:rPr>
        <w:t>שכר פסיעות</w:t>
      </w:r>
    </w:p>
    <w:p w14:paraId="4EFD3E73" w14:textId="7DED688B" w:rsidR="006F071F" w:rsidRPr="00F40D4B" w:rsidRDefault="006F071F" w:rsidP="00FC23BB">
      <w:pPr>
        <w:rPr>
          <w:rtl/>
        </w:rPr>
      </w:pPr>
      <w:r w:rsidRPr="00BD1EBF">
        <w:rPr>
          <w:rStyle w:val="affff8"/>
          <w:rtl/>
        </w:rPr>
        <w:t xml:space="preserve">ברוך אתה בשדה </w:t>
      </w:r>
      <w:r w:rsidRPr="00F40D4B">
        <w:rPr>
          <w:rtl/>
        </w:rPr>
        <w:t>שיהו נכסיך משולשין: שליש בתבואה, שליש בזיתים ושליש בגפנים.</w:t>
      </w:r>
    </w:p>
    <w:p w14:paraId="2CA5ED39" w14:textId="249BC697" w:rsidR="006F071F" w:rsidRPr="00F40D4B" w:rsidRDefault="006F071F" w:rsidP="00BD1EBF">
      <w:pPr>
        <w:rPr>
          <w:rtl/>
        </w:rPr>
      </w:pPr>
      <w:r w:rsidRPr="00BD1EBF">
        <w:rPr>
          <w:rStyle w:val="affff8"/>
          <w:rtl/>
        </w:rPr>
        <w:t>ברוך אתה בבאך וברוך אתה בצאתך</w:t>
      </w:r>
      <w:r w:rsidRPr="00F40D4B">
        <w:rPr>
          <w:rtl/>
        </w:rPr>
        <w:t xml:space="preserve"> שתהא יציאתך מן העולם כביאתך לעולם.</w:t>
      </w:r>
      <w:r w:rsidR="00BD1EBF">
        <w:rPr>
          <w:rFonts w:hint="cs"/>
          <w:rtl/>
        </w:rPr>
        <w:t xml:space="preserve"> </w:t>
      </w:r>
      <w:r w:rsidRPr="00F40D4B">
        <w:rPr>
          <w:rtl/>
        </w:rPr>
        <w:t>מה ביאתך לעולם בלא חטא אף יציאתך מן העולם בלא חטא.</w:t>
      </w:r>
    </w:p>
    <w:p w14:paraId="2C57468E" w14:textId="1D56A361" w:rsidR="00BD1EBF" w:rsidRDefault="00BD1EBF" w:rsidP="00BD1EBF">
      <w:pPr>
        <w:pStyle w:val="36"/>
        <w:framePr w:wrap="notBeside"/>
        <w:rPr>
          <w:rtl/>
        </w:rPr>
      </w:pPr>
      <w:r>
        <w:rPr>
          <w:rFonts w:hint="cs"/>
          <w:rtl/>
        </w:rPr>
        <w:t>- ל''ק:</w:t>
      </w:r>
    </w:p>
    <w:p w14:paraId="64012EBE" w14:textId="0E4651B0" w:rsidR="00A6533C" w:rsidRPr="00F40D4B" w:rsidRDefault="006F071F" w:rsidP="009B508D">
      <w:pPr>
        <w:rPr>
          <w:rtl/>
        </w:rPr>
      </w:pPr>
      <w:r w:rsidRPr="00F40D4B">
        <w:rPr>
          <w:rFonts w:hint="cs"/>
          <w:rtl/>
        </w:rPr>
        <w:t>הא דהקיפה בגדר נצרים דאין עין הרע הא דלא הקיפה.</w:t>
      </w:r>
    </w:p>
    <w:p w14:paraId="24540910" w14:textId="77777777" w:rsidR="00A6533C" w:rsidRPr="00F40D4B" w:rsidRDefault="00A6533C" w:rsidP="00A6533C">
      <w:pPr>
        <w:pStyle w:val="aff9"/>
        <w:rPr>
          <w:rtl/>
        </w:rPr>
      </w:pPr>
      <w:r w:rsidRPr="00F40D4B">
        <w:rPr>
          <w:rtl/>
        </w:rPr>
        <w:t>***</w:t>
      </w:r>
    </w:p>
    <w:p w14:paraId="75A4B904" w14:textId="77777777" w:rsidR="00A6533C" w:rsidRPr="00F40D4B" w:rsidRDefault="006F071F" w:rsidP="00A6533C">
      <w:pPr>
        <w:pStyle w:val="affe"/>
        <w:framePr w:wrap="around"/>
        <w:rPr>
          <w:rtl/>
        </w:rPr>
      </w:pPr>
      <w:r w:rsidRPr="00F40D4B">
        <w:rPr>
          <w:rtl/>
        </w:rPr>
        <w:lastRenderedPageBreak/>
        <w:t>קז:</w:t>
      </w:r>
    </w:p>
    <w:p w14:paraId="01F2282D" w14:textId="77777777" w:rsidR="00BD1EBF" w:rsidRDefault="006F071F" w:rsidP="00BD1EBF">
      <w:pPr>
        <w:pStyle w:val="36"/>
        <w:framePr w:wrap="notBeside"/>
        <w:rPr>
          <w:rtl/>
        </w:rPr>
      </w:pPr>
      <w:r w:rsidRPr="00F40D4B">
        <w:rPr>
          <w:rFonts w:hint="cs"/>
          <w:rtl/>
        </w:rPr>
        <w:t>רב:</w:t>
      </w:r>
    </w:p>
    <w:p w14:paraId="4CAA8AB1" w14:textId="68541A44" w:rsidR="00A6533C" w:rsidRPr="00F40D4B" w:rsidRDefault="006F071F" w:rsidP="009B508D">
      <w:pPr>
        <w:rPr>
          <w:rtl/>
        </w:rPr>
      </w:pPr>
      <w:r w:rsidRPr="00BD1EBF">
        <w:rPr>
          <w:rStyle w:val="affff8"/>
          <w:rtl/>
        </w:rPr>
        <w:t>והסיר ה' ממך כל חלי</w:t>
      </w:r>
      <w:r w:rsidRPr="00BD1EBF">
        <w:rPr>
          <w:rStyle w:val="affff8"/>
          <w:rFonts w:hint="cs"/>
          <w:rtl/>
        </w:rPr>
        <w:t>'</w:t>
      </w:r>
      <w:r w:rsidRPr="00BD1EBF">
        <w:rPr>
          <w:rStyle w:val="affff8"/>
          <w:rtl/>
        </w:rPr>
        <w:t>,</w:t>
      </w:r>
      <w:r w:rsidRPr="00BD1EBF">
        <w:rPr>
          <w:rStyle w:val="affff8"/>
          <w:rFonts w:hint="cs"/>
          <w:rtl/>
        </w:rPr>
        <w:t>-</w:t>
      </w:r>
      <w:r w:rsidRPr="00F40D4B">
        <w:rPr>
          <w:rFonts w:hint="cs"/>
          <w:rtl/>
        </w:rPr>
        <w:t xml:space="preserve"> </w:t>
      </w:r>
      <w:r w:rsidRPr="00F40D4B">
        <w:rPr>
          <w:rtl/>
        </w:rPr>
        <w:t xml:space="preserve"> זו עין.</w:t>
      </w:r>
    </w:p>
    <w:p w14:paraId="79DC69B5" w14:textId="77777777" w:rsidR="00BD1EBF" w:rsidRDefault="006F071F" w:rsidP="00BD1EBF">
      <w:pPr>
        <w:pStyle w:val="36"/>
        <w:framePr w:wrap="notBeside"/>
        <w:rPr>
          <w:rtl/>
        </w:rPr>
      </w:pPr>
      <w:r w:rsidRPr="00BD1EBF">
        <w:rPr>
          <w:rStyle w:val="affffc"/>
          <w:rFonts w:hint="cs"/>
          <w:rtl/>
        </w:rPr>
        <w:t>ולטעמיה</w:t>
      </w:r>
    </w:p>
    <w:p w14:paraId="0277F591" w14:textId="5A683335" w:rsidR="006F071F" w:rsidRPr="00F40D4B" w:rsidRDefault="006F071F" w:rsidP="00BD1EBF">
      <w:pPr>
        <w:rPr>
          <w:rtl/>
        </w:rPr>
      </w:pPr>
      <w:r w:rsidRPr="00F40D4B">
        <w:rPr>
          <w:rFonts w:hint="cs"/>
          <w:rtl/>
        </w:rPr>
        <w:t>שעלה לביה''ק ולחש מה שלחש ואמר כי צ''ט מתו בעין הרע ואחד בדרך כל הארץ</w:t>
      </w:r>
      <w:r w:rsidR="00BD1EBF">
        <w:rPr>
          <w:rFonts w:hint="cs"/>
          <w:rtl/>
        </w:rPr>
        <w:t>,</w:t>
      </w:r>
    </w:p>
    <w:p w14:paraId="2DCD5B28" w14:textId="1E2910AE" w:rsidR="00BD1EBF" w:rsidRDefault="006F071F" w:rsidP="00BD1EBF">
      <w:pPr>
        <w:pStyle w:val="36"/>
        <w:framePr w:wrap="notBeside"/>
        <w:rPr>
          <w:rtl/>
        </w:rPr>
      </w:pPr>
      <w:r w:rsidRPr="00F40D4B">
        <w:rPr>
          <w:rtl/>
        </w:rPr>
        <w:t xml:space="preserve">ושמואל: </w:t>
      </w:r>
    </w:p>
    <w:p w14:paraId="4F146722" w14:textId="1A3357F4" w:rsidR="006F071F" w:rsidRPr="00F40D4B" w:rsidRDefault="00BD1EBF" w:rsidP="009B508D">
      <w:pPr>
        <w:rPr>
          <w:rtl/>
        </w:rPr>
      </w:pPr>
      <w:r>
        <w:rPr>
          <w:rFonts w:hint="cs"/>
          <w:rtl/>
        </w:rPr>
        <w:t>ז</w:t>
      </w:r>
      <w:r w:rsidR="006F071F" w:rsidRPr="00F40D4B">
        <w:rPr>
          <w:rtl/>
        </w:rPr>
        <w:t>ה הרוח</w:t>
      </w:r>
      <w:r w:rsidR="006F071F" w:rsidRPr="00F40D4B">
        <w:rPr>
          <w:rFonts w:hint="cs"/>
          <w:rtl/>
        </w:rPr>
        <w:t xml:space="preserve"> ולטעמיה</w:t>
      </w:r>
      <w:r w:rsidR="006F071F" w:rsidRPr="00F40D4B">
        <w:rPr>
          <w:rtl/>
        </w:rPr>
        <w:t xml:space="preserve"> </w:t>
      </w:r>
      <w:r w:rsidR="006F071F" w:rsidRPr="00F40D4B">
        <w:rPr>
          <w:rFonts w:hint="cs"/>
          <w:rtl/>
        </w:rPr>
        <w:t>ד</w:t>
      </w:r>
      <w:r w:rsidR="006F071F" w:rsidRPr="00F40D4B">
        <w:rPr>
          <w:rtl/>
        </w:rPr>
        <w:t>הכל ברוח.</w:t>
      </w:r>
      <w:r w:rsidR="006F071F" w:rsidRPr="00F40D4B">
        <w:rPr>
          <w:rFonts w:hint="cs"/>
          <w:rtl/>
        </w:rPr>
        <w:t xml:space="preserve"> ואפי' הרוגי מלכות אי לאו רוח  היו עושים סם ונרפאים</w:t>
      </w:r>
      <w:r>
        <w:rPr>
          <w:rFonts w:hint="cs"/>
          <w:rtl/>
        </w:rPr>
        <w:t>.</w:t>
      </w:r>
    </w:p>
    <w:p w14:paraId="6F8B82A2" w14:textId="77777777" w:rsidR="00BD1EBF" w:rsidRDefault="006F071F" w:rsidP="00BD1EBF">
      <w:pPr>
        <w:pStyle w:val="36"/>
        <w:framePr w:wrap="notBeside"/>
        <w:rPr>
          <w:rtl/>
        </w:rPr>
      </w:pPr>
      <w:r w:rsidRPr="00F40D4B">
        <w:rPr>
          <w:rtl/>
        </w:rPr>
        <w:t>ר</w:t>
      </w:r>
      <w:r w:rsidRPr="00F40D4B">
        <w:rPr>
          <w:rFonts w:hint="cs"/>
          <w:rtl/>
        </w:rPr>
        <w:t>"ח</w:t>
      </w:r>
      <w:r w:rsidRPr="00F40D4B">
        <w:rPr>
          <w:rtl/>
        </w:rPr>
        <w:t>:</w:t>
      </w:r>
    </w:p>
    <w:p w14:paraId="5CC56AAE" w14:textId="1D3F5F00" w:rsidR="006F071F" w:rsidRPr="00F40D4B" w:rsidRDefault="006F071F" w:rsidP="009B508D">
      <w:pPr>
        <w:rPr>
          <w:rtl/>
        </w:rPr>
      </w:pPr>
      <w:r w:rsidRPr="00F40D4B">
        <w:rPr>
          <w:rtl/>
        </w:rPr>
        <w:t xml:space="preserve">זו צינה, </w:t>
      </w:r>
      <w:r w:rsidRPr="00BD1EBF">
        <w:rPr>
          <w:rStyle w:val="affffc"/>
          <w:rtl/>
        </w:rPr>
        <w:t>דא</w:t>
      </w:r>
      <w:r w:rsidRPr="00BD1EBF">
        <w:rPr>
          <w:rStyle w:val="affffc"/>
          <w:rFonts w:hint="cs"/>
          <w:rtl/>
        </w:rPr>
        <w:t>ר"ח</w:t>
      </w:r>
      <w:r w:rsidRPr="00F40D4B">
        <w:rPr>
          <w:rtl/>
        </w:rPr>
        <w:t xml:space="preserve"> הכל בידי שמים חוץ מצנים פחים, </w:t>
      </w:r>
      <w:r w:rsidRPr="00BD1EBF">
        <w:rPr>
          <w:rStyle w:val="affff8"/>
          <w:rFonts w:hint="cs"/>
          <w:rtl/>
        </w:rPr>
        <w:t>ד</w:t>
      </w:r>
      <w:r w:rsidRPr="00BD1EBF">
        <w:rPr>
          <w:rStyle w:val="affff8"/>
          <w:rtl/>
        </w:rPr>
        <w:t>צנים פחים בדרך עקש שומר נפשו ירחק מהם</w:t>
      </w:r>
      <w:r w:rsidRPr="00BD1EBF">
        <w:rPr>
          <w:rStyle w:val="affff8"/>
          <w:rFonts w:hint="cs"/>
          <w:rtl/>
        </w:rPr>
        <w:t>'</w:t>
      </w:r>
      <w:r w:rsidRPr="00BD1EBF">
        <w:rPr>
          <w:rStyle w:val="affff8"/>
          <w:rtl/>
        </w:rPr>
        <w:t>.</w:t>
      </w:r>
    </w:p>
    <w:p w14:paraId="319BFF51" w14:textId="77777777" w:rsidR="00BD1EBF" w:rsidRDefault="006F071F" w:rsidP="00BD1EBF">
      <w:pPr>
        <w:pStyle w:val="36"/>
        <w:framePr w:wrap="notBeside"/>
        <w:rPr>
          <w:rtl/>
        </w:rPr>
      </w:pPr>
      <w:r w:rsidRPr="00F40D4B">
        <w:rPr>
          <w:rFonts w:hint="cs"/>
          <w:rtl/>
        </w:rPr>
        <w:t>ריב''ח</w:t>
      </w:r>
      <w:r w:rsidRPr="00F40D4B">
        <w:rPr>
          <w:rtl/>
        </w:rPr>
        <w:t xml:space="preserve">: </w:t>
      </w:r>
    </w:p>
    <w:p w14:paraId="1C9A7233" w14:textId="3FD106F9" w:rsidR="006F071F" w:rsidRPr="00F40D4B" w:rsidRDefault="00BD1EBF" w:rsidP="009B508D">
      <w:pPr>
        <w:rPr>
          <w:rtl/>
        </w:rPr>
      </w:pPr>
      <w:r>
        <w:rPr>
          <w:rFonts w:hint="cs"/>
          <w:rtl/>
        </w:rPr>
        <w:t>ז</w:t>
      </w:r>
      <w:r w:rsidR="006F071F" w:rsidRPr="00F40D4B">
        <w:rPr>
          <w:rtl/>
        </w:rPr>
        <w:t xml:space="preserve">ו צואה, </w:t>
      </w:r>
      <w:r w:rsidR="006F071F" w:rsidRPr="00BD1EBF">
        <w:rPr>
          <w:rStyle w:val="affffc"/>
          <w:rtl/>
        </w:rPr>
        <w:t>דאמר מר:</w:t>
      </w:r>
      <w:r w:rsidR="006F071F" w:rsidRPr="00F40D4B">
        <w:rPr>
          <w:rtl/>
        </w:rPr>
        <w:t xml:space="preserve"> צואת החוטם וצואת האוזן רובן קשה ומיעוטן יפה.</w:t>
      </w:r>
    </w:p>
    <w:p w14:paraId="18CAF706" w14:textId="77777777" w:rsidR="00BD1EBF" w:rsidRDefault="006F071F" w:rsidP="00BD1EBF">
      <w:pPr>
        <w:pStyle w:val="36"/>
        <w:framePr w:wrap="notBeside"/>
        <w:rPr>
          <w:rtl/>
        </w:rPr>
      </w:pPr>
      <w:r w:rsidRPr="00F40D4B">
        <w:rPr>
          <w:rtl/>
        </w:rPr>
        <w:t>•</w:t>
      </w:r>
      <w:r w:rsidRPr="00F40D4B">
        <w:rPr>
          <w:rFonts w:hint="cs"/>
          <w:rtl/>
        </w:rPr>
        <w:t xml:space="preserve"> </w:t>
      </w:r>
      <w:r w:rsidRPr="00F40D4B">
        <w:rPr>
          <w:rtl/>
        </w:rPr>
        <w:t>ר</w:t>
      </w:r>
      <w:r w:rsidRPr="00F40D4B">
        <w:rPr>
          <w:rFonts w:hint="cs"/>
          <w:rtl/>
        </w:rPr>
        <w:t>"א</w:t>
      </w:r>
      <w:r w:rsidRPr="00F40D4B">
        <w:rPr>
          <w:rtl/>
        </w:rPr>
        <w:t>:</w:t>
      </w:r>
    </w:p>
    <w:p w14:paraId="0CA9C48E" w14:textId="77777777" w:rsidR="00BD1EBF" w:rsidRDefault="006F071F" w:rsidP="009B508D">
      <w:pPr>
        <w:rPr>
          <w:rtl/>
        </w:rPr>
      </w:pPr>
      <w:r w:rsidRPr="00F40D4B">
        <w:rPr>
          <w:rtl/>
        </w:rPr>
        <w:t>זו מרה.</w:t>
      </w:r>
      <w:r w:rsidRPr="00F40D4B">
        <w:rPr>
          <w:rFonts w:hint="cs"/>
          <w:rtl/>
        </w:rPr>
        <w:t xml:space="preserve"> </w:t>
      </w:r>
    </w:p>
    <w:p w14:paraId="46420AA2" w14:textId="77777777" w:rsidR="00BD1EBF" w:rsidRDefault="006F071F" w:rsidP="00BD1EBF">
      <w:pPr>
        <w:pStyle w:val="36"/>
        <w:framePr w:wrap="notBeside"/>
        <w:rPr>
          <w:rtl/>
        </w:rPr>
      </w:pPr>
      <w:r w:rsidRPr="00BD1EBF">
        <w:rPr>
          <w:rStyle w:val="affffc"/>
          <w:rFonts w:hint="cs"/>
          <w:rtl/>
        </w:rPr>
        <w:t>ותנ''ה</w:t>
      </w:r>
      <w:r w:rsidRPr="00BD1EBF">
        <w:rPr>
          <w:rStyle w:val="affffc"/>
          <w:rtl/>
        </w:rPr>
        <w:t>:</w:t>
      </w:r>
    </w:p>
    <w:p w14:paraId="6C1BD1F6" w14:textId="2E0CB9DA" w:rsidR="006F071F" w:rsidRPr="00F40D4B" w:rsidRDefault="006F071F" w:rsidP="009B508D">
      <w:pPr>
        <w:rPr>
          <w:rtl/>
        </w:rPr>
      </w:pPr>
      <w:r w:rsidRPr="00F40D4B">
        <w:rPr>
          <w:rtl/>
        </w:rPr>
        <w:t>מחלה - זו מרה, ונקרא</w:t>
      </w:r>
      <w:r w:rsidR="00BD1EBF">
        <w:rPr>
          <w:rFonts w:hint="cs"/>
          <w:rtl/>
        </w:rPr>
        <w:t>ת</w:t>
      </w:r>
      <w:r w:rsidRPr="00F40D4B">
        <w:rPr>
          <w:rtl/>
        </w:rPr>
        <w:t xml:space="preserve"> </w:t>
      </w:r>
      <w:r w:rsidR="00BD1EBF">
        <w:rPr>
          <w:rFonts w:hint="cs"/>
          <w:rtl/>
        </w:rPr>
        <w:t>מ</w:t>
      </w:r>
      <w:r w:rsidRPr="00F40D4B">
        <w:rPr>
          <w:rtl/>
        </w:rPr>
        <w:t>חלה - שהיא מחלה כל גופו של אדם.</w:t>
      </w:r>
    </w:p>
    <w:p w14:paraId="0252B67E" w14:textId="77777777" w:rsidR="006F071F" w:rsidRPr="00F40D4B" w:rsidRDefault="006F071F" w:rsidP="00BD1EBF">
      <w:pPr>
        <w:rPr>
          <w:rtl/>
        </w:rPr>
      </w:pPr>
      <w:r w:rsidRPr="00BD1EBF">
        <w:rPr>
          <w:rStyle w:val="affffc"/>
          <w:rFonts w:hint="cs"/>
          <w:rtl/>
        </w:rPr>
        <w:t>ד''א</w:t>
      </w:r>
      <w:r w:rsidRPr="00BD1EBF">
        <w:rPr>
          <w:rStyle w:val="affffc"/>
          <w:rtl/>
        </w:rPr>
        <w:t>:</w:t>
      </w:r>
      <w:r w:rsidRPr="00F40D4B">
        <w:rPr>
          <w:rtl/>
        </w:rPr>
        <w:t xml:space="preserve"> מחלה ש</w:t>
      </w:r>
      <w:r w:rsidRPr="00F40D4B">
        <w:rPr>
          <w:rFonts w:hint="cs"/>
          <w:rtl/>
        </w:rPr>
        <w:t xml:space="preserve">פ''ג </w:t>
      </w:r>
      <w:r w:rsidRPr="00F40D4B">
        <w:rPr>
          <w:rtl/>
        </w:rPr>
        <w:t>חלאים תלוין במרה, וכולן - פת שחרית במלח וקיתון של מים מבטלתן.</w:t>
      </w:r>
    </w:p>
    <w:p w14:paraId="104DEA7C" w14:textId="77777777" w:rsidR="00BD1EBF" w:rsidRDefault="006F071F" w:rsidP="00BD1EBF">
      <w:pPr>
        <w:pStyle w:val="36"/>
        <w:framePr w:wrap="notBeside"/>
        <w:rPr>
          <w:rtl/>
        </w:rPr>
      </w:pPr>
      <w:r w:rsidRPr="00F40D4B">
        <w:rPr>
          <w:rtl/>
        </w:rPr>
        <w:t>ת"ר:</w:t>
      </w:r>
    </w:p>
    <w:p w14:paraId="4BCF63EF" w14:textId="77777777" w:rsidR="00BD1EBF" w:rsidRDefault="006F071F" w:rsidP="00BD1EBF">
      <w:pPr>
        <w:pStyle w:val="affff9"/>
        <w:rPr>
          <w:rtl/>
        </w:rPr>
      </w:pPr>
      <w:r w:rsidRPr="00F40D4B">
        <w:rPr>
          <w:rFonts w:hint="cs"/>
          <w:rtl/>
        </w:rPr>
        <w:t xml:space="preserve">י''ג </w:t>
      </w:r>
      <w:r w:rsidRPr="00F40D4B">
        <w:rPr>
          <w:rtl/>
        </w:rPr>
        <w:t xml:space="preserve">דברים נאמרו בפת שחרית: </w:t>
      </w:r>
    </w:p>
    <w:p w14:paraId="456C820C" w14:textId="29E9015C" w:rsidR="00A6533C" w:rsidRPr="00F40D4B" w:rsidRDefault="00BD1EBF" w:rsidP="009B508D">
      <w:pPr>
        <w:rPr>
          <w:rtl/>
        </w:rPr>
      </w:pPr>
      <w:r w:rsidRPr="00BD1EBF">
        <w:rPr>
          <w:rStyle w:val="affffc"/>
          <w:rFonts w:hint="cs"/>
          <w:rtl/>
        </w:rPr>
        <w:t>א.</w:t>
      </w:r>
      <w:r>
        <w:rPr>
          <w:rFonts w:hint="cs"/>
          <w:rtl/>
        </w:rPr>
        <w:t xml:space="preserve"> </w:t>
      </w:r>
      <w:r w:rsidR="006F071F" w:rsidRPr="00F40D4B">
        <w:rPr>
          <w:rtl/>
        </w:rPr>
        <w:t xml:space="preserve">מצלת מן החמה, </w:t>
      </w:r>
      <w:r w:rsidRPr="00BD1EBF">
        <w:rPr>
          <w:rStyle w:val="affffc"/>
          <w:rFonts w:hint="cs"/>
          <w:rtl/>
        </w:rPr>
        <w:t>ב.</w:t>
      </w:r>
      <w:r>
        <w:rPr>
          <w:rFonts w:hint="cs"/>
          <w:rtl/>
        </w:rPr>
        <w:t xml:space="preserve"> </w:t>
      </w:r>
      <w:r w:rsidR="006F071F" w:rsidRPr="00F40D4B">
        <w:rPr>
          <w:rtl/>
        </w:rPr>
        <w:t xml:space="preserve">ומן הצנה, </w:t>
      </w:r>
      <w:r w:rsidRPr="00BD1EBF">
        <w:rPr>
          <w:rStyle w:val="affffc"/>
          <w:rFonts w:hint="cs"/>
          <w:rtl/>
        </w:rPr>
        <w:t>ג.</w:t>
      </w:r>
      <w:r>
        <w:rPr>
          <w:rFonts w:hint="cs"/>
          <w:rtl/>
        </w:rPr>
        <w:t xml:space="preserve"> </w:t>
      </w:r>
      <w:r w:rsidR="006F071F" w:rsidRPr="00F40D4B">
        <w:rPr>
          <w:rtl/>
        </w:rPr>
        <w:t xml:space="preserve">ומן הזיקין, </w:t>
      </w:r>
      <w:r w:rsidRPr="00BD1EBF">
        <w:rPr>
          <w:rStyle w:val="affffc"/>
          <w:rFonts w:hint="cs"/>
          <w:rtl/>
        </w:rPr>
        <w:t>ד.</w:t>
      </w:r>
      <w:r>
        <w:rPr>
          <w:rFonts w:hint="cs"/>
          <w:rtl/>
        </w:rPr>
        <w:t xml:space="preserve"> </w:t>
      </w:r>
      <w:r w:rsidR="006F071F" w:rsidRPr="00F40D4B">
        <w:rPr>
          <w:rtl/>
        </w:rPr>
        <w:t>ומן המזיקין,</w:t>
      </w:r>
    </w:p>
    <w:p w14:paraId="6E709856" w14:textId="734609D0" w:rsidR="00A6533C" w:rsidRPr="00F40D4B" w:rsidRDefault="00BD1EBF" w:rsidP="00BD1EBF">
      <w:pPr>
        <w:rPr>
          <w:rtl/>
        </w:rPr>
      </w:pPr>
      <w:r w:rsidRPr="00BD1EBF">
        <w:rPr>
          <w:rStyle w:val="affffc"/>
          <w:rFonts w:hint="cs"/>
          <w:rtl/>
        </w:rPr>
        <w:t>ה.</w:t>
      </w:r>
      <w:r>
        <w:rPr>
          <w:rFonts w:hint="cs"/>
          <w:rtl/>
        </w:rPr>
        <w:t xml:space="preserve"> </w:t>
      </w:r>
      <w:r w:rsidR="006F071F" w:rsidRPr="00F40D4B">
        <w:rPr>
          <w:rtl/>
        </w:rPr>
        <w:t xml:space="preserve">ומחכימת פתי, </w:t>
      </w:r>
      <w:r w:rsidRPr="00BD1EBF">
        <w:rPr>
          <w:rStyle w:val="affff8"/>
          <w:rFonts w:hint="cs"/>
          <w:rtl/>
        </w:rPr>
        <w:t>ו.</w:t>
      </w:r>
      <w:r>
        <w:rPr>
          <w:rFonts w:hint="cs"/>
          <w:rtl/>
        </w:rPr>
        <w:t xml:space="preserve"> </w:t>
      </w:r>
      <w:r w:rsidR="006F071F" w:rsidRPr="00F40D4B">
        <w:rPr>
          <w:rtl/>
        </w:rPr>
        <w:t xml:space="preserve">וזוכה בדין, </w:t>
      </w:r>
      <w:r w:rsidRPr="00BD1EBF">
        <w:rPr>
          <w:rStyle w:val="affffc"/>
          <w:rFonts w:hint="cs"/>
          <w:rtl/>
        </w:rPr>
        <w:t>ז.</w:t>
      </w:r>
      <w:r>
        <w:rPr>
          <w:rFonts w:hint="cs"/>
          <w:rtl/>
        </w:rPr>
        <w:t xml:space="preserve"> </w:t>
      </w:r>
      <w:r w:rsidR="006F071F" w:rsidRPr="00F40D4B">
        <w:rPr>
          <w:rtl/>
        </w:rPr>
        <w:t xml:space="preserve">ללמוד תורה וללמד, </w:t>
      </w:r>
      <w:r w:rsidRPr="00BD1EBF">
        <w:rPr>
          <w:rStyle w:val="affffc"/>
          <w:rFonts w:hint="cs"/>
          <w:rtl/>
        </w:rPr>
        <w:t>ח.</w:t>
      </w:r>
      <w:r>
        <w:rPr>
          <w:rFonts w:hint="cs"/>
          <w:rtl/>
        </w:rPr>
        <w:t xml:space="preserve"> </w:t>
      </w:r>
      <w:r w:rsidR="006F071F" w:rsidRPr="00F40D4B">
        <w:rPr>
          <w:rtl/>
        </w:rPr>
        <w:t xml:space="preserve">ודבריו נשמעין, </w:t>
      </w:r>
      <w:r w:rsidRPr="00BD1EBF">
        <w:rPr>
          <w:rStyle w:val="affffc"/>
          <w:rFonts w:hint="cs"/>
          <w:rtl/>
        </w:rPr>
        <w:t>ט.</w:t>
      </w:r>
      <w:r>
        <w:rPr>
          <w:rFonts w:hint="cs"/>
          <w:rtl/>
        </w:rPr>
        <w:t xml:space="preserve"> </w:t>
      </w:r>
      <w:r w:rsidR="006F071F" w:rsidRPr="00F40D4B">
        <w:rPr>
          <w:rtl/>
        </w:rPr>
        <w:t>ותלמודו מתקיים בידו,</w:t>
      </w:r>
      <w:r>
        <w:rPr>
          <w:rFonts w:hint="cs"/>
          <w:rtl/>
        </w:rPr>
        <w:t xml:space="preserve"> </w:t>
      </w:r>
      <w:r w:rsidRPr="00BD1EBF">
        <w:rPr>
          <w:rStyle w:val="affffc"/>
          <w:rFonts w:hint="cs"/>
          <w:rtl/>
        </w:rPr>
        <w:t xml:space="preserve">י. </w:t>
      </w:r>
      <w:r w:rsidR="006F071F" w:rsidRPr="00F40D4B">
        <w:rPr>
          <w:rtl/>
        </w:rPr>
        <w:t xml:space="preserve">ואין בשרו מעלה הבל, </w:t>
      </w:r>
      <w:r w:rsidRPr="00BD1EBF">
        <w:rPr>
          <w:rStyle w:val="affffc"/>
          <w:rFonts w:hint="cs"/>
          <w:rtl/>
        </w:rPr>
        <w:t>יא.</w:t>
      </w:r>
      <w:r>
        <w:rPr>
          <w:rFonts w:hint="cs"/>
          <w:rtl/>
        </w:rPr>
        <w:t xml:space="preserve"> </w:t>
      </w:r>
      <w:r w:rsidR="006F071F" w:rsidRPr="00F40D4B">
        <w:rPr>
          <w:rtl/>
        </w:rPr>
        <w:t xml:space="preserve">ונזקק לאשתו, </w:t>
      </w:r>
      <w:r w:rsidRPr="00BD1EBF">
        <w:rPr>
          <w:rStyle w:val="affffc"/>
          <w:rFonts w:hint="cs"/>
          <w:rtl/>
        </w:rPr>
        <w:t>יב.</w:t>
      </w:r>
      <w:r>
        <w:rPr>
          <w:rFonts w:hint="cs"/>
          <w:rtl/>
        </w:rPr>
        <w:t xml:space="preserve"> </w:t>
      </w:r>
      <w:r w:rsidR="006F071F" w:rsidRPr="00F40D4B">
        <w:rPr>
          <w:rtl/>
        </w:rPr>
        <w:t xml:space="preserve">ואינו מתאוה לאשה אחרת, </w:t>
      </w:r>
      <w:r w:rsidRPr="00BD1EBF">
        <w:rPr>
          <w:rStyle w:val="affffc"/>
          <w:rFonts w:hint="cs"/>
          <w:rtl/>
        </w:rPr>
        <w:t>יג.</w:t>
      </w:r>
      <w:r>
        <w:rPr>
          <w:rFonts w:hint="cs"/>
          <w:rtl/>
        </w:rPr>
        <w:t xml:space="preserve"> </w:t>
      </w:r>
      <w:r w:rsidR="006F071F" w:rsidRPr="00F40D4B">
        <w:rPr>
          <w:rtl/>
        </w:rPr>
        <w:t>והורגת כינה שבבני מעים,</w:t>
      </w:r>
    </w:p>
    <w:p w14:paraId="0C047F0C" w14:textId="59AD750F" w:rsidR="006F071F" w:rsidRPr="00F40D4B" w:rsidRDefault="006F071F" w:rsidP="00BD1EBF">
      <w:pPr>
        <w:rPr>
          <w:rtl/>
        </w:rPr>
      </w:pPr>
      <w:r w:rsidRPr="00BD1EBF">
        <w:rPr>
          <w:rStyle w:val="affffc"/>
          <w:rtl/>
        </w:rPr>
        <w:t>ויש אומרים:</w:t>
      </w:r>
      <w:r w:rsidRPr="00F40D4B">
        <w:rPr>
          <w:rtl/>
        </w:rPr>
        <w:t xml:space="preserve"> אף מוציא את הקנאה ומכניס את האהבה.</w:t>
      </w:r>
    </w:p>
    <w:p w14:paraId="3C297D04" w14:textId="77777777" w:rsidR="00BD1EBF" w:rsidRDefault="006F071F" w:rsidP="00BD1EBF">
      <w:pPr>
        <w:pStyle w:val="36"/>
        <w:framePr w:wrap="notBeside"/>
        <w:rPr>
          <w:rtl/>
        </w:rPr>
      </w:pPr>
      <w:r w:rsidRPr="00F40D4B">
        <w:rPr>
          <w:rtl/>
        </w:rPr>
        <w:t>רבה לר</w:t>
      </w:r>
      <w:r w:rsidRPr="00F40D4B">
        <w:rPr>
          <w:rFonts w:hint="cs"/>
          <w:rtl/>
        </w:rPr>
        <w:t>ב''מ</w:t>
      </w:r>
      <w:r w:rsidRPr="00F40D4B">
        <w:rPr>
          <w:rtl/>
        </w:rPr>
        <w:t>:</w:t>
      </w:r>
    </w:p>
    <w:p w14:paraId="42BDA8F0" w14:textId="36870234" w:rsidR="00BD1EBF" w:rsidRDefault="00BD1EBF" w:rsidP="00BD1EBF">
      <w:pPr>
        <w:rPr>
          <w:rtl/>
        </w:rPr>
      </w:pPr>
      <w:r>
        <w:rPr>
          <w:rFonts w:hint="cs"/>
          <w:rtl/>
        </w:rPr>
        <w:t xml:space="preserve">מנין מה שאמרו </w:t>
      </w:r>
      <w:r w:rsidR="006F071F" w:rsidRPr="00F40D4B">
        <w:rPr>
          <w:rFonts w:hint="cs"/>
          <w:rtl/>
        </w:rPr>
        <w:t xml:space="preserve">שישים רצים </w:t>
      </w:r>
      <w:r>
        <w:rPr>
          <w:rFonts w:hint="cs"/>
          <w:rtl/>
        </w:rPr>
        <w:t>ואינם משיגים</w:t>
      </w:r>
      <w:r w:rsidR="006F071F" w:rsidRPr="00F40D4B">
        <w:rPr>
          <w:rFonts w:hint="cs"/>
          <w:rtl/>
        </w:rPr>
        <w:t xml:space="preserve"> לזה שאכל פת שחרית</w:t>
      </w:r>
      <w:r w:rsidR="006F071F" w:rsidRPr="00F40D4B">
        <w:rPr>
          <w:rtl/>
        </w:rPr>
        <w:tab/>
      </w:r>
    </w:p>
    <w:p w14:paraId="1BCBD86E" w14:textId="7196D6DC" w:rsidR="006F071F" w:rsidRPr="00F40D4B" w:rsidRDefault="006F071F" w:rsidP="00BD1EBF">
      <w:pPr>
        <w:rPr>
          <w:rtl/>
        </w:rPr>
      </w:pPr>
      <w:r w:rsidRPr="00BD1EBF">
        <w:rPr>
          <w:rStyle w:val="affffc"/>
          <w:rtl/>
        </w:rPr>
        <w:t>ואמרו רבנן:</w:t>
      </w:r>
      <w:r w:rsidRPr="00F40D4B">
        <w:rPr>
          <w:rtl/>
        </w:rPr>
        <w:t xml:space="preserve"> השכם ואכול, בקיץ מפני החמה, ובחורף מפני הצינה.</w:t>
      </w:r>
    </w:p>
    <w:p w14:paraId="703AD72C" w14:textId="77777777" w:rsidR="00BD1EBF" w:rsidRDefault="006F071F" w:rsidP="00BD1EBF">
      <w:pPr>
        <w:pStyle w:val="36"/>
        <w:framePr w:wrap="notBeside"/>
        <w:rPr>
          <w:rtl/>
        </w:rPr>
      </w:pPr>
      <w:r w:rsidRPr="00F40D4B">
        <w:rPr>
          <w:rtl/>
        </w:rPr>
        <w:lastRenderedPageBreak/>
        <w:t>- א"ל:</w:t>
      </w:r>
    </w:p>
    <w:p w14:paraId="763AB1A0" w14:textId="799602B3" w:rsidR="006F071F" w:rsidRPr="00F40D4B" w:rsidRDefault="006F071F" w:rsidP="00BD1EBF">
      <w:pPr>
        <w:rPr>
          <w:rtl/>
        </w:rPr>
      </w:pPr>
      <w:r w:rsidRPr="00F40D4B">
        <w:rPr>
          <w:rtl/>
        </w:rPr>
        <w:t>ד</w:t>
      </w:r>
      <w:r w:rsidRPr="00F40D4B">
        <w:rPr>
          <w:rFonts w:hint="cs"/>
          <w:rtl/>
        </w:rPr>
        <w:t>'</w:t>
      </w:r>
      <w:r w:rsidRPr="00F40D4B">
        <w:rPr>
          <w:rtl/>
        </w:rPr>
        <w:t xml:space="preserve">לא </w:t>
      </w:r>
      <w:r w:rsidRPr="00BD1EBF">
        <w:rPr>
          <w:rStyle w:val="affff8"/>
          <w:rtl/>
        </w:rPr>
        <w:t>ירעבו ולא יצמאו ולא יכם שרב ושמש</w:t>
      </w:r>
      <w:r w:rsidRPr="00BD1EBF">
        <w:rPr>
          <w:rStyle w:val="affff8"/>
          <w:rFonts w:hint="cs"/>
          <w:rtl/>
        </w:rPr>
        <w:t>'</w:t>
      </w:r>
      <w:r w:rsidRPr="00BD1EBF">
        <w:rPr>
          <w:rStyle w:val="affff8"/>
          <w:rtl/>
        </w:rPr>
        <w:t>.</w:t>
      </w:r>
      <w:r w:rsidRPr="00F40D4B">
        <w:rPr>
          <w:rFonts w:hint="cs"/>
          <w:rtl/>
        </w:rPr>
        <w:t xml:space="preserve"> </w:t>
      </w:r>
      <w:r w:rsidRPr="00F40D4B">
        <w:rPr>
          <w:rtl/>
        </w:rPr>
        <w:t>–</w:t>
      </w:r>
      <w:r w:rsidRPr="00F40D4B">
        <w:rPr>
          <w:rFonts w:hint="cs"/>
          <w:rtl/>
        </w:rPr>
        <w:t xml:space="preserve"> והיינו משום שלא ירעבו ולא יצמאו</w:t>
      </w:r>
    </w:p>
    <w:p w14:paraId="7ED28603" w14:textId="77777777" w:rsidR="00BD1EBF" w:rsidRDefault="006F071F" w:rsidP="00BD1EBF">
      <w:pPr>
        <w:pStyle w:val="36"/>
        <w:framePr w:wrap="notBeside"/>
        <w:rPr>
          <w:rtl/>
        </w:rPr>
      </w:pPr>
      <w:r w:rsidRPr="00F40D4B">
        <w:rPr>
          <w:rtl/>
        </w:rPr>
        <w:t>- א"ל:</w:t>
      </w:r>
    </w:p>
    <w:p w14:paraId="4DBB2920" w14:textId="0793017F" w:rsidR="00A6533C" w:rsidRPr="00F40D4B" w:rsidRDefault="006F071F" w:rsidP="009B508D">
      <w:pPr>
        <w:rPr>
          <w:rtl/>
        </w:rPr>
      </w:pPr>
      <w:r w:rsidRPr="00F40D4B">
        <w:rPr>
          <w:rtl/>
        </w:rPr>
        <w:t>את אמרת לי מ</w:t>
      </w:r>
      <w:r w:rsidR="00237964" w:rsidRPr="00F40D4B">
        <w:rPr>
          <w:rtl/>
        </w:rPr>
        <w:t>שם</w:t>
      </w:r>
      <w:r w:rsidRPr="00F40D4B">
        <w:rPr>
          <w:rtl/>
        </w:rPr>
        <w:t xml:space="preserve">, </w:t>
      </w:r>
      <w:r w:rsidRPr="00BD1EBF">
        <w:rPr>
          <w:rStyle w:val="affff8"/>
          <w:rtl/>
        </w:rPr>
        <w:t>ואנ</w:t>
      </w:r>
      <w:r w:rsidRPr="00BD1EBF">
        <w:rPr>
          <w:rStyle w:val="affff8"/>
          <w:rFonts w:hint="cs"/>
          <w:rtl/>
        </w:rPr>
        <w:t>י אומר</w:t>
      </w:r>
      <w:r w:rsidRPr="00F40D4B">
        <w:rPr>
          <w:rFonts w:hint="cs"/>
          <w:rtl/>
        </w:rPr>
        <w:t xml:space="preserve"> </w:t>
      </w:r>
      <w:r w:rsidRPr="00BD1EBF">
        <w:rPr>
          <w:rStyle w:val="affff8"/>
          <w:rFonts w:hint="cs"/>
          <w:rtl/>
        </w:rPr>
        <w:t>'</w:t>
      </w:r>
      <w:r w:rsidRPr="00BD1EBF">
        <w:rPr>
          <w:rStyle w:val="affff8"/>
          <w:rtl/>
        </w:rPr>
        <w:t>ועבדתם את ה' אלהיכם</w:t>
      </w:r>
      <w:r w:rsidRPr="00BD1EBF">
        <w:rPr>
          <w:rStyle w:val="affff8"/>
          <w:rFonts w:hint="cs"/>
          <w:rtl/>
        </w:rPr>
        <w:t>'</w:t>
      </w:r>
      <w:r w:rsidRPr="00BD1EBF">
        <w:rPr>
          <w:rStyle w:val="affff8"/>
          <w:rtl/>
        </w:rPr>
        <w:t xml:space="preserve"> -</w:t>
      </w:r>
      <w:r w:rsidRPr="00F40D4B">
        <w:rPr>
          <w:rtl/>
        </w:rPr>
        <w:t xml:space="preserve"> זו קריאת שמע ותפלה,</w:t>
      </w:r>
    </w:p>
    <w:p w14:paraId="2977F518" w14:textId="0ED2F2D9" w:rsidR="006F071F" w:rsidRPr="00F40D4B" w:rsidRDefault="006F071F" w:rsidP="009B508D">
      <w:pPr>
        <w:rPr>
          <w:rtl/>
        </w:rPr>
      </w:pPr>
      <w:r w:rsidRPr="00BD1EBF">
        <w:rPr>
          <w:rStyle w:val="affff8"/>
          <w:rFonts w:hint="cs"/>
          <w:rtl/>
        </w:rPr>
        <w:t>'</w:t>
      </w:r>
      <w:r w:rsidRPr="00BD1EBF">
        <w:rPr>
          <w:rStyle w:val="affff8"/>
          <w:rtl/>
        </w:rPr>
        <w:t>וברך את לחמך ואת מימיך</w:t>
      </w:r>
      <w:r w:rsidRPr="00BD1EBF">
        <w:rPr>
          <w:rStyle w:val="affff8"/>
          <w:rFonts w:hint="cs"/>
          <w:rtl/>
        </w:rPr>
        <w:t>'</w:t>
      </w:r>
      <w:r w:rsidRPr="00BD1EBF">
        <w:rPr>
          <w:rStyle w:val="affff8"/>
          <w:rtl/>
        </w:rPr>
        <w:t xml:space="preserve"> -</w:t>
      </w:r>
      <w:r w:rsidRPr="00F40D4B">
        <w:rPr>
          <w:rtl/>
        </w:rPr>
        <w:t xml:space="preserve"> זו פת במלח וקיתון של מים, מכאן ואילך – </w:t>
      </w:r>
      <w:r w:rsidRPr="00BD1EBF">
        <w:rPr>
          <w:rStyle w:val="affff8"/>
          <w:rFonts w:hint="cs"/>
          <w:rtl/>
        </w:rPr>
        <w:t>'</w:t>
      </w:r>
      <w:r w:rsidRPr="00BD1EBF">
        <w:rPr>
          <w:rStyle w:val="affff8"/>
          <w:rtl/>
        </w:rPr>
        <w:t>והסרתי מחלה מקרבך</w:t>
      </w:r>
      <w:r w:rsidRPr="00BD1EBF">
        <w:rPr>
          <w:rStyle w:val="affff8"/>
          <w:rFonts w:hint="cs"/>
          <w:rtl/>
        </w:rPr>
        <w:t>'</w:t>
      </w:r>
      <w:r w:rsidRPr="00BD1EBF">
        <w:rPr>
          <w:rStyle w:val="affff8"/>
          <w:rtl/>
        </w:rPr>
        <w:t>.</w:t>
      </w:r>
    </w:p>
    <w:p w14:paraId="1575A8C7" w14:textId="77777777" w:rsidR="00A6533C" w:rsidRPr="00F40D4B" w:rsidRDefault="00A6533C" w:rsidP="00A6533C">
      <w:pPr>
        <w:pStyle w:val="aff9"/>
        <w:rPr>
          <w:rtl/>
        </w:rPr>
      </w:pPr>
      <w:r w:rsidRPr="00F40D4B">
        <w:rPr>
          <w:rtl/>
        </w:rPr>
        <w:t>***</w:t>
      </w:r>
    </w:p>
    <w:p w14:paraId="791BDF76" w14:textId="77777777" w:rsidR="00BD1EBF" w:rsidRDefault="006F071F" w:rsidP="00BD1EBF">
      <w:pPr>
        <w:pStyle w:val="36"/>
        <w:framePr w:wrap="notBeside"/>
        <w:rPr>
          <w:rtl/>
        </w:rPr>
      </w:pPr>
      <w:r w:rsidRPr="00F40D4B">
        <w:rPr>
          <w:rtl/>
        </w:rPr>
        <w:t>ר</w:t>
      </w:r>
      <w:r w:rsidRPr="00F40D4B">
        <w:rPr>
          <w:rFonts w:hint="cs"/>
          <w:rtl/>
        </w:rPr>
        <w:t xml:space="preserve">"י </w:t>
      </w:r>
      <w:r w:rsidRPr="00F40D4B">
        <w:rPr>
          <w:rtl/>
        </w:rPr>
        <w:t>לר</w:t>
      </w:r>
      <w:r w:rsidRPr="00F40D4B">
        <w:rPr>
          <w:rFonts w:hint="cs"/>
          <w:rtl/>
        </w:rPr>
        <w:t xml:space="preserve">''א </w:t>
      </w:r>
    </w:p>
    <w:p w14:paraId="5D2AAFB5" w14:textId="722FD5ED" w:rsidR="00A6533C" w:rsidRPr="00F40D4B" w:rsidRDefault="006F071F" w:rsidP="009B508D">
      <w:pPr>
        <w:rPr>
          <w:rtl/>
        </w:rPr>
      </w:pPr>
      <w:r w:rsidRPr="00F40D4B">
        <w:rPr>
          <w:rFonts w:hint="cs"/>
          <w:rtl/>
        </w:rPr>
        <w:t>היה מודד קרקעות שלא יזלזל במדידה שכל מעט ראוי לזרוע בו כרכום הגן</w:t>
      </w:r>
    </w:p>
    <w:p w14:paraId="6EB3C561" w14:textId="77777777" w:rsidR="00BD1EBF" w:rsidRDefault="006F071F" w:rsidP="00BD1EBF">
      <w:pPr>
        <w:pStyle w:val="36"/>
        <w:framePr w:wrap="notBeside"/>
        <w:rPr>
          <w:rtl/>
        </w:rPr>
      </w:pPr>
      <w:r w:rsidRPr="00F40D4B">
        <w:rPr>
          <w:rtl/>
        </w:rPr>
        <w:t>•</w:t>
      </w:r>
      <w:r w:rsidRPr="00F40D4B">
        <w:rPr>
          <w:rFonts w:hint="cs"/>
          <w:rtl/>
        </w:rPr>
        <w:t xml:space="preserve"> ועוד א''ל</w:t>
      </w:r>
    </w:p>
    <w:p w14:paraId="1113D15B" w14:textId="72F267DF" w:rsidR="00A6533C" w:rsidRPr="00F40D4B" w:rsidRDefault="006F071F" w:rsidP="009B508D">
      <w:pPr>
        <w:rPr>
          <w:rtl/>
        </w:rPr>
      </w:pPr>
      <w:r w:rsidRPr="00F40D4B">
        <w:rPr>
          <w:rFonts w:hint="cs"/>
          <w:rtl/>
        </w:rPr>
        <w:t>דד' אמות בין השדה לאמת המים זל בהו, אך ד''א שעל הנהר לא תמדדם אלא השאר מקום רחב</w:t>
      </w:r>
    </w:p>
    <w:p w14:paraId="0B9046AF" w14:textId="77777777" w:rsidR="00BD1EBF" w:rsidRDefault="00BD1EBF" w:rsidP="00BD1EBF">
      <w:pPr>
        <w:pStyle w:val="36"/>
        <w:framePr w:wrap="notBeside"/>
        <w:rPr>
          <w:rStyle w:val="affffc"/>
          <w:rtl/>
        </w:rPr>
      </w:pPr>
      <w:r>
        <w:rPr>
          <w:rStyle w:val="affffc"/>
          <w:rFonts w:hint="cs"/>
          <w:rtl/>
        </w:rPr>
        <w:t>ולשיטתו</w:t>
      </w:r>
    </w:p>
    <w:p w14:paraId="0D1305CD" w14:textId="7BFE7CA3" w:rsidR="006F071F" w:rsidRPr="00F40D4B" w:rsidRDefault="006F071F" w:rsidP="00BD1EBF">
      <w:pPr>
        <w:rPr>
          <w:rtl/>
        </w:rPr>
      </w:pPr>
      <w:r w:rsidRPr="00F40D4B">
        <w:rPr>
          <w:rFonts w:hint="cs"/>
          <w:rtl/>
        </w:rPr>
        <w:t>דד'א של אמת המים לסמוכים לה משא'כ דנהר לכו'ע וממילא הוא גזל הרבים.</w:t>
      </w:r>
    </w:p>
    <w:p w14:paraId="6A267BA5" w14:textId="77777777" w:rsidR="00BD1EBF" w:rsidRDefault="006F071F" w:rsidP="00BD1EBF">
      <w:pPr>
        <w:pStyle w:val="36"/>
        <w:framePr w:wrap="notBeside"/>
        <w:rPr>
          <w:rtl/>
        </w:rPr>
      </w:pPr>
      <w:r w:rsidRPr="00F40D4B">
        <w:rPr>
          <w:rtl/>
        </w:rPr>
        <w:t>•</w:t>
      </w:r>
      <w:r w:rsidRPr="00F40D4B">
        <w:rPr>
          <w:rFonts w:hint="cs"/>
          <w:rtl/>
        </w:rPr>
        <w:t xml:space="preserve"> </w:t>
      </w:r>
      <w:r w:rsidRPr="00F40D4B">
        <w:rPr>
          <w:rtl/>
        </w:rPr>
        <w:t>מכריז רבי אמי:</w:t>
      </w:r>
    </w:p>
    <w:p w14:paraId="2DD246D7" w14:textId="607DEAC9" w:rsidR="006F071F" w:rsidRPr="00F40D4B" w:rsidRDefault="006F071F" w:rsidP="009B508D">
      <w:pPr>
        <w:rPr>
          <w:rtl/>
        </w:rPr>
      </w:pPr>
      <w:r w:rsidRPr="00F40D4B">
        <w:rPr>
          <w:rtl/>
        </w:rPr>
        <w:t xml:space="preserve">מלא </w:t>
      </w:r>
      <w:r w:rsidRPr="00F40D4B">
        <w:rPr>
          <w:rFonts w:hint="cs"/>
          <w:rtl/>
        </w:rPr>
        <w:t>הכתף מול שני עברי הנהר יש לקצוץ האילנות למושכי הספינה</w:t>
      </w:r>
    </w:p>
    <w:p w14:paraId="55714306" w14:textId="77777777" w:rsidR="00BD1EBF" w:rsidRDefault="006F071F" w:rsidP="00BD1EBF">
      <w:pPr>
        <w:pStyle w:val="36"/>
        <w:framePr w:wrap="notBeside"/>
        <w:rPr>
          <w:rtl/>
        </w:rPr>
      </w:pPr>
      <w:r w:rsidRPr="00F40D4B">
        <w:rPr>
          <w:rFonts w:hint="cs"/>
          <w:rtl/>
        </w:rPr>
        <w:t xml:space="preserve">רנב''א </w:t>
      </w:r>
    </w:p>
    <w:p w14:paraId="7EF2B8F6" w14:textId="2A01A631" w:rsidR="00A6533C" w:rsidRPr="00F40D4B" w:rsidRDefault="006F071F" w:rsidP="009B508D">
      <w:pPr>
        <w:rPr>
          <w:rtl/>
        </w:rPr>
      </w:pPr>
      <w:r w:rsidRPr="00F40D4B">
        <w:rPr>
          <w:rFonts w:hint="cs"/>
          <w:rtl/>
        </w:rPr>
        <w:t>ץ רוחב ט''ז אמה ובאו בני משרוניא והלקוהו והוא סבר דכרה''ר</w:t>
      </w:r>
    </w:p>
    <w:p w14:paraId="06383C5B" w14:textId="77777777" w:rsidR="00BD1EBF" w:rsidRDefault="006F071F" w:rsidP="00BD1EBF">
      <w:pPr>
        <w:pStyle w:val="36"/>
        <w:framePr w:wrap="notBeside"/>
        <w:rPr>
          <w:rtl/>
        </w:rPr>
      </w:pPr>
      <w:r w:rsidRPr="00F40D4B">
        <w:rPr>
          <w:rtl/>
        </w:rPr>
        <w:t>ולא היא</w:t>
      </w:r>
    </w:p>
    <w:p w14:paraId="11294B01" w14:textId="752A59FC" w:rsidR="00A6533C" w:rsidRPr="00F40D4B" w:rsidRDefault="006F071F" w:rsidP="009B508D">
      <w:pPr>
        <w:rPr>
          <w:rtl/>
        </w:rPr>
      </w:pPr>
      <w:r w:rsidRPr="00F40D4B">
        <w:rPr>
          <w:rFonts w:hint="cs"/>
          <w:rtl/>
        </w:rPr>
        <w:t>דדווקא ברה''ר צריך כל כך הרבה אבל כאן למתיחת החבלים סגי כמלוא הכתף מספיק</w:t>
      </w:r>
    </w:p>
    <w:p w14:paraId="614C74EE" w14:textId="77777777" w:rsidR="00BD1EBF" w:rsidRDefault="006F071F" w:rsidP="00BD1EBF">
      <w:pPr>
        <w:pStyle w:val="36"/>
        <w:framePr w:wrap="notBeside"/>
        <w:rPr>
          <w:rtl/>
        </w:rPr>
      </w:pPr>
      <w:r w:rsidRPr="00F40D4B">
        <w:rPr>
          <w:rtl/>
        </w:rPr>
        <w:t>•</w:t>
      </w:r>
      <w:r w:rsidRPr="00F40D4B">
        <w:rPr>
          <w:rFonts w:hint="cs"/>
          <w:rtl/>
        </w:rPr>
        <w:t xml:space="preserve"> </w:t>
      </w:r>
      <w:r w:rsidRPr="00F40D4B">
        <w:rPr>
          <w:rtl/>
        </w:rPr>
        <w:t>ר</w:t>
      </w:r>
      <w:r w:rsidRPr="00F40D4B">
        <w:rPr>
          <w:rFonts w:hint="cs"/>
          <w:rtl/>
        </w:rPr>
        <w:t xml:space="preserve">בר''ה </w:t>
      </w:r>
    </w:p>
    <w:p w14:paraId="2745295A" w14:textId="1072FC2C" w:rsidR="00A6533C" w:rsidRPr="00F40D4B" w:rsidRDefault="006F071F" w:rsidP="009B508D">
      <w:pPr>
        <w:rPr>
          <w:rtl/>
        </w:rPr>
      </w:pPr>
      <w:r w:rsidRPr="00F40D4B">
        <w:rPr>
          <w:rFonts w:hint="cs"/>
          <w:rtl/>
        </w:rPr>
        <w:t>יה לו יער על שפת הנהר וכשביקשו ממנו לקצוץ א''ל שיקוצו למעלה ולמטה ואח''כ הוא יקוץ</w:t>
      </w:r>
    </w:p>
    <w:p w14:paraId="111F7687" w14:textId="459E1ED3" w:rsidR="00BD1EBF" w:rsidRDefault="006F071F" w:rsidP="00BD1EBF">
      <w:pPr>
        <w:pStyle w:val="36"/>
        <w:framePr w:wrap="notBeside"/>
        <w:rPr>
          <w:rtl/>
        </w:rPr>
      </w:pPr>
      <w:r w:rsidRPr="00F40D4B">
        <w:rPr>
          <w:rFonts w:hint="cs"/>
          <w:rtl/>
        </w:rPr>
        <w:t>וא</w:t>
      </w:r>
      <w:r w:rsidR="00BD1EBF">
        <w:rPr>
          <w:rFonts w:hint="cs"/>
          <w:rtl/>
        </w:rPr>
        <w:t>ף דר''ל:</w:t>
      </w:r>
      <w:r w:rsidRPr="00F40D4B">
        <w:rPr>
          <w:rFonts w:hint="cs"/>
          <w:rtl/>
        </w:rPr>
        <w:t xml:space="preserve"> </w:t>
      </w:r>
    </w:p>
    <w:p w14:paraId="11474CC3" w14:textId="11DDFD75" w:rsidR="00A6533C" w:rsidRPr="00F40D4B" w:rsidRDefault="006F071F" w:rsidP="009B508D">
      <w:pPr>
        <w:rPr>
          <w:rtl/>
        </w:rPr>
      </w:pPr>
      <w:r w:rsidRPr="00BD1EBF">
        <w:rPr>
          <w:rStyle w:val="affff8"/>
          <w:rFonts w:hint="cs"/>
          <w:rtl/>
        </w:rPr>
        <w:t>'</w:t>
      </w:r>
      <w:r w:rsidRPr="00BD1EBF">
        <w:rPr>
          <w:rStyle w:val="affff8"/>
          <w:rtl/>
        </w:rPr>
        <w:t>התקוששו וקושו</w:t>
      </w:r>
      <w:r w:rsidRPr="00BD1EBF">
        <w:rPr>
          <w:rStyle w:val="affff8"/>
          <w:rFonts w:hint="cs"/>
          <w:rtl/>
        </w:rPr>
        <w:t>'</w:t>
      </w:r>
      <w:r w:rsidRPr="00F40D4B">
        <w:rPr>
          <w:rtl/>
        </w:rPr>
        <w:t xml:space="preserve"> </w:t>
      </w:r>
      <w:r w:rsidRPr="00BD1EBF">
        <w:rPr>
          <w:rStyle w:val="affffc"/>
          <w:rtl/>
        </w:rPr>
        <w:t>וא</w:t>
      </w:r>
      <w:r w:rsidRPr="00BD1EBF">
        <w:rPr>
          <w:rStyle w:val="affffc"/>
          <w:rFonts w:hint="cs"/>
          <w:rtl/>
        </w:rPr>
        <w:t>ר"ל:</w:t>
      </w:r>
      <w:r w:rsidRPr="00F40D4B">
        <w:rPr>
          <w:rtl/>
        </w:rPr>
        <w:t xml:space="preserve"> קשוט עצמך ואח''כ קשוט אחרים!</w:t>
      </w:r>
    </w:p>
    <w:p w14:paraId="7974FCD9" w14:textId="77777777" w:rsidR="00BD1EBF" w:rsidRDefault="006F071F" w:rsidP="00BD1EBF">
      <w:pPr>
        <w:pStyle w:val="36"/>
        <w:framePr w:wrap="notBeside"/>
        <w:rPr>
          <w:rtl/>
        </w:rPr>
      </w:pPr>
      <w:r w:rsidRPr="00F40D4B">
        <w:rPr>
          <w:rtl/>
        </w:rPr>
        <w:t xml:space="preserve">- </w:t>
      </w:r>
    </w:p>
    <w:p w14:paraId="26448EFD" w14:textId="69027D0B" w:rsidR="00A6533C" w:rsidRPr="00F40D4B" w:rsidRDefault="006F071F" w:rsidP="009B508D">
      <w:pPr>
        <w:rPr>
          <w:rtl/>
        </w:rPr>
      </w:pPr>
      <w:r w:rsidRPr="00F40D4B">
        <w:rPr>
          <w:rFonts w:hint="cs"/>
          <w:rtl/>
        </w:rPr>
        <w:t>שם במעלה הנהר ולמטה היה שייך למושל ולא לישראל לפיכך אין טעם שיקצוץ אם הם לא יקוצו</w:t>
      </w:r>
    </w:p>
    <w:bookmarkEnd w:id="23"/>
    <w:p w14:paraId="6ADA5BF1" w14:textId="77777777" w:rsidR="00A6533C" w:rsidRPr="00F40D4B" w:rsidRDefault="006F071F" w:rsidP="00A6533C">
      <w:pPr>
        <w:pStyle w:val="affe"/>
        <w:framePr w:wrap="around"/>
        <w:rPr>
          <w:rtl/>
        </w:rPr>
      </w:pPr>
      <w:r w:rsidRPr="00F40D4B">
        <w:rPr>
          <w:rtl/>
        </w:rPr>
        <w:lastRenderedPageBreak/>
        <w:t>קח.</w:t>
      </w:r>
    </w:p>
    <w:p w14:paraId="052F7A9C" w14:textId="77777777" w:rsidR="00A6533C" w:rsidRPr="00F40D4B" w:rsidRDefault="006F071F" w:rsidP="009B508D">
      <w:pPr>
        <w:rPr>
          <w:rtl/>
        </w:rPr>
      </w:pPr>
      <w:r w:rsidRPr="00F40D4B">
        <w:rPr>
          <w:rtl/>
        </w:rPr>
        <w:t>•</w:t>
      </w:r>
      <w:r w:rsidRPr="00F40D4B">
        <w:rPr>
          <w:rFonts w:hint="cs"/>
          <w:rtl/>
        </w:rPr>
        <w:t xml:space="preserve">  רבר''נ הפליג בספינה</w:t>
      </w:r>
      <w:r w:rsidRPr="00F40D4B">
        <w:rPr>
          <w:rtl/>
        </w:rPr>
        <w:t xml:space="preserve">, </w:t>
      </w:r>
      <w:r w:rsidRPr="00F40D4B">
        <w:rPr>
          <w:rFonts w:hint="cs"/>
          <w:rtl/>
        </w:rPr>
        <w:t>וראה לאותו היער של רבר''ה ושאל של מי הוא ואמרו לו דרבר''ה,</w:t>
      </w:r>
    </w:p>
    <w:p w14:paraId="1E8053BF" w14:textId="77777777" w:rsidR="00A6533C" w:rsidRPr="00F40D4B" w:rsidRDefault="006F071F" w:rsidP="009B508D">
      <w:pPr>
        <w:rPr>
          <w:rtl/>
        </w:rPr>
      </w:pPr>
      <w:r w:rsidRPr="00F40D4B">
        <w:rPr>
          <w:rFonts w:hint="cs"/>
          <w:rtl/>
        </w:rPr>
        <w:t>ואמר ד'</w:t>
      </w:r>
      <w:r>
        <w:rPr>
          <w:rStyle w:val="affff8"/>
          <w:rtl/>
          <w:rPrChange w:id="9016" w:author="מנוע פסוקים" w:date="2026-10-05T16:38:06Z">
            <w:rPr>
              <w:rtl/>
            </w:rPr>
          </w:rPrChange>
        </w:rPr>
        <w:t xml:space="preserve">יד השרים והסגנים היתה במעל הזה ראשונה</w:t>
      </w:r>
      <w:r w:rsidRPr="00F40D4B">
        <w:rPr>
          <w:rFonts w:hint="cs"/>
          <w:rtl/>
        </w:rPr>
        <w:t>' לכו וקוצו לו,</w:t>
      </w:r>
    </w:p>
    <w:p w14:paraId="4A118E3D" w14:textId="1E46D5AF" w:rsidR="006F071F" w:rsidRPr="00F40D4B" w:rsidRDefault="006F071F" w:rsidP="009B508D">
      <w:pPr>
        <w:rPr>
          <w:rtl/>
        </w:rPr>
      </w:pPr>
      <w:r w:rsidRPr="00F40D4B">
        <w:rPr>
          <w:rFonts w:hint="cs"/>
          <w:rtl/>
        </w:rPr>
        <w:t>וכשמצא רבר''ה שקצו לו, אמר דמי שקצץ, יקוצו ענפיו,</w:t>
      </w:r>
    </w:p>
    <w:p w14:paraId="1E8A853E" w14:textId="77777777" w:rsidR="006F071F" w:rsidRPr="00F40D4B" w:rsidRDefault="006F071F" w:rsidP="009B508D">
      <w:pPr>
        <w:rPr>
          <w:rtl/>
        </w:rPr>
      </w:pPr>
      <w:r w:rsidRPr="00F40D4B">
        <w:rPr>
          <w:rFonts w:hint="cs"/>
          <w:rtl/>
        </w:rPr>
        <w:t>ו</w:t>
      </w:r>
      <w:r w:rsidRPr="00F40D4B">
        <w:rPr>
          <w:rtl/>
        </w:rPr>
        <w:t>אמרי: כ</w:t>
      </w:r>
      <w:r w:rsidRPr="00F40D4B">
        <w:rPr>
          <w:rFonts w:hint="cs"/>
          <w:rtl/>
        </w:rPr>
        <w:t>ל אותם שנים דרבר''ה לא התקיים זרעו של רבר''נ.</w:t>
      </w:r>
    </w:p>
    <w:p w14:paraId="1E5B325B" w14:textId="77777777" w:rsidR="00A6533C" w:rsidRPr="00F40D4B" w:rsidRDefault="00A6533C" w:rsidP="00A6533C">
      <w:pPr>
        <w:pStyle w:val="aff9"/>
        <w:rPr>
          <w:rtl/>
        </w:rPr>
      </w:pPr>
      <w:r w:rsidRPr="00F40D4B">
        <w:rPr>
          <w:rtl/>
        </w:rPr>
        <w:t>***</w:t>
      </w:r>
    </w:p>
    <w:p w14:paraId="4FB00B3C" w14:textId="77777777" w:rsidR="00A6533C" w:rsidRPr="00F40D4B" w:rsidRDefault="006F071F" w:rsidP="009B508D">
      <w:pPr>
        <w:rPr>
          <w:rtl/>
        </w:rPr>
      </w:pPr>
      <w:r w:rsidRPr="00F40D4B">
        <w:rPr>
          <w:rtl/>
        </w:rPr>
        <w:t>•</w:t>
      </w:r>
      <w:r w:rsidRPr="00F40D4B">
        <w:rPr>
          <w:rFonts w:hint="cs"/>
          <w:rtl/>
        </w:rPr>
        <w:t xml:space="preserve"> אר''י</w:t>
      </w:r>
      <w:r w:rsidRPr="00F40D4B">
        <w:rPr>
          <w:rtl/>
        </w:rPr>
        <w:t xml:space="preserve">: הכל </w:t>
      </w:r>
      <w:r w:rsidRPr="00F40D4B">
        <w:rPr>
          <w:rFonts w:hint="cs"/>
          <w:rtl/>
        </w:rPr>
        <w:t>צריכים להשתתף במס החומות ואפי' מיתומים אבל רבנן לא דלא צריכי שמירה</w:t>
      </w:r>
    </w:p>
    <w:p w14:paraId="24C867A8" w14:textId="56B3EDA1" w:rsidR="006F071F" w:rsidRPr="00F40D4B" w:rsidRDefault="006F071F" w:rsidP="009B508D">
      <w:pPr>
        <w:ind w:firstLine="720"/>
        <w:rPr>
          <w:rtl/>
        </w:rPr>
      </w:pPr>
      <w:r w:rsidRPr="00F40D4B">
        <w:rPr>
          <w:rFonts w:hint="cs"/>
          <w:rtl/>
        </w:rPr>
        <w:t>אבל לבורות המים</w:t>
      </w:r>
      <w:r w:rsidRPr="00F40D4B">
        <w:rPr>
          <w:rtl/>
        </w:rPr>
        <w:t xml:space="preserve"> - ואפילו מרבנן.</w:t>
      </w:r>
      <w:r w:rsidRPr="00F40D4B">
        <w:rPr>
          <w:rFonts w:hint="cs"/>
          <w:rtl/>
        </w:rPr>
        <w:t xml:space="preserve"> ודווקא דלא יוצאים יחד לחפירה, דאי יוצאין א''צ</w:t>
      </w:r>
    </w:p>
    <w:p w14:paraId="2F80066D" w14:textId="77777777" w:rsidR="00A6533C" w:rsidRPr="00F40D4B" w:rsidRDefault="006F071F" w:rsidP="009B508D">
      <w:pPr>
        <w:rPr>
          <w:rtl/>
        </w:rPr>
      </w:pPr>
      <w:r w:rsidRPr="00F40D4B">
        <w:rPr>
          <w:rtl/>
        </w:rPr>
        <w:t>•</w:t>
      </w:r>
      <w:r w:rsidRPr="00F40D4B">
        <w:rPr>
          <w:rFonts w:hint="cs"/>
          <w:rtl/>
        </w:rPr>
        <w:t xml:space="preserve"> אר''י לחפירת הנהר התחתונים מסייעים לעליונים והעליונים לא מסייעים לתחתונים</w:t>
      </w:r>
    </w:p>
    <w:p w14:paraId="49A57C6F" w14:textId="6DC16657" w:rsidR="006F071F" w:rsidRPr="00F40D4B" w:rsidRDefault="006F071F" w:rsidP="009B508D">
      <w:pPr>
        <w:ind w:firstLine="720"/>
        <w:rPr>
          <w:rtl/>
        </w:rPr>
      </w:pPr>
      <w:r w:rsidRPr="00F40D4B">
        <w:rPr>
          <w:rFonts w:hint="cs"/>
          <w:rtl/>
        </w:rPr>
        <w:t>אבל במי גשמים' - להיפך - שאין התחתונים צריכים לסייע לעליונים אם נסתם למטה</w:t>
      </w:r>
    </w:p>
    <w:p w14:paraId="6CA39DD1" w14:textId="77777777" w:rsidR="006F071F" w:rsidRPr="00F40D4B" w:rsidRDefault="006F071F" w:rsidP="009B508D">
      <w:pPr>
        <w:rPr>
          <w:rtl/>
        </w:rPr>
      </w:pPr>
      <w:r w:rsidRPr="00F40D4B">
        <w:rPr>
          <w:rFonts w:hint="cs"/>
          <w:rtl/>
        </w:rPr>
        <w:t>ותנ''ה</w:t>
      </w:r>
      <w:r w:rsidRPr="00F40D4B">
        <w:rPr>
          <w:rtl/>
        </w:rPr>
        <w:t>: חמש גנות המסתפקות מים ממעין אחד, ונתקלקל המעיין - כולם מתקנות עם העליונה.</w:t>
      </w:r>
    </w:p>
    <w:p w14:paraId="5BEA3F8E" w14:textId="77777777" w:rsidR="006F071F" w:rsidRPr="00F40D4B" w:rsidRDefault="006F071F" w:rsidP="009B508D">
      <w:pPr>
        <w:ind w:firstLine="720"/>
        <w:rPr>
          <w:rtl/>
        </w:rPr>
      </w:pPr>
      <w:r w:rsidRPr="00F40D4B">
        <w:rPr>
          <w:rtl/>
        </w:rPr>
        <w:t>נמצאת התחתונה מתקנת עם כולן, ומתקנת לעצמה.</w:t>
      </w:r>
    </w:p>
    <w:p w14:paraId="3C652A4A" w14:textId="77777777" w:rsidR="00A6533C" w:rsidRPr="00F40D4B" w:rsidRDefault="006F071F" w:rsidP="009B508D">
      <w:pPr>
        <w:ind w:firstLine="720"/>
        <w:rPr>
          <w:rtl/>
        </w:rPr>
      </w:pPr>
      <w:r w:rsidRPr="00F40D4B">
        <w:rPr>
          <w:rtl/>
        </w:rPr>
        <w:t>וכן חמש חצרות שהיו מקלחות מים לביב אחד ונתקלקל הביב - כולן מתקנות עם התחתונה,</w:t>
      </w:r>
    </w:p>
    <w:p w14:paraId="23871EE5" w14:textId="1B02257F" w:rsidR="006F071F" w:rsidRPr="00F40D4B" w:rsidRDefault="006F071F" w:rsidP="009B508D">
      <w:pPr>
        <w:ind w:firstLine="720"/>
        <w:rPr>
          <w:rtl/>
        </w:rPr>
      </w:pPr>
      <w:r w:rsidRPr="00F40D4B">
        <w:rPr>
          <w:rtl/>
        </w:rPr>
        <w:t>נמצאת העליונה מתקנת עם כולן ומתקנת לעצמה.</w:t>
      </w:r>
    </w:p>
    <w:p w14:paraId="7086D182" w14:textId="77777777" w:rsidR="00A6533C" w:rsidRPr="00F40D4B" w:rsidRDefault="00A6533C" w:rsidP="00A6533C">
      <w:pPr>
        <w:pStyle w:val="aff9"/>
        <w:rPr>
          <w:rtl/>
        </w:rPr>
      </w:pPr>
      <w:r w:rsidRPr="00F40D4B">
        <w:rPr>
          <w:rtl/>
        </w:rPr>
        <w:t>***</w:t>
      </w:r>
    </w:p>
    <w:p w14:paraId="60492EAB" w14:textId="77777777" w:rsidR="00A6533C" w:rsidRPr="00F40D4B" w:rsidRDefault="006F071F" w:rsidP="009B508D">
      <w:pPr>
        <w:rPr>
          <w:rtl/>
        </w:rPr>
      </w:pPr>
      <w:r w:rsidRPr="00F40D4B">
        <w:rPr>
          <w:rtl/>
        </w:rPr>
        <w:lastRenderedPageBreak/>
        <w:t>•</w:t>
      </w:r>
      <w:r w:rsidRPr="00F40D4B">
        <w:rPr>
          <w:rFonts w:hint="cs"/>
          <w:rtl/>
        </w:rPr>
        <w:t xml:space="preserve"> </w:t>
      </w:r>
      <w:r w:rsidRPr="00F40D4B">
        <w:rPr>
          <w:rtl/>
        </w:rPr>
        <w:t xml:space="preserve">שמואל: </w:t>
      </w:r>
      <w:r w:rsidRPr="00F40D4B">
        <w:rPr>
          <w:rFonts w:hint="cs"/>
          <w:rtl/>
        </w:rPr>
        <w:t>אותו המחזיק בקרקע שעל שפת הנר חצוף הוא אך אין מסלקין אותו</w:t>
      </w:r>
    </w:p>
    <w:p w14:paraId="554D385A" w14:textId="66E7A8F2" w:rsidR="006F071F" w:rsidRPr="00F40D4B" w:rsidRDefault="006F071F" w:rsidP="009B508D">
      <w:pPr>
        <w:rPr>
          <w:rtl/>
        </w:rPr>
      </w:pPr>
      <w:r w:rsidRPr="00F40D4B">
        <w:rPr>
          <w:rFonts w:hint="cs"/>
          <w:rtl/>
        </w:rPr>
        <w:t>והשתא דכותבים הפרסים '</w:t>
      </w:r>
      <w:r w:rsidRPr="00F40D4B">
        <w:rPr>
          <w:rtl/>
        </w:rPr>
        <w:t>קני לך עד מל</w:t>
      </w:r>
      <w:r w:rsidRPr="00F40D4B">
        <w:rPr>
          <w:rFonts w:hint="cs"/>
          <w:rtl/>
        </w:rPr>
        <w:t>א צואר הסוסים במים' גם מסלקים את המחזיק.דא''ז שלו</w:t>
      </w:r>
    </w:p>
    <w:p w14:paraId="6FA0E52C" w14:textId="77777777" w:rsidR="00A6533C" w:rsidRPr="00F40D4B" w:rsidRDefault="006F071F" w:rsidP="009B508D">
      <w:pPr>
        <w:rPr>
          <w:rtl/>
        </w:rPr>
      </w:pPr>
      <w:r w:rsidRPr="00F40D4B">
        <w:rPr>
          <w:rtl/>
        </w:rPr>
        <w:t>•</w:t>
      </w:r>
      <w:r w:rsidRPr="00F40D4B">
        <w:rPr>
          <w:rFonts w:hint="cs"/>
          <w:rtl/>
        </w:rPr>
        <w:t xml:space="preserve"> </w:t>
      </w:r>
      <w:r>
        <w:rPr>
          <w:rStyle w:val="affffc"/>
          <w:rtl/>
          <w:rPrChange w:id="9269" w:author="מנוע אמוראים" w:date="2026-10-05T16:41:14Z">
            <w:rPr>
              <w:rtl/>
            </w:rPr>
          </w:rPrChange>
        </w:rPr>
        <w:t xml:space="preserve">אריא"ר</w:t>
      </w:r>
      <w:r>
        <w:rPr>
          <w:rtl/>
        </w:rPr>
        <w:t xml:space="preserve">: </w:t>
      </w:r>
      <w:r w:rsidRPr="00F40D4B">
        <w:rPr>
          <w:rFonts w:hint="cs"/>
          <w:rtl/>
        </w:rPr>
        <w:t>אדם שהחזיק בקרקע שבין אחים או שותפין חצוף הוא אך לא מסלקים אותו</w:t>
      </w:r>
    </w:p>
    <w:p w14:paraId="2457E270" w14:textId="0FA60881" w:rsidR="006F071F" w:rsidRPr="00F40D4B" w:rsidRDefault="006F071F" w:rsidP="009B508D">
      <w:pPr>
        <w:rPr>
          <w:rtl/>
        </w:rPr>
      </w:pPr>
      <w:r>
        <w:rPr>
          <w:rStyle w:val="affffc"/>
          <w:rtl/>
          <w:rPrChange w:id="9270" w:author="מנוע אמוראים" w:date="2026-10-05T16:41:14Z">
            <w:rPr>
              <w:rtl/>
            </w:rPr>
          </w:rPrChange>
        </w:rPr>
        <w:t xml:space="preserve">ו</w:t>
      </w:r>
      <w:r>
        <w:rPr>
          <w:rStyle w:val="affffc"/>
          <w:rFonts w:hint="cs"/>
          <w:rtl/>
          <w:rPrChange w:id="9271" w:author="מנוע אמוראים" w:date="2026-10-05T16:41:14Z">
            <w:rPr>
              <w:rFonts w:hint="cs"/>
              <w:rtl/>
            </w:rPr>
          </w:rPrChange>
        </w:rPr>
        <w:t xml:space="preserve">ל</w:t>
      </w:r>
      <w:r>
        <w:rPr>
          <w:rStyle w:val="affffc"/>
          <w:rtl/>
          <w:rPrChange w:id="9272" w:author="מנוע אמוראים" w:date="2026-10-05T16:41:14Z">
            <w:rPr>
              <w:rtl/>
            </w:rPr>
          </w:rPrChange>
        </w:rPr>
        <w:t xml:space="preserve">ר"נ</w:t>
      </w:r>
      <w:r>
        <w:rPr>
          <w:rtl/>
        </w:rPr>
        <w:t xml:space="preserve">: נמי מסלקינן, ואי משום דינא דבר מצרא - לא מסלקינן ליה.</w:t>
      </w:r>
    </w:p>
    <w:p w14:paraId="5A96AD64" w14:textId="77777777" w:rsidR="006F071F" w:rsidRPr="00F40D4B" w:rsidRDefault="006F071F" w:rsidP="009B508D">
      <w:pPr>
        <w:rPr>
          <w:rtl/>
        </w:rPr>
      </w:pPr>
      <w:r w:rsidRPr="00F40D4B">
        <w:rPr>
          <w:rtl/>
        </w:rPr>
        <w:t xml:space="preserve">נהרדעי אמרי: אפילו משום דינא דבר מצרא מסלקינן ליה, </w:t>
      </w:r>
      <w:r w:rsidRPr="00F40D4B">
        <w:rPr>
          <w:rFonts w:hint="cs"/>
          <w:rtl/>
        </w:rPr>
        <w:t>ד'</w:t>
      </w:r>
      <w:r>
        <w:rPr>
          <w:rStyle w:val="affff8"/>
          <w:rtl/>
          <w:rPrChange w:id="9017" w:author="מנוע פסוקים" w:date="2026-10-05T16:38:06Z">
            <w:rPr>
              <w:rtl/>
            </w:rPr>
          </w:rPrChange>
        </w:rPr>
        <w:t xml:space="preserve">ועשית הישר והטוב בעיני ה</w:t>
      </w:r>
      <w:r>
        <w:rPr>
          <w:rtl/>
        </w:rPr>
        <w:t xml:space="preserve">'.</w:t>
      </w:r>
    </w:p>
    <w:p w14:paraId="6186B2D6" w14:textId="77777777" w:rsidR="006F071F" w:rsidRPr="00F40D4B" w:rsidRDefault="006F071F" w:rsidP="009B508D">
      <w:pPr>
        <w:rPr>
          <w:rtl/>
        </w:rPr>
      </w:pPr>
      <w:r w:rsidRPr="00F40D4B">
        <w:rPr>
          <w:rFonts w:hint="cs"/>
          <w:rtl/>
        </w:rPr>
        <w:t>ואם נמלך בו אם לקנות וא''ל שיקנה לרבינא:  דא''צ לעשות קנין על מחילתו</w:t>
      </w:r>
    </w:p>
    <w:p w14:paraId="0787AFF6" w14:textId="77777777" w:rsidR="006F071F" w:rsidRPr="00F40D4B" w:rsidRDefault="006F071F" w:rsidP="009B508D">
      <w:pPr>
        <w:ind w:firstLine="720"/>
        <w:rPr>
          <w:rtl/>
        </w:rPr>
      </w:pPr>
      <w:r w:rsidRPr="00F40D4B">
        <w:rPr>
          <w:rFonts w:hint="cs"/>
          <w:rtl/>
        </w:rPr>
        <w:t>ונהרדעי:</w:t>
      </w:r>
      <w:r w:rsidRPr="00F40D4B">
        <w:rPr>
          <w:rtl/>
        </w:rPr>
        <w:t xml:space="preserve"> </w:t>
      </w:r>
      <w:r w:rsidRPr="00F40D4B">
        <w:rPr>
          <w:rFonts w:hint="cs"/>
          <w:rtl/>
        </w:rPr>
        <w:t>ד</w:t>
      </w:r>
      <w:r w:rsidRPr="00F40D4B">
        <w:rPr>
          <w:rtl/>
        </w:rPr>
        <w:t>צריך למיקנא מיניה</w:t>
      </w:r>
      <w:r w:rsidRPr="00F40D4B">
        <w:rPr>
          <w:rFonts w:hint="cs"/>
          <w:rtl/>
        </w:rPr>
        <w:t>, והלכתא דצריך למיקנא.</w:t>
      </w:r>
    </w:p>
    <w:p w14:paraId="7B761946" w14:textId="77777777" w:rsidR="006F071F" w:rsidRPr="00F40D4B" w:rsidRDefault="006F071F" w:rsidP="009B508D">
      <w:pPr>
        <w:rPr>
          <w:rtl/>
        </w:rPr>
      </w:pPr>
      <w:r w:rsidRPr="00F40D4B">
        <w:rPr>
          <w:rtl/>
        </w:rPr>
        <w:t>•</w:t>
      </w:r>
      <w:r w:rsidRPr="00F40D4B">
        <w:rPr>
          <w:rFonts w:hint="cs"/>
          <w:rtl/>
        </w:rPr>
        <w:t xml:space="preserve"> ו</w:t>
      </w:r>
      <w:r w:rsidRPr="00F40D4B">
        <w:rPr>
          <w:rtl/>
        </w:rPr>
        <w:t>השתא דאמרת צריך למיקנא מיניה, אי לא ק</w:t>
      </w:r>
      <w:r w:rsidRPr="00F40D4B">
        <w:rPr>
          <w:rFonts w:hint="cs"/>
          <w:rtl/>
        </w:rPr>
        <w:t>נה והתייקר או הוזל ברשות בן המצר</w:t>
      </w:r>
    </w:p>
    <w:p w14:paraId="747496A2" w14:textId="77777777" w:rsidR="00A6533C" w:rsidRPr="00F40D4B" w:rsidRDefault="006F071F" w:rsidP="009B508D">
      <w:pPr>
        <w:rPr>
          <w:rtl/>
        </w:rPr>
      </w:pPr>
      <w:r w:rsidRPr="00F40D4B">
        <w:rPr>
          <w:rtl/>
        </w:rPr>
        <w:t>•</w:t>
      </w:r>
      <w:r w:rsidRPr="00F40D4B">
        <w:rPr>
          <w:rFonts w:hint="cs"/>
          <w:rtl/>
        </w:rPr>
        <w:t xml:space="preserve"> קנה במאה ושוה מאתים אי לכו''ע מכר בזול ה''נ כאן ואי רק לו מכר צריך לשלם בן המצר מאתים</w:t>
      </w:r>
    </w:p>
    <w:p w14:paraId="376CD6F6" w14:textId="006316F6" w:rsidR="006F071F" w:rsidRPr="00F40D4B" w:rsidRDefault="006F071F" w:rsidP="009B508D">
      <w:pPr>
        <w:rPr>
          <w:rtl/>
        </w:rPr>
      </w:pPr>
      <w:r w:rsidRPr="00F40D4B">
        <w:rPr>
          <w:rtl/>
        </w:rPr>
        <w:t>•</w:t>
      </w:r>
      <w:r w:rsidRPr="00F40D4B">
        <w:rPr>
          <w:rFonts w:hint="cs"/>
          <w:rtl/>
        </w:rPr>
        <w:t xml:space="preserve"> אבל מכר במאתים ושוה במאה יכול לומר בן המצר ד</w:t>
      </w:r>
      <w:r w:rsidRPr="00F40D4B">
        <w:rPr>
          <w:rtl/>
        </w:rPr>
        <w:t>לתקוני שדרתיך ולא לעוותי.</w:t>
      </w:r>
    </w:p>
    <w:p w14:paraId="657F622C" w14:textId="77777777" w:rsidR="006F071F" w:rsidRPr="00F40D4B" w:rsidRDefault="006F071F" w:rsidP="009B508D">
      <w:pPr>
        <w:rPr>
          <w:rtl/>
        </w:rPr>
      </w:pPr>
      <w:r w:rsidRPr="00F40D4B">
        <w:rPr>
          <w:rtl/>
        </w:rPr>
        <w:t xml:space="preserve">א"ל </w:t>
      </w:r>
      <w:r w:rsidRPr="00F40D4B">
        <w:rPr>
          <w:rFonts w:hint="cs"/>
          <w:rtl/>
        </w:rPr>
        <w:t>מקבדר''ח</w:t>
      </w:r>
      <w:r>
        <w:rPr>
          <w:rtl/>
        </w:rPr>
        <w:t xml:space="preserve">: הכי אמרי נהרדעי </w:t>
      </w:r>
      <w:r>
        <w:rPr>
          <w:rStyle w:val="affffc"/>
          <w:rtl/>
          <w:rPrChange w:id="9273" w:author="מנוע אמוראים" w:date="2026-10-05T16:41:14Z">
            <w:rPr>
              <w:rtl/>
            </w:rPr>
          </w:rPrChange>
        </w:rPr>
        <w:t xml:space="preserve">מדר"נ</w:t>
      </w:r>
      <w:r>
        <w:rPr>
          <w:rtl/>
        </w:rPr>
        <w:t xml:space="preserve">: אין אונאה לקרקעות.</w:t>
      </w:r>
      <w:r w:rsidRPr="00F40D4B">
        <w:rPr>
          <w:rFonts w:hint="cs"/>
          <w:rtl/>
        </w:rPr>
        <w:t xml:space="preserve"> וצריך לשלם מאתים</w:t>
      </w:r>
    </w:p>
    <w:p w14:paraId="62E624C6" w14:textId="77777777" w:rsidR="006F071F" w:rsidRPr="00F40D4B" w:rsidRDefault="006F071F" w:rsidP="009B508D">
      <w:pPr>
        <w:rPr>
          <w:rtl/>
        </w:rPr>
      </w:pPr>
      <w:r w:rsidRPr="00F40D4B">
        <w:rPr>
          <w:rtl/>
        </w:rPr>
        <w:t>•</w:t>
      </w:r>
      <w:r w:rsidRPr="00F40D4B">
        <w:rPr>
          <w:rFonts w:hint="cs"/>
          <w:rtl/>
        </w:rPr>
        <w:t xml:space="preserve">  אי מכר בית סאה באמצע שדה דחישי' שעשה קנוניא לעשותו בר מצרא על שאר השדות</w:t>
      </w:r>
    </w:p>
    <w:p w14:paraId="061CBE6E" w14:textId="77777777" w:rsidR="00A6533C" w:rsidRPr="00F40D4B" w:rsidRDefault="006F071F" w:rsidP="009B508D">
      <w:pPr>
        <w:rPr>
          <w:rtl/>
        </w:rPr>
      </w:pPr>
      <w:r w:rsidRPr="00F40D4B">
        <w:rPr>
          <w:rFonts w:hint="cs"/>
          <w:rtl/>
        </w:rPr>
        <w:lastRenderedPageBreak/>
        <w:t xml:space="preserve">- </w:t>
      </w:r>
      <w:r w:rsidRPr="00F40D4B">
        <w:rPr>
          <w:rtl/>
        </w:rPr>
        <w:t xml:space="preserve">חזינן, אי עידית </w:t>
      </w:r>
      <w:r w:rsidRPr="00F40D4B">
        <w:rPr>
          <w:rFonts w:hint="cs"/>
          <w:rtl/>
        </w:rPr>
        <w:t>או</w:t>
      </w:r>
      <w:r w:rsidRPr="00F40D4B">
        <w:rPr>
          <w:rtl/>
        </w:rPr>
        <w:t xml:space="preserve"> זיבורית היא – </w:t>
      </w:r>
      <w:r w:rsidRPr="00F40D4B">
        <w:rPr>
          <w:rFonts w:hint="cs"/>
          <w:rtl/>
        </w:rPr>
        <w:t>מכירתו מכר ואי ככל שאר הקרקע היא אמרי' דמערים הוא</w:t>
      </w:r>
    </w:p>
    <w:p w14:paraId="0A4452E7" w14:textId="77777777" w:rsidR="00A6533C" w:rsidRPr="00F40D4B" w:rsidRDefault="00A6533C" w:rsidP="00A6533C">
      <w:pPr>
        <w:pStyle w:val="aff9"/>
        <w:rPr>
          <w:rtl/>
        </w:rPr>
      </w:pPr>
      <w:r w:rsidRPr="00F40D4B">
        <w:rPr>
          <w:rtl/>
        </w:rPr>
        <w:t>***</w:t>
      </w:r>
    </w:p>
    <w:p w14:paraId="6B15A23D" w14:textId="2EA4FB2A" w:rsidR="006F071F" w:rsidRPr="00F40D4B" w:rsidRDefault="006F071F" w:rsidP="00A6533C">
      <w:pPr>
        <w:pStyle w:val="affe"/>
        <w:framePr w:wrap="around"/>
        <w:rPr>
          <w:rtl/>
        </w:rPr>
      </w:pPr>
      <w:r w:rsidRPr="00F40D4B">
        <w:rPr>
          <w:rtl/>
        </w:rPr>
        <w:t>קח:</w:t>
      </w:r>
    </w:p>
    <w:p w14:paraId="37FE00D6" w14:textId="77777777" w:rsidR="006F071F" w:rsidRPr="00F40D4B" w:rsidRDefault="006F071F" w:rsidP="009B508D">
      <w:pPr>
        <w:rPr>
          <w:rtl/>
        </w:rPr>
      </w:pPr>
      <w:r w:rsidRPr="00F40D4B">
        <w:rPr>
          <w:rtl/>
        </w:rPr>
        <w:t>•</w:t>
      </w:r>
      <w:r w:rsidRPr="00F40D4B">
        <w:rPr>
          <w:rFonts w:hint="cs"/>
          <w:rtl/>
        </w:rPr>
        <w:t xml:space="preserve"> </w:t>
      </w:r>
      <w:r w:rsidRPr="00F40D4B">
        <w:rPr>
          <w:rtl/>
        </w:rPr>
        <w:t>מתנה לית בה משום דינא דבר מצרא.</w:t>
      </w:r>
    </w:p>
    <w:p w14:paraId="2672E331" w14:textId="77777777" w:rsidR="006F071F" w:rsidRPr="00F40D4B" w:rsidRDefault="006F071F" w:rsidP="009B508D">
      <w:pPr>
        <w:ind w:firstLine="720"/>
        <w:rPr>
          <w:rtl/>
        </w:rPr>
      </w:pPr>
      <w:r w:rsidRPr="00F40D4B">
        <w:rPr>
          <w:rtl/>
        </w:rPr>
        <w:t xml:space="preserve">אי כתב ליה אחריות – </w:t>
      </w:r>
      <w:r w:rsidRPr="00F40D4B">
        <w:rPr>
          <w:rFonts w:hint="cs"/>
          <w:rtl/>
        </w:rPr>
        <w:t xml:space="preserve">יש </w:t>
      </w:r>
      <w:r w:rsidRPr="00F40D4B">
        <w:rPr>
          <w:rtl/>
        </w:rPr>
        <w:t>בה משום דינא דבר מצרא.</w:t>
      </w:r>
    </w:p>
    <w:p w14:paraId="2082934A" w14:textId="77777777" w:rsidR="006F071F" w:rsidRPr="00F40D4B" w:rsidRDefault="006F071F" w:rsidP="009B508D">
      <w:pPr>
        <w:rPr>
          <w:rtl/>
        </w:rPr>
      </w:pPr>
      <w:r w:rsidRPr="00F40D4B">
        <w:rPr>
          <w:rtl/>
        </w:rPr>
        <w:t>•</w:t>
      </w:r>
      <w:r w:rsidRPr="00F40D4B">
        <w:rPr>
          <w:rFonts w:hint="cs"/>
          <w:rtl/>
        </w:rPr>
        <w:t xml:space="preserve"> </w:t>
      </w:r>
      <w:r w:rsidRPr="00F40D4B">
        <w:rPr>
          <w:rtl/>
        </w:rPr>
        <w:t>מכר כל נכסיו לאחד - לית בה משום דינא דבר מצרא.</w:t>
      </w:r>
    </w:p>
    <w:p w14:paraId="4C59321B" w14:textId="77777777" w:rsidR="006F071F" w:rsidRPr="00F40D4B" w:rsidRDefault="006F071F" w:rsidP="009B508D">
      <w:pPr>
        <w:rPr>
          <w:rtl/>
        </w:rPr>
      </w:pPr>
      <w:r w:rsidRPr="00F40D4B">
        <w:rPr>
          <w:rtl/>
        </w:rPr>
        <w:t>•</w:t>
      </w:r>
      <w:r w:rsidRPr="00F40D4B">
        <w:rPr>
          <w:rFonts w:hint="cs"/>
          <w:rtl/>
        </w:rPr>
        <w:t xml:space="preserve"> </w:t>
      </w:r>
      <w:r w:rsidRPr="00F40D4B">
        <w:rPr>
          <w:rtl/>
        </w:rPr>
        <w:t>לבעלים הראשונים - לית בה משום דינא דבר מצרא.</w:t>
      </w:r>
    </w:p>
    <w:p w14:paraId="14E426CE" w14:textId="77777777" w:rsidR="006F071F" w:rsidRPr="00F40D4B" w:rsidRDefault="006F071F" w:rsidP="009B508D">
      <w:pPr>
        <w:rPr>
          <w:rtl/>
        </w:rPr>
      </w:pPr>
      <w:r w:rsidRPr="00F40D4B">
        <w:rPr>
          <w:rtl/>
        </w:rPr>
        <w:t>•</w:t>
      </w:r>
      <w:r w:rsidRPr="00F40D4B">
        <w:rPr>
          <w:rFonts w:hint="cs"/>
          <w:rtl/>
        </w:rPr>
        <w:t xml:space="preserve"> </w:t>
      </w:r>
      <w:r w:rsidRPr="00F40D4B">
        <w:rPr>
          <w:rtl/>
        </w:rPr>
        <w:t>זבן מנכרי וזבין לנכרי - לית בה משום דינא דבר מצרא.</w:t>
      </w:r>
    </w:p>
    <w:p w14:paraId="0FB15D05" w14:textId="77777777" w:rsidR="006F071F" w:rsidRPr="00F40D4B" w:rsidRDefault="006F071F" w:rsidP="009B508D">
      <w:pPr>
        <w:rPr>
          <w:rtl/>
        </w:rPr>
      </w:pPr>
      <w:r w:rsidRPr="00F40D4B">
        <w:rPr>
          <w:rtl/>
        </w:rPr>
        <w:t>•</w:t>
      </w:r>
      <w:r w:rsidRPr="00F40D4B">
        <w:rPr>
          <w:rFonts w:hint="cs"/>
          <w:rtl/>
        </w:rPr>
        <w:t xml:space="preserve"> קנה מכרי </w:t>
      </w:r>
      <w:r w:rsidRPr="00F40D4B">
        <w:rPr>
          <w:rtl/>
        </w:rPr>
        <w:t>–</w:t>
      </w:r>
      <w:r w:rsidRPr="00F40D4B">
        <w:rPr>
          <w:rFonts w:hint="cs"/>
          <w:rtl/>
        </w:rPr>
        <w:t xml:space="preserve"> דא''ל ארי הברחתי ממצרך</w:t>
      </w:r>
      <w:r w:rsidRPr="00F40D4B">
        <w:rPr>
          <w:rtl/>
        </w:rPr>
        <w:t xml:space="preserve">, </w:t>
      </w:r>
      <w:r w:rsidRPr="00F40D4B">
        <w:rPr>
          <w:rFonts w:hint="cs"/>
          <w:rtl/>
        </w:rPr>
        <w:t>ובמכר לנכרי</w:t>
      </w:r>
      <w:r w:rsidRPr="00F40D4B">
        <w:rPr>
          <w:rtl/>
        </w:rPr>
        <w:t xml:space="preserve"> - ודאי לאו בר ועשית הישר והטוב הוא.</w:t>
      </w:r>
    </w:p>
    <w:p w14:paraId="224A346D" w14:textId="77777777" w:rsidR="006F071F" w:rsidRPr="00F40D4B" w:rsidRDefault="006F071F" w:rsidP="009B508D">
      <w:pPr>
        <w:ind w:firstLine="720"/>
        <w:rPr>
          <w:rtl/>
        </w:rPr>
      </w:pPr>
      <w:r w:rsidRPr="00F40D4B">
        <w:rPr>
          <w:rtl/>
        </w:rPr>
        <w:t>שמותי ודאי משמתינן ליה, עד דמקבל עלי</w:t>
      </w:r>
      <w:r w:rsidRPr="00F40D4B">
        <w:rPr>
          <w:rFonts w:hint="cs"/>
          <w:rtl/>
        </w:rPr>
        <w:t>ו כל אונסים שיבואו מחמתו</w:t>
      </w:r>
    </w:p>
    <w:p w14:paraId="13CA0880" w14:textId="77777777" w:rsidR="006F071F" w:rsidRPr="00F40D4B" w:rsidRDefault="006F071F" w:rsidP="009B508D">
      <w:pPr>
        <w:rPr>
          <w:rtl/>
        </w:rPr>
      </w:pPr>
      <w:r w:rsidRPr="00F40D4B">
        <w:rPr>
          <w:rtl/>
        </w:rPr>
        <w:t>•</w:t>
      </w:r>
      <w:r w:rsidRPr="00F40D4B">
        <w:rPr>
          <w:rFonts w:hint="cs"/>
          <w:rtl/>
        </w:rPr>
        <w:t xml:space="preserve"> </w:t>
      </w:r>
      <w:r w:rsidRPr="00F40D4B">
        <w:rPr>
          <w:rtl/>
        </w:rPr>
        <w:t>משכנתא לית בה משום דינא דבר מצרא,</w:t>
      </w:r>
    </w:p>
    <w:p w14:paraId="48B4D43E" w14:textId="77777777" w:rsidR="006F071F" w:rsidRPr="00F40D4B" w:rsidRDefault="006F071F" w:rsidP="009B508D">
      <w:pPr>
        <w:ind w:firstLine="720"/>
        <w:rPr>
          <w:rtl/>
        </w:rPr>
      </w:pPr>
      <w:r w:rsidRPr="00F40D4B">
        <w:rPr>
          <w:rFonts w:hint="cs"/>
          <w:rtl/>
        </w:rPr>
        <w:t>וכ</w:t>
      </w:r>
      <w:r w:rsidRPr="00F40D4B">
        <w:rPr>
          <w:rtl/>
        </w:rPr>
        <w:t xml:space="preserve">סבי דמתא מחסיא: </w:t>
      </w:r>
      <w:r w:rsidRPr="00F40D4B">
        <w:rPr>
          <w:rFonts w:hint="cs"/>
          <w:rtl/>
        </w:rPr>
        <w:t>ד</w:t>
      </w:r>
      <w:r w:rsidRPr="00F40D4B">
        <w:rPr>
          <w:rtl/>
        </w:rPr>
        <w:t xml:space="preserve">משכנתא </w:t>
      </w:r>
      <w:r w:rsidRPr="00F40D4B">
        <w:rPr>
          <w:rFonts w:hint="cs"/>
          <w:rtl/>
        </w:rPr>
        <w:t xml:space="preserve">היינו דשכֵנה אצלו ונפק''מ </w:t>
      </w:r>
      <w:r w:rsidRPr="00F40D4B">
        <w:rPr>
          <w:rtl/>
        </w:rPr>
        <w:t>- לדינא דבר מצרא.</w:t>
      </w:r>
    </w:p>
    <w:p w14:paraId="5C3F1BC6" w14:textId="77777777" w:rsidR="006F071F" w:rsidRPr="00F40D4B" w:rsidRDefault="006F071F" w:rsidP="009B508D">
      <w:pPr>
        <w:rPr>
          <w:rtl/>
        </w:rPr>
      </w:pPr>
      <w:r w:rsidRPr="00F40D4B">
        <w:rPr>
          <w:rtl/>
        </w:rPr>
        <w:t>•</w:t>
      </w:r>
      <w:r w:rsidRPr="00F40D4B">
        <w:rPr>
          <w:rFonts w:hint="cs"/>
          <w:rtl/>
        </w:rPr>
        <w:t xml:space="preserve"> </w:t>
      </w:r>
      <w:r w:rsidRPr="00F40D4B">
        <w:rPr>
          <w:rtl/>
        </w:rPr>
        <w:t>למכור ברחוק ולגאול בקרוב, ברע ולגאול ביפה - לית בה משום דינא דבר מצרא.</w:t>
      </w:r>
    </w:p>
    <w:p w14:paraId="7C195F2E" w14:textId="77777777" w:rsidR="006F071F" w:rsidRPr="00F40D4B" w:rsidRDefault="006F071F" w:rsidP="009B508D">
      <w:pPr>
        <w:rPr>
          <w:rtl/>
        </w:rPr>
      </w:pPr>
      <w:r w:rsidRPr="00F40D4B">
        <w:rPr>
          <w:rtl/>
        </w:rPr>
        <w:t>•</w:t>
      </w:r>
      <w:r w:rsidRPr="00F40D4B">
        <w:rPr>
          <w:rFonts w:hint="cs"/>
          <w:rtl/>
        </w:rPr>
        <w:t xml:space="preserve"> </w:t>
      </w:r>
      <w:r w:rsidRPr="00F40D4B">
        <w:rPr>
          <w:rtl/>
        </w:rPr>
        <w:t>לכרגא ולמזוני ולקבורה - לית בה משום דינא דבר מצרא.</w:t>
      </w:r>
    </w:p>
    <w:p w14:paraId="74656942" w14:textId="77777777" w:rsidR="006F071F" w:rsidRPr="00F40D4B" w:rsidRDefault="006F071F" w:rsidP="009B508D">
      <w:pPr>
        <w:ind w:firstLine="720"/>
        <w:rPr>
          <w:rtl/>
        </w:rPr>
      </w:pPr>
      <w:r w:rsidRPr="00F40D4B">
        <w:rPr>
          <w:rtl/>
        </w:rPr>
        <w:t>דאמרי נהרדעא: לכרגא, למזוני ולקבורה מזבנינן בלא אכרזתא.</w:t>
      </w:r>
    </w:p>
    <w:p w14:paraId="71840B6D" w14:textId="77777777" w:rsidR="006F071F" w:rsidRPr="00F40D4B" w:rsidRDefault="006F071F" w:rsidP="009B508D">
      <w:pPr>
        <w:rPr>
          <w:rtl/>
        </w:rPr>
      </w:pPr>
      <w:r w:rsidRPr="00F40D4B">
        <w:rPr>
          <w:rtl/>
        </w:rPr>
        <w:t>•</w:t>
      </w:r>
      <w:r w:rsidRPr="00F40D4B">
        <w:rPr>
          <w:rFonts w:hint="cs"/>
          <w:rtl/>
        </w:rPr>
        <w:t xml:space="preserve"> </w:t>
      </w:r>
      <w:r w:rsidRPr="00F40D4B">
        <w:rPr>
          <w:rtl/>
        </w:rPr>
        <w:t>לאשה וליתמי ולשותפי - לית בה משום דינא דבר מצרא.</w:t>
      </w:r>
    </w:p>
    <w:p w14:paraId="7D887012" w14:textId="77777777" w:rsidR="00A6533C" w:rsidRPr="00F40D4B" w:rsidRDefault="006F071F" w:rsidP="009B508D">
      <w:pPr>
        <w:rPr>
          <w:rtl/>
        </w:rPr>
      </w:pPr>
      <w:r w:rsidRPr="00F40D4B">
        <w:rPr>
          <w:rtl/>
        </w:rPr>
        <w:t>•</w:t>
      </w:r>
      <w:r w:rsidRPr="00F40D4B">
        <w:rPr>
          <w:rFonts w:hint="cs"/>
          <w:rtl/>
        </w:rPr>
        <w:t xml:space="preserve"> </w:t>
      </w:r>
      <w:r w:rsidRPr="00F40D4B">
        <w:rPr>
          <w:rtl/>
        </w:rPr>
        <w:t>שכיני העיר ושכיני שדה - שכיני העיר קודמין, שכן ותלמיד חכם - תלמיד חכם קודם,</w:t>
      </w:r>
    </w:p>
    <w:p w14:paraId="1CDC00A9" w14:textId="330C64EC" w:rsidR="006F071F" w:rsidRPr="00F40D4B" w:rsidRDefault="006F071F" w:rsidP="009B508D">
      <w:pPr>
        <w:ind w:firstLine="720"/>
        <w:rPr>
          <w:rtl/>
        </w:rPr>
      </w:pPr>
      <w:r w:rsidRPr="00F40D4B">
        <w:rPr>
          <w:rtl/>
        </w:rPr>
        <w:t>קרוב ותלמיד חכם - תלמיד חכם קודם.</w:t>
      </w:r>
    </w:p>
    <w:p w14:paraId="3F12096B" w14:textId="77777777" w:rsidR="006F071F" w:rsidRPr="00F40D4B" w:rsidRDefault="006F071F" w:rsidP="009B508D">
      <w:pPr>
        <w:rPr>
          <w:rtl/>
        </w:rPr>
      </w:pPr>
      <w:r w:rsidRPr="00F40D4B">
        <w:rPr>
          <w:rtl/>
        </w:rPr>
        <w:lastRenderedPageBreak/>
        <w:t>•</w:t>
      </w:r>
      <w:r w:rsidRPr="00F40D4B">
        <w:rPr>
          <w:rFonts w:hint="cs"/>
          <w:rtl/>
        </w:rPr>
        <w:t xml:space="preserve"> </w:t>
      </w:r>
      <w:r w:rsidRPr="00F40D4B">
        <w:rPr>
          <w:rtl/>
        </w:rPr>
        <w:t xml:space="preserve">שכן וקרוב – </w:t>
      </w:r>
      <w:r w:rsidRPr="00F40D4B">
        <w:rPr>
          <w:rFonts w:hint="cs"/>
          <w:rtl/>
        </w:rPr>
        <w:t>'</w:t>
      </w:r>
      <w:r>
        <w:rPr>
          <w:rStyle w:val="affff8"/>
          <w:rtl/>
          <w:rPrChange w:id="9018" w:author="מנוע פסוקים" w:date="2026-10-05T16:38:06Z">
            <w:rPr>
              <w:rtl/>
            </w:rPr>
          </w:rPrChange>
        </w:rPr>
        <w:t xml:space="preserve">טוב שכן קרוב מאח רחוק</w:t>
      </w:r>
      <w:r w:rsidRPr="00F40D4B">
        <w:rPr>
          <w:rFonts w:hint="cs"/>
          <w:rtl/>
        </w:rPr>
        <w:t>'</w:t>
      </w:r>
      <w:r w:rsidRPr="00F40D4B">
        <w:rPr>
          <w:rtl/>
        </w:rPr>
        <w:t>.</w:t>
      </w:r>
    </w:p>
    <w:p w14:paraId="3200264A" w14:textId="77777777" w:rsidR="006F071F" w:rsidRPr="00F40D4B" w:rsidRDefault="006F071F" w:rsidP="009B508D">
      <w:pPr>
        <w:rPr>
          <w:rtl/>
        </w:rPr>
      </w:pPr>
      <w:r w:rsidRPr="00F40D4B">
        <w:rPr>
          <w:rtl/>
        </w:rPr>
        <w:t>•</w:t>
      </w:r>
      <w:r w:rsidRPr="00F40D4B">
        <w:rPr>
          <w:rFonts w:hint="cs"/>
          <w:rtl/>
        </w:rPr>
        <w:t xml:space="preserve"> </w:t>
      </w:r>
      <w:r w:rsidRPr="00F40D4B">
        <w:rPr>
          <w:rtl/>
        </w:rPr>
        <w:t xml:space="preserve">הני זוזי טבי והני זוזי </w:t>
      </w:r>
      <w:r w:rsidRPr="00F40D4B">
        <w:rPr>
          <w:rFonts w:hint="cs"/>
          <w:rtl/>
        </w:rPr>
        <w:t>כבדים</w:t>
      </w:r>
      <w:r w:rsidRPr="00F40D4B">
        <w:rPr>
          <w:rtl/>
        </w:rPr>
        <w:t xml:space="preserve"> - לית ביה משום דינא דבר מצרא.</w:t>
      </w:r>
    </w:p>
    <w:p w14:paraId="4AC9A53F" w14:textId="77777777" w:rsidR="006F071F" w:rsidRPr="00F40D4B" w:rsidRDefault="006F071F" w:rsidP="009B508D">
      <w:pPr>
        <w:rPr>
          <w:rtl/>
        </w:rPr>
      </w:pPr>
      <w:r w:rsidRPr="00F40D4B">
        <w:rPr>
          <w:rtl/>
        </w:rPr>
        <w:t>•</w:t>
      </w:r>
      <w:r w:rsidRPr="00F40D4B">
        <w:rPr>
          <w:rFonts w:hint="cs"/>
          <w:rtl/>
        </w:rPr>
        <w:t xml:space="preserve"> </w:t>
      </w:r>
      <w:r w:rsidRPr="00F40D4B">
        <w:rPr>
          <w:rtl/>
        </w:rPr>
        <w:t xml:space="preserve">הני </w:t>
      </w:r>
      <w:r w:rsidRPr="00F40D4B">
        <w:rPr>
          <w:rFonts w:hint="cs"/>
          <w:rtl/>
        </w:rPr>
        <w:t xml:space="preserve">זוזי צרורים יחד והני פתוחים </w:t>
      </w:r>
      <w:r w:rsidRPr="00F40D4B">
        <w:rPr>
          <w:rtl/>
        </w:rPr>
        <w:t>- לית ביה משום דינא דבר מצרא.</w:t>
      </w:r>
    </w:p>
    <w:p w14:paraId="7E8AF00C" w14:textId="77777777" w:rsidR="00A6533C" w:rsidRPr="00F40D4B" w:rsidRDefault="006F071F" w:rsidP="009B508D">
      <w:pPr>
        <w:rPr>
          <w:rtl/>
        </w:rPr>
      </w:pPr>
      <w:r w:rsidRPr="00F40D4B">
        <w:rPr>
          <w:rtl/>
        </w:rPr>
        <w:t>•</w:t>
      </w:r>
      <w:r w:rsidRPr="00F40D4B">
        <w:rPr>
          <w:rFonts w:hint="cs"/>
          <w:rtl/>
        </w:rPr>
        <w:t xml:space="preserve"> </w:t>
      </w:r>
      <w:r w:rsidRPr="00F40D4B">
        <w:rPr>
          <w:rtl/>
        </w:rPr>
        <w:t>אמר: א</w:t>
      </w:r>
      <w:r w:rsidRPr="00F40D4B">
        <w:rPr>
          <w:rFonts w:hint="cs"/>
          <w:rtl/>
        </w:rPr>
        <w:t>לך ו</w:t>
      </w:r>
      <w:r w:rsidRPr="00F40D4B">
        <w:rPr>
          <w:rtl/>
        </w:rPr>
        <w:t>אטרח וא</w:t>
      </w:r>
      <w:r w:rsidRPr="00F40D4B">
        <w:rPr>
          <w:rFonts w:hint="cs"/>
          <w:rtl/>
        </w:rPr>
        <w:t>ביא מעות- אין ממתינים לו</w:t>
      </w:r>
    </w:p>
    <w:p w14:paraId="738C3E4D" w14:textId="2AA7B301" w:rsidR="006F071F" w:rsidRPr="00F40D4B" w:rsidRDefault="006F071F" w:rsidP="009B508D">
      <w:pPr>
        <w:ind w:firstLine="720"/>
        <w:rPr>
          <w:rtl/>
        </w:rPr>
      </w:pPr>
      <w:r w:rsidRPr="00F40D4B">
        <w:rPr>
          <w:rFonts w:hint="cs"/>
          <w:rtl/>
        </w:rPr>
        <w:t>ואי אמר אלך ואביא מעות- חזי' אי אמיד הוא שיכול לילך ולהביא ממתינים לו, ואי לא לא</w:t>
      </w:r>
    </w:p>
    <w:p w14:paraId="663EF845" w14:textId="77777777" w:rsidR="006F071F" w:rsidRPr="00F40D4B" w:rsidRDefault="006F071F" w:rsidP="009B508D">
      <w:pPr>
        <w:rPr>
          <w:rtl/>
        </w:rPr>
      </w:pPr>
      <w:r w:rsidRPr="00F40D4B">
        <w:rPr>
          <w:rtl/>
        </w:rPr>
        <w:t>•</w:t>
      </w:r>
      <w:r w:rsidRPr="00F40D4B">
        <w:rPr>
          <w:rFonts w:hint="cs"/>
          <w:rtl/>
        </w:rPr>
        <w:t xml:space="preserve"> קרקע של אחד ובית של אחר מעכב על בעה''ב ובעה''ב אין יכול לעכב על בעל הקרקע</w:t>
      </w:r>
    </w:p>
    <w:p w14:paraId="18C76947" w14:textId="77777777" w:rsidR="006F071F" w:rsidRPr="00F40D4B" w:rsidRDefault="006F071F" w:rsidP="009B508D">
      <w:pPr>
        <w:rPr>
          <w:rtl/>
        </w:rPr>
      </w:pPr>
      <w:r w:rsidRPr="00F40D4B">
        <w:rPr>
          <w:rtl/>
        </w:rPr>
        <w:t>•</w:t>
      </w:r>
      <w:r w:rsidRPr="00F40D4B">
        <w:rPr>
          <w:rFonts w:hint="cs"/>
          <w:rtl/>
        </w:rPr>
        <w:t xml:space="preserve"> קרקע של אחד ודקל של אחר בעל הקרקע מעכב על בעל הדקל ולא להיפך</w:t>
      </w:r>
    </w:p>
    <w:p w14:paraId="351E8616" w14:textId="77777777" w:rsidR="006F071F" w:rsidRPr="00F40D4B" w:rsidRDefault="006F071F" w:rsidP="009B508D">
      <w:pPr>
        <w:rPr>
          <w:rtl/>
        </w:rPr>
      </w:pPr>
      <w:r w:rsidRPr="00F40D4B">
        <w:rPr>
          <w:rtl/>
        </w:rPr>
        <w:t>•</w:t>
      </w:r>
      <w:r w:rsidRPr="00F40D4B">
        <w:rPr>
          <w:rFonts w:hint="cs"/>
          <w:rtl/>
        </w:rPr>
        <w:t xml:space="preserve"> קרקע לבית וקרקע לזרע </w:t>
      </w:r>
      <w:r w:rsidRPr="00F40D4B">
        <w:rPr>
          <w:rtl/>
        </w:rPr>
        <w:t>- ישוב עדיף, ולית בה משום דינא דבר מצרא.</w:t>
      </w:r>
    </w:p>
    <w:p w14:paraId="2E5D9106" w14:textId="77777777" w:rsidR="00A6533C" w:rsidRPr="00F40D4B" w:rsidRDefault="006F071F" w:rsidP="009B508D">
      <w:pPr>
        <w:rPr>
          <w:rtl/>
        </w:rPr>
      </w:pPr>
      <w:r w:rsidRPr="00F40D4B">
        <w:rPr>
          <w:rtl/>
        </w:rPr>
        <w:t>•</w:t>
      </w:r>
      <w:r w:rsidRPr="00F40D4B">
        <w:rPr>
          <w:rFonts w:hint="cs"/>
          <w:rtl/>
        </w:rPr>
        <w:t xml:space="preserve"> ואי הפסיק סלע או דקלים רואים אי יכול להכניס בה אפי' תלם אחד יש בזה דינא דבר מצרא ואי</w:t>
      </w:r>
      <w:r w:rsidRPr="00F40D4B">
        <w:rPr>
          <w:rtl/>
        </w:rPr>
        <w:t xml:space="preserve"> לא </w:t>
      </w:r>
      <w:r w:rsidRPr="00F40D4B">
        <w:rPr>
          <w:rFonts w:hint="cs"/>
          <w:rtl/>
        </w:rPr>
        <w:t>לא</w:t>
      </w:r>
    </w:p>
    <w:p w14:paraId="0B063FBB" w14:textId="100E6F11" w:rsidR="006F071F" w:rsidRPr="00F40D4B" w:rsidRDefault="006F071F" w:rsidP="009B508D">
      <w:pPr>
        <w:rPr>
          <w:rtl/>
        </w:rPr>
      </w:pPr>
      <w:r w:rsidRPr="00F40D4B">
        <w:rPr>
          <w:rtl/>
        </w:rPr>
        <w:t>•</w:t>
      </w:r>
      <w:r w:rsidRPr="00F40D4B">
        <w:rPr>
          <w:rFonts w:hint="cs"/>
          <w:rtl/>
        </w:rPr>
        <w:t xml:space="preserve"> הני ד' בני מצרי דקדים חד מניהו וזבין הני זביני ואי באו כולם יחד </w:t>
      </w:r>
      <w:r w:rsidR="00237964" w:rsidRPr="00F40D4B">
        <w:rPr>
          <w:rFonts w:hint="cs"/>
          <w:rtl/>
        </w:rPr>
        <w:t>חלקו</w:t>
      </w:r>
      <w:r w:rsidRPr="00F40D4B">
        <w:rPr>
          <w:rFonts w:hint="cs"/>
          <w:rtl/>
        </w:rPr>
        <w:t xml:space="preserve"> בקרנזיל[ד' אלכסונות]</w:t>
      </w:r>
    </w:p>
    <w:p w14:paraId="31958CC1" w14:textId="77777777" w:rsidR="00A6533C" w:rsidRPr="00F40D4B" w:rsidRDefault="00A6533C" w:rsidP="00A6533C">
      <w:pPr>
        <w:pStyle w:val="aff9"/>
        <w:rPr>
          <w:rtl/>
        </w:rPr>
      </w:pPr>
      <w:r w:rsidRPr="00F40D4B">
        <w:rPr>
          <w:rtl/>
        </w:rPr>
        <w:t>***</w:t>
      </w:r>
    </w:p>
    <w:p w14:paraId="3570190A" w14:textId="77777777" w:rsidR="00A1057D" w:rsidRDefault="00A1057D">
      <w:pPr>
        <w:bidi w:val="0"/>
        <w:spacing w:after="160" w:line="259" w:lineRule="auto"/>
        <w:jc w:val="left"/>
        <w:rPr>
          <w:rFonts w:cs="BA Vilna Bold"/>
          <w:spacing w:val="4"/>
        </w:rPr>
      </w:pPr>
      <w:bookmarkStart w:id="24" w:name="_Hlk169430340"/>
      <w:r>
        <w:rPr>
          <w:rtl/>
        </w:rPr>
        <w:br w:type="page"/>
      </w:r>
    </w:p>
    <w:p w14:paraId="1F1E95CF" w14:textId="77777777" w:rsidR="00A1057D" w:rsidRDefault="006F071F" w:rsidP="00A1057D">
      <w:pPr>
        <w:pStyle w:val="affe"/>
        <w:framePr w:wrap="around"/>
        <w:rPr>
          <w:rtl/>
        </w:rPr>
      </w:pPr>
      <w:r w:rsidRPr="00F40D4B">
        <w:rPr>
          <w:rtl/>
        </w:rPr>
        <w:lastRenderedPageBreak/>
        <w:t xml:space="preserve">קט. </w:t>
      </w:r>
    </w:p>
    <w:p w14:paraId="49A5BB5E" w14:textId="5CE02CAB" w:rsidR="006F071F" w:rsidRPr="00F40D4B" w:rsidRDefault="006F071F" w:rsidP="00A1057D">
      <w:pPr>
        <w:pStyle w:val="afffff"/>
        <w:framePr w:wrap="around"/>
        <w:rPr>
          <w:rtl/>
        </w:rPr>
      </w:pPr>
      <w:del w:id="20324" w:author="קלוד" w:date="2026-10-06T10:08:05Z">
        <w:r>
          <w:rPr>
            <w:rtl/>
          </w:rPr>
          <w:delText xml:space="preserve">משנה.</w:delText>
        </w:r>
      </w:del>
      <w:ins w:id="20325" w:author="קלוד" w:date="2026-10-06T10:08:05Z">
        <w:r>
          <w:rPr>
            <w:rtl/>
          </w:rPr>
          <w:t xml:space="preserve">משנה ט</w:t>
        </w:r>
      </w:ins>
    </w:p>
    <w:p w14:paraId="78B609AE" w14:textId="77777777" w:rsidR="00A1057D" w:rsidRDefault="006F071F" w:rsidP="00B81D81">
      <w:pPr>
        <w:pStyle w:val="afff3"/>
        <w:rPr>
          <w:rtl/>
        </w:rPr>
      </w:pPr>
      <w:ins w:id="10004" w:author="מספור קטעי משנה" w:date="2026-10-06T06:45:11Z">
        <w:r>
          <w:rPr>
            <w:rStyle w:val="MisparKeta"/>
          </w:rPr>
          <w:t xml:space="preserve">א. </w:t>
        </w:r>
      </w:ins>
      <w:r w:rsidRPr="00F40D4B">
        <w:rPr>
          <w:rtl/>
        </w:rPr>
        <w:t xml:space="preserve">המקבל שדה מחבירו לשנים מועטות </w:t>
      </w:r>
    </w:p>
    <w:p w14:paraId="7611E9A0" w14:textId="3F31E8A0" w:rsidR="006F071F" w:rsidRPr="00F40D4B" w:rsidRDefault="006F071F" w:rsidP="00B81D81">
      <w:pPr>
        <w:pStyle w:val="afff3"/>
        <w:rPr>
          <w:rtl/>
        </w:rPr>
      </w:pPr>
      <w:r w:rsidRPr="00F40D4B">
        <w:rPr>
          <w:rtl/>
        </w:rPr>
        <w:t>- לא יזרענה פשתן, ואין לו בקורות שקמה.</w:t>
      </w:r>
    </w:p>
    <w:p w14:paraId="283C8F38" w14:textId="77777777" w:rsidR="006F071F" w:rsidRDefault="006F071F" w:rsidP="00A1057D">
      <w:pPr>
        <w:pStyle w:val="afff3"/>
        <w:spacing w:after="60" w:line="220" w:lineRule="exact"/>
        <w:rPr>
          <w:rtl/>
        </w:rPr>
      </w:pPr>
      <w:r w:rsidRPr="00F40D4B">
        <w:rPr>
          <w:rtl/>
        </w:rPr>
        <w:t>קיבלה הימנו לשבע שנים - שנה ראשונה יזרענה פשתן, ויש לו בקורות שקמה.</w:t>
      </w:r>
    </w:p>
    <w:p w14:paraId="0C519DD9" w14:textId="030E82BD" w:rsidR="00A1057D" w:rsidRPr="00F40D4B" w:rsidRDefault="00A1057D" w:rsidP="00A1057D">
      <w:pPr>
        <w:pStyle w:val="affff9"/>
        <w:rPr>
          <w:rtl/>
        </w:rPr>
      </w:pPr>
      <w:r>
        <w:rPr>
          <w:rFonts w:hint="cs"/>
          <w:rtl/>
        </w:rPr>
        <w:t xml:space="preserve">בשבח שקמה מחלוקת </w:t>
      </w:r>
    </w:p>
    <w:p w14:paraId="4B4C5CC2" w14:textId="77777777" w:rsidR="00A1057D" w:rsidRDefault="006F071F" w:rsidP="00A1057D">
      <w:pPr>
        <w:pStyle w:val="36"/>
        <w:framePr w:wrap="notBeside"/>
        <w:rPr>
          <w:rtl/>
        </w:rPr>
      </w:pPr>
      <w:r w:rsidRPr="00F40D4B">
        <w:rPr>
          <w:rtl/>
        </w:rPr>
        <w:t>אביי:</w:t>
      </w:r>
    </w:p>
    <w:p w14:paraId="1597BB56" w14:textId="2F3509AF" w:rsidR="006F071F" w:rsidRPr="00F40D4B" w:rsidRDefault="006F071F" w:rsidP="009B508D">
      <w:pPr>
        <w:rPr>
          <w:rtl/>
        </w:rPr>
      </w:pPr>
      <w:r w:rsidRPr="00F40D4B">
        <w:rPr>
          <w:rtl/>
        </w:rPr>
        <w:t>בקורות שקמה - אין לו, בשבח שקמה - יש לו.</w:t>
      </w:r>
    </w:p>
    <w:p w14:paraId="2500B870" w14:textId="77777777" w:rsidR="00A1057D" w:rsidRDefault="006F071F" w:rsidP="00A1057D">
      <w:pPr>
        <w:pStyle w:val="36"/>
        <w:framePr w:wrap="notBeside"/>
        <w:rPr>
          <w:rtl/>
        </w:rPr>
      </w:pPr>
      <w:r w:rsidRPr="00F40D4B">
        <w:rPr>
          <w:rtl/>
        </w:rPr>
        <w:t>ו</w:t>
      </w:r>
      <w:r w:rsidRPr="00F40D4B">
        <w:rPr>
          <w:rFonts w:hint="cs"/>
          <w:rtl/>
        </w:rPr>
        <w:t>ל</w:t>
      </w:r>
      <w:r w:rsidRPr="00F40D4B">
        <w:rPr>
          <w:rtl/>
        </w:rPr>
        <w:t>רבא:</w:t>
      </w:r>
    </w:p>
    <w:p w14:paraId="78FA9CA5" w14:textId="02CDAB04" w:rsidR="006F071F" w:rsidRPr="00F40D4B" w:rsidRDefault="006F071F" w:rsidP="009B508D">
      <w:pPr>
        <w:rPr>
          <w:rtl/>
        </w:rPr>
      </w:pPr>
      <w:r w:rsidRPr="00F40D4B">
        <w:rPr>
          <w:rtl/>
        </w:rPr>
        <w:t>אפילו בשבח שקמה אין לו.</w:t>
      </w:r>
    </w:p>
    <w:p w14:paraId="4DE74F78" w14:textId="6974F872" w:rsidR="00A1057D" w:rsidRDefault="006F071F" w:rsidP="00A1057D">
      <w:pPr>
        <w:pStyle w:val="36"/>
        <w:framePr w:wrap="notBeside"/>
        <w:rPr>
          <w:rtl/>
        </w:rPr>
      </w:pPr>
      <w:r w:rsidRPr="00F40D4B">
        <w:rPr>
          <w:rFonts w:hint="cs"/>
          <w:rtl/>
        </w:rPr>
        <w:t>והך</w:t>
      </w:r>
    </w:p>
    <w:p w14:paraId="0A895333" w14:textId="77777777" w:rsidR="00A1057D" w:rsidRDefault="006F071F" w:rsidP="009B508D">
      <w:pPr>
        <w:rPr>
          <w:rtl/>
        </w:rPr>
      </w:pPr>
      <w:r w:rsidRPr="00F40D4B">
        <w:rPr>
          <w:rFonts w:hint="cs"/>
          <w:rtl/>
        </w:rPr>
        <w:t>דה</w:t>
      </w:r>
      <w:r w:rsidRPr="00F40D4B">
        <w:rPr>
          <w:rtl/>
        </w:rPr>
        <w:t>מקבל שדה מחבירו והגיע זמנו לצאת שמין לו.</w:t>
      </w:r>
      <w:r w:rsidRPr="00F40D4B">
        <w:rPr>
          <w:rFonts w:hint="cs"/>
          <w:rtl/>
        </w:rPr>
        <w:t xml:space="preserve"> </w:t>
      </w:r>
    </w:p>
    <w:p w14:paraId="420AD165" w14:textId="77777777" w:rsidR="00A1057D" w:rsidRDefault="006F071F" w:rsidP="00A1057D">
      <w:pPr>
        <w:pStyle w:val="36"/>
        <w:framePr w:wrap="notBeside"/>
        <w:rPr>
          <w:rtl/>
        </w:rPr>
      </w:pPr>
      <w:r w:rsidRPr="00F40D4B">
        <w:rPr>
          <w:rFonts w:hint="cs"/>
          <w:rtl/>
        </w:rPr>
        <w:t>אין להוכיח</w:t>
      </w:r>
    </w:p>
    <w:p w14:paraId="41584DF1" w14:textId="65E5AE41" w:rsidR="006F071F" w:rsidRPr="00F40D4B" w:rsidRDefault="006F071F" w:rsidP="009B508D">
      <w:pPr>
        <w:rPr>
          <w:rtl/>
        </w:rPr>
      </w:pPr>
      <w:r w:rsidRPr="00F40D4B">
        <w:rPr>
          <w:rFonts w:hint="cs"/>
          <w:rtl/>
        </w:rPr>
        <w:t>דמיירי בשבח שקמה</w:t>
      </w:r>
    </w:p>
    <w:p w14:paraId="71DE359F" w14:textId="77777777" w:rsidR="00A1057D" w:rsidRDefault="006F071F" w:rsidP="00A1057D">
      <w:pPr>
        <w:pStyle w:val="36"/>
        <w:framePr w:wrap="notBeside"/>
        <w:rPr>
          <w:rtl/>
        </w:rPr>
      </w:pPr>
      <w:r w:rsidRPr="00F40D4B">
        <w:rPr>
          <w:rFonts w:hint="cs"/>
          <w:rtl/>
        </w:rPr>
        <w:t xml:space="preserve">דאפשר דמיירי </w:t>
      </w:r>
    </w:p>
    <w:p w14:paraId="73B2F4E2" w14:textId="167D88BC" w:rsidR="006F071F" w:rsidRPr="00F40D4B" w:rsidRDefault="00A1057D" w:rsidP="00A1057D">
      <w:pPr>
        <w:spacing w:after="60"/>
        <w:rPr>
          <w:rtl/>
        </w:rPr>
      </w:pPr>
      <w:r>
        <w:rPr>
          <w:rFonts w:hint="cs"/>
          <w:rtl/>
        </w:rPr>
        <w:t>ב</w:t>
      </w:r>
      <w:r w:rsidR="006F071F" w:rsidRPr="00F40D4B">
        <w:rPr>
          <w:rFonts w:hint="cs"/>
          <w:rtl/>
        </w:rPr>
        <w:t>ירק וסלק</w:t>
      </w:r>
      <w:r>
        <w:rPr>
          <w:rFonts w:hint="cs"/>
          <w:rtl/>
        </w:rPr>
        <w:t>,</w:t>
      </w:r>
      <w:r w:rsidR="006F071F" w:rsidRPr="00F40D4B">
        <w:rPr>
          <w:rFonts w:hint="cs"/>
          <w:rtl/>
        </w:rPr>
        <w:t xml:space="preserve"> ו</w:t>
      </w:r>
      <w:r>
        <w:rPr>
          <w:rFonts w:hint="cs"/>
          <w:rtl/>
        </w:rPr>
        <w:t>עדיין לא עוקרם,</w:t>
      </w:r>
      <w:r w:rsidR="006F071F" w:rsidRPr="00F40D4B">
        <w:rPr>
          <w:rFonts w:hint="cs"/>
          <w:rtl/>
        </w:rPr>
        <w:t xml:space="preserve"> </w:t>
      </w:r>
      <w:r>
        <w:rPr>
          <w:rFonts w:hint="cs"/>
          <w:rtl/>
        </w:rPr>
        <w:t>ש</w:t>
      </w:r>
      <w:r w:rsidR="006F071F" w:rsidRPr="00F40D4B">
        <w:rPr>
          <w:rFonts w:hint="cs"/>
          <w:rtl/>
        </w:rPr>
        <w:t>לא הגיע יום השוק</w:t>
      </w:r>
    </w:p>
    <w:p w14:paraId="1F087325" w14:textId="77777777" w:rsidR="00A1057D" w:rsidRDefault="006F071F" w:rsidP="00A1057D">
      <w:pPr>
        <w:pStyle w:val="36"/>
        <w:framePr w:wrap="notBeside"/>
        <w:rPr>
          <w:rtl/>
        </w:rPr>
      </w:pPr>
      <w:r w:rsidRPr="00F40D4B">
        <w:rPr>
          <w:rtl/>
        </w:rPr>
        <w:t>•</w:t>
      </w:r>
      <w:r w:rsidRPr="00F40D4B">
        <w:rPr>
          <w:rFonts w:hint="cs"/>
          <w:rtl/>
        </w:rPr>
        <w:t xml:space="preserve"> והך</w:t>
      </w:r>
    </w:p>
    <w:p w14:paraId="7C7D9C26" w14:textId="77777777" w:rsidR="00A1057D" w:rsidRDefault="006F071F" w:rsidP="009B508D">
      <w:pPr>
        <w:rPr>
          <w:rtl/>
        </w:rPr>
      </w:pPr>
      <w:r w:rsidRPr="00F40D4B">
        <w:rPr>
          <w:rFonts w:hint="cs"/>
          <w:rtl/>
        </w:rPr>
        <w:t>ד</w:t>
      </w:r>
      <w:r w:rsidRPr="00F40D4B">
        <w:rPr>
          <w:rtl/>
        </w:rPr>
        <w:t>הלוקח</w:t>
      </w:r>
      <w:r w:rsidR="00A1057D">
        <w:rPr>
          <w:rFonts w:hint="cs"/>
          <w:rtl/>
        </w:rPr>
        <w:t xml:space="preserve"> </w:t>
      </w:r>
      <w:r w:rsidRPr="00A1057D">
        <w:rPr>
          <w:rStyle w:val="afffff2"/>
          <w:rFonts w:hint="cs"/>
          <w:rtl/>
        </w:rPr>
        <w:t>[ולא מקבל]</w:t>
      </w:r>
      <w:r w:rsidRPr="00F40D4B">
        <w:rPr>
          <w:rtl/>
        </w:rPr>
        <w:t xml:space="preserve"> שדה מחבירו והגיע יובל </w:t>
      </w:r>
      <w:r w:rsidRPr="00A1057D">
        <w:rPr>
          <w:rStyle w:val="afffff2"/>
          <w:rFonts w:hint="cs"/>
          <w:rtl/>
        </w:rPr>
        <w:t>[ולא שביעית]</w:t>
      </w:r>
      <w:r w:rsidRPr="00A1057D">
        <w:rPr>
          <w:rStyle w:val="afffff2"/>
          <w:rtl/>
        </w:rPr>
        <w:t>-</w:t>
      </w:r>
      <w:r w:rsidRPr="00F40D4B">
        <w:rPr>
          <w:rtl/>
        </w:rPr>
        <w:t xml:space="preserve"> שמין לו.</w:t>
      </w:r>
      <w:r w:rsidRPr="00F40D4B">
        <w:rPr>
          <w:rFonts w:hint="cs"/>
          <w:rtl/>
        </w:rPr>
        <w:t xml:space="preserve"> </w:t>
      </w:r>
    </w:p>
    <w:p w14:paraId="6753752E" w14:textId="77777777" w:rsidR="00A1057D" w:rsidRDefault="006F071F" w:rsidP="00A1057D">
      <w:pPr>
        <w:pStyle w:val="36"/>
        <w:framePr w:wrap="notBeside"/>
        <w:rPr>
          <w:rtl/>
        </w:rPr>
      </w:pPr>
      <w:r w:rsidRPr="00F40D4B">
        <w:rPr>
          <w:rFonts w:hint="cs"/>
          <w:rtl/>
        </w:rPr>
        <w:t>דאין לומר</w:t>
      </w:r>
    </w:p>
    <w:p w14:paraId="0BBFD093" w14:textId="20B03BDC" w:rsidR="00A6533C" w:rsidRPr="00F40D4B" w:rsidRDefault="006F071F" w:rsidP="009B508D">
      <w:pPr>
        <w:rPr>
          <w:rtl/>
        </w:rPr>
      </w:pPr>
      <w:r w:rsidRPr="00F40D4B">
        <w:rPr>
          <w:rFonts w:hint="cs"/>
          <w:rtl/>
        </w:rPr>
        <w:t xml:space="preserve">דמיירי בסלק וירק </w:t>
      </w:r>
      <w:r w:rsidR="00A1057D">
        <w:rPr>
          <w:rFonts w:hint="cs"/>
          <w:rtl/>
        </w:rPr>
        <w:t>שהרי</w:t>
      </w:r>
      <w:r w:rsidRPr="00F40D4B">
        <w:rPr>
          <w:rFonts w:hint="cs"/>
          <w:rtl/>
        </w:rPr>
        <w:t xml:space="preserve"> הפקר הוא </w:t>
      </w:r>
      <w:r w:rsidRPr="00A1057D">
        <w:rPr>
          <w:rStyle w:val="affffc"/>
          <w:rFonts w:hint="cs"/>
          <w:rtl/>
        </w:rPr>
        <w:t>בהכרח דמיירי</w:t>
      </w:r>
      <w:r w:rsidRPr="00F40D4B">
        <w:rPr>
          <w:rFonts w:hint="cs"/>
          <w:rtl/>
        </w:rPr>
        <w:t xml:space="preserve"> בשבח שקמה</w:t>
      </w:r>
    </w:p>
    <w:p w14:paraId="5A436E26" w14:textId="77777777" w:rsidR="00A1057D" w:rsidRDefault="006F071F" w:rsidP="00A1057D">
      <w:pPr>
        <w:pStyle w:val="36"/>
        <w:framePr w:wrap="notBeside"/>
        <w:rPr>
          <w:rtl/>
        </w:rPr>
      </w:pPr>
      <w:r w:rsidRPr="00F40D4B">
        <w:rPr>
          <w:rFonts w:hint="cs"/>
          <w:rtl/>
        </w:rPr>
        <w:t>שאני</w:t>
      </w:r>
    </w:p>
    <w:p w14:paraId="6FE9F0FA" w14:textId="546223F7" w:rsidR="006F071F" w:rsidRPr="00F40D4B" w:rsidRDefault="006F071F" w:rsidP="009B508D">
      <w:r w:rsidRPr="00A1057D">
        <w:rPr>
          <w:rStyle w:val="affff8"/>
          <w:rFonts w:hint="cs"/>
          <w:rtl/>
        </w:rPr>
        <w:t>'</w:t>
      </w:r>
      <w:r w:rsidRPr="00A1057D">
        <w:rPr>
          <w:rStyle w:val="affff8"/>
          <w:rtl/>
        </w:rPr>
        <w:t>ויצא ממכר בית</w:t>
      </w:r>
      <w:r w:rsidRPr="00A1057D">
        <w:rPr>
          <w:rStyle w:val="affff8"/>
          <w:rFonts w:hint="cs"/>
          <w:rtl/>
        </w:rPr>
        <w:t>'</w:t>
      </w:r>
      <w:r w:rsidRPr="00A1057D">
        <w:rPr>
          <w:rStyle w:val="affff8"/>
          <w:rtl/>
        </w:rPr>
        <w:t>,</w:t>
      </w:r>
      <w:r w:rsidRPr="00F40D4B">
        <w:rPr>
          <w:rtl/>
        </w:rPr>
        <w:t xml:space="preserve"> </w:t>
      </w:r>
      <w:r w:rsidRPr="00A1057D">
        <w:rPr>
          <w:rStyle w:val="affff8"/>
          <w:rFonts w:hint="cs"/>
          <w:rtl/>
        </w:rPr>
        <w:t>'</w:t>
      </w:r>
      <w:r w:rsidRPr="00A1057D">
        <w:rPr>
          <w:rStyle w:val="affff8"/>
          <w:rtl/>
        </w:rPr>
        <w:t>ממכר</w:t>
      </w:r>
      <w:r w:rsidRPr="00A1057D">
        <w:rPr>
          <w:rStyle w:val="affff8"/>
          <w:rFonts w:hint="cs"/>
          <w:rtl/>
        </w:rPr>
        <w:t>'</w:t>
      </w:r>
      <w:r w:rsidRPr="00A1057D">
        <w:rPr>
          <w:rStyle w:val="affff8"/>
          <w:rtl/>
        </w:rPr>
        <w:t xml:space="preserve"> -</w:t>
      </w:r>
      <w:r w:rsidRPr="00F40D4B">
        <w:rPr>
          <w:rtl/>
        </w:rPr>
        <w:t xml:space="preserve"> חוזר, שבח - אינו חוזר.</w:t>
      </w:r>
    </w:p>
    <w:p w14:paraId="3CE31197" w14:textId="77777777" w:rsidR="00A1057D" w:rsidRDefault="006F071F" w:rsidP="00A1057D">
      <w:pPr>
        <w:pStyle w:val="36"/>
        <w:framePr w:wrap="notBeside"/>
        <w:rPr>
          <w:rtl/>
        </w:rPr>
      </w:pPr>
      <w:r w:rsidRPr="00F40D4B">
        <w:rPr>
          <w:rFonts w:hint="cs"/>
          <w:rtl/>
        </w:rPr>
        <w:t xml:space="preserve">ואין לילף </w:t>
      </w:r>
    </w:p>
    <w:p w14:paraId="4999C89D" w14:textId="0C8CB4D6" w:rsidR="00A6533C" w:rsidRPr="00F40D4B" w:rsidRDefault="006F071F" w:rsidP="00A1057D">
      <w:pPr>
        <w:spacing w:after="60"/>
        <w:rPr>
          <w:rtl/>
        </w:rPr>
      </w:pPr>
      <w:r w:rsidRPr="00F40D4B">
        <w:rPr>
          <w:rFonts w:hint="cs"/>
          <w:rtl/>
        </w:rPr>
        <w:t xml:space="preserve">כל זביני מיובל </w:t>
      </w:r>
      <w:r w:rsidR="00A1057D">
        <w:rPr>
          <w:rFonts w:hint="cs"/>
          <w:rtl/>
        </w:rPr>
        <w:t>-</w:t>
      </w:r>
      <w:r w:rsidRPr="00F40D4B">
        <w:rPr>
          <w:rFonts w:hint="cs"/>
          <w:rtl/>
        </w:rPr>
        <w:t>דזבינא מעליא הוא וחוזרת לבעלים משום דאפקעתא דמלכא</w:t>
      </w:r>
    </w:p>
    <w:p w14:paraId="4E8E0717" w14:textId="77777777" w:rsidR="00A1057D" w:rsidRDefault="006F071F" w:rsidP="00A1057D">
      <w:pPr>
        <w:pStyle w:val="36"/>
        <w:framePr w:wrap="notBeside"/>
        <w:rPr>
          <w:rtl/>
        </w:rPr>
      </w:pPr>
      <w:r w:rsidRPr="00F40D4B">
        <w:rPr>
          <w:rtl/>
        </w:rPr>
        <w:t>•</w:t>
      </w:r>
      <w:r w:rsidRPr="00F40D4B">
        <w:rPr>
          <w:rFonts w:hint="cs"/>
          <w:rtl/>
        </w:rPr>
        <w:t xml:space="preserve"> </w:t>
      </w:r>
      <w:r w:rsidRPr="00F40D4B">
        <w:rPr>
          <w:rtl/>
        </w:rPr>
        <w:t>ר</w:t>
      </w:r>
      <w:r w:rsidRPr="00F40D4B">
        <w:rPr>
          <w:rFonts w:hint="cs"/>
          <w:rtl/>
        </w:rPr>
        <w:t>"פ</w:t>
      </w:r>
      <w:r w:rsidRPr="00F40D4B">
        <w:rPr>
          <w:rtl/>
        </w:rPr>
        <w:t xml:space="preserve"> </w:t>
      </w:r>
    </w:p>
    <w:p w14:paraId="1A83E519" w14:textId="00D0FC2B" w:rsidR="00A1057D" w:rsidRDefault="00A1057D" w:rsidP="00A1057D">
      <w:pPr>
        <w:rPr>
          <w:rStyle w:val="affffc"/>
          <w:rtl/>
        </w:rPr>
      </w:pPr>
      <w:r>
        <w:rPr>
          <w:rFonts w:hint="cs"/>
          <w:rtl/>
        </w:rPr>
        <w:t>ק</w:t>
      </w:r>
      <w:r w:rsidR="006F071F" w:rsidRPr="00F40D4B">
        <w:rPr>
          <w:rtl/>
        </w:rPr>
        <w:t>י</w:t>
      </w:r>
      <w:r>
        <w:rPr>
          <w:rFonts w:hint="cs"/>
          <w:rtl/>
        </w:rPr>
        <w:t>ב</w:t>
      </w:r>
      <w:r w:rsidR="006F071F" w:rsidRPr="00F40D4B">
        <w:rPr>
          <w:rtl/>
        </w:rPr>
        <w:t xml:space="preserve">ל </w:t>
      </w:r>
      <w:r>
        <w:rPr>
          <w:rFonts w:hint="cs"/>
          <w:rtl/>
        </w:rPr>
        <w:t>קרקע לגדל שחת</w:t>
      </w:r>
      <w:r w:rsidR="006F071F" w:rsidRPr="00F40D4B">
        <w:rPr>
          <w:rtl/>
        </w:rPr>
        <w:t xml:space="preserve">, </w:t>
      </w:r>
      <w:r w:rsidR="006F071F" w:rsidRPr="00F40D4B">
        <w:rPr>
          <w:rFonts w:hint="cs"/>
          <w:rtl/>
        </w:rPr>
        <w:t xml:space="preserve">וצמחו בה אילנות וכשהלך ביקש </w:t>
      </w:r>
      <w:r>
        <w:rPr>
          <w:rFonts w:hint="cs"/>
          <w:rtl/>
        </w:rPr>
        <w:t xml:space="preserve">את </w:t>
      </w:r>
      <w:r w:rsidR="006F071F" w:rsidRPr="00F40D4B">
        <w:rPr>
          <w:rFonts w:hint="cs"/>
          <w:rtl/>
        </w:rPr>
        <w:t>שבח,</w:t>
      </w:r>
      <w:r>
        <w:rPr>
          <w:rFonts w:hint="cs"/>
          <w:rtl/>
        </w:rPr>
        <w:t xml:space="preserve"> ש</w:t>
      </w:r>
      <w:r w:rsidR="006F071F" w:rsidRPr="00F40D4B">
        <w:rPr>
          <w:rFonts w:hint="cs"/>
          <w:rtl/>
        </w:rPr>
        <w:t>ירד על דעת זה משא''כ בדיקלא ואלים</w:t>
      </w:r>
      <w:r>
        <w:rPr>
          <w:rFonts w:hint="cs"/>
          <w:rtl/>
        </w:rPr>
        <w:t>,</w:t>
      </w:r>
      <w:r w:rsidR="006F071F" w:rsidRPr="00F40D4B">
        <w:rPr>
          <w:rFonts w:hint="cs"/>
          <w:rtl/>
        </w:rPr>
        <w:t xml:space="preserve"> </w:t>
      </w:r>
      <w:r>
        <w:rPr>
          <w:rStyle w:val="affffc"/>
          <w:rFonts w:hint="cs"/>
          <w:rtl/>
        </w:rPr>
        <w:t xml:space="preserve">מוכח </w:t>
      </w:r>
      <w:r w:rsidRPr="00A1057D">
        <w:rPr>
          <w:rStyle w:val="affffc"/>
          <w:rFonts w:hint="cs"/>
          <w:rtl/>
        </w:rPr>
        <w:t>כאביי</w:t>
      </w:r>
    </w:p>
    <w:p w14:paraId="2A93B584" w14:textId="77777777" w:rsidR="00A1057D" w:rsidRDefault="006F071F" w:rsidP="00A1057D">
      <w:pPr>
        <w:pStyle w:val="36"/>
        <w:framePr w:wrap="notBeside"/>
        <w:rPr>
          <w:rtl/>
        </w:rPr>
      </w:pPr>
      <w:r w:rsidRPr="00F40D4B">
        <w:rPr>
          <w:rFonts w:hint="cs"/>
          <w:rtl/>
        </w:rPr>
        <w:t>ודחי'</w:t>
      </w:r>
    </w:p>
    <w:p w14:paraId="749B4C76" w14:textId="67E255D3" w:rsidR="00A1057D" w:rsidRDefault="00A1057D" w:rsidP="009B508D">
      <w:pPr>
        <w:rPr>
          <w:rtl/>
        </w:rPr>
      </w:pPr>
      <w:r>
        <w:rPr>
          <w:rFonts w:hint="cs"/>
          <w:rtl/>
        </w:rPr>
        <w:t>דכאן גם רבא יודה</w:t>
      </w:r>
      <w:r w:rsidR="006F071F" w:rsidRPr="00F40D4B">
        <w:rPr>
          <w:rtl/>
        </w:rPr>
        <w:t xml:space="preserve">, </w:t>
      </w:r>
      <w:r>
        <w:rPr>
          <w:rFonts w:hint="cs"/>
          <w:rtl/>
        </w:rPr>
        <w:t xml:space="preserve">משום שיש לו הפסד מקום גידול השחת </w:t>
      </w:r>
    </w:p>
    <w:p w14:paraId="29339483" w14:textId="6395600B" w:rsidR="00A6533C" w:rsidRPr="00F40D4B" w:rsidRDefault="006F071F" w:rsidP="00A1057D">
      <w:pPr>
        <w:spacing w:after="60"/>
        <w:rPr>
          <w:rtl/>
        </w:rPr>
      </w:pPr>
      <w:r w:rsidRPr="00A1057D">
        <w:rPr>
          <w:rStyle w:val="affffc"/>
          <w:rFonts w:hint="cs"/>
          <w:rtl/>
        </w:rPr>
        <w:t>ואין יכול לומר</w:t>
      </w:r>
      <w:r w:rsidRPr="00F40D4B">
        <w:rPr>
          <w:rFonts w:hint="cs"/>
          <w:rtl/>
        </w:rPr>
        <w:t xml:space="preserve"> שהיה זורע שם כורכום יקר, </w:t>
      </w:r>
      <w:r w:rsidR="00A1057D">
        <w:rPr>
          <w:rFonts w:hint="cs"/>
          <w:rtl/>
        </w:rPr>
        <w:t>ש</w:t>
      </w:r>
      <w:r w:rsidRPr="00F40D4B">
        <w:rPr>
          <w:rFonts w:hint="cs"/>
          <w:rtl/>
        </w:rPr>
        <w:t xml:space="preserve">גילה דעתו שירד ע''ד ליטול מיד כל מה שצמח וא''כ </w:t>
      </w:r>
      <w:r w:rsidR="00A1057D">
        <w:rPr>
          <w:rFonts w:hint="cs"/>
          <w:rtl/>
        </w:rPr>
        <w:t xml:space="preserve">יש </w:t>
      </w:r>
      <w:r w:rsidRPr="00F40D4B">
        <w:rPr>
          <w:rFonts w:hint="cs"/>
          <w:rtl/>
        </w:rPr>
        <w:t xml:space="preserve">לו </w:t>
      </w:r>
      <w:r w:rsidR="00A1057D">
        <w:rPr>
          <w:rFonts w:hint="cs"/>
          <w:rtl/>
        </w:rPr>
        <w:t xml:space="preserve">רק </w:t>
      </w:r>
      <w:r w:rsidRPr="00F40D4B">
        <w:rPr>
          <w:rFonts w:hint="cs"/>
          <w:rtl/>
        </w:rPr>
        <w:t>דמי עצים שהניח שם</w:t>
      </w:r>
    </w:p>
    <w:p w14:paraId="3F4365A6" w14:textId="77777777" w:rsidR="00A1057D" w:rsidRDefault="00A1057D" w:rsidP="009B508D">
      <w:pPr>
        <w:rPr>
          <w:rtl/>
        </w:rPr>
      </w:pPr>
    </w:p>
    <w:p w14:paraId="78F9F56F" w14:textId="77777777" w:rsidR="00A1057D" w:rsidRDefault="00A1057D" w:rsidP="009B508D">
      <w:pPr>
        <w:rPr>
          <w:rtl/>
        </w:rPr>
      </w:pPr>
    </w:p>
    <w:p w14:paraId="7E1C190C" w14:textId="77777777" w:rsidR="00A1057D" w:rsidRDefault="006F071F" w:rsidP="00A1057D">
      <w:pPr>
        <w:pStyle w:val="36"/>
        <w:framePr w:wrap="notBeside"/>
        <w:rPr>
          <w:rtl/>
        </w:rPr>
      </w:pPr>
      <w:r w:rsidRPr="00F40D4B">
        <w:rPr>
          <w:rFonts w:hint="cs"/>
          <w:rtl/>
        </w:rPr>
        <w:lastRenderedPageBreak/>
        <w:t xml:space="preserve">רבב''א </w:t>
      </w:r>
    </w:p>
    <w:p w14:paraId="6324D91A" w14:textId="1AFE2BFB" w:rsidR="006F071F" w:rsidRPr="00F40D4B" w:rsidRDefault="00A1057D" w:rsidP="00A1057D">
      <w:pPr>
        <w:rPr>
          <w:rtl/>
        </w:rPr>
      </w:pPr>
      <w:r>
        <w:rPr>
          <w:rFonts w:hint="cs"/>
          <w:rtl/>
        </w:rPr>
        <w:t>ק</w:t>
      </w:r>
      <w:r w:rsidR="006F071F" w:rsidRPr="00F40D4B">
        <w:rPr>
          <w:rFonts w:hint="cs"/>
          <w:rtl/>
        </w:rPr>
        <w:t xml:space="preserve">יבל קרקע </w:t>
      </w:r>
      <w:r>
        <w:rPr>
          <w:rFonts w:hint="cs"/>
          <w:rtl/>
        </w:rPr>
        <w:t>ו</w:t>
      </w:r>
      <w:r w:rsidR="006F071F" w:rsidRPr="00F40D4B">
        <w:rPr>
          <w:rFonts w:hint="cs"/>
          <w:rtl/>
        </w:rPr>
        <w:t>בגבולות הקרקע כעין סלע שגדלו עליו עצים</w:t>
      </w:r>
      <w:r w:rsidR="006F071F" w:rsidRPr="00F40D4B">
        <w:rPr>
          <w:rtl/>
        </w:rPr>
        <w:t xml:space="preserve"> </w:t>
      </w:r>
      <w:r w:rsidR="006F071F" w:rsidRPr="00F40D4B">
        <w:rPr>
          <w:rFonts w:hint="cs"/>
          <w:rtl/>
        </w:rPr>
        <w:t>וביקש משבחם</w:t>
      </w:r>
    </w:p>
    <w:p w14:paraId="1098F85C" w14:textId="390B87B4" w:rsidR="00A1057D" w:rsidRDefault="00A1057D" w:rsidP="00A1057D">
      <w:pPr>
        <w:pStyle w:val="36"/>
        <w:framePr w:wrap="notBeside"/>
        <w:rPr>
          <w:rtl/>
        </w:rPr>
      </w:pPr>
      <w:r>
        <w:rPr>
          <w:rFonts w:hint="cs"/>
          <w:rtl/>
        </w:rPr>
        <w:t xml:space="preserve">ענהו </w:t>
      </w:r>
      <w:r w:rsidR="006F071F" w:rsidRPr="00F40D4B">
        <w:rPr>
          <w:rFonts w:hint="cs"/>
          <w:rtl/>
        </w:rPr>
        <w:t>ר''פ</w:t>
      </w:r>
    </w:p>
    <w:p w14:paraId="058F68C1" w14:textId="5CFBE2CE" w:rsidR="00A6533C" w:rsidRPr="00F40D4B" w:rsidRDefault="006F071F" w:rsidP="009B508D">
      <w:pPr>
        <w:rPr>
          <w:rtl/>
        </w:rPr>
      </w:pPr>
      <w:r w:rsidRPr="00A1057D">
        <w:rPr>
          <w:rStyle w:val="afffff2"/>
          <w:rtl/>
        </w:rPr>
        <w:t xml:space="preserve">משום </w:t>
      </w:r>
      <w:r w:rsidRPr="00A1057D">
        <w:rPr>
          <w:rStyle w:val="afffff2"/>
          <w:rFonts w:hint="cs"/>
          <w:rtl/>
        </w:rPr>
        <w:t xml:space="preserve">שהגעת </w:t>
      </w:r>
      <w:r w:rsidRPr="00A1057D">
        <w:rPr>
          <w:rStyle w:val="afffff2"/>
          <w:rtl/>
        </w:rPr>
        <w:t>ממולאי א</w:t>
      </w:r>
      <w:r w:rsidRPr="00A1057D">
        <w:rPr>
          <w:rStyle w:val="afffff2"/>
          <w:rFonts w:hint="cs"/>
          <w:rtl/>
        </w:rPr>
        <w:t>תה אומר מולייתא[מום]?</w:t>
      </w:r>
      <w:r w:rsidRPr="00F40D4B">
        <w:rPr>
          <w:rFonts w:hint="cs"/>
          <w:rtl/>
        </w:rPr>
        <w:t xml:space="preserve"> הא </w:t>
      </w:r>
      <w:r w:rsidR="00237964" w:rsidRPr="00F40D4B">
        <w:rPr>
          <w:rFonts w:hint="cs"/>
          <w:rtl/>
        </w:rPr>
        <w:t>כאן</w:t>
      </w:r>
      <w:r w:rsidRPr="00F40D4B">
        <w:rPr>
          <w:rFonts w:hint="cs"/>
          <w:rtl/>
        </w:rPr>
        <w:t xml:space="preserve"> לא נגרם לך שום הפסד.</w:t>
      </w:r>
    </w:p>
    <w:p w14:paraId="51015381" w14:textId="77777777" w:rsidR="00A6533C" w:rsidRPr="00F40D4B" w:rsidRDefault="00A6533C" w:rsidP="00A6533C">
      <w:pPr>
        <w:pStyle w:val="aff9"/>
        <w:rPr>
          <w:rtl/>
        </w:rPr>
      </w:pPr>
      <w:r w:rsidRPr="00F40D4B">
        <w:rPr>
          <w:rtl/>
        </w:rPr>
        <w:t>***</w:t>
      </w:r>
    </w:p>
    <w:p w14:paraId="097FC84E" w14:textId="7D8E2F89" w:rsidR="00A1057D" w:rsidRDefault="00A1057D" w:rsidP="00A1057D">
      <w:pPr>
        <w:pStyle w:val="affff9"/>
        <w:rPr>
          <w:rtl/>
        </w:rPr>
      </w:pPr>
      <w:r>
        <w:rPr>
          <w:rFonts w:hint="cs"/>
          <w:rtl/>
        </w:rPr>
        <w:t xml:space="preserve">שתלא דרב יוסף נפטר והניח </w:t>
      </w:r>
      <w:r w:rsidR="006F071F" w:rsidRPr="00F40D4B">
        <w:rPr>
          <w:rFonts w:hint="cs"/>
          <w:rtl/>
        </w:rPr>
        <w:t xml:space="preserve">אחריו חמשה חתנים </w:t>
      </w:r>
    </w:p>
    <w:p w14:paraId="5397F756" w14:textId="77777777" w:rsidR="00A1057D" w:rsidRDefault="00A1057D" w:rsidP="00A1057D">
      <w:pPr>
        <w:pStyle w:val="36"/>
        <w:framePr w:wrap="notBeside"/>
        <w:rPr>
          <w:rtl/>
        </w:rPr>
      </w:pPr>
      <w:r>
        <w:rPr>
          <w:rFonts w:hint="cs"/>
          <w:rtl/>
        </w:rPr>
        <w:t>אמר רב יוסף:</w:t>
      </w:r>
    </w:p>
    <w:p w14:paraId="6B8A7FCA" w14:textId="55901649" w:rsidR="006F071F" w:rsidRPr="00F40D4B" w:rsidRDefault="006F071F" w:rsidP="00A1057D">
      <w:pPr>
        <w:rPr>
          <w:rtl/>
        </w:rPr>
      </w:pPr>
      <w:r w:rsidRPr="00F40D4B">
        <w:rPr>
          <w:rtl/>
        </w:rPr>
        <w:t xml:space="preserve">עד </w:t>
      </w:r>
      <w:r w:rsidR="00A1057D">
        <w:rPr>
          <w:rFonts w:hint="cs"/>
          <w:rtl/>
        </w:rPr>
        <w:t xml:space="preserve">עכשיו היה </w:t>
      </w:r>
      <w:r w:rsidRPr="00F40D4B">
        <w:rPr>
          <w:rFonts w:hint="cs"/>
          <w:rtl/>
        </w:rPr>
        <w:t>א</w:t>
      </w:r>
      <w:r w:rsidRPr="00F40D4B">
        <w:rPr>
          <w:rtl/>
        </w:rPr>
        <w:t>חד</w:t>
      </w:r>
      <w:r w:rsidR="00A1057D">
        <w:rPr>
          <w:rFonts w:hint="cs"/>
          <w:rtl/>
        </w:rPr>
        <w:t>, ו</w:t>
      </w:r>
      <w:r w:rsidRPr="00F40D4B">
        <w:rPr>
          <w:rtl/>
        </w:rPr>
        <w:t>לא סמכו א</w:t>
      </w:r>
      <w:r w:rsidRPr="00F40D4B">
        <w:rPr>
          <w:rFonts w:hint="cs"/>
          <w:rtl/>
        </w:rPr>
        <w:t xml:space="preserve">חד על השני ולא הפסידו לי, ועתה </w:t>
      </w:r>
      <w:r w:rsidR="00A1057D">
        <w:rPr>
          <w:rFonts w:hint="cs"/>
          <w:rtl/>
        </w:rPr>
        <w:t xml:space="preserve">חמשה חתנים כל אחד יסמוך על השני </w:t>
      </w:r>
      <w:r w:rsidRPr="00F40D4B">
        <w:rPr>
          <w:rFonts w:hint="cs"/>
          <w:rtl/>
        </w:rPr>
        <w:t>ויפסידוני.</w:t>
      </w:r>
    </w:p>
    <w:p w14:paraId="169C167F" w14:textId="77777777" w:rsidR="00A1057D" w:rsidRDefault="006F071F" w:rsidP="00A1057D">
      <w:pPr>
        <w:pStyle w:val="36"/>
        <w:framePr w:wrap="notBeside"/>
        <w:rPr>
          <w:rtl/>
        </w:rPr>
      </w:pPr>
      <w:r w:rsidRPr="00F40D4B">
        <w:rPr>
          <w:rFonts w:hint="cs"/>
          <w:rtl/>
        </w:rPr>
        <w:t>א"ל</w:t>
      </w:r>
      <w:r w:rsidRPr="00F40D4B">
        <w:rPr>
          <w:rtl/>
        </w:rPr>
        <w:t>:</w:t>
      </w:r>
    </w:p>
    <w:p w14:paraId="741EBF53" w14:textId="44DB058A" w:rsidR="00A6533C" w:rsidRPr="00F40D4B" w:rsidRDefault="006F071F" w:rsidP="009B508D">
      <w:pPr>
        <w:rPr>
          <w:rtl/>
        </w:rPr>
      </w:pPr>
      <w:r w:rsidRPr="00F40D4B">
        <w:rPr>
          <w:rtl/>
        </w:rPr>
        <w:t xml:space="preserve">אי </w:t>
      </w:r>
      <w:r w:rsidRPr="00F40D4B">
        <w:rPr>
          <w:rFonts w:hint="cs"/>
          <w:rtl/>
        </w:rPr>
        <w:t>תקחו שבחכם ולכו מוטב</w:t>
      </w:r>
      <w:r w:rsidR="00A1057D">
        <w:rPr>
          <w:rFonts w:hint="cs"/>
          <w:rtl/>
        </w:rPr>
        <w:t>,</w:t>
      </w:r>
      <w:r w:rsidRPr="00F40D4B">
        <w:rPr>
          <w:rFonts w:hint="cs"/>
          <w:rtl/>
        </w:rPr>
        <w:t xml:space="preserve"> ואי לא אסלקכם בלא שבח</w:t>
      </w:r>
      <w:r w:rsidR="00A1057D">
        <w:rPr>
          <w:rFonts w:hint="cs"/>
          <w:rtl/>
        </w:rPr>
        <w:t>.</w:t>
      </w:r>
    </w:p>
    <w:p w14:paraId="6287D507" w14:textId="77777777" w:rsidR="00A1057D" w:rsidRDefault="00A1057D" w:rsidP="00A1057D">
      <w:pPr>
        <w:pStyle w:val="36"/>
        <w:framePr w:wrap="notBeside"/>
        <w:rPr>
          <w:rtl/>
        </w:rPr>
      </w:pPr>
      <w:r>
        <w:rPr>
          <w:rFonts w:hint="cs"/>
          <w:rtl/>
        </w:rPr>
        <w:t>מ</w:t>
      </w:r>
      <w:r w:rsidR="006F071F" w:rsidRPr="00F40D4B">
        <w:rPr>
          <w:rtl/>
        </w:rPr>
        <w:t>ר"נ:</w:t>
      </w:r>
    </w:p>
    <w:p w14:paraId="54472603" w14:textId="05E6E22A" w:rsidR="006F071F" w:rsidRPr="00F40D4B" w:rsidRDefault="006F071F" w:rsidP="009B508D">
      <w:pPr>
        <w:rPr>
          <w:rtl/>
        </w:rPr>
      </w:pPr>
      <w:r w:rsidRPr="00F40D4B">
        <w:rPr>
          <w:rtl/>
        </w:rPr>
        <w:t xml:space="preserve">האי שתלא </w:t>
      </w:r>
      <w:r w:rsidR="00A1057D">
        <w:rPr>
          <w:rFonts w:hint="cs"/>
          <w:rtl/>
        </w:rPr>
        <w:t>שמת,</w:t>
      </w:r>
      <w:r w:rsidRPr="00F40D4B">
        <w:rPr>
          <w:rtl/>
        </w:rPr>
        <w:t xml:space="preserve"> </w:t>
      </w:r>
      <w:r w:rsidR="00A1057D">
        <w:rPr>
          <w:rFonts w:hint="cs"/>
          <w:rtl/>
        </w:rPr>
        <w:t xml:space="preserve">- </w:t>
      </w:r>
      <w:r w:rsidRPr="00F40D4B">
        <w:rPr>
          <w:rtl/>
        </w:rPr>
        <w:t>יורשי</w:t>
      </w:r>
      <w:r w:rsidRPr="00F40D4B">
        <w:rPr>
          <w:rFonts w:hint="cs"/>
          <w:rtl/>
        </w:rPr>
        <w:t xml:space="preserve">ו </w:t>
      </w:r>
      <w:r w:rsidRPr="00F40D4B">
        <w:rPr>
          <w:rtl/>
        </w:rPr>
        <w:t>מסתלקין בלא שבח.</w:t>
      </w:r>
    </w:p>
    <w:p w14:paraId="488A2173" w14:textId="77777777" w:rsidR="006F071F" w:rsidRPr="00F40D4B" w:rsidRDefault="006F071F" w:rsidP="00A1057D">
      <w:pPr>
        <w:spacing w:after="60"/>
        <w:rPr>
          <w:rtl/>
        </w:rPr>
      </w:pPr>
      <w:r w:rsidRPr="00F40D4B">
        <w:rPr>
          <w:rtl/>
        </w:rPr>
        <w:t>ולאו מילתא היא.</w:t>
      </w:r>
    </w:p>
    <w:p w14:paraId="0091AFB7" w14:textId="072D6404" w:rsidR="00A1057D" w:rsidRDefault="00A1057D" w:rsidP="00A1057D">
      <w:pPr>
        <w:pStyle w:val="affff9"/>
        <w:rPr>
          <w:rtl/>
        </w:rPr>
      </w:pPr>
      <w:r>
        <w:rPr>
          <w:rFonts w:hint="cs"/>
          <w:rtl/>
        </w:rPr>
        <w:t>ש</w:t>
      </w:r>
      <w:r w:rsidR="006F071F" w:rsidRPr="00F40D4B">
        <w:rPr>
          <w:rtl/>
        </w:rPr>
        <w:t xml:space="preserve">תלא </w:t>
      </w:r>
      <w:r>
        <w:rPr>
          <w:rFonts w:hint="cs"/>
          <w:rtl/>
        </w:rPr>
        <w:t>ש</w:t>
      </w:r>
      <w:r w:rsidR="006F071F" w:rsidRPr="00F40D4B">
        <w:rPr>
          <w:rtl/>
        </w:rPr>
        <w:t>א</w:t>
      </w:r>
      <w:r w:rsidR="006F071F" w:rsidRPr="00F40D4B">
        <w:rPr>
          <w:rFonts w:hint="cs"/>
          <w:rtl/>
        </w:rPr>
        <w:t>מר</w:t>
      </w:r>
      <w:r>
        <w:rPr>
          <w:rFonts w:hint="cs"/>
          <w:rtl/>
        </w:rPr>
        <w:t>:</w:t>
      </w:r>
      <w:r w:rsidR="006F071F" w:rsidRPr="00F40D4B">
        <w:rPr>
          <w:rFonts w:hint="cs"/>
          <w:rtl/>
        </w:rPr>
        <w:t xml:space="preserve"> אי אפסיד אסתלק</w:t>
      </w:r>
      <w:r>
        <w:rPr>
          <w:rFonts w:hint="cs"/>
          <w:rtl/>
        </w:rPr>
        <w:t>,</w:t>
      </w:r>
      <w:r w:rsidR="006F071F" w:rsidRPr="00F40D4B">
        <w:rPr>
          <w:rFonts w:hint="cs"/>
          <w:rtl/>
        </w:rPr>
        <w:t xml:space="preserve"> והפסיד </w:t>
      </w:r>
    </w:p>
    <w:p w14:paraId="68A5B930" w14:textId="77777777" w:rsidR="00A1057D" w:rsidRDefault="006F071F" w:rsidP="00A1057D">
      <w:pPr>
        <w:pStyle w:val="36"/>
        <w:framePr w:wrap="notBeside"/>
        <w:rPr>
          <w:rStyle w:val="affffc"/>
          <w:rtl/>
        </w:rPr>
      </w:pPr>
      <w:r w:rsidRPr="00A1057D">
        <w:rPr>
          <w:rStyle w:val="affffc"/>
          <w:rFonts w:hint="cs"/>
          <w:rtl/>
        </w:rPr>
        <w:t>אר''י</w:t>
      </w:r>
    </w:p>
    <w:p w14:paraId="33AEB96E" w14:textId="3BC4C609" w:rsidR="00A6533C" w:rsidRPr="00F40D4B" w:rsidRDefault="006F071F" w:rsidP="009B508D">
      <w:pPr>
        <w:rPr>
          <w:rtl/>
        </w:rPr>
      </w:pPr>
      <w:r w:rsidRPr="00F40D4B">
        <w:rPr>
          <w:rFonts w:hint="cs"/>
          <w:rtl/>
        </w:rPr>
        <w:t xml:space="preserve">מסתלק בלא שבח </w:t>
      </w:r>
      <w:r w:rsidRPr="00A1057D">
        <w:rPr>
          <w:rStyle w:val="affffc"/>
          <w:rFonts w:hint="cs"/>
          <w:rtl/>
        </w:rPr>
        <w:t>ור''כ אמר</w:t>
      </w:r>
      <w:r w:rsidRPr="00F40D4B">
        <w:rPr>
          <w:rFonts w:hint="cs"/>
          <w:rtl/>
        </w:rPr>
        <w:t xml:space="preserve"> שמסתלק ולוקח השבח</w:t>
      </w:r>
    </w:p>
    <w:p w14:paraId="3308CCB8" w14:textId="77777777" w:rsidR="00A1057D" w:rsidRDefault="006F071F" w:rsidP="00A1057D">
      <w:pPr>
        <w:pStyle w:val="36"/>
        <w:framePr w:wrap="notBeside"/>
        <w:rPr>
          <w:rtl/>
        </w:rPr>
      </w:pPr>
      <w:r w:rsidRPr="00F40D4B">
        <w:rPr>
          <w:rFonts w:hint="cs"/>
          <w:rtl/>
        </w:rPr>
        <w:t xml:space="preserve">ומודה ר''כ </w:t>
      </w:r>
    </w:p>
    <w:p w14:paraId="071AB5B7" w14:textId="77777777" w:rsidR="00A1057D" w:rsidRDefault="006F071F" w:rsidP="009B508D">
      <w:pPr>
        <w:rPr>
          <w:rtl/>
        </w:rPr>
      </w:pPr>
      <w:r w:rsidRPr="00F40D4B">
        <w:rPr>
          <w:rFonts w:hint="cs"/>
          <w:rtl/>
        </w:rPr>
        <w:t>אי אמר אי אפסיד אסתלק בלי שבח שמסתלק</w:t>
      </w:r>
      <w:r w:rsidR="00A1057D">
        <w:rPr>
          <w:rFonts w:hint="cs"/>
          <w:rtl/>
        </w:rPr>
        <w:t xml:space="preserve"> בלא שבח,</w:t>
      </w:r>
      <w:r w:rsidRPr="00F40D4B">
        <w:rPr>
          <w:rFonts w:hint="cs"/>
          <w:rtl/>
        </w:rPr>
        <w:t xml:space="preserve"> </w:t>
      </w:r>
    </w:p>
    <w:p w14:paraId="1555A1A0" w14:textId="77777777" w:rsidR="00A1057D" w:rsidRDefault="006F071F" w:rsidP="00A1057D">
      <w:pPr>
        <w:pStyle w:val="36"/>
        <w:framePr w:wrap="notBeside"/>
        <w:rPr>
          <w:rtl/>
        </w:rPr>
      </w:pPr>
      <w:r w:rsidRPr="00F40D4B">
        <w:rPr>
          <w:rFonts w:hint="cs"/>
          <w:rtl/>
        </w:rPr>
        <w:t>ולרבא</w:t>
      </w:r>
    </w:p>
    <w:p w14:paraId="77A5643A" w14:textId="7CEDF343" w:rsidR="006F071F" w:rsidRPr="00F40D4B" w:rsidRDefault="006F071F" w:rsidP="009B508D">
      <w:pPr>
        <w:rPr>
          <w:rtl/>
        </w:rPr>
      </w:pPr>
      <w:r w:rsidRPr="00F40D4B">
        <w:rPr>
          <w:rFonts w:hint="cs"/>
          <w:rtl/>
        </w:rPr>
        <w:t>אסמכתא היא ולא קניא</w:t>
      </w:r>
    </w:p>
    <w:p w14:paraId="5D081B00" w14:textId="77777777" w:rsidR="00A1057D" w:rsidRDefault="006F071F" w:rsidP="00A1057D">
      <w:pPr>
        <w:pStyle w:val="36"/>
        <w:framePr w:wrap="notBeside"/>
        <w:rPr>
          <w:rtl/>
        </w:rPr>
      </w:pPr>
      <w:r w:rsidRPr="00F40D4B">
        <w:rPr>
          <w:rFonts w:hint="cs"/>
          <w:rtl/>
        </w:rPr>
        <w:t>ולא דמי</w:t>
      </w:r>
    </w:p>
    <w:p w14:paraId="61C6A421" w14:textId="57D2B5A2" w:rsidR="00A6533C" w:rsidRPr="00F40D4B" w:rsidRDefault="006F071F" w:rsidP="00A1057D">
      <w:pPr>
        <w:spacing w:after="60"/>
        <w:rPr>
          <w:rtl/>
        </w:rPr>
      </w:pPr>
      <w:r w:rsidRPr="00F40D4B">
        <w:rPr>
          <w:rFonts w:hint="cs"/>
          <w:rtl/>
        </w:rPr>
        <w:t xml:space="preserve">לאם </w:t>
      </w:r>
      <w:r w:rsidRPr="00F40D4B">
        <w:rPr>
          <w:rtl/>
        </w:rPr>
        <w:t xml:space="preserve">אוביר ולא אעביד אשלם </w:t>
      </w:r>
      <w:r w:rsidRPr="00F40D4B">
        <w:rPr>
          <w:rFonts w:hint="cs"/>
          <w:rtl/>
        </w:rPr>
        <w:t xml:space="preserve">במיטב דמשלם משלם מה שהפסיד, משא''כ </w:t>
      </w:r>
      <w:r w:rsidR="00237964" w:rsidRPr="00F40D4B">
        <w:rPr>
          <w:rFonts w:hint="cs"/>
          <w:rtl/>
        </w:rPr>
        <w:t>כאן</w:t>
      </w:r>
      <w:r w:rsidRPr="00F40D4B">
        <w:rPr>
          <w:rFonts w:hint="cs"/>
          <w:rtl/>
        </w:rPr>
        <w:t xml:space="preserve"> מה שהפסיד מנכים לו והשאר מביאים לו</w:t>
      </w:r>
    </w:p>
    <w:p w14:paraId="760856F8" w14:textId="77777777" w:rsidR="00A1057D" w:rsidRDefault="006F071F" w:rsidP="00A1057D">
      <w:pPr>
        <w:pStyle w:val="36"/>
        <w:framePr w:wrap="notBeside"/>
        <w:rPr>
          <w:rtl/>
        </w:rPr>
      </w:pPr>
      <w:r w:rsidRPr="00F40D4B">
        <w:rPr>
          <w:rtl/>
        </w:rPr>
        <w:t>•</w:t>
      </w:r>
      <w:r w:rsidRPr="00F40D4B">
        <w:rPr>
          <w:rFonts w:hint="cs"/>
          <w:rtl/>
        </w:rPr>
        <w:t xml:space="preserve"> </w:t>
      </w:r>
    </w:p>
    <w:p w14:paraId="15DF2308" w14:textId="77777777" w:rsidR="00A1057D" w:rsidRDefault="00A1057D" w:rsidP="00A1057D">
      <w:pPr>
        <w:pStyle w:val="affff9"/>
        <w:rPr>
          <w:rStyle w:val="affffc"/>
          <w:rtl/>
        </w:rPr>
      </w:pPr>
      <w:r w:rsidRPr="00A1057D">
        <w:rPr>
          <w:rStyle w:val="affffc"/>
          <w:rFonts w:hint="cs"/>
          <w:rtl/>
        </w:rPr>
        <w:t>ר</w:t>
      </w:r>
      <w:r w:rsidR="006F071F" w:rsidRPr="00A1057D">
        <w:rPr>
          <w:rStyle w:val="affffc"/>
          <w:rtl/>
        </w:rPr>
        <w:t>וניא שתלא דרבינא</w:t>
      </w:r>
      <w:r w:rsidR="006F071F" w:rsidRPr="00F40D4B">
        <w:rPr>
          <w:rtl/>
        </w:rPr>
        <w:t xml:space="preserve"> </w:t>
      </w:r>
      <w:r>
        <w:rPr>
          <w:rFonts w:hint="cs"/>
          <w:rtl/>
        </w:rPr>
        <w:t xml:space="preserve">הפסיד וסילקו, </w:t>
      </w:r>
      <w:r w:rsidR="006F071F" w:rsidRPr="00A1057D">
        <w:rPr>
          <w:rStyle w:val="affffc"/>
          <w:rFonts w:hint="cs"/>
          <w:rtl/>
        </w:rPr>
        <w:t>אמר לרבא</w:t>
      </w:r>
      <w:r>
        <w:rPr>
          <w:rStyle w:val="affffc"/>
          <w:rFonts w:hint="cs"/>
          <w:rtl/>
        </w:rPr>
        <w:t>:</w:t>
      </w:r>
      <w:r w:rsidR="006F071F" w:rsidRPr="00F40D4B">
        <w:rPr>
          <w:rFonts w:hint="cs"/>
          <w:rtl/>
        </w:rPr>
        <w:t xml:space="preserve"> ראה מה עשה לי </w:t>
      </w:r>
    </w:p>
    <w:p w14:paraId="58676ED6" w14:textId="1A988C86" w:rsidR="00A1057D" w:rsidRDefault="006F071F" w:rsidP="00A1057D">
      <w:pPr>
        <w:pStyle w:val="36"/>
        <w:framePr w:wrap="notBeside"/>
        <w:rPr>
          <w:rtl/>
        </w:rPr>
      </w:pPr>
      <w:r w:rsidRPr="00A1057D">
        <w:rPr>
          <w:rStyle w:val="affffc"/>
          <w:rFonts w:hint="cs"/>
          <w:rtl/>
        </w:rPr>
        <w:t>א''ל</w:t>
      </w:r>
      <w:r w:rsidR="00A1057D">
        <w:rPr>
          <w:rStyle w:val="affffc"/>
          <w:rFonts w:hint="cs"/>
          <w:rtl/>
        </w:rPr>
        <w:t xml:space="preserve"> רבא:</w:t>
      </w:r>
    </w:p>
    <w:p w14:paraId="2BEF1F73" w14:textId="0108B874" w:rsidR="00A1057D" w:rsidRDefault="006F071F" w:rsidP="009B508D">
      <w:pPr>
        <w:rPr>
          <w:rtl/>
        </w:rPr>
      </w:pPr>
      <w:r w:rsidRPr="00F40D4B">
        <w:rPr>
          <w:rFonts w:hint="cs"/>
          <w:rtl/>
        </w:rPr>
        <w:t>שטוב נהג ואפי' דלא התרה דא''צ להתרות ד</w:t>
      </w:r>
      <w:r w:rsidRPr="00F40D4B">
        <w:rPr>
          <w:rtl/>
        </w:rPr>
        <w:t>מקרי דרדקי, שתלא, טבחא, ואומנא, וספר מתא כולן כמותרין ועומדין דמי.</w:t>
      </w:r>
      <w:r w:rsidR="00A1057D">
        <w:rPr>
          <w:rFonts w:hint="cs"/>
          <w:rtl/>
        </w:rPr>
        <w:t xml:space="preserve"> </w:t>
      </w:r>
    </w:p>
    <w:p w14:paraId="4F533E2E" w14:textId="6E0AB5D8" w:rsidR="006F071F" w:rsidRPr="00F40D4B" w:rsidRDefault="006F071F" w:rsidP="009B508D">
      <w:pPr>
        <w:rPr>
          <w:rtl/>
        </w:rPr>
      </w:pPr>
      <w:r w:rsidRPr="00A1057D">
        <w:rPr>
          <w:rStyle w:val="affffc"/>
          <w:rtl/>
        </w:rPr>
        <w:t>כללא דמילתא:</w:t>
      </w:r>
      <w:r w:rsidRPr="00F40D4B">
        <w:rPr>
          <w:rtl/>
        </w:rPr>
        <w:t xml:space="preserve"> כל פסידא דלא הדר - כמותרין ועומדין דמי.</w:t>
      </w:r>
    </w:p>
    <w:p w14:paraId="2FA5964D" w14:textId="77777777" w:rsidR="00A6533C" w:rsidRPr="00F40D4B" w:rsidRDefault="00A6533C" w:rsidP="00A6533C">
      <w:pPr>
        <w:pStyle w:val="aff9"/>
        <w:rPr>
          <w:rtl/>
        </w:rPr>
      </w:pPr>
      <w:r w:rsidRPr="00F40D4B">
        <w:rPr>
          <w:rtl/>
        </w:rPr>
        <w:t>***</w:t>
      </w:r>
    </w:p>
    <w:p w14:paraId="5F2AC0D1" w14:textId="4423E218" w:rsidR="006F071F" w:rsidRPr="00F40D4B" w:rsidRDefault="006F071F" w:rsidP="00A6533C">
      <w:pPr>
        <w:pStyle w:val="affe"/>
        <w:framePr w:wrap="around"/>
        <w:rPr>
          <w:rtl/>
        </w:rPr>
      </w:pPr>
      <w:r w:rsidRPr="00F40D4B">
        <w:rPr>
          <w:rtl/>
        </w:rPr>
        <w:lastRenderedPageBreak/>
        <w:t>קט:</w:t>
      </w:r>
    </w:p>
    <w:p w14:paraId="0209D85D" w14:textId="77777777" w:rsidR="00A1057D" w:rsidRDefault="006F071F" w:rsidP="00A1057D">
      <w:pPr>
        <w:pStyle w:val="affff9"/>
        <w:rPr>
          <w:rtl/>
        </w:rPr>
      </w:pPr>
      <w:r w:rsidRPr="00F40D4B">
        <w:rPr>
          <w:rtl/>
        </w:rPr>
        <w:t xml:space="preserve">ההוא שתלא </w:t>
      </w:r>
      <w:r w:rsidRPr="00F40D4B">
        <w:rPr>
          <w:rFonts w:hint="cs"/>
          <w:rtl/>
        </w:rPr>
        <w:t xml:space="preserve">שביקש שבחו </w:t>
      </w:r>
      <w:r w:rsidR="00A1057D">
        <w:rPr>
          <w:rFonts w:hint="cs"/>
          <w:rtl/>
        </w:rPr>
        <w:t>ש</w:t>
      </w:r>
      <w:r w:rsidRPr="00F40D4B">
        <w:rPr>
          <w:rFonts w:hint="cs"/>
          <w:rtl/>
        </w:rPr>
        <w:t xml:space="preserve">רוצה לעלות לארץ ישראל </w:t>
      </w:r>
    </w:p>
    <w:p w14:paraId="3B3B1AA3" w14:textId="77777777" w:rsidR="00A1057D" w:rsidRDefault="006F071F" w:rsidP="00A1057D">
      <w:pPr>
        <w:pStyle w:val="36"/>
        <w:framePr w:wrap="notBeside"/>
        <w:rPr>
          <w:rStyle w:val="affffc"/>
          <w:rtl/>
        </w:rPr>
      </w:pPr>
      <w:r w:rsidRPr="00A1057D">
        <w:rPr>
          <w:rStyle w:val="affffc"/>
          <w:rFonts w:hint="cs"/>
          <w:rtl/>
        </w:rPr>
        <w:t>רפב''ש</w:t>
      </w:r>
    </w:p>
    <w:p w14:paraId="6A0AC6FB" w14:textId="3CE8AF6B" w:rsidR="00A6533C" w:rsidRPr="00F40D4B" w:rsidRDefault="006F071F" w:rsidP="00A1057D">
      <w:pPr>
        <w:rPr>
          <w:rtl/>
        </w:rPr>
      </w:pPr>
      <w:r w:rsidRPr="00F40D4B">
        <w:rPr>
          <w:rFonts w:hint="cs"/>
          <w:rtl/>
        </w:rPr>
        <w:t>דצריך ליתן לו רבע השבח</w:t>
      </w:r>
      <w:r w:rsidR="00A1057D">
        <w:rPr>
          <w:rFonts w:hint="cs"/>
          <w:rtl/>
        </w:rPr>
        <w:t xml:space="preserve">, שהרי </w:t>
      </w:r>
      <w:r w:rsidRPr="00F40D4B">
        <w:rPr>
          <w:rFonts w:hint="cs"/>
          <w:rtl/>
        </w:rPr>
        <w:t xml:space="preserve">חצי הקרקע השביחה </w:t>
      </w:r>
      <w:r w:rsidRPr="00A1057D">
        <w:rPr>
          <w:rStyle w:val="affffc"/>
          <w:rFonts w:hint="cs"/>
          <w:rtl/>
        </w:rPr>
        <w:t>ועוד</w:t>
      </w:r>
      <w:r w:rsidRPr="00F40D4B">
        <w:rPr>
          <w:rFonts w:hint="cs"/>
          <w:rtl/>
        </w:rPr>
        <w:t xml:space="preserve"> חצי צריך ליתן לאריס שיבוא במקומו</w:t>
      </w:r>
    </w:p>
    <w:p w14:paraId="6C972FFC" w14:textId="77777777" w:rsidR="00A1057D" w:rsidRDefault="006F071F" w:rsidP="00A1057D">
      <w:pPr>
        <w:pStyle w:val="36"/>
        <w:framePr w:wrap="notBeside"/>
        <w:rPr>
          <w:rtl/>
        </w:rPr>
      </w:pPr>
      <w:r w:rsidRPr="00F40D4B">
        <w:rPr>
          <w:rFonts w:hint="cs"/>
          <w:rtl/>
        </w:rPr>
        <w:t>ו</w:t>
      </w:r>
      <w:r w:rsidRPr="00F40D4B">
        <w:rPr>
          <w:rtl/>
        </w:rPr>
        <w:t>סבר ר</w:t>
      </w:r>
      <w:r w:rsidRPr="00F40D4B">
        <w:rPr>
          <w:rFonts w:hint="cs"/>
          <w:rtl/>
        </w:rPr>
        <w:t xml:space="preserve">''א </w:t>
      </w:r>
    </w:p>
    <w:p w14:paraId="7CF66E8F" w14:textId="30175AC7" w:rsidR="00A6533C" w:rsidRPr="00F40D4B" w:rsidRDefault="006F071F" w:rsidP="009B508D">
      <w:pPr>
        <w:rPr>
          <w:rtl/>
        </w:rPr>
      </w:pPr>
      <w:r w:rsidRPr="00F40D4B">
        <w:rPr>
          <w:rFonts w:hint="cs"/>
          <w:rtl/>
        </w:rPr>
        <w:t xml:space="preserve">דהיינו רבע שהוא שישית </w:t>
      </w:r>
      <w:r w:rsidRPr="00A1057D">
        <w:rPr>
          <w:rStyle w:val="afffff2"/>
          <w:rFonts w:hint="cs"/>
          <w:rtl/>
        </w:rPr>
        <w:t>[היינו רבע משני שליש]</w:t>
      </w:r>
      <w:r w:rsidR="00A1057D">
        <w:rPr>
          <w:rFonts w:hint="cs"/>
          <w:rtl/>
        </w:rPr>
        <w:t xml:space="preserve"> </w:t>
      </w:r>
      <w:r w:rsidRPr="00A1057D">
        <w:rPr>
          <w:rStyle w:val="affffc"/>
          <w:rFonts w:hint="cs"/>
          <w:rtl/>
        </w:rPr>
        <w:t>כרמבדר''נ</w:t>
      </w:r>
      <w:r w:rsidRPr="00A1057D">
        <w:rPr>
          <w:rStyle w:val="affffc"/>
          <w:rtl/>
        </w:rPr>
        <w:t>:</w:t>
      </w:r>
      <w:r w:rsidRPr="00F40D4B">
        <w:rPr>
          <w:rtl/>
        </w:rPr>
        <w:t xml:space="preserve"> </w:t>
      </w:r>
      <w:r w:rsidRPr="00F40D4B">
        <w:rPr>
          <w:rFonts w:hint="cs"/>
          <w:rtl/>
        </w:rPr>
        <w:t>ד</w:t>
      </w:r>
      <w:r w:rsidRPr="00F40D4B">
        <w:rPr>
          <w:rtl/>
        </w:rPr>
        <w:t>ב</w:t>
      </w:r>
      <w:r w:rsidRPr="00F40D4B">
        <w:rPr>
          <w:rFonts w:hint="cs"/>
          <w:rtl/>
        </w:rPr>
        <w:t>מקום שלוקח ש</w:t>
      </w:r>
      <w:r w:rsidRPr="00F40D4B">
        <w:rPr>
          <w:rtl/>
        </w:rPr>
        <w:t xml:space="preserve">תלא </w:t>
      </w:r>
      <w:r w:rsidRPr="00F40D4B">
        <w:rPr>
          <w:rFonts w:hint="cs"/>
          <w:rtl/>
        </w:rPr>
        <w:t>חצי ואריס שליש,</w:t>
      </w:r>
      <w:r w:rsidR="00A1057D">
        <w:rPr>
          <w:rFonts w:hint="cs"/>
          <w:rtl/>
        </w:rPr>
        <w:t xml:space="preserve"> </w:t>
      </w:r>
      <w:r w:rsidRPr="00F40D4B">
        <w:rPr>
          <w:rFonts w:hint="cs"/>
          <w:rtl/>
        </w:rPr>
        <w:t>ואי יתן לו רבע ממש הא זה הפסד של בעה''ב</w:t>
      </w:r>
    </w:p>
    <w:p w14:paraId="64C6ED20" w14:textId="77777777" w:rsidR="00A1057D" w:rsidRDefault="006F071F" w:rsidP="00A1057D">
      <w:pPr>
        <w:pStyle w:val="36"/>
        <w:framePr w:wrap="notBeside"/>
        <w:rPr>
          <w:rtl/>
        </w:rPr>
      </w:pPr>
      <w:r w:rsidRPr="00F40D4B">
        <w:rPr>
          <w:rFonts w:hint="cs"/>
          <w:rtl/>
        </w:rPr>
        <w:t xml:space="preserve">רבדר''י </w:t>
      </w:r>
      <w:r w:rsidRPr="00F40D4B">
        <w:rPr>
          <w:rtl/>
        </w:rPr>
        <w:t>לר</w:t>
      </w:r>
      <w:r w:rsidRPr="00F40D4B">
        <w:rPr>
          <w:rFonts w:hint="cs"/>
          <w:rtl/>
        </w:rPr>
        <w:t>''א</w:t>
      </w:r>
      <w:r w:rsidRPr="00F40D4B">
        <w:rPr>
          <w:rtl/>
        </w:rPr>
        <w:t>:</w:t>
      </w:r>
    </w:p>
    <w:p w14:paraId="08702236" w14:textId="21BC6624" w:rsidR="00A6533C" w:rsidRPr="00F40D4B" w:rsidRDefault="006F071F" w:rsidP="009B508D">
      <w:pPr>
        <w:rPr>
          <w:rtl/>
        </w:rPr>
      </w:pPr>
      <w:r w:rsidRPr="00F40D4B">
        <w:rPr>
          <w:rFonts w:hint="cs"/>
          <w:rtl/>
        </w:rPr>
        <w:t>שיכול לומר השותל 'אתה תתן חלקך לאריס ואני אעשה בשלי מה שארצה' והיינו רביע</w:t>
      </w:r>
    </w:p>
    <w:p w14:paraId="4976230B" w14:textId="77777777" w:rsidR="00A1057D" w:rsidRDefault="006F071F" w:rsidP="00A1057D">
      <w:pPr>
        <w:pStyle w:val="36"/>
        <w:framePr w:wrap="notBeside"/>
        <w:rPr>
          <w:rtl/>
        </w:rPr>
      </w:pPr>
      <w:r w:rsidRPr="00F40D4B">
        <w:rPr>
          <w:rtl/>
        </w:rPr>
        <w:t>- אמר:</w:t>
      </w:r>
    </w:p>
    <w:p w14:paraId="01999147" w14:textId="600C5E81" w:rsidR="006F071F" w:rsidRPr="00F40D4B" w:rsidRDefault="00A1057D" w:rsidP="00A1057D">
      <w:pPr>
        <w:spacing w:after="60"/>
        <w:rPr>
          <w:rtl/>
        </w:rPr>
      </w:pPr>
      <w:r>
        <w:rPr>
          <w:rFonts w:hint="cs"/>
          <w:rtl/>
        </w:rPr>
        <w:t xml:space="preserve">כשתגיע </w:t>
      </w:r>
      <w:r w:rsidR="006F071F" w:rsidRPr="00F40D4B">
        <w:rPr>
          <w:rtl/>
        </w:rPr>
        <w:t xml:space="preserve">לשחיטת קדשים </w:t>
      </w:r>
      <w:r>
        <w:rPr>
          <w:rFonts w:hint="cs"/>
          <w:rtl/>
        </w:rPr>
        <w:t>בא והקשה לי</w:t>
      </w:r>
      <w:r w:rsidR="006F071F" w:rsidRPr="00F40D4B">
        <w:rPr>
          <w:rFonts w:hint="cs"/>
          <w:rtl/>
        </w:rPr>
        <w:t xml:space="preserve">, </w:t>
      </w:r>
      <w:r>
        <w:rPr>
          <w:rFonts w:hint="cs"/>
          <w:rtl/>
        </w:rPr>
        <w:t xml:space="preserve">- </w:t>
      </w:r>
      <w:r w:rsidR="006F071F" w:rsidRPr="00F40D4B">
        <w:rPr>
          <w:rFonts w:hint="cs"/>
          <w:rtl/>
        </w:rPr>
        <w:t>שקיבל דבריו</w:t>
      </w:r>
      <w:r w:rsidR="006F071F" w:rsidRPr="00F40D4B">
        <w:rPr>
          <w:rtl/>
        </w:rPr>
        <w:t>.</w:t>
      </w:r>
    </w:p>
    <w:p w14:paraId="6DAA3C52" w14:textId="782321D9" w:rsidR="00A1057D" w:rsidRDefault="006F071F" w:rsidP="00A1057D">
      <w:pPr>
        <w:pStyle w:val="36"/>
        <w:framePr w:wrap="notBeside"/>
        <w:rPr>
          <w:rtl/>
        </w:rPr>
      </w:pPr>
      <w:r w:rsidRPr="00F40D4B">
        <w:rPr>
          <w:rFonts w:hint="cs"/>
          <w:rtl/>
        </w:rPr>
        <w:t>רמבדר''נ</w:t>
      </w:r>
      <w:r w:rsidRPr="00F40D4B">
        <w:rPr>
          <w:rtl/>
        </w:rPr>
        <w:t>:</w:t>
      </w:r>
      <w:r w:rsidR="00A1057D">
        <w:rPr>
          <w:rFonts w:hint="cs"/>
          <w:rtl/>
        </w:rPr>
        <w:t xml:space="preserve"> א. </w:t>
      </w:r>
    </w:p>
    <w:p w14:paraId="7B670F5B" w14:textId="728353D6" w:rsidR="006F071F" w:rsidRPr="00F40D4B" w:rsidRDefault="00A1057D" w:rsidP="00A1057D">
      <w:pPr>
        <w:spacing w:after="60"/>
        <w:rPr>
          <w:rtl/>
        </w:rPr>
      </w:pPr>
      <w:r w:rsidRPr="00A1057D">
        <w:rPr>
          <w:rFonts w:hint="cs"/>
          <w:b/>
          <w:bCs/>
          <w:rtl/>
        </w:rPr>
        <w:t xml:space="preserve">במקום שלוקח השתלא </w:t>
      </w:r>
      <w:r w:rsidR="006F071F" w:rsidRPr="00A1057D">
        <w:rPr>
          <w:rFonts w:hint="cs"/>
          <w:b/>
          <w:bCs/>
          <w:rtl/>
        </w:rPr>
        <w:t>חצי</w:t>
      </w:r>
      <w:r w:rsidRPr="00A1057D">
        <w:rPr>
          <w:rFonts w:hint="cs"/>
          <w:b/>
          <w:bCs/>
          <w:rtl/>
        </w:rPr>
        <w:t>,</w:t>
      </w:r>
      <w:r w:rsidR="006F071F" w:rsidRPr="00A1057D">
        <w:rPr>
          <w:rFonts w:hint="cs"/>
          <w:b/>
          <w:bCs/>
          <w:rtl/>
        </w:rPr>
        <w:t xml:space="preserve"> ואריס שליש</w:t>
      </w:r>
      <w:r>
        <w:rPr>
          <w:rFonts w:hint="cs"/>
          <w:rtl/>
        </w:rPr>
        <w:t>,</w:t>
      </w:r>
      <w:r w:rsidR="006F071F" w:rsidRPr="00F40D4B">
        <w:rPr>
          <w:rFonts w:hint="cs"/>
          <w:rtl/>
        </w:rPr>
        <w:t xml:space="preserve"> אם ירצה השותל לילך מביאים לו השבח באופן שלא יפסיד בעה''ב</w:t>
      </w:r>
    </w:p>
    <w:p w14:paraId="5C514436" w14:textId="5E11AAD3" w:rsidR="00A1057D" w:rsidRDefault="006F071F" w:rsidP="00A1057D">
      <w:pPr>
        <w:pStyle w:val="36"/>
        <w:framePr w:wrap="notBeside"/>
        <w:rPr>
          <w:rtl/>
        </w:rPr>
      </w:pPr>
      <w:r w:rsidRPr="00F40D4B">
        <w:rPr>
          <w:rFonts w:hint="cs"/>
          <w:rtl/>
        </w:rPr>
        <w:t>רמבדר''נ</w:t>
      </w:r>
      <w:r w:rsidRPr="00F40D4B">
        <w:rPr>
          <w:rtl/>
        </w:rPr>
        <w:t>:</w:t>
      </w:r>
      <w:r w:rsidR="00A1057D">
        <w:rPr>
          <w:rFonts w:hint="cs"/>
          <w:rtl/>
        </w:rPr>
        <w:t xml:space="preserve"> ב. </w:t>
      </w:r>
    </w:p>
    <w:p w14:paraId="146C44DE" w14:textId="37014339" w:rsidR="00A1057D" w:rsidRDefault="00A1057D" w:rsidP="009B508D">
      <w:pPr>
        <w:rPr>
          <w:rtl/>
        </w:rPr>
      </w:pPr>
      <w:r>
        <w:rPr>
          <w:rFonts w:hint="cs"/>
          <w:b/>
          <w:bCs/>
          <w:rtl/>
        </w:rPr>
        <w:t>ב</w:t>
      </w:r>
      <w:r w:rsidR="006F071F" w:rsidRPr="00A1057D">
        <w:rPr>
          <w:rFonts w:hint="cs"/>
          <w:b/>
          <w:bCs/>
          <w:rtl/>
        </w:rPr>
        <w:t>עץ זקן</w:t>
      </w:r>
      <w:r w:rsidRPr="00A1057D">
        <w:rPr>
          <w:rFonts w:hint="cs"/>
          <w:b/>
          <w:bCs/>
          <w:rtl/>
        </w:rPr>
        <w:t>,</w:t>
      </w:r>
      <w:r w:rsidR="006F071F" w:rsidRPr="00F40D4B">
        <w:rPr>
          <w:rFonts w:hint="cs"/>
          <w:rtl/>
        </w:rPr>
        <w:t xml:space="preserve"> נוטל השותל חצי בשבחו</w:t>
      </w:r>
      <w:r>
        <w:rPr>
          <w:rFonts w:hint="cs"/>
          <w:rtl/>
        </w:rPr>
        <w:t>,</w:t>
      </w:r>
      <w:r w:rsidR="006F071F" w:rsidRPr="00F40D4B">
        <w:rPr>
          <w:rFonts w:hint="cs"/>
          <w:rtl/>
        </w:rPr>
        <w:t xml:space="preserve"> </w:t>
      </w:r>
      <w:r>
        <w:rPr>
          <w:rFonts w:hint="cs"/>
          <w:rtl/>
        </w:rPr>
        <w:t>ש</w:t>
      </w:r>
      <w:r w:rsidR="006F071F" w:rsidRPr="00F40D4B">
        <w:rPr>
          <w:rFonts w:hint="cs"/>
          <w:rtl/>
        </w:rPr>
        <w:t>ע''ד כן ירד,</w:t>
      </w:r>
    </w:p>
    <w:p w14:paraId="6035D4AE" w14:textId="7B3760F3" w:rsidR="00A6533C" w:rsidRPr="00F40D4B" w:rsidRDefault="006F071F" w:rsidP="009B508D">
      <w:pPr>
        <w:rPr>
          <w:rtl/>
        </w:rPr>
      </w:pPr>
      <w:r w:rsidRPr="00F40D4B">
        <w:rPr>
          <w:rFonts w:hint="cs"/>
          <w:rtl/>
        </w:rPr>
        <w:t xml:space="preserve">משא''כ בשטף נהר </w:t>
      </w:r>
      <w:r w:rsidR="00A1057D">
        <w:rPr>
          <w:rFonts w:hint="cs"/>
          <w:rtl/>
        </w:rPr>
        <w:t xml:space="preserve">- </w:t>
      </w:r>
      <w:r w:rsidRPr="00F40D4B">
        <w:rPr>
          <w:rFonts w:hint="cs"/>
          <w:rtl/>
        </w:rPr>
        <w:t>נוטל רביע דאי''ז שכיח</w:t>
      </w:r>
    </w:p>
    <w:p w14:paraId="323DA374" w14:textId="77777777" w:rsidR="00A6533C" w:rsidRPr="00F40D4B" w:rsidRDefault="00A6533C" w:rsidP="00A6533C">
      <w:pPr>
        <w:pStyle w:val="aff9"/>
        <w:rPr>
          <w:rtl/>
        </w:rPr>
      </w:pPr>
      <w:r w:rsidRPr="00F40D4B">
        <w:rPr>
          <w:rtl/>
        </w:rPr>
        <w:t>***</w:t>
      </w:r>
    </w:p>
    <w:p w14:paraId="10354440" w14:textId="77777777" w:rsidR="00A6533C" w:rsidRPr="00F40D4B" w:rsidRDefault="006F071F" w:rsidP="00A1057D">
      <w:pPr>
        <w:pStyle w:val="affff9"/>
        <w:rPr>
          <w:rtl/>
        </w:rPr>
      </w:pPr>
      <w:r w:rsidRPr="00F40D4B">
        <w:rPr>
          <w:rFonts w:hint="cs"/>
          <w:rtl/>
        </w:rPr>
        <w:t>אותו שמשכן פרדס לחבירו לעשר שנים וקש לחמש שנים</w:t>
      </w:r>
    </w:p>
    <w:p w14:paraId="209EC3CE" w14:textId="35E194DB" w:rsidR="006F071F" w:rsidRPr="00F40D4B" w:rsidRDefault="006F071F" w:rsidP="009B508D">
      <w:pPr>
        <w:rPr>
          <w:rtl/>
        </w:rPr>
      </w:pPr>
      <w:r w:rsidRPr="00A1057D">
        <w:rPr>
          <w:rStyle w:val="affffc"/>
          <w:rtl/>
        </w:rPr>
        <w:t>אביי:</w:t>
      </w:r>
      <w:r w:rsidRPr="00F40D4B">
        <w:rPr>
          <w:rtl/>
        </w:rPr>
        <w:t xml:space="preserve"> פירא הוי, </w:t>
      </w:r>
      <w:r w:rsidRPr="00A1057D">
        <w:rPr>
          <w:rStyle w:val="affffc"/>
          <w:rtl/>
        </w:rPr>
        <w:t>רבא:</w:t>
      </w:r>
      <w:r w:rsidRPr="00F40D4B">
        <w:rPr>
          <w:rtl/>
        </w:rPr>
        <w:t xml:space="preserve"> קר</w:t>
      </w:r>
      <w:r w:rsidR="00A1057D">
        <w:rPr>
          <w:rFonts w:hint="cs"/>
          <w:rtl/>
        </w:rPr>
        <w:t>ן</w:t>
      </w:r>
      <w:r w:rsidRPr="00F40D4B">
        <w:rPr>
          <w:rtl/>
        </w:rPr>
        <w:t xml:space="preserve"> הוי, וילקח בו קרקע והוא אוכל פירות.</w:t>
      </w:r>
    </w:p>
    <w:p w14:paraId="50932A2A" w14:textId="364A8DAE" w:rsidR="00A1057D" w:rsidRDefault="00A1057D" w:rsidP="00A1057D">
      <w:pPr>
        <w:pStyle w:val="36"/>
        <w:framePr w:wrap="notBeside"/>
        <w:rPr>
          <w:rtl/>
        </w:rPr>
      </w:pPr>
      <w:r>
        <w:rPr>
          <w:rFonts w:hint="cs"/>
          <w:rtl/>
        </w:rPr>
        <w:t>א.</w:t>
      </w:r>
      <w:r w:rsidR="006F071F" w:rsidRPr="00F40D4B">
        <w:rPr>
          <w:rFonts w:hint="cs"/>
          <w:rtl/>
        </w:rPr>
        <w:t xml:space="preserve"> והך</w:t>
      </w:r>
    </w:p>
    <w:p w14:paraId="05CA8244" w14:textId="24A60642" w:rsidR="006F071F" w:rsidRPr="00F40D4B" w:rsidRDefault="006F071F" w:rsidP="009B508D">
      <w:pPr>
        <w:rPr>
          <w:rtl/>
        </w:rPr>
      </w:pPr>
      <w:r w:rsidRPr="00F40D4B">
        <w:rPr>
          <w:rFonts w:hint="cs"/>
          <w:rtl/>
        </w:rPr>
        <w:t>ד</w:t>
      </w:r>
      <w:r w:rsidRPr="00F40D4B">
        <w:rPr>
          <w:rtl/>
        </w:rPr>
        <w:t>יבש האילן או נקצץ - שניהם אסורים בו,</w:t>
      </w:r>
      <w:r w:rsidRPr="00F40D4B">
        <w:rPr>
          <w:rFonts w:hint="cs"/>
          <w:rtl/>
        </w:rPr>
        <w:t xml:space="preserve"> ו</w:t>
      </w:r>
      <w:r w:rsidRPr="00F40D4B">
        <w:rPr>
          <w:rtl/>
        </w:rPr>
        <w:t>ימכרו לעצים, וילקח בהן קרקע, והוא אוכל פירות.</w:t>
      </w:r>
    </w:p>
    <w:p w14:paraId="34B5BF99" w14:textId="77777777" w:rsidR="00A1057D" w:rsidRDefault="006F071F" w:rsidP="00A1057D">
      <w:pPr>
        <w:pStyle w:val="36"/>
        <w:framePr w:wrap="notBeside"/>
        <w:rPr>
          <w:rtl/>
        </w:rPr>
      </w:pPr>
      <w:r w:rsidRPr="00F40D4B">
        <w:rPr>
          <w:rFonts w:hint="cs"/>
          <w:rtl/>
        </w:rPr>
        <w:t>לאו</w:t>
      </w:r>
    </w:p>
    <w:p w14:paraId="44F428AB" w14:textId="113248AF" w:rsidR="006F071F" w:rsidRPr="00F40D4B" w:rsidRDefault="006F071F" w:rsidP="009B508D">
      <w:pPr>
        <w:rPr>
          <w:rtl/>
        </w:rPr>
      </w:pPr>
      <w:r w:rsidRPr="00F40D4B">
        <w:rPr>
          <w:rtl/>
        </w:rPr>
        <w:t>יבש דומיא דנקצץ</w:t>
      </w:r>
      <w:r w:rsidRPr="00F40D4B">
        <w:rPr>
          <w:rFonts w:hint="cs"/>
          <w:rtl/>
        </w:rPr>
        <w:t xml:space="preserve"> דבזמנו והינו קרן</w:t>
      </w:r>
      <w:r w:rsidR="00A1057D">
        <w:rPr>
          <w:rFonts w:hint="cs"/>
          <w:rtl/>
        </w:rPr>
        <w:t>,</w:t>
      </w:r>
      <w:r w:rsidRPr="00F40D4B">
        <w:rPr>
          <w:rFonts w:hint="cs"/>
          <w:rtl/>
        </w:rPr>
        <w:t xml:space="preserve"> אלא נקצץ דומיא דיבש  דנקצץ דלא בזמנו</w:t>
      </w:r>
    </w:p>
    <w:p w14:paraId="1D15B395" w14:textId="61569A1A" w:rsidR="00A1057D" w:rsidRDefault="00A1057D" w:rsidP="00A1057D">
      <w:pPr>
        <w:pStyle w:val="36"/>
        <w:framePr w:wrap="notBeside"/>
        <w:rPr>
          <w:rtl/>
        </w:rPr>
      </w:pPr>
      <w:r>
        <w:rPr>
          <w:rFonts w:hint="cs"/>
          <w:rtl/>
        </w:rPr>
        <w:t>ב.</w:t>
      </w:r>
      <w:r w:rsidR="006F071F" w:rsidRPr="00F40D4B">
        <w:rPr>
          <w:rFonts w:hint="cs"/>
          <w:rtl/>
        </w:rPr>
        <w:t xml:space="preserve"> והך</w:t>
      </w:r>
    </w:p>
    <w:p w14:paraId="3C025A9D" w14:textId="77777777" w:rsidR="00A1057D" w:rsidRDefault="006F071F" w:rsidP="00A1057D">
      <w:pPr>
        <w:rPr>
          <w:rtl/>
        </w:rPr>
      </w:pPr>
      <w:r w:rsidRPr="00F40D4B">
        <w:rPr>
          <w:rFonts w:hint="cs"/>
          <w:rtl/>
        </w:rPr>
        <w:t>ד'</w:t>
      </w:r>
      <w:r w:rsidRPr="00F40D4B">
        <w:rPr>
          <w:rtl/>
        </w:rPr>
        <w:t>נפלו לה גפנים וזיתים זקנים - ימכרו לעצים וילקח בהן קרקע, והוא אוכל פירות.</w:t>
      </w:r>
      <w:r w:rsidR="00A1057D">
        <w:rPr>
          <w:rFonts w:hint="cs"/>
          <w:rtl/>
        </w:rPr>
        <w:t xml:space="preserve"> </w:t>
      </w:r>
    </w:p>
    <w:p w14:paraId="6C9C1DAE" w14:textId="7E090B45" w:rsidR="006F071F" w:rsidRPr="00F40D4B" w:rsidRDefault="006F071F" w:rsidP="00A1057D">
      <w:r w:rsidRPr="00F40D4B">
        <w:rPr>
          <w:rtl/>
        </w:rPr>
        <w:t>והזקינו</w:t>
      </w:r>
      <w:r w:rsidRPr="00F40D4B">
        <w:rPr>
          <w:rFonts w:hint="cs"/>
          <w:rtl/>
        </w:rPr>
        <w:t xml:space="preserve"> אחר כך ולהכי הוו כקרקע</w:t>
      </w:r>
      <w:r w:rsidRPr="00F40D4B">
        <w:rPr>
          <w:rtl/>
        </w:rPr>
        <w:t>.</w:t>
      </w:r>
    </w:p>
    <w:p w14:paraId="1E7E21EB" w14:textId="77777777" w:rsidR="00A1057D" w:rsidRDefault="006F071F" w:rsidP="00A1057D">
      <w:pPr>
        <w:pStyle w:val="36"/>
        <w:framePr w:wrap="notBeside"/>
        <w:rPr>
          <w:rtl/>
        </w:rPr>
      </w:pPr>
      <w:r w:rsidRPr="00F40D4B">
        <w:rPr>
          <w:rFonts w:hint="cs"/>
          <w:rtl/>
        </w:rPr>
        <w:t>ואב''א</w:t>
      </w:r>
      <w:r w:rsidRPr="00F40D4B">
        <w:rPr>
          <w:rtl/>
        </w:rPr>
        <w:t xml:space="preserve">: </w:t>
      </w:r>
    </w:p>
    <w:p w14:paraId="3C2B9EE3" w14:textId="6661FC4D" w:rsidR="006F071F" w:rsidRPr="00A1057D" w:rsidRDefault="00A1057D" w:rsidP="009B508D">
      <w:pPr>
        <w:rPr>
          <w:rStyle w:val="afffff2"/>
          <w:rtl/>
        </w:rPr>
      </w:pPr>
      <w:r>
        <w:rPr>
          <w:rFonts w:hint="cs"/>
          <w:rtl/>
        </w:rPr>
        <w:t>מ</w:t>
      </w:r>
      <w:r w:rsidR="006F071F" w:rsidRPr="00F40D4B">
        <w:rPr>
          <w:rFonts w:hint="cs"/>
          <w:rtl/>
        </w:rPr>
        <w:t>יירי ב</w:t>
      </w:r>
      <w:r w:rsidR="006F071F" w:rsidRPr="00F40D4B">
        <w:rPr>
          <w:rtl/>
        </w:rPr>
        <w:t>נפלו לה בשדה אחרת, דכליא קרנא.</w:t>
      </w:r>
      <w:r>
        <w:rPr>
          <w:rFonts w:hint="cs"/>
          <w:rtl/>
        </w:rPr>
        <w:t xml:space="preserve"> </w:t>
      </w:r>
      <w:r w:rsidR="006F071F" w:rsidRPr="00A1057D">
        <w:rPr>
          <w:rStyle w:val="afffff2"/>
          <w:rFonts w:hint="cs"/>
          <w:rtl/>
        </w:rPr>
        <w:t>[אם יקח העצים]</w:t>
      </w:r>
    </w:p>
    <w:p w14:paraId="71D1C7B3" w14:textId="77777777" w:rsidR="00A6533C" w:rsidRPr="00F40D4B" w:rsidRDefault="00A6533C" w:rsidP="00A6533C">
      <w:pPr>
        <w:pStyle w:val="aff9"/>
        <w:rPr>
          <w:rtl/>
        </w:rPr>
      </w:pPr>
      <w:r w:rsidRPr="00F40D4B">
        <w:rPr>
          <w:rtl/>
        </w:rPr>
        <w:t>***</w:t>
      </w:r>
    </w:p>
    <w:bookmarkEnd w:id="24"/>
    <w:p w14:paraId="42B6447E" w14:textId="27333054" w:rsidR="006F071F" w:rsidRPr="00F40D4B" w:rsidRDefault="006F071F" w:rsidP="00A6533C">
      <w:pPr>
        <w:pStyle w:val="affe"/>
        <w:framePr w:wrap="around"/>
        <w:rPr>
          <w:rtl/>
        </w:rPr>
      </w:pPr>
      <w:r w:rsidRPr="00F40D4B">
        <w:rPr>
          <w:rtl/>
        </w:rPr>
        <w:lastRenderedPageBreak/>
        <w:t>קי.</w:t>
      </w:r>
    </w:p>
    <w:p w14:paraId="23FEABFE" w14:textId="77777777" w:rsidR="00A77C85" w:rsidRDefault="006F071F" w:rsidP="00A77C85">
      <w:pPr>
        <w:pStyle w:val="affff9"/>
        <w:rPr>
          <w:rtl/>
        </w:rPr>
      </w:pPr>
      <w:bookmarkStart w:id="25" w:name="_Hlk169479868"/>
      <w:r w:rsidRPr="00F40D4B">
        <w:rPr>
          <w:rtl/>
        </w:rPr>
        <w:t>שטר</w:t>
      </w:r>
      <w:r w:rsidRPr="00F40D4B">
        <w:rPr>
          <w:rFonts w:hint="cs"/>
          <w:rtl/>
        </w:rPr>
        <w:t xml:space="preserve"> שהיה כתוב בו</w:t>
      </w:r>
      <w:r w:rsidRPr="00F40D4B">
        <w:rPr>
          <w:rtl/>
        </w:rPr>
        <w:t xml:space="preserve"> שנין סתמא, </w:t>
      </w:r>
    </w:p>
    <w:p w14:paraId="656E7082" w14:textId="349F0EC8" w:rsidR="006F071F" w:rsidRPr="00F40D4B" w:rsidRDefault="006F071F" w:rsidP="00FC23BB">
      <w:pPr>
        <w:rPr>
          <w:rtl/>
        </w:rPr>
      </w:pPr>
      <w:r w:rsidRPr="00A77C85">
        <w:rPr>
          <w:rStyle w:val="affffc"/>
          <w:rtl/>
        </w:rPr>
        <w:t>מלוה אמר:</w:t>
      </w:r>
      <w:r w:rsidRPr="00F40D4B">
        <w:rPr>
          <w:rtl/>
        </w:rPr>
        <w:t xml:space="preserve"> שלש, </w:t>
      </w:r>
      <w:r w:rsidRPr="00A77C85">
        <w:rPr>
          <w:rStyle w:val="affffc"/>
          <w:rtl/>
        </w:rPr>
        <w:t>לוה אמר:</w:t>
      </w:r>
      <w:r w:rsidRPr="00F40D4B">
        <w:rPr>
          <w:rtl/>
        </w:rPr>
        <w:t xml:space="preserve"> שתים.</w:t>
      </w:r>
      <w:r w:rsidRPr="00F40D4B">
        <w:rPr>
          <w:rFonts w:hint="cs"/>
          <w:rtl/>
        </w:rPr>
        <w:t xml:space="preserve"> ו</w:t>
      </w:r>
      <w:r w:rsidRPr="00F40D4B">
        <w:rPr>
          <w:rtl/>
        </w:rPr>
        <w:t>קדם מלוה ואכל לפירי.</w:t>
      </w:r>
    </w:p>
    <w:p w14:paraId="64E5B9DF" w14:textId="77777777" w:rsidR="00A77C85" w:rsidRDefault="006F071F" w:rsidP="00A77C85">
      <w:pPr>
        <w:pStyle w:val="36"/>
        <w:framePr w:wrap="notBeside"/>
        <w:rPr>
          <w:rtl/>
        </w:rPr>
      </w:pPr>
      <w:r w:rsidRPr="00F40D4B">
        <w:rPr>
          <w:rFonts w:hint="cs"/>
          <w:rtl/>
        </w:rPr>
        <w:t>ר''י</w:t>
      </w:r>
      <w:r w:rsidRPr="00F40D4B">
        <w:rPr>
          <w:rtl/>
        </w:rPr>
        <w:t>:</w:t>
      </w:r>
    </w:p>
    <w:p w14:paraId="58DF2A27" w14:textId="68B0A0AD" w:rsidR="006F071F" w:rsidRPr="00F40D4B" w:rsidRDefault="006F071F" w:rsidP="009B508D">
      <w:pPr>
        <w:rPr>
          <w:rtl/>
        </w:rPr>
      </w:pPr>
      <w:r w:rsidRPr="00F40D4B">
        <w:rPr>
          <w:rtl/>
        </w:rPr>
        <w:t xml:space="preserve">קרקע בחזקת בעליה, </w:t>
      </w:r>
      <w:r w:rsidR="00A77C85">
        <w:rPr>
          <w:rtl/>
        </w:rPr>
        <w:tab/>
      </w:r>
      <w:r w:rsidRPr="00A77C85">
        <w:rPr>
          <w:rStyle w:val="affffc"/>
          <w:rtl/>
        </w:rPr>
        <w:t>ר"כ:</w:t>
      </w:r>
      <w:r w:rsidRPr="00F40D4B">
        <w:rPr>
          <w:rtl/>
        </w:rPr>
        <w:t xml:space="preserve"> פירות בחזקת אוכליהן.</w:t>
      </w:r>
      <w:r w:rsidR="00A77C85">
        <w:rPr>
          <w:rFonts w:hint="cs"/>
          <w:rtl/>
        </w:rPr>
        <w:t xml:space="preserve"> וכן הלכה </w:t>
      </w:r>
    </w:p>
    <w:p w14:paraId="280D1686" w14:textId="77777777" w:rsidR="00A77C85" w:rsidRDefault="006F071F" w:rsidP="00A77C85">
      <w:pPr>
        <w:pStyle w:val="36"/>
        <w:framePr w:wrap="notBeside"/>
        <w:rPr>
          <w:rtl/>
        </w:rPr>
      </w:pPr>
      <w:r w:rsidRPr="00F40D4B">
        <w:rPr>
          <w:rFonts w:hint="cs"/>
          <w:rtl/>
        </w:rPr>
        <w:t xml:space="preserve">והך </w:t>
      </w:r>
    </w:p>
    <w:p w14:paraId="004ABFEF" w14:textId="7ACD14D3" w:rsidR="00A77C85" w:rsidRDefault="006F071F" w:rsidP="009B508D">
      <w:pPr>
        <w:rPr>
          <w:rtl/>
        </w:rPr>
      </w:pPr>
      <w:r w:rsidRPr="00A77C85">
        <w:rPr>
          <w:rStyle w:val="affffc"/>
          <w:rFonts w:hint="cs"/>
          <w:rtl/>
        </w:rPr>
        <w:t>דהלכ</w:t>
      </w:r>
      <w:r w:rsidR="00A77C85" w:rsidRPr="00A77C85">
        <w:rPr>
          <w:rStyle w:val="affffc"/>
          <w:rFonts w:hint="cs"/>
          <w:rtl/>
        </w:rPr>
        <w:t>ה</w:t>
      </w:r>
      <w:r w:rsidRPr="00A77C85">
        <w:rPr>
          <w:rStyle w:val="affffc"/>
          <w:rFonts w:hint="cs"/>
          <w:rtl/>
        </w:rPr>
        <w:t xml:space="preserve"> כר''נ</w:t>
      </w:r>
      <w:r w:rsidRPr="00F40D4B">
        <w:rPr>
          <w:rFonts w:hint="cs"/>
          <w:rtl/>
        </w:rPr>
        <w:t xml:space="preserve"> ד</w:t>
      </w:r>
      <w:r w:rsidRPr="00F40D4B">
        <w:rPr>
          <w:rtl/>
        </w:rPr>
        <w:t xml:space="preserve">קרקע בחזקת בעליה - </w:t>
      </w:r>
      <w:r w:rsidR="00237964" w:rsidRPr="00F40D4B">
        <w:rPr>
          <w:rtl/>
        </w:rPr>
        <w:t>שם</w:t>
      </w:r>
      <w:r w:rsidRPr="00F40D4B">
        <w:rPr>
          <w:rtl/>
        </w:rPr>
        <w:t xml:space="preserve"> </w:t>
      </w:r>
      <w:r w:rsidRPr="00F40D4B">
        <w:rPr>
          <w:rFonts w:hint="cs"/>
          <w:rtl/>
        </w:rPr>
        <w:t>ב</w:t>
      </w:r>
      <w:r w:rsidRPr="00F40D4B">
        <w:rPr>
          <w:rtl/>
        </w:rPr>
        <w:t xml:space="preserve">לא </w:t>
      </w:r>
      <w:r w:rsidR="00A77C85">
        <w:rPr>
          <w:rFonts w:hint="cs"/>
          <w:rtl/>
        </w:rPr>
        <w:t xml:space="preserve">עשוי </w:t>
      </w:r>
      <w:r w:rsidRPr="00F40D4B">
        <w:rPr>
          <w:rtl/>
        </w:rPr>
        <w:t>לאיגלויי</w:t>
      </w:r>
      <w:r w:rsidR="00A77C85">
        <w:rPr>
          <w:rFonts w:hint="cs"/>
          <w:rtl/>
        </w:rPr>
        <w:t>,</w:t>
      </w:r>
    </w:p>
    <w:p w14:paraId="1A82D41A" w14:textId="4FBB1EDF" w:rsidR="006F071F" w:rsidRPr="00F40D4B" w:rsidRDefault="00237964" w:rsidP="00A77C85">
      <w:pPr>
        <w:ind w:left="452" w:firstLine="113"/>
        <w:rPr>
          <w:rtl/>
        </w:rPr>
      </w:pPr>
      <w:r w:rsidRPr="00F40D4B">
        <w:rPr>
          <w:rtl/>
        </w:rPr>
        <w:t>כאן</w:t>
      </w:r>
      <w:r w:rsidR="006F071F" w:rsidRPr="00F40D4B">
        <w:rPr>
          <w:rtl/>
        </w:rPr>
        <w:t xml:space="preserve"> דעבידא לאיגלויי, וא</w:t>
      </w:r>
      <w:r w:rsidR="006F071F" w:rsidRPr="00F40D4B">
        <w:rPr>
          <w:rFonts w:hint="cs"/>
          <w:rtl/>
        </w:rPr>
        <w:t>ין מטרחים לב''ד פעמיים</w:t>
      </w:r>
    </w:p>
    <w:p w14:paraId="280FB14E" w14:textId="77777777" w:rsidR="006F071F" w:rsidRPr="00F40D4B" w:rsidRDefault="006F071F" w:rsidP="009B508D">
      <w:pPr>
        <w:rPr>
          <w:rtl/>
        </w:rPr>
      </w:pPr>
    </w:p>
    <w:p w14:paraId="7D11B83A" w14:textId="0B62416E" w:rsidR="006F071F" w:rsidRPr="00F40D4B" w:rsidRDefault="006F071F" w:rsidP="00A77C85">
      <w:pPr>
        <w:pStyle w:val="affff9"/>
        <w:rPr>
          <w:rtl/>
        </w:rPr>
      </w:pPr>
      <w:r w:rsidRPr="00F40D4B">
        <w:rPr>
          <w:rtl/>
        </w:rPr>
        <w:t>מלוה אומר חמש, לוה אומר שלש.</w:t>
      </w:r>
      <w:r w:rsidRPr="00F40D4B">
        <w:rPr>
          <w:rFonts w:hint="cs"/>
          <w:rtl/>
        </w:rPr>
        <w:t xml:space="preserve"> הלוה מבקש השטר והמלוה אומר שאיבדו</w:t>
      </w:r>
    </w:p>
    <w:p w14:paraId="6672D910" w14:textId="77777777" w:rsidR="00A77C85" w:rsidRDefault="006F071F" w:rsidP="00A77C85">
      <w:pPr>
        <w:pStyle w:val="36"/>
        <w:framePr w:wrap="notBeside"/>
        <w:rPr>
          <w:rtl/>
        </w:rPr>
      </w:pPr>
      <w:r w:rsidRPr="00F40D4B">
        <w:rPr>
          <w:rFonts w:hint="cs"/>
          <w:rtl/>
        </w:rPr>
        <w:t>אר''י</w:t>
      </w:r>
      <w:r w:rsidRPr="00F40D4B">
        <w:rPr>
          <w:rtl/>
        </w:rPr>
        <w:t>:</w:t>
      </w:r>
    </w:p>
    <w:p w14:paraId="2BD5806F" w14:textId="75ED588E" w:rsidR="006F071F" w:rsidRPr="00F40D4B" w:rsidRDefault="006F071F" w:rsidP="009B508D">
      <w:pPr>
        <w:rPr>
          <w:rtl/>
        </w:rPr>
      </w:pPr>
      <w:r w:rsidRPr="00F40D4B">
        <w:rPr>
          <w:rtl/>
        </w:rPr>
        <w:t xml:space="preserve">מלוה נאמן, מגו </w:t>
      </w:r>
      <w:r w:rsidR="00A77C85">
        <w:rPr>
          <w:rFonts w:hint="cs"/>
          <w:rtl/>
        </w:rPr>
        <w:t xml:space="preserve">שהיה אומר </w:t>
      </w:r>
      <w:r w:rsidRPr="00F40D4B">
        <w:rPr>
          <w:rtl/>
        </w:rPr>
        <w:t>לקוחה היא בידי.</w:t>
      </w:r>
    </w:p>
    <w:p w14:paraId="2E826A1B" w14:textId="77777777" w:rsidR="00A77C85" w:rsidRDefault="006F071F" w:rsidP="00A77C85">
      <w:pPr>
        <w:pStyle w:val="36"/>
        <w:framePr w:wrap="notBeside"/>
        <w:rPr>
          <w:rtl/>
        </w:rPr>
      </w:pPr>
      <w:r w:rsidRPr="00F40D4B">
        <w:rPr>
          <w:rFonts w:hint="cs"/>
          <w:rtl/>
        </w:rPr>
        <w:t>ר''פ</w:t>
      </w:r>
      <w:r w:rsidRPr="00F40D4B">
        <w:rPr>
          <w:rtl/>
        </w:rPr>
        <w:t>:</w:t>
      </w:r>
    </w:p>
    <w:p w14:paraId="38ACE370" w14:textId="5A26C3F6" w:rsidR="006F071F" w:rsidRPr="00F40D4B" w:rsidRDefault="006F071F" w:rsidP="009B508D">
      <w:pPr>
        <w:rPr>
          <w:rtl/>
        </w:rPr>
      </w:pPr>
      <w:r w:rsidRPr="00A77C85">
        <w:rPr>
          <w:rStyle w:val="affffc"/>
          <w:rtl/>
        </w:rPr>
        <w:t>ר</w:t>
      </w:r>
      <w:r w:rsidRPr="00A77C85">
        <w:rPr>
          <w:rStyle w:val="affffc"/>
          <w:rFonts w:hint="cs"/>
          <w:rtl/>
        </w:rPr>
        <w:t>''ז ור''ע לא ס''ל כר''י</w:t>
      </w:r>
      <w:r w:rsidRPr="00F40D4B">
        <w:rPr>
          <w:rFonts w:hint="cs"/>
          <w:rtl/>
        </w:rPr>
        <w:t xml:space="preserve"> </w:t>
      </w:r>
      <w:r w:rsidR="00A77C85">
        <w:rPr>
          <w:rFonts w:hint="cs"/>
          <w:rtl/>
        </w:rPr>
        <w:t xml:space="preserve">דשטר זה </w:t>
      </w:r>
      <w:r w:rsidRPr="00F40D4B">
        <w:rPr>
          <w:rtl/>
        </w:rPr>
        <w:t xml:space="preserve">דלגוביינא קאי </w:t>
      </w:r>
      <w:r w:rsidR="00A77C85">
        <w:rPr>
          <w:rFonts w:hint="cs"/>
          <w:rtl/>
        </w:rPr>
        <w:t>נזהר בו</w:t>
      </w:r>
      <w:r w:rsidRPr="00F40D4B">
        <w:rPr>
          <w:rtl/>
        </w:rPr>
        <w:t xml:space="preserve"> ו</w:t>
      </w:r>
      <w:r w:rsidRPr="00F40D4B">
        <w:rPr>
          <w:rFonts w:hint="cs"/>
          <w:rtl/>
        </w:rPr>
        <w:t>כובש לשטר כדי לאכול ב' נוספות</w:t>
      </w:r>
    </w:p>
    <w:p w14:paraId="09997631" w14:textId="77777777" w:rsidR="00A77C85" w:rsidRDefault="006F071F" w:rsidP="00A77C85">
      <w:pPr>
        <w:pStyle w:val="36"/>
        <w:framePr w:wrap="notBeside"/>
        <w:rPr>
          <w:rtl/>
        </w:rPr>
      </w:pPr>
      <w:r w:rsidRPr="00F40D4B">
        <w:rPr>
          <w:rtl/>
        </w:rPr>
        <w:t>•</w:t>
      </w:r>
      <w:r w:rsidRPr="00F40D4B">
        <w:rPr>
          <w:rFonts w:hint="cs"/>
          <w:rtl/>
        </w:rPr>
        <w:t xml:space="preserve"> והך </w:t>
      </w:r>
    </w:p>
    <w:p w14:paraId="5A630BEE" w14:textId="7B4C9EE9" w:rsidR="006F071F" w:rsidRPr="00F40D4B" w:rsidRDefault="00A77C85" w:rsidP="00A77C85">
      <w:pPr>
        <w:rPr>
          <w:rtl/>
        </w:rPr>
      </w:pPr>
      <w:r>
        <w:rPr>
          <w:rFonts w:hint="cs"/>
          <w:rtl/>
        </w:rPr>
        <w:t>מ</w:t>
      </w:r>
      <w:r w:rsidR="006F071F" w:rsidRPr="00F40D4B">
        <w:rPr>
          <w:rtl/>
        </w:rPr>
        <w:t xml:space="preserve">שכנתא דסורא דכתבי: </w:t>
      </w:r>
      <w:r w:rsidR="006F071F" w:rsidRPr="00F40D4B">
        <w:rPr>
          <w:rFonts w:hint="cs"/>
          <w:rtl/>
        </w:rPr>
        <w:t>'</w:t>
      </w:r>
      <w:r w:rsidR="006F071F" w:rsidRPr="00F40D4B">
        <w:rPr>
          <w:rtl/>
        </w:rPr>
        <w:t>במישלם שניא אלין תיפוק ארעא דא בלא כסף</w:t>
      </w:r>
      <w:r w:rsidR="006F071F" w:rsidRPr="00F40D4B">
        <w:rPr>
          <w:rFonts w:hint="cs"/>
          <w:rtl/>
        </w:rPr>
        <w:t>'</w:t>
      </w:r>
      <w:r w:rsidR="006F071F" w:rsidRPr="00F40D4B">
        <w:rPr>
          <w:rtl/>
        </w:rPr>
        <w:t>.</w:t>
      </w:r>
      <w:r w:rsidR="006F071F" w:rsidRPr="00F40D4B">
        <w:rPr>
          <w:rFonts w:hint="cs"/>
          <w:rtl/>
        </w:rPr>
        <w:t xml:space="preserve"> לא יאמן בכובש השטר ואומר לקוחה היא בידי ד</w:t>
      </w:r>
      <w:r w:rsidR="00237964" w:rsidRPr="00F40D4B">
        <w:rPr>
          <w:rFonts w:hint="cs"/>
          <w:rtl/>
        </w:rPr>
        <w:t>שם</w:t>
      </w:r>
      <w:r w:rsidR="006F071F" w:rsidRPr="00F40D4B">
        <w:rPr>
          <w:rFonts w:hint="cs"/>
          <w:rtl/>
        </w:rPr>
        <w:t xml:space="preserve"> תקינו רבנן שבעל הקרקע משלם המס ומתקן החריץ בגבולות השדה.</w:t>
      </w:r>
      <w:r>
        <w:rPr>
          <w:rFonts w:hint="cs"/>
          <w:rtl/>
        </w:rPr>
        <w:t xml:space="preserve"> </w:t>
      </w:r>
      <w:r w:rsidR="006F071F" w:rsidRPr="00F40D4B">
        <w:rPr>
          <w:rFonts w:hint="cs"/>
          <w:rtl/>
        </w:rPr>
        <w:t xml:space="preserve">ובקרקע </w:t>
      </w:r>
      <w:r>
        <w:rPr>
          <w:rFonts w:hint="cs"/>
          <w:rtl/>
        </w:rPr>
        <w:t>ש</w:t>
      </w:r>
      <w:r w:rsidR="006F071F" w:rsidRPr="00F40D4B">
        <w:rPr>
          <w:rFonts w:hint="cs"/>
          <w:rtl/>
        </w:rPr>
        <w:t>אינו משלם היה לו למחות ואי לא מחה הוא שהפסיד את עצמו</w:t>
      </w:r>
    </w:p>
    <w:p w14:paraId="2862B77C" w14:textId="77777777" w:rsidR="00A6533C" w:rsidRPr="00F40D4B" w:rsidRDefault="00A6533C" w:rsidP="00A6533C">
      <w:pPr>
        <w:pStyle w:val="aff9"/>
        <w:rPr>
          <w:rtl/>
        </w:rPr>
      </w:pPr>
      <w:r w:rsidRPr="00F40D4B">
        <w:rPr>
          <w:rtl/>
        </w:rPr>
        <w:t>***</w:t>
      </w:r>
    </w:p>
    <w:p w14:paraId="4BFC2244" w14:textId="6A3716B0" w:rsidR="00A6533C" w:rsidRPr="00F40D4B" w:rsidRDefault="006F071F" w:rsidP="00A77C85">
      <w:pPr>
        <w:pStyle w:val="affff9"/>
        <w:rPr>
          <w:rtl/>
        </w:rPr>
      </w:pPr>
      <w:r w:rsidRPr="00F40D4B">
        <w:rPr>
          <w:rtl/>
        </w:rPr>
        <w:t xml:space="preserve">אריס אומר: למחצה ירדתי, </w:t>
      </w:r>
      <w:r w:rsidR="00A77C85">
        <w:rPr>
          <w:rFonts w:hint="cs"/>
          <w:rtl/>
        </w:rPr>
        <w:t xml:space="preserve">ובעה''ב </w:t>
      </w:r>
      <w:r w:rsidRPr="00F40D4B">
        <w:rPr>
          <w:rtl/>
        </w:rPr>
        <w:t>אומר: לשליש הורדתיו,</w:t>
      </w:r>
    </w:p>
    <w:p w14:paraId="196A00C4" w14:textId="0CD47F49" w:rsidR="006F071F" w:rsidRPr="00F40D4B" w:rsidRDefault="006F071F" w:rsidP="009B508D">
      <w:pPr>
        <w:rPr>
          <w:rtl/>
        </w:rPr>
      </w:pPr>
      <w:r w:rsidRPr="00A77C85">
        <w:rPr>
          <w:rStyle w:val="affffc"/>
          <w:rFonts w:hint="cs"/>
          <w:rtl/>
        </w:rPr>
        <w:t>לר"י</w:t>
      </w:r>
      <w:r w:rsidRPr="00F40D4B">
        <w:rPr>
          <w:rFonts w:hint="cs"/>
          <w:rtl/>
        </w:rPr>
        <w:t xml:space="preserve"> בעה''ב </w:t>
      </w:r>
      <w:r w:rsidRPr="00F40D4B">
        <w:rPr>
          <w:rtl/>
        </w:rPr>
        <w:t xml:space="preserve">נאמן, </w:t>
      </w:r>
      <w:r w:rsidR="00A77C85">
        <w:rPr>
          <w:rStyle w:val="affffc"/>
          <w:rtl/>
        </w:rPr>
        <w:tab/>
      </w:r>
      <w:r w:rsidR="00A77C85">
        <w:rPr>
          <w:rStyle w:val="affffc"/>
          <w:rtl/>
        </w:rPr>
        <w:tab/>
      </w:r>
      <w:r w:rsidR="00A77C85">
        <w:rPr>
          <w:rStyle w:val="affffc"/>
          <w:rtl/>
        </w:rPr>
        <w:tab/>
      </w:r>
      <w:r w:rsidR="00A77C85">
        <w:rPr>
          <w:rStyle w:val="affffc"/>
          <w:rtl/>
        </w:rPr>
        <w:tab/>
      </w:r>
      <w:r w:rsidR="00A77C85">
        <w:rPr>
          <w:rStyle w:val="affffc"/>
          <w:rtl/>
        </w:rPr>
        <w:tab/>
      </w:r>
      <w:r w:rsidRPr="00A77C85">
        <w:rPr>
          <w:rStyle w:val="affffc"/>
          <w:rFonts w:hint="cs"/>
          <w:rtl/>
        </w:rPr>
        <w:t>ול</w:t>
      </w:r>
      <w:r w:rsidRPr="00A77C85">
        <w:rPr>
          <w:rStyle w:val="affffc"/>
          <w:rtl/>
        </w:rPr>
        <w:t>ר"נ:</w:t>
      </w:r>
      <w:r w:rsidRPr="00F40D4B">
        <w:rPr>
          <w:rtl/>
        </w:rPr>
        <w:t xml:space="preserve"> הכל כמנהג המדינה.</w:t>
      </w:r>
    </w:p>
    <w:p w14:paraId="3ADA639D" w14:textId="77777777" w:rsidR="00A77C85" w:rsidRDefault="006F071F" w:rsidP="00A77C85">
      <w:pPr>
        <w:pStyle w:val="36"/>
        <w:framePr w:wrap="notBeside"/>
        <w:rPr>
          <w:rtl/>
        </w:rPr>
      </w:pPr>
      <w:r w:rsidRPr="00F40D4B">
        <w:rPr>
          <w:rtl/>
        </w:rPr>
        <w:t>סבור מינה:</w:t>
      </w:r>
    </w:p>
    <w:p w14:paraId="4E090178" w14:textId="291C05C9" w:rsidR="00A6533C" w:rsidRPr="00F40D4B" w:rsidRDefault="006F071F" w:rsidP="009B508D">
      <w:pPr>
        <w:rPr>
          <w:rtl/>
        </w:rPr>
      </w:pPr>
      <w:r w:rsidRPr="00A77C85">
        <w:rPr>
          <w:rStyle w:val="affffc"/>
          <w:rtl/>
        </w:rPr>
        <w:t xml:space="preserve">לא </w:t>
      </w:r>
      <w:r w:rsidR="00237964" w:rsidRPr="00A77C85">
        <w:rPr>
          <w:rStyle w:val="affffc"/>
          <w:rtl/>
        </w:rPr>
        <w:t>חלקו</w:t>
      </w:r>
      <w:r w:rsidRPr="00A77C85">
        <w:rPr>
          <w:rStyle w:val="affffc"/>
          <w:rtl/>
        </w:rPr>
        <w:t>.</w:t>
      </w:r>
      <w:r w:rsidRPr="00F40D4B">
        <w:rPr>
          <w:rFonts w:hint="cs"/>
          <w:rtl/>
        </w:rPr>
        <w:t xml:space="preserve"> </w:t>
      </w:r>
      <w:r w:rsidRPr="00A77C85">
        <w:rPr>
          <w:rStyle w:val="affffc"/>
          <w:rFonts w:hint="cs"/>
          <w:rtl/>
        </w:rPr>
        <w:t>כאן</w:t>
      </w:r>
      <w:r w:rsidRPr="00F40D4B">
        <w:rPr>
          <w:rFonts w:hint="cs"/>
          <w:rtl/>
        </w:rPr>
        <w:t xml:space="preserve"> במקום דאריס לקוח מחצה </w:t>
      </w:r>
      <w:r w:rsidRPr="00A77C85">
        <w:rPr>
          <w:rStyle w:val="affffc"/>
          <w:rFonts w:hint="cs"/>
          <w:rtl/>
        </w:rPr>
        <w:t>וכאן</w:t>
      </w:r>
      <w:r w:rsidRPr="00F40D4B">
        <w:rPr>
          <w:rFonts w:hint="cs"/>
          <w:rtl/>
        </w:rPr>
        <w:t xml:space="preserve"> שלוקח שליש</w:t>
      </w:r>
    </w:p>
    <w:p w14:paraId="1BC24D54" w14:textId="77777777" w:rsidR="00A77C85" w:rsidRDefault="006F071F" w:rsidP="00A77C85">
      <w:pPr>
        <w:pStyle w:val="36"/>
        <w:framePr w:wrap="notBeside"/>
        <w:rPr>
          <w:rtl/>
        </w:rPr>
      </w:pPr>
      <w:r w:rsidRPr="00A77C85">
        <w:rPr>
          <w:rStyle w:val="affffc"/>
          <w:rFonts w:hint="cs"/>
          <w:rtl/>
        </w:rPr>
        <w:t>ר''מ מ</w:t>
      </w:r>
      <w:r w:rsidRPr="00A77C85">
        <w:rPr>
          <w:rStyle w:val="affffc"/>
          <w:rtl/>
        </w:rPr>
        <w:t>אביי:</w:t>
      </w:r>
    </w:p>
    <w:p w14:paraId="507E0CE4" w14:textId="172288F9" w:rsidR="00A6533C" w:rsidRPr="00F40D4B" w:rsidRDefault="00237964" w:rsidP="009B508D">
      <w:pPr>
        <w:rPr>
          <w:rtl/>
        </w:rPr>
      </w:pPr>
      <w:r w:rsidRPr="00A77C85">
        <w:rPr>
          <w:rStyle w:val="affffc"/>
          <w:rFonts w:hint="cs"/>
          <w:rtl/>
        </w:rPr>
        <w:t>חלקו</w:t>
      </w:r>
      <w:r w:rsidR="006F071F" w:rsidRPr="00F40D4B">
        <w:rPr>
          <w:rFonts w:hint="cs"/>
          <w:rtl/>
        </w:rPr>
        <w:t xml:space="preserve"> אפי' </w:t>
      </w:r>
      <w:r w:rsidR="006F071F" w:rsidRPr="00F40D4B">
        <w:rPr>
          <w:rtl/>
        </w:rPr>
        <w:t>ב</w:t>
      </w:r>
      <w:r w:rsidR="006F071F" w:rsidRPr="00F40D4B">
        <w:rPr>
          <w:rFonts w:hint="cs"/>
          <w:rtl/>
        </w:rPr>
        <w:t>מקום שאריס לוקח חצי</w:t>
      </w:r>
    </w:p>
    <w:p w14:paraId="6072918E" w14:textId="1813F3D6" w:rsidR="006F071F" w:rsidRPr="00F40D4B" w:rsidRDefault="006F071F" w:rsidP="00A77C85">
      <w:pPr>
        <w:rPr>
          <w:rtl/>
        </w:rPr>
      </w:pPr>
      <w:r w:rsidRPr="00A77C85">
        <w:rPr>
          <w:rStyle w:val="affffc"/>
          <w:rFonts w:hint="cs"/>
          <w:rtl/>
        </w:rPr>
        <w:t>דלר''י</w:t>
      </w:r>
      <w:r w:rsidRPr="00F40D4B">
        <w:rPr>
          <w:rFonts w:hint="cs"/>
          <w:rtl/>
        </w:rPr>
        <w:t xml:space="preserve"> בעה''ב נאמן, דאי רוצה יכול לומר דשכי</w:t>
      </w:r>
      <w:r w:rsidRPr="00F40D4B">
        <w:rPr>
          <w:rtl/>
        </w:rPr>
        <w:t>רי ולקיטי הוא.</w:t>
      </w:r>
    </w:p>
    <w:p w14:paraId="2646D060" w14:textId="77777777" w:rsidR="006F071F" w:rsidRPr="00F40D4B" w:rsidRDefault="006F071F" w:rsidP="00A6533C">
      <w:pPr>
        <w:pStyle w:val="affe"/>
        <w:framePr w:wrap="around"/>
        <w:rPr>
          <w:rtl/>
        </w:rPr>
      </w:pPr>
      <w:r w:rsidRPr="00F40D4B">
        <w:rPr>
          <w:rtl/>
        </w:rPr>
        <w:t>קי:</w:t>
      </w:r>
    </w:p>
    <w:p w14:paraId="35178E68" w14:textId="6AF0372A" w:rsidR="00A77C85" w:rsidRDefault="006F071F" w:rsidP="00A77C85">
      <w:pPr>
        <w:pStyle w:val="affff9"/>
        <w:rPr>
          <w:rtl/>
        </w:rPr>
      </w:pPr>
      <w:r w:rsidRPr="00A77C85">
        <w:rPr>
          <w:rtl/>
        </w:rPr>
        <w:t>יתומים אומרים:</w:t>
      </w:r>
      <w:r w:rsidRPr="00F40D4B">
        <w:rPr>
          <w:rtl/>
        </w:rPr>
        <w:t xml:space="preserve"> אנו השבחנו, ובע"ח אומר: אביכם השביח</w:t>
      </w:r>
    </w:p>
    <w:p w14:paraId="152CB94F" w14:textId="77777777" w:rsidR="00A77C85" w:rsidRDefault="006F071F" w:rsidP="00A77C85">
      <w:pPr>
        <w:pStyle w:val="36"/>
        <w:framePr w:wrap="notBeside"/>
        <w:rPr>
          <w:rtl/>
        </w:rPr>
      </w:pPr>
      <w:r w:rsidRPr="00F40D4B">
        <w:rPr>
          <w:rFonts w:hint="cs"/>
          <w:rtl/>
        </w:rPr>
        <w:lastRenderedPageBreak/>
        <w:t>סבר ר''ח:</w:t>
      </w:r>
    </w:p>
    <w:p w14:paraId="014CDA9E" w14:textId="17568308" w:rsidR="006F071F" w:rsidRPr="00F40D4B" w:rsidRDefault="00A77C85" w:rsidP="009B508D">
      <w:pPr>
        <w:rPr>
          <w:rtl/>
        </w:rPr>
      </w:pPr>
      <w:r>
        <w:rPr>
          <w:rFonts w:hint="cs"/>
          <w:rtl/>
        </w:rPr>
        <w:t xml:space="preserve">קרקע </w:t>
      </w:r>
      <w:r w:rsidR="006F071F" w:rsidRPr="00F40D4B">
        <w:rPr>
          <w:rtl/>
        </w:rPr>
        <w:t>בחזקת יתמי קיימא, ועל בע"ח להביא ראיה.</w:t>
      </w:r>
    </w:p>
    <w:p w14:paraId="45A69048" w14:textId="6468BA52" w:rsidR="006F071F" w:rsidRPr="00F40D4B" w:rsidRDefault="006F071F" w:rsidP="00A77C85">
      <w:pPr>
        <w:rPr>
          <w:rtl/>
        </w:rPr>
      </w:pPr>
      <w:r w:rsidRPr="00A77C85">
        <w:rPr>
          <w:rStyle w:val="affffc"/>
          <w:rFonts w:hint="cs"/>
          <w:rtl/>
        </w:rPr>
        <w:t xml:space="preserve">וא''ל </w:t>
      </w:r>
      <w:r w:rsidRPr="00A77C85">
        <w:rPr>
          <w:rStyle w:val="affffc"/>
          <w:rtl/>
        </w:rPr>
        <w:t>ההוא סבא</w:t>
      </w:r>
      <w:r w:rsidRPr="00A77C85">
        <w:rPr>
          <w:rStyle w:val="affffc"/>
          <w:rFonts w:hint="cs"/>
          <w:rtl/>
        </w:rPr>
        <w:t xml:space="preserve"> מ</w:t>
      </w:r>
      <w:r w:rsidRPr="00A77C85">
        <w:rPr>
          <w:rStyle w:val="affffc"/>
          <w:rtl/>
        </w:rPr>
        <w:t>רי"ו:</w:t>
      </w:r>
      <w:r w:rsidRPr="00F40D4B">
        <w:rPr>
          <w:rtl/>
        </w:rPr>
        <w:t xml:space="preserve"> על היתומים להביא ראיה.</w:t>
      </w:r>
      <w:r w:rsidRPr="00F40D4B">
        <w:rPr>
          <w:rFonts w:hint="cs"/>
          <w:rtl/>
        </w:rPr>
        <w:t xml:space="preserve"> </w:t>
      </w:r>
      <w:r w:rsidR="00A77C85">
        <w:rPr>
          <w:rFonts w:hint="cs"/>
          <w:rtl/>
        </w:rPr>
        <w:t>דהקרקע שעומדת לגבייה כגבויה</w:t>
      </w:r>
      <w:r w:rsidRPr="00F40D4B">
        <w:rPr>
          <w:rtl/>
        </w:rPr>
        <w:t>,</w:t>
      </w:r>
      <w:r w:rsidR="00A77C85">
        <w:rPr>
          <w:rFonts w:hint="cs"/>
          <w:rtl/>
        </w:rPr>
        <w:t xml:space="preserve">  </w:t>
      </w:r>
      <w:r w:rsidRPr="00F40D4B">
        <w:rPr>
          <w:rtl/>
        </w:rPr>
        <w:t>ועל היתומין להביא ראיה.</w:t>
      </w:r>
    </w:p>
    <w:p w14:paraId="66923599" w14:textId="77777777" w:rsidR="00A77C85" w:rsidRDefault="006F071F" w:rsidP="00A77C85">
      <w:pPr>
        <w:pStyle w:val="36"/>
        <w:framePr w:wrap="notBeside"/>
        <w:rPr>
          <w:rtl/>
        </w:rPr>
      </w:pPr>
      <w:r w:rsidRPr="00F40D4B">
        <w:rPr>
          <w:rtl/>
        </w:rPr>
        <w:t>אביי:</w:t>
      </w:r>
    </w:p>
    <w:p w14:paraId="21F9F319" w14:textId="59F36B24" w:rsidR="006F071F" w:rsidRPr="00F40D4B" w:rsidRDefault="006F071F" w:rsidP="00A77C85">
      <w:pPr>
        <w:rPr>
          <w:rtl/>
        </w:rPr>
      </w:pPr>
      <w:r w:rsidRPr="00A77C85">
        <w:rPr>
          <w:rStyle w:val="affffc"/>
          <w:rtl/>
        </w:rPr>
        <w:t xml:space="preserve">אף אנן </w:t>
      </w:r>
      <w:r w:rsidR="00A77C85">
        <w:rPr>
          <w:rStyle w:val="affffc"/>
          <w:rFonts w:hint="cs"/>
          <w:rtl/>
        </w:rPr>
        <w:t>ת</w:t>
      </w:r>
      <w:r w:rsidRPr="00A77C85">
        <w:rPr>
          <w:rStyle w:val="affffc"/>
          <w:rtl/>
        </w:rPr>
        <w:t>נינא:</w:t>
      </w:r>
      <w:r w:rsidRPr="00F40D4B">
        <w:rPr>
          <w:rtl/>
        </w:rPr>
        <w:t xml:space="preserve"> ספק זה קדם וספק זה קדם - קוצץ </w:t>
      </w:r>
      <w:r w:rsidR="00A77C85">
        <w:rPr>
          <w:rFonts w:hint="cs"/>
          <w:rtl/>
        </w:rPr>
        <w:t xml:space="preserve">ולא </w:t>
      </w:r>
      <w:r w:rsidRPr="00F40D4B">
        <w:rPr>
          <w:rtl/>
        </w:rPr>
        <w:t>נותן דמים.</w:t>
      </w:r>
    </w:p>
    <w:p w14:paraId="0CEFD0DD" w14:textId="0D601FE2" w:rsidR="006F071F" w:rsidRPr="00F40D4B" w:rsidRDefault="006F071F" w:rsidP="00A77C85">
      <w:pPr>
        <w:rPr>
          <w:rtl/>
        </w:rPr>
      </w:pPr>
      <w:r w:rsidRPr="00A77C85">
        <w:rPr>
          <w:rStyle w:val="affffc"/>
          <w:rtl/>
        </w:rPr>
        <w:t>אלמא:</w:t>
      </w:r>
      <w:r w:rsidRPr="00F40D4B">
        <w:rPr>
          <w:rtl/>
        </w:rPr>
        <w:t xml:space="preserve"> כיון דלמיקץ קיימא - </w:t>
      </w:r>
      <w:r w:rsidRPr="00A77C85">
        <w:rPr>
          <w:rStyle w:val="affffc"/>
          <w:rtl/>
        </w:rPr>
        <w:t>אמרי ל</w:t>
      </w:r>
      <w:r w:rsidR="00A77C85">
        <w:rPr>
          <w:rStyle w:val="affffc"/>
          <w:rFonts w:hint="cs"/>
          <w:rtl/>
        </w:rPr>
        <w:t>ו</w:t>
      </w:r>
      <w:r w:rsidRPr="00A77C85">
        <w:rPr>
          <w:rStyle w:val="affffc"/>
          <w:rtl/>
        </w:rPr>
        <w:t>:</w:t>
      </w:r>
      <w:r w:rsidRPr="00F40D4B">
        <w:rPr>
          <w:rtl/>
        </w:rPr>
        <w:t xml:space="preserve"> </w:t>
      </w:r>
      <w:r w:rsidR="00A77C85">
        <w:rPr>
          <w:rFonts w:hint="cs"/>
          <w:rtl/>
        </w:rPr>
        <w:t xml:space="preserve">הבא </w:t>
      </w:r>
      <w:r w:rsidRPr="00F40D4B">
        <w:rPr>
          <w:rtl/>
        </w:rPr>
        <w:t>ראיה ושקול.</w:t>
      </w:r>
      <w:r w:rsidRPr="00F40D4B">
        <w:rPr>
          <w:rFonts w:hint="cs"/>
          <w:rtl/>
        </w:rPr>
        <w:t xml:space="preserve"> וה''נ שטר</w:t>
      </w:r>
    </w:p>
    <w:p w14:paraId="090186F9" w14:textId="76E38055" w:rsidR="00A77C85" w:rsidRDefault="00A77C85" w:rsidP="00A77C85">
      <w:pPr>
        <w:pStyle w:val="36"/>
        <w:framePr w:wrap="notBeside"/>
        <w:rPr>
          <w:rtl/>
        </w:rPr>
      </w:pPr>
      <w:r>
        <w:rPr>
          <w:rFonts w:hint="cs"/>
          <w:rtl/>
        </w:rPr>
        <w:t>ואי</w:t>
      </w:r>
    </w:p>
    <w:p w14:paraId="19686999" w14:textId="6DC897F1" w:rsidR="00A6533C" w:rsidRPr="00F40D4B" w:rsidRDefault="006F071F" w:rsidP="009B508D">
      <w:pPr>
        <w:rPr>
          <w:rtl/>
        </w:rPr>
      </w:pPr>
      <w:r w:rsidRPr="00F40D4B">
        <w:rPr>
          <w:rFonts w:hint="cs"/>
          <w:rtl/>
        </w:rPr>
        <w:t xml:space="preserve">הביאו היתומים ראייה שהם השביחו </w:t>
      </w:r>
      <w:r w:rsidRPr="00A77C85">
        <w:rPr>
          <w:rStyle w:val="affffc"/>
          <w:rtl/>
        </w:rPr>
        <w:t>–</w:t>
      </w:r>
      <w:r w:rsidRPr="00A77C85">
        <w:rPr>
          <w:rStyle w:val="affffc"/>
          <w:rFonts w:hint="cs"/>
          <w:rtl/>
        </w:rPr>
        <w:t xml:space="preserve"> סבר ר'ח</w:t>
      </w:r>
      <w:r w:rsidRPr="00A77C85">
        <w:rPr>
          <w:rStyle w:val="affffc"/>
          <w:rtl/>
        </w:rPr>
        <w:t>:</w:t>
      </w:r>
      <w:r w:rsidRPr="00F40D4B">
        <w:rPr>
          <w:rtl/>
        </w:rPr>
        <w:t xml:space="preserve"> </w:t>
      </w:r>
      <w:r w:rsidRPr="00F40D4B">
        <w:rPr>
          <w:rFonts w:hint="cs"/>
          <w:rtl/>
        </w:rPr>
        <w:t>שמסלקין להם בקרקע</w:t>
      </w:r>
    </w:p>
    <w:p w14:paraId="0726A5F7" w14:textId="77777777" w:rsidR="00A77C85" w:rsidRDefault="006F071F" w:rsidP="00A77C85">
      <w:pPr>
        <w:pStyle w:val="36"/>
        <w:framePr w:wrap="notBeside"/>
        <w:rPr>
          <w:rtl/>
        </w:rPr>
      </w:pPr>
      <w:r w:rsidRPr="00F40D4B">
        <w:rPr>
          <w:rtl/>
        </w:rPr>
        <w:t>•</w:t>
      </w:r>
      <w:r w:rsidRPr="00F40D4B">
        <w:rPr>
          <w:rFonts w:hint="cs"/>
          <w:rtl/>
        </w:rPr>
        <w:t xml:space="preserve"> ולא היא </w:t>
      </w:r>
    </w:p>
    <w:p w14:paraId="2472700C" w14:textId="77777777" w:rsidR="00A77C85" w:rsidRDefault="006F071F" w:rsidP="009B508D">
      <w:pPr>
        <w:rPr>
          <w:rStyle w:val="affffc"/>
          <w:rtl/>
        </w:rPr>
      </w:pPr>
      <w:r w:rsidRPr="00A77C85">
        <w:rPr>
          <w:rFonts w:hint="cs"/>
          <w:b/>
          <w:bCs/>
          <w:rtl/>
        </w:rPr>
        <w:t>בדמי</w:t>
      </w:r>
      <w:r w:rsidRPr="00F40D4B">
        <w:rPr>
          <w:rFonts w:hint="cs"/>
          <w:rtl/>
        </w:rPr>
        <w:t xml:space="preserve"> מסלקינן, </w:t>
      </w:r>
    </w:p>
    <w:p w14:paraId="32379CBF" w14:textId="77777777" w:rsidR="00A77C85" w:rsidRDefault="006F071F" w:rsidP="00A77C85">
      <w:pPr>
        <w:pStyle w:val="36"/>
        <w:framePr w:wrap="notBeside"/>
        <w:rPr>
          <w:rStyle w:val="affffc"/>
          <w:rtl/>
        </w:rPr>
      </w:pPr>
      <w:r w:rsidRPr="00A77C85">
        <w:rPr>
          <w:rStyle w:val="affffc"/>
          <w:rFonts w:hint="cs"/>
          <w:rtl/>
        </w:rPr>
        <w:t>כר''נ משמואל</w:t>
      </w:r>
      <w:r w:rsidRPr="00A77C85">
        <w:rPr>
          <w:rStyle w:val="affffc"/>
          <w:rtl/>
        </w:rPr>
        <w:t>:</w:t>
      </w:r>
    </w:p>
    <w:p w14:paraId="7784401F" w14:textId="60D8AABF" w:rsidR="00A6533C" w:rsidRPr="00A77C85" w:rsidRDefault="006F071F" w:rsidP="009B508D">
      <w:pPr>
        <w:rPr>
          <w:b/>
          <w:bCs/>
          <w:rtl/>
        </w:rPr>
      </w:pPr>
      <w:r w:rsidRPr="00A77C85">
        <w:rPr>
          <w:b/>
          <w:bCs/>
          <w:rtl/>
        </w:rPr>
        <w:t>שלשה שמין להם את השבח, ומעלין אותן בדמים</w:t>
      </w:r>
    </w:p>
    <w:p w14:paraId="06660275" w14:textId="3AAF70B9" w:rsidR="006F071F" w:rsidRPr="00F40D4B" w:rsidRDefault="006F071F" w:rsidP="00A77C85">
      <w:pPr>
        <w:rPr>
          <w:rtl/>
        </w:rPr>
      </w:pPr>
      <w:r w:rsidRPr="00A77C85">
        <w:rPr>
          <w:rStyle w:val="affffc"/>
          <w:rtl/>
        </w:rPr>
        <w:t>ואלו הן:</w:t>
      </w:r>
      <w:r w:rsidRPr="00F40D4B">
        <w:rPr>
          <w:rtl/>
        </w:rPr>
        <w:t xml:space="preserve"> בכור לפשוט</w:t>
      </w:r>
      <w:r w:rsidRPr="00F40D4B">
        <w:rPr>
          <w:rFonts w:hint="cs"/>
          <w:rtl/>
        </w:rPr>
        <w:t>,</w:t>
      </w:r>
      <w:r w:rsidRPr="00F40D4B">
        <w:rPr>
          <w:rtl/>
        </w:rPr>
        <w:t xml:space="preserve"> ובע"ח וכתובת אשה ליתומים, ובע"ח ללקוחות.</w:t>
      </w:r>
    </w:p>
    <w:p w14:paraId="2E48363D" w14:textId="77777777" w:rsidR="00A77C85" w:rsidRDefault="006F071F" w:rsidP="00A77C85">
      <w:pPr>
        <w:pStyle w:val="36"/>
        <w:framePr w:wrap="notBeside"/>
        <w:rPr>
          <w:rtl/>
        </w:rPr>
      </w:pPr>
      <w:r w:rsidRPr="00F40D4B">
        <w:rPr>
          <w:rFonts w:hint="cs"/>
          <w:rtl/>
        </w:rPr>
        <w:t>והך</w:t>
      </w:r>
    </w:p>
    <w:p w14:paraId="5D8E79FE" w14:textId="121D7357" w:rsidR="00A6533C" w:rsidRPr="00F40D4B" w:rsidRDefault="006F071F" w:rsidP="009B508D">
      <w:pPr>
        <w:rPr>
          <w:rtl/>
        </w:rPr>
      </w:pPr>
      <w:r w:rsidRPr="00F40D4B">
        <w:rPr>
          <w:rFonts w:hint="cs"/>
          <w:rtl/>
        </w:rPr>
        <w:t xml:space="preserve">דבע''ח גובה את השבח </w:t>
      </w:r>
      <w:r w:rsidRPr="00A77C85">
        <w:rPr>
          <w:rStyle w:val="afffff2"/>
          <w:rFonts w:hint="cs"/>
          <w:rtl/>
        </w:rPr>
        <w:t>ואפי' בשמגיע לכתפים</w:t>
      </w:r>
      <w:r w:rsidRPr="00F40D4B">
        <w:rPr>
          <w:rFonts w:hint="cs"/>
          <w:rtl/>
        </w:rPr>
        <w:t xml:space="preserve"> היינו שנושה בו כשיעור הקרקע והשבח</w:t>
      </w:r>
    </w:p>
    <w:p w14:paraId="30EA2777" w14:textId="77777777" w:rsidR="00A77C85" w:rsidRDefault="006F071F" w:rsidP="00A77C85">
      <w:pPr>
        <w:pStyle w:val="36"/>
        <w:framePr w:wrap="notBeside"/>
        <w:rPr>
          <w:rtl/>
        </w:rPr>
      </w:pPr>
      <w:r w:rsidRPr="00F40D4B">
        <w:rPr>
          <w:rFonts w:hint="cs"/>
          <w:rtl/>
        </w:rPr>
        <w:t>והך</w:t>
      </w:r>
    </w:p>
    <w:p w14:paraId="38E4CD29" w14:textId="17A33C6C" w:rsidR="00A6533C" w:rsidRPr="00F40D4B" w:rsidRDefault="006F071F" w:rsidP="009B508D">
      <w:pPr>
        <w:rPr>
          <w:rtl/>
        </w:rPr>
      </w:pPr>
      <w:r w:rsidRPr="00F40D4B">
        <w:rPr>
          <w:rFonts w:hint="cs"/>
          <w:rtl/>
        </w:rPr>
        <w:t>דהמלוה משלם עבור השבח היינו שלא נושה בו גם כשיעור השבח</w:t>
      </w:r>
    </w:p>
    <w:p w14:paraId="1780C740" w14:textId="437D4C4C" w:rsidR="006F071F" w:rsidRPr="00F40D4B" w:rsidRDefault="006F071F" w:rsidP="009B508D">
      <w:pPr>
        <w:rPr>
          <w:rtl/>
        </w:rPr>
      </w:pPr>
      <w:r w:rsidRPr="00A77C85">
        <w:rPr>
          <w:rStyle w:val="affffc"/>
          <w:rFonts w:hint="cs"/>
          <w:rtl/>
        </w:rPr>
        <w:t xml:space="preserve">ואפי' </w:t>
      </w:r>
      <w:r w:rsidRPr="00A77C85">
        <w:rPr>
          <w:rStyle w:val="affffc"/>
          <w:rtl/>
        </w:rPr>
        <w:t>למ"ד</w:t>
      </w:r>
      <w:r w:rsidRPr="00F40D4B">
        <w:rPr>
          <w:rtl/>
        </w:rPr>
        <w:t xml:space="preserve"> </w:t>
      </w:r>
      <w:r w:rsidRPr="00F40D4B">
        <w:rPr>
          <w:rFonts w:hint="cs"/>
          <w:rtl/>
        </w:rPr>
        <w:t>דב</w:t>
      </w:r>
      <w:r w:rsidRPr="00F40D4B">
        <w:rPr>
          <w:rtl/>
        </w:rPr>
        <w:t>י</w:t>
      </w:r>
      <w:r w:rsidRPr="00F40D4B">
        <w:rPr>
          <w:rFonts w:hint="cs"/>
          <w:rtl/>
        </w:rPr>
        <w:t>ש</w:t>
      </w:r>
      <w:r w:rsidRPr="00F40D4B">
        <w:rPr>
          <w:rtl/>
        </w:rPr>
        <w:t xml:space="preserve"> זוזי ללוקח מצי מסלק לבע"ח, </w:t>
      </w:r>
      <w:r w:rsidRPr="00F40D4B">
        <w:rPr>
          <w:rFonts w:hint="cs"/>
          <w:rtl/>
        </w:rPr>
        <w:t>לא יכול לומר דהיות ואין לי מעות תן לי קרקע בשוי השבח</w:t>
      </w:r>
    </w:p>
    <w:p w14:paraId="22D415E6" w14:textId="14039B61" w:rsidR="00A77C85" w:rsidRDefault="00A77C85" w:rsidP="00A77C85">
      <w:pPr>
        <w:pStyle w:val="36"/>
        <w:framePr w:wrap="notBeside"/>
        <w:rPr>
          <w:rtl/>
        </w:rPr>
      </w:pPr>
      <w:r>
        <w:rPr>
          <w:rFonts w:hint="cs"/>
          <w:rtl/>
        </w:rPr>
        <w:t xml:space="preserve">- </w:t>
      </w:r>
      <w:r w:rsidR="006F071F" w:rsidRPr="00F40D4B">
        <w:rPr>
          <w:rFonts w:hint="cs"/>
          <w:rtl/>
        </w:rPr>
        <w:t>דהב''ע</w:t>
      </w:r>
      <w:r>
        <w:rPr>
          <w:rFonts w:hint="cs"/>
          <w:rtl/>
        </w:rPr>
        <w:t>:</w:t>
      </w:r>
    </w:p>
    <w:p w14:paraId="42689A39" w14:textId="2209FBE8" w:rsidR="006F071F" w:rsidRPr="00F40D4B" w:rsidRDefault="006F071F" w:rsidP="00A77C85">
      <w:pPr>
        <w:rPr>
          <w:rtl/>
        </w:rPr>
      </w:pPr>
      <w:r w:rsidRPr="00F40D4B">
        <w:rPr>
          <w:rFonts w:hint="cs"/>
          <w:rtl/>
        </w:rPr>
        <w:t xml:space="preserve">שעשאה הלוה </w:t>
      </w:r>
      <w:r w:rsidRPr="00F40D4B">
        <w:rPr>
          <w:rtl/>
        </w:rPr>
        <w:t>אפותיקי</w:t>
      </w:r>
      <w:r w:rsidRPr="00F40D4B">
        <w:rPr>
          <w:rFonts w:hint="cs"/>
          <w:rtl/>
        </w:rPr>
        <w:t xml:space="preserve"> ד</w:t>
      </w:r>
      <w:r w:rsidRPr="00F40D4B">
        <w:rPr>
          <w:rtl/>
        </w:rPr>
        <w:t>לא יהא לך פרעון אלא מזו.</w:t>
      </w:r>
    </w:p>
    <w:p w14:paraId="177D2212" w14:textId="77777777" w:rsidR="00A6533C" w:rsidRPr="00F40D4B" w:rsidRDefault="00A6533C" w:rsidP="00A6533C">
      <w:pPr>
        <w:pStyle w:val="aff9"/>
        <w:rPr>
          <w:rtl/>
        </w:rPr>
      </w:pPr>
      <w:r w:rsidRPr="00F40D4B">
        <w:rPr>
          <w:rtl/>
        </w:rPr>
        <w:t>***</w:t>
      </w:r>
    </w:p>
    <w:p w14:paraId="60C33F5A" w14:textId="3D6CF198" w:rsidR="006F071F" w:rsidRPr="00F40D4B" w:rsidRDefault="006F071F" w:rsidP="00A77C85">
      <w:pPr>
        <w:pStyle w:val="afffff"/>
        <w:framePr w:wrap="around"/>
        <w:rPr>
          <w:rtl/>
        </w:rPr>
      </w:pPr>
      <w:del w:id="20326" w:author="קלוד" w:date="2026-10-06T10:08:05Z">
        <w:r>
          <w:rPr>
            <w:rtl/>
          </w:rPr>
          <w:delText xml:space="preserve">משנה.</w:delText>
        </w:r>
      </w:del>
      <w:ins w:id="20327" w:author="קלוד" w:date="2026-10-06T10:08:05Z">
        <w:r>
          <w:rPr>
            <w:rtl/>
          </w:rPr>
          <w:t xml:space="preserve">משנה י</w:t>
        </w:r>
      </w:ins>
    </w:p>
    <w:p w14:paraId="3D624466" w14:textId="39EDD5D2" w:rsidR="006F071F" w:rsidRPr="00F40D4B" w:rsidRDefault="006F071F" w:rsidP="00B81D81">
      <w:pPr>
        <w:pStyle w:val="afff3"/>
        <w:rPr>
          <w:rtl/>
        </w:rPr>
      </w:pPr>
      <w:ins w:id="10005" w:author="מספור קטעי משנה" w:date="2026-10-06T06:45:11Z">
        <w:r>
          <w:rPr>
            <w:rStyle w:val="MisparKeta"/>
          </w:rPr>
          <w:t xml:space="preserve">א. </w:t>
        </w:r>
      </w:ins>
      <w:r w:rsidRPr="00A77C85">
        <w:rPr>
          <w:b/>
          <w:bCs/>
          <w:rtl/>
        </w:rPr>
        <w:t>המקבל שדה מחבירו לשבוע אחד בשבע מאות זוז</w:t>
      </w:r>
      <w:r w:rsidRPr="00F40D4B">
        <w:rPr>
          <w:rtl/>
        </w:rPr>
        <w:t xml:space="preserve"> השביעית מן המנין.</w:t>
      </w:r>
    </w:p>
    <w:p w14:paraId="7DE6DBB0" w14:textId="6AE40460" w:rsidR="006F071F" w:rsidRPr="00F40D4B" w:rsidRDefault="006F071F" w:rsidP="00A77C85">
      <w:pPr>
        <w:pStyle w:val="afff3"/>
        <w:spacing w:after="60" w:line="220" w:lineRule="exact"/>
        <w:rPr>
          <w:rtl/>
        </w:rPr>
      </w:pPr>
      <w:r w:rsidRPr="00F40D4B">
        <w:rPr>
          <w:rtl/>
        </w:rPr>
        <w:t>קבלה הימנו שבע שנים בשבע מאות זוז אין השביעית מן המנין.</w:t>
      </w:r>
    </w:p>
    <w:p w14:paraId="17748B0B" w14:textId="77777777" w:rsidR="00A77C85" w:rsidRDefault="006F071F" w:rsidP="00B81D81">
      <w:pPr>
        <w:pStyle w:val="afff3"/>
        <w:rPr>
          <w:rtl/>
        </w:rPr>
      </w:pPr>
      <w:r w:rsidRPr="00F40D4B">
        <w:rPr>
          <w:rtl/>
        </w:rPr>
        <w:t xml:space="preserve">שכיר יום גובה כל הלילה, שכיר לילה גובה כל היום, </w:t>
      </w:r>
    </w:p>
    <w:p w14:paraId="1C86D897" w14:textId="397D500B" w:rsidR="006F071F" w:rsidRPr="00F40D4B" w:rsidRDefault="006F071F" w:rsidP="00B81D81">
      <w:pPr>
        <w:pStyle w:val="afff3"/>
        <w:rPr>
          <w:rtl/>
        </w:rPr>
      </w:pPr>
      <w:r w:rsidRPr="00F40D4B">
        <w:rPr>
          <w:rtl/>
        </w:rPr>
        <w:t>שכיר שעות גובה כל הלילה וכל היום.</w:t>
      </w:r>
    </w:p>
    <w:p w14:paraId="1B7F2A55" w14:textId="77777777" w:rsidR="00A77C85" w:rsidRDefault="006F071F" w:rsidP="00B81D81">
      <w:pPr>
        <w:pStyle w:val="afff3"/>
        <w:rPr>
          <w:rtl/>
        </w:rPr>
      </w:pPr>
      <w:r w:rsidRPr="00F40D4B">
        <w:rPr>
          <w:rtl/>
        </w:rPr>
        <w:lastRenderedPageBreak/>
        <w:t xml:space="preserve">שכיר שבת, שכיר חדש, שכיר שנה, שכיר שבוע, </w:t>
      </w:r>
    </w:p>
    <w:p w14:paraId="37E856E8" w14:textId="2517C221" w:rsidR="00A6533C" w:rsidRPr="00F40D4B" w:rsidRDefault="006F071F" w:rsidP="00B81D81">
      <w:pPr>
        <w:pStyle w:val="afff3"/>
        <w:rPr>
          <w:rtl/>
        </w:rPr>
      </w:pPr>
      <w:r w:rsidRPr="00F40D4B">
        <w:rPr>
          <w:rtl/>
        </w:rPr>
        <w:t>יצא ביום - גובה כל היום,</w:t>
      </w:r>
    </w:p>
    <w:p w14:paraId="516B22CA" w14:textId="3245B974" w:rsidR="006F071F" w:rsidRPr="00F40D4B" w:rsidRDefault="006F071F" w:rsidP="00A77C85">
      <w:pPr>
        <w:pStyle w:val="afff3"/>
        <w:spacing w:after="60" w:line="220" w:lineRule="exact"/>
        <w:rPr>
          <w:rtl/>
        </w:rPr>
      </w:pPr>
      <w:r w:rsidRPr="00F40D4B">
        <w:rPr>
          <w:rtl/>
        </w:rPr>
        <w:t>יצא בלילה - גובה כל הלילה וכל היום.</w:t>
      </w:r>
    </w:p>
    <w:p w14:paraId="5FB7895A" w14:textId="77777777" w:rsidR="00A77C85" w:rsidRDefault="006F071F" w:rsidP="00A77C85">
      <w:pPr>
        <w:pStyle w:val="36"/>
        <w:framePr w:wrap="notBeside"/>
        <w:rPr>
          <w:rtl/>
        </w:rPr>
      </w:pPr>
      <w:r w:rsidRPr="00F40D4B">
        <w:rPr>
          <w:rtl/>
        </w:rPr>
        <w:t xml:space="preserve">ת"ר: </w:t>
      </w:r>
    </w:p>
    <w:p w14:paraId="46B62D2B" w14:textId="59941E40" w:rsidR="006F071F" w:rsidRPr="00A77C85" w:rsidRDefault="00A77C85" w:rsidP="00A77C85">
      <w:pPr>
        <w:rPr>
          <w:rStyle w:val="affff8"/>
          <w:rtl/>
        </w:rPr>
      </w:pPr>
      <w:r w:rsidRPr="00A77C85">
        <w:rPr>
          <w:rFonts w:hint="cs"/>
          <w:b/>
          <w:bCs/>
          <w:rtl/>
        </w:rPr>
        <w:t>מ</w:t>
      </w:r>
      <w:r w:rsidR="006F071F" w:rsidRPr="00A77C85">
        <w:rPr>
          <w:b/>
          <w:bCs/>
          <w:rtl/>
        </w:rPr>
        <w:t xml:space="preserve">נין לשכיר יום שגובה כל הלילה </w:t>
      </w:r>
      <w:r>
        <w:rPr>
          <w:rStyle w:val="affffc"/>
          <w:rFonts w:hint="cs"/>
          <w:b w:val="0"/>
          <w:bCs/>
          <w:rtl/>
        </w:rPr>
        <w:t xml:space="preserve"> </w:t>
      </w:r>
      <w:r w:rsidR="006F071F" w:rsidRPr="00A77C85">
        <w:rPr>
          <w:rStyle w:val="affff8"/>
          <w:rFonts w:hint="cs"/>
          <w:rtl/>
        </w:rPr>
        <w:t>'</w:t>
      </w:r>
      <w:r w:rsidR="006F071F" w:rsidRPr="00A77C85">
        <w:rPr>
          <w:rStyle w:val="affff8"/>
          <w:rtl/>
        </w:rPr>
        <w:t>לא תלין פעלת שכיר אתך עד בקר</w:t>
      </w:r>
      <w:r w:rsidR="006F071F" w:rsidRPr="00A77C85">
        <w:rPr>
          <w:rStyle w:val="affff8"/>
          <w:rFonts w:hint="cs"/>
          <w:rtl/>
        </w:rPr>
        <w:t>'</w:t>
      </w:r>
      <w:r w:rsidR="006F071F" w:rsidRPr="00A77C85">
        <w:rPr>
          <w:rStyle w:val="affff8"/>
          <w:rtl/>
        </w:rPr>
        <w:t>.</w:t>
      </w:r>
    </w:p>
    <w:p w14:paraId="4C4F81D3" w14:textId="77777777" w:rsidR="00A77C85" w:rsidRDefault="006F071F" w:rsidP="009B508D">
      <w:pPr>
        <w:rPr>
          <w:rtl/>
        </w:rPr>
      </w:pPr>
      <w:r w:rsidRPr="00F40D4B">
        <w:rPr>
          <w:rtl/>
        </w:rPr>
        <w:t>שכיר לילה שגובה כל היום –</w:t>
      </w:r>
      <w:r w:rsidRPr="00F40D4B">
        <w:rPr>
          <w:rFonts w:hint="cs"/>
          <w:rtl/>
        </w:rPr>
        <w:t xml:space="preserve"> </w:t>
      </w:r>
      <w:r w:rsidRPr="00A77C85">
        <w:rPr>
          <w:rStyle w:val="affff8"/>
          <w:rFonts w:hint="cs"/>
          <w:rtl/>
        </w:rPr>
        <w:t>'</w:t>
      </w:r>
      <w:r w:rsidRPr="00A77C85">
        <w:rPr>
          <w:rStyle w:val="affff8"/>
          <w:rtl/>
        </w:rPr>
        <w:t>ביומו תתן שכרו</w:t>
      </w:r>
      <w:r w:rsidRPr="00A77C85">
        <w:rPr>
          <w:rStyle w:val="affff8"/>
          <w:rFonts w:hint="cs"/>
          <w:rtl/>
        </w:rPr>
        <w:t>'</w:t>
      </w:r>
      <w:r w:rsidRPr="00A77C85">
        <w:rPr>
          <w:rStyle w:val="affff8"/>
          <w:rtl/>
        </w:rPr>
        <w:t>.</w:t>
      </w:r>
      <w:r w:rsidRPr="00F40D4B">
        <w:rPr>
          <w:rFonts w:hint="cs"/>
          <w:rtl/>
        </w:rPr>
        <w:t xml:space="preserve"> </w:t>
      </w:r>
    </w:p>
    <w:p w14:paraId="55EFA103" w14:textId="125C9760" w:rsidR="006F071F" w:rsidRPr="00F40D4B" w:rsidRDefault="006F071F" w:rsidP="00A77C85">
      <w:pPr>
        <w:spacing w:after="60"/>
        <w:rPr>
          <w:rtl/>
        </w:rPr>
      </w:pPr>
      <w:r w:rsidRPr="00F40D4B">
        <w:rPr>
          <w:rFonts w:hint="cs"/>
          <w:rtl/>
        </w:rPr>
        <w:t xml:space="preserve">ולאו </w:t>
      </w:r>
      <w:r w:rsidR="00A77C85">
        <w:rPr>
          <w:rFonts w:hint="cs"/>
          <w:rtl/>
        </w:rPr>
        <w:t xml:space="preserve">להיפך - </w:t>
      </w:r>
      <w:r w:rsidRPr="00F40D4B">
        <w:rPr>
          <w:rFonts w:hint="cs"/>
          <w:rtl/>
        </w:rPr>
        <w:t>ד</w:t>
      </w:r>
      <w:r w:rsidRPr="00F40D4B">
        <w:rPr>
          <w:rtl/>
        </w:rPr>
        <w:t>שכירות אינה משתלמת אלא בסוף.</w:t>
      </w:r>
    </w:p>
    <w:p w14:paraId="4523B5C0" w14:textId="77777777" w:rsidR="00A77C85" w:rsidRDefault="006F071F" w:rsidP="00A77C85">
      <w:pPr>
        <w:pStyle w:val="36"/>
        <w:framePr w:wrap="notBeside"/>
        <w:rPr>
          <w:rtl/>
        </w:rPr>
      </w:pPr>
      <w:r w:rsidRPr="00F40D4B">
        <w:rPr>
          <w:rtl/>
        </w:rPr>
        <w:t>•</w:t>
      </w:r>
      <w:r w:rsidRPr="00F40D4B">
        <w:rPr>
          <w:rFonts w:hint="cs"/>
          <w:rtl/>
        </w:rPr>
        <w:t xml:space="preserve"> ת'ר</w:t>
      </w:r>
    </w:p>
    <w:p w14:paraId="6C221C0A" w14:textId="77777777" w:rsidR="00A77C85" w:rsidRDefault="006F071F" w:rsidP="009B508D">
      <w:pPr>
        <w:rPr>
          <w:rtl/>
        </w:rPr>
      </w:pPr>
      <w:r w:rsidRPr="00A77C85">
        <w:rPr>
          <w:rStyle w:val="affff8"/>
          <w:rFonts w:hint="cs"/>
          <w:rtl/>
        </w:rPr>
        <w:t>'</w:t>
      </w:r>
      <w:r w:rsidRPr="00A77C85">
        <w:rPr>
          <w:rStyle w:val="affff8"/>
          <w:rtl/>
        </w:rPr>
        <w:t>לא תלין פעלת שכיר אתך</w:t>
      </w:r>
      <w:r w:rsidRPr="00A77C85">
        <w:rPr>
          <w:rStyle w:val="affff8"/>
          <w:rFonts w:hint="cs"/>
          <w:rtl/>
        </w:rPr>
        <w:t>'</w:t>
      </w:r>
      <w:r w:rsidRPr="00F40D4B">
        <w:rPr>
          <w:rtl/>
        </w:rPr>
        <w:t xml:space="preserve"> </w:t>
      </w:r>
    </w:p>
    <w:p w14:paraId="6500DA7C" w14:textId="43830445" w:rsidR="006F071F" w:rsidRPr="00F40D4B" w:rsidRDefault="006F071F" w:rsidP="009B508D">
      <w:pPr>
        <w:rPr>
          <w:rtl/>
        </w:rPr>
      </w:pPr>
      <w:r w:rsidRPr="00A77C85">
        <w:rPr>
          <w:rStyle w:val="affff8"/>
          <w:rFonts w:hint="cs"/>
          <w:rtl/>
        </w:rPr>
        <w:t>'</w:t>
      </w:r>
      <w:r w:rsidRPr="00A77C85">
        <w:rPr>
          <w:rStyle w:val="affff8"/>
          <w:rtl/>
        </w:rPr>
        <w:t>עד בקר</w:t>
      </w:r>
      <w:r w:rsidRPr="00A77C85">
        <w:rPr>
          <w:rStyle w:val="affff8"/>
          <w:rFonts w:hint="cs"/>
          <w:rtl/>
        </w:rPr>
        <w:t>'</w:t>
      </w:r>
      <w:r w:rsidRPr="00A77C85">
        <w:rPr>
          <w:rStyle w:val="affff8"/>
          <w:rtl/>
        </w:rPr>
        <w:t xml:space="preserve"> -</w:t>
      </w:r>
      <w:r w:rsidRPr="00F40D4B">
        <w:rPr>
          <w:rtl/>
        </w:rPr>
        <w:t xml:space="preserve"> שאינו עובר אלא עד בקר ראשון בלבד.</w:t>
      </w:r>
    </w:p>
    <w:p w14:paraId="6CCAC48D" w14:textId="77777777" w:rsidR="006F071F" w:rsidRPr="00F40D4B" w:rsidRDefault="006F071F" w:rsidP="00A77C85">
      <w:pPr>
        <w:rPr>
          <w:rtl/>
        </w:rPr>
      </w:pPr>
      <w:r w:rsidRPr="00F40D4B">
        <w:rPr>
          <w:rtl/>
        </w:rPr>
        <w:t xml:space="preserve">מכאן ואילך </w:t>
      </w:r>
      <w:r w:rsidRPr="00F40D4B">
        <w:rPr>
          <w:rFonts w:hint="cs"/>
          <w:rtl/>
        </w:rPr>
        <w:t>-</w:t>
      </w:r>
      <w:r w:rsidRPr="00F40D4B">
        <w:rPr>
          <w:rtl/>
        </w:rPr>
        <w:t xml:space="preserve"> </w:t>
      </w:r>
      <w:r w:rsidRPr="00A77C85">
        <w:rPr>
          <w:rStyle w:val="affffc"/>
          <w:rFonts w:hint="cs"/>
          <w:rtl/>
        </w:rPr>
        <w:t>ל</w:t>
      </w:r>
      <w:r w:rsidRPr="00A77C85">
        <w:rPr>
          <w:rStyle w:val="affffc"/>
          <w:rtl/>
        </w:rPr>
        <w:t>רב:</w:t>
      </w:r>
      <w:r w:rsidRPr="00F40D4B">
        <w:rPr>
          <w:rtl/>
        </w:rPr>
        <w:t xml:space="preserve"> עובר משום בל תשהא.</w:t>
      </w:r>
    </w:p>
    <w:p w14:paraId="22DD69AD" w14:textId="77777777" w:rsidR="00A77C85" w:rsidRDefault="006F071F" w:rsidP="00A77C85">
      <w:pPr>
        <w:pStyle w:val="36"/>
        <w:framePr w:wrap="notBeside"/>
        <w:rPr>
          <w:rtl/>
        </w:rPr>
      </w:pPr>
      <w:r w:rsidRPr="00F40D4B">
        <w:rPr>
          <w:rtl/>
        </w:rPr>
        <w:t>•</w:t>
      </w:r>
      <w:r w:rsidRPr="00F40D4B">
        <w:rPr>
          <w:rFonts w:hint="cs"/>
          <w:rtl/>
        </w:rPr>
        <w:t xml:space="preserve"> </w:t>
      </w:r>
      <w:r w:rsidRPr="00F40D4B">
        <w:rPr>
          <w:rtl/>
        </w:rPr>
        <w:t>רב יוסף</w:t>
      </w:r>
    </w:p>
    <w:p w14:paraId="39E33894" w14:textId="17C59C3F" w:rsidR="006F071F" w:rsidRPr="00F40D4B" w:rsidRDefault="006F071F" w:rsidP="00A77C85">
      <w:pPr>
        <w:spacing w:after="60"/>
        <w:rPr>
          <w:rtl/>
        </w:rPr>
      </w:pPr>
      <w:r w:rsidRPr="00F40D4B">
        <w:rPr>
          <w:rFonts w:hint="cs"/>
          <w:rtl/>
        </w:rPr>
        <w:t>'</w:t>
      </w:r>
      <w:r>
        <w:rPr>
          <w:rtl/>
        </w:rPr>
        <w:t xml:space="preserve">אל תאמר </w:t>
      </w:r>
      <w:r>
        <w:rPr>
          <w:rStyle w:val="affff8"/>
          <w:rtl/>
          <w:rPrChange w:id="9019" w:author="מנוע פסוקים" w:date="2026-10-05T16:38:06Z">
            <w:rPr>
              <w:rtl/>
            </w:rPr>
          </w:rPrChange>
        </w:rPr>
        <w:t xml:space="preserve">לרעך לך ושוב ומחר אתן ויש אתך</w:t>
      </w:r>
      <w:r w:rsidRPr="00F40D4B">
        <w:rPr>
          <w:rFonts w:hint="cs"/>
          <w:rtl/>
        </w:rPr>
        <w:t>'</w:t>
      </w:r>
      <w:r w:rsidRPr="00F40D4B">
        <w:rPr>
          <w:rtl/>
        </w:rPr>
        <w:t>.</w:t>
      </w:r>
    </w:p>
    <w:p w14:paraId="519076A9" w14:textId="77777777" w:rsidR="00A77C85" w:rsidRDefault="006F071F" w:rsidP="00A77C85">
      <w:pPr>
        <w:pStyle w:val="36"/>
        <w:framePr w:wrap="notBeside"/>
        <w:rPr>
          <w:rtl/>
        </w:rPr>
      </w:pPr>
      <w:r w:rsidRPr="00F40D4B">
        <w:rPr>
          <w:rtl/>
        </w:rPr>
        <w:t>•</w:t>
      </w:r>
      <w:r w:rsidRPr="00F40D4B">
        <w:rPr>
          <w:rFonts w:hint="cs"/>
          <w:rtl/>
        </w:rPr>
        <w:t xml:space="preserve"> </w:t>
      </w:r>
      <w:r w:rsidRPr="00F40D4B">
        <w:rPr>
          <w:rtl/>
        </w:rPr>
        <w:t>ת"ר:</w:t>
      </w:r>
    </w:p>
    <w:p w14:paraId="361DD29A" w14:textId="1E8EB674" w:rsidR="00A6533C" w:rsidRPr="00F40D4B" w:rsidRDefault="006F071F" w:rsidP="009B508D">
      <w:pPr>
        <w:rPr>
          <w:rtl/>
        </w:rPr>
      </w:pPr>
      <w:r w:rsidRPr="00F40D4B">
        <w:rPr>
          <w:rtl/>
        </w:rPr>
        <w:t xml:space="preserve">האומר לחבירו צא שכור לי פועלים - שניהן אין עוברין משום </w:t>
      </w:r>
      <w:r w:rsidRPr="00A77C85">
        <w:rPr>
          <w:rStyle w:val="affff8"/>
          <w:rtl/>
        </w:rPr>
        <w:t>בל תלין,</w:t>
      </w:r>
    </w:p>
    <w:p w14:paraId="24D7984B" w14:textId="40591F98" w:rsidR="006F071F" w:rsidRPr="00F40D4B" w:rsidRDefault="006F071F" w:rsidP="009B508D">
      <w:pPr>
        <w:ind w:firstLine="720"/>
        <w:rPr>
          <w:rtl/>
        </w:rPr>
      </w:pPr>
      <w:r w:rsidRPr="00F40D4B">
        <w:rPr>
          <w:rtl/>
        </w:rPr>
        <w:t>זה - לפי שלא שכרן, וזה לפי שאין פעולתו אצלו.</w:t>
      </w:r>
    </w:p>
    <w:p w14:paraId="02061481" w14:textId="77777777" w:rsidR="00816A92" w:rsidRDefault="006F071F" w:rsidP="009B508D">
      <w:pPr>
        <w:rPr>
          <w:rtl/>
        </w:rPr>
      </w:pPr>
      <w:r w:rsidRPr="00F40D4B">
        <w:rPr>
          <w:rFonts w:hint="cs"/>
          <w:rtl/>
        </w:rPr>
        <w:t>ולא באמר</w:t>
      </w:r>
      <w:r w:rsidRPr="00F40D4B">
        <w:rPr>
          <w:rtl/>
        </w:rPr>
        <w:t xml:space="preserve"> שכרכם עלי </w:t>
      </w:r>
      <w:r w:rsidRPr="00F40D4B">
        <w:rPr>
          <w:rFonts w:hint="cs"/>
          <w:rtl/>
        </w:rPr>
        <w:t>ד</w:t>
      </w:r>
      <w:r w:rsidRPr="00F40D4B">
        <w:rPr>
          <w:rtl/>
        </w:rPr>
        <w:t>שכרו עליו,</w:t>
      </w:r>
    </w:p>
    <w:p w14:paraId="466B8BA1" w14:textId="48FE5C54" w:rsidR="00816A92" w:rsidRDefault="006F071F" w:rsidP="009B508D">
      <w:pPr>
        <w:rPr>
          <w:rtl/>
        </w:rPr>
      </w:pPr>
      <w:r w:rsidRPr="00F40D4B">
        <w:rPr>
          <w:rtl/>
        </w:rPr>
        <w:t xml:space="preserve"> </w:t>
      </w:r>
      <w:r w:rsidRPr="00816A92">
        <w:rPr>
          <w:rStyle w:val="affffc"/>
          <w:rtl/>
        </w:rPr>
        <w:t>דתניא:</w:t>
      </w:r>
      <w:r w:rsidRPr="00F40D4B">
        <w:rPr>
          <w:rtl/>
        </w:rPr>
        <w:t xml:space="preserve"> השוכר את הפועל לעשות בשלו והראהו בשל חבירו </w:t>
      </w:r>
      <w:r w:rsidR="00816A92">
        <w:rPr>
          <w:rFonts w:hint="cs"/>
          <w:rtl/>
        </w:rPr>
        <w:t>-</w:t>
      </w:r>
    </w:p>
    <w:p w14:paraId="7DFA4471" w14:textId="7A1B7998" w:rsidR="006F071F" w:rsidRPr="00F40D4B" w:rsidRDefault="006F071F" w:rsidP="009B508D">
      <w:pPr>
        <w:rPr>
          <w:rtl/>
        </w:rPr>
      </w:pPr>
      <w:r w:rsidRPr="00F40D4B">
        <w:rPr>
          <w:rtl/>
        </w:rPr>
        <w:t xml:space="preserve">נותן לו שכרו משלם, וחוזר ונוטל </w:t>
      </w:r>
      <w:r w:rsidR="00816A92">
        <w:rPr>
          <w:rFonts w:hint="cs"/>
          <w:rtl/>
        </w:rPr>
        <w:t xml:space="preserve">מבעה''ב </w:t>
      </w:r>
      <w:r w:rsidRPr="00F40D4B">
        <w:rPr>
          <w:rtl/>
        </w:rPr>
        <w:t>מה שההנה אותו!</w:t>
      </w:r>
    </w:p>
    <w:p w14:paraId="0520A308" w14:textId="735C0792" w:rsidR="006F071F" w:rsidRPr="00F40D4B" w:rsidRDefault="006F071F" w:rsidP="00816A92">
      <w:pPr>
        <w:spacing w:after="60"/>
        <w:rPr>
          <w:rtl/>
        </w:rPr>
      </w:pPr>
      <w:r w:rsidRPr="00816A92">
        <w:rPr>
          <w:rStyle w:val="affffc"/>
          <w:rFonts w:hint="cs"/>
          <w:rtl/>
        </w:rPr>
        <w:t xml:space="preserve">אלא </w:t>
      </w:r>
      <w:r w:rsidR="00816A92">
        <w:rPr>
          <w:rStyle w:val="affffc"/>
          <w:rFonts w:hint="cs"/>
          <w:rtl/>
        </w:rPr>
        <w:t>שא''ל</w:t>
      </w:r>
      <w:r w:rsidRPr="00816A92">
        <w:rPr>
          <w:rStyle w:val="affffc"/>
          <w:rtl/>
        </w:rPr>
        <w:t>:</w:t>
      </w:r>
      <w:r w:rsidRPr="00F40D4B">
        <w:rPr>
          <w:rtl/>
        </w:rPr>
        <w:t xml:space="preserve"> שכרכם על בעל הבית.</w:t>
      </w:r>
    </w:p>
    <w:p w14:paraId="26A3251F" w14:textId="77777777" w:rsidR="00816A92" w:rsidRDefault="006F071F" w:rsidP="00816A92">
      <w:pPr>
        <w:pStyle w:val="36"/>
        <w:framePr w:wrap="notBeside"/>
        <w:rPr>
          <w:rtl/>
        </w:rPr>
      </w:pPr>
      <w:r w:rsidRPr="00F40D4B">
        <w:rPr>
          <w:rtl/>
        </w:rPr>
        <w:t xml:space="preserve">יהודה בר מרימר </w:t>
      </w:r>
    </w:p>
    <w:p w14:paraId="3E79830B" w14:textId="54D83390" w:rsidR="00A6533C" w:rsidRPr="00816A92" w:rsidRDefault="006F071F" w:rsidP="009B508D">
      <w:pPr>
        <w:rPr>
          <w:rStyle w:val="afffff2"/>
          <w:rtl/>
        </w:rPr>
      </w:pPr>
      <w:r w:rsidRPr="00F40D4B">
        <w:rPr>
          <w:rFonts w:hint="cs"/>
          <w:rtl/>
        </w:rPr>
        <w:t xml:space="preserve">לשמשו שישכור פועלים ויאמר להם שכרכם על בעה''ב </w:t>
      </w:r>
      <w:r w:rsidRPr="00816A92">
        <w:rPr>
          <w:rStyle w:val="afffff2"/>
          <w:rFonts w:hint="cs"/>
          <w:rtl/>
        </w:rPr>
        <w:t>[שלא לעבור על ב''ת]</w:t>
      </w:r>
    </w:p>
    <w:p w14:paraId="7142E3B5" w14:textId="77777777" w:rsidR="00816A92" w:rsidRDefault="006F071F" w:rsidP="00816A92">
      <w:pPr>
        <w:pStyle w:val="36"/>
        <w:framePr w:wrap="notBeside"/>
        <w:rPr>
          <w:rtl/>
        </w:rPr>
      </w:pPr>
      <w:r w:rsidRPr="00F40D4B">
        <w:rPr>
          <w:rtl/>
        </w:rPr>
        <w:t>•</w:t>
      </w:r>
      <w:r w:rsidRPr="00F40D4B">
        <w:rPr>
          <w:rFonts w:hint="cs"/>
          <w:rtl/>
        </w:rPr>
        <w:t xml:space="preserve"> </w:t>
      </w:r>
      <w:r w:rsidRPr="00F40D4B">
        <w:rPr>
          <w:rtl/>
        </w:rPr>
        <w:t>מרימר ומ</w:t>
      </w:r>
      <w:r w:rsidRPr="00F40D4B">
        <w:rPr>
          <w:rFonts w:hint="cs"/>
          <w:rtl/>
        </w:rPr>
        <w:t>"ז</w:t>
      </w:r>
    </w:p>
    <w:p w14:paraId="3CA77A3D" w14:textId="4B1C3142" w:rsidR="006F071F" w:rsidRPr="00F40D4B" w:rsidRDefault="006F071F" w:rsidP="009B508D">
      <w:pPr>
        <w:rPr>
          <w:rtl/>
        </w:rPr>
      </w:pPr>
      <w:r w:rsidRPr="00F40D4B">
        <w:rPr>
          <w:rFonts w:hint="cs"/>
          <w:rtl/>
        </w:rPr>
        <w:t>השכירו עצמן אחד לשני</w:t>
      </w:r>
      <w:r w:rsidRPr="00F40D4B">
        <w:rPr>
          <w:rtl/>
        </w:rPr>
        <w:t>.</w:t>
      </w:r>
      <w:r w:rsidRPr="00F40D4B">
        <w:rPr>
          <w:rFonts w:hint="cs"/>
          <w:rtl/>
        </w:rPr>
        <w:t xml:space="preserve"> </w:t>
      </w:r>
      <w:r w:rsidRPr="00816A92">
        <w:rPr>
          <w:rStyle w:val="afffff2"/>
          <w:rFonts w:hint="cs"/>
          <w:rtl/>
        </w:rPr>
        <w:t>[שלא לעבור על ב''ת]</w:t>
      </w:r>
    </w:p>
    <w:p w14:paraId="2F4CEC12" w14:textId="77777777" w:rsidR="00816A92" w:rsidRDefault="006F071F" w:rsidP="00816A92">
      <w:pPr>
        <w:pStyle w:val="36"/>
        <w:framePr w:wrap="notBeside"/>
        <w:rPr>
          <w:rtl/>
        </w:rPr>
      </w:pPr>
      <w:r w:rsidRPr="00F40D4B">
        <w:rPr>
          <w:rtl/>
        </w:rPr>
        <w:t>•</w:t>
      </w:r>
      <w:r w:rsidRPr="00F40D4B">
        <w:rPr>
          <w:rFonts w:hint="cs"/>
          <w:rtl/>
        </w:rPr>
        <w:t xml:space="preserve"> רבר''ה</w:t>
      </w:r>
      <w:r w:rsidRPr="00F40D4B">
        <w:rPr>
          <w:rtl/>
        </w:rPr>
        <w:t>:</w:t>
      </w:r>
    </w:p>
    <w:p w14:paraId="7E6637A7" w14:textId="6F38FAD9" w:rsidR="006F071F" w:rsidRPr="00F40D4B" w:rsidRDefault="006F071F" w:rsidP="00816A92">
      <w:pPr>
        <w:rPr>
          <w:rtl/>
        </w:rPr>
      </w:pPr>
      <w:r w:rsidRPr="00F40D4B">
        <w:rPr>
          <w:rtl/>
        </w:rPr>
        <w:t xml:space="preserve">הני שוקאי דסורא לא עברי משום </w:t>
      </w:r>
      <w:r w:rsidRPr="00816A92">
        <w:rPr>
          <w:rStyle w:val="affff8"/>
          <w:rFonts w:hint="cs"/>
          <w:rtl/>
        </w:rPr>
        <w:t>'</w:t>
      </w:r>
      <w:r w:rsidRPr="00816A92">
        <w:rPr>
          <w:rStyle w:val="affff8"/>
          <w:rtl/>
        </w:rPr>
        <w:t>בל תלין</w:t>
      </w:r>
      <w:r w:rsidRPr="00816A92">
        <w:rPr>
          <w:rStyle w:val="affff8"/>
          <w:rFonts w:hint="cs"/>
          <w:rtl/>
        </w:rPr>
        <w:t>'</w:t>
      </w:r>
      <w:r w:rsidRPr="00F40D4B">
        <w:rPr>
          <w:rFonts w:hint="cs"/>
          <w:rtl/>
        </w:rPr>
        <w:t xml:space="preserve"> דיודעים שעל יום השוק סומכים</w:t>
      </w:r>
      <w:r w:rsidR="00816A92">
        <w:rPr>
          <w:rFonts w:hint="cs"/>
          <w:rtl/>
        </w:rPr>
        <w:t xml:space="preserve">, </w:t>
      </w:r>
      <w:r w:rsidRPr="00F40D4B">
        <w:rPr>
          <w:rFonts w:hint="cs"/>
          <w:rtl/>
        </w:rPr>
        <w:t xml:space="preserve">אבל </w:t>
      </w:r>
      <w:r w:rsidRPr="00F40D4B">
        <w:rPr>
          <w:rtl/>
        </w:rPr>
        <w:t xml:space="preserve">משום </w:t>
      </w:r>
      <w:r w:rsidRPr="00816A92">
        <w:rPr>
          <w:rStyle w:val="affff8"/>
          <w:rFonts w:hint="cs"/>
          <w:rtl/>
        </w:rPr>
        <w:t>'</w:t>
      </w:r>
      <w:r w:rsidRPr="00816A92">
        <w:rPr>
          <w:rStyle w:val="affff8"/>
          <w:rtl/>
        </w:rPr>
        <w:t>בל תשהא</w:t>
      </w:r>
      <w:r w:rsidRPr="00816A92">
        <w:rPr>
          <w:rStyle w:val="affff8"/>
          <w:rFonts w:hint="cs"/>
          <w:rtl/>
        </w:rPr>
        <w:t>'</w:t>
      </w:r>
      <w:r w:rsidRPr="00816A92">
        <w:rPr>
          <w:rStyle w:val="affff8"/>
          <w:rtl/>
        </w:rPr>
        <w:t xml:space="preserve"> -</w:t>
      </w:r>
      <w:r w:rsidRPr="00F40D4B">
        <w:rPr>
          <w:rtl/>
        </w:rPr>
        <w:t xml:space="preserve"> ודאי עובר.</w:t>
      </w:r>
    </w:p>
    <w:p w14:paraId="678C4830" w14:textId="77777777" w:rsidR="00A6533C" w:rsidRPr="00F40D4B" w:rsidRDefault="00A6533C" w:rsidP="00A6533C">
      <w:pPr>
        <w:pStyle w:val="aff9"/>
        <w:rPr>
          <w:rtl/>
        </w:rPr>
      </w:pPr>
      <w:bookmarkStart w:id="26" w:name="_Hlk169600986"/>
      <w:r w:rsidRPr="00F40D4B">
        <w:rPr>
          <w:rtl/>
        </w:rPr>
        <w:t>***</w:t>
      </w:r>
    </w:p>
    <w:bookmarkEnd w:id="25"/>
    <w:p w14:paraId="63302DCA" w14:textId="77777777" w:rsidR="00816A92" w:rsidRDefault="006F071F" w:rsidP="00816A92">
      <w:pPr>
        <w:pStyle w:val="affe"/>
        <w:framePr w:wrap="around"/>
        <w:rPr>
          <w:rtl/>
        </w:rPr>
      </w:pPr>
      <w:r w:rsidRPr="00F40D4B">
        <w:rPr>
          <w:rtl/>
        </w:rPr>
        <w:lastRenderedPageBreak/>
        <w:t xml:space="preserve">קיא. </w:t>
      </w:r>
    </w:p>
    <w:p w14:paraId="6383D6CC" w14:textId="77777777" w:rsidR="009F69FA" w:rsidRPr="00F40D4B" w:rsidRDefault="009F69FA" w:rsidP="009F69FA">
      <w:pPr>
        <w:pStyle w:val="affff9"/>
        <w:rPr>
          <w:rtl/>
        </w:rPr>
      </w:pPr>
      <w:r w:rsidRPr="00F40D4B">
        <w:rPr>
          <w:rtl/>
        </w:rPr>
        <w:t>שכיר שעות גובה כל הלילה וכל היום.</w:t>
      </w:r>
    </w:p>
    <w:p w14:paraId="53D43D47" w14:textId="77777777" w:rsidR="009F69FA" w:rsidRDefault="009F69FA" w:rsidP="009F69FA">
      <w:pPr>
        <w:pStyle w:val="36"/>
        <w:framePr w:wrap="notBeside"/>
        <w:rPr>
          <w:rtl/>
        </w:rPr>
      </w:pPr>
      <w:r w:rsidRPr="00F40D4B">
        <w:rPr>
          <w:rtl/>
        </w:rPr>
        <w:t>רב:</w:t>
      </w:r>
    </w:p>
    <w:p w14:paraId="103FBF96" w14:textId="77777777" w:rsidR="009F69FA" w:rsidRPr="00F40D4B" w:rsidRDefault="009F69FA" w:rsidP="009F69FA">
      <w:pPr>
        <w:rPr>
          <w:rtl/>
        </w:rPr>
      </w:pPr>
      <w:r w:rsidRPr="00F40D4B">
        <w:rPr>
          <w:rtl/>
        </w:rPr>
        <w:t xml:space="preserve">שכיר שעות </w:t>
      </w:r>
      <w:r w:rsidRPr="00464B16">
        <w:rPr>
          <w:b/>
          <w:bCs/>
          <w:rtl/>
        </w:rPr>
        <w:t>דיום</w:t>
      </w:r>
      <w:r w:rsidRPr="00F40D4B">
        <w:rPr>
          <w:rtl/>
        </w:rPr>
        <w:t xml:space="preserve"> - גובה כל היום, </w:t>
      </w:r>
      <w:r w:rsidRPr="00464B16">
        <w:rPr>
          <w:b/>
          <w:bCs/>
          <w:rtl/>
        </w:rPr>
        <w:t>דלילה</w:t>
      </w:r>
      <w:r w:rsidRPr="00F40D4B">
        <w:rPr>
          <w:rtl/>
        </w:rPr>
        <w:t xml:space="preserve"> - גובה כל הלילה.</w:t>
      </w:r>
    </w:p>
    <w:p w14:paraId="78A59B74" w14:textId="77777777" w:rsidR="009F69FA" w:rsidRDefault="009F69FA" w:rsidP="009F69FA">
      <w:pPr>
        <w:pStyle w:val="36"/>
        <w:framePr w:wrap="notBeside"/>
        <w:rPr>
          <w:rtl/>
        </w:rPr>
      </w:pPr>
      <w:r w:rsidRPr="00F40D4B">
        <w:rPr>
          <w:rtl/>
        </w:rPr>
        <w:t>ושמואל:</w:t>
      </w:r>
    </w:p>
    <w:p w14:paraId="0449B9AA" w14:textId="77777777" w:rsidR="009F69FA" w:rsidRPr="009F69FA" w:rsidRDefault="009F69FA" w:rsidP="009F69FA">
      <w:pPr>
        <w:spacing w:after="60"/>
        <w:rPr>
          <w:spacing w:val="-6"/>
          <w:rtl/>
        </w:rPr>
      </w:pPr>
      <w:r w:rsidRPr="009F69FA">
        <w:rPr>
          <w:spacing w:val="-6"/>
          <w:rtl/>
        </w:rPr>
        <w:t xml:space="preserve">שכיר שעות </w:t>
      </w:r>
      <w:r w:rsidRPr="009F69FA">
        <w:rPr>
          <w:b/>
          <w:bCs/>
          <w:spacing w:val="-6"/>
          <w:rtl/>
        </w:rPr>
        <w:t>דיום</w:t>
      </w:r>
      <w:r w:rsidRPr="009F69FA">
        <w:rPr>
          <w:spacing w:val="-6"/>
          <w:rtl/>
        </w:rPr>
        <w:t xml:space="preserve"> - גובה כל היום, </w:t>
      </w:r>
      <w:r w:rsidRPr="009F69FA">
        <w:rPr>
          <w:b/>
          <w:bCs/>
          <w:spacing w:val="-6"/>
          <w:rtl/>
        </w:rPr>
        <w:t>דלילה -</w:t>
      </w:r>
      <w:r w:rsidRPr="009F69FA">
        <w:rPr>
          <w:spacing w:val="-6"/>
          <w:rtl/>
        </w:rPr>
        <w:t xml:space="preserve"> גובה כל הלילה וכל היום.</w:t>
      </w:r>
    </w:p>
    <w:p w14:paraId="1B646070" w14:textId="77777777" w:rsidR="009F69FA" w:rsidRDefault="009F69FA" w:rsidP="009F69FA">
      <w:pPr>
        <w:pStyle w:val="36"/>
        <w:framePr w:wrap="notBeside"/>
        <w:rPr>
          <w:rtl/>
        </w:rPr>
      </w:pPr>
      <w:r w:rsidRPr="00F40D4B">
        <w:rPr>
          <w:rFonts w:hint="cs"/>
          <w:rtl/>
        </w:rPr>
        <w:t>והך ד</w:t>
      </w:r>
      <w:r w:rsidRPr="00F40D4B">
        <w:rPr>
          <w:rtl/>
        </w:rPr>
        <w:t>תנן:</w:t>
      </w:r>
    </w:p>
    <w:p w14:paraId="74D46C92" w14:textId="77777777" w:rsidR="009F69FA" w:rsidRPr="00F40D4B" w:rsidRDefault="009F69FA" w:rsidP="009F69FA">
      <w:pPr>
        <w:rPr>
          <w:rtl/>
        </w:rPr>
      </w:pPr>
      <w:r w:rsidRPr="00F40D4B">
        <w:rPr>
          <w:rtl/>
        </w:rPr>
        <w:t xml:space="preserve">שכיר שעות גובה כל הלילה וכל היום, </w:t>
      </w:r>
    </w:p>
    <w:p w14:paraId="14560C9C" w14:textId="77777777" w:rsidR="009F69FA" w:rsidRDefault="009F69FA" w:rsidP="009F69FA">
      <w:pPr>
        <w:pStyle w:val="36"/>
        <w:framePr w:wrap="notBeside"/>
        <w:rPr>
          <w:rtl/>
        </w:rPr>
      </w:pPr>
      <w:r>
        <w:rPr>
          <w:rFonts w:hint="cs"/>
          <w:rtl/>
        </w:rPr>
        <w:t>-רב יענה:</w:t>
      </w:r>
    </w:p>
    <w:p w14:paraId="442E81FB" w14:textId="77777777" w:rsidR="009F69FA" w:rsidRPr="00464B16" w:rsidRDefault="009F69FA" w:rsidP="009F69FA">
      <w:pPr>
        <w:rPr>
          <w:spacing w:val="2"/>
          <w:rtl/>
        </w:rPr>
      </w:pPr>
      <w:r w:rsidRPr="00464B16">
        <w:rPr>
          <w:spacing w:val="2"/>
          <w:rtl/>
        </w:rPr>
        <w:t>לצדדין</w:t>
      </w:r>
      <w:r w:rsidRPr="00464B16">
        <w:rPr>
          <w:rFonts w:hint="cs"/>
          <w:spacing w:val="2"/>
          <w:rtl/>
        </w:rPr>
        <w:t xml:space="preserve"> </w:t>
      </w:r>
      <w:r w:rsidRPr="00464B16">
        <w:rPr>
          <w:spacing w:val="2"/>
          <w:rtl/>
        </w:rPr>
        <w:t xml:space="preserve">שכיר שעות דיום - גובה כל היום, </w:t>
      </w:r>
      <w:r w:rsidRPr="00464B16">
        <w:rPr>
          <w:b/>
          <w:bCs/>
          <w:spacing w:val="2"/>
          <w:rtl/>
        </w:rPr>
        <w:t>דלילה</w:t>
      </w:r>
      <w:r w:rsidRPr="00464B16">
        <w:rPr>
          <w:spacing w:val="2"/>
          <w:rtl/>
        </w:rPr>
        <w:t xml:space="preserve"> גובה כל הלילה.</w:t>
      </w:r>
    </w:p>
    <w:p w14:paraId="473D54B2" w14:textId="77777777" w:rsidR="009F69FA" w:rsidRDefault="009F69FA" w:rsidP="009F69FA">
      <w:pPr>
        <w:pStyle w:val="36"/>
        <w:framePr w:wrap="notBeside"/>
        <w:rPr>
          <w:rtl/>
        </w:rPr>
      </w:pPr>
      <w:r>
        <w:rPr>
          <w:rFonts w:hint="cs"/>
          <w:rtl/>
        </w:rPr>
        <w:t>והך ד</w:t>
      </w:r>
      <w:r w:rsidRPr="00F40D4B">
        <w:rPr>
          <w:rtl/>
        </w:rPr>
        <w:t>תנן:</w:t>
      </w:r>
    </w:p>
    <w:p w14:paraId="16E71AB1" w14:textId="77777777" w:rsidR="009F69FA" w:rsidRDefault="009F69FA" w:rsidP="009F69FA">
      <w:pPr>
        <w:rPr>
          <w:rtl/>
        </w:rPr>
      </w:pPr>
      <w:r w:rsidRPr="00F40D4B">
        <w:rPr>
          <w:rtl/>
        </w:rPr>
        <w:t>היה שכיר שבת, חדש</w:t>
      </w:r>
      <w:r w:rsidRPr="00F40D4B">
        <w:rPr>
          <w:rFonts w:hint="cs"/>
          <w:rtl/>
        </w:rPr>
        <w:t>,</w:t>
      </w:r>
      <w:r w:rsidRPr="00F40D4B">
        <w:rPr>
          <w:rtl/>
        </w:rPr>
        <w:t xml:space="preserve"> שנה, שבוע, יוצא ביום - גובה כל היום, </w:t>
      </w:r>
    </w:p>
    <w:p w14:paraId="3AF7AC9A" w14:textId="77777777" w:rsidR="009F69FA" w:rsidRPr="00F40D4B" w:rsidRDefault="009F69FA" w:rsidP="009F69FA">
      <w:pPr>
        <w:rPr>
          <w:rtl/>
        </w:rPr>
      </w:pPr>
      <w:r w:rsidRPr="00F40D4B">
        <w:rPr>
          <w:rtl/>
        </w:rPr>
        <w:t>יוצא בלילה - גובה כל הלילה וכל היום</w:t>
      </w:r>
    </w:p>
    <w:p w14:paraId="4AA5618B" w14:textId="77777777" w:rsidR="009F69FA" w:rsidRDefault="009F69FA" w:rsidP="009F69FA">
      <w:pPr>
        <w:pStyle w:val="36"/>
        <w:framePr w:wrap="notBeside"/>
        <w:rPr>
          <w:rtl/>
        </w:rPr>
      </w:pPr>
      <w:r w:rsidRPr="00F40D4B">
        <w:rPr>
          <w:rtl/>
        </w:rPr>
        <w:t>רב</w:t>
      </w:r>
      <w:r>
        <w:rPr>
          <w:rFonts w:hint="cs"/>
          <w:rtl/>
        </w:rPr>
        <w:t xml:space="preserve"> יענה</w:t>
      </w:r>
      <w:r w:rsidRPr="00F40D4B">
        <w:rPr>
          <w:rtl/>
        </w:rPr>
        <w:t>:</w:t>
      </w:r>
    </w:p>
    <w:p w14:paraId="459BE3EB" w14:textId="77777777" w:rsidR="009F69FA" w:rsidRPr="00F40D4B" w:rsidRDefault="009F69FA" w:rsidP="009F69FA">
      <w:pPr>
        <w:rPr>
          <w:rtl/>
        </w:rPr>
      </w:pPr>
      <w:r w:rsidRPr="00F86864">
        <w:rPr>
          <w:rStyle w:val="affffc"/>
          <w:rtl/>
        </w:rPr>
        <w:t>ד</w:t>
      </w:r>
      <w:r w:rsidRPr="00F86864">
        <w:rPr>
          <w:rStyle w:val="affffc"/>
          <w:rFonts w:hint="cs"/>
          <w:rtl/>
        </w:rPr>
        <w:t>לר''י</w:t>
      </w:r>
      <w:r w:rsidRPr="00F40D4B">
        <w:rPr>
          <w:rtl/>
        </w:rPr>
        <w:t xml:space="preserve"> </w:t>
      </w:r>
      <w:r>
        <w:rPr>
          <w:rtl/>
        </w:rPr>
        <w:tab/>
      </w:r>
      <w:r>
        <w:rPr>
          <w:rFonts w:hint="cs"/>
          <w:rtl/>
        </w:rPr>
        <w:t xml:space="preserve">שכיר </w:t>
      </w:r>
      <w:r w:rsidRPr="00F40D4B">
        <w:rPr>
          <w:rtl/>
        </w:rPr>
        <w:t xml:space="preserve">דיום - גובה כל היום, </w:t>
      </w:r>
      <w:r w:rsidRPr="00464B16">
        <w:rPr>
          <w:b/>
          <w:bCs/>
          <w:rtl/>
        </w:rPr>
        <w:t>דלילה</w:t>
      </w:r>
      <w:r w:rsidRPr="00F40D4B">
        <w:rPr>
          <w:rtl/>
        </w:rPr>
        <w:t xml:space="preserve"> - גובה כל הלילה,</w:t>
      </w:r>
    </w:p>
    <w:p w14:paraId="088380B9" w14:textId="77777777" w:rsidR="009F69FA" w:rsidRPr="009F69FA" w:rsidRDefault="009F69FA" w:rsidP="009F69FA">
      <w:pPr>
        <w:rPr>
          <w:spacing w:val="-2"/>
          <w:rtl/>
        </w:rPr>
      </w:pPr>
      <w:r w:rsidRPr="009F69FA">
        <w:rPr>
          <w:rStyle w:val="affffc"/>
          <w:rFonts w:hint="cs"/>
          <w:spacing w:val="-2"/>
          <w:rtl/>
        </w:rPr>
        <w:t>ולר''ש</w:t>
      </w:r>
      <w:r w:rsidRPr="009F69FA">
        <w:rPr>
          <w:rStyle w:val="affffc"/>
          <w:spacing w:val="-2"/>
          <w:rtl/>
        </w:rPr>
        <w:t>:</w:t>
      </w:r>
      <w:r w:rsidRPr="009F69FA">
        <w:rPr>
          <w:spacing w:val="-2"/>
          <w:rtl/>
        </w:rPr>
        <w:t xml:space="preserve"> שכיר דיום - גובה כל היום, </w:t>
      </w:r>
      <w:r w:rsidRPr="009F69FA">
        <w:rPr>
          <w:b/>
          <w:bCs/>
          <w:spacing w:val="-2"/>
          <w:rtl/>
        </w:rPr>
        <w:t>דלילה</w:t>
      </w:r>
      <w:r w:rsidRPr="009F69FA">
        <w:rPr>
          <w:spacing w:val="-2"/>
          <w:rtl/>
        </w:rPr>
        <w:t xml:space="preserve"> - גובה כל הלילה וכל היום.</w:t>
      </w:r>
    </w:p>
    <w:p w14:paraId="37EDDE39" w14:textId="77777777" w:rsidR="009F69FA" w:rsidRDefault="009F69FA" w:rsidP="009F69FA">
      <w:pPr>
        <w:pStyle w:val="36"/>
        <w:framePr w:wrap="notBeside"/>
        <w:rPr>
          <w:rStyle w:val="affffc"/>
          <w:rtl/>
        </w:rPr>
      </w:pPr>
      <w:r w:rsidRPr="00F86864">
        <w:rPr>
          <w:rStyle w:val="affffc"/>
          <w:rtl/>
        </w:rPr>
        <w:t>מכאן אמרו:</w:t>
      </w:r>
    </w:p>
    <w:p w14:paraId="3B730035" w14:textId="77777777" w:rsidR="009F69FA" w:rsidRPr="00F40D4B" w:rsidRDefault="009F69FA" w:rsidP="009F69FA">
      <w:pPr>
        <w:rPr>
          <w:rtl/>
        </w:rPr>
      </w:pPr>
      <w:r w:rsidRPr="00F40D4B">
        <w:rPr>
          <w:rtl/>
        </w:rPr>
        <w:t>כל הכובש שכר שכיר עובר בחמשה שמות הללו, ועשה:</w:t>
      </w:r>
      <w:r>
        <w:rPr>
          <w:rFonts w:hint="cs"/>
          <w:rtl/>
        </w:rPr>
        <w:t xml:space="preserve"> </w:t>
      </w:r>
    </w:p>
    <w:p w14:paraId="45DBC061" w14:textId="77777777" w:rsidR="009F69FA" w:rsidRPr="00464B16" w:rsidRDefault="009F69FA" w:rsidP="009F69FA">
      <w:pPr>
        <w:pStyle w:val="affff7"/>
        <w:rPr>
          <w:spacing w:val="2"/>
          <w:rtl/>
        </w:rPr>
      </w:pPr>
      <w:r w:rsidRPr="00464B16">
        <w:rPr>
          <w:rStyle w:val="affffc"/>
          <w:rFonts w:hint="cs"/>
          <w:spacing w:val="2"/>
          <w:rtl/>
        </w:rPr>
        <w:t>א.</w:t>
      </w:r>
      <w:r w:rsidRPr="00464B16">
        <w:rPr>
          <w:rFonts w:hint="cs"/>
          <w:spacing w:val="2"/>
          <w:rtl/>
        </w:rPr>
        <w:t xml:space="preserve"> </w:t>
      </w:r>
      <w:r w:rsidRPr="00464B16">
        <w:rPr>
          <w:spacing w:val="2"/>
          <w:rtl/>
        </w:rPr>
        <w:t xml:space="preserve">בל תעשק את רעך, </w:t>
      </w:r>
      <w:r w:rsidRPr="00464B16">
        <w:rPr>
          <w:rStyle w:val="affffc"/>
          <w:rFonts w:hint="cs"/>
          <w:spacing w:val="2"/>
          <w:rtl/>
        </w:rPr>
        <w:t>ב.</w:t>
      </w:r>
      <w:r w:rsidRPr="00464B16">
        <w:rPr>
          <w:rFonts w:hint="cs"/>
          <w:spacing w:val="2"/>
          <w:rtl/>
        </w:rPr>
        <w:t xml:space="preserve"> ו</w:t>
      </w:r>
      <w:r w:rsidRPr="00464B16">
        <w:rPr>
          <w:spacing w:val="2"/>
          <w:rtl/>
        </w:rPr>
        <w:t xml:space="preserve">בל תגזל, </w:t>
      </w:r>
      <w:r w:rsidRPr="00464B16">
        <w:rPr>
          <w:rStyle w:val="affffc"/>
          <w:rFonts w:hint="cs"/>
          <w:spacing w:val="2"/>
          <w:rtl/>
        </w:rPr>
        <w:t>ג.</w:t>
      </w:r>
      <w:r w:rsidRPr="00464B16">
        <w:rPr>
          <w:rFonts w:hint="cs"/>
          <w:spacing w:val="2"/>
          <w:rtl/>
        </w:rPr>
        <w:t xml:space="preserve"> </w:t>
      </w:r>
      <w:r w:rsidRPr="00464B16">
        <w:rPr>
          <w:spacing w:val="2"/>
          <w:rtl/>
        </w:rPr>
        <w:t>ו</w:t>
      </w:r>
      <w:r w:rsidRPr="00464B16">
        <w:rPr>
          <w:rFonts w:hint="cs"/>
          <w:spacing w:val="2"/>
          <w:rtl/>
        </w:rPr>
        <w:t>ב</w:t>
      </w:r>
      <w:r w:rsidRPr="00464B16">
        <w:rPr>
          <w:spacing w:val="2"/>
          <w:rtl/>
        </w:rPr>
        <w:t xml:space="preserve">ל תעשק שכיר עני, </w:t>
      </w:r>
      <w:r w:rsidRPr="00464B16">
        <w:rPr>
          <w:rStyle w:val="affffc"/>
          <w:rFonts w:hint="cs"/>
          <w:spacing w:val="2"/>
          <w:rtl/>
        </w:rPr>
        <w:t>ד.</w:t>
      </w:r>
      <w:r w:rsidRPr="00464B16">
        <w:rPr>
          <w:rFonts w:hint="cs"/>
          <w:spacing w:val="2"/>
          <w:rtl/>
        </w:rPr>
        <w:t xml:space="preserve"> ו</w:t>
      </w:r>
      <w:r w:rsidRPr="00464B16">
        <w:rPr>
          <w:spacing w:val="2"/>
          <w:rtl/>
        </w:rPr>
        <w:t xml:space="preserve">בל תלין, </w:t>
      </w:r>
      <w:r w:rsidRPr="00464B16">
        <w:rPr>
          <w:rStyle w:val="affffc"/>
          <w:rFonts w:hint="cs"/>
          <w:spacing w:val="2"/>
          <w:rtl/>
        </w:rPr>
        <w:t>עשה:</w:t>
      </w:r>
      <w:r w:rsidRPr="00464B16">
        <w:rPr>
          <w:rFonts w:hint="cs"/>
          <w:spacing w:val="2"/>
          <w:rtl/>
        </w:rPr>
        <w:t xml:space="preserve"> </w:t>
      </w:r>
      <w:r w:rsidRPr="00464B16">
        <w:rPr>
          <w:spacing w:val="2"/>
          <w:rtl/>
        </w:rPr>
        <w:t>וביומו תתן שכרו,</w:t>
      </w:r>
      <w:r w:rsidRPr="00464B16">
        <w:rPr>
          <w:rFonts w:hint="cs"/>
          <w:spacing w:val="2"/>
          <w:rtl/>
        </w:rPr>
        <w:t xml:space="preserve"> </w:t>
      </w:r>
      <w:r w:rsidRPr="00464B16">
        <w:rPr>
          <w:rStyle w:val="affffc"/>
          <w:rFonts w:hint="cs"/>
          <w:spacing w:val="2"/>
          <w:rtl/>
        </w:rPr>
        <w:t>ה.</w:t>
      </w:r>
      <w:r w:rsidRPr="00464B16">
        <w:rPr>
          <w:rFonts w:hint="cs"/>
          <w:spacing w:val="2"/>
          <w:rtl/>
        </w:rPr>
        <w:t xml:space="preserve"> </w:t>
      </w:r>
      <w:r w:rsidRPr="00464B16">
        <w:rPr>
          <w:spacing w:val="2"/>
          <w:rtl/>
        </w:rPr>
        <w:t>ומשום לא תבא עליו השמש.</w:t>
      </w:r>
    </w:p>
    <w:p w14:paraId="1A701BE3" w14:textId="77777777" w:rsidR="009F69FA" w:rsidRDefault="009F69FA" w:rsidP="009F69FA">
      <w:pPr>
        <w:pStyle w:val="36"/>
        <w:framePr w:wrap="notBeside"/>
        <w:rPr>
          <w:rtl/>
        </w:rPr>
      </w:pPr>
      <w:r w:rsidRPr="00F40D4B">
        <w:rPr>
          <w:rFonts w:hint="cs"/>
          <w:rtl/>
        </w:rPr>
        <w:t>ואפי'</w:t>
      </w:r>
    </w:p>
    <w:p w14:paraId="59EA945A" w14:textId="77777777" w:rsidR="009F69FA" w:rsidRPr="00F40D4B" w:rsidRDefault="009F69FA" w:rsidP="009F69FA">
      <w:pPr>
        <w:rPr>
          <w:rtl/>
        </w:rPr>
      </w:pPr>
      <w:r w:rsidRPr="00F40D4B">
        <w:rPr>
          <w:rtl/>
        </w:rPr>
        <w:t>ד</w:t>
      </w:r>
      <w:r>
        <w:rPr>
          <w:rFonts w:hint="cs"/>
          <w:rtl/>
        </w:rPr>
        <w:t xml:space="preserve">יש ביום ואינו בלילה </w:t>
      </w:r>
      <w:r w:rsidRPr="00F40D4B">
        <w:rPr>
          <w:rFonts w:hint="cs"/>
          <w:rtl/>
        </w:rPr>
        <w:t>ולהיפך - מ''מ</w:t>
      </w:r>
      <w:r w:rsidRPr="00F40D4B">
        <w:rPr>
          <w:rtl/>
        </w:rPr>
        <w:t xml:space="preserve"> שם שכירות בעלמא.</w:t>
      </w:r>
    </w:p>
    <w:p w14:paraId="069346BC" w14:textId="77777777" w:rsidR="009F69FA" w:rsidRPr="00F40D4B" w:rsidRDefault="009F69FA" w:rsidP="009F69FA">
      <w:pPr>
        <w:pStyle w:val="affff9"/>
        <w:rPr>
          <w:rtl/>
        </w:rPr>
      </w:pPr>
      <w:r w:rsidRPr="00F40D4B">
        <w:rPr>
          <w:rtl/>
        </w:rPr>
        <w:t>איזה הוא עושק ואיזהו גזל?</w:t>
      </w:r>
    </w:p>
    <w:p w14:paraId="5B0D5B1C" w14:textId="77777777" w:rsidR="009F69FA" w:rsidRDefault="009F69FA" w:rsidP="009F69FA">
      <w:pPr>
        <w:pStyle w:val="36"/>
        <w:framePr w:wrap="notBeside"/>
        <w:rPr>
          <w:rtl/>
        </w:rPr>
      </w:pPr>
      <w:r>
        <w:rPr>
          <w:rFonts w:hint="cs"/>
          <w:rtl/>
        </w:rPr>
        <w:t xml:space="preserve">א. </w:t>
      </w:r>
      <w:r w:rsidRPr="00F40D4B">
        <w:rPr>
          <w:rFonts w:hint="cs"/>
          <w:rtl/>
        </w:rPr>
        <w:t>ר''ח:</w:t>
      </w:r>
    </w:p>
    <w:p w14:paraId="2A6D2D3D" w14:textId="77777777" w:rsidR="009F69FA" w:rsidRPr="00F40D4B" w:rsidRDefault="009F69FA" w:rsidP="009F69FA">
      <w:pPr>
        <w:rPr>
          <w:rtl/>
        </w:rPr>
      </w:pPr>
      <w:r w:rsidRPr="00464B16">
        <w:rPr>
          <w:rFonts w:hint="cs"/>
          <w:b/>
          <w:bCs/>
          <w:rtl/>
        </w:rPr>
        <w:t>עושק-</w:t>
      </w:r>
      <w:r>
        <w:rPr>
          <w:rFonts w:hint="cs"/>
          <w:rtl/>
        </w:rPr>
        <w:t xml:space="preserve"> </w:t>
      </w:r>
      <w:r w:rsidRPr="00F40D4B">
        <w:rPr>
          <w:rtl/>
        </w:rPr>
        <w:t>לך ושוב לך ושוב</w:t>
      </w:r>
      <w:r>
        <w:rPr>
          <w:rFonts w:hint="cs"/>
          <w:rtl/>
        </w:rPr>
        <w:t xml:space="preserve">. </w:t>
      </w:r>
      <w:r>
        <w:rPr>
          <w:b/>
          <w:bCs/>
          <w:rtl/>
        </w:rPr>
        <w:tab/>
      </w:r>
      <w:r w:rsidRPr="00464B16">
        <w:rPr>
          <w:rFonts w:hint="cs"/>
          <w:b/>
          <w:bCs/>
          <w:rtl/>
        </w:rPr>
        <w:t>גזל</w:t>
      </w:r>
      <w:r>
        <w:rPr>
          <w:rFonts w:hint="cs"/>
          <w:b/>
          <w:bCs/>
          <w:rtl/>
        </w:rPr>
        <w:t>-</w:t>
      </w:r>
      <w:r>
        <w:rPr>
          <w:rFonts w:hint="cs"/>
          <w:rtl/>
        </w:rPr>
        <w:t xml:space="preserve"> </w:t>
      </w:r>
      <w:r w:rsidRPr="00F40D4B">
        <w:rPr>
          <w:rtl/>
        </w:rPr>
        <w:t xml:space="preserve">יש לך בידי ואיני נותן לך </w:t>
      </w:r>
    </w:p>
    <w:p w14:paraId="396D4C49" w14:textId="77777777" w:rsidR="009F69FA" w:rsidRDefault="009F69FA" w:rsidP="009F69FA">
      <w:pPr>
        <w:pStyle w:val="36"/>
        <w:framePr w:wrap="notBeside"/>
        <w:rPr>
          <w:rtl/>
        </w:rPr>
      </w:pPr>
      <w:r w:rsidRPr="00F40D4B">
        <w:rPr>
          <w:rFonts w:hint="cs"/>
          <w:rtl/>
        </w:rPr>
        <w:t>מתקיף ר''ש</w:t>
      </w:r>
      <w:r w:rsidRPr="00F40D4B">
        <w:rPr>
          <w:rtl/>
        </w:rPr>
        <w:t xml:space="preserve">: </w:t>
      </w:r>
    </w:p>
    <w:p w14:paraId="31145F2B" w14:textId="77777777" w:rsidR="009F69FA" w:rsidRPr="009F69FA" w:rsidRDefault="009F69FA" w:rsidP="009F69FA">
      <w:pPr>
        <w:spacing w:after="60"/>
        <w:rPr>
          <w:spacing w:val="-4"/>
          <w:rtl/>
        </w:rPr>
      </w:pPr>
      <w:r w:rsidRPr="009F69FA">
        <w:rPr>
          <w:spacing w:val="-4"/>
          <w:rtl/>
        </w:rPr>
        <w:t xml:space="preserve">עושק שחייבה עליו תורה קרבן - דומיא דפקדון, </w:t>
      </w:r>
      <w:r w:rsidRPr="009F69FA">
        <w:rPr>
          <w:rFonts w:hint="cs"/>
          <w:spacing w:val="-4"/>
          <w:rtl/>
        </w:rPr>
        <w:t>ש</w:t>
      </w:r>
      <w:r w:rsidRPr="009F69FA">
        <w:rPr>
          <w:spacing w:val="-4"/>
          <w:rtl/>
        </w:rPr>
        <w:t xml:space="preserve">כפר </w:t>
      </w:r>
      <w:r w:rsidRPr="009F69FA">
        <w:rPr>
          <w:rFonts w:hint="cs"/>
          <w:spacing w:val="-4"/>
          <w:rtl/>
        </w:rPr>
        <w:t>לו ממון</w:t>
      </w:r>
    </w:p>
    <w:p w14:paraId="7593B582" w14:textId="77777777" w:rsidR="009F69FA" w:rsidRDefault="009F69FA" w:rsidP="009F69FA">
      <w:pPr>
        <w:pStyle w:val="36"/>
        <w:framePr w:wrap="notBeside"/>
        <w:rPr>
          <w:rtl/>
        </w:rPr>
      </w:pPr>
      <w:r>
        <w:rPr>
          <w:rFonts w:hint="cs"/>
          <w:rtl/>
        </w:rPr>
        <w:t xml:space="preserve">ב. </w:t>
      </w:r>
      <w:r w:rsidRPr="00F40D4B">
        <w:rPr>
          <w:rFonts w:hint="cs"/>
          <w:rtl/>
        </w:rPr>
        <w:t>ר''ש</w:t>
      </w:r>
      <w:r w:rsidRPr="00F40D4B">
        <w:rPr>
          <w:rtl/>
        </w:rPr>
        <w:t>:</w:t>
      </w:r>
    </w:p>
    <w:p w14:paraId="3EA7219B" w14:textId="77777777" w:rsidR="009F69FA" w:rsidRDefault="009F69FA" w:rsidP="009F69FA">
      <w:pPr>
        <w:rPr>
          <w:rtl/>
        </w:rPr>
      </w:pPr>
      <w:r w:rsidRPr="00464B16">
        <w:rPr>
          <w:rFonts w:hint="cs"/>
          <w:b/>
          <w:bCs/>
          <w:rtl/>
        </w:rPr>
        <w:t>עושק</w:t>
      </w:r>
      <w:r>
        <w:rPr>
          <w:rFonts w:hint="cs"/>
          <w:rtl/>
        </w:rPr>
        <w:t xml:space="preserve"> -</w:t>
      </w:r>
      <w:r w:rsidRPr="00F40D4B">
        <w:rPr>
          <w:rtl/>
        </w:rPr>
        <w:t>נתתיו לך</w:t>
      </w:r>
      <w:r>
        <w:rPr>
          <w:rFonts w:hint="cs"/>
          <w:rtl/>
        </w:rPr>
        <w:t>.</w:t>
      </w:r>
      <w:r w:rsidRPr="00F40D4B">
        <w:rPr>
          <w:rtl/>
        </w:rPr>
        <w:t xml:space="preserve"> </w:t>
      </w:r>
      <w:r w:rsidRPr="00464B16">
        <w:rPr>
          <w:rFonts w:hint="cs"/>
          <w:b/>
          <w:bCs/>
          <w:rtl/>
        </w:rPr>
        <w:t>גזל-</w:t>
      </w:r>
      <w:r w:rsidRPr="00F40D4B">
        <w:rPr>
          <w:rtl/>
        </w:rPr>
        <w:t xml:space="preserve"> יש לך בידי ואיני נותן לך</w:t>
      </w:r>
      <w:r>
        <w:rPr>
          <w:rFonts w:hint="cs"/>
          <w:rtl/>
        </w:rPr>
        <w:t>.</w:t>
      </w:r>
      <w:r w:rsidRPr="00F40D4B">
        <w:rPr>
          <w:rtl/>
        </w:rPr>
        <w:t xml:space="preserve"> </w:t>
      </w:r>
    </w:p>
    <w:p w14:paraId="2CC10802" w14:textId="77777777" w:rsidR="009F69FA" w:rsidRDefault="009F69FA" w:rsidP="009F69FA">
      <w:pPr>
        <w:pStyle w:val="36"/>
        <w:framePr w:wrap="notBeside"/>
        <w:rPr>
          <w:rtl/>
        </w:rPr>
      </w:pPr>
      <w:r w:rsidRPr="00F40D4B">
        <w:rPr>
          <w:rtl/>
        </w:rPr>
        <w:t>מתקיף אביי:</w:t>
      </w:r>
    </w:p>
    <w:p w14:paraId="045D0042" w14:textId="77777777" w:rsidR="009F69FA" w:rsidRPr="00F40D4B" w:rsidRDefault="009F69FA" w:rsidP="009F69FA">
      <w:pPr>
        <w:spacing w:after="60"/>
        <w:rPr>
          <w:rtl/>
        </w:rPr>
      </w:pPr>
      <w:r w:rsidRPr="00F40D4B">
        <w:rPr>
          <w:rtl/>
        </w:rPr>
        <w:t>גזל שחייבה עליו תורה קרבן - דומיא דפקדון ד</w:t>
      </w:r>
      <w:r w:rsidRPr="00F40D4B">
        <w:rPr>
          <w:rFonts w:hint="cs"/>
          <w:rtl/>
        </w:rPr>
        <w:t>כ</w:t>
      </w:r>
      <w:r w:rsidRPr="00F40D4B">
        <w:rPr>
          <w:rtl/>
        </w:rPr>
        <w:t>פר ל</w:t>
      </w:r>
      <w:r>
        <w:rPr>
          <w:rFonts w:hint="cs"/>
          <w:rtl/>
        </w:rPr>
        <w:t xml:space="preserve">ו </w:t>
      </w:r>
      <w:r w:rsidRPr="00F40D4B">
        <w:rPr>
          <w:rtl/>
        </w:rPr>
        <w:t>ממ</w:t>
      </w:r>
      <w:r>
        <w:rPr>
          <w:rFonts w:hint="cs"/>
          <w:rtl/>
        </w:rPr>
        <w:t>ון</w:t>
      </w:r>
    </w:p>
    <w:p w14:paraId="7EDF9B0C" w14:textId="77777777" w:rsidR="009F69FA" w:rsidRDefault="009F69FA" w:rsidP="009F69FA">
      <w:pPr>
        <w:pStyle w:val="36"/>
        <w:framePr w:wrap="notBeside"/>
        <w:rPr>
          <w:rtl/>
        </w:rPr>
      </w:pPr>
      <w:r>
        <w:rPr>
          <w:rFonts w:hint="cs"/>
          <w:rtl/>
        </w:rPr>
        <w:t xml:space="preserve">ג. </w:t>
      </w:r>
      <w:r w:rsidRPr="00F40D4B">
        <w:rPr>
          <w:rFonts w:hint="cs"/>
          <w:rtl/>
        </w:rPr>
        <w:t>ל</w:t>
      </w:r>
      <w:r w:rsidRPr="00F40D4B">
        <w:rPr>
          <w:rtl/>
        </w:rPr>
        <w:t>אביי:</w:t>
      </w:r>
    </w:p>
    <w:p w14:paraId="634C089A" w14:textId="77777777" w:rsidR="009F69FA" w:rsidRPr="00F40D4B" w:rsidRDefault="009F69FA" w:rsidP="009F69FA">
      <w:pPr>
        <w:rPr>
          <w:rtl/>
        </w:rPr>
      </w:pPr>
      <w:r w:rsidRPr="00464B16">
        <w:rPr>
          <w:rFonts w:hint="cs"/>
          <w:b/>
          <w:bCs/>
          <w:rtl/>
        </w:rPr>
        <w:t>עושק-</w:t>
      </w:r>
      <w:r>
        <w:rPr>
          <w:rFonts w:hint="cs"/>
          <w:rtl/>
        </w:rPr>
        <w:t xml:space="preserve"> </w:t>
      </w:r>
      <w:r w:rsidRPr="00F40D4B">
        <w:rPr>
          <w:rtl/>
        </w:rPr>
        <w:t xml:space="preserve">לא שכרתיך מעולם </w:t>
      </w:r>
      <w:r w:rsidRPr="00464B16">
        <w:rPr>
          <w:rFonts w:hint="cs"/>
          <w:b/>
          <w:bCs/>
          <w:rtl/>
        </w:rPr>
        <w:t>גזל</w:t>
      </w:r>
      <w:r>
        <w:rPr>
          <w:rFonts w:hint="cs"/>
          <w:b/>
          <w:bCs/>
          <w:rtl/>
        </w:rPr>
        <w:t>-</w:t>
      </w:r>
      <w:r>
        <w:rPr>
          <w:rFonts w:hint="cs"/>
          <w:rtl/>
        </w:rPr>
        <w:t xml:space="preserve"> </w:t>
      </w:r>
      <w:r w:rsidRPr="00F40D4B">
        <w:rPr>
          <w:rtl/>
        </w:rPr>
        <w:t>נתתיו לך.</w:t>
      </w:r>
    </w:p>
    <w:p w14:paraId="76F2F5DA" w14:textId="77777777" w:rsidR="009F69FA" w:rsidRDefault="009F69FA" w:rsidP="009F69FA">
      <w:pPr>
        <w:pStyle w:val="36"/>
        <w:framePr w:wrap="notBeside"/>
        <w:rPr>
          <w:rtl/>
        </w:rPr>
      </w:pPr>
      <w:r w:rsidRPr="00F40D4B">
        <w:rPr>
          <w:rtl/>
        </w:rPr>
        <w:t>- ולר</w:t>
      </w:r>
      <w:r w:rsidRPr="00F40D4B">
        <w:rPr>
          <w:rFonts w:hint="cs"/>
          <w:rtl/>
        </w:rPr>
        <w:t>''ש</w:t>
      </w:r>
    </w:p>
    <w:p w14:paraId="61CE9A57" w14:textId="77777777" w:rsidR="009F69FA" w:rsidRPr="00464B16" w:rsidRDefault="009F69FA" w:rsidP="009F69FA">
      <w:pPr>
        <w:rPr>
          <w:spacing w:val="-2"/>
          <w:rtl/>
        </w:rPr>
      </w:pPr>
      <w:r w:rsidRPr="00464B16">
        <w:rPr>
          <w:rFonts w:hint="cs"/>
          <w:spacing w:val="-2"/>
          <w:rtl/>
        </w:rPr>
        <w:t>שאני מ</w:t>
      </w:r>
      <w:r w:rsidRPr="00464B16">
        <w:rPr>
          <w:spacing w:val="-2"/>
          <w:rtl/>
        </w:rPr>
        <w:t xml:space="preserve">עושק </w:t>
      </w:r>
      <w:r w:rsidRPr="00464B16">
        <w:rPr>
          <w:rStyle w:val="affffc"/>
          <w:rFonts w:hint="cs"/>
          <w:spacing w:val="-2"/>
          <w:rtl/>
        </w:rPr>
        <w:t>שמשמע</w:t>
      </w:r>
      <w:r w:rsidRPr="00464B16">
        <w:rPr>
          <w:rFonts w:hint="cs"/>
          <w:spacing w:val="-2"/>
          <w:rtl/>
        </w:rPr>
        <w:t xml:space="preserve"> שכבר </w:t>
      </w:r>
      <w:r w:rsidRPr="00464B16">
        <w:rPr>
          <w:rStyle w:val="affff8"/>
          <w:rFonts w:hint="cs"/>
          <w:spacing w:val="-2"/>
          <w:rtl/>
        </w:rPr>
        <w:t xml:space="preserve">עשק </w:t>
      </w:r>
      <w:r w:rsidRPr="00464B16">
        <w:rPr>
          <w:rStyle w:val="affffc"/>
          <w:rFonts w:hint="cs"/>
          <w:rtl/>
        </w:rPr>
        <w:t>אבל</w:t>
      </w:r>
      <w:r w:rsidRPr="00464B16">
        <w:rPr>
          <w:rFonts w:hint="cs"/>
          <w:spacing w:val="-2"/>
          <w:rtl/>
        </w:rPr>
        <w:t xml:space="preserve"> </w:t>
      </w:r>
      <w:r w:rsidRPr="00464B16">
        <w:rPr>
          <w:rStyle w:val="affff8"/>
          <w:rFonts w:hint="cs"/>
          <w:spacing w:val="-2"/>
          <w:rtl/>
        </w:rPr>
        <w:t>או בגזל</w:t>
      </w:r>
      <w:r w:rsidRPr="00464B16">
        <w:rPr>
          <w:rFonts w:hint="cs"/>
          <w:spacing w:val="-2"/>
          <w:rtl/>
        </w:rPr>
        <w:t xml:space="preserve"> </w:t>
      </w:r>
      <w:r w:rsidRPr="00464B16">
        <w:rPr>
          <w:rStyle w:val="affffc"/>
          <w:rFonts w:hint="cs"/>
          <w:spacing w:val="-2"/>
          <w:rtl/>
        </w:rPr>
        <w:t>משמע</w:t>
      </w:r>
      <w:r w:rsidRPr="00464B16">
        <w:rPr>
          <w:rFonts w:hint="cs"/>
          <w:spacing w:val="-2"/>
          <w:rtl/>
        </w:rPr>
        <w:t xml:space="preserve"> שהודה בתחילה.</w:t>
      </w:r>
    </w:p>
    <w:p w14:paraId="4E03D60B" w14:textId="77777777" w:rsidR="009F69FA" w:rsidRDefault="009F69FA" w:rsidP="009F69FA">
      <w:pPr>
        <w:pStyle w:val="36"/>
        <w:framePr w:wrap="notBeside"/>
        <w:rPr>
          <w:rtl/>
        </w:rPr>
      </w:pPr>
      <w:r w:rsidRPr="00F40D4B">
        <w:rPr>
          <w:rtl/>
        </w:rPr>
        <w:t xml:space="preserve">רבא: </w:t>
      </w:r>
    </w:p>
    <w:p w14:paraId="0437470E" w14:textId="77777777" w:rsidR="009F69FA" w:rsidRPr="00F40D4B" w:rsidRDefault="009F69FA" w:rsidP="009F69FA">
      <w:pPr>
        <w:rPr>
          <w:rtl/>
        </w:rPr>
      </w:pPr>
      <w:r>
        <w:rPr>
          <w:rFonts w:hint="cs"/>
          <w:rtl/>
        </w:rPr>
        <w:t>ז</w:t>
      </w:r>
      <w:r w:rsidRPr="00F40D4B">
        <w:rPr>
          <w:rtl/>
        </w:rPr>
        <w:t xml:space="preserve">ה הוא עושק זהו גזל, </w:t>
      </w:r>
      <w:r w:rsidRPr="00F86864">
        <w:rPr>
          <w:rStyle w:val="affffc"/>
          <w:rFonts w:hint="cs"/>
          <w:rtl/>
        </w:rPr>
        <w:t>ו</w:t>
      </w:r>
      <w:r w:rsidRPr="00F86864">
        <w:rPr>
          <w:rStyle w:val="affffc"/>
          <w:rtl/>
        </w:rPr>
        <w:t>חלקן הכתוב -</w:t>
      </w:r>
      <w:r w:rsidRPr="00F40D4B">
        <w:rPr>
          <w:rtl/>
        </w:rPr>
        <w:t xml:space="preserve"> לעבור עליו בשני לאוין.</w:t>
      </w:r>
    </w:p>
    <w:p w14:paraId="4A93B9CB" w14:textId="77777777" w:rsidR="00A6533C" w:rsidRPr="00F40D4B" w:rsidRDefault="00A6533C" w:rsidP="00A6533C">
      <w:pPr>
        <w:pStyle w:val="aff9"/>
        <w:rPr>
          <w:rtl/>
        </w:rPr>
      </w:pPr>
      <w:r w:rsidRPr="00F40D4B">
        <w:rPr>
          <w:rtl/>
        </w:rPr>
        <w:lastRenderedPageBreak/>
        <w:t>***</w:t>
      </w:r>
    </w:p>
    <w:p w14:paraId="44F2E9F4" w14:textId="479F6FE0" w:rsidR="006F071F" w:rsidRPr="00F40D4B" w:rsidRDefault="006F071F" w:rsidP="00F62E7F">
      <w:pPr>
        <w:pStyle w:val="afffff"/>
        <w:framePr w:wrap="around"/>
        <w:rPr>
          <w:rtl/>
        </w:rPr>
      </w:pPr>
      <w:del w:id="20328" w:author="קלוד" w:date="2026-10-06T10:08:05Z">
        <w:r>
          <w:rPr>
            <w:rtl/>
          </w:rPr>
          <w:delText xml:space="preserve">משנה.</w:delText>
        </w:r>
      </w:del>
      <w:ins w:id="20329" w:author="קלוד" w:date="2026-10-06T10:08:05Z">
        <w:r>
          <w:rPr>
            <w:rtl/>
          </w:rPr>
          <w:t xml:space="preserve">משנה יב</w:t>
        </w:r>
      </w:ins>
    </w:p>
    <w:p w14:paraId="7E93FA33" w14:textId="5EC9E15F" w:rsidR="00F62E7F" w:rsidRPr="00F62E7F" w:rsidRDefault="006F071F" w:rsidP="00F62E7F">
      <w:pPr>
        <w:pStyle w:val="afff3"/>
        <w:jc w:val="center"/>
        <w:rPr>
          <w:b/>
          <w:bCs/>
          <w:rtl/>
        </w:rPr>
      </w:pPr>
      <w:ins w:id="10006" w:author="מספור קטעי משנה" w:date="2026-10-06T06:45:11Z">
        <w:r>
          <w:rPr>
            <w:rStyle w:val="MisparKeta"/>
          </w:rPr>
          <w:t xml:space="preserve">ג. </w:t>
        </w:r>
      </w:ins>
      <w:r w:rsidRPr="00F62E7F">
        <w:rPr>
          <w:b/>
          <w:bCs/>
          <w:rtl/>
        </w:rPr>
        <w:t>אחד שכר אדם ואחד שכר בהמה ואחד שכר כלים</w:t>
      </w:r>
    </w:p>
    <w:p w14:paraId="77C917D4" w14:textId="13E0F4AF" w:rsidR="00A6533C" w:rsidRPr="00F40D4B" w:rsidRDefault="006F071F" w:rsidP="00B86104">
      <w:pPr>
        <w:pStyle w:val="afff3"/>
        <w:rPr>
          <w:rtl/>
        </w:rPr>
      </w:pPr>
      <w:r w:rsidRPr="00F40D4B">
        <w:rPr>
          <w:rtl/>
        </w:rPr>
        <w:t xml:space="preserve">יש בו משום </w:t>
      </w:r>
      <w:r w:rsidRPr="00F62E7F">
        <w:rPr>
          <w:rStyle w:val="affff8"/>
          <w:rFonts w:hint="cs"/>
          <w:rtl/>
        </w:rPr>
        <w:t>'</w:t>
      </w:r>
      <w:r w:rsidRPr="00F62E7F">
        <w:rPr>
          <w:rStyle w:val="affff8"/>
          <w:rtl/>
        </w:rPr>
        <w:t>ביומו תתן שכרו</w:t>
      </w:r>
      <w:r w:rsidRPr="00F62E7F">
        <w:rPr>
          <w:rStyle w:val="affff8"/>
          <w:rFonts w:hint="cs"/>
          <w:rtl/>
        </w:rPr>
        <w:t>'</w:t>
      </w:r>
      <w:r w:rsidRPr="00F62E7F">
        <w:rPr>
          <w:rStyle w:val="affff8"/>
          <w:rtl/>
        </w:rPr>
        <w:t>,</w:t>
      </w:r>
    </w:p>
    <w:p w14:paraId="1F39AE21" w14:textId="50696EB6" w:rsidR="006F071F" w:rsidRPr="00F40D4B" w:rsidRDefault="006F071F" w:rsidP="00B86104">
      <w:pPr>
        <w:pStyle w:val="afff3"/>
        <w:rPr>
          <w:rtl/>
        </w:rPr>
      </w:pPr>
      <w:r w:rsidRPr="00F40D4B">
        <w:rPr>
          <w:rtl/>
        </w:rPr>
        <w:t xml:space="preserve">ויש בו משום </w:t>
      </w:r>
      <w:r w:rsidRPr="00F62E7F">
        <w:rPr>
          <w:rStyle w:val="affff8"/>
          <w:rFonts w:hint="cs"/>
          <w:rtl/>
        </w:rPr>
        <w:t>'</w:t>
      </w:r>
      <w:r w:rsidRPr="00F62E7F">
        <w:rPr>
          <w:rStyle w:val="affff8"/>
          <w:rtl/>
        </w:rPr>
        <w:t>לא תלין פעלת שכיר אתך עד בקר</w:t>
      </w:r>
      <w:r w:rsidRPr="00F62E7F">
        <w:rPr>
          <w:rStyle w:val="affff8"/>
          <w:rFonts w:hint="cs"/>
          <w:rtl/>
        </w:rPr>
        <w:t>'.</w:t>
      </w:r>
    </w:p>
    <w:p w14:paraId="02D9E416" w14:textId="77777777" w:rsidR="006F071F" w:rsidRPr="00F40D4B" w:rsidRDefault="006F071F" w:rsidP="00B86104">
      <w:pPr>
        <w:pStyle w:val="afff3"/>
        <w:rPr>
          <w:rtl/>
        </w:rPr>
      </w:pPr>
      <w:r w:rsidRPr="00F40D4B">
        <w:rPr>
          <w:rtl/>
        </w:rPr>
        <w:t>אימתי - בזמן שתבעו, לא תבעו - אינו עובר עליו.</w:t>
      </w:r>
    </w:p>
    <w:p w14:paraId="7C0FC707" w14:textId="77777777" w:rsidR="006F071F" w:rsidRPr="00F40D4B" w:rsidRDefault="006F071F" w:rsidP="00F62E7F">
      <w:pPr>
        <w:pStyle w:val="afff3"/>
        <w:spacing w:after="60" w:line="220" w:lineRule="exact"/>
        <w:rPr>
          <w:rtl/>
        </w:rPr>
      </w:pPr>
      <w:r w:rsidRPr="00F40D4B">
        <w:rPr>
          <w:rtl/>
        </w:rPr>
        <w:t>המחהו אצל חנוני או אצל שולחני - אינו עובר עליו.</w:t>
      </w:r>
    </w:p>
    <w:p w14:paraId="045349BD" w14:textId="77777777" w:rsidR="006F071F" w:rsidRPr="00F40D4B" w:rsidRDefault="006F071F" w:rsidP="00B86104">
      <w:pPr>
        <w:pStyle w:val="afff3"/>
        <w:rPr>
          <w:rtl/>
        </w:rPr>
      </w:pPr>
      <w:r w:rsidRPr="00F40D4B">
        <w:rPr>
          <w:rtl/>
        </w:rPr>
        <w:t>שכיר בזמנו - נשבע ונוטל, עבר זמנו - אינו נשבע ונוטל.</w:t>
      </w:r>
    </w:p>
    <w:p w14:paraId="0A409B53" w14:textId="64E45362" w:rsidR="006F071F" w:rsidRPr="00F40D4B" w:rsidRDefault="00F62E7F" w:rsidP="00F62E7F">
      <w:pPr>
        <w:pStyle w:val="afff3"/>
        <w:spacing w:after="60" w:line="220" w:lineRule="exact"/>
        <w:rPr>
          <w:rtl/>
        </w:rPr>
      </w:pPr>
      <w:r>
        <w:rPr>
          <w:rFonts w:hint="cs"/>
          <w:rtl/>
        </w:rPr>
        <w:t xml:space="preserve"> </w:t>
      </w:r>
      <w:r>
        <w:rPr>
          <w:rtl/>
        </w:rPr>
        <w:tab/>
      </w:r>
      <w:r>
        <w:rPr>
          <w:rtl/>
        </w:rPr>
        <w:tab/>
      </w:r>
      <w:r>
        <w:rPr>
          <w:rtl/>
        </w:rPr>
        <w:tab/>
      </w:r>
      <w:r>
        <w:rPr>
          <w:rtl/>
        </w:rPr>
        <w:tab/>
      </w:r>
      <w:r>
        <w:rPr>
          <w:rtl/>
        </w:rPr>
        <w:tab/>
      </w:r>
      <w:r>
        <w:rPr>
          <w:rtl/>
        </w:rPr>
        <w:tab/>
      </w:r>
      <w:r>
        <w:rPr>
          <w:rtl/>
        </w:rPr>
        <w:tab/>
      </w:r>
      <w:r w:rsidR="006F071F" w:rsidRPr="00F40D4B">
        <w:rPr>
          <w:rtl/>
        </w:rPr>
        <w:t>אם יש עדים שתבעו (בזמנו) - הר"ז נשבע ונוטל.</w:t>
      </w:r>
    </w:p>
    <w:p w14:paraId="7800841B" w14:textId="77777777" w:rsidR="00F62E7F" w:rsidRDefault="006F071F" w:rsidP="00B86104">
      <w:pPr>
        <w:pStyle w:val="afff3"/>
        <w:rPr>
          <w:rtl/>
        </w:rPr>
      </w:pPr>
      <w:r w:rsidRPr="00F40D4B">
        <w:rPr>
          <w:rtl/>
        </w:rPr>
        <w:t xml:space="preserve">גר תושב - יש בו משום </w:t>
      </w:r>
      <w:r w:rsidRPr="00F62E7F">
        <w:rPr>
          <w:rStyle w:val="affff8"/>
          <w:rtl/>
        </w:rPr>
        <w:t>ביומו תתן שכרו</w:t>
      </w:r>
      <w:r w:rsidRPr="00F40D4B">
        <w:rPr>
          <w:rtl/>
        </w:rPr>
        <w:t xml:space="preserve"> </w:t>
      </w:r>
    </w:p>
    <w:p w14:paraId="6B937373" w14:textId="6BBB16A3" w:rsidR="006F071F" w:rsidRPr="00F40D4B" w:rsidRDefault="00F62E7F" w:rsidP="00F62E7F">
      <w:pPr>
        <w:pStyle w:val="afff3"/>
        <w:rPr>
          <w:rtl/>
        </w:rPr>
      </w:pPr>
      <w:r>
        <w:rPr>
          <w:rFonts w:hint="cs"/>
          <w:rtl/>
        </w:rPr>
        <w:t xml:space="preserve"> </w:t>
      </w:r>
      <w:r>
        <w:rPr>
          <w:rtl/>
        </w:rPr>
        <w:tab/>
      </w:r>
      <w:r>
        <w:rPr>
          <w:rtl/>
        </w:rPr>
        <w:tab/>
      </w:r>
      <w:r>
        <w:rPr>
          <w:rtl/>
        </w:rPr>
        <w:tab/>
      </w:r>
      <w:r>
        <w:rPr>
          <w:rtl/>
        </w:rPr>
        <w:tab/>
      </w:r>
      <w:r>
        <w:rPr>
          <w:rtl/>
        </w:rPr>
        <w:tab/>
      </w:r>
      <w:r w:rsidR="006F071F" w:rsidRPr="00F40D4B">
        <w:rPr>
          <w:rtl/>
        </w:rPr>
        <w:t xml:space="preserve">ואין בו משום </w:t>
      </w:r>
      <w:r w:rsidR="006F071F" w:rsidRPr="00F62E7F">
        <w:rPr>
          <w:rStyle w:val="affff8"/>
          <w:rtl/>
        </w:rPr>
        <w:t>לא תלין פעולת שכיר אתך עד בקר.</w:t>
      </w:r>
    </w:p>
    <w:p w14:paraId="105FF729" w14:textId="2DA7C667" w:rsidR="006F071F" w:rsidRPr="00F40D4B" w:rsidRDefault="006F071F" w:rsidP="00F62E7F">
      <w:pPr>
        <w:pStyle w:val="affe"/>
        <w:framePr w:wrap="around"/>
        <w:rPr>
          <w:rtl/>
        </w:rPr>
      </w:pPr>
      <w:r w:rsidRPr="00F40D4B">
        <w:rPr>
          <w:rtl/>
        </w:rPr>
        <w:t>קיא:</w:t>
      </w:r>
    </w:p>
    <w:p w14:paraId="12948305" w14:textId="77777777" w:rsidR="00E70DD6" w:rsidRDefault="00E70DD6" w:rsidP="00E70DD6">
      <w:pPr>
        <w:pStyle w:val="affff9"/>
        <w:rPr>
          <w:rtl/>
        </w:rPr>
      </w:pPr>
      <w:r>
        <w:rPr>
          <w:rFonts w:hint="cs"/>
          <w:rtl/>
        </w:rPr>
        <w:t>מתני' כמאן</w:t>
      </w:r>
    </w:p>
    <w:p w14:paraId="667309B1" w14:textId="77777777" w:rsidR="00E70DD6" w:rsidRDefault="00E70DD6" w:rsidP="00E70DD6">
      <w:pPr>
        <w:pStyle w:val="36"/>
        <w:framePr w:wrap="notBeside"/>
        <w:rPr>
          <w:rtl/>
        </w:rPr>
      </w:pPr>
      <w:r w:rsidRPr="00F40D4B">
        <w:rPr>
          <w:rtl/>
        </w:rPr>
        <w:t xml:space="preserve">לא </w:t>
      </w:r>
      <w:r w:rsidRPr="00F40D4B">
        <w:rPr>
          <w:rFonts w:hint="cs"/>
          <w:rtl/>
        </w:rPr>
        <w:t>ת''ק</w:t>
      </w:r>
    </w:p>
    <w:p w14:paraId="6647B1F3" w14:textId="77777777" w:rsidR="00E70DD6" w:rsidRPr="00F40D4B" w:rsidRDefault="00E70DD6" w:rsidP="00E70DD6">
      <w:pPr>
        <w:rPr>
          <w:rtl/>
        </w:rPr>
      </w:pPr>
      <w:r w:rsidRPr="00F62E7F">
        <w:rPr>
          <w:rStyle w:val="affff8"/>
          <w:rtl/>
        </w:rPr>
        <w:t>ד</w:t>
      </w:r>
      <w:r w:rsidRPr="00F62E7F">
        <w:rPr>
          <w:rStyle w:val="affff8"/>
          <w:rFonts w:hint="cs"/>
          <w:rtl/>
        </w:rPr>
        <w:t>'</w:t>
      </w:r>
      <w:r w:rsidRPr="00F62E7F">
        <w:rPr>
          <w:rStyle w:val="affff8"/>
          <w:rtl/>
        </w:rPr>
        <w:t>מאחיך</w:t>
      </w:r>
      <w:r w:rsidRPr="00F62E7F">
        <w:rPr>
          <w:rStyle w:val="affff8"/>
          <w:rFonts w:hint="cs"/>
          <w:rtl/>
        </w:rPr>
        <w:t>'</w:t>
      </w:r>
      <w:r w:rsidRPr="00F40D4B">
        <w:rPr>
          <w:rtl/>
        </w:rPr>
        <w:t xml:space="preserve"> קשיא גר תושב, </w:t>
      </w:r>
      <w:r>
        <w:rPr>
          <w:rtl/>
        </w:rPr>
        <w:tab/>
      </w:r>
      <w:r>
        <w:rPr>
          <w:rtl/>
        </w:rPr>
        <w:tab/>
      </w:r>
      <w:r w:rsidRPr="00F62E7F">
        <w:rPr>
          <w:rStyle w:val="affffc"/>
          <w:rFonts w:hint="cs"/>
          <w:rtl/>
        </w:rPr>
        <w:t>ולא ריב''י</w:t>
      </w:r>
      <w:r>
        <w:rPr>
          <w:rStyle w:val="affffc"/>
          <w:rFonts w:hint="cs"/>
          <w:rtl/>
        </w:rPr>
        <w:t>:</w:t>
      </w:r>
      <w:r>
        <w:rPr>
          <w:rFonts w:hint="cs"/>
          <w:rtl/>
        </w:rPr>
        <w:t xml:space="preserve"> </w:t>
      </w:r>
      <w:r w:rsidRPr="00F40D4B">
        <w:rPr>
          <w:rFonts w:hint="cs"/>
          <w:rtl/>
        </w:rPr>
        <w:t>ד</w:t>
      </w:r>
      <w:r w:rsidRPr="00F40D4B">
        <w:rPr>
          <w:rtl/>
        </w:rPr>
        <w:t>קשיא בהמה וכלים!</w:t>
      </w:r>
    </w:p>
    <w:p w14:paraId="6782B1A2" w14:textId="77777777" w:rsidR="00E70DD6" w:rsidRDefault="00E70DD6" w:rsidP="00E70DD6">
      <w:pPr>
        <w:pStyle w:val="36"/>
        <w:framePr w:wrap="notBeside"/>
        <w:rPr>
          <w:rtl/>
        </w:rPr>
      </w:pPr>
      <w:r w:rsidRPr="00F40D4B">
        <w:rPr>
          <w:rtl/>
        </w:rPr>
        <w:t xml:space="preserve">דתניא: </w:t>
      </w:r>
    </w:p>
    <w:p w14:paraId="1BE58572" w14:textId="77777777" w:rsidR="00E70DD6" w:rsidRPr="00464B16" w:rsidRDefault="00E70DD6" w:rsidP="00E70DD6">
      <w:pPr>
        <w:rPr>
          <w:spacing w:val="-2"/>
          <w:rtl/>
        </w:rPr>
      </w:pPr>
      <w:r w:rsidRPr="00464B16">
        <w:rPr>
          <w:rStyle w:val="affff8"/>
          <w:spacing w:val="-2"/>
          <w:rtl/>
        </w:rPr>
        <w:t>מאחיך</w:t>
      </w:r>
      <w:r w:rsidRPr="00464B16">
        <w:rPr>
          <w:rStyle w:val="affff8"/>
          <w:rFonts w:hint="cs"/>
          <w:spacing w:val="-2"/>
          <w:rtl/>
        </w:rPr>
        <w:t>'</w:t>
      </w:r>
      <w:r w:rsidRPr="00464B16">
        <w:rPr>
          <w:rStyle w:val="affff8"/>
          <w:spacing w:val="-2"/>
          <w:rtl/>
        </w:rPr>
        <w:t xml:space="preserve"> -</w:t>
      </w:r>
      <w:r w:rsidRPr="00464B16">
        <w:rPr>
          <w:spacing w:val="-2"/>
          <w:rtl/>
        </w:rPr>
        <w:t xml:space="preserve"> פרט לאחרים, </w:t>
      </w:r>
      <w:r w:rsidRPr="00464B16">
        <w:rPr>
          <w:rStyle w:val="affff8"/>
          <w:rFonts w:hint="cs"/>
          <w:spacing w:val="-2"/>
          <w:rtl/>
        </w:rPr>
        <w:t>'</w:t>
      </w:r>
      <w:r w:rsidRPr="00464B16">
        <w:rPr>
          <w:rStyle w:val="affff8"/>
          <w:spacing w:val="-2"/>
          <w:rtl/>
        </w:rPr>
        <w:t>גרך</w:t>
      </w:r>
      <w:r w:rsidRPr="00464B16">
        <w:rPr>
          <w:rStyle w:val="affff8"/>
          <w:rFonts w:hint="cs"/>
          <w:spacing w:val="-2"/>
          <w:rtl/>
        </w:rPr>
        <w:t>'</w:t>
      </w:r>
      <w:r w:rsidRPr="00464B16">
        <w:rPr>
          <w:rStyle w:val="affff8"/>
          <w:spacing w:val="-2"/>
          <w:rtl/>
        </w:rPr>
        <w:t xml:space="preserve"> -</w:t>
      </w:r>
      <w:r w:rsidRPr="00464B16">
        <w:rPr>
          <w:spacing w:val="-2"/>
          <w:rtl/>
        </w:rPr>
        <w:t xml:space="preserve"> זה גר צדק, </w:t>
      </w:r>
      <w:r w:rsidRPr="00464B16">
        <w:rPr>
          <w:rStyle w:val="affff8"/>
          <w:rFonts w:hint="cs"/>
          <w:spacing w:val="-2"/>
          <w:rtl/>
        </w:rPr>
        <w:t>'</w:t>
      </w:r>
      <w:r w:rsidRPr="00464B16">
        <w:rPr>
          <w:rStyle w:val="affff8"/>
          <w:spacing w:val="-2"/>
          <w:rtl/>
        </w:rPr>
        <w:t>בשעריך</w:t>
      </w:r>
      <w:r w:rsidRPr="00464B16">
        <w:rPr>
          <w:rStyle w:val="affff8"/>
          <w:rFonts w:hint="cs"/>
          <w:spacing w:val="-2"/>
          <w:rtl/>
        </w:rPr>
        <w:t>'</w:t>
      </w:r>
      <w:r w:rsidRPr="00464B16">
        <w:rPr>
          <w:rStyle w:val="affff8"/>
          <w:spacing w:val="-2"/>
          <w:rtl/>
        </w:rPr>
        <w:t xml:space="preserve"> -</w:t>
      </w:r>
      <w:r w:rsidRPr="00464B16">
        <w:rPr>
          <w:spacing w:val="-2"/>
          <w:rtl/>
        </w:rPr>
        <w:t xml:space="preserve"> זה אוכל נבילות.</w:t>
      </w:r>
    </w:p>
    <w:p w14:paraId="4F3D27FA" w14:textId="77777777" w:rsidR="00E70DD6" w:rsidRDefault="00E70DD6" w:rsidP="00E70DD6">
      <w:pPr>
        <w:rPr>
          <w:rtl/>
        </w:rPr>
      </w:pPr>
      <w:r w:rsidRPr="00F62E7F">
        <w:rPr>
          <w:rStyle w:val="affff8"/>
          <w:rFonts w:hint="cs"/>
          <w:rtl/>
        </w:rPr>
        <w:t>'בארצך'</w:t>
      </w:r>
      <w:r w:rsidRPr="00F40D4B">
        <w:rPr>
          <w:rFonts w:hint="cs"/>
          <w:rtl/>
        </w:rPr>
        <w:t xml:space="preserve"> כל שבארצך לרבות בהמה וכלים</w:t>
      </w:r>
      <w:r>
        <w:rPr>
          <w:rFonts w:hint="cs"/>
          <w:rtl/>
        </w:rPr>
        <w:t xml:space="preserve"> </w:t>
      </w:r>
      <w:r w:rsidRPr="00F40D4B">
        <w:rPr>
          <w:rtl/>
        </w:rPr>
        <w:t xml:space="preserve">וכולן עוברים בכל שמות </w:t>
      </w:r>
      <w:r>
        <w:rPr>
          <w:rFonts w:hint="cs"/>
          <w:rtl/>
        </w:rPr>
        <w:t>א</w:t>
      </w:r>
      <w:r w:rsidRPr="00F40D4B">
        <w:rPr>
          <w:rtl/>
        </w:rPr>
        <w:t>לו.</w:t>
      </w:r>
      <w:r w:rsidRPr="00F40D4B">
        <w:rPr>
          <w:rFonts w:hint="cs"/>
          <w:rtl/>
        </w:rPr>
        <w:t xml:space="preserve"> </w:t>
      </w:r>
    </w:p>
    <w:p w14:paraId="7833792F" w14:textId="77777777" w:rsidR="00E70DD6" w:rsidRPr="00F40D4B" w:rsidRDefault="00E70DD6" w:rsidP="00E70DD6">
      <w:pPr>
        <w:rPr>
          <w:rtl/>
        </w:rPr>
      </w:pPr>
      <w:r w:rsidRPr="00F62E7F">
        <w:rPr>
          <w:rStyle w:val="affffc"/>
          <w:rtl/>
        </w:rPr>
        <w:t>מכאן אמרו:</w:t>
      </w:r>
      <w:r w:rsidRPr="00F40D4B">
        <w:rPr>
          <w:rtl/>
        </w:rPr>
        <w:t xml:space="preserve"> אחד שכר אדם ואחד שכר בהמה ואחד שכר כלים</w:t>
      </w:r>
    </w:p>
    <w:p w14:paraId="69BCF855" w14:textId="77777777" w:rsidR="00E70DD6" w:rsidRPr="00464B16" w:rsidRDefault="00E70DD6" w:rsidP="00E70DD6">
      <w:pPr>
        <w:rPr>
          <w:rtl/>
        </w:rPr>
      </w:pPr>
      <w:r w:rsidRPr="000716B7">
        <w:rPr>
          <w:rStyle w:val="affffc"/>
          <w:rtl/>
        </w:rPr>
        <w:t>יש בו משום</w:t>
      </w:r>
      <w:r w:rsidRPr="00464B16">
        <w:rPr>
          <w:rtl/>
        </w:rPr>
        <w:t xml:space="preserve"> </w:t>
      </w:r>
      <w:r w:rsidRPr="00464B16">
        <w:rPr>
          <w:rStyle w:val="affff8"/>
          <w:spacing w:val="0"/>
          <w:rtl/>
        </w:rPr>
        <w:t>ביומו תתן שכרו</w:t>
      </w:r>
      <w:r w:rsidRPr="00464B16">
        <w:rPr>
          <w:rStyle w:val="affff8"/>
          <w:rFonts w:hint="cs"/>
          <w:spacing w:val="0"/>
          <w:rtl/>
        </w:rPr>
        <w:t>,</w:t>
      </w:r>
      <w:r w:rsidRPr="00464B16">
        <w:rPr>
          <w:rtl/>
        </w:rPr>
        <w:t xml:space="preserve"> </w:t>
      </w:r>
      <w:r w:rsidRPr="000716B7">
        <w:rPr>
          <w:rStyle w:val="affffc"/>
          <w:rtl/>
        </w:rPr>
        <w:t>ויש בהן משום</w:t>
      </w:r>
      <w:r w:rsidRPr="00464B16">
        <w:rPr>
          <w:rtl/>
        </w:rPr>
        <w:t xml:space="preserve"> </w:t>
      </w:r>
      <w:r w:rsidRPr="00464B16">
        <w:rPr>
          <w:rStyle w:val="affff8"/>
          <w:spacing w:val="0"/>
          <w:rtl/>
        </w:rPr>
        <w:t>בל תלין פעלת שכיר.</w:t>
      </w:r>
    </w:p>
    <w:p w14:paraId="118FC340" w14:textId="77777777" w:rsidR="00E70DD6" w:rsidRDefault="00E70DD6" w:rsidP="00E70DD6">
      <w:pPr>
        <w:pStyle w:val="36"/>
        <w:framePr w:wrap="notBeside"/>
        <w:rPr>
          <w:rtl/>
        </w:rPr>
      </w:pPr>
      <w:r w:rsidRPr="00F40D4B">
        <w:rPr>
          <w:rFonts w:hint="cs"/>
          <w:rtl/>
        </w:rPr>
        <w:t>ריב''י</w:t>
      </w:r>
      <w:r w:rsidRPr="00F40D4B">
        <w:rPr>
          <w:rtl/>
        </w:rPr>
        <w:t>:</w:t>
      </w:r>
    </w:p>
    <w:p w14:paraId="53423714" w14:textId="77777777" w:rsidR="00E70DD6" w:rsidRPr="00464B16" w:rsidRDefault="00E70DD6" w:rsidP="00E70DD6">
      <w:pPr>
        <w:rPr>
          <w:spacing w:val="2"/>
          <w:rtl/>
        </w:rPr>
      </w:pPr>
      <w:r w:rsidRPr="000716B7">
        <w:rPr>
          <w:b/>
          <w:bCs/>
          <w:spacing w:val="2"/>
          <w:rtl/>
        </w:rPr>
        <w:t>גר תושב</w:t>
      </w:r>
      <w:r w:rsidRPr="00464B16">
        <w:rPr>
          <w:spacing w:val="2"/>
          <w:rtl/>
        </w:rPr>
        <w:t xml:space="preserve"> </w:t>
      </w:r>
      <w:r w:rsidRPr="000716B7">
        <w:rPr>
          <w:rStyle w:val="affffc"/>
          <w:rtl/>
        </w:rPr>
        <w:t>יש בו משום</w:t>
      </w:r>
      <w:r w:rsidRPr="00464B16">
        <w:rPr>
          <w:spacing w:val="2"/>
          <w:rtl/>
        </w:rPr>
        <w:t xml:space="preserve"> </w:t>
      </w:r>
      <w:r w:rsidRPr="00464B16">
        <w:rPr>
          <w:rStyle w:val="affff8"/>
          <w:rFonts w:hint="cs"/>
          <w:spacing w:val="2"/>
          <w:rtl/>
        </w:rPr>
        <w:t>'</w:t>
      </w:r>
      <w:r w:rsidRPr="00464B16">
        <w:rPr>
          <w:rStyle w:val="affff8"/>
          <w:spacing w:val="2"/>
          <w:rtl/>
        </w:rPr>
        <w:t>ביומו תתן שכרו</w:t>
      </w:r>
      <w:r w:rsidRPr="00464B16">
        <w:rPr>
          <w:rStyle w:val="affff8"/>
          <w:rFonts w:hint="cs"/>
          <w:spacing w:val="2"/>
          <w:rtl/>
        </w:rPr>
        <w:t>',</w:t>
      </w:r>
      <w:r w:rsidRPr="00464B16">
        <w:rPr>
          <w:spacing w:val="2"/>
          <w:rtl/>
        </w:rPr>
        <w:t xml:space="preserve"> </w:t>
      </w:r>
      <w:r w:rsidRPr="000716B7">
        <w:rPr>
          <w:rStyle w:val="affffc"/>
          <w:rtl/>
        </w:rPr>
        <w:t>ואין בו משום</w:t>
      </w:r>
      <w:r w:rsidRPr="00464B16">
        <w:rPr>
          <w:spacing w:val="2"/>
          <w:rtl/>
        </w:rPr>
        <w:t xml:space="preserve"> </w:t>
      </w:r>
      <w:r w:rsidRPr="00464B16">
        <w:rPr>
          <w:rStyle w:val="affff8"/>
          <w:rFonts w:hint="cs"/>
          <w:spacing w:val="2"/>
          <w:rtl/>
        </w:rPr>
        <w:t>'</w:t>
      </w:r>
      <w:r w:rsidRPr="00464B16">
        <w:rPr>
          <w:rStyle w:val="affff8"/>
          <w:spacing w:val="2"/>
          <w:rtl/>
        </w:rPr>
        <w:t>לא תלין</w:t>
      </w:r>
      <w:r w:rsidRPr="00464B16">
        <w:rPr>
          <w:rStyle w:val="affff8"/>
          <w:rFonts w:hint="cs"/>
          <w:spacing w:val="2"/>
          <w:rtl/>
        </w:rPr>
        <w:t>'</w:t>
      </w:r>
      <w:r w:rsidRPr="00464B16">
        <w:rPr>
          <w:rStyle w:val="affff8"/>
          <w:spacing w:val="2"/>
          <w:rtl/>
        </w:rPr>
        <w:t>.</w:t>
      </w:r>
    </w:p>
    <w:p w14:paraId="2E47E963" w14:textId="77777777" w:rsidR="00E70DD6" w:rsidRPr="00F40D4B" w:rsidRDefault="00E70DD6" w:rsidP="00E70DD6">
      <w:pPr>
        <w:spacing w:after="60"/>
        <w:rPr>
          <w:rtl/>
        </w:rPr>
      </w:pPr>
      <w:r w:rsidRPr="000716B7">
        <w:rPr>
          <w:b/>
          <w:bCs/>
          <w:rtl/>
        </w:rPr>
        <w:t>בהמה וכלים</w:t>
      </w:r>
      <w:r w:rsidRPr="00F40D4B">
        <w:rPr>
          <w:rtl/>
        </w:rPr>
        <w:t xml:space="preserve"> </w:t>
      </w:r>
      <w:r w:rsidRPr="000716B7">
        <w:rPr>
          <w:rStyle w:val="affffc"/>
          <w:rFonts w:hint="cs"/>
          <w:rtl/>
        </w:rPr>
        <w:t xml:space="preserve">רק </w:t>
      </w:r>
      <w:r w:rsidRPr="000716B7">
        <w:rPr>
          <w:rStyle w:val="affffc"/>
          <w:rtl/>
        </w:rPr>
        <w:t>משום</w:t>
      </w:r>
      <w:r w:rsidRPr="00F40D4B">
        <w:rPr>
          <w:rtl/>
        </w:rPr>
        <w:t xml:space="preserve"> </w:t>
      </w:r>
      <w:r w:rsidRPr="00F62E7F">
        <w:rPr>
          <w:rStyle w:val="affff8"/>
          <w:rFonts w:hint="cs"/>
          <w:rtl/>
        </w:rPr>
        <w:t>'</w:t>
      </w:r>
      <w:r w:rsidRPr="00F62E7F">
        <w:rPr>
          <w:rStyle w:val="affff8"/>
          <w:rtl/>
        </w:rPr>
        <w:t>בל תעשק</w:t>
      </w:r>
      <w:r w:rsidRPr="00F62E7F">
        <w:rPr>
          <w:rStyle w:val="affff8"/>
          <w:rFonts w:hint="cs"/>
          <w:rtl/>
        </w:rPr>
        <w:t>'</w:t>
      </w:r>
      <w:r w:rsidRPr="00F40D4B">
        <w:rPr>
          <w:rtl/>
        </w:rPr>
        <w:t>.</w:t>
      </w:r>
    </w:p>
    <w:p w14:paraId="17D13CC1" w14:textId="77777777" w:rsidR="00E70DD6" w:rsidRDefault="00E70DD6" w:rsidP="00E70DD6">
      <w:pPr>
        <w:pStyle w:val="36"/>
        <w:framePr w:wrap="notBeside"/>
        <w:rPr>
          <w:rtl/>
        </w:rPr>
      </w:pPr>
      <w:r w:rsidRPr="00F40D4B">
        <w:rPr>
          <w:rtl/>
        </w:rPr>
        <w:t xml:space="preserve">- </w:t>
      </w:r>
      <w:r>
        <w:rPr>
          <w:rFonts w:hint="cs"/>
          <w:rtl/>
        </w:rPr>
        <w:t xml:space="preserve">אלא </w:t>
      </w:r>
      <w:r w:rsidRPr="00F40D4B">
        <w:rPr>
          <w:rtl/>
        </w:rPr>
        <w:t>רבא:</w:t>
      </w:r>
    </w:p>
    <w:p w14:paraId="51147E05" w14:textId="77777777" w:rsidR="00E70DD6" w:rsidRPr="000716B7" w:rsidRDefault="00E70DD6" w:rsidP="00E70DD6">
      <w:pPr>
        <w:rPr>
          <w:rtl/>
        </w:rPr>
      </w:pPr>
      <w:r w:rsidRPr="000716B7">
        <w:rPr>
          <w:rStyle w:val="affffc"/>
          <w:spacing w:val="0"/>
          <w:rtl/>
        </w:rPr>
        <w:t>האי תנא ת</w:t>
      </w:r>
      <w:r w:rsidRPr="000716B7">
        <w:rPr>
          <w:rStyle w:val="affffc"/>
          <w:rFonts w:hint="cs"/>
          <w:spacing w:val="0"/>
          <w:rtl/>
        </w:rPr>
        <w:t>דר''יש</w:t>
      </w:r>
      <w:r w:rsidRPr="000716B7">
        <w:rPr>
          <w:rtl/>
        </w:rPr>
        <w:t xml:space="preserve"> </w:t>
      </w:r>
      <w:r w:rsidRPr="000716B7">
        <w:rPr>
          <w:rFonts w:hint="cs"/>
          <w:rtl/>
        </w:rPr>
        <w:t>ד</w:t>
      </w:r>
      <w:r w:rsidRPr="000716B7">
        <w:rPr>
          <w:rtl/>
        </w:rPr>
        <w:t xml:space="preserve">שכר אדם בהמה כלים -יש </w:t>
      </w:r>
      <w:r w:rsidRPr="000716B7">
        <w:rPr>
          <w:rStyle w:val="affff8"/>
          <w:rFonts w:hint="cs"/>
          <w:spacing w:val="0"/>
          <w:rtl/>
        </w:rPr>
        <w:t>'</w:t>
      </w:r>
      <w:r w:rsidRPr="000716B7">
        <w:rPr>
          <w:rStyle w:val="affff8"/>
          <w:spacing w:val="0"/>
          <w:rtl/>
        </w:rPr>
        <w:t>ביומו תתן</w:t>
      </w:r>
      <w:r w:rsidRPr="000716B7">
        <w:rPr>
          <w:rStyle w:val="affff8"/>
          <w:rFonts w:hint="cs"/>
          <w:spacing w:val="0"/>
          <w:rtl/>
        </w:rPr>
        <w:t>,</w:t>
      </w:r>
      <w:r w:rsidRPr="000716B7">
        <w:rPr>
          <w:rStyle w:val="affff8"/>
          <w:spacing w:val="0"/>
          <w:rtl/>
        </w:rPr>
        <w:t xml:space="preserve"> </w:t>
      </w:r>
      <w:r w:rsidRPr="000716B7">
        <w:rPr>
          <w:rStyle w:val="affff8"/>
          <w:rFonts w:hint="cs"/>
          <w:spacing w:val="0"/>
          <w:rtl/>
        </w:rPr>
        <w:t>ו</w:t>
      </w:r>
      <w:r w:rsidRPr="000716B7">
        <w:rPr>
          <w:rStyle w:val="affff8"/>
          <w:spacing w:val="0"/>
          <w:rtl/>
        </w:rPr>
        <w:t>לא תלין</w:t>
      </w:r>
      <w:r w:rsidRPr="000716B7">
        <w:rPr>
          <w:rStyle w:val="affff8"/>
          <w:rFonts w:hint="cs"/>
          <w:spacing w:val="0"/>
          <w:rtl/>
        </w:rPr>
        <w:t>'</w:t>
      </w:r>
      <w:r w:rsidRPr="000716B7">
        <w:rPr>
          <w:rStyle w:val="affff8"/>
          <w:spacing w:val="0"/>
          <w:rtl/>
        </w:rPr>
        <w:t>.</w:t>
      </w:r>
    </w:p>
    <w:p w14:paraId="1A3371B7" w14:textId="77777777" w:rsidR="00E70DD6" w:rsidRPr="00F40D4B" w:rsidRDefault="00E70DD6" w:rsidP="00E70DD6">
      <w:pPr>
        <w:spacing w:after="60"/>
        <w:ind w:left="565" w:firstLine="113"/>
        <w:rPr>
          <w:rtl/>
        </w:rPr>
      </w:pPr>
      <w:r>
        <w:rPr>
          <w:rFonts w:hint="cs"/>
          <w:b/>
          <w:bCs/>
          <w:rtl/>
        </w:rPr>
        <w:t xml:space="preserve"> </w:t>
      </w:r>
      <w:r w:rsidRPr="00F62E7F">
        <w:rPr>
          <w:b/>
          <w:bCs/>
          <w:rtl/>
        </w:rPr>
        <w:t>גר תושב</w:t>
      </w:r>
      <w:r w:rsidRPr="00F62E7F">
        <w:rPr>
          <w:rFonts w:hint="cs"/>
          <w:b/>
          <w:bCs/>
          <w:rtl/>
        </w:rPr>
        <w:t>,</w:t>
      </w:r>
      <w:r w:rsidRPr="00F40D4B">
        <w:rPr>
          <w:rtl/>
        </w:rPr>
        <w:t xml:space="preserve"> יש בו </w:t>
      </w:r>
      <w:r w:rsidRPr="00F62E7F">
        <w:rPr>
          <w:rStyle w:val="affff8"/>
          <w:rFonts w:hint="cs"/>
          <w:rtl/>
        </w:rPr>
        <w:t>'</w:t>
      </w:r>
      <w:r w:rsidRPr="00F62E7F">
        <w:rPr>
          <w:rStyle w:val="affff8"/>
          <w:rtl/>
        </w:rPr>
        <w:t>ביומו תתן שכרו</w:t>
      </w:r>
      <w:r w:rsidRPr="00F62E7F">
        <w:rPr>
          <w:rStyle w:val="affff8"/>
          <w:rFonts w:hint="cs"/>
          <w:rtl/>
        </w:rPr>
        <w:t>'</w:t>
      </w:r>
      <w:r w:rsidRPr="00F40D4B">
        <w:rPr>
          <w:rtl/>
        </w:rPr>
        <w:t xml:space="preserve"> ו</w:t>
      </w:r>
      <w:r w:rsidRPr="00F40D4B">
        <w:rPr>
          <w:rFonts w:hint="cs"/>
          <w:rtl/>
        </w:rPr>
        <w:t xml:space="preserve">לא </w:t>
      </w:r>
      <w:r w:rsidRPr="00F62E7F">
        <w:rPr>
          <w:rStyle w:val="affff8"/>
          <w:rtl/>
        </w:rPr>
        <w:t>בל תלין.</w:t>
      </w:r>
    </w:p>
    <w:p w14:paraId="429E4289" w14:textId="77777777" w:rsidR="00E70DD6" w:rsidRDefault="00E70DD6" w:rsidP="00E70DD6">
      <w:pPr>
        <w:pStyle w:val="36"/>
        <w:framePr w:wrap="notBeside"/>
        <w:rPr>
          <w:rtl/>
        </w:rPr>
      </w:pPr>
      <w:r w:rsidRPr="00F40D4B">
        <w:rPr>
          <w:rFonts w:hint="cs"/>
          <w:rtl/>
        </w:rPr>
        <w:t>טעמא דת''ק:</w:t>
      </w:r>
    </w:p>
    <w:p w14:paraId="4C6B5F6E" w14:textId="77777777" w:rsidR="00E70DD6" w:rsidRPr="00F40D4B" w:rsidRDefault="00E70DD6" w:rsidP="00E70DD6">
      <w:pPr>
        <w:rPr>
          <w:rtl/>
        </w:rPr>
      </w:pPr>
      <w:r w:rsidRPr="00F62E7F">
        <w:rPr>
          <w:rStyle w:val="affff8"/>
          <w:rtl/>
        </w:rPr>
        <w:t>דמאחיך</w:t>
      </w:r>
      <w:r w:rsidRPr="00F40D4B">
        <w:rPr>
          <w:rtl/>
        </w:rPr>
        <w:t xml:space="preserve"> - גמר </w:t>
      </w:r>
      <w:r w:rsidRPr="00F62E7F">
        <w:rPr>
          <w:rStyle w:val="affff8"/>
          <w:rtl/>
        </w:rPr>
        <w:t>שכיר שכיר,</w:t>
      </w:r>
    </w:p>
    <w:p w14:paraId="4E38DABF" w14:textId="77777777" w:rsidR="00E70DD6" w:rsidRDefault="00E70DD6" w:rsidP="00E70DD6">
      <w:pPr>
        <w:pStyle w:val="36"/>
        <w:framePr w:wrap="notBeside"/>
        <w:rPr>
          <w:rtl/>
        </w:rPr>
      </w:pPr>
      <w:r w:rsidRPr="00F40D4B">
        <w:rPr>
          <w:rtl/>
        </w:rPr>
        <w:lastRenderedPageBreak/>
        <w:t>ור</w:t>
      </w:r>
      <w:r w:rsidRPr="00F40D4B">
        <w:rPr>
          <w:rFonts w:hint="cs"/>
          <w:rtl/>
        </w:rPr>
        <w:t>יב''י:</w:t>
      </w:r>
    </w:p>
    <w:p w14:paraId="762CBEC7" w14:textId="77777777" w:rsidR="00E70DD6" w:rsidRPr="000716B7" w:rsidRDefault="00E70DD6" w:rsidP="00E70DD6">
      <w:pPr>
        <w:rPr>
          <w:spacing w:val="2"/>
          <w:rtl/>
        </w:rPr>
      </w:pPr>
      <w:r w:rsidRPr="00F40D4B">
        <w:rPr>
          <w:rtl/>
        </w:rPr>
        <w:t xml:space="preserve">לא גמר </w:t>
      </w:r>
      <w:r w:rsidRPr="00F62E7F">
        <w:rPr>
          <w:rStyle w:val="affff8"/>
          <w:rtl/>
        </w:rPr>
        <w:t>שכיר שכיר.</w:t>
      </w:r>
      <w:r w:rsidRPr="00F40D4B">
        <w:rPr>
          <w:rFonts w:hint="cs"/>
          <w:rtl/>
        </w:rPr>
        <w:t xml:space="preserve"> ועל בהמה וכלים לא עובר משום </w:t>
      </w:r>
      <w:r w:rsidRPr="00F62E7F">
        <w:rPr>
          <w:rStyle w:val="affff8"/>
          <w:rFonts w:hint="cs"/>
          <w:rtl/>
        </w:rPr>
        <w:t>'ביומו',</w:t>
      </w:r>
      <w:r w:rsidRPr="00F40D4B">
        <w:rPr>
          <w:rFonts w:hint="cs"/>
          <w:rtl/>
        </w:rPr>
        <w:t xml:space="preserve"> </w:t>
      </w:r>
      <w:r w:rsidRPr="000716B7">
        <w:rPr>
          <w:rStyle w:val="affff8"/>
          <w:rFonts w:hint="cs"/>
          <w:spacing w:val="2"/>
          <w:rtl/>
        </w:rPr>
        <w:t>ד'כי עני הוא'</w:t>
      </w:r>
      <w:r w:rsidRPr="000716B7">
        <w:rPr>
          <w:rFonts w:hint="cs"/>
          <w:spacing w:val="2"/>
          <w:rtl/>
        </w:rPr>
        <w:t xml:space="preserve"> </w:t>
      </w:r>
      <w:r w:rsidRPr="000716B7">
        <w:rPr>
          <w:spacing w:val="2"/>
          <w:rtl/>
        </w:rPr>
        <w:t>יצאו בהמה וכלים שאינן באין לידי עניות ועשירות.</w:t>
      </w:r>
    </w:p>
    <w:p w14:paraId="2D9FDFFD" w14:textId="77777777" w:rsidR="00E70DD6" w:rsidRDefault="00E70DD6" w:rsidP="00E70DD6">
      <w:pPr>
        <w:pStyle w:val="36"/>
        <w:framePr w:wrap="notBeside"/>
        <w:rPr>
          <w:rtl/>
        </w:rPr>
      </w:pPr>
      <w:r w:rsidRPr="00F40D4B">
        <w:rPr>
          <w:rtl/>
        </w:rPr>
        <w:t>ו</w:t>
      </w:r>
      <w:r w:rsidRPr="00F40D4B">
        <w:rPr>
          <w:rFonts w:hint="cs"/>
          <w:rtl/>
        </w:rPr>
        <w:t>לת''ק:</w:t>
      </w:r>
    </w:p>
    <w:p w14:paraId="6960C4F3" w14:textId="77777777" w:rsidR="00E70DD6" w:rsidRPr="00F40D4B" w:rsidRDefault="00E70DD6" w:rsidP="00E70DD6">
      <w:pPr>
        <w:rPr>
          <w:rtl/>
        </w:rPr>
      </w:pPr>
      <w:r w:rsidRPr="00F62E7F">
        <w:rPr>
          <w:rStyle w:val="affff8"/>
          <w:rFonts w:hint="cs"/>
          <w:rtl/>
        </w:rPr>
        <w:t>'כי עני הוא'</w:t>
      </w:r>
      <w:r w:rsidRPr="00F40D4B">
        <w:rPr>
          <w:rFonts w:hint="cs"/>
          <w:rtl/>
        </w:rPr>
        <w:t xml:space="preserve"> </w:t>
      </w:r>
      <w:r>
        <w:rPr>
          <w:rFonts w:hint="cs"/>
          <w:rtl/>
        </w:rPr>
        <w:t>-</w:t>
      </w:r>
      <w:r w:rsidRPr="00F40D4B">
        <w:rPr>
          <w:rFonts w:hint="cs"/>
          <w:rtl/>
        </w:rPr>
        <w:t xml:space="preserve">להקדים </w:t>
      </w:r>
      <w:r w:rsidRPr="00F40D4B">
        <w:rPr>
          <w:rtl/>
        </w:rPr>
        <w:t>עני לעשיר.</w:t>
      </w:r>
      <w:r w:rsidRPr="00F40D4B">
        <w:rPr>
          <w:rFonts w:hint="cs"/>
          <w:rtl/>
        </w:rPr>
        <w:t xml:space="preserve"> </w:t>
      </w:r>
      <w:r>
        <w:rPr>
          <w:rStyle w:val="affff8"/>
          <w:rFonts w:hint="cs"/>
          <w:rtl/>
        </w:rPr>
        <w:t>'</w:t>
      </w:r>
      <w:r w:rsidRPr="00F62E7F">
        <w:rPr>
          <w:rStyle w:val="affff8"/>
          <w:rFonts w:hint="cs"/>
          <w:rtl/>
        </w:rPr>
        <w:t>לא תעשק עני ואביון'</w:t>
      </w:r>
      <w:r w:rsidRPr="00F62E7F">
        <w:rPr>
          <w:rFonts w:hint="cs"/>
          <w:rtl/>
        </w:rPr>
        <w:t xml:space="preserve"> </w:t>
      </w:r>
      <w:r w:rsidRPr="00F40D4B">
        <w:rPr>
          <w:rFonts w:hint="cs"/>
          <w:rtl/>
        </w:rPr>
        <w:t>להקדים עני לאביון</w:t>
      </w:r>
    </w:p>
    <w:p w14:paraId="40708887" w14:textId="77777777" w:rsidR="00E70DD6" w:rsidRDefault="00E70DD6" w:rsidP="00E70DD6">
      <w:pPr>
        <w:pStyle w:val="36"/>
        <w:framePr w:wrap="notBeside"/>
        <w:rPr>
          <w:rtl/>
        </w:rPr>
      </w:pPr>
      <w:r w:rsidRPr="00F40D4B">
        <w:rPr>
          <w:rFonts w:hint="cs"/>
          <w:rtl/>
        </w:rPr>
        <w:t>ולריב''י</w:t>
      </w:r>
      <w:r w:rsidRPr="00F40D4B">
        <w:rPr>
          <w:rtl/>
        </w:rPr>
        <w:t>:</w:t>
      </w:r>
    </w:p>
    <w:p w14:paraId="38326C40" w14:textId="77777777" w:rsidR="00E70DD6" w:rsidRPr="00F40D4B" w:rsidRDefault="00E70DD6" w:rsidP="00E70DD6">
      <w:pPr>
        <w:rPr>
          <w:rtl/>
        </w:rPr>
      </w:pPr>
      <w:r w:rsidRPr="00F40D4B">
        <w:rPr>
          <w:rFonts w:hint="cs"/>
          <w:rtl/>
        </w:rPr>
        <w:t xml:space="preserve">תרויהו </w:t>
      </w:r>
      <w:r w:rsidRPr="00F40D4B">
        <w:rPr>
          <w:rtl/>
        </w:rPr>
        <w:t>מ</w:t>
      </w:r>
      <w:r w:rsidRPr="00F40D4B">
        <w:rPr>
          <w:rFonts w:hint="cs"/>
          <w:rtl/>
        </w:rPr>
        <w:t>'</w:t>
      </w:r>
      <w:r w:rsidRPr="00F62E7F">
        <w:rPr>
          <w:rStyle w:val="affff8"/>
          <w:rtl/>
        </w:rPr>
        <w:t>לא תעשק שכיר עני ואביון</w:t>
      </w:r>
      <w:r w:rsidRPr="00F62E7F">
        <w:rPr>
          <w:rStyle w:val="affff8"/>
          <w:rFonts w:hint="cs"/>
          <w:rtl/>
        </w:rPr>
        <w:t>'</w:t>
      </w:r>
      <w:r>
        <w:rPr>
          <w:rFonts w:hint="cs"/>
          <w:rtl/>
        </w:rPr>
        <w:t>.</w:t>
      </w:r>
    </w:p>
    <w:p w14:paraId="016F987D" w14:textId="77777777" w:rsidR="00E70DD6" w:rsidRDefault="00E70DD6" w:rsidP="00E70DD6">
      <w:pPr>
        <w:pStyle w:val="36"/>
        <w:framePr w:wrap="notBeside"/>
        <w:rPr>
          <w:rtl/>
        </w:rPr>
      </w:pPr>
      <w:r w:rsidRPr="00F40D4B">
        <w:rPr>
          <w:rFonts w:hint="cs"/>
          <w:rtl/>
        </w:rPr>
        <w:t>ולת''ק:</w:t>
      </w:r>
    </w:p>
    <w:p w14:paraId="3139A098" w14:textId="77777777" w:rsidR="00E70DD6" w:rsidRPr="00F40D4B" w:rsidRDefault="00E70DD6" w:rsidP="00E70DD6">
      <w:pPr>
        <w:rPr>
          <w:rtl/>
        </w:rPr>
      </w:pPr>
      <w:r>
        <w:rPr>
          <w:rFonts w:hint="cs"/>
          <w:b/>
          <w:bCs/>
          <w:rtl/>
        </w:rPr>
        <w:t xml:space="preserve">צריכא: </w:t>
      </w:r>
      <w:r w:rsidRPr="00F62E7F">
        <w:rPr>
          <w:rFonts w:hint="cs"/>
          <w:b/>
          <w:bCs/>
          <w:rtl/>
        </w:rPr>
        <w:t>'</w:t>
      </w:r>
      <w:r w:rsidRPr="00F62E7F">
        <w:rPr>
          <w:b/>
          <w:bCs/>
          <w:rtl/>
        </w:rPr>
        <w:t>אביון</w:t>
      </w:r>
      <w:r w:rsidRPr="00F62E7F">
        <w:rPr>
          <w:rFonts w:hint="cs"/>
          <w:b/>
          <w:bCs/>
          <w:rtl/>
        </w:rPr>
        <w:t>'</w:t>
      </w:r>
      <w:r w:rsidRPr="00F40D4B">
        <w:rPr>
          <w:rFonts w:hint="cs"/>
          <w:rtl/>
        </w:rPr>
        <w:t xml:space="preserve"> אפי' דצריך ליה</w:t>
      </w:r>
      <w:r>
        <w:rPr>
          <w:rFonts w:hint="cs"/>
          <w:rtl/>
        </w:rPr>
        <w:t>,</w:t>
      </w:r>
      <w:r w:rsidRPr="00F40D4B">
        <w:rPr>
          <w:rFonts w:hint="cs"/>
          <w:rtl/>
        </w:rPr>
        <w:t xml:space="preserve"> </w:t>
      </w:r>
      <w:r w:rsidRPr="00F62E7F">
        <w:rPr>
          <w:rFonts w:hint="cs"/>
          <w:b/>
          <w:bCs/>
          <w:rtl/>
        </w:rPr>
        <w:t>ועשיר</w:t>
      </w:r>
      <w:r w:rsidRPr="00F40D4B">
        <w:rPr>
          <w:rFonts w:hint="cs"/>
          <w:rtl/>
        </w:rPr>
        <w:t xml:space="preserve"> אפי' </w:t>
      </w:r>
      <w:r>
        <w:rPr>
          <w:rFonts w:hint="cs"/>
          <w:rtl/>
        </w:rPr>
        <w:t>שמתבייש לתובעו</w:t>
      </w:r>
    </w:p>
    <w:p w14:paraId="0AD2AF01" w14:textId="77777777" w:rsidR="00E70DD6" w:rsidRDefault="00E70DD6" w:rsidP="00E70DD6">
      <w:pPr>
        <w:pStyle w:val="36"/>
        <w:framePr w:wrap="notBeside"/>
        <w:rPr>
          <w:rtl/>
        </w:rPr>
      </w:pPr>
      <w:r w:rsidRPr="00F40D4B">
        <w:rPr>
          <w:rtl/>
        </w:rPr>
        <w:t>ותנא דידן:</w:t>
      </w:r>
    </w:p>
    <w:p w14:paraId="4F9078CA" w14:textId="77777777" w:rsidR="00E70DD6" w:rsidRDefault="00E70DD6" w:rsidP="00E70DD6">
      <w:pPr>
        <w:rPr>
          <w:rtl/>
        </w:rPr>
      </w:pPr>
      <w:r w:rsidRPr="00F40D4B">
        <w:rPr>
          <w:rtl/>
        </w:rPr>
        <w:t xml:space="preserve">לא </w:t>
      </w:r>
      <w:r>
        <w:rPr>
          <w:rFonts w:hint="cs"/>
          <w:rtl/>
        </w:rPr>
        <w:t xml:space="preserve">למד </w:t>
      </w:r>
      <w:r w:rsidRPr="009F69FA">
        <w:rPr>
          <w:rStyle w:val="affff8"/>
          <w:rtl/>
        </w:rPr>
        <w:t>שכיר שכיר,</w:t>
      </w:r>
      <w:r w:rsidRPr="00F40D4B">
        <w:rPr>
          <w:rtl/>
        </w:rPr>
        <w:t xml:space="preserve"> </w:t>
      </w:r>
    </w:p>
    <w:p w14:paraId="7476C126" w14:textId="77777777" w:rsidR="00E70DD6" w:rsidRPr="000716B7" w:rsidRDefault="00E70DD6" w:rsidP="00E70DD6">
      <w:pPr>
        <w:rPr>
          <w:spacing w:val="4"/>
          <w:rtl/>
        </w:rPr>
      </w:pPr>
      <w:r w:rsidRPr="000716B7">
        <w:rPr>
          <w:rStyle w:val="affffc"/>
          <w:rtl/>
        </w:rPr>
        <w:t>ושאני שם</w:t>
      </w:r>
      <w:r w:rsidRPr="000716B7">
        <w:rPr>
          <w:spacing w:val="4"/>
          <w:rtl/>
        </w:rPr>
        <w:t xml:space="preserve"> </w:t>
      </w:r>
      <w:r w:rsidRPr="000716B7">
        <w:rPr>
          <w:rStyle w:val="affff8"/>
          <w:rtl/>
        </w:rPr>
        <w:t>ד</w:t>
      </w:r>
      <w:r w:rsidRPr="000716B7">
        <w:rPr>
          <w:rStyle w:val="affff8"/>
          <w:rFonts w:hint="cs"/>
          <w:rtl/>
        </w:rPr>
        <w:t>'ו</w:t>
      </w:r>
      <w:r w:rsidRPr="000716B7">
        <w:rPr>
          <w:rStyle w:val="affff8"/>
          <w:rtl/>
        </w:rPr>
        <w:t>לא תלין פעלת שכיר אתך</w:t>
      </w:r>
      <w:r w:rsidRPr="000716B7">
        <w:rPr>
          <w:rStyle w:val="affff8"/>
          <w:rFonts w:hint="cs"/>
          <w:rtl/>
        </w:rPr>
        <w:t>...</w:t>
      </w:r>
      <w:r w:rsidRPr="000716B7">
        <w:rPr>
          <w:rStyle w:val="affff8"/>
          <w:rtl/>
        </w:rPr>
        <w:t xml:space="preserve"> -</w:t>
      </w:r>
      <w:r w:rsidRPr="000716B7">
        <w:rPr>
          <w:spacing w:val="4"/>
          <w:rtl/>
        </w:rPr>
        <w:t xml:space="preserve"> כל שפעולתו אתך.</w:t>
      </w:r>
    </w:p>
    <w:p w14:paraId="0ADCB636" w14:textId="77777777" w:rsidR="00E70DD6" w:rsidRDefault="00E70DD6" w:rsidP="00E70DD6">
      <w:pPr>
        <w:rPr>
          <w:rtl/>
        </w:rPr>
      </w:pPr>
      <w:r w:rsidRPr="009F69FA">
        <w:rPr>
          <w:rStyle w:val="affff8"/>
          <w:rFonts w:hint="cs"/>
          <w:rtl/>
        </w:rPr>
        <w:t>ו'רעך'</w:t>
      </w:r>
      <w:r w:rsidRPr="00F40D4B">
        <w:rPr>
          <w:rFonts w:hint="cs"/>
          <w:rtl/>
        </w:rPr>
        <w:t xml:space="preserve"> ולא גר תושב. ומרבה בהמה וכלים </w:t>
      </w:r>
      <w:r w:rsidRPr="009F69FA">
        <w:rPr>
          <w:rStyle w:val="affff8"/>
          <w:rFonts w:hint="cs"/>
          <w:rtl/>
        </w:rPr>
        <w:t>ד'אתך',</w:t>
      </w:r>
      <w:r w:rsidRPr="00F40D4B">
        <w:rPr>
          <w:rFonts w:hint="cs"/>
          <w:rtl/>
        </w:rPr>
        <w:t xml:space="preserve"> </w:t>
      </w:r>
    </w:p>
    <w:p w14:paraId="5046DC34" w14:textId="77777777" w:rsidR="00E70DD6" w:rsidRPr="00F40D4B" w:rsidRDefault="00E70DD6" w:rsidP="00E70DD6">
      <w:pPr>
        <w:rPr>
          <w:rtl/>
        </w:rPr>
      </w:pPr>
      <w:r w:rsidRPr="00F40D4B">
        <w:rPr>
          <w:rFonts w:hint="cs"/>
          <w:rtl/>
        </w:rPr>
        <w:t>ומסתבר לרבותם</w:t>
      </w:r>
      <w:r w:rsidRPr="00F40D4B">
        <w:rPr>
          <w:rtl/>
        </w:rPr>
        <w:t xml:space="preserve"> </w:t>
      </w:r>
      <w:r w:rsidRPr="00F40D4B">
        <w:rPr>
          <w:rFonts w:hint="cs"/>
          <w:rtl/>
        </w:rPr>
        <w:t>ד</w:t>
      </w:r>
      <w:r w:rsidRPr="00F40D4B">
        <w:rPr>
          <w:rtl/>
        </w:rPr>
        <w:t>ישנן בכלל ממון רעך,</w:t>
      </w:r>
    </w:p>
    <w:p w14:paraId="497AA5A2" w14:textId="77777777" w:rsidR="00E70DD6" w:rsidRDefault="00E70DD6" w:rsidP="00E70DD6">
      <w:pPr>
        <w:pStyle w:val="36"/>
        <w:framePr w:wrap="notBeside"/>
        <w:rPr>
          <w:rtl/>
        </w:rPr>
      </w:pPr>
      <w:r w:rsidRPr="00F40D4B">
        <w:rPr>
          <w:rFonts w:hint="cs"/>
          <w:rtl/>
        </w:rPr>
        <w:t>ולת''ק</w:t>
      </w:r>
    </w:p>
    <w:p w14:paraId="01312387" w14:textId="77777777" w:rsidR="00E70DD6" w:rsidRPr="00F40D4B" w:rsidRDefault="00E70DD6" w:rsidP="00E70DD6">
      <w:pPr>
        <w:rPr>
          <w:rtl/>
        </w:rPr>
      </w:pPr>
      <w:r w:rsidRPr="00F40D4B">
        <w:rPr>
          <w:rtl/>
        </w:rPr>
        <w:t>ד</w:t>
      </w:r>
      <w:r w:rsidRPr="009F69FA">
        <w:rPr>
          <w:rStyle w:val="affff8"/>
          <w:rFonts w:hint="cs"/>
          <w:rtl/>
        </w:rPr>
        <w:t>'</w:t>
      </w:r>
      <w:r w:rsidRPr="009F69FA">
        <w:rPr>
          <w:rStyle w:val="affff8"/>
          <w:rtl/>
        </w:rPr>
        <w:t>מאחיך</w:t>
      </w:r>
      <w:r w:rsidRPr="009F69FA">
        <w:rPr>
          <w:rStyle w:val="affff8"/>
          <w:rFonts w:hint="cs"/>
          <w:rtl/>
        </w:rPr>
        <w:t>'</w:t>
      </w:r>
      <w:r w:rsidRPr="00F40D4B">
        <w:rPr>
          <w:rtl/>
        </w:rPr>
        <w:t xml:space="preserve"> </w:t>
      </w:r>
      <w:r w:rsidRPr="009F69FA">
        <w:rPr>
          <w:rStyle w:val="affff8"/>
          <w:rFonts w:hint="cs"/>
          <w:rtl/>
        </w:rPr>
        <w:t>'רעך'</w:t>
      </w:r>
      <w:r w:rsidRPr="00F40D4B">
        <w:rPr>
          <w:rFonts w:hint="cs"/>
          <w:rtl/>
        </w:rPr>
        <w:t xml:space="preserve"> ולא נכרי לעשקו, </w:t>
      </w:r>
      <w:r w:rsidRPr="009F69FA">
        <w:rPr>
          <w:rStyle w:val="affff8"/>
          <w:rFonts w:hint="cs"/>
          <w:rtl/>
        </w:rPr>
        <w:t>'אחיך'</w:t>
      </w:r>
      <w:r w:rsidRPr="00F40D4B">
        <w:rPr>
          <w:rFonts w:hint="cs"/>
          <w:rtl/>
        </w:rPr>
        <w:t xml:space="preserve"> ולא נכרי היינו לגזלו.</w:t>
      </w:r>
    </w:p>
    <w:p w14:paraId="552CA631" w14:textId="77777777" w:rsidR="00E70DD6" w:rsidRDefault="00E70DD6" w:rsidP="00E70DD6">
      <w:pPr>
        <w:rPr>
          <w:rtl/>
        </w:rPr>
      </w:pPr>
      <w:r w:rsidRPr="009F69FA">
        <w:rPr>
          <w:b/>
          <w:bCs/>
          <w:rtl/>
        </w:rPr>
        <w:t>וצריכ</w:t>
      </w:r>
      <w:r>
        <w:rPr>
          <w:rFonts w:hint="cs"/>
          <w:b/>
          <w:bCs/>
          <w:rtl/>
        </w:rPr>
        <w:t>א</w:t>
      </w:r>
      <w:r w:rsidRPr="009F69FA">
        <w:rPr>
          <w:rStyle w:val="affffc"/>
          <w:rtl/>
        </w:rPr>
        <w:t>,</w:t>
      </w:r>
      <w:r w:rsidRPr="00F40D4B">
        <w:rPr>
          <w:rtl/>
        </w:rPr>
        <w:t xml:space="preserve"> גזלו – </w:t>
      </w:r>
      <w:r w:rsidRPr="00F40D4B">
        <w:rPr>
          <w:rFonts w:hint="cs"/>
          <w:rtl/>
        </w:rPr>
        <w:t xml:space="preserve">אפי' </w:t>
      </w:r>
      <w:r>
        <w:rPr>
          <w:rFonts w:hint="cs"/>
          <w:rtl/>
        </w:rPr>
        <w:t xml:space="preserve">שבא לידו, </w:t>
      </w:r>
      <w:r w:rsidRPr="00F40D4B">
        <w:rPr>
          <w:rFonts w:hint="cs"/>
          <w:rtl/>
        </w:rPr>
        <w:t>ועשקו אפי' דטרח ב</w:t>
      </w:r>
      <w:r>
        <w:rPr>
          <w:rFonts w:hint="cs"/>
          <w:rtl/>
        </w:rPr>
        <w:t>ו.</w:t>
      </w:r>
    </w:p>
    <w:p w14:paraId="2CF08FD4" w14:textId="77777777" w:rsidR="00E70DD6" w:rsidRDefault="00E70DD6" w:rsidP="00E70DD6">
      <w:pPr>
        <w:pStyle w:val="36"/>
        <w:framePr w:wrap="notBeside"/>
        <w:rPr>
          <w:rtl/>
        </w:rPr>
      </w:pPr>
      <w:r w:rsidRPr="009F69FA">
        <w:rPr>
          <w:rStyle w:val="affffc"/>
          <w:rFonts w:hint="cs"/>
          <w:rtl/>
        </w:rPr>
        <w:t>ולריב''י:</w:t>
      </w:r>
    </w:p>
    <w:p w14:paraId="23CA77C8" w14:textId="77777777" w:rsidR="00E70DD6" w:rsidRPr="00F40D4B" w:rsidRDefault="00E70DD6" w:rsidP="00E70DD6">
      <w:pPr>
        <w:rPr>
          <w:rtl/>
        </w:rPr>
      </w:pPr>
      <w:r w:rsidRPr="009F69FA">
        <w:rPr>
          <w:rStyle w:val="affff8"/>
          <w:rFonts w:hint="cs"/>
          <w:rtl/>
        </w:rPr>
        <w:t>'לא</w:t>
      </w:r>
      <w:r w:rsidRPr="009F69FA">
        <w:rPr>
          <w:rStyle w:val="affff8"/>
          <w:rtl/>
        </w:rPr>
        <w:t xml:space="preserve"> תלין פעלת שכיר אתך עד בקר</w:t>
      </w:r>
      <w:r w:rsidRPr="009F69FA">
        <w:rPr>
          <w:rStyle w:val="affff8"/>
          <w:rFonts w:hint="cs"/>
          <w:rtl/>
        </w:rPr>
        <w:t>'</w:t>
      </w:r>
      <w:r w:rsidRPr="00F40D4B">
        <w:rPr>
          <w:rtl/>
        </w:rPr>
        <w:t xml:space="preserve"> מיבעיא לכדרב אסי</w:t>
      </w:r>
    </w:p>
    <w:p w14:paraId="2961FD3D" w14:textId="77777777" w:rsidR="00E70DD6" w:rsidRDefault="00E70DD6" w:rsidP="00E70DD6">
      <w:pPr>
        <w:pStyle w:val="36"/>
        <w:framePr w:wrap="notBeside"/>
        <w:rPr>
          <w:rtl/>
        </w:rPr>
      </w:pPr>
      <w:r w:rsidRPr="00F40D4B">
        <w:rPr>
          <w:rFonts w:hint="cs"/>
          <w:rtl/>
        </w:rPr>
        <w:t>דאר''א:</w:t>
      </w:r>
    </w:p>
    <w:p w14:paraId="2F3CCEE0" w14:textId="77777777" w:rsidR="00E70DD6" w:rsidRPr="000716B7" w:rsidRDefault="00E70DD6" w:rsidP="00E70DD6">
      <w:pPr>
        <w:rPr>
          <w:rtl/>
        </w:rPr>
      </w:pPr>
      <w:r w:rsidRPr="000716B7">
        <w:rPr>
          <w:rFonts w:hint="cs"/>
          <w:rtl/>
        </w:rPr>
        <w:t>דא</w:t>
      </w:r>
      <w:r w:rsidRPr="000716B7">
        <w:rPr>
          <w:rtl/>
        </w:rPr>
        <w:t xml:space="preserve">פילו שכרו </w:t>
      </w:r>
      <w:r w:rsidRPr="000716B7">
        <w:rPr>
          <w:rFonts w:hint="cs"/>
          <w:rtl/>
        </w:rPr>
        <w:t xml:space="preserve">רק </w:t>
      </w:r>
      <w:r w:rsidRPr="000716B7">
        <w:rPr>
          <w:rtl/>
        </w:rPr>
        <w:t>לבצור אשכול ענבים</w:t>
      </w:r>
      <w:r w:rsidRPr="000716B7">
        <w:rPr>
          <w:rFonts w:hint="cs"/>
          <w:rtl/>
        </w:rPr>
        <w:t xml:space="preserve"> אחד</w:t>
      </w:r>
      <w:r w:rsidRPr="000716B7">
        <w:rPr>
          <w:rtl/>
        </w:rPr>
        <w:t xml:space="preserve"> - עובר משום </w:t>
      </w:r>
      <w:r w:rsidRPr="000716B7">
        <w:rPr>
          <w:rStyle w:val="affff8"/>
          <w:rFonts w:hint="cs"/>
          <w:spacing w:val="0"/>
          <w:rtl/>
        </w:rPr>
        <w:t>'</w:t>
      </w:r>
      <w:r w:rsidRPr="000716B7">
        <w:rPr>
          <w:rStyle w:val="affff8"/>
          <w:spacing w:val="0"/>
          <w:rtl/>
        </w:rPr>
        <w:t>בל תלין</w:t>
      </w:r>
      <w:r w:rsidRPr="000716B7">
        <w:rPr>
          <w:rStyle w:val="affff8"/>
          <w:rFonts w:hint="cs"/>
          <w:spacing w:val="0"/>
          <w:rtl/>
        </w:rPr>
        <w:t>'</w:t>
      </w:r>
      <w:r w:rsidRPr="000716B7">
        <w:rPr>
          <w:rStyle w:val="affff8"/>
          <w:spacing w:val="0"/>
          <w:rtl/>
        </w:rPr>
        <w:t>.</w:t>
      </w:r>
    </w:p>
    <w:p w14:paraId="4AD92650" w14:textId="77777777" w:rsidR="00E70DD6" w:rsidRDefault="00E70DD6" w:rsidP="00E70DD6">
      <w:pPr>
        <w:pStyle w:val="36"/>
        <w:framePr w:wrap="notBeside"/>
        <w:rPr>
          <w:rtl/>
        </w:rPr>
      </w:pPr>
      <w:r w:rsidRPr="00F40D4B">
        <w:rPr>
          <w:rtl/>
        </w:rPr>
        <w:t>ואידך:</w:t>
      </w:r>
    </w:p>
    <w:p w14:paraId="079FBB16" w14:textId="77777777" w:rsidR="00E70DD6" w:rsidRPr="00F40D4B" w:rsidRDefault="00E70DD6" w:rsidP="00E70DD6">
      <w:pPr>
        <w:rPr>
          <w:rtl/>
        </w:rPr>
      </w:pPr>
      <w:r w:rsidRPr="00F40D4B">
        <w:rPr>
          <w:rtl/>
        </w:rPr>
        <w:t>מ</w:t>
      </w:r>
      <w:r w:rsidRPr="009F69FA">
        <w:rPr>
          <w:rStyle w:val="affff8"/>
          <w:rFonts w:hint="cs"/>
          <w:rtl/>
        </w:rPr>
        <w:t>'</w:t>
      </w:r>
      <w:r w:rsidRPr="009F69FA">
        <w:rPr>
          <w:rStyle w:val="affff8"/>
          <w:rtl/>
        </w:rPr>
        <w:t>ואליו הוא נשא את נפשו</w:t>
      </w:r>
      <w:r w:rsidRPr="009F69FA">
        <w:rPr>
          <w:rStyle w:val="affff8"/>
          <w:rFonts w:hint="cs"/>
          <w:rtl/>
        </w:rPr>
        <w:t>'</w:t>
      </w:r>
      <w:r w:rsidRPr="00F40D4B">
        <w:rPr>
          <w:rtl/>
        </w:rPr>
        <w:t xml:space="preserve"> נפקא, דבר המוסר נפשו עליו.</w:t>
      </w:r>
    </w:p>
    <w:p w14:paraId="6C540B7B" w14:textId="77777777" w:rsidR="00A6533C" w:rsidRPr="00F40D4B" w:rsidRDefault="006F071F" w:rsidP="006010DA">
      <w:pPr>
        <w:pStyle w:val="affe"/>
        <w:framePr w:wrap="around"/>
        <w:rPr>
          <w:rtl/>
        </w:rPr>
      </w:pPr>
      <w:r w:rsidRPr="00F40D4B">
        <w:rPr>
          <w:rtl/>
        </w:rPr>
        <w:t xml:space="preserve"> קיב.</w:t>
      </w:r>
    </w:p>
    <w:p w14:paraId="28EC82FD" w14:textId="77777777" w:rsidR="009F69FA" w:rsidRDefault="006F071F" w:rsidP="009F69FA">
      <w:pPr>
        <w:pStyle w:val="36"/>
        <w:framePr w:wrap="notBeside"/>
        <w:rPr>
          <w:rtl/>
        </w:rPr>
      </w:pPr>
      <w:r w:rsidRPr="00F40D4B">
        <w:rPr>
          <w:rtl/>
        </w:rPr>
        <w:t>ואידך</w:t>
      </w:r>
    </w:p>
    <w:p w14:paraId="483E5A20" w14:textId="38FA018D" w:rsidR="00A6533C" w:rsidRPr="00F40D4B" w:rsidRDefault="006F071F" w:rsidP="009B508D">
      <w:pPr>
        <w:rPr>
          <w:rtl/>
        </w:rPr>
      </w:pPr>
      <w:r w:rsidRPr="009F69FA">
        <w:rPr>
          <w:rStyle w:val="affff8"/>
          <w:rFonts w:hint="cs"/>
          <w:rtl/>
        </w:rPr>
        <w:t>'</w:t>
      </w:r>
      <w:r w:rsidRPr="009F69FA">
        <w:rPr>
          <w:rStyle w:val="affff8"/>
          <w:rtl/>
        </w:rPr>
        <w:t>ואליו הוא נשא את נפשו</w:t>
      </w:r>
      <w:r w:rsidRPr="009F69FA">
        <w:rPr>
          <w:rStyle w:val="affff8"/>
          <w:rFonts w:hint="cs"/>
          <w:rtl/>
        </w:rPr>
        <w:t>'</w:t>
      </w:r>
      <w:r w:rsidRPr="00F40D4B">
        <w:rPr>
          <w:rtl/>
        </w:rPr>
        <w:t xml:space="preserve"> מפני מה עלה זה בכבש ונתלה באילן ומסר את עצמו למיתה לא על שכרו?</w:t>
      </w:r>
    </w:p>
    <w:p w14:paraId="478D5177" w14:textId="3E6BCA58" w:rsidR="006F071F" w:rsidRPr="00F40D4B" w:rsidRDefault="006F071F" w:rsidP="009F69FA">
      <w:pPr>
        <w:rPr>
          <w:rtl/>
        </w:rPr>
      </w:pPr>
      <w:r w:rsidRPr="009F69FA">
        <w:rPr>
          <w:rStyle w:val="affffc"/>
          <w:rtl/>
        </w:rPr>
        <w:t>דבר אחר -</w:t>
      </w:r>
      <w:r w:rsidRPr="00F40D4B">
        <w:rPr>
          <w:rtl/>
        </w:rPr>
        <w:t xml:space="preserve"> כל הכובש שכר שכיר כאילו נוטל נפשו ממנו.</w:t>
      </w:r>
    </w:p>
    <w:p w14:paraId="137B2A4F" w14:textId="62BF4DFD" w:rsidR="006F071F" w:rsidRPr="00F40D4B" w:rsidRDefault="006F071F" w:rsidP="009F69FA">
      <w:pPr>
        <w:rPr>
          <w:rtl/>
        </w:rPr>
      </w:pPr>
      <w:r w:rsidRPr="009F69FA">
        <w:rPr>
          <w:rStyle w:val="affffc"/>
          <w:rFonts w:hint="cs"/>
          <w:rtl/>
        </w:rPr>
        <w:t>ר''ה ור''ח:</w:t>
      </w:r>
      <w:r w:rsidRPr="00F40D4B">
        <w:rPr>
          <w:rtl/>
        </w:rPr>
        <w:t xml:space="preserve"> </w:t>
      </w:r>
      <w:r w:rsidRPr="009F69FA">
        <w:rPr>
          <w:rStyle w:val="affffc"/>
          <w:rtl/>
        </w:rPr>
        <w:t>חד אמר:</w:t>
      </w:r>
      <w:r w:rsidRPr="00F40D4B">
        <w:rPr>
          <w:rtl/>
        </w:rPr>
        <w:t xml:space="preserve"> נפשו של גזלן, </w:t>
      </w:r>
      <w:r w:rsidRPr="009F69FA">
        <w:rPr>
          <w:rStyle w:val="affffc"/>
          <w:rtl/>
        </w:rPr>
        <w:t>וחד אמר:</w:t>
      </w:r>
      <w:r w:rsidRPr="00F40D4B">
        <w:rPr>
          <w:rtl/>
        </w:rPr>
        <w:t xml:space="preserve"> נפשו של נגזל.</w:t>
      </w:r>
    </w:p>
    <w:p w14:paraId="666D0C8C" w14:textId="77777777" w:rsidR="009F69FA" w:rsidRDefault="006F071F" w:rsidP="009F69FA">
      <w:pPr>
        <w:rPr>
          <w:rStyle w:val="affff8"/>
          <w:rtl/>
        </w:rPr>
      </w:pPr>
      <w:r w:rsidRPr="009F69FA">
        <w:rPr>
          <w:rStyle w:val="affffc"/>
          <w:rtl/>
        </w:rPr>
        <w:t>מ"ד נפשו של גזלן –</w:t>
      </w:r>
      <w:r w:rsidRPr="00F40D4B">
        <w:rPr>
          <w:rtl/>
        </w:rPr>
        <w:t xml:space="preserve"> ד</w:t>
      </w:r>
      <w:r w:rsidRPr="009F69FA">
        <w:rPr>
          <w:rStyle w:val="affff8"/>
          <w:rFonts w:hint="cs"/>
          <w:rtl/>
        </w:rPr>
        <w:t>'</w:t>
      </w:r>
      <w:r w:rsidRPr="009F69FA">
        <w:rPr>
          <w:rStyle w:val="affff8"/>
          <w:rtl/>
        </w:rPr>
        <w:t xml:space="preserve">אל תגזל דל כי דל הוא </w:t>
      </w:r>
      <w:r w:rsidRPr="009F69FA">
        <w:rPr>
          <w:rStyle w:val="affff8"/>
          <w:rFonts w:hint="cs"/>
          <w:rtl/>
        </w:rPr>
        <w:t xml:space="preserve">וגו' </w:t>
      </w:r>
    </w:p>
    <w:p w14:paraId="7712D7A3" w14:textId="2CA8E52F" w:rsidR="006F071F" w:rsidRPr="00F40D4B" w:rsidRDefault="006F071F" w:rsidP="009F69FA">
      <w:pPr>
        <w:ind w:left="791" w:firstLine="113"/>
        <w:rPr>
          <w:rtl/>
        </w:rPr>
      </w:pPr>
      <w:r w:rsidRPr="009F69FA">
        <w:rPr>
          <w:rStyle w:val="affffc"/>
          <w:rtl/>
        </w:rPr>
        <w:t>וכתיב</w:t>
      </w:r>
      <w:r w:rsidRPr="009F69FA">
        <w:rPr>
          <w:rStyle w:val="affff8"/>
          <w:rtl/>
        </w:rPr>
        <w:t xml:space="preserve"> כי ה' יריב ריבם וקבע את קבעיהם נפש.</w:t>
      </w:r>
    </w:p>
    <w:p w14:paraId="28E7783C" w14:textId="36D0FDBE" w:rsidR="006F071F" w:rsidRPr="009F69FA" w:rsidRDefault="006F071F" w:rsidP="009B508D">
      <w:pPr>
        <w:rPr>
          <w:rStyle w:val="affff8"/>
          <w:rtl/>
        </w:rPr>
      </w:pPr>
      <w:r w:rsidRPr="009F69FA">
        <w:rPr>
          <w:rStyle w:val="affffc"/>
          <w:rtl/>
        </w:rPr>
        <w:t>ומ"ד נפשו של נגזל</w:t>
      </w:r>
      <w:r w:rsidRPr="00F40D4B">
        <w:rPr>
          <w:rtl/>
        </w:rPr>
        <w:t xml:space="preserve"> ד</w:t>
      </w:r>
      <w:r w:rsidRPr="009F69FA">
        <w:rPr>
          <w:rStyle w:val="affff8"/>
          <w:rFonts w:hint="cs"/>
          <w:rtl/>
        </w:rPr>
        <w:t>'</w:t>
      </w:r>
      <w:r w:rsidRPr="009F69FA">
        <w:rPr>
          <w:rStyle w:val="affff8"/>
          <w:rtl/>
        </w:rPr>
        <w:t>כן ארחות כל בוצע בצע את נפש בעליו יקח</w:t>
      </w:r>
      <w:r w:rsidRPr="009F69FA">
        <w:rPr>
          <w:rStyle w:val="affff8"/>
          <w:rFonts w:hint="cs"/>
          <w:rtl/>
        </w:rPr>
        <w:t>'</w:t>
      </w:r>
      <w:r w:rsidRPr="009F69FA">
        <w:rPr>
          <w:rStyle w:val="affff8"/>
          <w:rtl/>
        </w:rPr>
        <w:t>.</w:t>
      </w:r>
    </w:p>
    <w:p w14:paraId="39725CF4" w14:textId="77777777" w:rsidR="009F69FA" w:rsidRDefault="006F071F" w:rsidP="009F69FA">
      <w:pPr>
        <w:pStyle w:val="36"/>
        <w:framePr w:wrap="notBeside"/>
        <w:rPr>
          <w:rtl/>
        </w:rPr>
      </w:pPr>
      <w:r w:rsidRPr="00F40D4B">
        <w:rPr>
          <w:rtl/>
        </w:rPr>
        <w:lastRenderedPageBreak/>
        <w:t>ואידך</w:t>
      </w:r>
    </w:p>
    <w:p w14:paraId="52FC5E8D" w14:textId="5768F376" w:rsidR="006F071F" w:rsidRPr="00F40D4B" w:rsidRDefault="006F071F" w:rsidP="009B508D">
      <w:pPr>
        <w:rPr>
          <w:rtl/>
        </w:rPr>
      </w:pPr>
      <w:r w:rsidRPr="00F40D4B">
        <w:rPr>
          <w:rFonts w:hint="cs"/>
          <w:rtl/>
        </w:rPr>
        <w:t>הך ד</w:t>
      </w:r>
      <w:r w:rsidRPr="009F69FA">
        <w:rPr>
          <w:rStyle w:val="affff8"/>
          <w:rFonts w:hint="cs"/>
          <w:rtl/>
        </w:rPr>
        <w:t>'</w:t>
      </w:r>
      <w:r w:rsidRPr="009F69FA">
        <w:rPr>
          <w:rStyle w:val="affff8"/>
          <w:rtl/>
        </w:rPr>
        <w:t>את נפש בעליו יקח</w:t>
      </w:r>
      <w:r w:rsidRPr="009F69FA">
        <w:rPr>
          <w:rStyle w:val="affff8"/>
          <w:rFonts w:hint="cs"/>
          <w:rtl/>
        </w:rPr>
        <w:t>'</w:t>
      </w:r>
      <w:r w:rsidRPr="00F40D4B">
        <w:rPr>
          <w:rtl/>
        </w:rPr>
        <w:t xml:space="preserve"> – </w:t>
      </w:r>
      <w:r w:rsidRPr="00F40D4B">
        <w:rPr>
          <w:rFonts w:hint="cs"/>
          <w:rtl/>
        </w:rPr>
        <w:t xml:space="preserve">היינו </w:t>
      </w:r>
      <w:r w:rsidRPr="00F40D4B">
        <w:rPr>
          <w:rtl/>
        </w:rPr>
        <w:t>בעליו דהשתא.</w:t>
      </w:r>
    </w:p>
    <w:p w14:paraId="2AFB7EF0" w14:textId="77777777" w:rsidR="009F69FA" w:rsidRDefault="006F071F" w:rsidP="009F69FA">
      <w:pPr>
        <w:pStyle w:val="36"/>
        <w:framePr w:wrap="notBeside"/>
        <w:rPr>
          <w:rtl/>
        </w:rPr>
      </w:pPr>
      <w:r w:rsidRPr="00F40D4B">
        <w:rPr>
          <w:rtl/>
        </w:rPr>
        <w:t>ואידך</w:t>
      </w:r>
    </w:p>
    <w:p w14:paraId="36C42F60" w14:textId="37E770A6" w:rsidR="006F071F" w:rsidRPr="00F40D4B" w:rsidRDefault="006F071F" w:rsidP="009B508D">
      <w:pPr>
        <w:rPr>
          <w:rtl/>
        </w:rPr>
      </w:pPr>
      <w:r w:rsidRPr="00F40D4B">
        <w:rPr>
          <w:rFonts w:hint="cs"/>
          <w:rtl/>
        </w:rPr>
        <w:t>מה טעם ד</w:t>
      </w:r>
      <w:r w:rsidRPr="009F69FA">
        <w:rPr>
          <w:rStyle w:val="affff8"/>
          <w:rFonts w:hint="cs"/>
          <w:rtl/>
        </w:rPr>
        <w:t>'ו</w:t>
      </w:r>
      <w:r w:rsidRPr="009F69FA">
        <w:rPr>
          <w:rStyle w:val="affff8"/>
          <w:rtl/>
        </w:rPr>
        <w:t>קבע את קבעיהם נפש</w:t>
      </w:r>
      <w:r w:rsidRPr="009F69FA">
        <w:rPr>
          <w:rStyle w:val="affff8"/>
          <w:rFonts w:hint="cs"/>
          <w:rtl/>
        </w:rPr>
        <w:t>'</w:t>
      </w:r>
      <w:r w:rsidRPr="009F69FA">
        <w:rPr>
          <w:rStyle w:val="affff8"/>
          <w:rtl/>
        </w:rPr>
        <w:t xml:space="preserve"> -</w:t>
      </w:r>
      <w:r w:rsidRPr="00F40D4B">
        <w:rPr>
          <w:rtl/>
        </w:rPr>
        <w:t xml:space="preserve"> משום דנטלו נפש.</w:t>
      </w:r>
    </w:p>
    <w:p w14:paraId="65C4109C" w14:textId="77777777" w:rsidR="00A6533C" w:rsidRPr="00F40D4B" w:rsidRDefault="00A6533C" w:rsidP="00A6533C">
      <w:pPr>
        <w:pStyle w:val="aff9"/>
        <w:rPr>
          <w:rtl/>
        </w:rPr>
      </w:pPr>
      <w:r w:rsidRPr="00F40D4B">
        <w:rPr>
          <w:rtl/>
        </w:rPr>
        <w:t>***</w:t>
      </w:r>
    </w:p>
    <w:p w14:paraId="63B4538D" w14:textId="08E21ECB" w:rsidR="006F071F" w:rsidRPr="00F40D4B" w:rsidRDefault="006F071F" w:rsidP="008F7FF2">
      <w:pPr>
        <w:pStyle w:val="afffb"/>
        <w:rPr>
          <w:rtl/>
        </w:rPr>
      </w:pPr>
      <w:ins w:id="10007" w:author="מספור קטעי משנה" w:date="2026-10-06T06:45:11Z">
        <w:r>
          <w:rPr>
            <w:rStyle w:val="MisparKeta"/>
          </w:rPr>
          <w:t xml:space="preserve">א. </w:t>
        </w:r>
      </w:ins>
      <w:bookmarkStart w:id="27" w:name="_Hlk169677095"/>
      <w:bookmarkEnd w:id="26"/>
      <w:r w:rsidRPr="00F40D4B">
        <w:rPr>
          <w:rtl/>
        </w:rPr>
        <w:t>אימתי בזמן שתבעו, לא תבעו אינו עובר עליו.</w:t>
      </w:r>
    </w:p>
    <w:p w14:paraId="34346267" w14:textId="77777777" w:rsidR="008F7FF2" w:rsidRDefault="006F071F" w:rsidP="008F7FF2">
      <w:pPr>
        <w:pStyle w:val="36"/>
        <w:framePr w:wrap="notBeside"/>
        <w:rPr>
          <w:rtl/>
        </w:rPr>
      </w:pPr>
      <w:r w:rsidRPr="00F40D4B">
        <w:rPr>
          <w:rtl/>
        </w:rPr>
        <w:t>ת"ר:</w:t>
      </w:r>
    </w:p>
    <w:p w14:paraId="5BC16C3D" w14:textId="0A9C4A93" w:rsidR="006F071F" w:rsidRPr="00F40D4B" w:rsidRDefault="006F071F" w:rsidP="00261837">
      <w:pPr>
        <w:rPr>
          <w:rtl/>
        </w:rPr>
      </w:pPr>
      <w:r w:rsidRPr="008F7FF2">
        <w:rPr>
          <w:rStyle w:val="affff8"/>
          <w:rFonts w:hint="cs"/>
          <w:rtl/>
        </w:rPr>
        <w:t>'</w:t>
      </w:r>
      <w:r w:rsidRPr="008F7FF2">
        <w:rPr>
          <w:rStyle w:val="affff8"/>
          <w:rtl/>
        </w:rPr>
        <w:t>לא תלין פעלת שכיר</w:t>
      </w:r>
      <w:r w:rsidRPr="00F40D4B">
        <w:rPr>
          <w:rtl/>
        </w:rPr>
        <w:t xml:space="preserve"> </w:t>
      </w:r>
      <w:r w:rsidRPr="00261837">
        <w:rPr>
          <w:rStyle w:val="affff8"/>
          <w:rtl/>
        </w:rPr>
        <w:t>אתך</w:t>
      </w:r>
      <w:r w:rsidRPr="00261837">
        <w:rPr>
          <w:rStyle w:val="affff8"/>
          <w:rFonts w:hint="cs"/>
          <w:rtl/>
        </w:rPr>
        <w:t>'</w:t>
      </w:r>
      <w:r w:rsidR="00261837">
        <w:rPr>
          <w:rStyle w:val="affff8"/>
          <w:rFonts w:hint="cs"/>
          <w:rtl/>
        </w:rPr>
        <w:t>-</w:t>
      </w:r>
      <w:r w:rsidRPr="00F40D4B">
        <w:rPr>
          <w:rtl/>
        </w:rPr>
        <w:t xml:space="preserve"> </w:t>
      </w:r>
      <w:r w:rsidR="00261837" w:rsidRPr="00261837">
        <w:rPr>
          <w:rStyle w:val="affffc"/>
          <w:rFonts w:hint="cs"/>
          <w:rtl/>
        </w:rPr>
        <w:t>א.</w:t>
      </w:r>
      <w:r w:rsidR="00261837">
        <w:rPr>
          <w:rFonts w:hint="cs"/>
          <w:rtl/>
        </w:rPr>
        <w:t xml:space="preserve"> </w:t>
      </w:r>
      <w:r w:rsidRPr="00F40D4B">
        <w:rPr>
          <w:rtl/>
        </w:rPr>
        <w:t>לדעתך</w:t>
      </w:r>
      <w:r w:rsidR="00261837">
        <w:rPr>
          <w:rFonts w:hint="cs"/>
          <w:rtl/>
        </w:rPr>
        <w:t xml:space="preserve"> רק אם תבעו</w:t>
      </w:r>
      <w:r w:rsidRPr="00F40D4B">
        <w:rPr>
          <w:rtl/>
        </w:rPr>
        <w:t>.</w:t>
      </w:r>
      <w:r w:rsidR="00261837">
        <w:rPr>
          <w:rFonts w:hint="cs"/>
          <w:rtl/>
        </w:rPr>
        <w:t xml:space="preserve"> </w:t>
      </w:r>
      <w:r w:rsidR="00261837">
        <w:rPr>
          <w:rStyle w:val="affff8"/>
          <w:rFonts w:hint="cs"/>
          <w:rtl/>
        </w:rPr>
        <w:t xml:space="preserve">ב. </w:t>
      </w:r>
      <w:r w:rsidRPr="00F40D4B">
        <w:rPr>
          <w:rtl/>
        </w:rPr>
        <w:t>שיש אתך.</w:t>
      </w:r>
    </w:p>
    <w:p w14:paraId="21A2A050" w14:textId="7C32DE53" w:rsidR="006F071F" w:rsidRPr="00F40D4B" w:rsidRDefault="00261837" w:rsidP="00261837">
      <w:pPr>
        <w:ind w:left="226" w:firstLine="113"/>
        <w:rPr>
          <w:rtl/>
        </w:rPr>
      </w:pPr>
      <w:r w:rsidRPr="00261837">
        <w:rPr>
          <w:rStyle w:val="affffc"/>
          <w:rFonts w:hint="cs"/>
          <w:rtl/>
        </w:rPr>
        <w:t>ג.</w:t>
      </w:r>
      <w:r w:rsidR="006F071F" w:rsidRPr="00F40D4B">
        <w:rPr>
          <w:rtl/>
        </w:rPr>
        <w:tab/>
        <w:t xml:space="preserve">ולא שהמחהו אצל חנוני </w:t>
      </w:r>
      <w:r>
        <w:rPr>
          <w:rFonts w:hint="cs"/>
          <w:rtl/>
        </w:rPr>
        <w:t>או</w:t>
      </w:r>
      <w:r w:rsidR="006F071F" w:rsidRPr="00F40D4B">
        <w:rPr>
          <w:rtl/>
        </w:rPr>
        <w:t xml:space="preserve"> שולחני </w:t>
      </w:r>
      <w:r>
        <w:rPr>
          <w:rFonts w:hint="cs"/>
          <w:rtl/>
        </w:rPr>
        <w:t>שלא עובר עליו</w:t>
      </w:r>
      <w:r w:rsidR="006F071F" w:rsidRPr="00F40D4B">
        <w:rPr>
          <w:rtl/>
        </w:rPr>
        <w:t>.</w:t>
      </w:r>
    </w:p>
    <w:p w14:paraId="772882DE" w14:textId="0BC9E359" w:rsidR="006F071F" w:rsidRPr="00F40D4B" w:rsidRDefault="006F071F" w:rsidP="008F7FF2">
      <w:pPr>
        <w:pStyle w:val="affff9"/>
        <w:rPr>
          <w:rtl/>
        </w:rPr>
      </w:pPr>
      <w:r w:rsidRPr="00F40D4B">
        <w:rPr>
          <w:rtl/>
        </w:rPr>
        <w:t>איבעיא: חוזר או אינו חוזר</w:t>
      </w:r>
      <w:r w:rsidRPr="00F40D4B">
        <w:rPr>
          <w:rFonts w:hint="cs"/>
          <w:rtl/>
        </w:rPr>
        <w:t>?</w:t>
      </w:r>
    </w:p>
    <w:p w14:paraId="16ABEC4C" w14:textId="77777777" w:rsidR="00261837" w:rsidRDefault="006F071F" w:rsidP="00261837">
      <w:pPr>
        <w:pStyle w:val="36"/>
        <w:framePr w:wrap="notBeside"/>
        <w:rPr>
          <w:rStyle w:val="affffc"/>
          <w:rtl/>
        </w:rPr>
      </w:pPr>
      <w:r w:rsidRPr="008F7FF2">
        <w:rPr>
          <w:rStyle w:val="affffc"/>
          <w:rtl/>
        </w:rPr>
        <w:t>רבה:</w:t>
      </w:r>
    </w:p>
    <w:p w14:paraId="68318870" w14:textId="79ACA4F6" w:rsidR="006F071F" w:rsidRPr="00F40D4B" w:rsidRDefault="006F071F" w:rsidP="009B508D">
      <w:pPr>
        <w:rPr>
          <w:rtl/>
        </w:rPr>
      </w:pPr>
      <w:r w:rsidRPr="00F40D4B">
        <w:rPr>
          <w:rFonts w:hint="cs"/>
          <w:rtl/>
        </w:rPr>
        <w:t xml:space="preserve">חוזר.  </w:t>
      </w:r>
      <w:r w:rsidRPr="008F7FF2">
        <w:rPr>
          <w:rStyle w:val="affffc"/>
          <w:rtl/>
        </w:rPr>
        <w:t>מדתני:</w:t>
      </w:r>
      <w:r w:rsidRPr="00F40D4B">
        <w:rPr>
          <w:rtl/>
        </w:rPr>
        <w:t xml:space="preserve"> אינו עובר עליו</w:t>
      </w:r>
      <w:r w:rsidRPr="00F40D4B">
        <w:rPr>
          <w:rFonts w:hint="cs"/>
          <w:rtl/>
        </w:rPr>
        <w:t xml:space="preserve"> </w:t>
      </w:r>
      <w:r w:rsidRPr="00F40D4B">
        <w:rPr>
          <w:rtl/>
        </w:rPr>
        <w:t xml:space="preserve"> - הא מיהדר - הדר.</w:t>
      </w:r>
    </w:p>
    <w:p w14:paraId="20B3FF8B" w14:textId="77777777" w:rsidR="00261837" w:rsidRDefault="006F071F" w:rsidP="00261837">
      <w:pPr>
        <w:pStyle w:val="36"/>
        <w:framePr w:wrap="notBeside"/>
        <w:rPr>
          <w:rtl/>
        </w:rPr>
      </w:pPr>
      <w:r w:rsidRPr="00261837">
        <w:rPr>
          <w:rStyle w:val="affffc"/>
          <w:rtl/>
        </w:rPr>
        <w:t>ורב ששת:</w:t>
      </w:r>
    </w:p>
    <w:p w14:paraId="4F4C3263" w14:textId="1B9B188D" w:rsidR="006F071F" w:rsidRPr="00F40D4B" w:rsidRDefault="006F071F" w:rsidP="009B508D">
      <w:pPr>
        <w:rPr>
          <w:rtl/>
        </w:rPr>
      </w:pPr>
      <w:r w:rsidRPr="00F40D4B">
        <w:rPr>
          <w:rFonts w:hint="cs"/>
          <w:rtl/>
        </w:rPr>
        <w:t xml:space="preserve">אינו חוזר. </w:t>
      </w:r>
      <w:r w:rsidRPr="00F40D4B">
        <w:rPr>
          <w:rtl/>
        </w:rPr>
        <w:t xml:space="preserve"> </w:t>
      </w:r>
      <w:r w:rsidRPr="00F40D4B">
        <w:rPr>
          <w:rFonts w:hint="cs"/>
          <w:rtl/>
        </w:rPr>
        <w:t xml:space="preserve">דהך </w:t>
      </w:r>
      <w:r w:rsidRPr="00F40D4B">
        <w:rPr>
          <w:rtl/>
        </w:rPr>
        <w:t>אינו עובר - אינו בתורת לעבור.</w:t>
      </w:r>
    </w:p>
    <w:p w14:paraId="01B3968C" w14:textId="77777777" w:rsidR="00A6533C" w:rsidRPr="00F40D4B" w:rsidRDefault="00A6533C" w:rsidP="00A6533C">
      <w:pPr>
        <w:pStyle w:val="aff9"/>
        <w:rPr>
          <w:rtl/>
        </w:rPr>
      </w:pPr>
      <w:r w:rsidRPr="00F40D4B">
        <w:rPr>
          <w:rtl/>
        </w:rPr>
        <w:t>***</w:t>
      </w:r>
    </w:p>
    <w:p w14:paraId="6FC8D1CA" w14:textId="074BD9F1" w:rsidR="00A6533C" w:rsidRPr="00F40D4B" w:rsidRDefault="006F071F" w:rsidP="00261837">
      <w:pPr>
        <w:pStyle w:val="affff9"/>
        <w:rPr>
          <w:rtl/>
        </w:rPr>
      </w:pPr>
      <w:r w:rsidRPr="00261837">
        <w:rPr>
          <w:rStyle w:val="affffc"/>
          <w:rtl/>
        </w:rPr>
        <w:t>בעו מ</w:t>
      </w:r>
      <w:r w:rsidRPr="00261837">
        <w:rPr>
          <w:rStyle w:val="affffc"/>
          <w:rFonts w:hint="cs"/>
          <w:rtl/>
        </w:rPr>
        <w:t>ר''ש</w:t>
      </w:r>
      <w:r w:rsidRPr="00261837">
        <w:rPr>
          <w:rStyle w:val="affffc"/>
          <w:rtl/>
        </w:rPr>
        <w:t>:</w:t>
      </w:r>
      <w:r w:rsidRPr="00F40D4B">
        <w:rPr>
          <w:rtl/>
        </w:rPr>
        <w:t xml:space="preserve"> קבלנות עובר עליו משום </w:t>
      </w:r>
      <w:r w:rsidRPr="00F40D4B">
        <w:rPr>
          <w:rFonts w:hint="cs"/>
          <w:rtl/>
        </w:rPr>
        <w:t>'</w:t>
      </w:r>
      <w:r w:rsidRPr="00F40D4B">
        <w:rPr>
          <w:rtl/>
        </w:rPr>
        <w:t>בל תלין</w:t>
      </w:r>
      <w:r w:rsidRPr="00F40D4B">
        <w:rPr>
          <w:rFonts w:hint="cs"/>
          <w:rtl/>
        </w:rPr>
        <w:t>'</w:t>
      </w:r>
      <w:r w:rsidRPr="00F40D4B">
        <w:rPr>
          <w:rtl/>
        </w:rPr>
        <w:t xml:space="preserve"> או </w:t>
      </w:r>
      <w:r w:rsidRPr="00F40D4B">
        <w:rPr>
          <w:rFonts w:hint="cs"/>
          <w:rtl/>
        </w:rPr>
        <w:t>לא</w:t>
      </w:r>
      <w:r w:rsidRPr="00F40D4B">
        <w:rPr>
          <w:rtl/>
        </w:rPr>
        <w:t>?</w:t>
      </w:r>
      <w:r w:rsidR="00261837">
        <w:rPr>
          <w:rtl/>
        </w:rPr>
        <w:br/>
      </w:r>
      <w:r w:rsidRPr="00F40D4B">
        <w:rPr>
          <w:rtl/>
        </w:rPr>
        <w:t xml:space="preserve">אומן קונה בשבח כלי  והלואה היא, או </w:t>
      </w:r>
      <w:r w:rsidR="00261837">
        <w:rPr>
          <w:rFonts w:hint="cs"/>
          <w:rtl/>
        </w:rPr>
        <w:t xml:space="preserve">לא </w:t>
      </w:r>
      <w:r w:rsidRPr="00F40D4B">
        <w:rPr>
          <w:rtl/>
        </w:rPr>
        <w:t>ושכירות היא?</w:t>
      </w:r>
    </w:p>
    <w:p w14:paraId="695FBE80" w14:textId="77777777" w:rsidR="00261837" w:rsidRDefault="006F071F" w:rsidP="00261837">
      <w:pPr>
        <w:pStyle w:val="36"/>
        <w:framePr w:wrap="notBeside"/>
        <w:rPr>
          <w:rtl/>
        </w:rPr>
      </w:pPr>
      <w:r w:rsidRPr="00F40D4B">
        <w:rPr>
          <w:rFonts w:hint="cs"/>
          <w:rtl/>
        </w:rPr>
        <w:t>א''ל ר''ש</w:t>
      </w:r>
      <w:r w:rsidRPr="00F40D4B">
        <w:rPr>
          <w:rtl/>
        </w:rPr>
        <w:t>:</w:t>
      </w:r>
    </w:p>
    <w:p w14:paraId="7844C837" w14:textId="79C670D1" w:rsidR="006F071F" w:rsidRPr="00F40D4B" w:rsidRDefault="006F071F" w:rsidP="009B508D">
      <w:pPr>
        <w:rPr>
          <w:rtl/>
        </w:rPr>
      </w:pPr>
      <w:r w:rsidRPr="00F40D4B">
        <w:rPr>
          <w:rtl/>
        </w:rPr>
        <w:t>עובר.</w:t>
      </w:r>
      <w:r w:rsidRPr="00F40D4B">
        <w:rPr>
          <w:rFonts w:hint="cs"/>
          <w:rtl/>
        </w:rPr>
        <w:t xml:space="preserve"> והך דאינו עובר, היינו כ</w:t>
      </w:r>
      <w:r w:rsidRPr="00F40D4B">
        <w:rPr>
          <w:rtl/>
        </w:rPr>
        <w:t xml:space="preserve">שהמחהו אצל חנוני </w:t>
      </w:r>
      <w:r w:rsidR="00261837">
        <w:rPr>
          <w:rFonts w:hint="cs"/>
          <w:rtl/>
        </w:rPr>
        <w:t>או</w:t>
      </w:r>
      <w:r w:rsidRPr="00F40D4B">
        <w:rPr>
          <w:rtl/>
        </w:rPr>
        <w:t xml:space="preserve"> שולחני.</w:t>
      </w:r>
    </w:p>
    <w:p w14:paraId="67FD5F0D" w14:textId="77777777" w:rsidR="00261837" w:rsidRDefault="006F071F" w:rsidP="00261837">
      <w:pPr>
        <w:pStyle w:val="36"/>
        <w:framePr w:wrap="notBeside"/>
        <w:rPr>
          <w:rtl/>
        </w:rPr>
      </w:pPr>
      <w:r w:rsidRPr="00F40D4B">
        <w:rPr>
          <w:rFonts w:hint="cs"/>
          <w:rtl/>
        </w:rPr>
        <w:t>ואין להוכיח</w:t>
      </w:r>
    </w:p>
    <w:p w14:paraId="061011C1" w14:textId="031B47E5" w:rsidR="006F071F" w:rsidRPr="00F40D4B" w:rsidRDefault="00261837" w:rsidP="00302DCC">
      <w:pPr>
        <w:rPr>
          <w:rtl/>
        </w:rPr>
      </w:pPr>
      <w:r>
        <w:rPr>
          <w:rFonts w:hint="cs"/>
          <w:rtl/>
        </w:rPr>
        <w:t>מ</w:t>
      </w:r>
      <w:r w:rsidR="006F071F" w:rsidRPr="00F40D4B">
        <w:rPr>
          <w:rFonts w:hint="cs"/>
          <w:rtl/>
        </w:rPr>
        <w:t>ד</w:t>
      </w:r>
      <w:r w:rsidR="006F071F" w:rsidRPr="00F40D4B">
        <w:rPr>
          <w:rtl/>
        </w:rPr>
        <w:t xml:space="preserve">נותן טליתו לאומן, גמרה והודיעו - אפילו מכאן ועד עשרה ימים </w:t>
      </w:r>
      <w:r w:rsidR="00302DCC">
        <w:rPr>
          <w:rFonts w:hint="cs"/>
          <w:rtl/>
        </w:rPr>
        <w:t xml:space="preserve">לא </w:t>
      </w:r>
      <w:r w:rsidR="006F071F" w:rsidRPr="00F40D4B">
        <w:rPr>
          <w:rtl/>
        </w:rPr>
        <w:t xml:space="preserve">עובר </w:t>
      </w:r>
      <w:r w:rsidR="006F071F" w:rsidRPr="00302DCC">
        <w:rPr>
          <w:rStyle w:val="affff8"/>
          <w:rFonts w:hint="cs"/>
          <w:rtl/>
        </w:rPr>
        <w:t>ב</w:t>
      </w:r>
      <w:r w:rsidR="006F071F" w:rsidRPr="00302DCC">
        <w:rPr>
          <w:rStyle w:val="affff8"/>
          <w:rtl/>
        </w:rPr>
        <w:t>בל תלין</w:t>
      </w:r>
      <w:r w:rsidR="006F071F" w:rsidRPr="00F40D4B">
        <w:rPr>
          <w:rtl/>
        </w:rPr>
        <w:t xml:space="preserve">, נתנה לו בחצי היום - מששקעה עליו חמה עובר </w:t>
      </w:r>
      <w:r w:rsidR="006F071F" w:rsidRPr="00302DCC">
        <w:rPr>
          <w:rStyle w:val="affff8"/>
          <w:rFonts w:hint="cs"/>
          <w:rtl/>
        </w:rPr>
        <w:t>ב</w:t>
      </w:r>
      <w:r w:rsidR="006F071F" w:rsidRPr="00302DCC">
        <w:rPr>
          <w:rStyle w:val="affff8"/>
          <w:rtl/>
        </w:rPr>
        <w:t>בל תלין</w:t>
      </w:r>
      <w:r w:rsidR="006F071F" w:rsidRPr="00F40D4B">
        <w:rPr>
          <w:rtl/>
        </w:rPr>
        <w:t>.</w:t>
      </w:r>
      <w:r w:rsidR="00302DCC">
        <w:rPr>
          <w:rFonts w:hint="cs"/>
          <w:rtl/>
        </w:rPr>
        <w:t xml:space="preserve"> </w:t>
      </w:r>
      <w:r w:rsidR="006F071F" w:rsidRPr="00F40D4B">
        <w:rPr>
          <w:rtl/>
        </w:rPr>
        <w:t xml:space="preserve">ואי אומן קונה בשבח כלי </w:t>
      </w:r>
      <w:r>
        <w:rPr>
          <w:rtl/>
        </w:rPr>
        <w:t>–</w:t>
      </w:r>
      <w:r w:rsidR="006F071F" w:rsidRPr="00F40D4B">
        <w:rPr>
          <w:rtl/>
        </w:rPr>
        <w:t xml:space="preserve"> </w:t>
      </w:r>
      <w:r>
        <w:rPr>
          <w:rFonts w:hint="cs"/>
          <w:rtl/>
        </w:rPr>
        <w:t xml:space="preserve">למה </w:t>
      </w:r>
      <w:r w:rsidR="006F071F" w:rsidRPr="00F40D4B">
        <w:rPr>
          <w:rtl/>
        </w:rPr>
        <w:t>עובר</w:t>
      </w:r>
      <w:r w:rsidR="006F071F" w:rsidRPr="00F40D4B">
        <w:rPr>
          <w:rFonts w:hint="cs"/>
          <w:rtl/>
        </w:rPr>
        <w:t>?!</w:t>
      </w:r>
    </w:p>
    <w:p w14:paraId="492A251D" w14:textId="77777777" w:rsidR="00261837" w:rsidRDefault="006F071F" w:rsidP="00261837">
      <w:pPr>
        <w:pStyle w:val="36"/>
        <w:framePr w:wrap="notBeside"/>
        <w:rPr>
          <w:rtl/>
        </w:rPr>
      </w:pPr>
      <w:r w:rsidRPr="00F40D4B">
        <w:rPr>
          <w:rFonts w:hint="cs"/>
          <w:rtl/>
        </w:rPr>
        <w:t xml:space="preserve">דדחי' </w:t>
      </w:r>
    </w:p>
    <w:p w14:paraId="3185CE51" w14:textId="0ED42E95" w:rsidR="006F071F" w:rsidRPr="00F40D4B" w:rsidRDefault="006F071F" w:rsidP="009B508D">
      <w:pPr>
        <w:rPr>
          <w:rtl/>
        </w:rPr>
      </w:pPr>
      <w:r w:rsidRPr="00F40D4B">
        <w:rPr>
          <w:rFonts w:hint="cs"/>
          <w:rtl/>
        </w:rPr>
        <w:t xml:space="preserve">מיירי בגרדא דסרבלא </w:t>
      </w:r>
      <w:r w:rsidR="00302DCC">
        <w:rPr>
          <w:rFonts w:hint="cs"/>
          <w:rtl/>
        </w:rPr>
        <w:t>ש</w:t>
      </w:r>
      <w:r w:rsidRPr="00F40D4B">
        <w:rPr>
          <w:rFonts w:hint="cs"/>
          <w:rtl/>
        </w:rPr>
        <w:t>שבח</w:t>
      </w:r>
      <w:r w:rsidR="00302DCC">
        <w:rPr>
          <w:rFonts w:hint="cs"/>
          <w:rtl/>
        </w:rPr>
        <w:t>ו</w:t>
      </w:r>
      <w:r w:rsidRPr="00F40D4B">
        <w:rPr>
          <w:rFonts w:hint="cs"/>
          <w:rtl/>
        </w:rPr>
        <w:t xml:space="preserve"> לפי מס' בעיטות ולא לפי שבח הבגד</w:t>
      </w:r>
    </w:p>
    <w:p w14:paraId="4ED66B16" w14:textId="77777777" w:rsidR="00302DCC" w:rsidRPr="00302DCC" w:rsidRDefault="006F071F" w:rsidP="00302DCC">
      <w:pPr>
        <w:pStyle w:val="affe"/>
        <w:framePr w:wrap="around"/>
        <w:rPr>
          <w:rtl/>
        </w:rPr>
      </w:pPr>
      <w:r w:rsidRPr="00302DCC">
        <w:rPr>
          <w:rtl/>
        </w:rPr>
        <w:t xml:space="preserve">קיב: </w:t>
      </w:r>
    </w:p>
    <w:p w14:paraId="035C4A3F" w14:textId="3282612B" w:rsidR="006F071F" w:rsidRPr="00F40D4B" w:rsidRDefault="006F071F" w:rsidP="006010DA">
      <w:pPr>
        <w:pStyle w:val="afffb"/>
        <w:rPr>
          <w:rtl/>
        </w:rPr>
      </w:pPr>
      <w:ins w:id="10008" w:author="מספור קטעי משנה" w:date="2026-10-06T06:45:11Z">
        <w:r>
          <w:rPr>
            <w:rStyle w:val="MisparKeta"/>
          </w:rPr>
          <w:t xml:space="preserve">א. </w:t>
        </w:r>
      </w:ins>
      <w:r w:rsidRPr="00F40D4B">
        <w:rPr>
          <w:rtl/>
        </w:rPr>
        <w:t>שכיר בזמנו נשבע ונוטל וכו'.</w:t>
      </w:r>
    </w:p>
    <w:p w14:paraId="20CBCFE3" w14:textId="77777777" w:rsidR="00302DCC" w:rsidRDefault="00302DCC" w:rsidP="009B508D">
      <w:pPr>
        <w:rPr>
          <w:rtl/>
        </w:rPr>
      </w:pPr>
      <w:r>
        <w:rPr>
          <w:rFonts w:hint="cs"/>
          <w:rtl/>
        </w:rPr>
        <w:t>רבנן תקנו ל</w:t>
      </w:r>
      <w:r w:rsidR="006F071F" w:rsidRPr="00F40D4B">
        <w:rPr>
          <w:rtl/>
        </w:rPr>
        <w:t xml:space="preserve">שכיר </w:t>
      </w:r>
      <w:r>
        <w:rPr>
          <w:rFonts w:hint="cs"/>
          <w:rtl/>
        </w:rPr>
        <w:t>שנשבע ונוטל</w:t>
      </w:r>
      <w:r w:rsidR="006F071F" w:rsidRPr="00F40D4B">
        <w:rPr>
          <w:rtl/>
        </w:rPr>
        <w:t xml:space="preserve">? </w:t>
      </w:r>
    </w:p>
    <w:p w14:paraId="349951DC" w14:textId="3089BBBC" w:rsidR="006F071F" w:rsidRPr="00F40D4B" w:rsidRDefault="00302DCC" w:rsidP="00302DCC">
      <w:pPr>
        <w:rPr>
          <w:rtl/>
        </w:rPr>
      </w:pPr>
      <w:r w:rsidRPr="00302DCC">
        <w:rPr>
          <w:rStyle w:val="affffc"/>
          <w:rFonts w:hint="cs"/>
          <w:rtl/>
        </w:rPr>
        <w:t>ר''י משמואל</w:t>
      </w:r>
      <w:r>
        <w:rPr>
          <w:rStyle w:val="affffc"/>
          <w:rFonts w:hint="cs"/>
          <w:rtl/>
        </w:rPr>
        <w:t xml:space="preserve"> </w:t>
      </w:r>
      <w:r w:rsidR="006F071F" w:rsidRPr="00F40D4B">
        <w:rPr>
          <w:rtl/>
        </w:rPr>
        <w:t xml:space="preserve">תקנות </w:t>
      </w:r>
      <w:r w:rsidR="006F071F" w:rsidRPr="00302DCC">
        <w:rPr>
          <w:b/>
          <w:bCs/>
          <w:rtl/>
        </w:rPr>
        <w:t>גדולות</w:t>
      </w:r>
      <w:r w:rsidR="006F071F" w:rsidRPr="00F40D4B">
        <w:rPr>
          <w:rtl/>
        </w:rPr>
        <w:t xml:space="preserve"> שנו כאן.</w:t>
      </w:r>
      <w:r>
        <w:rPr>
          <w:rFonts w:hint="cs"/>
          <w:rtl/>
        </w:rPr>
        <w:t xml:space="preserve"> </w:t>
      </w:r>
      <w:r w:rsidR="006F071F" w:rsidRPr="00302DCC">
        <w:rPr>
          <w:rStyle w:val="affffc"/>
          <w:rFonts w:hint="cs"/>
          <w:rtl/>
        </w:rPr>
        <w:t>ר''נ משמואל:</w:t>
      </w:r>
      <w:r>
        <w:rPr>
          <w:rStyle w:val="affffc"/>
          <w:rFonts w:hint="cs"/>
          <w:rtl/>
        </w:rPr>
        <w:t xml:space="preserve"> </w:t>
      </w:r>
      <w:r w:rsidR="006F071F" w:rsidRPr="00F40D4B">
        <w:rPr>
          <w:rtl/>
        </w:rPr>
        <w:t xml:space="preserve">תקנות </w:t>
      </w:r>
      <w:r w:rsidR="006F071F" w:rsidRPr="00302DCC">
        <w:rPr>
          <w:b/>
          <w:bCs/>
          <w:rtl/>
        </w:rPr>
        <w:t>קבועות</w:t>
      </w:r>
      <w:r w:rsidR="006F071F" w:rsidRPr="00F40D4B">
        <w:rPr>
          <w:rtl/>
        </w:rPr>
        <w:t xml:space="preserve"> שנו כאן</w:t>
      </w:r>
      <w:r>
        <w:rPr>
          <w:rFonts w:hint="cs"/>
          <w:rtl/>
        </w:rPr>
        <w:t xml:space="preserve"> </w:t>
      </w:r>
    </w:p>
    <w:p w14:paraId="09E9DEA0" w14:textId="77777777" w:rsidR="00302DCC" w:rsidRDefault="006F071F" w:rsidP="00302DCC">
      <w:pPr>
        <w:pStyle w:val="36"/>
        <w:framePr w:wrap="notBeside"/>
        <w:rPr>
          <w:rtl/>
        </w:rPr>
      </w:pPr>
      <w:r w:rsidRPr="00F40D4B">
        <w:rPr>
          <w:rtl/>
        </w:rPr>
        <w:t>•</w:t>
      </w:r>
    </w:p>
    <w:p w14:paraId="674FEB65" w14:textId="4C008351" w:rsidR="00A6533C" w:rsidRPr="00F40D4B" w:rsidRDefault="006F071F" w:rsidP="00302DCC">
      <w:pPr>
        <w:rPr>
          <w:rtl/>
        </w:rPr>
      </w:pPr>
      <w:r w:rsidRPr="00F40D4B">
        <w:rPr>
          <w:rtl/>
        </w:rPr>
        <w:t xml:space="preserve">שבועה </w:t>
      </w:r>
      <w:r w:rsidR="00302DCC">
        <w:rPr>
          <w:rFonts w:hint="cs"/>
          <w:rtl/>
        </w:rPr>
        <w:t xml:space="preserve">דבעה''ב </w:t>
      </w:r>
      <w:r w:rsidRPr="00F40D4B">
        <w:rPr>
          <w:rtl/>
        </w:rPr>
        <w:t xml:space="preserve">היא ועקרוה רבנן </w:t>
      </w:r>
      <w:r w:rsidR="00302DCC">
        <w:rPr>
          <w:rFonts w:hint="cs"/>
          <w:rtl/>
        </w:rPr>
        <w:t xml:space="preserve">ממנו משום שטרוד בפועליו </w:t>
      </w:r>
    </w:p>
    <w:p w14:paraId="317EAD7B" w14:textId="79A8A04A" w:rsidR="006F071F" w:rsidRPr="00F40D4B" w:rsidRDefault="006F071F" w:rsidP="00302DCC">
      <w:pPr>
        <w:rPr>
          <w:rtl/>
        </w:rPr>
      </w:pPr>
      <w:r w:rsidRPr="00F40D4B">
        <w:rPr>
          <w:rFonts w:hint="cs"/>
          <w:rtl/>
        </w:rPr>
        <w:lastRenderedPageBreak/>
        <w:t xml:space="preserve">ולא מצד דניח''ל </w:t>
      </w:r>
      <w:r w:rsidR="00302DCC">
        <w:rPr>
          <w:rFonts w:hint="cs"/>
          <w:rtl/>
        </w:rPr>
        <w:t xml:space="preserve">שיושכרו </w:t>
      </w:r>
      <w:r w:rsidRPr="00F40D4B">
        <w:rPr>
          <w:rFonts w:hint="cs"/>
          <w:rtl/>
        </w:rPr>
        <w:t xml:space="preserve">פועלים </w:t>
      </w:r>
      <w:r w:rsidR="00302DCC">
        <w:rPr>
          <w:rFonts w:hint="cs"/>
          <w:rtl/>
        </w:rPr>
        <w:t xml:space="preserve">שא'כ </w:t>
      </w:r>
      <w:r w:rsidRPr="00F40D4B">
        <w:rPr>
          <w:rFonts w:hint="cs"/>
          <w:rtl/>
        </w:rPr>
        <w:t>שכיר ניח''ל שישכירוהו ושניהם בע'כ נשכרים</w:t>
      </w:r>
    </w:p>
    <w:p w14:paraId="651D68F4" w14:textId="77777777" w:rsidR="00302DCC" w:rsidRDefault="006F071F" w:rsidP="00302DCC">
      <w:pPr>
        <w:pStyle w:val="36"/>
        <w:framePr w:wrap="notBeside"/>
        <w:rPr>
          <w:rtl/>
        </w:rPr>
      </w:pPr>
      <w:r w:rsidRPr="00F40D4B">
        <w:rPr>
          <w:rFonts w:hint="cs"/>
          <w:rtl/>
        </w:rPr>
        <w:t xml:space="preserve">ואכתי </w:t>
      </w:r>
    </w:p>
    <w:p w14:paraId="63D2239E" w14:textId="0D342338" w:rsidR="006F071F" w:rsidRPr="00F40D4B" w:rsidRDefault="00302DCC" w:rsidP="009B508D">
      <w:pPr>
        <w:rPr>
          <w:rtl/>
        </w:rPr>
      </w:pPr>
      <w:r>
        <w:rPr>
          <w:rFonts w:hint="cs"/>
          <w:rtl/>
        </w:rPr>
        <w:t>ל</w:t>
      </w:r>
      <w:r w:rsidR="006F071F" w:rsidRPr="00F40D4B">
        <w:rPr>
          <w:rFonts w:hint="cs"/>
          <w:rtl/>
        </w:rPr>
        <w:t xml:space="preserve">א מוציאים ממנו בלא שבועה - </w:t>
      </w:r>
      <w:r w:rsidR="006F071F" w:rsidRPr="00F40D4B">
        <w:rPr>
          <w:rtl/>
        </w:rPr>
        <w:t>כדי להפיס דעתו של בעל הבית.</w:t>
      </w:r>
    </w:p>
    <w:p w14:paraId="0FAD5FBC" w14:textId="77777777" w:rsidR="006F071F" w:rsidRPr="00F40D4B" w:rsidRDefault="006F071F" w:rsidP="009B508D">
      <w:pPr>
        <w:rPr>
          <w:rtl/>
        </w:rPr>
      </w:pPr>
      <w:r w:rsidRPr="00F40D4B">
        <w:rPr>
          <w:rFonts w:hint="cs"/>
          <w:rtl/>
        </w:rPr>
        <w:t>ולא בעדים דטרחה היא ולא מביאים מעיקרא דשניהם רוצים</w:t>
      </w:r>
      <w:r w:rsidRPr="00F40D4B">
        <w:rPr>
          <w:rtl/>
        </w:rPr>
        <w:t xml:space="preserve"> בהקפה.</w:t>
      </w:r>
    </w:p>
    <w:p w14:paraId="117EADB6" w14:textId="77777777" w:rsidR="00302DCC" w:rsidRDefault="006F071F" w:rsidP="00302DCC">
      <w:pPr>
        <w:pStyle w:val="36"/>
        <w:framePr w:wrap="notBeside"/>
        <w:rPr>
          <w:rtl/>
        </w:rPr>
      </w:pPr>
      <w:r w:rsidRPr="00F40D4B">
        <w:rPr>
          <w:rtl/>
        </w:rPr>
        <w:t>•</w:t>
      </w:r>
    </w:p>
    <w:p w14:paraId="093E6207" w14:textId="306905E4" w:rsidR="006F071F" w:rsidRPr="00F40D4B" w:rsidRDefault="006F071F" w:rsidP="009B508D">
      <w:pPr>
        <w:rPr>
          <w:rtl/>
        </w:rPr>
      </w:pPr>
      <w:r w:rsidRPr="00F40D4B">
        <w:rPr>
          <w:rFonts w:hint="cs"/>
          <w:rtl/>
        </w:rPr>
        <w:t xml:space="preserve">משא'כ בקציצה דזוכרים </w:t>
      </w:r>
      <w:r w:rsidR="00302DCC">
        <w:rPr>
          <w:rFonts w:hint="cs"/>
          <w:rtl/>
        </w:rPr>
        <w:t xml:space="preserve">ולכך </w:t>
      </w:r>
      <w:r w:rsidRPr="00F40D4B">
        <w:rPr>
          <w:rFonts w:hint="cs"/>
          <w:rtl/>
        </w:rPr>
        <w:t>באומן אומר שנים קצצתי והלה אומר לא קצצתי אלא אחת המע'ה</w:t>
      </w:r>
    </w:p>
    <w:p w14:paraId="52D22892" w14:textId="77777777" w:rsidR="00302DCC" w:rsidRDefault="006F071F" w:rsidP="00302DCC">
      <w:pPr>
        <w:pStyle w:val="36"/>
        <w:framePr w:wrap="notBeside"/>
        <w:rPr>
          <w:rtl/>
        </w:rPr>
      </w:pPr>
      <w:r w:rsidRPr="00F40D4B">
        <w:rPr>
          <w:rtl/>
        </w:rPr>
        <w:t>•</w:t>
      </w:r>
    </w:p>
    <w:p w14:paraId="394358E5" w14:textId="558CBD38" w:rsidR="006F071F" w:rsidRPr="00F40D4B" w:rsidRDefault="006F071F" w:rsidP="009B508D">
      <w:pPr>
        <w:rPr>
          <w:rtl/>
        </w:rPr>
      </w:pPr>
      <w:r w:rsidRPr="00F40D4B">
        <w:rPr>
          <w:rFonts w:hint="cs"/>
          <w:rtl/>
        </w:rPr>
        <w:t>משא''כ בעבר זמנו ד</w:t>
      </w:r>
      <w:r w:rsidRPr="00F40D4B">
        <w:rPr>
          <w:rtl/>
        </w:rPr>
        <w:t xml:space="preserve">אינו נשבע ונוטל! - חזקה אין בעל הבית עובר משום </w:t>
      </w:r>
      <w:r w:rsidRPr="00302DCC">
        <w:rPr>
          <w:rStyle w:val="affff8"/>
          <w:rtl/>
        </w:rPr>
        <w:t>בל תלין.</w:t>
      </w:r>
    </w:p>
    <w:p w14:paraId="0BCA6CBE" w14:textId="77777777" w:rsidR="00302DCC" w:rsidRDefault="006F071F" w:rsidP="00302DCC">
      <w:pPr>
        <w:pStyle w:val="36"/>
        <w:framePr w:wrap="notBeside"/>
        <w:rPr>
          <w:rtl/>
        </w:rPr>
      </w:pPr>
      <w:r w:rsidRPr="00F40D4B">
        <w:rPr>
          <w:rtl/>
        </w:rPr>
        <w:t>•</w:t>
      </w:r>
    </w:p>
    <w:p w14:paraId="2669F1CF" w14:textId="054773D7" w:rsidR="00A6533C" w:rsidRPr="00F40D4B" w:rsidRDefault="006F071F" w:rsidP="009B508D">
      <w:pPr>
        <w:rPr>
          <w:rtl/>
        </w:rPr>
      </w:pPr>
      <w:r w:rsidRPr="00F40D4B">
        <w:rPr>
          <w:rFonts w:hint="cs"/>
          <w:rtl/>
        </w:rPr>
        <w:t>והך דטרוד היינו קודם שהגיע זמן חיובו אבל אח''כ רמי אנפשיה ונזכר</w:t>
      </w:r>
    </w:p>
    <w:p w14:paraId="4F7832A8" w14:textId="13FF22A8" w:rsidR="006F071F" w:rsidRDefault="006F071F" w:rsidP="00302DCC">
      <w:pPr>
        <w:rPr>
          <w:rtl/>
        </w:rPr>
      </w:pPr>
      <w:r w:rsidRPr="00F40D4B">
        <w:rPr>
          <w:rFonts w:hint="cs"/>
          <w:rtl/>
        </w:rPr>
        <w:t>ו</w:t>
      </w:r>
      <w:r w:rsidRPr="00F40D4B">
        <w:rPr>
          <w:rtl/>
        </w:rPr>
        <w:t>גבי בע</w:t>
      </w:r>
      <w:r w:rsidRPr="00F40D4B">
        <w:rPr>
          <w:rFonts w:hint="cs"/>
          <w:rtl/>
        </w:rPr>
        <w:t>ה''ב</w:t>
      </w:r>
      <w:r w:rsidRPr="00F40D4B">
        <w:rPr>
          <w:rtl/>
        </w:rPr>
        <w:t xml:space="preserve"> </w:t>
      </w:r>
      <w:r w:rsidR="00302DCC">
        <w:rPr>
          <w:rFonts w:hint="cs"/>
          <w:rtl/>
        </w:rPr>
        <w:t>יש ב' חזקות</w:t>
      </w:r>
      <w:r w:rsidRPr="00F40D4B">
        <w:rPr>
          <w:rtl/>
        </w:rPr>
        <w:t xml:space="preserve">: </w:t>
      </w:r>
      <w:r w:rsidRPr="00302DCC">
        <w:rPr>
          <w:rStyle w:val="affffc"/>
          <w:rFonts w:hint="cs"/>
          <w:rtl/>
        </w:rPr>
        <w:t>א.</w:t>
      </w:r>
      <w:r w:rsidR="00302DCC">
        <w:rPr>
          <w:rStyle w:val="affffc"/>
          <w:rFonts w:hint="cs"/>
          <w:rtl/>
        </w:rPr>
        <w:t xml:space="preserve"> </w:t>
      </w:r>
      <w:r w:rsidRPr="00F40D4B">
        <w:rPr>
          <w:rtl/>
        </w:rPr>
        <w:t>דאין בע</w:t>
      </w:r>
      <w:r w:rsidRPr="00F40D4B">
        <w:rPr>
          <w:rFonts w:hint="cs"/>
          <w:rtl/>
        </w:rPr>
        <w:t>ה''ב</w:t>
      </w:r>
      <w:r w:rsidRPr="00F40D4B">
        <w:rPr>
          <w:rtl/>
        </w:rPr>
        <w:t xml:space="preserve"> עובר משום </w:t>
      </w:r>
      <w:r w:rsidRPr="00302DCC">
        <w:rPr>
          <w:rStyle w:val="affff8"/>
          <w:rtl/>
        </w:rPr>
        <w:t>בל תלין</w:t>
      </w:r>
      <w:r w:rsidRPr="00F40D4B">
        <w:rPr>
          <w:rtl/>
        </w:rPr>
        <w:t>, וחדא דאין שכיר משהא שכרו.</w:t>
      </w:r>
      <w:r w:rsidR="00302DCC">
        <w:rPr>
          <w:rFonts w:hint="cs"/>
          <w:rtl/>
        </w:rPr>
        <w:t xml:space="preserve">  </w:t>
      </w:r>
      <w:r w:rsidRPr="00F40D4B">
        <w:rPr>
          <w:rtl/>
        </w:rPr>
        <w:t>ו</w:t>
      </w:r>
      <w:r w:rsidR="00237964" w:rsidRPr="00F40D4B">
        <w:rPr>
          <w:rtl/>
        </w:rPr>
        <w:t>כאן</w:t>
      </w:r>
      <w:r w:rsidRPr="00F40D4B">
        <w:rPr>
          <w:rtl/>
        </w:rPr>
        <w:t xml:space="preserve"> </w:t>
      </w:r>
      <w:r w:rsidR="00302DCC">
        <w:rPr>
          <w:rtl/>
        </w:rPr>
        <w:t>–</w:t>
      </w:r>
      <w:r w:rsidRPr="00F40D4B">
        <w:rPr>
          <w:rtl/>
        </w:rPr>
        <w:t xml:space="preserve"> </w:t>
      </w:r>
      <w:r w:rsidR="00302DCC">
        <w:rPr>
          <w:rFonts w:hint="cs"/>
          <w:rtl/>
        </w:rPr>
        <w:t xml:space="preserve">חזקה אחת </w:t>
      </w:r>
    </w:p>
    <w:p w14:paraId="7670323E" w14:textId="75960A59" w:rsidR="00302DCC" w:rsidRPr="00F40D4B" w:rsidRDefault="00302DCC" w:rsidP="00610C58">
      <w:pPr>
        <w:pStyle w:val="aff9"/>
        <w:rPr>
          <w:rtl/>
        </w:rPr>
      </w:pPr>
      <w:r>
        <w:rPr>
          <w:rFonts w:hint="cs"/>
          <w:rtl/>
        </w:rPr>
        <w:t>***</w:t>
      </w:r>
      <w:bookmarkEnd w:id="27"/>
    </w:p>
    <w:p w14:paraId="3702B4D1" w14:textId="77777777" w:rsidR="00610C58" w:rsidRDefault="006F071F" w:rsidP="00610C58">
      <w:pPr>
        <w:pStyle w:val="affe"/>
        <w:framePr w:wrap="around"/>
        <w:rPr>
          <w:rtl/>
        </w:rPr>
      </w:pPr>
      <w:r w:rsidRPr="00F40D4B">
        <w:rPr>
          <w:rtl/>
        </w:rPr>
        <w:t>קיג.</w:t>
      </w:r>
      <w:r w:rsidRPr="00F40D4B">
        <w:rPr>
          <w:rFonts w:hint="cs"/>
          <w:rtl/>
        </w:rPr>
        <w:t xml:space="preserve"> </w:t>
      </w:r>
    </w:p>
    <w:p w14:paraId="513C313F" w14:textId="17DA913E" w:rsidR="006F071F" w:rsidRPr="00F40D4B" w:rsidRDefault="006F071F" w:rsidP="009B508D">
      <w:pPr>
        <w:rPr>
          <w:rtl/>
        </w:rPr>
      </w:pPr>
      <w:r w:rsidRPr="00F40D4B">
        <w:rPr>
          <w:rtl/>
        </w:rPr>
        <w:t>אם יש עדים שתבעו הר"ז נשבע ונוטל.</w:t>
      </w:r>
    </w:p>
    <w:p w14:paraId="0D3A0C0A" w14:textId="77777777" w:rsidR="006F071F" w:rsidRPr="00F40D4B" w:rsidRDefault="006F071F" w:rsidP="009B508D">
      <w:pPr>
        <w:ind w:firstLine="720"/>
        <w:rPr>
          <w:rtl/>
        </w:rPr>
      </w:pPr>
      <w:r w:rsidRPr="00F40D4B">
        <w:rPr>
          <w:rFonts w:hint="cs"/>
          <w:rtl/>
        </w:rPr>
        <w:t>והיינו שתבעו כל זמנו כנגד אותו היום של תביעה</w:t>
      </w:r>
    </w:p>
    <w:p w14:paraId="71CC8019" w14:textId="77777777" w:rsidR="00A6533C" w:rsidRPr="00F40D4B" w:rsidRDefault="00A6533C" w:rsidP="00A6533C">
      <w:pPr>
        <w:pStyle w:val="aff9"/>
        <w:rPr>
          <w:rtl/>
        </w:rPr>
      </w:pPr>
      <w:bookmarkStart w:id="28" w:name="_Hlk169774306"/>
      <w:r w:rsidRPr="00F40D4B">
        <w:rPr>
          <w:rtl/>
        </w:rPr>
        <w:t>***</w:t>
      </w:r>
    </w:p>
    <w:p w14:paraId="3ED2F8F8" w14:textId="3F7B21CD" w:rsidR="006F071F" w:rsidRPr="00F40D4B" w:rsidRDefault="006F071F" w:rsidP="00551AB4">
      <w:pPr>
        <w:pStyle w:val="afffff"/>
        <w:framePr w:wrap="around"/>
        <w:rPr>
          <w:rtl/>
        </w:rPr>
      </w:pPr>
      <w:del w:id="20330" w:author="קלוד" w:date="2026-10-06T10:08:05Z">
        <w:r>
          <w:rPr>
            <w:rtl/>
          </w:rPr>
          <w:delText xml:space="preserve">משנה.</w:delText>
        </w:r>
      </w:del>
      <w:ins w:id="20331" w:author="קלוד" w:date="2026-10-06T10:08:05Z">
        <w:r>
          <w:rPr>
            <w:rtl/>
          </w:rPr>
          <w:t xml:space="preserve">משנה יג</w:t>
        </w:r>
      </w:ins>
    </w:p>
    <w:p w14:paraId="56F20636" w14:textId="77777777" w:rsidR="00551AB4" w:rsidRDefault="006F071F" w:rsidP="00B86104">
      <w:pPr>
        <w:pStyle w:val="afff3"/>
        <w:rPr>
          <w:rtl/>
        </w:rPr>
      </w:pPr>
      <w:ins w:id="10009" w:author="מספור קטעי משנה" w:date="2026-10-06T06:45:11Z">
        <w:r>
          <w:rPr>
            <w:rStyle w:val="MisparKeta"/>
          </w:rPr>
          <w:t xml:space="preserve">ב. </w:t>
        </w:r>
      </w:ins>
      <w:r w:rsidRPr="00F40D4B">
        <w:rPr>
          <w:rtl/>
        </w:rPr>
        <w:t>המלוה את חבירו לא ימשכננו אלא בבית דין.</w:t>
      </w:r>
      <w:r w:rsidRPr="00F40D4B">
        <w:rPr>
          <w:rFonts w:hint="cs"/>
          <w:rtl/>
        </w:rPr>
        <w:t xml:space="preserve"> </w:t>
      </w:r>
    </w:p>
    <w:p w14:paraId="3EA6229A" w14:textId="3C16EF95" w:rsidR="006F071F" w:rsidRPr="00F40D4B" w:rsidRDefault="006F071F" w:rsidP="00B86104">
      <w:pPr>
        <w:pStyle w:val="afff3"/>
        <w:rPr>
          <w:rtl/>
        </w:rPr>
      </w:pPr>
      <w:r w:rsidRPr="00F40D4B">
        <w:rPr>
          <w:rtl/>
        </w:rPr>
        <w:t>ולא יכנס לביתו ליטול משכונו, שנא בחוץ תעמד.</w:t>
      </w:r>
    </w:p>
    <w:p w14:paraId="59EAD4C9" w14:textId="77777777" w:rsidR="00551AB4" w:rsidRDefault="006F071F" w:rsidP="00B86104">
      <w:pPr>
        <w:pStyle w:val="afff3"/>
        <w:rPr>
          <w:rtl/>
        </w:rPr>
      </w:pPr>
      <w:r w:rsidRPr="00F40D4B">
        <w:rPr>
          <w:rtl/>
        </w:rPr>
        <w:t>היו לו שני כלים - נוטל אחד ומניח אחד.</w:t>
      </w:r>
      <w:r w:rsidRPr="00F40D4B">
        <w:rPr>
          <w:rFonts w:hint="cs"/>
          <w:rtl/>
        </w:rPr>
        <w:t xml:space="preserve"> </w:t>
      </w:r>
    </w:p>
    <w:p w14:paraId="068A45FD" w14:textId="77A39728" w:rsidR="006F071F" w:rsidRPr="00F40D4B" w:rsidRDefault="006F071F" w:rsidP="00B86104">
      <w:pPr>
        <w:pStyle w:val="afff3"/>
        <w:rPr>
          <w:rtl/>
        </w:rPr>
      </w:pPr>
      <w:r w:rsidRPr="00F40D4B">
        <w:rPr>
          <w:rtl/>
        </w:rPr>
        <w:t>ומחזיר את הכר בלילה ואת המחרישה ביום.</w:t>
      </w:r>
    </w:p>
    <w:p w14:paraId="01ABBECD" w14:textId="77777777" w:rsidR="006F071F" w:rsidRPr="00F40D4B" w:rsidRDefault="006F071F" w:rsidP="00B86104">
      <w:pPr>
        <w:pStyle w:val="afff3"/>
        <w:rPr>
          <w:rtl/>
        </w:rPr>
      </w:pPr>
      <w:r w:rsidRPr="00F40D4B">
        <w:rPr>
          <w:rtl/>
        </w:rPr>
        <w:t>ואם מת - אינו מחזיר ליורשיו.</w:t>
      </w:r>
    </w:p>
    <w:p w14:paraId="34C36151" w14:textId="2D42332B" w:rsidR="006F071F" w:rsidRPr="00F40D4B" w:rsidRDefault="00551AB4" w:rsidP="00B86104">
      <w:pPr>
        <w:pStyle w:val="afff3"/>
        <w:rPr>
          <w:rtl/>
        </w:rPr>
      </w:pPr>
      <w:r>
        <w:rPr>
          <w:rStyle w:val="TanaimMishna"/>
          <w:rFonts w:hint="cs"/>
          <w:rtl/>
          <w:rPrChange w:id="20148" w:author="קלוד" w:date="2026-10-06T10:08:05Z">
            <w:rPr>
              <w:rStyle w:val="affffc"/>
              <w:rFonts w:hint="cs"/>
              <w:rtl/>
            </w:rPr>
          </w:rPrChange>
        </w:rPr>
        <w:t>רשב''ג</w:t>
      </w:r>
      <w:r w:rsidR="006F071F" w:rsidRPr="00551AB4">
        <w:rPr>
          <w:rStyle w:val="TanaimMishna"/>
          <w:rtl/>
          <w:rPrChange w:id="20149" w:author="קלוד" w:date="2026-10-06T10:08:05Z">
            <w:rPr>
              <w:rStyle w:val="affffc"/>
              <w:rtl/>
            </w:rPr>
          </w:rPrChange>
        </w:rPr>
        <w:t>:</w:t>
      </w:r>
      <w:r w:rsidR="006F071F" w:rsidRPr="00F40D4B">
        <w:rPr>
          <w:rtl/>
        </w:rPr>
        <w:t xml:space="preserve"> אף לעצמו </w:t>
      </w:r>
      <w:r>
        <w:rPr>
          <w:rFonts w:hint="cs"/>
          <w:rtl/>
        </w:rPr>
        <w:t xml:space="preserve">לא </w:t>
      </w:r>
      <w:r w:rsidR="006F071F" w:rsidRPr="00F40D4B">
        <w:rPr>
          <w:rtl/>
        </w:rPr>
        <w:t xml:space="preserve">מחזיר אלא עד </w:t>
      </w:r>
      <w:r w:rsidR="006F071F" w:rsidRPr="00F40D4B">
        <w:rPr>
          <w:rFonts w:hint="cs"/>
          <w:rtl/>
        </w:rPr>
        <w:t xml:space="preserve">ל' </w:t>
      </w:r>
      <w:r w:rsidR="006F071F" w:rsidRPr="00F40D4B">
        <w:rPr>
          <w:rtl/>
        </w:rPr>
        <w:t xml:space="preserve">יום, </w:t>
      </w:r>
      <w:r>
        <w:rPr>
          <w:rFonts w:hint="cs"/>
          <w:rtl/>
        </w:rPr>
        <w:t xml:space="preserve">ואח''כ </w:t>
      </w:r>
      <w:r w:rsidR="006F071F" w:rsidRPr="00F40D4B">
        <w:rPr>
          <w:rtl/>
        </w:rPr>
        <w:t>מוכרן בב</w:t>
      </w:r>
      <w:r w:rsidR="006F071F" w:rsidRPr="00F40D4B">
        <w:rPr>
          <w:rFonts w:hint="cs"/>
          <w:rtl/>
        </w:rPr>
        <w:t>"ד</w:t>
      </w:r>
      <w:r w:rsidR="006F071F" w:rsidRPr="00F40D4B">
        <w:rPr>
          <w:rtl/>
        </w:rPr>
        <w:t>.</w:t>
      </w:r>
    </w:p>
    <w:p w14:paraId="337DE4D6" w14:textId="77777777" w:rsidR="00551AB4" w:rsidRDefault="006F071F" w:rsidP="00551AB4">
      <w:pPr>
        <w:pStyle w:val="36"/>
        <w:framePr w:wrap="notBeside"/>
        <w:rPr>
          <w:rtl/>
        </w:rPr>
      </w:pPr>
      <w:r w:rsidRPr="00F40D4B">
        <w:rPr>
          <w:rtl/>
        </w:rPr>
        <w:t>שמואל:</w:t>
      </w:r>
    </w:p>
    <w:p w14:paraId="4D43C1FE" w14:textId="77777777" w:rsidR="00551AB4" w:rsidRDefault="006F071F" w:rsidP="00551AB4">
      <w:pPr>
        <w:rPr>
          <w:rtl/>
        </w:rPr>
      </w:pPr>
      <w:r w:rsidRPr="00F40D4B">
        <w:rPr>
          <w:rFonts w:hint="cs"/>
          <w:rtl/>
        </w:rPr>
        <w:t xml:space="preserve">מלווה </w:t>
      </w:r>
      <w:r w:rsidR="00551AB4">
        <w:rPr>
          <w:rFonts w:hint="cs"/>
          <w:rtl/>
        </w:rPr>
        <w:t xml:space="preserve">יכול לקחת רק בב''ד, </w:t>
      </w:r>
    </w:p>
    <w:p w14:paraId="44D6ECEF" w14:textId="550C2066" w:rsidR="00A6533C" w:rsidRPr="00F40D4B" w:rsidRDefault="006F071F" w:rsidP="00551AB4">
      <w:pPr>
        <w:rPr>
          <w:rtl/>
        </w:rPr>
      </w:pPr>
      <w:r w:rsidRPr="00F40D4B">
        <w:rPr>
          <w:rFonts w:hint="cs"/>
          <w:rtl/>
        </w:rPr>
        <w:lastRenderedPageBreak/>
        <w:t>ושליח ב''ד רשאי לחטוף ממנו רק בחוץ אבל לא בבית</w:t>
      </w:r>
    </w:p>
    <w:p w14:paraId="302E2D77" w14:textId="49F992F1" w:rsidR="00551AB4" w:rsidRDefault="006F071F" w:rsidP="00551AB4">
      <w:pPr>
        <w:pStyle w:val="36"/>
        <w:framePr w:wrap="notBeside"/>
        <w:rPr>
          <w:rtl/>
        </w:rPr>
      </w:pPr>
      <w:r w:rsidRPr="00F40D4B">
        <w:rPr>
          <w:rFonts w:hint="cs"/>
          <w:rtl/>
        </w:rPr>
        <w:t xml:space="preserve">וה''נ </w:t>
      </w:r>
      <w:r w:rsidRPr="00F40D4B">
        <w:rPr>
          <w:rtl/>
        </w:rPr>
        <w:t xml:space="preserve">מסתבר </w:t>
      </w:r>
    </w:p>
    <w:p w14:paraId="5593539A" w14:textId="4DD7AEB3" w:rsidR="006F071F" w:rsidRPr="00F40D4B" w:rsidRDefault="00551AB4" w:rsidP="00551AB4">
      <w:pPr>
        <w:rPr>
          <w:rtl/>
        </w:rPr>
      </w:pPr>
      <w:r w:rsidRPr="00551AB4">
        <w:rPr>
          <w:rStyle w:val="affffc"/>
          <w:rFonts w:hint="cs"/>
          <w:rtl/>
        </w:rPr>
        <w:t>ד</w:t>
      </w:r>
      <w:r w:rsidR="006F071F" w:rsidRPr="00551AB4">
        <w:rPr>
          <w:rStyle w:val="affffc"/>
          <w:rtl/>
        </w:rPr>
        <w:t>תני סיפא:</w:t>
      </w:r>
      <w:r w:rsidR="006F071F" w:rsidRPr="00F40D4B">
        <w:rPr>
          <w:rtl/>
        </w:rPr>
        <w:t xml:space="preserve"> לא יכנס לביתו ליטול משכונו.</w:t>
      </w:r>
      <w:r w:rsidR="006F071F" w:rsidRPr="00F40D4B">
        <w:rPr>
          <w:rFonts w:hint="cs"/>
          <w:rtl/>
        </w:rPr>
        <w:t xml:space="preserve"> -</w:t>
      </w:r>
      <w:r w:rsidR="006F071F" w:rsidRPr="00F40D4B">
        <w:rPr>
          <w:rtl/>
        </w:rPr>
        <w:t>מני? אילימא בע"ח - מרישא ש"מ.</w:t>
      </w:r>
      <w:r>
        <w:rPr>
          <w:rFonts w:hint="cs"/>
          <w:rtl/>
        </w:rPr>
        <w:t xml:space="preserve"> </w:t>
      </w:r>
      <w:r w:rsidR="006F071F" w:rsidRPr="00F40D4B">
        <w:rPr>
          <w:rtl/>
        </w:rPr>
        <w:t>אלא לאו - שליח בית דין.</w:t>
      </w:r>
    </w:p>
    <w:p w14:paraId="53C4D065" w14:textId="77777777" w:rsidR="00551AB4" w:rsidRDefault="006F071F" w:rsidP="00551AB4">
      <w:pPr>
        <w:pStyle w:val="36"/>
        <w:framePr w:wrap="notBeside"/>
        <w:rPr>
          <w:rtl/>
        </w:rPr>
      </w:pPr>
      <w:r w:rsidRPr="00F40D4B">
        <w:rPr>
          <w:rFonts w:hint="cs"/>
          <w:rtl/>
        </w:rPr>
        <w:t>ודחי'</w:t>
      </w:r>
    </w:p>
    <w:p w14:paraId="0FFB0FFE" w14:textId="37572AD7" w:rsidR="006F071F" w:rsidRPr="00F40D4B" w:rsidRDefault="006F071F" w:rsidP="009B508D">
      <w:pPr>
        <w:rPr>
          <w:rtl/>
        </w:rPr>
      </w:pPr>
      <w:r w:rsidRPr="00551AB4">
        <w:rPr>
          <w:rStyle w:val="affffc"/>
          <w:rFonts w:hint="cs"/>
          <w:rtl/>
        </w:rPr>
        <w:t>דה''ק</w:t>
      </w:r>
      <w:r w:rsidRPr="00551AB4">
        <w:rPr>
          <w:rStyle w:val="affffc"/>
          <w:rtl/>
        </w:rPr>
        <w:t>:</w:t>
      </w:r>
      <w:r w:rsidRPr="00F40D4B">
        <w:rPr>
          <w:rtl/>
        </w:rPr>
        <w:t xml:space="preserve"> המלוה את חבירו ימשכננו </w:t>
      </w:r>
      <w:r w:rsidR="00551AB4">
        <w:rPr>
          <w:rFonts w:hint="cs"/>
          <w:rtl/>
        </w:rPr>
        <w:t xml:space="preserve">רק </w:t>
      </w:r>
      <w:r w:rsidRPr="00F40D4B">
        <w:rPr>
          <w:rtl/>
        </w:rPr>
        <w:t xml:space="preserve">בבית דין, מכלל </w:t>
      </w:r>
      <w:r w:rsidR="00551AB4">
        <w:rPr>
          <w:rFonts w:hint="cs"/>
          <w:rtl/>
        </w:rPr>
        <w:t xml:space="preserve">דבב''ד </w:t>
      </w:r>
      <w:r w:rsidRPr="00F40D4B">
        <w:rPr>
          <w:rtl/>
        </w:rPr>
        <w:t>ממשכנים.</w:t>
      </w:r>
    </w:p>
    <w:p w14:paraId="2DA13CF8" w14:textId="77777777" w:rsidR="006F071F" w:rsidRPr="00F40D4B" w:rsidRDefault="006F071F" w:rsidP="00551AB4">
      <w:pPr>
        <w:rPr>
          <w:rtl/>
        </w:rPr>
      </w:pPr>
      <w:r w:rsidRPr="00F40D4B">
        <w:rPr>
          <w:rtl/>
        </w:rPr>
        <w:t xml:space="preserve">ובע"ח אפילו </w:t>
      </w:r>
      <w:r w:rsidRPr="00F40D4B">
        <w:rPr>
          <w:rFonts w:hint="cs"/>
          <w:rtl/>
        </w:rPr>
        <w:t xml:space="preserve">לחטוף אסור גזירה כדי </w:t>
      </w:r>
      <w:r w:rsidRPr="00F40D4B">
        <w:rPr>
          <w:rtl/>
        </w:rPr>
        <w:t>שלא יכנס לביתו ליטול משכונו.</w:t>
      </w:r>
    </w:p>
    <w:p w14:paraId="497FBD59" w14:textId="77777777" w:rsidR="00551AB4" w:rsidRDefault="006F071F" w:rsidP="00551AB4">
      <w:pPr>
        <w:pStyle w:val="36"/>
        <w:framePr w:wrap="notBeside"/>
        <w:rPr>
          <w:rtl/>
        </w:rPr>
      </w:pPr>
      <w:r w:rsidRPr="00F40D4B">
        <w:rPr>
          <w:rFonts w:hint="cs"/>
          <w:rtl/>
        </w:rPr>
        <w:t>והך</w:t>
      </w:r>
    </w:p>
    <w:p w14:paraId="1DACCAB1" w14:textId="1E8CE1AE" w:rsidR="006F071F" w:rsidRPr="00F40D4B" w:rsidRDefault="006F071F" w:rsidP="009B508D">
      <w:pPr>
        <w:rPr>
          <w:rtl/>
        </w:rPr>
      </w:pPr>
      <w:r w:rsidRPr="00F40D4B">
        <w:rPr>
          <w:rFonts w:hint="cs"/>
          <w:rtl/>
        </w:rPr>
        <w:t>ד</w:t>
      </w:r>
      <w:r w:rsidRPr="00551AB4">
        <w:rPr>
          <w:rStyle w:val="affff8"/>
          <w:rFonts w:hint="cs"/>
          <w:rtl/>
        </w:rPr>
        <w:t>'</w:t>
      </w:r>
      <w:r w:rsidRPr="00551AB4">
        <w:rPr>
          <w:rStyle w:val="affff8"/>
          <w:rtl/>
        </w:rPr>
        <w:t>לא יחבל ריחים ורכב</w:t>
      </w:r>
      <w:r w:rsidRPr="00551AB4">
        <w:rPr>
          <w:rStyle w:val="affff8"/>
          <w:rFonts w:hint="cs"/>
          <w:rtl/>
        </w:rPr>
        <w:t>'</w:t>
      </w:r>
      <w:r w:rsidRPr="00F40D4B">
        <w:rPr>
          <w:rtl/>
        </w:rPr>
        <w:t xml:space="preserve"> הא דברים אחרים חבל, </w:t>
      </w:r>
      <w:r w:rsidRPr="00551AB4">
        <w:rPr>
          <w:rStyle w:val="affff8"/>
          <w:rFonts w:hint="cs"/>
          <w:rtl/>
        </w:rPr>
        <w:t>'</w:t>
      </w:r>
      <w:r w:rsidRPr="00551AB4">
        <w:rPr>
          <w:rStyle w:val="affff8"/>
          <w:rtl/>
        </w:rPr>
        <w:t>לא תחבל בגד אלמנה</w:t>
      </w:r>
      <w:r w:rsidRPr="00551AB4">
        <w:rPr>
          <w:rStyle w:val="affff8"/>
          <w:rFonts w:hint="cs"/>
          <w:rtl/>
        </w:rPr>
        <w:t>'</w:t>
      </w:r>
      <w:r w:rsidRPr="00F40D4B">
        <w:rPr>
          <w:rtl/>
        </w:rPr>
        <w:t xml:space="preserve"> הא של אחרים תחב</w:t>
      </w:r>
      <w:r w:rsidRPr="00F40D4B">
        <w:rPr>
          <w:rFonts w:hint="cs"/>
          <w:rtl/>
        </w:rPr>
        <w:t>ל.</w:t>
      </w:r>
    </w:p>
    <w:p w14:paraId="08E89E8D" w14:textId="730D6CBE" w:rsidR="006F071F" w:rsidRPr="00F40D4B" w:rsidRDefault="00551AB4" w:rsidP="00551AB4">
      <w:pPr>
        <w:rPr>
          <w:rtl/>
        </w:rPr>
      </w:pPr>
      <w:r>
        <w:rPr>
          <w:rFonts w:hint="cs"/>
          <w:rtl/>
        </w:rPr>
        <w:t>ו</w:t>
      </w:r>
      <w:r w:rsidR="006F071F" w:rsidRPr="00F40D4B">
        <w:rPr>
          <w:rtl/>
        </w:rPr>
        <w:t xml:space="preserve">אי בע"ח הא כתיב </w:t>
      </w:r>
      <w:r w:rsidR="006F071F" w:rsidRPr="00551AB4">
        <w:rPr>
          <w:rStyle w:val="affff8"/>
          <w:rFonts w:hint="cs"/>
          <w:rtl/>
        </w:rPr>
        <w:t>'</w:t>
      </w:r>
      <w:r w:rsidR="006F071F" w:rsidRPr="00551AB4">
        <w:rPr>
          <w:rStyle w:val="affff8"/>
          <w:rtl/>
        </w:rPr>
        <w:t>לא תבא אל ביתו לעבט עבטו</w:t>
      </w:r>
      <w:r w:rsidR="006F071F" w:rsidRPr="00551AB4">
        <w:rPr>
          <w:rStyle w:val="affff8"/>
          <w:rFonts w:hint="cs"/>
          <w:rtl/>
        </w:rPr>
        <w:t>'</w:t>
      </w:r>
      <w:r w:rsidR="006F071F" w:rsidRPr="00551AB4">
        <w:rPr>
          <w:rStyle w:val="affff8"/>
          <w:rtl/>
        </w:rPr>
        <w:t>.</w:t>
      </w:r>
      <w:r w:rsidR="006F071F" w:rsidRPr="00F40D4B">
        <w:rPr>
          <w:rFonts w:hint="cs"/>
          <w:rtl/>
        </w:rPr>
        <w:t xml:space="preserve"> </w:t>
      </w:r>
      <w:r w:rsidR="006F071F" w:rsidRPr="00F40D4B">
        <w:rPr>
          <w:rtl/>
        </w:rPr>
        <w:t>אלא שליח ב</w:t>
      </w:r>
      <w:r w:rsidR="006F071F" w:rsidRPr="00F40D4B">
        <w:rPr>
          <w:rFonts w:hint="cs"/>
          <w:rtl/>
        </w:rPr>
        <w:t>"ד</w:t>
      </w:r>
      <w:r>
        <w:rPr>
          <w:rFonts w:hint="cs"/>
          <w:rtl/>
        </w:rPr>
        <w:t>.</w:t>
      </w:r>
    </w:p>
    <w:p w14:paraId="7B94E329" w14:textId="77777777" w:rsidR="00551AB4" w:rsidRDefault="006F071F" w:rsidP="00551AB4">
      <w:pPr>
        <w:pStyle w:val="36"/>
        <w:framePr w:wrap="notBeside"/>
        <w:rPr>
          <w:rtl/>
        </w:rPr>
      </w:pPr>
      <w:r w:rsidRPr="00F40D4B">
        <w:rPr>
          <w:rtl/>
        </w:rPr>
        <w:t>תרגמה ר</w:t>
      </w:r>
      <w:r w:rsidRPr="00F40D4B">
        <w:rPr>
          <w:rFonts w:hint="cs"/>
          <w:rtl/>
        </w:rPr>
        <w:t>פבדר''נ</w:t>
      </w:r>
    </w:p>
    <w:p w14:paraId="5F174E2E" w14:textId="2B9EA2DB" w:rsidR="006F071F" w:rsidRPr="00F40D4B" w:rsidRDefault="006F071F" w:rsidP="009B508D">
      <w:pPr>
        <w:rPr>
          <w:rtl/>
        </w:rPr>
      </w:pPr>
      <w:r w:rsidRPr="00551AB4">
        <w:rPr>
          <w:rStyle w:val="affffc"/>
          <w:rFonts w:hint="cs"/>
          <w:rtl/>
        </w:rPr>
        <w:t xml:space="preserve">לפני </w:t>
      </w:r>
      <w:r w:rsidRPr="00551AB4">
        <w:rPr>
          <w:rStyle w:val="affffc"/>
          <w:rtl/>
        </w:rPr>
        <w:t>רב יוסף:</w:t>
      </w:r>
      <w:r w:rsidRPr="00F40D4B">
        <w:rPr>
          <w:rtl/>
        </w:rPr>
        <w:t xml:space="preserve"> לעולם בבע"ח, ולעבור עליו בשני לאוין.</w:t>
      </w:r>
    </w:p>
    <w:p w14:paraId="701CEB6F" w14:textId="2B4A749F" w:rsidR="00551AB4" w:rsidRDefault="006F071F" w:rsidP="00551AB4">
      <w:pPr>
        <w:pStyle w:val="36"/>
        <w:framePr w:wrap="notBeside"/>
        <w:rPr>
          <w:rtl/>
        </w:rPr>
      </w:pPr>
      <w:r w:rsidRPr="00F40D4B">
        <w:rPr>
          <w:rtl/>
        </w:rPr>
        <w:t>•</w:t>
      </w:r>
      <w:r w:rsidR="00551AB4">
        <w:rPr>
          <w:rFonts w:hint="cs"/>
          <w:rtl/>
        </w:rPr>
        <w:t>והך:</w:t>
      </w:r>
    </w:p>
    <w:p w14:paraId="6F7855FD" w14:textId="15103682" w:rsidR="006F071F" w:rsidRPr="00F40D4B" w:rsidRDefault="006F071F" w:rsidP="00551AB4">
      <w:r w:rsidRPr="00551AB4">
        <w:rPr>
          <w:rStyle w:val="affff8"/>
          <w:rFonts w:hint="cs"/>
          <w:rtl/>
        </w:rPr>
        <w:t>ד'</w:t>
      </w:r>
      <w:r w:rsidRPr="00551AB4">
        <w:rPr>
          <w:rStyle w:val="affff8"/>
          <w:rtl/>
        </w:rPr>
        <w:t>בחוץ תעמד</w:t>
      </w:r>
      <w:r w:rsidRPr="00551AB4">
        <w:rPr>
          <w:rStyle w:val="affff8"/>
          <w:rFonts w:hint="cs"/>
          <w:rtl/>
        </w:rPr>
        <w:t>'</w:t>
      </w:r>
      <w:r w:rsidRPr="00F40D4B">
        <w:rPr>
          <w:rtl/>
        </w:rPr>
        <w:t xml:space="preserve"> </w:t>
      </w:r>
      <w:r w:rsidRPr="00551AB4">
        <w:rPr>
          <w:rStyle w:val="affffc"/>
          <w:rFonts w:hint="cs"/>
          <w:rtl/>
        </w:rPr>
        <w:t>ומה ת''ל</w:t>
      </w:r>
      <w:r w:rsidRPr="00F40D4B">
        <w:rPr>
          <w:rFonts w:hint="cs"/>
          <w:rtl/>
        </w:rPr>
        <w:t xml:space="preserve"> </w:t>
      </w:r>
      <w:r w:rsidRPr="00551AB4">
        <w:rPr>
          <w:rStyle w:val="affff8"/>
          <w:rFonts w:hint="cs"/>
          <w:rtl/>
        </w:rPr>
        <w:t>'והאיש יוציא'</w:t>
      </w:r>
      <w:r w:rsidRPr="00F40D4B">
        <w:rPr>
          <w:rFonts w:hint="cs"/>
          <w:rtl/>
        </w:rPr>
        <w:t xml:space="preserve"> </w:t>
      </w:r>
      <w:r w:rsidRPr="00F40D4B">
        <w:rPr>
          <w:rtl/>
        </w:rPr>
        <w:t>- לרבות שליח בית דין</w:t>
      </w:r>
      <w:r w:rsidRPr="00F40D4B">
        <w:rPr>
          <w:rFonts w:hint="cs"/>
          <w:rtl/>
        </w:rPr>
        <w:t xml:space="preserve"> וש''מ דכלוה הוא</w:t>
      </w:r>
      <w:r w:rsidR="00551AB4">
        <w:rPr>
          <w:rFonts w:hint="cs"/>
          <w:rtl/>
        </w:rPr>
        <w:t xml:space="preserve">, ודחי': </w:t>
      </w:r>
      <w:r w:rsidRPr="00F40D4B">
        <w:rPr>
          <w:rtl/>
        </w:rPr>
        <w:t>לא, שליח בית דין כמלוה.</w:t>
      </w:r>
    </w:p>
    <w:p w14:paraId="7687ADD0" w14:textId="77777777" w:rsidR="006F071F" w:rsidRPr="00F40D4B" w:rsidRDefault="006F071F" w:rsidP="00551AB4">
      <w:pPr>
        <w:pStyle w:val="affe"/>
        <w:framePr w:wrap="around"/>
        <w:rPr>
          <w:rtl/>
        </w:rPr>
      </w:pPr>
      <w:r w:rsidRPr="00F40D4B">
        <w:rPr>
          <w:rFonts w:hint="cs"/>
          <w:rtl/>
        </w:rPr>
        <w:t>קיג:</w:t>
      </w:r>
    </w:p>
    <w:p w14:paraId="1698BD28" w14:textId="77777777" w:rsidR="00551AB4" w:rsidRDefault="006F071F" w:rsidP="00551AB4">
      <w:pPr>
        <w:pStyle w:val="36"/>
        <w:framePr w:wrap="notBeside"/>
        <w:rPr>
          <w:rtl/>
        </w:rPr>
      </w:pPr>
      <w:r w:rsidRPr="00F40D4B">
        <w:rPr>
          <w:rtl/>
        </w:rPr>
        <w:t>•</w:t>
      </w:r>
      <w:r w:rsidRPr="00F40D4B">
        <w:rPr>
          <w:rFonts w:hint="cs"/>
          <w:rtl/>
        </w:rPr>
        <w:t xml:space="preserve"> והך</w:t>
      </w:r>
    </w:p>
    <w:p w14:paraId="3277EB02" w14:textId="49507340" w:rsidR="00A6533C" w:rsidRPr="00F40D4B" w:rsidRDefault="006F071F" w:rsidP="009B508D">
      <w:pPr>
        <w:rPr>
          <w:rtl/>
        </w:rPr>
      </w:pPr>
      <w:r w:rsidRPr="00551AB4">
        <w:rPr>
          <w:rStyle w:val="affff8"/>
          <w:rFonts w:hint="cs"/>
          <w:rtl/>
        </w:rPr>
        <w:t>'</w:t>
      </w:r>
      <w:r w:rsidRPr="00551AB4">
        <w:rPr>
          <w:rStyle w:val="affff8"/>
          <w:rtl/>
        </w:rPr>
        <w:t>אם חבל תחבל שלמת רעך</w:t>
      </w:r>
      <w:r w:rsidRPr="00551AB4">
        <w:rPr>
          <w:rStyle w:val="affff8"/>
          <w:rFonts w:hint="cs"/>
          <w:rtl/>
        </w:rPr>
        <w:t>'</w:t>
      </w:r>
      <w:r w:rsidRPr="00F40D4B">
        <w:rPr>
          <w:rtl/>
        </w:rPr>
        <w:t xml:space="preserve"> בשליח ב</w:t>
      </w:r>
      <w:r w:rsidRPr="00F40D4B">
        <w:rPr>
          <w:rFonts w:hint="cs"/>
          <w:rtl/>
        </w:rPr>
        <w:t>"ד</w:t>
      </w:r>
      <w:r w:rsidRPr="00F40D4B">
        <w:rPr>
          <w:rtl/>
        </w:rPr>
        <w:t xml:space="preserve"> הכתוב מדבר.</w:t>
      </w:r>
      <w:r w:rsidRPr="00F40D4B">
        <w:rPr>
          <w:rFonts w:hint="cs"/>
          <w:rtl/>
        </w:rPr>
        <w:t xml:space="preserve"> </w:t>
      </w:r>
      <w:r w:rsidRPr="00551AB4">
        <w:rPr>
          <w:rStyle w:val="affff8"/>
          <w:rFonts w:hint="cs"/>
          <w:rtl/>
        </w:rPr>
        <w:t>'לא תבא אל ביתו לעבט עבטו'</w:t>
      </w:r>
      <w:r w:rsidRPr="00F40D4B">
        <w:rPr>
          <w:rFonts w:hint="cs"/>
          <w:rtl/>
        </w:rPr>
        <w:t xml:space="preserve"> בבע''ח מדבר.</w:t>
      </w:r>
    </w:p>
    <w:p w14:paraId="1811EB8B" w14:textId="77777777" w:rsidR="00551AB4" w:rsidRDefault="006F071F" w:rsidP="00551AB4">
      <w:pPr>
        <w:pStyle w:val="36"/>
        <w:framePr w:wrap="notBeside"/>
        <w:rPr>
          <w:rtl/>
        </w:rPr>
      </w:pPr>
      <w:r w:rsidRPr="00F40D4B">
        <w:rPr>
          <w:rtl/>
        </w:rPr>
        <w:t>תנאי היא</w:t>
      </w:r>
      <w:r w:rsidRPr="00F40D4B">
        <w:rPr>
          <w:rFonts w:hint="cs"/>
          <w:rtl/>
        </w:rPr>
        <w:t xml:space="preserve"> ד</w:t>
      </w:r>
      <w:r w:rsidRPr="00F40D4B">
        <w:rPr>
          <w:rtl/>
        </w:rPr>
        <w:t>תניא:</w:t>
      </w:r>
    </w:p>
    <w:p w14:paraId="557EB478" w14:textId="37A36CAD" w:rsidR="006F071F" w:rsidRPr="00F40D4B" w:rsidRDefault="006F071F" w:rsidP="00551AB4">
      <w:pPr>
        <w:rPr>
          <w:rtl/>
        </w:rPr>
      </w:pPr>
      <w:r w:rsidRPr="00F40D4B">
        <w:rPr>
          <w:rtl/>
        </w:rPr>
        <w:t>שליח ב</w:t>
      </w:r>
      <w:r w:rsidRPr="00F40D4B">
        <w:rPr>
          <w:rFonts w:hint="cs"/>
          <w:rtl/>
        </w:rPr>
        <w:t>"ד</w:t>
      </w:r>
      <w:r w:rsidRPr="00F40D4B">
        <w:rPr>
          <w:rtl/>
        </w:rPr>
        <w:t xml:space="preserve"> שבא למשכנו - לא יכנס לביתו למשכנו,</w:t>
      </w:r>
      <w:r w:rsidRPr="00F40D4B">
        <w:rPr>
          <w:rFonts w:hint="cs"/>
          <w:rtl/>
        </w:rPr>
        <w:t xml:space="preserve"> </w:t>
      </w:r>
      <w:r w:rsidRPr="00551AB4">
        <w:rPr>
          <w:rStyle w:val="affff8"/>
          <w:rFonts w:hint="cs"/>
          <w:rtl/>
        </w:rPr>
        <w:t>ד</w:t>
      </w:r>
      <w:r w:rsidRPr="00551AB4">
        <w:rPr>
          <w:rStyle w:val="affff8"/>
          <w:rtl/>
        </w:rPr>
        <w:t>בחוץ תעמד והאיש</w:t>
      </w:r>
      <w:r w:rsidRPr="00551AB4">
        <w:rPr>
          <w:rStyle w:val="affff8"/>
          <w:rFonts w:hint="cs"/>
          <w:rtl/>
        </w:rPr>
        <w:t xml:space="preserve"> וגו'</w:t>
      </w:r>
      <w:r w:rsidRPr="00F40D4B">
        <w:rPr>
          <w:rtl/>
        </w:rPr>
        <w:t>.</w:t>
      </w:r>
    </w:p>
    <w:p w14:paraId="6E51A06B" w14:textId="77777777" w:rsidR="00551AB4" w:rsidRDefault="006F071F" w:rsidP="00551AB4">
      <w:pPr>
        <w:pStyle w:val="36"/>
        <w:framePr w:wrap="notBeside"/>
        <w:rPr>
          <w:rtl/>
        </w:rPr>
      </w:pPr>
      <w:r w:rsidRPr="00F40D4B">
        <w:rPr>
          <w:rtl/>
        </w:rPr>
        <w:t>ותניא אידך:</w:t>
      </w:r>
    </w:p>
    <w:p w14:paraId="3ECB430C" w14:textId="53F6ADBF" w:rsidR="00A6533C" w:rsidRPr="00F40D4B" w:rsidRDefault="006F071F" w:rsidP="009B508D">
      <w:pPr>
        <w:rPr>
          <w:rtl/>
        </w:rPr>
      </w:pPr>
      <w:r w:rsidRPr="00F40D4B">
        <w:rPr>
          <w:rtl/>
        </w:rPr>
        <w:t xml:space="preserve">בע"ח שבא למשכנו לא יכנס לביתו למשכנו, </w:t>
      </w:r>
      <w:r w:rsidRPr="00551AB4">
        <w:rPr>
          <w:rStyle w:val="affff8"/>
          <w:rFonts w:hint="cs"/>
          <w:rtl/>
        </w:rPr>
        <w:t>דבחוץ תעמוד והאיש וגו'</w:t>
      </w:r>
    </w:p>
    <w:p w14:paraId="348B5024" w14:textId="080A4F95" w:rsidR="00A6533C" w:rsidRPr="00F40D4B" w:rsidRDefault="006F071F" w:rsidP="00551AB4">
      <w:pPr>
        <w:rPr>
          <w:rtl/>
        </w:rPr>
      </w:pPr>
      <w:r w:rsidRPr="00F40D4B">
        <w:rPr>
          <w:rtl/>
        </w:rPr>
        <w:t>ושליח ב</w:t>
      </w:r>
      <w:r w:rsidRPr="00F40D4B">
        <w:rPr>
          <w:rFonts w:hint="cs"/>
          <w:rtl/>
        </w:rPr>
        <w:t xml:space="preserve">''ד </w:t>
      </w:r>
      <w:r w:rsidRPr="00F40D4B">
        <w:rPr>
          <w:rtl/>
        </w:rPr>
        <w:t>שבא למשכנו - נכנס לביתו וממשכנו.</w:t>
      </w:r>
    </w:p>
    <w:p w14:paraId="3FFD6526" w14:textId="2C9EF8D9" w:rsidR="006F071F" w:rsidRPr="00F40D4B" w:rsidRDefault="006F071F" w:rsidP="0052219D">
      <w:pPr>
        <w:rPr>
          <w:rtl/>
        </w:rPr>
      </w:pPr>
      <w:r w:rsidRPr="00F40D4B">
        <w:rPr>
          <w:rtl/>
        </w:rPr>
        <w:t>ולא ימשכננו דברים שעושין בהן אוכל נפש.</w:t>
      </w:r>
    </w:p>
    <w:p w14:paraId="6039DE65" w14:textId="40A468A3" w:rsidR="006F071F" w:rsidRPr="00F40D4B" w:rsidRDefault="006F071F" w:rsidP="00246FD8">
      <w:pPr>
        <w:pStyle w:val="affff9"/>
        <w:rPr>
          <w:rtl/>
        </w:rPr>
      </w:pPr>
      <w:r w:rsidRPr="00F40D4B">
        <w:rPr>
          <w:rtl/>
        </w:rPr>
        <w:t>נותן מטה ומטה ומצע לעשיר, מטה ומטה ומפץ לעני.</w:t>
      </w:r>
    </w:p>
    <w:p w14:paraId="2715A42E" w14:textId="5FB19832" w:rsidR="006F071F" w:rsidRPr="00F40D4B" w:rsidRDefault="00246FD8" w:rsidP="00246FD8">
      <w:pPr>
        <w:rPr>
          <w:rtl/>
        </w:rPr>
      </w:pPr>
      <w:r>
        <w:rPr>
          <w:rFonts w:hint="cs"/>
          <w:rtl/>
        </w:rPr>
        <w:t xml:space="preserve">שניהם בשבילו - </w:t>
      </w:r>
      <w:r w:rsidR="006F071F" w:rsidRPr="00F40D4B">
        <w:rPr>
          <w:rFonts w:hint="cs"/>
          <w:rtl/>
        </w:rPr>
        <w:t>אחת לאכילה ואחת לשינה</w:t>
      </w:r>
      <w:r w:rsidR="006F071F" w:rsidRPr="00F40D4B">
        <w:rPr>
          <w:rtl/>
        </w:rPr>
        <w:t>.</w:t>
      </w:r>
      <w:r w:rsidR="0052219D">
        <w:rPr>
          <w:rFonts w:hint="cs"/>
          <w:rtl/>
        </w:rPr>
        <w:t xml:space="preserve"> </w:t>
      </w:r>
      <w:r w:rsidR="0052219D" w:rsidRPr="0052219D">
        <w:rPr>
          <w:rStyle w:val="afffff2"/>
          <w:rFonts w:hint="cs"/>
          <w:rtl/>
        </w:rPr>
        <w:t>ולא לבני ביתו</w:t>
      </w:r>
    </w:p>
    <w:p w14:paraId="5E3CB1B6" w14:textId="77777777" w:rsidR="00246FD8" w:rsidRDefault="006F071F" w:rsidP="00246FD8">
      <w:pPr>
        <w:pStyle w:val="36"/>
        <w:framePr w:wrap="notBeside"/>
        <w:rPr>
          <w:rtl/>
        </w:rPr>
      </w:pPr>
      <w:r w:rsidRPr="00F40D4B">
        <w:rPr>
          <w:rtl/>
        </w:rPr>
        <w:t>כדשמואל:</w:t>
      </w:r>
    </w:p>
    <w:p w14:paraId="538B98A7" w14:textId="6897DA20" w:rsidR="00A6533C" w:rsidRPr="00F40D4B" w:rsidRDefault="00246FD8" w:rsidP="009B508D">
      <w:pPr>
        <w:rPr>
          <w:rtl/>
        </w:rPr>
      </w:pPr>
      <w:r>
        <w:rPr>
          <w:rFonts w:hint="cs"/>
          <w:rtl/>
        </w:rPr>
        <w:t xml:space="preserve">שיודע כל רפואות חוץ מג' אלו </w:t>
      </w:r>
      <w:r w:rsidRPr="00246FD8">
        <w:rPr>
          <w:rStyle w:val="affffc"/>
          <w:rFonts w:hint="cs"/>
          <w:rtl/>
        </w:rPr>
        <w:t>א.</w:t>
      </w:r>
      <w:r>
        <w:rPr>
          <w:rFonts w:hint="cs"/>
          <w:rtl/>
        </w:rPr>
        <w:t xml:space="preserve"> </w:t>
      </w:r>
      <w:r w:rsidR="006F071F" w:rsidRPr="00F40D4B">
        <w:rPr>
          <w:rFonts w:hint="cs"/>
          <w:rtl/>
        </w:rPr>
        <w:t>האוכל תמר מר על לב ריק</w:t>
      </w:r>
    </w:p>
    <w:p w14:paraId="573A5C05" w14:textId="17DB5C00" w:rsidR="00A6533C" w:rsidRPr="00F40D4B" w:rsidRDefault="006F071F" w:rsidP="0052219D">
      <w:pPr>
        <w:rPr>
          <w:rtl/>
        </w:rPr>
      </w:pPr>
      <w:r w:rsidRPr="00246FD8">
        <w:rPr>
          <w:rStyle w:val="affffc"/>
          <w:rFonts w:hint="cs"/>
          <w:rtl/>
        </w:rPr>
        <w:lastRenderedPageBreak/>
        <w:t>ב.</w:t>
      </w:r>
      <w:r w:rsidRPr="00F40D4B">
        <w:rPr>
          <w:rFonts w:hint="cs"/>
          <w:rtl/>
        </w:rPr>
        <w:t xml:space="preserve"> החוגר בחבל לח פשתן על מתנו </w:t>
      </w:r>
      <w:r w:rsidRPr="00246FD8">
        <w:rPr>
          <w:rStyle w:val="affffc"/>
          <w:rFonts w:hint="cs"/>
          <w:rtl/>
        </w:rPr>
        <w:t>ג.</w:t>
      </w:r>
      <w:r w:rsidRPr="00F40D4B">
        <w:rPr>
          <w:rFonts w:hint="cs"/>
          <w:rtl/>
        </w:rPr>
        <w:t xml:space="preserve"> ואוכל לחם ולא הולך ד' אמות קודם שישן</w:t>
      </w:r>
      <w:r w:rsidRPr="00F40D4B">
        <w:rPr>
          <w:rtl/>
        </w:rPr>
        <w:t>.</w:t>
      </w:r>
    </w:p>
    <w:p w14:paraId="243539D9" w14:textId="02928231" w:rsidR="006F071F" w:rsidRPr="00F40D4B" w:rsidRDefault="006F071F" w:rsidP="00246FD8">
      <w:pPr>
        <w:pStyle w:val="affff9"/>
        <w:rPr>
          <w:rtl/>
        </w:rPr>
      </w:pPr>
      <w:r w:rsidRPr="00F40D4B">
        <w:rPr>
          <w:rtl/>
        </w:rPr>
        <w:t>כדרך שמסדרין בערכין - כך מסדרין בבע"ח.</w:t>
      </w:r>
    </w:p>
    <w:p w14:paraId="3A0F2038" w14:textId="3FDD1E44" w:rsidR="00246FD8" w:rsidRDefault="006F071F" w:rsidP="00246FD8">
      <w:pPr>
        <w:pStyle w:val="36"/>
        <w:framePr w:wrap="notBeside"/>
        <w:rPr>
          <w:rtl/>
        </w:rPr>
      </w:pPr>
      <w:r w:rsidRPr="00F40D4B">
        <w:rPr>
          <w:rtl/>
        </w:rPr>
        <w:t>- א"ל</w:t>
      </w:r>
      <w:r w:rsidR="0052219D">
        <w:rPr>
          <w:rFonts w:hint="cs"/>
          <w:rtl/>
        </w:rPr>
        <w:t xml:space="preserve"> ר'נ</w:t>
      </w:r>
      <w:r w:rsidRPr="00F40D4B">
        <w:rPr>
          <w:rtl/>
        </w:rPr>
        <w:t>:</w:t>
      </w:r>
    </w:p>
    <w:p w14:paraId="0327C4B7" w14:textId="7AFD54FB" w:rsidR="00A6533C" w:rsidRPr="00F40D4B" w:rsidRDefault="006F071F" w:rsidP="009B508D">
      <w:pPr>
        <w:rPr>
          <w:rtl/>
        </w:rPr>
      </w:pPr>
      <w:r w:rsidRPr="00F40D4B">
        <w:rPr>
          <w:rtl/>
        </w:rPr>
        <w:t>ו</w:t>
      </w:r>
      <w:r w:rsidRPr="00F40D4B">
        <w:rPr>
          <w:rFonts w:hint="cs"/>
          <w:rtl/>
        </w:rPr>
        <w:t xml:space="preserve">הא אין מזבנין </w:t>
      </w:r>
      <w:r w:rsidRPr="00246FD8">
        <w:rPr>
          <w:rStyle w:val="affffc"/>
          <w:rFonts w:hint="cs"/>
          <w:rtl/>
        </w:rPr>
        <w:t>ד</w:t>
      </w:r>
      <w:r w:rsidRPr="00246FD8">
        <w:rPr>
          <w:rStyle w:val="affffc"/>
          <w:rtl/>
        </w:rPr>
        <w:t>תנן:</w:t>
      </w:r>
      <w:r w:rsidRPr="00F40D4B">
        <w:rPr>
          <w:rtl/>
        </w:rPr>
        <w:t xml:space="preserve"> מחזיר</w:t>
      </w:r>
      <w:r w:rsidRPr="00F40D4B">
        <w:rPr>
          <w:rFonts w:hint="cs"/>
          <w:rtl/>
        </w:rPr>
        <w:t xml:space="preserve"> </w:t>
      </w:r>
      <w:r w:rsidRPr="00F40D4B">
        <w:rPr>
          <w:rtl/>
        </w:rPr>
        <w:t>הכר בלילה והמחרישה ביום!</w:t>
      </w:r>
    </w:p>
    <w:p w14:paraId="3E423F1F" w14:textId="44821419" w:rsidR="00246FD8" w:rsidRDefault="006F071F" w:rsidP="00246FD8">
      <w:pPr>
        <w:pStyle w:val="36"/>
        <w:framePr w:wrap="notBeside"/>
        <w:rPr>
          <w:rtl/>
        </w:rPr>
      </w:pPr>
      <w:r w:rsidRPr="00F40D4B">
        <w:rPr>
          <w:rtl/>
        </w:rPr>
        <w:t xml:space="preserve">- </w:t>
      </w:r>
      <w:r w:rsidR="0052219D">
        <w:rPr>
          <w:rFonts w:hint="cs"/>
          <w:rtl/>
        </w:rPr>
        <w:t>שנה לפניו</w:t>
      </w:r>
    </w:p>
    <w:p w14:paraId="3B3756DF" w14:textId="09DC3132" w:rsidR="006F071F" w:rsidRPr="00F40D4B" w:rsidRDefault="006F071F" w:rsidP="0052219D">
      <w:pPr>
        <w:rPr>
          <w:rtl/>
        </w:rPr>
      </w:pPr>
      <w:r w:rsidRPr="0052219D">
        <w:rPr>
          <w:rStyle w:val="affffc"/>
          <w:rtl/>
        </w:rPr>
        <w:t>כר</w:t>
      </w:r>
      <w:r w:rsidRPr="0052219D">
        <w:rPr>
          <w:rStyle w:val="affffc"/>
          <w:rFonts w:hint="cs"/>
          <w:rtl/>
        </w:rPr>
        <w:t>שב''ג</w:t>
      </w:r>
      <w:r w:rsidR="00246FD8">
        <w:rPr>
          <w:rFonts w:hint="cs"/>
          <w:rtl/>
        </w:rPr>
        <w:t xml:space="preserve"> </w:t>
      </w:r>
      <w:r w:rsidRPr="00246FD8">
        <w:rPr>
          <w:rStyle w:val="affffc"/>
          <w:rtl/>
        </w:rPr>
        <w:t>ו</w:t>
      </w:r>
      <w:r w:rsidR="00246FD8">
        <w:rPr>
          <w:rStyle w:val="affffc"/>
          <w:rFonts w:hint="cs"/>
          <w:rtl/>
        </w:rPr>
        <w:t>כך</w:t>
      </w:r>
      <w:r w:rsidRPr="00246FD8">
        <w:rPr>
          <w:rStyle w:val="affffc"/>
          <w:rtl/>
        </w:rPr>
        <w:t xml:space="preserve"> א"ל:</w:t>
      </w:r>
      <w:r w:rsidRPr="00F40D4B">
        <w:rPr>
          <w:rtl/>
        </w:rPr>
        <w:t xml:space="preserve"> לר</w:t>
      </w:r>
      <w:r w:rsidRPr="00F40D4B">
        <w:rPr>
          <w:rFonts w:hint="cs"/>
          <w:rtl/>
        </w:rPr>
        <w:t>שב''ג אפי' מוכרים</w:t>
      </w:r>
      <w:r w:rsidRPr="00F40D4B">
        <w:rPr>
          <w:rtl/>
        </w:rPr>
        <w:t xml:space="preserve">, </w:t>
      </w:r>
      <w:r w:rsidR="00246FD8" w:rsidRPr="0052219D">
        <w:rPr>
          <w:rStyle w:val="afffff2"/>
          <w:rFonts w:hint="cs"/>
          <w:rtl/>
        </w:rPr>
        <w:t>אחר ל' יום</w:t>
      </w:r>
      <w:r w:rsidRPr="00F40D4B">
        <w:rPr>
          <w:rtl/>
        </w:rPr>
        <w:t>.</w:t>
      </w:r>
      <w:r w:rsidR="0052219D">
        <w:rPr>
          <w:rFonts w:hint="cs"/>
          <w:rtl/>
        </w:rPr>
        <w:t xml:space="preserve"> אם גם מסדרין?</w:t>
      </w:r>
    </w:p>
    <w:p w14:paraId="54DB9FCE" w14:textId="77777777" w:rsidR="00246FD8" w:rsidRDefault="006F071F" w:rsidP="00246FD8">
      <w:pPr>
        <w:pStyle w:val="36"/>
        <w:framePr w:wrap="notBeside"/>
        <w:rPr>
          <w:rtl/>
        </w:rPr>
      </w:pPr>
      <w:r w:rsidRPr="00F40D4B">
        <w:rPr>
          <w:rFonts w:hint="cs"/>
          <w:rtl/>
        </w:rPr>
        <w:t>ואין לומר</w:t>
      </w:r>
    </w:p>
    <w:p w14:paraId="1003DE1C" w14:textId="77777777" w:rsidR="00246FD8" w:rsidRDefault="006F071F" w:rsidP="00246FD8">
      <w:pPr>
        <w:rPr>
          <w:rtl/>
        </w:rPr>
      </w:pPr>
      <w:r w:rsidRPr="00F40D4B">
        <w:rPr>
          <w:rFonts w:hint="cs"/>
          <w:rtl/>
        </w:rPr>
        <w:t xml:space="preserve">דלרשב''ג אחר ל' יום מחזיר </w:t>
      </w:r>
      <w:r w:rsidR="00246FD8">
        <w:rPr>
          <w:rFonts w:hint="cs"/>
          <w:rtl/>
        </w:rPr>
        <w:t xml:space="preserve">דבר הראוי לו ומוכר מה שלא ראוי </w:t>
      </w:r>
    </w:p>
    <w:p w14:paraId="4406D1BE" w14:textId="77777777" w:rsidR="00246FD8" w:rsidRDefault="00246FD8" w:rsidP="00246FD8">
      <w:pPr>
        <w:pStyle w:val="36"/>
        <w:framePr w:wrap="notBeside"/>
        <w:rPr>
          <w:rtl/>
        </w:rPr>
      </w:pPr>
      <w:r>
        <w:rPr>
          <w:rFonts w:hint="cs"/>
          <w:rtl/>
        </w:rPr>
        <w:t>-</w:t>
      </w:r>
    </w:p>
    <w:p w14:paraId="5AF0C348" w14:textId="7E073CB4" w:rsidR="006F071F" w:rsidRPr="00F40D4B" w:rsidRDefault="00246FD8" w:rsidP="00246FD8">
      <w:pPr>
        <w:rPr>
          <w:rtl/>
        </w:rPr>
      </w:pPr>
      <w:r>
        <w:rPr>
          <w:rFonts w:hint="cs"/>
          <w:rtl/>
        </w:rPr>
        <w:t>דאין דבר שלא ראוי לו</w:t>
      </w:r>
      <w:r w:rsidR="006F071F" w:rsidRPr="00F40D4B">
        <w:rPr>
          <w:rtl/>
        </w:rPr>
        <w:t>.</w:t>
      </w:r>
      <w:r w:rsidR="006F071F" w:rsidRPr="00F40D4B">
        <w:rPr>
          <w:rFonts w:hint="cs"/>
          <w:rtl/>
        </w:rPr>
        <w:t xml:space="preserve"> </w:t>
      </w:r>
      <w:r w:rsidR="006F071F" w:rsidRPr="00246FD8">
        <w:rPr>
          <w:rStyle w:val="affffc"/>
          <w:rFonts w:hint="cs"/>
          <w:rtl/>
        </w:rPr>
        <w:t>וכרשב'ג ריב''י ור''ע</w:t>
      </w:r>
      <w:r w:rsidR="006F071F" w:rsidRPr="00246FD8">
        <w:rPr>
          <w:rStyle w:val="affffc"/>
          <w:rtl/>
        </w:rPr>
        <w:t>:</w:t>
      </w:r>
      <w:r w:rsidR="006F071F" w:rsidRPr="00F40D4B">
        <w:rPr>
          <w:rtl/>
        </w:rPr>
        <w:t xml:space="preserve"> כל ישראל בני מלכים הן.</w:t>
      </w:r>
    </w:p>
    <w:p w14:paraId="248D2DDE" w14:textId="4EA94CC2" w:rsidR="00246FD8" w:rsidRDefault="006F071F" w:rsidP="00246FD8">
      <w:pPr>
        <w:pStyle w:val="36"/>
        <w:framePr w:wrap="notBeside"/>
        <w:rPr>
          <w:rtl/>
        </w:rPr>
      </w:pPr>
      <w:r w:rsidRPr="00F40D4B">
        <w:rPr>
          <w:rtl/>
        </w:rPr>
        <w:t>ר</w:t>
      </w:r>
      <w:r w:rsidRPr="00F40D4B">
        <w:rPr>
          <w:rFonts w:hint="cs"/>
          <w:rtl/>
        </w:rPr>
        <w:t>שב''ג</w:t>
      </w:r>
    </w:p>
    <w:p w14:paraId="61808688" w14:textId="51338402" w:rsidR="006F071F" w:rsidRPr="00F40D4B" w:rsidRDefault="006F071F" w:rsidP="009B508D">
      <w:pPr>
        <w:rPr>
          <w:rtl/>
        </w:rPr>
      </w:pPr>
      <w:r w:rsidRPr="00F40D4B">
        <w:rPr>
          <w:rFonts w:hint="cs"/>
          <w:rtl/>
        </w:rPr>
        <w:t>ד</w:t>
      </w:r>
      <w:r w:rsidRPr="00F40D4B">
        <w:rPr>
          <w:rtl/>
        </w:rPr>
        <w:t xml:space="preserve">לא את הלוף ולא את החרדל, </w:t>
      </w:r>
      <w:r w:rsidRPr="00246FD8">
        <w:rPr>
          <w:rStyle w:val="affffc"/>
          <w:rFonts w:hint="cs"/>
          <w:rtl/>
        </w:rPr>
        <w:t>ורשב''ג</w:t>
      </w:r>
      <w:r w:rsidRPr="00F40D4B">
        <w:rPr>
          <w:rFonts w:hint="cs"/>
          <w:rtl/>
        </w:rPr>
        <w:t xml:space="preserve"> </w:t>
      </w:r>
      <w:r w:rsidRPr="00F40D4B">
        <w:rPr>
          <w:rtl/>
        </w:rPr>
        <w:t>מתיר בלוף, שהוא מאכל עורבין.</w:t>
      </w:r>
    </w:p>
    <w:p w14:paraId="33218336" w14:textId="1F8F25E1" w:rsidR="00246FD8" w:rsidRDefault="006F071F" w:rsidP="00246FD8">
      <w:pPr>
        <w:pStyle w:val="36"/>
        <w:framePr w:wrap="notBeside"/>
        <w:rPr>
          <w:rtl/>
        </w:rPr>
      </w:pPr>
      <w:r w:rsidRPr="00F40D4B">
        <w:rPr>
          <w:rtl/>
        </w:rPr>
        <w:t>ר</w:t>
      </w:r>
      <w:r w:rsidRPr="00F40D4B">
        <w:rPr>
          <w:rFonts w:hint="cs"/>
          <w:rtl/>
        </w:rPr>
        <w:t>''ש</w:t>
      </w:r>
    </w:p>
    <w:p w14:paraId="6E5AA424" w14:textId="44908D50" w:rsidR="00A6533C" w:rsidRPr="00F40D4B" w:rsidRDefault="006F071F" w:rsidP="009B508D">
      <w:pPr>
        <w:rPr>
          <w:rtl/>
        </w:rPr>
      </w:pPr>
      <w:r w:rsidRPr="00246FD8">
        <w:rPr>
          <w:rStyle w:val="affffc"/>
          <w:rtl/>
        </w:rPr>
        <w:t>דתנן:</w:t>
      </w:r>
      <w:r w:rsidRPr="00F40D4B">
        <w:rPr>
          <w:rtl/>
        </w:rPr>
        <w:t xml:space="preserve"> בני מלכים סכין שמן וורד ע"ג מכותיהן בשבת, שכן דרכן לסוך בחול.</w:t>
      </w:r>
    </w:p>
    <w:p w14:paraId="63731EF1" w14:textId="7155A5F9" w:rsidR="00246FD8" w:rsidRDefault="006F071F" w:rsidP="00246FD8">
      <w:pPr>
        <w:pStyle w:val="36"/>
        <w:framePr w:wrap="notBeside"/>
        <w:rPr>
          <w:rtl/>
        </w:rPr>
      </w:pPr>
      <w:r w:rsidRPr="00F40D4B">
        <w:rPr>
          <w:rtl/>
        </w:rPr>
        <w:t>ר</w:t>
      </w:r>
      <w:r w:rsidRPr="00F40D4B">
        <w:rPr>
          <w:rFonts w:hint="cs"/>
          <w:rtl/>
        </w:rPr>
        <w:t>י''ש ור''ע</w:t>
      </w:r>
    </w:p>
    <w:p w14:paraId="55C9F4C1" w14:textId="6AFD7EBA" w:rsidR="00A6533C" w:rsidRPr="00F40D4B" w:rsidRDefault="00246FD8" w:rsidP="009B508D">
      <w:pPr>
        <w:rPr>
          <w:rtl/>
        </w:rPr>
      </w:pPr>
      <w:r>
        <w:rPr>
          <w:rFonts w:hint="cs"/>
          <w:rtl/>
        </w:rPr>
        <w:t>ד</w:t>
      </w:r>
      <w:r w:rsidR="006F071F" w:rsidRPr="00F40D4B">
        <w:rPr>
          <w:rtl/>
        </w:rPr>
        <w:t>הרי שהיו נושין בו אלף זוז ולבוש איצטלא בת מאה מנה</w:t>
      </w:r>
    </w:p>
    <w:p w14:paraId="2FD6E0B5" w14:textId="1D3D5A9D" w:rsidR="006F071F" w:rsidRPr="00F40D4B" w:rsidRDefault="006F071F" w:rsidP="009B508D">
      <w:pPr>
        <w:rPr>
          <w:rtl/>
        </w:rPr>
      </w:pPr>
      <w:r w:rsidRPr="00F40D4B">
        <w:rPr>
          <w:rtl/>
        </w:rPr>
        <w:t>- מפשיטין אותה ממנו, ומלבישים אותו איצטלא הראויה לו.</w:t>
      </w:r>
    </w:p>
    <w:p w14:paraId="617756BE" w14:textId="1638E5FE" w:rsidR="006F071F" w:rsidRPr="00F40D4B" w:rsidRDefault="006F071F" w:rsidP="009B508D">
      <w:pPr>
        <w:rPr>
          <w:rtl/>
        </w:rPr>
      </w:pPr>
      <w:r w:rsidRPr="00246FD8">
        <w:rPr>
          <w:rStyle w:val="affffc"/>
          <w:rtl/>
        </w:rPr>
        <w:t xml:space="preserve">ותנא </w:t>
      </w:r>
      <w:r w:rsidR="00246FD8" w:rsidRPr="00246FD8">
        <w:rPr>
          <w:rStyle w:val="affffc"/>
          <w:rFonts w:hint="cs"/>
          <w:rtl/>
        </w:rPr>
        <w:t>מרי''ש ו</w:t>
      </w:r>
      <w:r w:rsidRPr="00246FD8">
        <w:rPr>
          <w:rStyle w:val="affffc"/>
          <w:rtl/>
        </w:rPr>
        <w:t>ר</w:t>
      </w:r>
      <w:r w:rsidRPr="00246FD8">
        <w:rPr>
          <w:rStyle w:val="affffc"/>
          <w:rFonts w:hint="cs"/>
          <w:rtl/>
        </w:rPr>
        <w:t>''ע</w:t>
      </w:r>
      <w:r w:rsidRPr="00246FD8">
        <w:rPr>
          <w:rStyle w:val="affffc"/>
          <w:rtl/>
        </w:rPr>
        <w:t>:</w:t>
      </w:r>
      <w:r w:rsidRPr="00F40D4B">
        <w:rPr>
          <w:rtl/>
        </w:rPr>
        <w:t xml:space="preserve"> כל ישראל ראוין לאותה איצטלא.</w:t>
      </w:r>
    </w:p>
    <w:p w14:paraId="73BD1785" w14:textId="5C74E03F" w:rsidR="00246FD8" w:rsidRDefault="006F071F" w:rsidP="00246FD8">
      <w:pPr>
        <w:pStyle w:val="36"/>
        <w:framePr w:wrap="notBeside"/>
        <w:rPr>
          <w:rtl/>
        </w:rPr>
      </w:pPr>
      <w:r w:rsidRPr="00F40D4B">
        <w:rPr>
          <w:rtl/>
        </w:rPr>
        <w:t>•</w:t>
      </w:r>
      <w:r w:rsidR="00246FD8">
        <w:rPr>
          <w:rFonts w:hint="cs"/>
          <w:rtl/>
        </w:rPr>
        <w:t xml:space="preserve"> ולמאי דס''ד</w:t>
      </w:r>
    </w:p>
    <w:p w14:paraId="1E12C22D" w14:textId="51B43278" w:rsidR="00A6533C" w:rsidRPr="00F40D4B" w:rsidRDefault="006F071F" w:rsidP="009B508D">
      <w:pPr>
        <w:rPr>
          <w:rtl/>
        </w:rPr>
      </w:pPr>
      <w:r w:rsidRPr="00F40D4B">
        <w:rPr>
          <w:rFonts w:hint="cs"/>
          <w:rtl/>
        </w:rPr>
        <w:t>ד</w:t>
      </w:r>
      <w:r w:rsidRPr="00F40D4B">
        <w:rPr>
          <w:rtl/>
        </w:rPr>
        <w:t>מ</w:t>
      </w:r>
      <w:r w:rsidRPr="00F40D4B">
        <w:rPr>
          <w:rFonts w:hint="cs"/>
          <w:rtl/>
        </w:rPr>
        <w:t>וכרים מה שלא ראוי לו, אפי' מחרישה שייך למכור ולקנות מחרישה פשוטה מכסף</w:t>
      </w:r>
    </w:p>
    <w:p w14:paraId="1B867620" w14:textId="77777777" w:rsidR="00246FD8" w:rsidRDefault="006F071F" w:rsidP="00246FD8">
      <w:pPr>
        <w:pStyle w:val="36"/>
        <w:framePr w:wrap="notBeside"/>
        <w:rPr>
          <w:rtl/>
        </w:rPr>
      </w:pPr>
      <w:r w:rsidRPr="00F40D4B">
        <w:rPr>
          <w:rtl/>
        </w:rPr>
        <w:t>•</w:t>
      </w:r>
      <w:r w:rsidRPr="00F40D4B">
        <w:rPr>
          <w:rFonts w:hint="cs"/>
          <w:rtl/>
        </w:rPr>
        <w:t xml:space="preserve"> ואכתי</w:t>
      </w:r>
    </w:p>
    <w:p w14:paraId="6BA3655F" w14:textId="4A1AF58B" w:rsidR="006F071F" w:rsidRPr="00F40D4B" w:rsidRDefault="006F071F" w:rsidP="009B508D">
      <w:pPr>
        <w:rPr>
          <w:rtl/>
        </w:rPr>
      </w:pPr>
      <w:r w:rsidRPr="00246FD8">
        <w:rPr>
          <w:rStyle w:val="affffc"/>
          <w:rFonts w:hint="cs"/>
          <w:rtl/>
        </w:rPr>
        <w:t>גם לת''ק</w:t>
      </w:r>
      <w:r w:rsidRPr="00F40D4B">
        <w:rPr>
          <w:rFonts w:hint="cs"/>
          <w:rtl/>
        </w:rPr>
        <w:t xml:space="preserve"> דמסדרין אין יכול לבקש החוב ושיתפרנס מהצדקה דעליו נא'</w:t>
      </w:r>
      <w:r w:rsidRPr="00AA2364">
        <w:rPr>
          <w:rStyle w:val="affff8"/>
          <w:rFonts w:hint="cs"/>
          <w:rtl/>
        </w:rPr>
        <w:t xml:space="preserve"> '</w:t>
      </w:r>
      <w:r w:rsidRPr="00AA2364">
        <w:rPr>
          <w:rStyle w:val="affff8"/>
          <w:rtl/>
        </w:rPr>
        <w:t>ולך תהיה צדקה</w:t>
      </w:r>
      <w:r w:rsidRPr="00AA2364">
        <w:rPr>
          <w:rStyle w:val="affff8"/>
          <w:rFonts w:hint="cs"/>
          <w:rtl/>
        </w:rPr>
        <w:t>'</w:t>
      </w:r>
      <w:r w:rsidRPr="00AA2364">
        <w:rPr>
          <w:rStyle w:val="affff8"/>
          <w:rtl/>
        </w:rPr>
        <w:t>.</w:t>
      </w:r>
    </w:p>
    <w:bookmarkEnd w:id="28"/>
    <w:p w14:paraId="500CC892" w14:textId="77777777" w:rsidR="00A6533C" w:rsidRPr="00F40D4B" w:rsidRDefault="00A6533C" w:rsidP="00A6533C">
      <w:pPr>
        <w:pStyle w:val="aff9"/>
        <w:rPr>
          <w:rtl/>
        </w:rPr>
      </w:pPr>
      <w:r w:rsidRPr="00F40D4B">
        <w:rPr>
          <w:rtl/>
        </w:rPr>
        <w:t>***</w:t>
      </w:r>
    </w:p>
    <w:p w14:paraId="7AF0A3EB" w14:textId="30B94EB2" w:rsidR="006F071F" w:rsidRPr="00F40D4B" w:rsidRDefault="006F071F" w:rsidP="009B508D">
      <w:pPr>
        <w:rPr>
          <w:rtl/>
        </w:rPr>
      </w:pPr>
      <w:r w:rsidRPr="00F40D4B">
        <w:rPr>
          <w:rtl/>
        </w:rPr>
        <w:t>קיד.</w:t>
      </w:r>
    </w:p>
    <w:p w14:paraId="2D0C72DD" w14:textId="77777777" w:rsidR="00A6533C" w:rsidRPr="00F40D4B" w:rsidRDefault="006F071F" w:rsidP="009B508D">
      <w:pPr>
        <w:rPr>
          <w:rtl/>
        </w:rPr>
      </w:pPr>
      <w:r w:rsidRPr="00F40D4B">
        <w:rPr>
          <w:rtl/>
        </w:rPr>
        <w:t>•</w:t>
      </w:r>
      <w:r w:rsidRPr="00F40D4B">
        <w:rPr>
          <w:rFonts w:hint="cs"/>
          <w:rtl/>
        </w:rPr>
        <w:t xml:space="preserve"> </w:t>
      </w:r>
      <w:r w:rsidRPr="00F40D4B">
        <w:rPr>
          <w:rtl/>
        </w:rPr>
        <w:t>איבעיא להו: מהו שיסדרו בבע"ח? מי גמר מיכה מיכה מערכין או לא?</w:t>
      </w:r>
    </w:p>
    <w:p w14:paraId="17808355" w14:textId="77777777" w:rsidR="00A6533C" w:rsidRPr="00F40D4B" w:rsidRDefault="006F071F" w:rsidP="009B508D">
      <w:pPr>
        <w:rPr>
          <w:rtl/>
        </w:rPr>
      </w:pPr>
      <w:r w:rsidRPr="00F40D4B">
        <w:rPr>
          <w:rtl/>
        </w:rPr>
        <w:lastRenderedPageBreak/>
        <w:t>ת"ש, דשלח רבין באגרתיה: דבר זה שאלתי לכל רבותי ולא אמרו לי דבר,</w:t>
      </w:r>
    </w:p>
    <w:p w14:paraId="52EC8E55" w14:textId="77777777" w:rsidR="00A6533C" w:rsidRPr="00F40D4B" w:rsidRDefault="006F071F" w:rsidP="009B508D">
      <w:pPr>
        <w:rPr>
          <w:rtl/>
        </w:rPr>
      </w:pPr>
      <w:r w:rsidRPr="00F40D4B">
        <w:rPr>
          <w:rtl/>
        </w:rPr>
        <w:t>ברם כך היתה שאלה: האומר הרי עלי מנה לבדק הבית מהו שיסדרו?</w:t>
      </w:r>
    </w:p>
    <w:p w14:paraId="5C97897A" w14:textId="71653699" w:rsidR="006F071F" w:rsidRPr="00F40D4B" w:rsidRDefault="006F071F" w:rsidP="009B508D">
      <w:pPr>
        <w:rPr>
          <w:rtl/>
        </w:rPr>
      </w:pPr>
      <w:r w:rsidRPr="00F40D4B">
        <w:rPr>
          <w:rtl/>
        </w:rPr>
        <w:t>ר</w:t>
      </w:r>
      <w:r w:rsidRPr="00F40D4B">
        <w:rPr>
          <w:rFonts w:hint="cs"/>
          <w:rtl/>
        </w:rPr>
        <w:t xml:space="preserve">י''ע </w:t>
      </w:r>
      <w:r w:rsidRPr="00F40D4B">
        <w:rPr>
          <w:rtl/>
        </w:rPr>
        <w:t>מ</w:t>
      </w:r>
      <w:r w:rsidRPr="00F40D4B">
        <w:rPr>
          <w:rFonts w:hint="cs"/>
          <w:rtl/>
        </w:rPr>
        <w:t>ב''פ ורי''ר מדאילפא</w:t>
      </w:r>
      <w:r w:rsidRPr="00F40D4B">
        <w:rPr>
          <w:rtl/>
        </w:rPr>
        <w:t>: ק</w:t>
      </w:r>
      <w:r w:rsidRPr="00F40D4B">
        <w:rPr>
          <w:rFonts w:hint="cs"/>
          <w:rtl/>
        </w:rPr>
        <w:t>"ו</w:t>
      </w:r>
      <w:r w:rsidRPr="00F40D4B">
        <w:rPr>
          <w:rtl/>
        </w:rPr>
        <w:t xml:space="preserve"> מבע"ח</w:t>
      </w:r>
      <w:r w:rsidRPr="00F40D4B">
        <w:rPr>
          <w:rFonts w:hint="cs"/>
          <w:rtl/>
        </w:rPr>
        <w:t xml:space="preserve"> ש</w:t>
      </w:r>
      <w:r w:rsidRPr="00F40D4B">
        <w:rPr>
          <w:rtl/>
        </w:rPr>
        <w:t xml:space="preserve">מחזירין </w:t>
      </w:r>
      <w:r w:rsidRPr="00F40D4B">
        <w:rPr>
          <w:rFonts w:hint="cs"/>
          <w:rtl/>
        </w:rPr>
        <w:t>ד</w:t>
      </w:r>
      <w:r w:rsidRPr="00F40D4B">
        <w:rPr>
          <w:rtl/>
        </w:rPr>
        <w:t xml:space="preserve">אין מסדרין, </w:t>
      </w:r>
      <w:r w:rsidRPr="00F40D4B">
        <w:rPr>
          <w:rFonts w:hint="cs"/>
          <w:rtl/>
        </w:rPr>
        <w:t>ל</w:t>
      </w:r>
      <w:r w:rsidRPr="00F40D4B">
        <w:rPr>
          <w:rtl/>
        </w:rPr>
        <w:t xml:space="preserve">הקדש שאין מחזירין </w:t>
      </w:r>
      <w:r w:rsidRPr="00F40D4B">
        <w:rPr>
          <w:rFonts w:hint="cs"/>
          <w:rtl/>
        </w:rPr>
        <w:t>שאין מסדרין</w:t>
      </w:r>
    </w:p>
    <w:p w14:paraId="3C81F0FA" w14:textId="77777777" w:rsidR="006F071F" w:rsidRPr="00F40D4B" w:rsidRDefault="006F071F" w:rsidP="009B508D">
      <w:pPr>
        <w:ind w:firstLine="720"/>
        <w:rPr>
          <w:rtl/>
        </w:rPr>
      </w:pPr>
      <w:r>
        <w:rPr>
          <w:rStyle w:val="affffc"/>
          <w:rtl/>
          <w:rPrChange w:id="9274" w:author="מנוע אמוראים" w:date="2026-10-05T16:41:14Z">
            <w:rPr>
              <w:rtl/>
            </w:rPr>
          </w:rPrChange>
        </w:rPr>
        <w:t xml:space="preserve">ורי"ו</w:t>
      </w:r>
      <w:r>
        <w:rPr>
          <w:rtl/>
        </w:rPr>
        <w:t xml:space="preserve">: </w:t>
      </w:r>
      <w:r w:rsidRPr="00F40D4B">
        <w:rPr>
          <w:rFonts w:hint="cs"/>
          <w:rtl/>
        </w:rPr>
        <w:t>'</w:t>
      </w:r>
      <w:r w:rsidRPr="00F40D4B">
        <w:rPr>
          <w:rtl/>
        </w:rPr>
        <w:t>נדר בערכך</w:t>
      </w:r>
      <w:r w:rsidRPr="00F40D4B">
        <w:rPr>
          <w:rFonts w:hint="cs"/>
          <w:rtl/>
        </w:rPr>
        <w:t>'</w:t>
      </w:r>
      <w:r w:rsidRPr="00F40D4B">
        <w:rPr>
          <w:rtl/>
        </w:rPr>
        <w:t>, מה ערכין מסדרין - אף הקדש מסדרין.</w:t>
      </w:r>
    </w:p>
    <w:p w14:paraId="600670A0" w14:textId="77777777" w:rsidR="006F071F" w:rsidRPr="00F40D4B" w:rsidRDefault="006F071F" w:rsidP="009B508D">
      <w:pPr>
        <w:rPr>
          <w:rtl/>
        </w:rPr>
      </w:pPr>
      <w:r w:rsidRPr="00F40D4B">
        <w:rPr>
          <w:rtl/>
        </w:rPr>
        <w:t xml:space="preserve">ואידך: ההוא </w:t>
      </w:r>
      <w:r w:rsidRPr="00F40D4B">
        <w:rPr>
          <w:rFonts w:hint="cs"/>
          <w:rtl/>
        </w:rPr>
        <w:t>ל</w:t>
      </w:r>
      <w:r w:rsidRPr="00F40D4B">
        <w:rPr>
          <w:rtl/>
        </w:rPr>
        <w:t>מה ערכין נידון בכבודו - אף הקדש נידון בכבודו.</w:t>
      </w:r>
    </w:p>
    <w:p w14:paraId="721B80BD" w14:textId="77777777" w:rsidR="006F071F" w:rsidRPr="00F40D4B" w:rsidRDefault="006F071F" w:rsidP="009B508D">
      <w:pPr>
        <w:rPr>
          <w:rtl/>
        </w:rPr>
      </w:pPr>
      <w:r w:rsidRPr="00F40D4B">
        <w:rPr>
          <w:rtl/>
        </w:rPr>
        <w:t>•</w:t>
      </w:r>
      <w:r>
        <w:rPr>
          <w:rFonts w:hint="cs"/>
          <w:rtl/>
        </w:rPr>
        <w:t xml:space="preserve"> ואין מסדרין בבע''ח מק''ו מערכין שמסדרין אפי' שאין מחזירין ד'</w:t>
      </w:r>
      <w:r>
        <w:rPr>
          <w:rStyle w:val="affff8"/>
          <w:rFonts w:hint="cs"/>
          <w:rtl/>
          <w:rPrChange w:id="9020" w:author="מנוע פסוקים" w:date="2026-10-05T16:38:06Z">
            <w:rPr>
              <w:rFonts w:hint="cs"/>
              <w:rtl/>
            </w:rPr>
          </w:rPrChange>
        </w:rPr>
        <w:t xml:space="preserve">ואם מך הוא מערכך</w:t>
      </w:r>
      <w:r>
        <w:rPr>
          <w:rFonts w:hint="cs"/>
          <w:rtl/>
        </w:rPr>
        <w:t xml:space="preserve">' ולא מבע''ח</w:t>
      </w:r>
    </w:p>
    <w:p w14:paraId="2426D1F7" w14:textId="77777777" w:rsidR="006F071F" w:rsidRPr="00F40D4B" w:rsidRDefault="006F071F" w:rsidP="009B508D">
      <w:pPr>
        <w:rPr>
          <w:rtl/>
        </w:rPr>
      </w:pPr>
      <w:r w:rsidRPr="00F40D4B">
        <w:rPr>
          <w:rtl/>
        </w:rPr>
        <w:t xml:space="preserve">ואידך: </w:t>
      </w:r>
      <w:r w:rsidRPr="00F40D4B">
        <w:rPr>
          <w:rFonts w:hint="cs"/>
          <w:rtl/>
        </w:rPr>
        <w:t xml:space="preserve">'הוא' </w:t>
      </w:r>
      <w:r w:rsidRPr="00F40D4B">
        <w:rPr>
          <w:rtl/>
        </w:rPr>
        <w:t>האי עד שיהא במכותו מתחילתו ועד סופו.</w:t>
      </w:r>
    </w:p>
    <w:p w14:paraId="0051BB97" w14:textId="77777777" w:rsidR="006F071F" w:rsidRPr="00F40D4B" w:rsidRDefault="006F071F" w:rsidP="009B508D">
      <w:pPr>
        <w:rPr>
          <w:rtl/>
        </w:rPr>
      </w:pPr>
      <w:r w:rsidRPr="00F40D4B">
        <w:rPr>
          <w:rFonts w:hint="cs"/>
          <w:rtl/>
        </w:rPr>
        <w:t xml:space="preserve">ואין מחזירין </w:t>
      </w:r>
      <w:r w:rsidRPr="00F40D4B">
        <w:rPr>
          <w:rtl/>
        </w:rPr>
        <w:t xml:space="preserve">בהקדש </w:t>
      </w:r>
      <w:r w:rsidRPr="00F40D4B">
        <w:rPr>
          <w:rFonts w:hint="cs"/>
          <w:rtl/>
        </w:rPr>
        <w:t xml:space="preserve">בק''ו </w:t>
      </w:r>
      <w:r w:rsidRPr="00F40D4B">
        <w:rPr>
          <w:rtl/>
        </w:rPr>
        <w:t>מבע"ח</w:t>
      </w:r>
      <w:r w:rsidRPr="00F40D4B">
        <w:rPr>
          <w:rFonts w:hint="cs"/>
          <w:rtl/>
        </w:rPr>
        <w:t xml:space="preserve"> דמחזירין ד'ולך תהיה צדקה' יצא הקדש שא''צ צדקה.</w:t>
      </w:r>
    </w:p>
    <w:p w14:paraId="5A962E93" w14:textId="77777777" w:rsidR="006F071F" w:rsidRPr="00F40D4B" w:rsidRDefault="006F071F" w:rsidP="009B508D">
      <w:pPr>
        <w:ind w:firstLine="720"/>
        <w:rPr>
          <w:rtl/>
        </w:rPr>
      </w:pPr>
      <w:r w:rsidRPr="00F40D4B">
        <w:rPr>
          <w:rFonts w:hint="cs"/>
          <w:rtl/>
        </w:rPr>
        <w:t>ולא מ'</w:t>
      </w:r>
      <w:r>
        <w:rPr>
          <w:rStyle w:val="affff8"/>
          <w:rtl/>
          <w:rPrChange w:id="9021" w:author="מנוע פסוקים" w:date="2026-10-05T16:38:06Z">
            <w:rPr>
              <w:rtl/>
            </w:rPr>
          </w:rPrChange>
        </w:rPr>
        <w:t xml:space="preserve">ושכב בשלמתו וברכך</w:t>
      </w:r>
      <w:r w:rsidRPr="00F40D4B">
        <w:rPr>
          <w:rFonts w:hint="cs"/>
          <w:rtl/>
        </w:rPr>
        <w:t>'</w:t>
      </w:r>
      <w:r w:rsidRPr="00F40D4B">
        <w:rPr>
          <w:rtl/>
        </w:rPr>
        <w:t xml:space="preserve"> - יצא הקדש שא</w:t>
      </w:r>
      <w:r w:rsidRPr="00F40D4B">
        <w:rPr>
          <w:rFonts w:hint="cs"/>
          <w:rtl/>
        </w:rPr>
        <w:t>"צ</w:t>
      </w:r>
      <w:r w:rsidRPr="00F40D4B">
        <w:rPr>
          <w:rtl/>
        </w:rPr>
        <w:t xml:space="preserve"> ברכה.</w:t>
      </w:r>
      <w:r w:rsidRPr="00F40D4B">
        <w:rPr>
          <w:rFonts w:hint="cs"/>
          <w:rtl/>
        </w:rPr>
        <w:t xml:space="preserve"> דהא ואכלת ושבעת וברכת וגו'</w:t>
      </w:r>
    </w:p>
    <w:p w14:paraId="19F9379F" w14:textId="77777777" w:rsidR="00A6533C" w:rsidRPr="00F40D4B" w:rsidRDefault="00A6533C" w:rsidP="00A6533C">
      <w:pPr>
        <w:pStyle w:val="aff9"/>
        <w:rPr>
          <w:rtl/>
        </w:rPr>
      </w:pPr>
      <w:r w:rsidRPr="00F40D4B">
        <w:rPr>
          <w:rtl/>
        </w:rPr>
        <w:t>***</w:t>
      </w:r>
    </w:p>
    <w:p w14:paraId="78BFA648" w14:textId="43150F50" w:rsidR="006F071F" w:rsidRPr="00F40D4B" w:rsidRDefault="006F071F" w:rsidP="009B508D">
      <w:pPr>
        <w:rPr>
          <w:rtl/>
        </w:rPr>
      </w:pPr>
      <w:r w:rsidRPr="00F40D4B">
        <w:rPr>
          <w:rtl/>
        </w:rPr>
        <w:t>קיד:</w:t>
      </w:r>
    </w:p>
    <w:p w14:paraId="28A84F41" w14:textId="77777777" w:rsidR="00A6533C" w:rsidRPr="00F40D4B" w:rsidRDefault="006F071F" w:rsidP="009B508D">
      <w:pPr>
        <w:rPr>
          <w:rtl/>
        </w:rPr>
      </w:pPr>
      <w:r w:rsidRPr="00F40D4B">
        <w:rPr>
          <w:rtl/>
        </w:rPr>
        <w:t>אשכחיה רב</w:t>
      </w:r>
      <w:r w:rsidRPr="00F40D4B">
        <w:rPr>
          <w:rFonts w:hint="cs"/>
          <w:rtl/>
        </w:rPr>
        <w:t xml:space="preserve">''א </w:t>
      </w:r>
      <w:r w:rsidRPr="00F40D4B">
        <w:rPr>
          <w:rtl/>
        </w:rPr>
        <w:t>לאליהו דקאי בבית הקברות של נכרים,</w:t>
      </w:r>
    </w:p>
    <w:p w14:paraId="0BF12009" w14:textId="77777777" w:rsidR="00A6533C" w:rsidRPr="00F40D4B" w:rsidRDefault="006F071F" w:rsidP="009B508D">
      <w:pPr>
        <w:rPr>
          <w:rtl/>
        </w:rPr>
      </w:pPr>
      <w:r w:rsidRPr="00F40D4B">
        <w:rPr>
          <w:rtl/>
        </w:rPr>
        <w:t>•</w:t>
      </w:r>
      <w:r w:rsidRPr="00F40D4B">
        <w:rPr>
          <w:rFonts w:hint="cs"/>
          <w:rtl/>
        </w:rPr>
        <w:t xml:space="preserve"> </w:t>
      </w:r>
      <w:r w:rsidRPr="00F40D4B">
        <w:rPr>
          <w:rtl/>
        </w:rPr>
        <w:t>א"ל: מהו שיסדרו בבע"ח? - א"ל: גמר מיכה מיכה מערכין.</w:t>
      </w:r>
      <w:r w:rsidRPr="00F40D4B">
        <w:rPr>
          <w:rFonts w:hint="cs"/>
          <w:rtl/>
        </w:rPr>
        <w:t xml:space="preserve"> ואם מך ובבע''ח כתיב וכי ימוך אחיך</w:t>
      </w:r>
    </w:p>
    <w:p w14:paraId="0F49587E" w14:textId="50C0B51E" w:rsidR="006F071F" w:rsidRPr="00F40D4B" w:rsidRDefault="006F071F" w:rsidP="009B508D">
      <w:pPr>
        <w:rPr>
          <w:rtl/>
        </w:rPr>
      </w:pPr>
      <w:r w:rsidRPr="00F40D4B">
        <w:rPr>
          <w:rtl/>
        </w:rPr>
        <w:t>•</w:t>
      </w:r>
      <w:r w:rsidRPr="00F40D4B">
        <w:rPr>
          <w:rFonts w:hint="cs"/>
          <w:rtl/>
        </w:rPr>
        <w:t xml:space="preserve"> </w:t>
      </w:r>
      <w:r w:rsidRPr="00F40D4B">
        <w:rPr>
          <w:rtl/>
        </w:rPr>
        <w:t>מנין לערום שלא יתרום? – ד</w:t>
      </w:r>
      <w:r w:rsidRPr="00F40D4B">
        <w:rPr>
          <w:rFonts w:hint="cs"/>
          <w:rtl/>
        </w:rPr>
        <w:t>'</w:t>
      </w:r>
      <w:r>
        <w:rPr>
          <w:rStyle w:val="affff8"/>
          <w:rtl/>
          <w:rPrChange w:id="9022" w:author="מנוע פסוקים" w:date="2026-10-05T16:38:06Z">
            <w:rPr>
              <w:rtl/>
            </w:rPr>
          </w:rPrChange>
        </w:rPr>
        <w:t xml:space="preserve">ולא יראה בך ערות דבר</w:t>
      </w:r>
      <w:r w:rsidRPr="00F40D4B">
        <w:rPr>
          <w:rFonts w:hint="cs"/>
          <w:rtl/>
        </w:rPr>
        <w:t>'</w:t>
      </w:r>
      <w:r w:rsidRPr="00F40D4B">
        <w:rPr>
          <w:rtl/>
        </w:rPr>
        <w:t>-</w:t>
      </w:r>
    </w:p>
    <w:p w14:paraId="5C6C07FE" w14:textId="77777777" w:rsidR="00A6533C" w:rsidRPr="00F40D4B" w:rsidRDefault="006F071F" w:rsidP="009B508D">
      <w:pPr>
        <w:rPr>
          <w:rtl/>
        </w:rPr>
      </w:pPr>
      <w:r w:rsidRPr="00F40D4B">
        <w:rPr>
          <w:rtl/>
        </w:rPr>
        <w:t>•</w:t>
      </w:r>
      <w:r w:rsidRPr="00F40D4B">
        <w:rPr>
          <w:rFonts w:hint="cs"/>
          <w:rtl/>
        </w:rPr>
        <w:t xml:space="preserve"> </w:t>
      </w:r>
      <w:r w:rsidRPr="00F40D4B">
        <w:rPr>
          <w:rtl/>
        </w:rPr>
        <w:t>א"ל: לאו כהן הוא מר, מ</w:t>
      </w:r>
      <w:r w:rsidRPr="00F40D4B">
        <w:rPr>
          <w:rFonts w:hint="cs"/>
          <w:rtl/>
        </w:rPr>
        <w:t>''ט</w:t>
      </w:r>
      <w:r w:rsidRPr="00F40D4B">
        <w:rPr>
          <w:rtl/>
        </w:rPr>
        <w:t xml:space="preserve"> קאי מר בבית הקברות?</w:t>
      </w:r>
    </w:p>
    <w:p w14:paraId="74D9BACE" w14:textId="15CFB554" w:rsidR="006F071F" w:rsidRPr="00F40D4B" w:rsidRDefault="006F071F" w:rsidP="009B508D">
      <w:pPr>
        <w:rPr>
          <w:rtl/>
        </w:rPr>
      </w:pPr>
      <w:r w:rsidRPr="00F40D4B">
        <w:rPr>
          <w:rtl/>
        </w:rPr>
        <w:lastRenderedPageBreak/>
        <w:t>- א"ל: לא מתני מר טהרות? דתניא</w:t>
      </w:r>
      <w:r w:rsidRPr="00F40D4B">
        <w:rPr>
          <w:rFonts w:hint="cs"/>
          <w:rtl/>
        </w:rPr>
        <w:t xml:space="preserve"> רשב''י</w:t>
      </w:r>
      <w:r w:rsidRPr="00F40D4B">
        <w:rPr>
          <w:rtl/>
        </w:rPr>
        <w:t>: קבריהן של נכרים אין מטמאין, שנא</w:t>
      </w:r>
      <w:r w:rsidRPr="00F40D4B">
        <w:rPr>
          <w:rFonts w:hint="cs"/>
          <w:rtl/>
        </w:rPr>
        <w:t>'</w:t>
      </w:r>
      <w:r>
        <w:rPr>
          <w:rtl/>
        </w:rPr>
        <w:t xml:space="preserve"> </w:t>
      </w:r>
      <w:r>
        <w:rPr>
          <w:rStyle w:val="affff8"/>
          <w:rtl/>
          <w:rPrChange w:id="9023" w:author="מנוע פסוקים" w:date="2026-10-05T16:38:06Z">
            <w:rPr>
              <w:rtl/>
            </w:rPr>
          </w:rPrChange>
        </w:rPr>
        <w:t xml:space="preserve">ואתן צאני צאן מרעיתי אדם אתם</w:t>
      </w:r>
      <w:r w:rsidRPr="00F40D4B">
        <w:rPr>
          <w:rFonts w:hint="cs"/>
          <w:rtl/>
        </w:rPr>
        <w:t>'</w:t>
      </w:r>
      <w:r w:rsidRPr="00F40D4B">
        <w:rPr>
          <w:rtl/>
        </w:rPr>
        <w:t xml:space="preserve"> - ואין נכרים קרויין אדם.</w:t>
      </w:r>
    </w:p>
    <w:p w14:paraId="5FE0741C" w14:textId="77777777" w:rsidR="006F071F" w:rsidRPr="00F40D4B" w:rsidRDefault="006F071F" w:rsidP="009B508D">
      <w:pPr>
        <w:rPr>
          <w:rtl/>
        </w:rPr>
      </w:pPr>
      <w:r w:rsidRPr="00F40D4B">
        <w:rPr>
          <w:rtl/>
        </w:rPr>
        <w:t xml:space="preserve">- א"ל: בארבעה </w:t>
      </w:r>
      <w:r w:rsidRPr="00F40D4B">
        <w:rPr>
          <w:rFonts w:hint="cs"/>
          <w:rtl/>
        </w:rPr>
        <w:t xml:space="preserve">סדרים </w:t>
      </w:r>
      <w:r w:rsidRPr="00F40D4B">
        <w:rPr>
          <w:rtl/>
        </w:rPr>
        <w:t>לא מצינא, בש</w:t>
      </w:r>
      <w:r w:rsidRPr="00F40D4B">
        <w:rPr>
          <w:rFonts w:hint="cs"/>
          <w:rtl/>
        </w:rPr>
        <w:t>שה</w:t>
      </w:r>
      <w:r w:rsidRPr="00F40D4B">
        <w:rPr>
          <w:rtl/>
        </w:rPr>
        <w:t xml:space="preserve"> מצינא?</w:t>
      </w:r>
      <w:r w:rsidRPr="00F40D4B">
        <w:rPr>
          <w:rFonts w:hint="cs"/>
          <w:rtl/>
        </w:rPr>
        <w:t>- דדחוקה לי השעה</w:t>
      </w:r>
    </w:p>
    <w:p w14:paraId="40D33901" w14:textId="77777777" w:rsidR="006F071F" w:rsidRPr="00F40D4B" w:rsidRDefault="006F071F" w:rsidP="009B508D">
      <w:pPr>
        <w:rPr>
          <w:rtl/>
        </w:rPr>
      </w:pPr>
      <w:r w:rsidRPr="00F40D4B">
        <w:rPr>
          <w:rFonts w:hint="cs"/>
          <w:rtl/>
        </w:rPr>
        <w:t>לקחו והעלהו לגן עדן ו</w:t>
      </w:r>
      <w:r w:rsidRPr="00F40D4B">
        <w:rPr>
          <w:rtl/>
        </w:rPr>
        <w:t xml:space="preserve">א"ל: </w:t>
      </w:r>
      <w:r w:rsidRPr="00F40D4B">
        <w:rPr>
          <w:rFonts w:hint="cs"/>
          <w:rtl/>
        </w:rPr>
        <w:t>שיפשוט גלימתו ויקח מהעלים לתוכה ולקח.</w:t>
      </w:r>
    </w:p>
    <w:p w14:paraId="023EA53F" w14:textId="77777777" w:rsidR="006F071F" w:rsidRPr="00F40D4B" w:rsidRDefault="006F071F" w:rsidP="009B508D">
      <w:pPr>
        <w:rPr>
          <w:rtl/>
        </w:rPr>
      </w:pPr>
      <w:r w:rsidRPr="00F40D4B">
        <w:rPr>
          <w:rFonts w:hint="cs"/>
          <w:rtl/>
        </w:rPr>
        <w:t>כשיצא שמע קול שאומר מי אכל לעולמו של רב''א מיד ניער גלימתו וזרקם</w:t>
      </w:r>
    </w:p>
    <w:p w14:paraId="3856191C" w14:textId="77777777" w:rsidR="006F071F" w:rsidRPr="00F40D4B" w:rsidRDefault="006F071F" w:rsidP="009B508D">
      <w:pPr>
        <w:rPr>
          <w:rtl/>
        </w:rPr>
      </w:pPr>
      <w:r w:rsidRPr="00F40D4B">
        <w:rPr>
          <w:rFonts w:hint="cs"/>
          <w:rtl/>
        </w:rPr>
        <w:t>ואכתי הביא לגלימתו וספגה ריח שנמכר בי''ב אלף דינרים וחילק לחתניו</w:t>
      </w:r>
    </w:p>
    <w:p w14:paraId="3293D34E" w14:textId="77777777" w:rsidR="00A6533C" w:rsidRPr="00F40D4B" w:rsidRDefault="00A6533C" w:rsidP="00A6533C">
      <w:pPr>
        <w:pStyle w:val="aff9"/>
        <w:rPr>
          <w:rtl/>
        </w:rPr>
      </w:pPr>
      <w:r w:rsidRPr="00F40D4B">
        <w:rPr>
          <w:rtl/>
        </w:rPr>
        <w:t>***</w:t>
      </w:r>
    </w:p>
    <w:p w14:paraId="6A54C16D" w14:textId="004D5A74" w:rsidR="006F071F" w:rsidRPr="00F40D4B" w:rsidRDefault="006F071F" w:rsidP="009B508D">
      <w:pPr>
        <w:rPr>
          <w:rtl/>
        </w:rPr>
      </w:pPr>
      <w:r w:rsidRPr="00F40D4B">
        <w:rPr>
          <w:rtl/>
        </w:rPr>
        <w:t>•</w:t>
      </w:r>
      <w:r w:rsidRPr="00F40D4B">
        <w:rPr>
          <w:rFonts w:hint="cs"/>
          <w:rtl/>
        </w:rPr>
        <w:t xml:space="preserve"> </w:t>
      </w:r>
      <w:r>
        <w:rPr>
          <w:rtl/>
        </w:rPr>
        <w:t xml:space="preserve">ת"ר: </w:t>
      </w:r>
      <w:r>
        <w:rPr>
          <w:rStyle w:val="affff8"/>
          <w:rtl/>
          <w:rPrChange w:id="9024" w:author="מנוע פסוקים" w:date="2026-10-05T16:38:06Z">
            <w:rPr>
              <w:rtl/>
            </w:rPr>
          </w:rPrChange>
        </w:rPr>
        <w:t xml:space="preserve">ואם איש עני הוא לא תשכב בעבטו</w:t>
      </w:r>
      <w:r>
        <w:rPr>
          <w:rtl/>
        </w:rPr>
        <w:t xml:space="preserve">, הא עשיר - שכיב.</w:t>
      </w:r>
    </w:p>
    <w:p w14:paraId="508D70DA" w14:textId="77777777" w:rsidR="006F071F" w:rsidRPr="00F40D4B" w:rsidRDefault="006F071F" w:rsidP="009B508D">
      <w:pPr>
        <w:rPr>
          <w:rtl/>
        </w:rPr>
      </w:pPr>
      <w:r w:rsidRPr="00F40D4B">
        <w:rPr>
          <w:rFonts w:hint="cs"/>
          <w:rtl/>
        </w:rPr>
        <w:t>ר''ש</w:t>
      </w:r>
      <w:r w:rsidRPr="00F40D4B">
        <w:rPr>
          <w:rtl/>
        </w:rPr>
        <w:t>: ה</w:t>
      </w:r>
      <w:r w:rsidRPr="00F40D4B">
        <w:rPr>
          <w:rFonts w:hint="cs"/>
          <w:rtl/>
        </w:rPr>
        <w:t>''ק</w:t>
      </w:r>
      <w:r>
        <w:rPr>
          <w:rtl/>
        </w:rPr>
        <w:t xml:space="preserve">: </w:t>
      </w:r>
      <w:r>
        <w:rPr>
          <w:rStyle w:val="affff8"/>
          <w:rtl/>
          <w:rPrChange w:id="9025" w:author="מנוע פסוקים" w:date="2026-10-05T16:38:06Z">
            <w:rPr>
              <w:rtl/>
            </w:rPr>
          </w:rPrChange>
        </w:rPr>
        <w:t xml:space="preserve">ואם איש עני הוא לא תשכב</w:t>
      </w:r>
      <w:r>
        <w:rPr>
          <w:rtl/>
        </w:rPr>
        <w:t xml:space="preserve"> ועבוטו אצלך, הא עשיר - שכיב ועבוטו אצלך.</w:t>
      </w:r>
    </w:p>
    <w:p w14:paraId="5D2F3781" w14:textId="77777777" w:rsidR="006F071F" w:rsidRPr="00F40D4B" w:rsidRDefault="006F071F" w:rsidP="009B508D">
      <w:pPr>
        <w:rPr>
          <w:rtl/>
        </w:rPr>
      </w:pPr>
      <w:r w:rsidRPr="00F40D4B">
        <w:rPr>
          <w:rtl/>
        </w:rPr>
        <w:t>•</w:t>
      </w:r>
      <w:r w:rsidRPr="00F40D4B">
        <w:rPr>
          <w:rFonts w:hint="cs"/>
          <w:rtl/>
        </w:rPr>
        <w:t xml:space="preserve"> </w:t>
      </w:r>
      <w:r w:rsidRPr="00F40D4B">
        <w:rPr>
          <w:rtl/>
        </w:rPr>
        <w:t>ת"ר: המלוה את חבירו אינו רשאי למשכנו, ואינו חייב להחזיר לו, ועובר בכל השמות הללו.</w:t>
      </w:r>
    </w:p>
    <w:p w14:paraId="31E06122" w14:textId="77777777" w:rsidR="00A6533C" w:rsidRPr="00F40D4B" w:rsidRDefault="006F071F" w:rsidP="009B508D">
      <w:pPr>
        <w:rPr>
          <w:rtl/>
        </w:rPr>
      </w:pPr>
      <w:r w:rsidRPr="00F40D4B">
        <w:rPr>
          <w:rtl/>
        </w:rPr>
        <w:t>א</w:t>
      </w:r>
      <w:r w:rsidRPr="00F40D4B">
        <w:rPr>
          <w:rFonts w:hint="cs"/>
          <w:rtl/>
        </w:rPr>
        <w:t>ר''ש</w:t>
      </w:r>
      <w:r w:rsidRPr="00F40D4B">
        <w:rPr>
          <w:rtl/>
        </w:rPr>
        <w:t xml:space="preserve">: </w:t>
      </w:r>
      <w:r w:rsidRPr="00F40D4B">
        <w:rPr>
          <w:rFonts w:hint="cs"/>
          <w:rtl/>
        </w:rPr>
        <w:t xml:space="preserve">ה''ק </w:t>
      </w:r>
      <w:r w:rsidRPr="00F40D4B">
        <w:rPr>
          <w:rtl/>
        </w:rPr>
        <w:t>המלוה את חבירו אינו רשאי למשכנו, ואם משכנו חייב להחזיר לו,</w:t>
      </w:r>
    </w:p>
    <w:p w14:paraId="4FD77C55" w14:textId="3AE65890" w:rsidR="006F071F" w:rsidRPr="00F40D4B" w:rsidRDefault="006F071F" w:rsidP="009B508D">
      <w:pPr>
        <w:ind w:firstLine="720"/>
        <w:rPr>
          <w:rtl/>
        </w:rPr>
      </w:pPr>
      <w:r w:rsidRPr="00F40D4B">
        <w:rPr>
          <w:rtl/>
        </w:rPr>
        <w:t>ועובר בכל השמות הללו - אסיפא.</w:t>
      </w:r>
    </w:p>
    <w:p w14:paraId="18C9A39F" w14:textId="77777777" w:rsidR="006F071F" w:rsidRPr="00F40D4B" w:rsidRDefault="006F071F" w:rsidP="009B508D">
      <w:pPr>
        <w:rPr>
          <w:rtl/>
        </w:rPr>
      </w:pPr>
      <w:r w:rsidRPr="00F40D4B">
        <w:rPr>
          <w:rtl/>
        </w:rPr>
        <w:t xml:space="preserve">רבא </w:t>
      </w:r>
      <w:r w:rsidRPr="00F40D4B">
        <w:rPr>
          <w:rFonts w:hint="cs"/>
          <w:rtl/>
        </w:rPr>
        <w:t>ה''ק</w:t>
      </w:r>
      <w:r w:rsidRPr="00F40D4B">
        <w:rPr>
          <w:rtl/>
        </w:rPr>
        <w:t xml:space="preserve"> המלוה את חבירו אינו רשאי למשכנו, ואם משכנו - חייב להחזיר לו.</w:t>
      </w:r>
    </w:p>
    <w:p w14:paraId="0A96BCF8" w14:textId="77777777" w:rsidR="006F071F" w:rsidRPr="00F40D4B" w:rsidRDefault="006F071F" w:rsidP="009B508D">
      <w:pPr>
        <w:rPr>
          <w:rtl/>
        </w:rPr>
      </w:pPr>
      <w:r w:rsidRPr="00F40D4B">
        <w:rPr>
          <w:rtl/>
        </w:rPr>
        <w:t>בד"א - שמשכנו שלא בשעת הלואתו, אבל משכנו בשעת הלואתו - אינו חייב להחזיר לו, ועובר בכל השמות הללו - ארישא.</w:t>
      </w:r>
    </w:p>
    <w:p w14:paraId="53DC1E08" w14:textId="77777777" w:rsidR="006F071F" w:rsidRPr="00F40D4B" w:rsidRDefault="006F071F" w:rsidP="009B508D">
      <w:pPr>
        <w:rPr>
          <w:rtl/>
        </w:rPr>
      </w:pPr>
    </w:p>
    <w:p w14:paraId="65E907D0" w14:textId="77777777" w:rsidR="00A6533C" w:rsidRPr="00F40D4B" w:rsidRDefault="006F071F" w:rsidP="009B508D">
      <w:pPr>
        <w:rPr>
          <w:rtl/>
        </w:rPr>
      </w:pPr>
      <w:r w:rsidRPr="00F40D4B">
        <w:rPr>
          <w:rtl/>
        </w:rPr>
        <w:t>•</w:t>
      </w:r>
      <w:r w:rsidRPr="00F40D4B">
        <w:rPr>
          <w:rFonts w:hint="cs"/>
          <w:rtl/>
        </w:rPr>
        <w:t xml:space="preserve"> </w:t>
      </w:r>
      <w:r w:rsidRPr="00F40D4B">
        <w:rPr>
          <w:rtl/>
        </w:rPr>
        <w:t>תני ר</w:t>
      </w:r>
      <w:r w:rsidRPr="00F40D4B">
        <w:rPr>
          <w:rFonts w:hint="cs"/>
          <w:rtl/>
        </w:rPr>
        <w:t xml:space="preserve">''ז לפני </w:t>
      </w:r>
      <w:r w:rsidRPr="00F40D4B">
        <w:rPr>
          <w:rtl/>
        </w:rPr>
        <w:t xml:space="preserve">רבא: </w:t>
      </w:r>
      <w:r w:rsidRPr="00F40D4B">
        <w:rPr>
          <w:rFonts w:hint="cs"/>
          <w:rtl/>
        </w:rPr>
        <w:t>'</w:t>
      </w:r>
      <w:r w:rsidRPr="00F40D4B">
        <w:rPr>
          <w:rtl/>
        </w:rPr>
        <w:t>עד בא השמש תשיבנו לו</w:t>
      </w:r>
      <w:r w:rsidRPr="00F40D4B">
        <w:rPr>
          <w:rFonts w:hint="cs"/>
          <w:rtl/>
        </w:rPr>
        <w:t>'</w:t>
      </w:r>
      <w:r w:rsidRPr="00F40D4B">
        <w:rPr>
          <w:rtl/>
        </w:rPr>
        <w:t xml:space="preserve"> זו כסות לילה,</w:t>
      </w:r>
    </w:p>
    <w:p w14:paraId="3FF44758" w14:textId="4889B4C7" w:rsidR="006F071F" w:rsidRPr="00F40D4B" w:rsidRDefault="006F071F" w:rsidP="009B508D">
      <w:pPr>
        <w:ind w:firstLine="720"/>
        <w:rPr>
          <w:rtl/>
        </w:rPr>
      </w:pPr>
      <w:r w:rsidRPr="00F40D4B">
        <w:rPr>
          <w:rFonts w:hint="cs"/>
          <w:rtl/>
        </w:rPr>
        <w:t>'</w:t>
      </w:r>
      <w:r>
        <w:rPr>
          <w:rStyle w:val="affff8"/>
          <w:rtl/>
          <w:rPrChange w:id="9026" w:author="מנוע פסוקים" w:date="2026-10-05T16:38:06Z">
            <w:rPr>
              <w:rtl/>
            </w:rPr>
          </w:rPrChange>
        </w:rPr>
        <w:t xml:space="preserve">השב תשיב לו את העבוט כבוא השמש</w:t>
      </w:r>
      <w:r w:rsidRPr="00F40D4B">
        <w:rPr>
          <w:rFonts w:hint="cs"/>
          <w:rtl/>
        </w:rPr>
        <w:t>'</w:t>
      </w:r>
      <w:r w:rsidRPr="00F40D4B">
        <w:rPr>
          <w:rtl/>
        </w:rPr>
        <w:t xml:space="preserve"> - זו כסות יום.</w:t>
      </w:r>
    </w:p>
    <w:p w14:paraId="1961DC3A" w14:textId="77777777" w:rsidR="006F071F" w:rsidRPr="00F40D4B" w:rsidRDefault="006F071F" w:rsidP="009B508D">
      <w:pPr>
        <w:rPr>
          <w:rtl/>
        </w:rPr>
      </w:pPr>
      <w:r w:rsidRPr="00F40D4B">
        <w:rPr>
          <w:rtl/>
        </w:rPr>
        <w:t>א"ל: דיממא בליליא למה לי, ודליליא ביממא למה לי</w:t>
      </w:r>
    </w:p>
    <w:p w14:paraId="7E9AC67E" w14:textId="77777777" w:rsidR="00A6533C" w:rsidRPr="00F40D4B" w:rsidRDefault="006F071F" w:rsidP="009B508D">
      <w:pPr>
        <w:rPr>
          <w:rtl/>
        </w:rPr>
      </w:pPr>
      <w:r w:rsidRPr="00F40D4B">
        <w:rPr>
          <w:rFonts w:hint="cs"/>
          <w:rtl/>
        </w:rPr>
        <w:t>וא''ל שלא ימחקה דה''ק '</w:t>
      </w:r>
      <w:r w:rsidRPr="00F40D4B">
        <w:rPr>
          <w:rtl/>
        </w:rPr>
        <w:t>עד בא השמש תשיבנו לו</w:t>
      </w:r>
      <w:r w:rsidRPr="00F40D4B">
        <w:rPr>
          <w:rFonts w:hint="cs"/>
          <w:rtl/>
        </w:rPr>
        <w:t>'</w:t>
      </w:r>
      <w:r w:rsidRPr="00F40D4B">
        <w:rPr>
          <w:rtl/>
        </w:rPr>
        <w:t xml:space="preserve"> - זו כסות יום שניתנה לחבול בלילה,</w:t>
      </w:r>
    </w:p>
    <w:p w14:paraId="746D6993" w14:textId="5E4455C1" w:rsidR="006F071F" w:rsidRPr="00F40D4B" w:rsidRDefault="006F071F" w:rsidP="009B508D">
      <w:pPr>
        <w:ind w:firstLine="720"/>
        <w:rPr>
          <w:rtl/>
        </w:rPr>
      </w:pPr>
      <w:r w:rsidRPr="00F40D4B">
        <w:rPr>
          <w:rFonts w:hint="cs"/>
          <w:rtl/>
        </w:rPr>
        <w:t>'</w:t>
      </w:r>
      <w:r>
        <w:rPr>
          <w:rStyle w:val="affff8"/>
          <w:rtl/>
          <w:rPrChange w:id="9027" w:author="מנוע פסוקים" w:date="2026-10-05T16:38:06Z">
            <w:rPr>
              <w:rtl/>
            </w:rPr>
          </w:rPrChange>
        </w:rPr>
        <w:t xml:space="preserve">השב תשיב לו את העבוט כבוא השמש</w:t>
      </w:r>
      <w:r w:rsidRPr="00F40D4B">
        <w:rPr>
          <w:rFonts w:hint="cs"/>
          <w:rtl/>
        </w:rPr>
        <w:t>'</w:t>
      </w:r>
      <w:r w:rsidRPr="00F40D4B">
        <w:rPr>
          <w:rtl/>
        </w:rPr>
        <w:t xml:space="preserve"> - זו כסות לילה שניתנה לחבול ביום.</w:t>
      </w:r>
    </w:p>
    <w:p w14:paraId="24781FB8" w14:textId="77777777" w:rsidR="006F071F" w:rsidRPr="00F40D4B" w:rsidRDefault="006F071F" w:rsidP="009B508D">
      <w:pPr>
        <w:rPr>
          <w:rtl/>
        </w:rPr>
      </w:pPr>
      <w:r w:rsidRPr="00F40D4B">
        <w:rPr>
          <w:rtl/>
        </w:rPr>
        <w:t>קטו.</w:t>
      </w:r>
    </w:p>
    <w:p w14:paraId="2F659E4D" w14:textId="77777777" w:rsidR="006F071F" w:rsidRPr="00F40D4B" w:rsidRDefault="006F071F" w:rsidP="009B508D">
      <w:pPr>
        <w:rPr>
          <w:rtl/>
        </w:rPr>
      </w:pPr>
      <w:r w:rsidRPr="00F40D4B">
        <w:rPr>
          <w:rtl/>
        </w:rPr>
        <w:t>•</w:t>
      </w:r>
      <w:r w:rsidRPr="00F40D4B">
        <w:rPr>
          <w:rFonts w:hint="cs"/>
          <w:rtl/>
        </w:rPr>
        <w:t xml:space="preserve"> </w:t>
      </w:r>
      <w:r>
        <w:rPr>
          <w:rStyle w:val="affffc"/>
          <w:rtl/>
          <w:rPrChange w:id="9275" w:author="מנוע אמוראים" w:date="2026-10-05T16:41:14Z">
            <w:rPr>
              <w:rtl/>
            </w:rPr>
          </w:rPrChange>
        </w:rPr>
        <w:t xml:space="preserve">ארי"ו</w:t>
      </w:r>
      <w:r>
        <w:rPr>
          <w:rtl/>
        </w:rPr>
        <w:t xml:space="preserve">: משכנו ומת - שומטו מע"ג בניו.</w:t>
      </w:r>
    </w:p>
    <w:p w14:paraId="6876BC3F" w14:textId="77777777" w:rsidR="006F071F" w:rsidRPr="00F40D4B" w:rsidRDefault="006F071F" w:rsidP="009B508D">
      <w:pPr>
        <w:rPr>
          <w:rtl/>
        </w:rPr>
      </w:pPr>
      <w:r w:rsidRPr="00F40D4B">
        <w:rPr>
          <w:rtl/>
        </w:rPr>
        <w:t>•</w:t>
      </w:r>
      <w:r w:rsidRPr="00F40D4B">
        <w:rPr>
          <w:rFonts w:hint="cs"/>
          <w:rtl/>
        </w:rPr>
        <w:t xml:space="preserve"> והך דר''מ </w:t>
      </w:r>
      <w:r w:rsidRPr="00F40D4B">
        <w:rPr>
          <w:rtl/>
        </w:rPr>
        <w:t>וכי מאחר שמחזירין למה ממשכנין מעיקרא? שלא תהא שביעית משמטתו, ולא יעשה מטלטלין אצל בניו.</w:t>
      </w:r>
    </w:p>
    <w:p w14:paraId="430B6024" w14:textId="77777777" w:rsidR="00A6533C" w:rsidRPr="00F40D4B" w:rsidRDefault="00A6533C" w:rsidP="00A6533C">
      <w:pPr>
        <w:pStyle w:val="aff9"/>
        <w:rPr>
          <w:rtl/>
        </w:rPr>
      </w:pPr>
      <w:r w:rsidRPr="00F40D4B">
        <w:rPr>
          <w:rtl/>
        </w:rPr>
        <w:t>***</w:t>
      </w:r>
    </w:p>
    <w:p w14:paraId="387EB2FA" w14:textId="193FE39B" w:rsidR="006F071F" w:rsidRPr="00F40D4B" w:rsidRDefault="006F071F" w:rsidP="009B508D">
      <w:pPr>
        <w:rPr>
          <w:rtl/>
        </w:rPr>
      </w:pPr>
      <w:r w:rsidRPr="00F40D4B">
        <w:rPr>
          <w:rtl/>
        </w:rPr>
        <w:t xml:space="preserve">ת"ר: </w:t>
      </w:r>
      <w:r w:rsidRPr="00F40D4B">
        <w:rPr>
          <w:rFonts w:hint="cs"/>
          <w:rtl/>
        </w:rPr>
        <w:t>'</w:t>
      </w:r>
      <w:r>
        <w:rPr>
          <w:rStyle w:val="affff8"/>
          <w:rtl/>
          <w:rPrChange w:id="9028" w:author="מנוע פסוקים" w:date="2026-10-05T16:38:06Z">
            <w:rPr>
              <w:rtl/>
            </w:rPr>
          </w:rPrChange>
        </w:rPr>
        <w:t xml:space="preserve">לא תבא אל ביתו לעבט עבטו</w:t>
      </w:r>
      <w:r>
        <w:rPr>
          <w:rtl/>
        </w:rPr>
        <w:t xml:space="preserve"> אבל אתה נכנס לביתו של ערב</w:t>
      </w:r>
      <w:r w:rsidRPr="00F40D4B">
        <w:rPr>
          <w:rFonts w:hint="cs"/>
          <w:rtl/>
        </w:rPr>
        <w:t>'</w:t>
      </w:r>
      <w:r w:rsidRPr="00F40D4B">
        <w:rPr>
          <w:rtl/>
        </w:rPr>
        <w:t>.</w:t>
      </w:r>
    </w:p>
    <w:p w14:paraId="6FA4F7F6" w14:textId="77777777" w:rsidR="006F071F" w:rsidRPr="00F40D4B" w:rsidRDefault="006F071F" w:rsidP="009B508D">
      <w:pPr>
        <w:rPr>
          <w:rtl/>
        </w:rPr>
      </w:pPr>
      <w:r w:rsidRPr="00F40D4B">
        <w:rPr>
          <w:rtl/>
        </w:rPr>
        <w:t xml:space="preserve">וכן הוא אומר </w:t>
      </w:r>
      <w:r w:rsidRPr="00F40D4B">
        <w:rPr>
          <w:rFonts w:hint="cs"/>
          <w:rtl/>
        </w:rPr>
        <w:t>'</w:t>
      </w:r>
      <w:r>
        <w:rPr>
          <w:rStyle w:val="affff8"/>
          <w:rtl/>
          <w:rPrChange w:id="9029" w:author="מנוע פסוקים" w:date="2026-10-05T16:38:06Z">
            <w:rPr>
              <w:rtl/>
            </w:rPr>
          </w:rPrChange>
        </w:rPr>
        <w:t xml:space="preserve">לקח בגדו כי ערב זר</w:t>
      </w:r>
      <w:r>
        <w:rPr>
          <w:rtl/>
        </w:rPr>
        <w:t xml:space="preserve"> וגו'.</w:t>
      </w:r>
      <w:r w:rsidRPr="00F40D4B">
        <w:rPr>
          <w:rFonts w:hint="cs"/>
          <w:rtl/>
        </w:rPr>
        <w:t xml:space="preserve"> </w:t>
      </w:r>
      <w:r w:rsidRPr="00F40D4B">
        <w:rPr>
          <w:rtl/>
        </w:rPr>
        <w:t xml:space="preserve">ואומר </w:t>
      </w:r>
      <w:r w:rsidRPr="00F40D4B">
        <w:rPr>
          <w:rFonts w:hint="cs"/>
          <w:rtl/>
        </w:rPr>
        <w:t>'</w:t>
      </w:r>
      <w:r>
        <w:rPr>
          <w:rStyle w:val="affff8"/>
          <w:rtl/>
          <w:rPrChange w:id="9030" w:author="מנוע פסוקים" w:date="2026-10-05T16:38:06Z">
            <w:rPr>
              <w:rtl/>
            </w:rPr>
          </w:rPrChange>
        </w:rPr>
        <w:t xml:space="preserve">בני אם ערבת לרעך תקעת לזר כפיך</w:t>
      </w:r>
      <w:r w:rsidRPr="00F40D4B">
        <w:rPr>
          <w:rFonts w:hint="cs"/>
          <w:rtl/>
        </w:rPr>
        <w:t xml:space="preserve"> </w:t>
      </w:r>
      <w:r>
        <w:rPr>
          <w:rStyle w:val="affff8"/>
          <w:rtl/>
          <w:rPrChange w:id="9031" w:author="מנוע פסוקים" w:date="2026-10-05T16:38:06Z">
            <w:rPr>
              <w:rtl/>
            </w:rPr>
          </w:rPrChange>
        </w:rPr>
        <w:t xml:space="preserve">נוקשת באמרי פיך נלכדת באמרי פיך</w:t>
      </w:r>
      <w:r w:rsidRPr="00F40D4B">
        <w:rPr>
          <w:rFonts w:hint="cs"/>
          <w:rtl/>
        </w:rPr>
        <w:t xml:space="preserve"> </w:t>
      </w:r>
      <w:r>
        <w:rPr>
          <w:rStyle w:val="affff8"/>
          <w:rtl/>
          <w:rPrChange w:id="9032" w:author="מנוע פסוקים" w:date="2026-10-05T16:38:06Z">
            <w:rPr>
              <w:rtl/>
            </w:rPr>
          </w:rPrChange>
        </w:rPr>
        <w:t xml:space="preserve">עשה זאת אפוא בני והנצל כי באת בכף רעך לך התרפס ורהב רעיך</w:t>
      </w:r>
      <w:r w:rsidRPr="00F40D4B">
        <w:rPr>
          <w:rFonts w:hint="cs"/>
          <w:rtl/>
        </w:rPr>
        <w:t>'</w:t>
      </w:r>
      <w:r w:rsidRPr="00F40D4B">
        <w:rPr>
          <w:rtl/>
        </w:rPr>
        <w:t>.</w:t>
      </w:r>
    </w:p>
    <w:p w14:paraId="26C97BB9" w14:textId="77777777" w:rsidR="006F071F" w:rsidRPr="00F40D4B" w:rsidRDefault="006F071F" w:rsidP="009B508D">
      <w:pPr>
        <w:rPr>
          <w:rtl/>
        </w:rPr>
      </w:pPr>
      <w:r w:rsidRPr="00F40D4B">
        <w:rPr>
          <w:rtl/>
        </w:rPr>
        <w:t>אם ממון יש לו בידך - התר לו פיסת יד, ואם לאו - הרבה עליו רעים.</w:t>
      </w:r>
    </w:p>
    <w:p w14:paraId="1A9C3CA7" w14:textId="77777777" w:rsidR="006F071F" w:rsidRPr="00F40D4B" w:rsidRDefault="006F071F" w:rsidP="009B508D">
      <w:pPr>
        <w:rPr>
          <w:rtl/>
        </w:rPr>
      </w:pPr>
      <w:r w:rsidRPr="00F40D4B">
        <w:rPr>
          <w:rtl/>
        </w:rPr>
        <w:t>•</w:t>
      </w:r>
      <w:r w:rsidRPr="00F40D4B">
        <w:rPr>
          <w:rFonts w:hint="cs"/>
          <w:rtl/>
        </w:rPr>
        <w:t xml:space="preserve"> </w:t>
      </w:r>
      <w:r w:rsidRPr="00F40D4B">
        <w:rPr>
          <w:rtl/>
        </w:rPr>
        <w:t>לצד שני: לביתו אי אתה נכנס, אבל אתה נכנס לשכר כתף, לשכר חמר, לשכר פונדק, לשכר דיוקנאות.</w:t>
      </w:r>
    </w:p>
    <w:p w14:paraId="76CFA157" w14:textId="77777777" w:rsidR="006F071F" w:rsidRPr="00F40D4B" w:rsidRDefault="006F071F" w:rsidP="009B508D">
      <w:pPr>
        <w:ind w:firstLine="720"/>
        <w:rPr>
          <w:rtl/>
        </w:rPr>
      </w:pPr>
      <w:r w:rsidRPr="00F40D4B">
        <w:rPr>
          <w:rtl/>
        </w:rPr>
        <w:lastRenderedPageBreak/>
        <w:t>יכול אפילו זקפן עליו במלוה - ת"ל משאת מאומה.</w:t>
      </w:r>
    </w:p>
    <w:p w14:paraId="2CDA4CEB" w14:textId="77777777" w:rsidR="00A6533C" w:rsidRPr="00F40D4B" w:rsidRDefault="00A6533C" w:rsidP="00A6533C">
      <w:pPr>
        <w:pStyle w:val="aff9"/>
        <w:rPr>
          <w:rtl/>
        </w:rPr>
      </w:pPr>
      <w:r w:rsidRPr="00F40D4B">
        <w:rPr>
          <w:rtl/>
        </w:rPr>
        <w:t>***</w:t>
      </w:r>
    </w:p>
    <w:p>
      <w:pPr>
        <w:pStyle w:val="afffff"/>
        <w:rPr>
          <w:ins w:id="20361" w:author="קלוד" w:date="2026-10-06T10:08:05Z"/>
        </w:rPr>
      </w:pPr>
      <w:ins w:id="20360" w:author="קלוד" w:date="2026-10-06T10:08:05Z">
        <w:r>
          <w:t xml:space="preserve">משנה יג</w:t>
        </w:r>
      </w:ins>
    </w:p>
    <w:p w14:paraId="01415750" w14:textId="3D52CEF4" w:rsidR="006F071F" w:rsidRPr="00F40D4B" w:rsidRDefault="006F071F" w:rsidP="00B86104">
      <w:pPr>
        <w:pStyle w:val="afff3"/>
        <w:rPr>
          <w:del w:id="20339" w:author="קלוד" w:date="2026-10-06T10:08:05Z"/>
          <w:rtl/>
        </w:rPr>
      </w:pPr>
      <w:del w:id="20338" w:author="קלוד" w:date="2026-10-06T10:08:05Z">
        <w:r w:rsidRPr="00F40D4B">
          <w:rPr>
            <w:rtl/>
          </w:rPr>
          <w:delText xml:space="preserve">משנה.</w:delText>
        </w:r>
      </w:del>
    </w:p>
    <w:p w14:paraId="42BF5BCC" w14:textId="77777777" w:rsidR="006F071F" w:rsidRPr="00F40D4B" w:rsidRDefault="006F071F" w:rsidP="00B86104">
      <w:pPr>
        <w:pStyle w:val="afff3"/>
        <w:rPr>
          <w:rtl/>
        </w:rPr>
      </w:pPr>
      <w:r w:rsidRPr="00F40D4B">
        <w:rPr>
          <w:rtl/>
        </w:rPr>
        <w:t>אלמנה, בין שהיא ענייה בין שהיא עשירה - אין ממשכנין אותה, שנא</w:t>
      </w:r>
      <w:r w:rsidRPr="00F40D4B">
        <w:rPr>
          <w:rFonts w:hint="cs"/>
          <w:rtl/>
        </w:rPr>
        <w:t>'</w:t>
      </w:r>
      <w:r w:rsidRPr="00F40D4B">
        <w:rPr>
          <w:rtl/>
        </w:rPr>
        <w:t xml:space="preserve"> ולא תחבל בגד אלמנה.</w:t>
      </w:r>
    </w:p>
    <w:p w14:paraId="2FA0175F" w14:textId="77777777" w:rsidR="00A6533C" w:rsidRPr="00F40D4B" w:rsidRDefault="00A6533C" w:rsidP="00A6533C">
      <w:pPr>
        <w:pStyle w:val="aff9"/>
        <w:rPr>
          <w:rtl/>
        </w:rPr>
      </w:pPr>
      <w:r w:rsidRPr="00F40D4B">
        <w:rPr>
          <w:rtl/>
        </w:rPr>
        <w:t>***</w:t>
      </w:r>
    </w:p>
    <w:p w14:paraId="00718BF8" w14:textId="45AD97A9" w:rsidR="006F071F" w:rsidRPr="00F40D4B" w:rsidRDefault="006F071F" w:rsidP="009B508D">
      <w:pPr>
        <w:rPr>
          <w:rtl/>
        </w:rPr>
      </w:pPr>
      <w:r w:rsidRPr="00F40D4B">
        <w:rPr>
          <w:rtl/>
        </w:rPr>
        <w:t xml:space="preserve">ת"ר: </w:t>
      </w:r>
      <w:r w:rsidRPr="00F40D4B">
        <w:rPr>
          <w:rFonts w:hint="cs"/>
          <w:rtl/>
        </w:rPr>
        <w:t xml:space="preserve">לר''י: </w:t>
      </w:r>
      <w:r w:rsidRPr="00F40D4B">
        <w:rPr>
          <w:rtl/>
        </w:rPr>
        <w:t>אלמנה, בין שהיא ענייה בין שהיא עשירה - אין ממשכנין אותה</w:t>
      </w:r>
      <w:r w:rsidRPr="00F40D4B">
        <w:rPr>
          <w:rFonts w:hint="cs"/>
          <w:rtl/>
        </w:rPr>
        <w:t>.</w:t>
      </w:r>
    </w:p>
    <w:p w14:paraId="1F134D83" w14:textId="77777777" w:rsidR="006F071F" w:rsidRPr="00F40D4B" w:rsidRDefault="006F071F" w:rsidP="009B508D">
      <w:pPr>
        <w:rPr>
          <w:rtl/>
        </w:rPr>
      </w:pPr>
      <w:r w:rsidRPr="00F40D4B">
        <w:rPr>
          <w:rFonts w:hint="cs"/>
          <w:rtl/>
        </w:rPr>
        <w:t>ולר''ש</w:t>
      </w:r>
      <w:r w:rsidRPr="00F40D4B">
        <w:rPr>
          <w:rtl/>
        </w:rPr>
        <w:t>: עשירה - ממשכנין אותה, ענייה - אין ממשכנין אותה,</w:t>
      </w:r>
    </w:p>
    <w:p w14:paraId="429158B5" w14:textId="77777777" w:rsidR="006F071F" w:rsidRPr="00F40D4B" w:rsidRDefault="006F071F" w:rsidP="009B508D">
      <w:pPr>
        <w:rPr>
          <w:rtl/>
        </w:rPr>
      </w:pPr>
      <w:r w:rsidRPr="00F40D4B">
        <w:rPr>
          <w:rtl/>
        </w:rPr>
        <w:t xml:space="preserve"> שאתה חייב להחזיר לה ואתה משיאה שם רע בשכנותיה.</w:t>
      </w:r>
    </w:p>
    <w:p w14:paraId="5D04ECFC" w14:textId="77777777" w:rsidR="006F071F" w:rsidRPr="00F40D4B" w:rsidRDefault="006F071F" w:rsidP="009B508D">
      <w:pPr>
        <w:rPr>
          <w:rtl/>
        </w:rPr>
      </w:pPr>
      <w:r>
        <w:rPr>
          <w:rtl/>
        </w:rPr>
        <w:t xml:space="preserve">למימרא </w:t>
      </w:r>
      <w:r>
        <w:rPr>
          <w:rStyle w:val="affffc"/>
          <w:rtl/>
          <w:rPrChange w:id="9276" w:author="מנוע אמוראים" w:date="2026-10-05T16:41:14Z">
            <w:rPr>
              <w:rtl/>
            </w:rPr>
          </w:rPrChange>
        </w:rPr>
        <w:t xml:space="preserve">דר</w:t>
      </w:r>
      <w:r>
        <w:rPr>
          <w:rStyle w:val="affffc"/>
          <w:rFonts w:hint="cs"/>
          <w:rtl/>
          <w:rPrChange w:id="9277" w:author="מנוע אמוראים" w:date="2026-10-05T16:41:14Z">
            <w:rPr>
              <w:rFonts w:hint="cs"/>
              <w:rtl/>
            </w:rPr>
          </w:rPrChange>
        </w:rPr>
        <w:t xml:space="preserve">"י</w:t>
      </w:r>
      <w:r>
        <w:rPr>
          <w:rFonts w:hint="cs"/>
          <w:rtl/>
        </w:rPr>
        <w:t xml:space="preserve"> לא </w:t>
      </w:r>
      <w:r w:rsidRPr="00F40D4B">
        <w:rPr>
          <w:rtl/>
        </w:rPr>
        <w:t>דריש טעמא דקרא, ור</w:t>
      </w:r>
      <w:r w:rsidRPr="00F40D4B">
        <w:rPr>
          <w:rFonts w:hint="cs"/>
          <w:rtl/>
        </w:rPr>
        <w:t>''ש</w:t>
      </w:r>
      <w:r w:rsidRPr="00F40D4B">
        <w:rPr>
          <w:rtl/>
        </w:rPr>
        <w:t xml:space="preserve"> דריש טעמא דקרא והא איפכא שמעינן להו,</w:t>
      </w:r>
    </w:p>
    <w:p w14:paraId="21045DCF" w14:textId="77777777" w:rsidR="006F071F" w:rsidRPr="00F40D4B" w:rsidRDefault="006F071F" w:rsidP="009B508D">
      <w:pPr>
        <w:rPr>
          <w:rtl/>
        </w:rPr>
      </w:pPr>
      <w:r w:rsidRPr="00F40D4B">
        <w:rPr>
          <w:rtl/>
        </w:rPr>
        <w:t xml:space="preserve">דתניא: ולא ירבה לו נשים, </w:t>
      </w:r>
      <w:r w:rsidRPr="00F40D4B">
        <w:rPr>
          <w:rFonts w:hint="cs"/>
          <w:rtl/>
        </w:rPr>
        <w:t>לר''י</w:t>
      </w:r>
      <w:r w:rsidRPr="00F40D4B">
        <w:rPr>
          <w:rtl/>
        </w:rPr>
        <w:t>: מרבה הוא, ובלבד שלא יהו מסירות את לבו.</w:t>
      </w:r>
    </w:p>
    <w:p w14:paraId="65B51C38" w14:textId="77777777" w:rsidR="00A6533C" w:rsidRPr="00F40D4B" w:rsidRDefault="006F071F" w:rsidP="009B508D">
      <w:pPr>
        <w:rPr>
          <w:rtl/>
        </w:rPr>
      </w:pPr>
      <w:r w:rsidRPr="00F40D4B">
        <w:rPr>
          <w:rFonts w:hint="cs"/>
          <w:rtl/>
        </w:rPr>
        <w:t>ולר''ש</w:t>
      </w:r>
      <w:r w:rsidRPr="00F40D4B">
        <w:rPr>
          <w:rtl/>
        </w:rPr>
        <w:t xml:space="preserve">: אפילו אחת והיא מסירה את לבו הר"ז לא ישאנה, </w:t>
      </w:r>
      <w:r w:rsidRPr="00F40D4B">
        <w:rPr>
          <w:rFonts w:hint="cs"/>
          <w:rtl/>
        </w:rPr>
        <w:t xml:space="preserve">והך </w:t>
      </w:r>
      <w:r w:rsidRPr="00F40D4B">
        <w:rPr>
          <w:rtl/>
        </w:rPr>
        <w:t>ולא ירבה לו נשים</w:t>
      </w:r>
      <w:r w:rsidRPr="00F40D4B">
        <w:rPr>
          <w:rFonts w:hint="cs"/>
          <w:rtl/>
        </w:rPr>
        <w:t>'</w:t>
      </w:r>
      <w:r w:rsidRPr="00F40D4B">
        <w:rPr>
          <w:rtl/>
        </w:rPr>
        <w:t xml:space="preserve"> אפילו כאביגיל!</w:t>
      </w:r>
    </w:p>
    <w:p w14:paraId="02543A28" w14:textId="35C7335B" w:rsidR="006F071F" w:rsidRPr="00F40D4B" w:rsidRDefault="006F071F" w:rsidP="009B508D">
      <w:pPr>
        <w:rPr>
          <w:rtl/>
        </w:rPr>
      </w:pPr>
      <w:r w:rsidRPr="00F40D4B">
        <w:rPr>
          <w:rFonts w:hint="cs"/>
          <w:rtl/>
        </w:rPr>
        <w:t xml:space="preserve">- לעולם ר''י </w:t>
      </w:r>
      <w:r w:rsidRPr="00F40D4B">
        <w:rPr>
          <w:rtl/>
        </w:rPr>
        <w:t xml:space="preserve">לא דריש טעמא דקרא, ושאני </w:t>
      </w:r>
      <w:r w:rsidR="00237964" w:rsidRPr="00F40D4B">
        <w:rPr>
          <w:rtl/>
        </w:rPr>
        <w:t>כאן</w:t>
      </w:r>
      <w:r w:rsidRPr="00F40D4B">
        <w:rPr>
          <w:rtl/>
        </w:rPr>
        <w:t xml:space="preserve"> דמפרש קרא, ולא ירבה לו נשים ולא יסור,</w:t>
      </w:r>
    </w:p>
    <w:p w14:paraId="7447CE7E" w14:textId="77777777" w:rsidR="006F071F" w:rsidRPr="00F40D4B" w:rsidRDefault="006F071F" w:rsidP="009B508D">
      <w:pPr>
        <w:ind w:firstLine="720"/>
        <w:rPr>
          <w:rtl/>
        </w:rPr>
      </w:pPr>
      <w:r w:rsidRPr="00F40D4B">
        <w:rPr>
          <w:rFonts w:hint="cs"/>
          <w:rtl/>
        </w:rPr>
        <w:t xml:space="preserve">והיינו </w:t>
      </w:r>
      <w:r w:rsidRPr="00F40D4B">
        <w:rPr>
          <w:rtl/>
        </w:rPr>
        <w:t>לא ירבה לו נשים - משום דלא יסור.</w:t>
      </w:r>
    </w:p>
    <w:p w14:paraId="46183586" w14:textId="77777777" w:rsidR="00A6533C" w:rsidRPr="00F40D4B" w:rsidRDefault="006F071F" w:rsidP="009B508D">
      <w:pPr>
        <w:ind w:firstLine="720"/>
        <w:rPr>
          <w:rtl/>
        </w:rPr>
      </w:pPr>
      <w:r w:rsidRPr="00F40D4B">
        <w:rPr>
          <w:rtl/>
        </w:rPr>
        <w:t>- ו</w:t>
      </w:r>
      <w:r w:rsidRPr="00F40D4B">
        <w:rPr>
          <w:rFonts w:hint="cs"/>
          <w:rtl/>
        </w:rPr>
        <w:t>ל</w:t>
      </w:r>
      <w:r w:rsidRPr="00F40D4B">
        <w:rPr>
          <w:rtl/>
        </w:rPr>
        <w:t>ר</w:t>
      </w:r>
      <w:r w:rsidRPr="00F40D4B">
        <w:rPr>
          <w:rFonts w:hint="cs"/>
          <w:rtl/>
        </w:rPr>
        <w:t>''ש</w:t>
      </w:r>
      <w:r w:rsidRPr="00F40D4B">
        <w:rPr>
          <w:rtl/>
        </w:rPr>
        <w:t xml:space="preserve">: </w:t>
      </w:r>
      <w:r w:rsidRPr="00F40D4B">
        <w:rPr>
          <w:rFonts w:hint="cs"/>
          <w:rtl/>
        </w:rPr>
        <w:t>לעולם דרשי' וא''כ ידעי' דלא יסור,</w:t>
      </w:r>
    </w:p>
    <w:p w14:paraId="746D6091" w14:textId="77777777" w:rsidR="00A6533C" w:rsidRPr="00F40D4B" w:rsidRDefault="006F071F" w:rsidP="009B508D">
      <w:pPr>
        <w:ind w:firstLine="720"/>
        <w:rPr>
          <w:rtl/>
        </w:rPr>
      </w:pPr>
      <w:r w:rsidRPr="00F40D4B">
        <w:rPr>
          <w:rFonts w:hint="cs"/>
          <w:rtl/>
        </w:rPr>
        <w:t>והך דכתבי' לא יסור ש''מ אפי' אחת ומסירה את ליבו הר''ז לא ישאנה</w:t>
      </w:r>
    </w:p>
    <w:p w14:paraId="1EF12484" w14:textId="77777777" w:rsidR="00A6533C" w:rsidRPr="00F40D4B" w:rsidRDefault="00A6533C" w:rsidP="00A6533C">
      <w:pPr>
        <w:pStyle w:val="aff9"/>
        <w:rPr>
          <w:rtl/>
        </w:rPr>
      </w:pPr>
      <w:r w:rsidRPr="00F40D4B">
        <w:rPr>
          <w:rtl/>
        </w:rPr>
        <w:t>***</w:t>
      </w:r>
    </w:p>
    <w:p>
      <w:pPr>
        <w:pStyle w:val="afffff"/>
        <w:rPr>
          <w:ins w:id="20363" w:author="קלוד" w:date="2026-10-06T10:08:05Z"/>
        </w:rPr>
      </w:pPr>
      <w:ins w:id="20362" w:author="קלוד" w:date="2026-10-06T10:08:05Z">
        <w:r>
          <w:t xml:space="preserve">משנה יג</w:t>
        </w:r>
      </w:ins>
    </w:p>
    <w:p w14:paraId="6CB56751" w14:textId="46A40F70" w:rsidR="006F071F" w:rsidRPr="00F40D4B" w:rsidRDefault="006F071F" w:rsidP="00B86104">
      <w:pPr>
        <w:pStyle w:val="afff3"/>
        <w:rPr>
          <w:del w:id="20341" w:author="קלוד" w:date="2026-10-06T10:08:05Z"/>
          <w:rtl/>
        </w:rPr>
      </w:pPr>
      <w:del w:id="20340" w:author="קלוד" w:date="2026-10-06T10:08:05Z">
        <w:r w:rsidRPr="00F40D4B">
          <w:rPr>
            <w:rtl/>
          </w:rPr>
          <w:delText xml:space="preserve">משנה.</w:delText>
        </w:r>
      </w:del>
    </w:p>
    <w:p w14:paraId="06497083" w14:textId="77777777" w:rsidR="006F071F" w:rsidRPr="00F40D4B" w:rsidRDefault="006F071F" w:rsidP="00B86104">
      <w:pPr>
        <w:pStyle w:val="afff3"/>
        <w:rPr>
          <w:rtl/>
        </w:rPr>
      </w:pPr>
      <w:r w:rsidRPr="00F40D4B">
        <w:rPr>
          <w:rtl/>
        </w:rPr>
        <w:lastRenderedPageBreak/>
        <w:t>החובל את הריחים עובר משום לא תעשה, וחייב משום שני כלים, שנאמר לא יחבל ריחים ורכב.</w:t>
      </w:r>
    </w:p>
    <w:p w14:paraId="4A6DFC39" w14:textId="77777777" w:rsidR="006F071F" w:rsidRPr="00F40D4B" w:rsidRDefault="006F071F" w:rsidP="00B86104">
      <w:pPr>
        <w:pStyle w:val="afff3"/>
        <w:rPr>
          <w:rtl/>
        </w:rPr>
      </w:pPr>
      <w:r w:rsidRPr="00F40D4B">
        <w:rPr>
          <w:rtl/>
        </w:rPr>
        <w:t>ולא ריחים ורכב בלבד אמרו, אלא כל דבר שעושין בו אוכל נפש, שנאמר כי נפש הוא חבל.</w:t>
      </w:r>
    </w:p>
    <w:p w14:paraId="2CD874B7" w14:textId="77777777" w:rsidR="00A6533C" w:rsidRPr="00F40D4B" w:rsidRDefault="00A6533C" w:rsidP="00B86104">
      <w:pPr>
        <w:pStyle w:val="afff3"/>
        <w:rPr>
          <w:rtl/>
        </w:rPr>
      </w:pPr>
      <w:r w:rsidRPr="00F40D4B">
        <w:rPr>
          <w:rtl/>
        </w:rPr>
        <w:t>***</w:t>
      </w:r>
    </w:p>
    <w:p w14:paraId="482E4520" w14:textId="6F97C7CA" w:rsidR="006F071F" w:rsidRPr="00F40D4B" w:rsidRDefault="006F071F" w:rsidP="009B508D">
      <w:pPr>
        <w:rPr>
          <w:rtl/>
        </w:rPr>
      </w:pPr>
      <w:r w:rsidRPr="00F40D4B">
        <w:rPr>
          <w:rFonts w:hint="cs"/>
          <w:rtl/>
        </w:rPr>
        <w:t>ר''ה</w:t>
      </w:r>
      <w:r w:rsidRPr="00F40D4B">
        <w:rPr>
          <w:rtl/>
        </w:rPr>
        <w:t xml:space="preserve">: חבל ריחים - לוקה שתים, משום ריחים ומשום </w:t>
      </w:r>
      <w:r w:rsidRPr="00F40D4B">
        <w:rPr>
          <w:rFonts w:hint="cs"/>
          <w:rtl/>
        </w:rPr>
        <w:t>'</w:t>
      </w:r>
      <w:r w:rsidRPr="00F40D4B">
        <w:rPr>
          <w:rtl/>
        </w:rPr>
        <w:t>כי נפש הוא חבל</w:t>
      </w:r>
      <w:r w:rsidRPr="00F40D4B">
        <w:rPr>
          <w:rFonts w:hint="cs"/>
          <w:rtl/>
        </w:rPr>
        <w:t>'</w:t>
      </w:r>
      <w:r w:rsidRPr="00F40D4B">
        <w:rPr>
          <w:rtl/>
        </w:rPr>
        <w:t>.</w:t>
      </w:r>
    </w:p>
    <w:p w14:paraId="321EA515" w14:textId="77777777" w:rsidR="006F071F" w:rsidRPr="00F40D4B" w:rsidRDefault="006F071F" w:rsidP="009B508D">
      <w:pPr>
        <w:ind w:firstLine="720"/>
        <w:rPr>
          <w:rtl/>
        </w:rPr>
      </w:pPr>
      <w:r w:rsidRPr="00F40D4B">
        <w:rPr>
          <w:rtl/>
        </w:rPr>
        <w:t>ריחים ורכב - לוקה שלש, משום רחים ורכב, ומשום כי נפש הוא חבל.</w:t>
      </w:r>
    </w:p>
    <w:p w14:paraId="5CAFE2E8" w14:textId="77777777" w:rsidR="006F071F" w:rsidRPr="00F40D4B" w:rsidRDefault="006F071F" w:rsidP="009B508D">
      <w:pPr>
        <w:rPr>
          <w:rtl/>
        </w:rPr>
      </w:pPr>
      <w:r w:rsidRPr="00F40D4B">
        <w:rPr>
          <w:rtl/>
        </w:rPr>
        <w:t>ו</w:t>
      </w:r>
      <w:r w:rsidRPr="00F40D4B">
        <w:rPr>
          <w:rFonts w:hint="cs"/>
          <w:rtl/>
        </w:rPr>
        <w:t>לר''י</w:t>
      </w:r>
      <w:r w:rsidRPr="00F40D4B">
        <w:rPr>
          <w:rtl/>
        </w:rPr>
        <w:t>: חבל ריחים - לוקה אחת, ורכב - לוקה אחת, ריחים ורכב - לוקה שתים.</w:t>
      </w:r>
    </w:p>
    <w:p w14:paraId="62A0B4AC" w14:textId="77777777" w:rsidR="006F071F" w:rsidRPr="00F40D4B" w:rsidRDefault="006F071F" w:rsidP="009B508D">
      <w:pPr>
        <w:ind w:firstLine="720"/>
        <w:rPr>
          <w:rtl/>
        </w:rPr>
      </w:pPr>
      <w:r w:rsidRPr="00F40D4B">
        <w:rPr>
          <w:rFonts w:hint="cs"/>
          <w:rtl/>
        </w:rPr>
        <w:t>'</w:t>
      </w:r>
      <w:r>
        <w:rPr>
          <w:rStyle w:val="affff8"/>
          <w:rtl/>
          <w:rPrChange w:id="9033" w:author="מנוע פסוקים" w:date="2026-10-05T16:38:06Z">
            <w:rPr>
              <w:rtl/>
            </w:rPr>
          </w:rPrChange>
        </w:rPr>
        <w:t xml:space="preserve">כי נפש הוא חבל</w:t>
      </w:r>
      <w:r w:rsidRPr="00F40D4B">
        <w:rPr>
          <w:rFonts w:hint="cs"/>
          <w:rtl/>
        </w:rPr>
        <w:t>'</w:t>
      </w:r>
      <w:r w:rsidRPr="00F40D4B">
        <w:rPr>
          <w:rtl/>
        </w:rPr>
        <w:t xml:space="preserve"> - לשאר דברים הוא דאתא.</w:t>
      </w:r>
    </w:p>
    <w:p w14:paraId="2EA20E2C" w14:textId="77777777" w:rsidR="00A6533C" w:rsidRPr="00F40D4B" w:rsidRDefault="00A6533C" w:rsidP="00A6533C">
      <w:pPr>
        <w:pStyle w:val="aff9"/>
        <w:rPr>
          <w:rtl/>
        </w:rPr>
      </w:pPr>
      <w:r w:rsidRPr="00F40D4B">
        <w:rPr>
          <w:rtl/>
        </w:rPr>
        <w:t>***</w:t>
      </w:r>
    </w:p>
    <w:p w14:paraId="176DF93F" w14:textId="3E611CFE" w:rsidR="006F071F" w:rsidRPr="00F40D4B" w:rsidRDefault="006F071F" w:rsidP="009B508D">
      <w:pPr>
        <w:rPr>
          <w:rtl/>
        </w:rPr>
      </w:pPr>
      <w:r w:rsidRPr="00F40D4B">
        <w:rPr>
          <w:rtl/>
        </w:rPr>
        <w:t>קטו:</w:t>
      </w:r>
    </w:p>
    <w:p w14:paraId="70FFA2E0" w14:textId="77777777" w:rsidR="006F071F" w:rsidRPr="00F40D4B" w:rsidRDefault="006F071F" w:rsidP="009B508D">
      <w:pPr>
        <w:rPr>
          <w:rtl/>
        </w:rPr>
      </w:pPr>
      <w:r w:rsidRPr="00F40D4B">
        <w:rPr>
          <w:rtl/>
        </w:rPr>
        <w:t>•</w:t>
      </w:r>
      <w:r w:rsidRPr="00F40D4B">
        <w:rPr>
          <w:rFonts w:hint="cs"/>
          <w:rtl/>
        </w:rPr>
        <w:t xml:space="preserve"> </w:t>
      </w:r>
      <w:r w:rsidRPr="00F40D4B">
        <w:rPr>
          <w:rtl/>
        </w:rPr>
        <w:t>לימא אביי ורבא בפלוגתא דרב הונא ורב יהודה קמיפלגי.</w:t>
      </w:r>
    </w:p>
    <w:p w14:paraId="3514DA43" w14:textId="77777777" w:rsidR="00A6533C" w:rsidRPr="00F40D4B" w:rsidRDefault="006F071F" w:rsidP="009B508D">
      <w:pPr>
        <w:rPr>
          <w:rtl/>
        </w:rPr>
      </w:pPr>
      <w:r w:rsidRPr="00F40D4B">
        <w:rPr>
          <w:rtl/>
        </w:rPr>
        <w:t>דאמר רבא: אכל נא - לוקה שתים, משום נא ומשום כי אם צלי אש,</w:t>
      </w:r>
    </w:p>
    <w:p w14:paraId="350F2815" w14:textId="18EC1CAD" w:rsidR="006F071F" w:rsidRPr="00F40D4B" w:rsidRDefault="006F071F" w:rsidP="009B508D">
      <w:pPr>
        <w:ind w:firstLine="720"/>
        <w:rPr>
          <w:rtl/>
        </w:rPr>
      </w:pPr>
      <w:r w:rsidRPr="00F40D4B">
        <w:rPr>
          <w:rtl/>
        </w:rPr>
        <w:t>מבושל - לוקה שתים, משום מבושל ומשום כי אם צלי אש.</w:t>
      </w:r>
    </w:p>
    <w:p w14:paraId="21818C0A" w14:textId="77777777" w:rsidR="006F071F" w:rsidRPr="00F40D4B" w:rsidRDefault="006F071F" w:rsidP="009B508D">
      <w:pPr>
        <w:ind w:firstLine="720"/>
        <w:rPr>
          <w:rtl/>
        </w:rPr>
      </w:pPr>
      <w:r w:rsidRPr="00F40D4B">
        <w:rPr>
          <w:rtl/>
        </w:rPr>
        <w:t>נא ומבושל - לוקה שלש: משום נא, ומשום מבושל, ומשום לא תאכלנו כי אם צלי אש.</w:t>
      </w:r>
    </w:p>
    <w:p w14:paraId="01E63061" w14:textId="77777777" w:rsidR="006F071F" w:rsidRPr="00F40D4B" w:rsidRDefault="006F071F" w:rsidP="009B508D">
      <w:pPr>
        <w:rPr>
          <w:rtl/>
        </w:rPr>
      </w:pPr>
      <w:r w:rsidRPr="00F40D4B">
        <w:rPr>
          <w:rtl/>
        </w:rPr>
        <w:t>אביי אמר: אין לוקין על לאו שבכללות.</w:t>
      </w:r>
    </w:p>
    <w:p w14:paraId="76DABD6C" w14:textId="77777777" w:rsidR="006F071F" w:rsidRPr="00F40D4B" w:rsidRDefault="006F071F" w:rsidP="009B508D">
      <w:pPr>
        <w:rPr>
          <w:rtl/>
        </w:rPr>
      </w:pPr>
      <w:r>
        <w:rPr>
          <w:rtl/>
        </w:rPr>
        <w:t xml:space="preserve">לימא אביי דאמר </w:t>
      </w:r>
      <w:r>
        <w:rPr>
          <w:rStyle w:val="affffc"/>
          <w:rtl/>
          <w:rPrChange w:id="9278" w:author="מנוע אמוראים" w:date="2026-10-05T16:41:14Z">
            <w:rPr>
              <w:rtl/>
            </w:rPr>
          </w:rPrChange>
        </w:rPr>
        <w:t xml:space="preserve">כר</w:t>
      </w:r>
      <w:r>
        <w:rPr>
          <w:rStyle w:val="affffc"/>
          <w:rFonts w:hint="cs"/>
          <w:rtl/>
          <w:rPrChange w:id="9279" w:author="מנוע אמוראים" w:date="2026-10-05T16:41:14Z">
            <w:rPr>
              <w:rFonts w:hint="cs"/>
              <w:rtl/>
            </w:rPr>
          </w:rPrChange>
        </w:rPr>
        <w:t xml:space="preserve">"י</w:t>
      </w:r>
      <w:r>
        <w:rPr>
          <w:rFonts w:hint="cs"/>
          <w:rtl/>
        </w:rPr>
        <w:t xml:space="preserve">, ורבא כר''ה.</w:t>
      </w:r>
    </w:p>
    <w:p w14:paraId="40A1BD51" w14:textId="4045FA1B" w:rsidR="006F071F" w:rsidRPr="00F40D4B" w:rsidRDefault="006F071F" w:rsidP="009B508D">
      <w:pPr>
        <w:rPr>
          <w:rtl/>
        </w:rPr>
      </w:pPr>
      <w:r w:rsidRPr="00F40D4B">
        <w:rPr>
          <w:rtl/>
        </w:rPr>
        <w:t xml:space="preserve">- אמר לך רבא: </w:t>
      </w:r>
      <w:r w:rsidRPr="00F40D4B">
        <w:rPr>
          <w:rFonts w:hint="cs"/>
          <w:rtl/>
        </w:rPr>
        <w:t xml:space="preserve">אפי' כר''י דוקא </w:t>
      </w:r>
      <w:r w:rsidR="00237964" w:rsidRPr="00F40D4B">
        <w:rPr>
          <w:rFonts w:hint="cs"/>
          <w:rtl/>
        </w:rPr>
        <w:t>שם</w:t>
      </w:r>
      <w:r w:rsidRPr="00F40D4B">
        <w:rPr>
          <w:rFonts w:hint="cs"/>
          <w:rtl/>
        </w:rPr>
        <w:t xml:space="preserve"> ד'כ</w:t>
      </w:r>
      <w:r w:rsidRPr="00F40D4B">
        <w:rPr>
          <w:rtl/>
        </w:rPr>
        <w:t>י נפש הוא חבל</w:t>
      </w:r>
      <w:r w:rsidRPr="00F40D4B">
        <w:rPr>
          <w:rFonts w:hint="cs"/>
          <w:rtl/>
        </w:rPr>
        <w:t>'</w:t>
      </w:r>
      <w:r w:rsidRPr="00F40D4B">
        <w:rPr>
          <w:rtl/>
        </w:rPr>
        <w:t xml:space="preserve"> לא משמע ריחים ורכב, הלכך לשאר דברים אתא.</w:t>
      </w:r>
    </w:p>
    <w:p w14:paraId="17E8982E" w14:textId="39BA3AED" w:rsidR="006F071F" w:rsidRPr="00F40D4B" w:rsidRDefault="006F071F" w:rsidP="009B508D">
      <w:pPr>
        <w:ind w:firstLine="720"/>
        <w:rPr>
          <w:rtl/>
        </w:rPr>
      </w:pPr>
      <w:r w:rsidRPr="00F40D4B">
        <w:rPr>
          <w:rtl/>
        </w:rPr>
        <w:lastRenderedPageBreak/>
        <w:t xml:space="preserve">אבל </w:t>
      </w:r>
      <w:r w:rsidR="00237964" w:rsidRPr="00F40D4B">
        <w:rPr>
          <w:rtl/>
        </w:rPr>
        <w:t>כאן</w:t>
      </w:r>
      <w:r w:rsidRPr="00F40D4B">
        <w:rPr>
          <w:rtl/>
        </w:rPr>
        <w:t xml:space="preserve"> </w:t>
      </w:r>
      <w:r w:rsidRPr="00F40D4B">
        <w:rPr>
          <w:rFonts w:hint="cs"/>
          <w:rtl/>
        </w:rPr>
        <w:t>'</w:t>
      </w:r>
      <w:r>
        <w:rPr>
          <w:rStyle w:val="affff8"/>
          <w:rtl/>
          <w:rPrChange w:id="9034" w:author="מנוע פסוקים" w:date="2026-10-05T16:38:06Z">
            <w:rPr>
              <w:rtl/>
            </w:rPr>
          </w:rPrChange>
        </w:rPr>
        <w:t xml:space="preserve">כי אם צלי אש</w:t>
      </w:r>
      <w:r w:rsidRPr="00F40D4B">
        <w:rPr>
          <w:rFonts w:hint="cs"/>
          <w:rtl/>
        </w:rPr>
        <w:t>'</w:t>
      </w:r>
      <w:r w:rsidRPr="00F40D4B">
        <w:rPr>
          <w:rtl/>
        </w:rPr>
        <w:t xml:space="preserve"> למאי אתא? ש"מ - ללאו.</w:t>
      </w:r>
    </w:p>
    <w:p w14:paraId="5122E8B0" w14:textId="1699A633" w:rsidR="006F071F" w:rsidRPr="00F40D4B" w:rsidRDefault="006F071F" w:rsidP="009B508D">
      <w:pPr>
        <w:rPr>
          <w:rtl/>
        </w:rPr>
      </w:pPr>
      <w:r>
        <w:rPr>
          <w:rtl/>
        </w:rPr>
        <w:t xml:space="preserve">ואביי אמר לך: אפילו </w:t>
      </w:r>
      <w:r>
        <w:rPr>
          <w:rStyle w:val="affffc"/>
          <w:rtl/>
          <w:rPrChange w:id="9280" w:author="מנוע אמוראים" w:date="2026-10-05T16:41:14Z">
            <w:rPr>
              <w:rtl/>
            </w:rPr>
          </w:rPrChange>
        </w:rPr>
        <w:t xml:space="preserve">לר</w:t>
      </w:r>
      <w:r>
        <w:rPr>
          <w:rStyle w:val="affffc"/>
          <w:rFonts w:hint="cs"/>
          <w:rtl/>
          <w:rPrChange w:id="9281" w:author="מנוע אמוראים" w:date="2026-10-05T16:41:14Z">
            <w:rPr>
              <w:rFonts w:hint="cs"/>
              <w:rtl/>
            </w:rPr>
          </w:rPrChange>
        </w:rPr>
        <w:t xml:space="preserve">"ה</w:t>
      </w:r>
      <w:r>
        <w:rPr>
          <w:rFonts w:hint="cs"/>
          <w:rtl/>
        </w:rPr>
        <w:t xml:space="preserve"> דווקא </w:t>
      </w:r>
      <w:r w:rsidR="00237964" w:rsidRPr="00F40D4B">
        <w:rPr>
          <w:rFonts w:hint="cs"/>
          <w:rtl/>
        </w:rPr>
        <w:t>שם</w:t>
      </w:r>
      <w:r w:rsidRPr="00F40D4B">
        <w:rPr>
          <w:rFonts w:hint="cs"/>
          <w:rtl/>
        </w:rPr>
        <w:t xml:space="preserve"> </w:t>
      </w:r>
      <w:r w:rsidRPr="00F40D4B">
        <w:rPr>
          <w:rtl/>
        </w:rPr>
        <w:t>דכי נפש הוא חבל</w:t>
      </w:r>
      <w:r w:rsidRPr="00F40D4B">
        <w:rPr>
          <w:rFonts w:hint="cs"/>
          <w:rtl/>
        </w:rPr>
        <w:t>'</w:t>
      </w:r>
      <w:r w:rsidRPr="00F40D4B">
        <w:rPr>
          <w:rtl/>
        </w:rPr>
        <w:t xml:space="preserve"> יתירא הוא, - שדייה אריחים ורכב.</w:t>
      </w:r>
    </w:p>
    <w:p w14:paraId="434588D2" w14:textId="3D35D768" w:rsidR="006F071F" w:rsidRPr="00F40D4B" w:rsidRDefault="006F071F" w:rsidP="009B508D">
      <w:pPr>
        <w:ind w:firstLine="720"/>
        <w:rPr>
          <w:rtl/>
        </w:rPr>
      </w:pPr>
      <w:r w:rsidRPr="00F40D4B">
        <w:rPr>
          <w:rtl/>
        </w:rPr>
        <w:t xml:space="preserve">אבל </w:t>
      </w:r>
      <w:r w:rsidR="00237964" w:rsidRPr="00F40D4B">
        <w:rPr>
          <w:rtl/>
        </w:rPr>
        <w:t>כאן</w:t>
      </w:r>
      <w:r w:rsidRPr="00F40D4B">
        <w:rPr>
          <w:rtl/>
        </w:rPr>
        <w:t xml:space="preserve"> </w:t>
      </w:r>
      <w:r w:rsidRPr="00F40D4B">
        <w:rPr>
          <w:rFonts w:hint="cs"/>
          <w:rtl/>
        </w:rPr>
        <w:t>'</w:t>
      </w:r>
      <w:r>
        <w:rPr>
          <w:rStyle w:val="affff8"/>
          <w:rtl/>
          <w:rPrChange w:id="9035" w:author="מנוע פסוקים" w:date="2026-10-05T16:38:06Z">
            <w:rPr>
              <w:rtl/>
            </w:rPr>
          </w:rPrChange>
        </w:rPr>
        <w:t xml:space="preserve">כי אם צלי אש</w:t>
      </w:r>
      <w:r w:rsidRPr="00F40D4B">
        <w:rPr>
          <w:rFonts w:hint="cs"/>
          <w:rtl/>
        </w:rPr>
        <w:t>'</w:t>
      </w:r>
      <w:r w:rsidRPr="00F40D4B">
        <w:rPr>
          <w:rtl/>
        </w:rPr>
        <w:t xml:space="preserve"> לאו יתירא הוא</w:t>
      </w:r>
      <w:r w:rsidRPr="00F40D4B">
        <w:rPr>
          <w:rFonts w:hint="cs"/>
          <w:rtl/>
        </w:rPr>
        <w:t xml:space="preserve"> </w:t>
      </w:r>
      <w:r w:rsidRPr="00F40D4B">
        <w:rPr>
          <w:rtl/>
        </w:rPr>
        <w:t>דמבעי ל</w:t>
      </w:r>
      <w:r w:rsidRPr="00F40D4B">
        <w:rPr>
          <w:rFonts w:hint="cs"/>
          <w:rtl/>
        </w:rPr>
        <w:t>יה כ</w:t>
      </w:r>
      <w:r w:rsidRPr="00F40D4B">
        <w:rPr>
          <w:rtl/>
        </w:rPr>
        <w:t>דתניא</w:t>
      </w:r>
      <w:r w:rsidRPr="00F40D4B">
        <w:rPr>
          <w:rFonts w:hint="cs"/>
          <w:rtl/>
        </w:rPr>
        <w:t>-</w:t>
      </w:r>
    </w:p>
    <w:p w14:paraId="5D9EB4CF" w14:textId="77777777" w:rsidR="006F071F" w:rsidRPr="00F40D4B" w:rsidRDefault="006F071F" w:rsidP="009B508D">
      <w:pPr>
        <w:ind w:firstLine="720"/>
        <w:rPr>
          <w:rtl/>
        </w:rPr>
      </w:pPr>
      <w:r w:rsidRPr="00F40D4B">
        <w:rPr>
          <w:rtl/>
        </w:rPr>
        <w:t>בשעה שישנו בקום אכול צלי - ישנו בבל תאכל נא, בשעה שאינו בקום אכול צלי - אינו בבל תאכל נא.</w:t>
      </w:r>
    </w:p>
    <w:p w14:paraId="2143DDF7" w14:textId="77777777" w:rsidR="00A6533C" w:rsidRPr="00F40D4B" w:rsidRDefault="00A6533C" w:rsidP="00A6533C">
      <w:pPr>
        <w:pStyle w:val="aff9"/>
        <w:rPr>
          <w:rtl/>
        </w:rPr>
      </w:pPr>
      <w:r w:rsidRPr="00F40D4B">
        <w:rPr>
          <w:rtl/>
        </w:rPr>
        <w:t>***</w:t>
      </w:r>
    </w:p>
    <w:p w14:paraId="74F6AF8B" w14:textId="51115703" w:rsidR="006F071F" w:rsidRPr="00F40D4B" w:rsidRDefault="006F071F" w:rsidP="009B508D">
      <w:pPr>
        <w:rPr>
          <w:rtl/>
        </w:rPr>
      </w:pPr>
      <w:r w:rsidRPr="00F40D4B">
        <w:rPr>
          <w:rtl/>
        </w:rPr>
        <w:t>קטז.</w:t>
      </w:r>
    </w:p>
    <w:p w14:paraId="36B967D9" w14:textId="77777777" w:rsidR="006F071F" w:rsidRPr="00F40D4B" w:rsidRDefault="006F071F" w:rsidP="009B508D">
      <w:pPr>
        <w:rPr>
          <w:rtl/>
        </w:rPr>
      </w:pPr>
      <w:r w:rsidRPr="00F40D4B">
        <w:rPr>
          <w:rFonts w:hint="cs"/>
          <w:rtl/>
        </w:rPr>
        <w:t>ת''כ דר''י</w:t>
      </w:r>
      <w:r w:rsidRPr="00F40D4B">
        <w:rPr>
          <w:rtl/>
        </w:rPr>
        <w:t>: חבל זוג של ספרים וצמד של פרות - חייב שתים, זה בעצמו וזה בעצמו - אינו חייב אלא אחת.</w:t>
      </w:r>
    </w:p>
    <w:p w14:paraId="01D1CF85" w14:textId="77777777" w:rsidR="006F071F" w:rsidRPr="00F40D4B" w:rsidRDefault="006F071F" w:rsidP="009B508D">
      <w:pPr>
        <w:rPr>
          <w:rtl/>
        </w:rPr>
      </w:pPr>
      <w:r w:rsidRPr="00F40D4B">
        <w:rPr>
          <w:rtl/>
        </w:rPr>
        <w:t>ותניא אידך: חבל זוג של ספרים וצמד של פרות, יכול לא יהא חייב אלא אחת</w:t>
      </w:r>
    </w:p>
    <w:p w14:paraId="6E458600" w14:textId="77777777" w:rsidR="00A6533C" w:rsidRPr="00F40D4B" w:rsidRDefault="006F071F" w:rsidP="009B508D">
      <w:pPr>
        <w:rPr>
          <w:rtl/>
        </w:rPr>
      </w:pPr>
      <w:r>
        <w:rPr>
          <w:rtl/>
        </w:rPr>
        <w:t xml:space="preserve">- ת"ל </w:t>
      </w:r>
      <w:r>
        <w:rPr>
          <w:rStyle w:val="affff8"/>
          <w:rtl/>
          <w:rPrChange w:id="9036" w:author="מנוע פסוקים" w:date="2026-10-05T16:38:06Z">
            <w:rPr>
              <w:rtl/>
            </w:rPr>
          </w:rPrChange>
        </w:rPr>
        <w:t xml:space="preserve">לא יחבל ריחים ורכב</w:t>
      </w:r>
      <w:r>
        <w:rPr>
          <w:rtl/>
        </w:rPr>
        <w:t xml:space="preserve">, מה ריחים ורכב שהן מיוחדין,</w:t>
      </w:r>
    </w:p>
    <w:p w14:paraId="12382466" w14:textId="24370848" w:rsidR="006F071F" w:rsidRPr="00F40D4B" w:rsidRDefault="006F071F" w:rsidP="009B508D">
      <w:pPr>
        <w:ind w:firstLine="720"/>
        <w:rPr>
          <w:rtl/>
        </w:rPr>
      </w:pPr>
      <w:r w:rsidRPr="00F40D4B">
        <w:rPr>
          <w:rtl/>
        </w:rPr>
        <w:t xml:space="preserve">שני כלים ועושין מלאכה אחת וחייב על זה בפני עצמו ועל זה בפני עצמו - אף כל דברים </w:t>
      </w:r>
      <w:r w:rsidRPr="00F40D4B">
        <w:rPr>
          <w:rFonts w:hint="cs"/>
          <w:rtl/>
        </w:rPr>
        <w:t>כנ''ל.</w:t>
      </w:r>
    </w:p>
    <w:p w14:paraId="0ED912C8" w14:textId="77777777" w:rsidR="006F071F" w:rsidRPr="00F40D4B" w:rsidRDefault="006F071F" w:rsidP="009B508D">
      <w:pPr>
        <w:rPr>
          <w:rtl/>
        </w:rPr>
      </w:pPr>
      <w:r w:rsidRPr="00F40D4B">
        <w:rPr>
          <w:rtl/>
        </w:rPr>
        <w:t>•</w:t>
      </w:r>
      <w:r w:rsidRPr="00F40D4B">
        <w:rPr>
          <w:rFonts w:hint="cs"/>
          <w:rtl/>
        </w:rPr>
        <w:t xml:space="preserve">  אותו שלקח סכין בית המטבחיים מחבירו</w:t>
      </w:r>
    </w:p>
    <w:p w14:paraId="541B9903" w14:textId="77777777" w:rsidR="00A6533C" w:rsidRPr="00F40D4B" w:rsidRDefault="006F071F" w:rsidP="009B508D">
      <w:pPr>
        <w:rPr>
          <w:rtl/>
        </w:rPr>
      </w:pPr>
      <w:r w:rsidRPr="00F40D4B">
        <w:rPr>
          <w:rFonts w:hint="cs"/>
          <w:rtl/>
        </w:rPr>
        <w:t>אביי: א''ל שצריך להחזירה</w:t>
      </w:r>
      <w:r w:rsidRPr="00F40D4B">
        <w:rPr>
          <w:rtl/>
        </w:rPr>
        <w:t xml:space="preserve"> דהו</w:t>
      </w:r>
      <w:r w:rsidRPr="00F40D4B">
        <w:rPr>
          <w:rFonts w:hint="cs"/>
          <w:rtl/>
        </w:rPr>
        <w:t>"ל</w:t>
      </w:r>
      <w:r w:rsidRPr="00F40D4B">
        <w:rPr>
          <w:rtl/>
        </w:rPr>
        <w:t xml:space="preserve"> כלי שעושים בו אוכל נפש, ו</w:t>
      </w:r>
      <w:r w:rsidRPr="00F40D4B">
        <w:rPr>
          <w:rFonts w:hint="cs"/>
          <w:rtl/>
        </w:rPr>
        <w:t>שיבוא לתובעו בב''ד</w:t>
      </w:r>
    </w:p>
    <w:p w14:paraId="292F5860" w14:textId="2241DF2D" w:rsidR="006F071F" w:rsidRPr="00F40D4B" w:rsidRDefault="006F071F" w:rsidP="009B508D">
      <w:pPr>
        <w:rPr>
          <w:rtl/>
        </w:rPr>
      </w:pPr>
      <w:r w:rsidRPr="00F40D4B">
        <w:rPr>
          <w:rFonts w:hint="cs"/>
          <w:rtl/>
        </w:rPr>
        <w:t>רבא</w:t>
      </w:r>
      <w:r w:rsidRPr="00F40D4B">
        <w:rPr>
          <w:rtl/>
        </w:rPr>
        <w:t xml:space="preserve">: </w:t>
      </w:r>
      <w:r w:rsidRPr="00F40D4B">
        <w:rPr>
          <w:rFonts w:hint="cs"/>
          <w:rtl/>
        </w:rPr>
        <w:t xml:space="preserve">א"צ לתובעו בב''ד, </w:t>
      </w:r>
      <w:r w:rsidRPr="00F40D4B">
        <w:rPr>
          <w:rtl/>
        </w:rPr>
        <w:t>ויכול לטעון עד כדי דמיהן.</w:t>
      </w:r>
    </w:p>
    <w:p w14:paraId="2415EB43" w14:textId="77777777" w:rsidR="00A6533C" w:rsidRPr="00F40D4B" w:rsidRDefault="006F071F" w:rsidP="009B508D">
      <w:pPr>
        <w:rPr>
          <w:rtl/>
        </w:rPr>
      </w:pPr>
      <w:r w:rsidRPr="00F40D4B">
        <w:rPr>
          <w:rtl/>
        </w:rPr>
        <w:t>- ו</w:t>
      </w:r>
      <w:r w:rsidRPr="00F40D4B">
        <w:rPr>
          <w:rFonts w:hint="cs"/>
          <w:rtl/>
        </w:rPr>
        <w:t>ל</w:t>
      </w:r>
      <w:r w:rsidRPr="00F40D4B">
        <w:rPr>
          <w:rtl/>
        </w:rPr>
        <w:t xml:space="preserve">אביי </w:t>
      </w:r>
      <w:r w:rsidRPr="00F40D4B">
        <w:rPr>
          <w:rFonts w:hint="cs"/>
          <w:rtl/>
        </w:rPr>
        <w:t>שאני מאותם עיזי דאכלי שעורים קלופים, והגיע בעליהם ותפסם וטען יותר מדמיהם</w:t>
      </w:r>
    </w:p>
    <w:p w14:paraId="26258CB7" w14:textId="77777777" w:rsidR="00A6533C" w:rsidRPr="00F40D4B" w:rsidRDefault="006F071F" w:rsidP="009B508D">
      <w:pPr>
        <w:rPr>
          <w:rtl/>
        </w:rPr>
      </w:pPr>
      <w:r w:rsidRPr="00F40D4B">
        <w:rPr>
          <w:rFonts w:hint="cs"/>
          <w:rtl/>
        </w:rPr>
        <w:t>דאמר אבוה דשמואל דיכול לטעון עד כדי דמיהן</w:t>
      </w:r>
    </w:p>
    <w:p w14:paraId="29C66BD9" w14:textId="7E536A4D" w:rsidR="00A6533C" w:rsidRPr="00F40D4B" w:rsidRDefault="006F071F" w:rsidP="009B508D">
      <w:pPr>
        <w:rPr>
          <w:rtl/>
        </w:rPr>
      </w:pPr>
      <w:r w:rsidRPr="00F40D4B">
        <w:rPr>
          <w:rtl/>
        </w:rPr>
        <w:lastRenderedPageBreak/>
        <w:t xml:space="preserve">- </w:t>
      </w:r>
      <w:r w:rsidRPr="00F40D4B">
        <w:rPr>
          <w:rFonts w:hint="cs"/>
          <w:rtl/>
        </w:rPr>
        <w:t>ד</w:t>
      </w:r>
      <w:r w:rsidR="00237964" w:rsidRPr="00F40D4B">
        <w:rPr>
          <w:rtl/>
        </w:rPr>
        <w:t>שם</w:t>
      </w:r>
      <w:r w:rsidRPr="00F40D4B">
        <w:rPr>
          <w:rtl/>
        </w:rPr>
        <w:t xml:space="preserve"> </w:t>
      </w:r>
      <w:r w:rsidRPr="00F40D4B">
        <w:rPr>
          <w:rFonts w:hint="cs"/>
          <w:rtl/>
        </w:rPr>
        <w:t xml:space="preserve">אי''ז דברים העשויים להשאיל ולהשכיר משא''כ </w:t>
      </w:r>
      <w:r w:rsidR="00237964" w:rsidRPr="00F40D4B">
        <w:rPr>
          <w:rFonts w:hint="cs"/>
          <w:rtl/>
        </w:rPr>
        <w:t>כאן</w:t>
      </w:r>
      <w:r w:rsidRPr="00F40D4B">
        <w:rPr>
          <w:rFonts w:hint="cs"/>
          <w:rtl/>
        </w:rPr>
        <w:t xml:space="preserve"> בסכין</w:t>
      </w:r>
    </w:p>
    <w:p w14:paraId="5F8AAA29" w14:textId="4E40DF61" w:rsidR="006F071F" w:rsidRPr="00F40D4B" w:rsidRDefault="006F071F" w:rsidP="009B508D">
      <w:pPr>
        <w:ind w:firstLine="720"/>
        <w:rPr>
          <w:rtl/>
        </w:rPr>
      </w:pPr>
      <w:r w:rsidRPr="00F40D4B">
        <w:rPr>
          <w:rFonts w:hint="cs"/>
          <w:rtl/>
        </w:rPr>
        <w:t>וכדראב''א</w:t>
      </w:r>
      <w:r w:rsidRPr="00F40D4B">
        <w:rPr>
          <w:rtl/>
        </w:rPr>
        <w:t xml:space="preserve"> </w:t>
      </w:r>
      <w:r w:rsidRPr="00F40D4B">
        <w:rPr>
          <w:rFonts w:hint="cs"/>
          <w:rtl/>
        </w:rPr>
        <w:t>ד</w:t>
      </w:r>
      <w:r w:rsidRPr="00F40D4B">
        <w:rPr>
          <w:rtl/>
        </w:rPr>
        <w:t>דברים העשויין להשאיל ולהשכיר, ואמר לקוחין הן בידי - אינו נאמן.</w:t>
      </w:r>
    </w:p>
    <w:p w14:paraId="65AEC441" w14:textId="77777777" w:rsidR="006F071F" w:rsidRPr="00F40D4B" w:rsidRDefault="006F071F" w:rsidP="009B508D">
      <w:pPr>
        <w:rPr>
          <w:rtl/>
        </w:rPr>
      </w:pPr>
      <w:r w:rsidRPr="00F40D4B">
        <w:rPr>
          <w:rtl/>
        </w:rPr>
        <w:t>ו</w:t>
      </w:r>
      <w:r w:rsidRPr="00F40D4B">
        <w:rPr>
          <w:rFonts w:hint="cs"/>
          <w:rtl/>
        </w:rPr>
        <w:t>ל</w:t>
      </w:r>
      <w:r w:rsidRPr="00F40D4B">
        <w:rPr>
          <w:rtl/>
        </w:rPr>
        <w:t xml:space="preserve">רבא </w:t>
      </w:r>
      <w:r w:rsidRPr="00F40D4B">
        <w:rPr>
          <w:rFonts w:hint="cs"/>
          <w:rtl/>
        </w:rPr>
        <w:t>גם למד כן דהא הוציא מספרי חייטים ו</w:t>
      </w:r>
      <w:r w:rsidRPr="00F40D4B">
        <w:rPr>
          <w:rtl/>
        </w:rPr>
        <w:t>ספרא דאגדתא מיתמי בדברים העשויין להשאיל ולהשכיר</w:t>
      </w:r>
    </w:p>
    <w:p w14:paraId="7CABD7E3" w14:textId="2E792B1F" w:rsidR="006F071F" w:rsidRPr="00F40D4B" w:rsidRDefault="006F071F" w:rsidP="009B508D">
      <w:pPr>
        <w:ind w:firstLine="720"/>
        <w:rPr>
          <w:rtl/>
        </w:rPr>
      </w:pPr>
      <w:r w:rsidRPr="00F40D4B">
        <w:rPr>
          <w:rFonts w:hint="cs"/>
          <w:rtl/>
        </w:rPr>
        <w:t>אלא ד</w:t>
      </w:r>
      <w:r w:rsidR="00237964" w:rsidRPr="00F40D4B">
        <w:rPr>
          <w:rFonts w:hint="cs"/>
          <w:rtl/>
        </w:rPr>
        <w:t>כאן</w:t>
      </w:r>
      <w:r w:rsidRPr="00F40D4B">
        <w:rPr>
          <w:rFonts w:hint="cs"/>
          <w:rtl/>
        </w:rPr>
        <w:t xml:space="preserve"> בסכין כיון שיכולה להפגם, מקפידים ואין משאילים אותה. הלכך נאמן</w:t>
      </w:r>
    </w:p>
    <w:p w14:paraId="67861D58" w14:textId="77777777" w:rsidR="006F071F" w:rsidRPr="00F40D4B" w:rsidRDefault="006F071F" w:rsidP="009B508D">
      <w:pPr>
        <w:ind w:firstLine="720"/>
        <w:rPr>
          <w:rtl/>
        </w:rPr>
      </w:pPr>
    </w:p>
    <w:p w14:paraId="1F2098CE" w14:textId="77777777" w:rsidR="006F071F" w:rsidRPr="00F40D4B" w:rsidRDefault="006F071F" w:rsidP="009B508D">
      <w:pPr>
        <w:jc w:val="center"/>
        <w:rPr>
          <w:rtl/>
        </w:rPr>
      </w:pPr>
      <w:r w:rsidRPr="00F40D4B">
        <w:rPr>
          <w:rtl/>
        </w:rPr>
        <w:t>הדרן עלך המקבל.</w:t>
      </w:r>
    </w:p>
    <w:p w14:paraId="4092D686" w14:textId="77777777" w:rsidR="006F071F" w:rsidRPr="00F40D4B" w:rsidRDefault="006F071F" w:rsidP="009B508D">
      <w:pPr>
        <w:sectPr w:rsidR="006F071F" w:rsidRPr="00F40D4B" w:rsidSect="00F3504E">
          <w:pgSz w:w="5103" w:h="7371" w:code="9"/>
          <w:pgMar w:top="567" w:right="1134" w:bottom="567" w:left="567" w:header="567" w:footer="567" w:gutter="0"/>
          <w:cols w:space="708"/>
          <w:bidi/>
          <w:rtlGutter/>
          <w:docGrid w:linePitch="360"/>
        </w:sectPr>
      </w:pPr>
    </w:p>
    <w:p w14:paraId="5C3CBBA7" w14:textId="7CB80A56" w:rsidR="006F071F" w:rsidRPr="00F40D4B" w:rsidRDefault="006F071F" w:rsidP="00F014F6">
      <w:pPr>
        <w:pStyle w:val="affe"/>
        <w:framePr w:wrap="around"/>
        <w:rPr>
          <w:rtl/>
        </w:rPr>
      </w:pPr>
      <w:bookmarkStart w:id="29" w:name="_Hlk170032895"/>
      <w:r w:rsidRPr="00F40D4B">
        <w:rPr>
          <w:rtl/>
        </w:rPr>
        <w:lastRenderedPageBreak/>
        <w:t>קטז:</w:t>
      </w:r>
    </w:p>
    <w:p w14:paraId="50616AB2" w14:textId="327624C3" w:rsidR="00F014F6" w:rsidRDefault="00F014F6" w:rsidP="00F014F6">
      <w:pPr>
        <w:pStyle w:val="afff1"/>
        <w:framePr w:wrap="around"/>
        <w:rPr>
          <w:del w:id="40036" w:author="Claude" w:date="2026-10-06T14:10:01Z"/>
          <w:rtl/>
        </w:rPr>
      </w:pPr>
      <w:del w:id="40035" w:author="Claude" w:date="2026-10-06T14:10:01Z">
        <w:r>
          <w:rPr>
            <w:rFonts w:hint="cs"/>
            <w:rtl/>
          </w:rPr>
          <w:delText xml:space="preserve">הבית והעלייה </w:delText>
        </w:r>
      </w:del>
    </w:p>
    <w:p w14:paraId="17BC2CD4" w14:textId="77777777" w:rsidR="00F014F6" w:rsidRDefault="00F014F6" w:rsidP="00F014F6">
      <w:pPr>
        <w:pStyle w:val="afff0"/>
        <w:framePr w:wrap="around"/>
        <w:rPr>
          <w:rtl/>
        </w:rPr>
      </w:pPr>
      <w:r>
        <w:rPr>
          <w:rFonts w:hint="cs"/>
          <w:rtl/>
        </w:rPr>
        <w:t xml:space="preserve">פרק עשירי </w:t>
      </w:r>
    </w:p>
    <w:p>
      <w:pPr>
        <w:pStyle w:val="afffff"/>
        <w:rPr>
          <w:ins w:id="20365" w:author="קלוד" w:date="2026-10-06T10:08:05Z"/>
        </w:rPr>
      </w:pPr>
      <w:ins w:id="20364" w:author="קלוד" w:date="2026-10-06T10:08:05Z">
        <w:r>
          <w:t xml:space="preserve">משנה א</w:t>
        </w:r>
      </w:ins>
    </w:p>
    <w:p w14:paraId="39407870" w14:textId="07089079" w:rsidR="00A6533C" w:rsidRPr="006A197C" w:rsidRDefault="006F071F" w:rsidP="00B86104">
      <w:pPr>
        <w:pStyle w:val="afff3"/>
        <w:rPr>
          <w:i/>
          <w:spacing w:val="-2"/>
          <w:rtl/>
        </w:rPr>
      </w:pPr>
      <w:ins w:id="10010" w:author="מספור קטעי משנה" w:date="2026-10-06T06:45:11Z">
        <w:r>
          <w:rPr>
            <w:rStyle w:val="MisparKeta"/>
          </w:rPr>
          <w:t xml:space="preserve">א. </w:t>
        </w:r>
      </w:ins>
      <w:r w:rsidRPr="006A197C">
        <w:rPr>
          <w:i/>
          <w:spacing w:val="-2"/>
          <w:rtl/>
        </w:rPr>
        <w:t>הבית והעלייה של שנים שנפלו, שניהם חולקין בעצים ובאבנים ובעפר</w:t>
      </w:r>
    </w:p>
    <w:p w14:paraId="60A0C036" w14:textId="373CF99B" w:rsidR="006F071F" w:rsidRPr="00F40D4B" w:rsidRDefault="006F071F" w:rsidP="00B86104">
      <w:pPr>
        <w:pStyle w:val="afff3"/>
        <w:rPr>
          <w:rtl/>
        </w:rPr>
      </w:pPr>
      <w:r w:rsidRPr="00F40D4B">
        <w:rPr>
          <w:rtl/>
        </w:rPr>
        <w:t>ורואין אלו אבנים העשויות להשתבר.</w:t>
      </w:r>
    </w:p>
    <w:p w14:paraId="11FACB29" w14:textId="2FA2E1EA" w:rsidR="006F071F" w:rsidRPr="006A197C" w:rsidRDefault="006F071F" w:rsidP="00B86104">
      <w:pPr>
        <w:pStyle w:val="afff3"/>
        <w:rPr>
          <w:spacing w:val="2"/>
          <w:rtl/>
        </w:rPr>
      </w:pPr>
      <w:r w:rsidRPr="006A197C">
        <w:rPr>
          <w:spacing w:val="2"/>
          <w:rtl/>
        </w:rPr>
        <w:t>אם היה אחד מהן מכיר מקצת אבניו נוטלן, ועולות לו מן החשבון.</w:t>
      </w:r>
    </w:p>
    <w:p w14:paraId="56DCB540" w14:textId="7659E99A" w:rsidR="00A6533C" w:rsidRPr="00F40D4B" w:rsidRDefault="006A197C" w:rsidP="006A197C">
      <w:pPr>
        <w:pStyle w:val="afffb"/>
        <w:rPr>
          <w:rtl/>
        </w:rPr>
      </w:pPr>
      <w:ins w:id="10011" w:author="מספור קטעי משנה" w:date="2026-10-06T06:45:11Z">
        <w:r>
          <w:rPr>
            <w:rStyle w:val="MisparKeta"/>
          </w:rPr>
          <w:t xml:space="preserve">א. </w:t>
        </w:r>
      </w:ins>
      <w:r>
        <w:rPr>
          <w:rFonts w:hint="cs"/>
          <w:rtl/>
        </w:rPr>
        <w:t>רואין אלו אבנים העשויות להשתבר</w:t>
      </w:r>
    </w:p>
    <w:p w14:paraId="7850233B" w14:textId="2B4E7921" w:rsidR="006F071F" w:rsidRPr="00F40D4B" w:rsidRDefault="006A197C" w:rsidP="006A197C">
      <w:pPr>
        <w:rPr>
          <w:rtl/>
        </w:rPr>
      </w:pPr>
      <w:r>
        <w:rPr>
          <w:rFonts w:hint="cs"/>
          <w:rtl/>
        </w:rPr>
        <w:t xml:space="preserve">משמע שאפשר לבדוק </w:t>
      </w:r>
      <w:r w:rsidR="006F071F" w:rsidRPr="00F40D4B">
        <w:rPr>
          <w:rtl/>
        </w:rPr>
        <w:t>א</w:t>
      </w:r>
      <w:r>
        <w:rPr>
          <w:rFonts w:hint="cs"/>
          <w:rtl/>
        </w:rPr>
        <w:t xml:space="preserve">ם נפל בקריסה או בחבטה </w:t>
      </w:r>
    </w:p>
    <w:p w14:paraId="753023C9" w14:textId="77777777" w:rsidR="006A197C" w:rsidRDefault="006F071F" w:rsidP="006A197C">
      <w:pPr>
        <w:pStyle w:val="36"/>
        <w:framePr w:wrap="notBeside"/>
        <w:rPr>
          <w:rtl/>
        </w:rPr>
      </w:pPr>
      <w:r w:rsidRPr="00F40D4B">
        <w:rPr>
          <w:rFonts w:hint="cs"/>
          <w:rtl/>
        </w:rPr>
        <w:t>ורישא</w:t>
      </w:r>
    </w:p>
    <w:p w14:paraId="7A0A2737" w14:textId="39CA8C67" w:rsidR="006A197C" w:rsidRDefault="006A197C" w:rsidP="006A197C">
      <w:pPr>
        <w:rPr>
          <w:rtl/>
        </w:rPr>
      </w:pPr>
      <w:r>
        <w:rPr>
          <w:rFonts w:hint="cs"/>
          <w:rtl/>
        </w:rPr>
        <w:t>ש</w:t>
      </w:r>
      <w:r w:rsidR="006F071F" w:rsidRPr="00F40D4B">
        <w:rPr>
          <w:rFonts w:hint="cs"/>
          <w:rtl/>
        </w:rPr>
        <w:t xml:space="preserve">חולקין </w:t>
      </w:r>
      <w:r>
        <w:rPr>
          <w:rFonts w:hint="cs"/>
          <w:rtl/>
        </w:rPr>
        <w:t>ש</w:t>
      </w:r>
      <w:r w:rsidR="006F071F" w:rsidRPr="00F40D4B">
        <w:rPr>
          <w:rFonts w:hint="cs"/>
          <w:rtl/>
        </w:rPr>
        <w:t>א''א לראות איך נפל</w:t>
      </w:r>
      <w:r>
        <w:rPr>
          <w:rFonts w:hint="cs"/>
          <w:rtl/>
        </w:rPr>
        <w:t>,</w:t>
      </w:r>
      <w:r w:rsidR="006F071F" w:rsidRPr="00F40D4B">
        <w:rPr>
          <w:rFonts w:hint="cs"/>
          <w:rtl/>
        </w:rPr>
        <w:t xml:space="preserve"> </w:t>
      </w:r>
      <w:r>
        <w:rPr>
          <w:rFonts w:hint="cs"/>
          <w:rtl/>
        </w:rPr>
        <w:t>ש</w:t>
      </w:r>
      <w:r w:rsidR="006F071F" w:rsidRPr="00F40D4B">
        <w:rPr>
          <w:rFonts w:hint="cs"/>
          <w:rtl/>
        </w:rPr>
        <w:t>נפל בלילה ופינום בני רה''ר והלכו,</w:t>
      </w:r>
      <w:r>
        <w:rPr>
          <w:rFonts w:hint="cs"/>
          <w:rtl/>
        </w:rPr>
        <w:t xml:space="preserve"> </w:t>
      </w:r>
      <w:r w:rsidR="006F071F" w:rsidRPr="00F40D4B">
        <w:rPr>
          <w:rFonts w:hint="cs"/>
          <w:rtl/>
        </w:rPr>
        <w:t xml:space="preserve">והאבנים כעת נמצאים בחצר שניהם </w:t>
      </w:r>
      <w:r>
        <w:rPr>
          <w:rFonts w:hint="cs"/>
          <w:rtl/>
        </w:rPr>
        <w:t xml:space="preserve">או </w:t>
      </w:r>
      <w:r w:rsidR="006F071F" w:rsidRPr="00F40D4B">
        <w:rPr>
          <w:rFonts w:hint="cs"/>
          <w:rtl/>
        </w:rPr>
        <w:t xml:space="preserve">ברה''ר </w:t>
      </w:r>
      <w:r>
        <w:rPr>
          <w:rFonts w:hint="cs"/>
          <w:rtl/>
        </w:rPr>
        <w:t>.</w:t>
      </w:r>
    </w:p>
    <w:p w14:paraId="7728B1C1" w14:textId="3417926D" w:rsidR="006A197C" w:rsidRDefault="006A197C" w:rsidP="006A197C">
      <w:pPr>
        <w:pStyle w:val="36"/>
        <w:framePr w:wrap="notBeside"/>
        <w:rPr>
          <w:rtl/>
        </w:rPr>
      </w:pPr>
      <w:r>
        <w:rPr>
          <w:rFonts w:hint="cs"/>
          <w:rtl/>
        </w:rPr>
        <w:t xml:space="preserve">ב. שבכה''ג </w:t>
      </w:r>
    </w:p>
    <w:p w14:paraId="6E05D1DB" w14:textId="2BC83EF0" w:rsidR="006F071F" w:rsidRPr="00F40D4B" w:rsidRDefault="006A197C" w:rsidP="006A197C">
      <w:pPr>
        <w:rPr>
          <w:rtl/>
        </w:rPr>
      </w:pPr>
      <w:r>
        <w:rPr>
          <w:rFonts w:hint="cs"/>
          <w:rtl/>
        </w:rPr>
        <w:t xml:space="preserve">שותפין </w:t>
      </w:r>
      <w:r w:rsidR="006F071F" w:rsidRPr="00F40D4B">
        <w:rPr>
          <w:rFonts w:hint="cs"/>
          <w:rtl/>
        </w:rPr>
        <w:t>לא קפדי</w:t>
      </w:r>
      <w:r>
        <w:rPr>
          <w:rFonts w:hint="cs"/>
          <w:rtl/>
        </w:rPr>
        <w:t>,</w:t>
      </w:r>
      <w:r w:rsidR="006F071F" w:rsidRPr="00F40D4B">
        <w:rPr>
          <w:rFonts w:hint="cs"/>
          <w:rtl/>
        </w:rPr>
        <w:t xml:space="preserve"> </w:t>
      </w:r>
      <w:r w:rsidRPr="006A197C">
        <w:rPr>
          <w:rStyle w:val="affffc"/>
          <w:rFonts w:hint="cs"/>
          <w:rtl/>
        </w:rPr>
        <w:t>ולא אומרים</w:t>
      </w:r>
      <w:r>
        <w:rPr>
          <w:rFonts w:hint="cs"/>
          <w:rtl/>
        </w:rPr>
        <w:t xml:space="preserve"> המוציא מחבירו עליו הראיה </w:t>
      </w:r>
    </w:p>
    <w:p w14:paraId="7CAB3492" w14:textId="77777777" w:rsidR="00A6533C" w:rsidRPr="00F40D4B" w:rsidRDefault="00A6533C" w:rsidP="00A6533C">
      <w:pPr>
        <w:pStyle w:val="aff9"/>
        <w:rPr>
          <w:rtl/>
        </w:rPr>
      </w:pPr>
      <w:r w:rsidRPr="00F40D4B">
        <w:rPr>
          <w:rtl/>
        </w:rPr>
        <w:t>***</w:t>
      </w:r>
    </w:p>
    <w:p w14:paraId="625A4BB0" w14:textId="288B222F" w:rsidR="006F071F" w:rsidRPr="00F40D4B" w:rsidRDefault="006F071F" w:rsidP="006A197C">
      <w:pPr>
        <w:pStyle w:val="afffb"/>
        <w:rPr>
          <w:rtl/>
        </w:rPr>
      </w:pPr>
      <w:ins w:id="10012" w:author="מספור קטעי משנה" w:date="2026-10-06T06:45:11Z">
        <w:r>
          <w:rPr>
            <w:rStyle w:val="MisparKeta"/>
          </w:rPr>
          <w:t xml:space="preserve">ג. </w:t>
        </w:r>
      </w:ins>
      <w:r w:rsidRPr="00F40D4B">
        <w:rPr>
          <w:rtl/>
        </w:rPr>
        <w:t>אם היה אחד מהן מכיר כו'.</w:t>
      </w:r>
    </w:p>
    <w:p w14:paraId="7DFEB8D0" w14:textId="49BF6A33" w:rsidR="00A6533C" w:rsidRPr="00F40D4B" w:rsidRDefault="006F071F" w:rsidP="009B508D">
      <w:pPr>
        <w:rPr>
          <w:rtl/>
        </w:rPr>
      </w:pPr>
      <w:r w:rsidRPr="00F40D4B">
        <w:rPr>
          <w:rFonts w:hint="cs"/>
          <w:rtl/>
        </w:rPr>
        <w:t xml:space="preserve">והלה אינו יודע ולא טעין ולא </w:t>
      </w:r>
      <w:r w:rsidR="000A36BD">
        <w:rPr>
          <w:rFonts w:hint="cs"/>
          <w:rtl/>
        </w:rPr>
        <w:t xml:space="preserve">קשה על ר''נ </w:t>
      </w:r>
      <w:r w:rsidRPr="00F40D4B">
        <w:rPr>
          <w:rFonts w:hint="cs"/>
          <w:rtl/>
        </w:rPr>
        <w:t xml:space="preserve">דבמנה לי בידך והלה אומר א''י </w:t>
      </w:r>
      <w:r w:rsidR="000A36BD">
        <w:rPr>
          <w:rStyle w:val="affffc"/>
          <w:rFonts w:hint="cs"/>
          <w:rtl/>
        </w:rPr>
        <w:t xml:space="preserve">- </w:t>
      </w:r>
      <w:r w:rsidR="000A36BD" w:rsidRPr="000A36BD">
        <w:rPr>
          <w:rStyle w:val="affffc"/>
          <w:rFonts w:hint="cs"/>
          <w:rtl/>
        </w:rPr>
        <w:t>לר'י</w:t>
      </w:r>
      <w:r w:rsidR="000A36BD">
        <w:rPr>
          <w:rStyle w:val="affffc"/>
          <w:rFonts w:hint="cs"/>
          <w:rtl/>
        </w:rPr>
        <w:t>:</w:t>
      </w:r>
      <w:r w:rsidR="000A36BD">
        <w:rPr>
          <w:rFonts w:hint="cs"/>
          <w:rtl/>
        </w:rPr>
        <w:t xml:space="preserve"> חייב </w:t>
      </w:r>
      <w:r w:rsidR="000A36BD" w:rsidRPr="000A36BD">
        <w:rPr>
          <w:rStyle w:val="affffc"/>
          <w:rFonts w:hint="cs"/>
          <w:rtl/>
        </w:rPr>
        <w:t>ו</w:t>
      </w:r>
      <w:r w:rsidRPr="000A36BD">
        <w:rPr>
          <w:rStyle w:val="affffc"/>
          <w:rFonts w:hint="cs"/>
          <w:rtl/>
        </w:rPr>
        <w:t>לר''נ</w:t>
      </w:r>
      <w:r w:rsidRPr="00F40D4B">
        <w:rPr>
          <w:rFonts w:hint="cs"/>
          <w:rtl/>
        </w:rPr>
        <w:t xml:space="preserve"> פטור</w:t>
      </w:r>
      <w:r w:rsidR="006A197C">
        <w:rPr>
          <w:rFonts w:hint="cs"/>
          <w:rtl/>
        </w:rPr>
        <w:t>.</w:t>
      </w:r>
    </w:p>
    <w:p w14:paraId="42531C1F" w14:textId="77777777" w:rsidR="006A197C" w:rsidRDefault="006F071F" w:rsidP="006A197C">
      <w:pPr>
        <w:pStyle w:val="36"/>
        <w:framePr w:wrap="notBeside"/>
        <w:rPr>
          <w:rtl/>
        </w:rPr>
      </w:pPr>
      <w:r w:rsidRPr="00F40D4B">
        <w:rPr>
          <w:rtl/>
        </w:rPr>
        <w:t>כדר"נ:</w:t>
      </w:r>
    </w:p>
    <w:p w14:paraId="26C486AF" w14:textId="127FCBE7" w:rsidR="006F071F" w:rsidRPr="00F40D4B" w:rsidRDefault="006F071F" w:rsidP="009B508D">
      <w:pPr>
        <w:rPr>
          <w:rtl/>
        </w:rPr>
      </w:pPr>
      <w:r w:rsidRPr="00F40D4B">
        <w:rPr>
          <w:rFonts w:hint="cs"/>
          <w:rtl/>
        </w:rPr>
        <w:t>ד</w:t>
      </w:r>
      <w:r w:rsidRPr="00F40D4B">
        <w:rPr>
          <w:rtl/>
        </w:rPr>
        <w:t>כגון שיש עסק שבועה ביניהן.</w:t>
      </w:r>
    </w:p>
    <w:p w14:paraId="6D6C05CF" w14:textId="77777777" w:rsidR="006A197C" w:rsidRDefault="006F071F" w:rsidP="006A197C">
      <w:pPr>
        <w:pStyle w:val="affff9"/>
        <w:rPr>
          <w:rtl/>
        </w:rPr>
      </w:pPr>
      <w:r w:rsidRPr="00F40D4B">
        <w:rPr>
          <w:rtl/>
        </w:rPr>
        <w:t xml:space="preserve">עסק שבועה? </w:t>
      </w:r>
    </w:p>
    <w:p w14:paraId="1E59E587" w14:textId="77777777" w:rsidR="006A197C" w:rsidRDefault="006F071F" w:rsidP="006A197C">
      <w:pPr>
        <w:pStyle w:val="36"/>
        <w:framePr w:wrap="notBeside"/>
        <w:rPr>
          <w:rtl/>
        </w:rPr>
      </w:pPr>
      <w:r w:rsidRPr="00F40D4B">
        <w:rPr>
          <w:rtl/>
        </w:rPr>
        <w:t>- כדרבא:</w:t>
      </w:r>
    </w:p>
    <w:p w14:paraId="44CF2307" w14:textId="5A7E18D4" w:rsidR="006F071F" w:rsidRPr="00F40D4B" w:rsidRDefault="006F071F" w:rsidP="006A197C">
      <w:pPr>
        <w:rPr>
          <w:rtl/>
        </w:rPr>
      </w:pPr>
      <w:r w:rsidRPr="00F40D4B">
        <w:rPr>
          <w:rFonts w:hint="cs"/>
          <w:rtl/>
        </w:rPr>
        <w:t>ד</w:t>
      </w:r>
      <w:r w:rsidRPr="00F40D4B">
        <w:rPr>
          <w:rtl/>
        </w:rPr>
        <w:t>מנה לי בידך והלה אומר אין לך בידי אלא חמשים והשאר איני יודע,</w:t>
      </w:r>
      <w:r w:rsidR="006A197C">
        <w:rPr>
          <w:rFonts w:hint="cs"/>
          <w:rtl/>
        </w:rPr>
        <w:t xml:space="preserve"> </w:t>
      </w:r>
      <w:r w:rsidRPr="00F40D4B">
        <w:rPr>
          <w:rtl/>
        </w:rPr>
        <w:t>מתוך שאינו יכול לישבע - ישלם.</w:t>
      </w:r>
    </w:p>
    <w:p w14:paraId="0EB196B1" w14:textId="713B5363" w:rsidR="006F071F" w:rsidRPr="00F40D4B" w:rsidRDefault="006F071F" w:rsidP="006A197C">
      <w:pPr>
        <w:pStyle w:val="afffb"/>
        <w:rPr>
          <w:rtl/>
        </w:rPr>
      </w:pPr>
      <w:ins w:id="10013" w:author="מספור קטעי משנה" w:date="2026-10-06T06:45:11Z">
        <w:r>
          <w:rPr>
            <w:rStyle w:val="MisparKeta"/>
          </w:rPr>
          <w:t xml:space="preserve">ד. </w:t>
        </w:r>
      </w:ins>
      <w:r w:rsidRPr="00F40D4B">
        <w:rPr>
          <w:rtl/>
        </w:rPr>
        <w:t>ועולות לו מן החשבון.</w:t>
      </w:r>
    </w:p>
    <w:p w14:paraId="2900D596" w14:textId="1C9C70D7" w:rsidR="006A197C" w:rsidRDefault="006F071F" w:rsidP="006A197C">
      <w:pPr>
        <w:pStyle w:val="36"/>
        <w:framePr w:wrap="notBeside"/>
        <w:rPr>
          <w:rtl/>
        </w:rPr>
      </w:pPr>
      <w:r w:rsidRPr="00F40D4B">
        <w:rPr>
          <w:rtl/>
        </w:rPr>
        <w:t>סבר רבא:</w:t>
      </w:r>
    </w:p>
    <w:p w14:paraId="4DEEC351" w14:textId="34F20FBF" w:rsidR="006F071F" w:rsidRPr="00F40D4B" w:rsidRDefault="006F071F" w:rsidP="009B508D">
      <w:pPr>
        <w:rPr>
          <w:rtl/>
        </w:rPr>
      </w:pPr>
      <w:r w:rsidRPr="00F40D4B">
        <w:rPr>
          <w:rtl/>
        </w:rPr>
        <w:t>לפי חשבון שבורות.</w:t>
      </w:r>
      <w:r w:rsidRPr="00F40D4B">
        <w:rPr>
          <w:rFonts w:hint="cs"/>
          <w:rtl/>
        </w:rPr>
        <w:t xml:space="preserve"> </w:t>
      </w:r>
      <w:r w:rsidRPr="00F40D4B">
        <w:rPr>
          <w:rtl/>
        </w:rPr>
        <w:t>אלמא, כיון דאמר איני יודע - ריע טפי.</w:t>
      </w:r>
    </w:p>
    <w:p w14:paraId="51B9FBEA" w14:textId="77777777" w:rsidR="006A197C" w:rsidRDefault="006F071F" w:rsidP="006A197C">
      <w:pPr>
        <w:pStyle w:val="36"/>
        <w:framePr w:wrap="notBeside"/>
        <w:rPr>
          <w:rtl/>
        </w:rPr>
      </w:pPr>
      <w:r w:rsidRPr="00F40D4B">
        <w:rPr>
          <w:rtl/>
        </w:rPr>
        <w:t>- א"ל אביי:</w:t>
      </w:r>
    </w:p>
    <w:p w14:paraId="5BC7CB0C" w14:textId="180F690D" w:rsidR="006F071F" w:rsidRPr="00F40D4B" w:rsidRDefault="006F071F" w:rsidP="009B508D">
      <w:pPr>
        <w:rPr>
          <w:rtl/>
        </w:rPr>
      </w:pPr>
      <w:r w:rsidRPr="00F40D4B">
        <w:rPr>
          <w:rtl/>
        </w:rPr>
        <w:t>אדרבה, הא ריע טפי.</w:t>
      </w:r>
      <w:r w:rsidRPr="00F40D4B">
        <w:rPr>
          <w:rFonts w:hint="cs"/>
          <w:rtl/>
        </w:rPr>
        <w:t xml:space="preserve"> </w:t>
      </w:r>
      <w:r w:rsidR="006A197C">
        <w:rPr>
          <w:rFonts w:hint="cs"/>
          <w:rtl/>
        </w:rPr>
        <w:t xml:space="preserve">דווקא ע''ז יודע ולא על השאר </w:t>
      </w:r>
      <w:r w:rsidR="006A197C" w:rsidRPr="006A197C">
        <w:rPr>
          <w:rStyle w:val="afffff2"/>
          <w:rFonts w:hint="cs"/>
          <w:rtl/>
        </w:rPr>
        <w:t>שהן של השני</w:t>
      </w:r>
      <w:r w:rsidRPr="006A197C">
        <w:rPr>
          <w:rStyle w:val="afffff2"/>
          <w:rtl/>
        </w:rPr>
        <w:t>.</w:t>
      </w:r>
    </w:p>
    <w:p w14:paraId="32F5D452" w14:textId="77777777" w:rsidR="006A197C" w:rsidRDefault="006F071F" w:rsidP="006A197C">
      <w:pPr>
        <w:pStyle w:val="36"/>
        <w:framePr w:wrap="notBeside"/>
        <w:rPr>
          <w:rtl/>
        </w:rPr>
      </w:pPr>
      <w:r w:rsidRPr="00F40D4B">
        <w:rPr>
          <w:rtl/>
        </w:rPr>
        <w:t>אלא אביי:</w:t>
      </w:r>
    </w:p>
    <w:p w14:paraId="1AC57649" w14:textId="1029ED84" w:rsidR="006F071F" w:rsidRPr="00F40D4B" w:rsidRDefault="006F071F" w:rsidP="009B508D">
      <w:pPr>
        <w:rPr>
          <w:rtl/>
        </w:rPr>
      </w:pPr>
      <w:r w:rsidRPr="00F40D4B">
        <w:rPr>
          <w:rtl/>
        </w:rPr>
        <w:t>לפי חשבון שלימות.</w:t>
      </w:r>
      <w:r w:rsidRPr="00F40D4B">
        <w:rPr>
          <w:rFonts w:hint="cs"/>
          <w:rtl/>
        </w:rPr>
        <w:t xml:space="preserve"> </w:t>
      </w:r>
      <w:r w:rsidR="006A197C">
        <w:rPr>
          <w:rFonts w:hint="cs"/>
          <w:rtl/>
        </w:rPr>
        <w:t>ומועיל</w:t>
      </w:r>
      <w:r w:rsidRPr="00F40D4B">
        <w:rPr>
          <w:rtl/>
        </w:rPr>
        <w:t xml:space="preserve"> למלבנא רווחא, </w:t>
      </w:r>
      <w:r w:rsidRPr="006A197C">
        <w:rPr>
          <w:rStyle w:val="affffc"/>
          <w:rFonts w:hint="cs"/>
          <w:rtl/>
        </w:rPr>
        <w:t>א"נ</w:t>
      </w:r>
      <w:r w:rsidRPr="00F40D4B">
        <w:rPr>
          <w:rtl/>
        </w:rPr>
        <w:t xml:space="preserve"> </w:t>
      </w:r>
      <w:r w:rsidR="006A197C">
        <w:rPr>
          <w:rFonts w:hint="cs"/>
          <w:rtl/>
        </w:rPr>
        <w:t>טיט חזק יותר</w:t>
      </w:r>
      <w:r w:rsidRPr="00F40D4B">
        <w:rPr>
          <w:rtl/>
        </w:rPr>
        <w:t>.</w:t>
      </w:r>
    </w:p>
    <w:p w14:paraId="1A5F28DD" w14:textId="77777777" w:rsidR="00A6533C" w:rsidRPr="00F40D4B" w:rsidRDefault="00A6533C" w:rsidP="00A6533C">
      <w:pPr>
        <w:pStyle w:val="aff9"/>
        <w:rPr>
          <w:rtl/>
        </w:rPr>
      </w:pPr>
      <w:r w:rsidRPr="00F40D4B">
        <w:rPr>
          <w:rtl/>
        </w:rPr>
        <w:t>***</w:t>
      </w:r>
    </w:p>
    <w:p>
      <w:pPr>
        <w:pStyle w:val="afffff"/>
        <w:rPr>
          <w:ins w:id="20367" w:author="קלוד" w:date="2026-10-06T10:08:05Z"/>
        </w:rPr>
      </w:pPr>
      <w:ins w:id="20366" w:author="קלוד" w:date="2026-10-06T10:08:05Z">
        <w:r>
          <w:t xml:space="preserve">משנה ב</w:t>
        </w:r>
      </w:ins>
    </w:p>
    <w:p w14:paraId="6A1CB32C" w14:textId="77777777" w:rsidR="00A6533C" w:rsidRPr="00F40D4B" w:rsidRDefault="006F071F" w:rsidP="00B86104">
      <w:pPr>
        <w:pStyle w:val="afff3"/>
        <w:rPr>
          <w:rtl/>
        </w:rPr>
      </w:pPr>
      <w:ins w:id="10014" w:author="מספור קטעי משנה" w:date="2026-10-06T06:45:11Z">
        <w:r>
          <w:rPr>
            <w:rStyle w:val="MisparKeta"/>
          </w:rPr>
          <w:t xml:space="preserve">ה. </w:t>
        </w:r>
      </w:ins>
      <w:r w:rsidRPr="00F40D4B">
        <w:rPr>
          <w:rtl/>
        </w:rPr>
        <w:t>הבית והעלייה, נפחתה העלייה ואין בעל הבית רוצה לתקן</w:t>
      </w:r>
    </w:p>
    <w:p w14:paraId="56534277" w14:textId="05E2D547" w:rsidR="006F071F" w:rsidRPr="00F40D4B" w:rsidRDefault="006F071F" w:rsidP="00B86104">
      <w:pPr>
        <w:pStyle w:val="afff3"/>
        <w:rPr>
          <w:rtl/>
        </w:rPr>
      </w:pPr>
      <w:r w:rsidRPr="00F40D4B">
        <w:rPr>
          <w:rtl/>
        </w:rPr>
        <w:t>- הרי בעל העלייה יורד ודר למטה, עד שיתקן לו את העלייה.</w:t>
      </w:r>
    </w:p>
    <w:p w14:paraId="5329AFE3" w14:textId="77777777" w:rsidR="006F071F" w:rsidRPr="00F40D4B" w:rsidRDefault="006F071F" w:rsidP="00B86104">
      <w:pPr>
        <w:pStyle w:val="afff3"/>
        <w:rPr>
          <w:rtl/>
        </w:rPr>
      </w:pPr>
      <w:r w:rsidRPr="006A197C">
        <w:rPr>
          <w:rStyle w:val="TanaimMishna"/>
          <w:rtl/>
          <w:rPrChange w:id="20150" w:author="קלוד" w:date="2026-10-06T10:08:05Z">
            <w:rPr>
              <w:rStyle w:val="affffc"/>
              <w:rtl/>
            </w:rPr>
          </w:rPrChange>
        </w:rPr>
        <w:lastRenderedPageBreak/>
        <w:t>רבי יוסי אומר:</w:t>
      </w:r>
      <w:r w:rsidRPr="00F40D4B">
        <w:rPr>
          <w:rtl/>
        </w:rPr>
        <w:t xml:space="preserve"> התחתון נותן את התקרה, והעליון את המעזיבה.</w:t>
      </w:r>
    </w:p>
    <w:p w14:paraId="1D30C1C3" w14:textId="77777777" w:rsidR="00F014F6" w:rsidRDefault="006F071F" w:rsidP="006A197C">
      <w:pPr>
        <w:pStyle w:val="affff9"/>
        <w:rPr>
          <w:rtl/>
        </w:rPr>
      </w:pPr>
      <w:r w:rsidRPr="00F40D4B">
        <w:rPr>
          <w:rtl/>
        </w:rPr>
        <w:t xml:space="preserve">נפחתה, בכמה? </w:t>
      </w:r>
    </w:p>
    <w:p w14:paraId="6B034BFF" w14:textId="77777777" w:rsidR="006A197C" w:rsidRDefault="006F071F" w:rsidP="006A197C">
      <w:pPr>
        <w:pStyle w:val="36"/>
        <w:framePr w:wrap="notBeside"/>
        <w:rPr>
          <w:rtl/>
        </w:rPr>
      </w:pPr>
      <w:r w:rsidRPr="00F40D4B">
        <w:rPr>
          <w:rFonts w:hint="cs"/>
          <w:rtl/>
        </w:rPr>
        <w:t>ל</w:t>
      </w:r>
      <w:r w:rsidRPr="00F40D4B">
        <w:rPr>
          <w:rtl/>
        </w:rPr>
        <w:t>רב:</w:t>
      </w:r>
    </w:p>
    <w:p w14:paraId="14D23A0F" w14:textId="2746557E" w:rsidR="006F071F" w:rsidRPr="00F40D4B" w:rsidRDefault="006F071F" w:rsidP="009B508D">
      <w:pPr>
        <w:rPr>
          <w:rtl/>
        </w:rPr>
      </w:pPr>
      <w:r w:rsidRPr="00F40D4B">
        <w:rPr>
          <w:rtl/>
        </w:rPr>
        <w:t>ברובה, אבל בארבעה לא, אדם דר חציו למטה וחציו למעלה.</w:t>
      </w:r>
    </w:p>
    <w:p w14:paraId="5AFB5B62" w14:textId="77777777" w:rsidR="006A197C" w:rsidRDefault="006F071F" w:rsidP="006A197C">
      <w:pPr>
        <w:pStyle w:val="36"/>
        <w:framePr w:wrap="notBeside"/>
        <w:rPr>
          <w:rtl/>
        </w:rPr>
      </w:pPr>
      <w:r w:rsidRPr="00F40D4B">
        <w:rPr>
          <w:rtl/>
        </w:rPr>
        <w:t>ו</w:t>
      </w:r>
      <w:r w:rsidRPr="00F40D4B">
        <w:rPr>
          <w:rFonts w:hint="cs"/>
          <w:rtl/>
        </w:rPr>
        <w:t>ל</w:t>
      </w:r>
      <w:r w:rsidRPr="00F40D4B">
        <w:rPr>
          <w:rtl/>
        </w:rPr>
        <w:t>שמואל:</w:t>
      </w:r>
    </w:p>
    <w:p w14:paraId="600A1B67" w14:textId="7367A5A3" w:rsidR="006F071F" w:rsidRPr="00F40D4B" w:rsidRDefault="006F071F" w:rsidP="00F014F6">
      <w:pPr>
        <w:rPr>
          <w:rtl/>
        </w:rPr>
      </w:pPr>
      <w:r w:rsidRPr="00F40D4B">
        <w:rPr>
          <w:rtl/>
        </w:rPr>
        <w:t>בארבעה, אין אדם דר חציו למטה וחציו למעלה.</w:t>
      </w:r>
    </w:p>
    <w:p w14:paraId="11F80B1F" w14:textId="77777777" w:rsidR="006A197C" w:rsidRDefault="006F071F" w:rsidP="006A197C">
      <w:pPr>
        <w:pStyle w:val="36"/>
        <w:framePr w:wrap="notBeside"/>
        <w:rPr>
          <w:rtl/>
        </w:rPr>
      </w:pPr>
      <w:r w:rsidRPr="00F40D4B">
        <w:rPr>
          <w:rFonts w:hint="cs"/>
          <w:rtl/>
        </w:rPr>
        <w:t xml:space="preserve">ומיירי </w:t>
      </w:r>
    </w:p>
    <w:p w14:paraId="7ECA2E78" w14:textId="6A14B704" w:rsidR="006F071F" w:rsidRPr="00F40D4B" w:rsidRDefault="006F071F" w:rsidP="009B508D">
      <w:pPr>
        <w:rPr>
          <w:rtl/>
        </w:rPr>
      </w:pPr>
      <w:r w:rsidRPr="00F40D4B">
        <w:rPr>
          <w:rFonts w:hint="cs"/>
          <w:rtl/>
        </w:rPr>
        <w:t xml:space="preserve">אמר עלייה זו שע''ג בית זה אני משכיר לך </w:t>
      </w:r>
      <w:r w:rsidR="006A197C">
        <w:rPr>
          <w:rFonts w:hint="cs"/>
          <w:rtl/>
        </w:rPr>
        <w:t xml:space="preserve">ששיעבד </w:t>
      </w:r>
      <w:r w:rsidRPr="00F40D4B">
        <w:rPr>
          <w:rFonts w:hint="cs"/>
          <w:rtl/>
        </w:rPr>
        <w:t>בית לעלייה.</w:t>
      </w:r>
    </w:p>
    <w:p w14:paraId="57E4D591" w14:textId="77777777" w:rsidR="00A6533C" w:rsidRPr="006A197C" w:rsidRDefault="006F071F" w:rsidP="009B508D">
      <w:pPr>
        <w:rPr>
          <w:rStyle w:val="afffff2"/>
          <w:rtl/>
        </w:rPr>
      </w:pPr>
      <w:r w:rsidRPr="006A197C">
        <w:rPr>
          <w:rStyle w:val="afffff2"/>
          <w:rFonts w:hint="cs"/>
          <w:rtl/>
        </w:rPr>
        <w:t>[וא''א בעלייה זו דהא הלכה, וא''א בעלייה סתם דאדרבה שישכירו אחרת,</w:t>
      </w:r>
    </w:p>
    <w:p w14:paraId="05486424" w14:textId="77777777" w:rsidR="00A6533C" w:rsidRPr="006A197C" w:rsidRDefault="006F071F" w:rsidP="009B508D">
      <w:pPr>
        <w:rPr>
          <w:rStyle w:val="afffff2"/>
          <w:rtl/>
        </w:rPr>
      </w:pPr>
      <w:r w:rsidRPr="006A197C">
        <w:rPr>
          <w:rStyle w:val="afffff2"/>
          <w:rFonts w:hint="cs"/>
          <w:rtl/>
        </w:rPr>
        <w:t>ולא באמר לה עלה עמה ורד עמה דא''ה מאי קמ''ל]</w:t>
      </w:r>
    </w:p>
    <w:p w14:paraId="47A10B1A" w14:textId="025E0981" w:rsidR="006A197C" w:rsidRDefault="006A197C" w:rsidP="006A197C">
      <w:pPr>
        <w:pStyle w:val="36"/>
        <w:framePr w:wrap="notBeside"/>
        <w:rPr>
          <w:rtl/>
        </w:rPr>
      </w:pPr>
      <w:r>
        <w:rPr>
          <w:rFonts w:hint="cs"/>
          <w:rtl/>
        </w:rPr>
        <w:t>כ</w:t>
      </w:r>
      <w:r w:rsidR="006F071F" w:rsidRPr="00F40D4B">
        <w:rPr>
          <w:rtl/>
        </w:rPr>
        <w:t xml:space="preserve">רבין </w:t>
      </w:r>
      <w:r w:rsidR="006F071F" w:rsidRPr="00F40D4B">
        <w:rPr>
          <w:rFonts w:hint="cs"/>
          <w:rtl/>
        </w:rPr>
        <w:t>מר''יצ</w:t>
      </w:r>
      <w:r w:rsidR="006F071F" w:rsidRPr="00F40D4B">
        <w:rPr>
          <w:rtl/>
        </w:rPr>
        <w:t xml:space="preserve">: </w:t>
      </w:r>
    </w:p>
    <w:p w14:paraId="3C5F05E1" w14:textId="18061A57" w:rsidR="000A36BD" w:rsidRDefault="006A197C" w:rsidP="000A36BD">
      <w:pPr>
        <w:rPr>
          <w:rtl/>
        </w:rPr>
      </w:pPr>
      <w:r>
        <w:rPr>
          <w:rFonts w:hint="cs"/>
          <w:rtl/>
        </w:rPr>
        <w:t>מ</w:t>
      </w:r>
      <w:r w:rsidR="006F071F" w:rsidRPr="00F40D4B">
        <w:rPr>
          <w:rtl/>
        </w:rPr>
        <w:t>עשה בא</w:t>
      </w:r>
      <w:r w:rsidR="000A36BD">
        <w:rPr>
          <w:rFonts w:hint="cs"/>
          <w:rtl/>
        </w:rPr>
        <w:t>'</w:t>
      </w:r>
      <w:r w:rsidR="006F071F" w:rsidRPr="00F40D4B">
        <w:rPr>
          <w:rtl/>
        </w:rPr>
        <w:t xml:space="preserve"> </w:t>
      </w:r>
      <w:r w:rsidR="000A36BD">
        <w:rPr>
          <w:rFonts w:hint="cs"/>
          <w:rtl/>
        </w:rPr>
        <w:t xml:space="preserve">שמכר </w:t>
      </w:r>
      <w:r w:rsidR="006F071F" w:rsidRPr="00F40D4B">
        <w:rPr>
          <w:rtl/>
        </w:rPr>
        <w:t xml:space="preserve">לחבירו </w:t>
      </w:r>
      <w:r w:rsidR="006F071F" w:rsidRPr="000A36BD">
        <w:rPr>
          <w:b/>
          <w:bCs/>
          <w:rtl/>
        </w:rPr>
        <w:t xml:space="preserve">דלית שע"ג </w:t>
      </w:r>
      <w:r w:rsidRPr="000A36BD">
        <w:rPr>
          <w:rFonts w:hint="cs"/>
          <w:b/>
          <w:bCs/>
          <w:rtl/>
        </w:rPr>
        <w:t>א</w:t>
      </w:r>
      <w:r w:rsidR="006F071F" w:rsidRPr="000A36BD">
        <w:rPr>
          <w:b/>
          <w:bCs/>
          <w:rtl/>
        </w:rPr>
        <w:t>פרסק זה</w:t>
      </w:r>
      <w:r w:rsidR="000A36BD" w:rsidRPr="000A36BD">
        <w:rPr>
          <w:rFonts w:hint="cs"/>
          <w:b/>
          <w:bCs/>
          <w:rtl/>
        </w:rPr>
        <w:t>,</w:t>
      </w:r>
      <w:r w:rsidR="006F071F" w:rsidRPr="00F40D4B">
        <w:rPr>
          <w:rtl/>
        </w:rPr>
        <w:t xml:space="preserve"> ונעקר הפרסק, </w:t>
      </w:r>
    </w:p>
    <w:p w14:paraId="2438F411" w14:textId="0418897C" w:rsidR="006F071F" w:rsidRPr="00F40D4B" w:rsidRDefault="006A197C" w:rsidP="000A36BD">
      <w:pPr>
        <w:rPr>
          <w:rtl/>
        </w:rPr>
      </w:pPr>
      <w:r w:rsidRPr="006A197C">
        <w:rPr>
          <w:rStyle w:val="affffc"/>
          <w:rFonts w:hint="cs"/>
          <w:rtl/>
        </w:rPr>
        <w:t>ואר''ח</w:t>
      </w:r>
      <w:r w:rsidR="006F071F" w:rsidRPr="006A197C">
        <w:rPr>
          <w:rStyle w:val="affffc"/>
          <w:rtl/>
        </w:rPr>
        <w:t>:</w:t>
      </w:r>
      <w:r w:rsidR="006F071F" w:rsidRPr="00F40D4B">
        <w:rPr>
          <w:rtl/>
        </w:rPr>
        <w:t xml:space="preserve"> חייב להעמיד לו פרסק, כל זמן שהדלית קיימ</w:t>
      </w:r>
      <w:r>
        <w:rPr>
          <w:rFonts w:hint="cs"/>
          <w:rtl/>
        </w:rPr>
        <w:t>ת</w:t>
      </w:r>
      <w:r w:rsidR="006F071F" w:rsidRPr="00F40D4B">
        <w:rPr>
          <w:rtl/>
        </w:rPr>
        <w:t>.</w:t>
      </w:r>
    </w:p>
    <w:p w14:paraId="176C5686" w14:textId="77777777" w:rsidR="00A6533C" w:rsidRPr="00F40D4B" w:rsidRDefault="00A6533C" w:rsidP="00A6533C">
      <w:pPr>
        <w:pStyle w:val="aff9"/>
        <w:rPr>
          <w:rtl/>
        </w:rPr>
      </w:pPr>
      <w:r w:rsidRPr="00F40D4B">
        <w:rPr>
          <w:rtl/>
        </w:rPr>
        <w:t>***</w:t>
      </w:r>
    </w:p>
    <w:bookmarkEnd w:id="29"/>
    <w:p w14:paraId="3E40F42F" w14:textId="706CC271" w:rsidR="006F071F" w:rsidRPr="00F40D4B" w:rsidRDefault="006F071F" w:rsidP="00B86104">
      <w:pPr>
        <w:pStyle w:val="afffff"/>
        <w:framePr w:wrap="around"/>
        <w:rPr>
          <w:rtl/>
        </w:rPr>
      </w:pPr>
      <w:r w:rsidRPr="00F40D4B">
        <w:rPr>
          <w:rtl/>
        </w:rPr>
        <w:t>קיז.</w:t>
      </w:r>
    </w:p>
    <w:p w14:paraId="5D7FEF6A" w14:textId="77777777" w:rsidR="00780D8D" w:rsidRDefault="006F071F" w:rsidP="00780D8D">
      <w:pPr>
        <w:pStyle w:val="36"/>
        <w:framePr w:wrap="notBeside"/>
        <w:rPr>
          <w:rtl/>
        </w:rPr>
      </w:pPr>
      <w:bookmarkStart w:id="30" w:name="_Hlk170106741"/>
      <w:r w:rsidRPr="00F40D4B">
        <w:rPr>
          <w:rtl/>
        </w:rPr>
        <w:t>בעי ר</w:t>
      </w:r>
      <w:r w:rsidRPr="00F40D4B">
        <w:rPr>
          <w:rFonts w:hint="cs"/>
          <w:rtl/>
        </w:rPr>
        <w:t>אב''מ</w:t>
      </w:r>
      <w:r w:rsidRPr="00F40D4B">
        <w:rPr>
          <w:rtl/>
        </w:rPr>
        <w:t xml:space="preserve"> </w:t>
      </w:r>
    </w:p>
    <w:p w14:paraId="490961B8" w14:textId="162F47BC" w:rsidR="00A6533C" w:rsidRPr="00780D8D" w:rsidRDefault="00780D8D" w:rsidP="00780D8D">
      <w:pPr>
        <w:rPr>
          <w:rtl/>
        </w:rPr>
      </w:pPr>
      <w:r>
        <w:rPr>
          <w:rFonts w:hint="cs"/>
          <w:rtl/>
        </w:rPr>
        <w:t>כ</w:t>
      </w:r>
      <w:r w:rsidR="006F071F" w:rsidRPr="00F40D4B">
        <w:rPr>
          <w:rtl/>
        </w:rPr>
        <w:t>ש</w:t>
      </w:r>
      <w:r>
        <w:rPr>
          <w:rFonts w:hint="cs"/>
          <w:rtl/>
        </w:rPr>
        <w:t>מקבל העליון לדור למטה, לבד או עם בעה''ב יחד,</w:t>
      </w:r>
    </w:p>
    <w:p w14:paraId="3E0056DB" w14:textId="21E49CED" w:rsidR="00780D8D" w:rsidRDefault="00780D8D" w:rsidP="00780D8D">
      <w:pPr>
        <w:pStyle w:val="36"/>
        <w:framePr w:wrap="notBeside"/>
        <w:rPr>
          <w:rtl/>
        </w:rPr>
      </w:pPr>
      <w:r>
        <w:rPr>
          <w:rFonts w:hint="cs"/>
          <w:rtl/>
        </w:rPr>
        <w:t xml:space="preserve">ב. </w:t>
      </w:r>
      <w:r w:rsidR="006F071F" w:rsidRPr="00F40D4B">
        <w:rPr>
          <w:rtl/>
        </w:rPr>
        <w:t>את"ל</w:t>
      </w:r>
    </w:p>
    <w:p w14:paraId="1F90B22D" w14:textId="11D028C1" w:rsidR="00A6533C" w:rsidRPr="00F40D4B" w:rsidRDefault="006F071F" w:rsidP="009B508D">
      <w:pPr>
        <w:rPr>
          <w:rtl/>
        </w:rPr>
      </w:pPr>
      <w:r w:rsidRPr="00F40D4B">
        <w:rPr>
          <w:rtl/>
        </w:rPr>
        <w:t>שניהם דרין בו, כשמשתמש דרך פתחים או דרך גגין</w:t>
      </w:r>
      <w:r w:rsidR="00780D8D">
        <w:rPr>
          <w:rFonts w:hint="cs"/>
          <w:rtl/>
        </w:rPr>
        <w:t xml:space="preserve"> </w:t>
      </w:r>
      <w:r w:rsidRPr="00F40D4B">
        <w:rPr>
          <w:rtl/>
        </w:rPr>
        <w:t>?</w:t>
      </w:r>
    </w:p>
    <w:p w14:paraId="54F8036A" w14:textId="77777777" w:rsidR="00780D8D" w:rsidRDefault="00780D8D" w:rsidP="00780D8D">
      <w:pPr>
        <w:rPr>
          <w:rtl/>
        </w:rPr>
      </w:pPr>
      <w:r>
        <w:rPr>
          <w:rFonts w:hint="cs"/>
          <w:rtl/>
        </w:rPr>
        <w:t xml:space="preserve">אם כדמעיקרא או </w:t>
      </w:r>
      <w:r w:rsidRPr="00780D8D">
        <w:rPr>
          <w:rStyle w:val="affffc"/>
          <w:rFonts w:hint="cs"/>
          <w:rtl/>
        </w:rPr>
        <w:t>שא''ל</w:t>
      </w:r>
      <w:r>
        <w:rPr>
          <w:rFonts w:hint="cs"/>
          <w:rtl/>
        </w:rPr>
        <w:t xml:space="preserve"> עלייה קיבלתי עלי ולא עלייה וירידה </w:t>
      </w:r>
    </w:p>
    <w:p w14:paraId="7F31CE5C" w14:textId="4A18E898" w:rsidR="00780D8D" w:rsidRDefault="00780D8D" w:rsidP="00780D8D">
      <w:pPr>
        <w:pStyle w:val="36"/>
        <w:framePr w:wrap="notBeside"/>
        <w:rPr>
          <w:rtl/>
        </w:rPr>
      </w:pPr>
      <w:r>
        <w:rPr>
          <w:rFonts w:hint="cs"/>
          <w:rtl/>
        </w:rPr>
        <w:t xml:space="preserve">ג. </w:t>
      </w:r>
      <w:r w:rsidR="006F071F" w:rsidRPr="00F40D4B">
        <w:rPr>
          <w:rtl/>
        </w:rPr>
        <w:t>את"ל</w:t>
      </w:r>
    </w:p>
    <w:p w14:paraId="30A5A888" w14:textId="59CA3EBC" w:rsidR="00A6533C" w:rsidRPr="00F40D4B" w:rsidRDefault="006F071F" w:rsidP="00780D8D">
      <w:pPr>
        <w:rPr>
          <w:rtl/>
        </w:rPr>
      </w:pPr>
      <w:r w:rsidRPr="00F40D4B">
        <w:rPr>
          <w:rtl/>
        </w:rPr>
        <w:t>עלייה וירידה לא קבילי עלאי, שתי עליות זו על גב זו מהו?</w:t>
      </w:r>
    </w:p>
    <w:p w14:paraId="08E2F156" w14:textId="3EE5BA32" w:rsidR="00A6533C" w:rsidRPr="00F40D4B" w:rsidRDefault="00780D8D" w:rsidP="00780D8D">
      <w:pPr>
        <w:rPr>
          <w:rtl/>
        </w:rPr>
      </w:pPr>
      <w:r>
        <w:rPr>
          <w:rFonts w:hint="cs"/>
          <w:rtl/>
        </w:rPr>
        <w:t xml:space="preserve">נפחתה </w:t>
      </w:r>
      <w:r w:rsidR="006F071F" w:rsidRPr="00F40D4B">
        <w:rPr>
          <w:rtl/>
        </w:rPr>
        <w:t xml:space="preserve">עליונה </w:t>
      </w:r>
      <w:r>
        <w:rPr>
          <w:rFonts w:hint="cs"/>
          <w:rtl/>
        </w:rPr>
        <w:t xml:space="preserve">יורד </w:t>
      </w:r>
      <w:r w:rsidR="006F071F" w:rsidRPr="00F40D4B">
        <w:rPr>
          <w:rtl/>
        </w:rPr>
        <w:t>ודר בתחתונה</w:t>
      </w:r>
      <w:r>
        <w:rPr>
          <w:rFonts w:hint="cs"/>
          <w:rtl/>
        </w:rPr>
        <w:t>, נפחתה</w:t>
      </w:r>
      <w:r w:rsidR="006F071F" w:rsidRPr="00F40D4B">
        <w:rPr>
          <w:rtl/>
        </w:rPr>
        <w:t xml:space="preserve"> תחתונה מהו למיסלק לגמרי בעליונה?</w:t>
      </w:r>
      <w:r>
        <w:rPr>
          <w:rFonts w:hint="cs"/>
          <w:rtl/>
        </w:rPr>
        <w:t xml:space="preserve"> אם </w:t>
      </w:r>
      <w:r w:rsidR="006F071F" w:rsidRPr="00F40D4B">
        <w:rPr>
          <w:rtl/>
        </w:rPr>
        <w:t>שם עלייה קבילית עלך,</w:t>
      </w:r>
    </w:p>
    <w:p w14:paraId="500E610E" w14:textId="303A8C30" w:rsidR="006F071F" w:rsidRPr="00F40D4B" w:rsidRDefault="006F071F" w:rsidP="009B508D">
      <w:pPr>
        <w:rPr>
          <w:rtl/>
        </w:rPr>
      </w:pPr>
      <w:r w:rsidRPr="00F40D4B">
        <w:rPr>
          <w:rtl/>
        </w:rPr>
        <w:t>או</w:t>
      </w:r>
      <w:r w:rsidR="00780D8D">
        <w:rPr>
          <w:rFonts w:hint="cs"/>
          <w:rtl/>
        </w:rPr>
        <w:t xml:space="preserve"> עלייה אחת קיבלתי ולא שתי עליות </w:t>
      </w:r>
      <w:r w:rsidRPr="00F40D4B">
        <w:rPr>
          <w:rtl/>
        </w:rPr>
        <w:t xml:space="preserve">- </w:t>
      </w:r>
      <w:r w:rsidRPr="00780D8D">
        <w:rPr>
          <w:b/>
          <w:bCs/>
          <w:rtl/>
        </w:rPr>
        <w:t>תיקו.</w:t>
      </w:r>
    </w:p>
    <w:p w14:paraId="1E04398D" w14:textId="77777777" w:rsidR="00A6533C" w:rsidRPr="00F40D4B" w:rsidRDefault="00A6533C" w:rsidP="00A6533C">
      <w:pPr>
        <w:pStyle w:val="aff9"/>
        <w:rPr>
          <w:rtl/>
        </w:rPr>
      </w:pPr>
      <w:r w:rsidRPr="00F40D4B">
        <w:rPr>
          <w:rtl/>
        </w:rPr>
        <w:t>***</w:t>
      </w:r>
    </w:p>
    <w:p w14:paraId="7FD8E41C" w14:textId="47979A38" w:rsidR="006F071F" w:rsidRPr="00F40D4B" w:rsidRDefault="006F071F" w:rsidP="00780D8D">
      <w:pPr>
        <w:pStyle w:val="afffb"/>
        <w:rPr>
          <w:rtl/>
        </w:rPr>
      </w:pPr>
      <w:ins w:id="10015" w:author="מספור קטעי משנה" w:date="2026-10-06T06:45:11Z">
        <w:r>
          <w:rPr>
            <w:rStyle w:val="MisparKeta"/>
          </w:rPr>
          <w:t xml:space="preserve">ה. </w:t>
        </w:r>
      </w:ins>
      <w:r w:rsidRPr="00F40D4B">
        <w:rPr>
          <w:rtl/>
        </w:rPr>
        <w:t>רבי יוסי אומר התחתון נותן את התקרה כו'.</w:t>
      </w:r>
    </w:p>
    <w:p w14:paraId="069F1C31" w14:textId="77777777" w:rsidR="00780D8D" w:rsidRDefault="00780D8D" w:rsidP="00780D8D">
      <w:pPr>
        <w:pStyle w:val="36"/>
        <w:framePr w:wrap="notBeside"/>
        <w:rPr>
          <w:rStyle w:val="affffc"/>
          <w:rtl/>
        </w:rPr>
      </w:pPr>
      <w:r>
        <w:rPr>
          <w:rStyle w:val="affffc"/>
          <w:rFonts w:hint="cs"/>
          <w:rtl/>
        </w:rPr>
        <w:t>תקרה</w:t>
      </w:r>
    </w:p>
    <w:p w14:paraId="3EB40B05" w14:textId="1406CCA7" w:rsidR="006F071F" w:rsidRPr="00F40D4B" w:rsidRDefault="006F071F" w:rsidP="009B508D">
      <w:pPr>
        <w:rPr>
          <w:rtl/>
        </w:rPr>
      </w:pPr>
      <w:r w:rsidRPr="00780D8D">
        <w:rPr>
          <w:rStyle w:val="affffc"/>
          <w:rtl/>
        </w:rPr>
        <w:t>ר</w:t>
      </w:r>
      <w:r w:rsidRPr="00780D8D">
        <w:rPr>
          <w:rStyle w:val="affffc"/>
          <w:rFonts w:hint="cs"/>
          <w:rtl/>
        </w:rPr>
        <w:t>יב''ח</w:t>
      </w:r>
      <w:r w:rsidRPr="00780D8D">
        <w:rPr>
          <w:rStyle w:val="affffc"/>
          <w:rtl/>
        </w:rPr>
        <w:t>:</w:t>
      </w:r>
      <w:r w:rsidRPr="00F40D4B">
        <w:rPr>
          <w:rtl/>
        </w:rPr>
        <w:t xml:space="preserve"> קנים ו</w:t>
      </w:r>
      <w:r w:rsidRPr="00F40D4B">
        <w:rPr>
          <w:rFonts w:hint="cs"/>
          <w:rtl/>
        </w:rPr>
        <w:t>קוצים</w:t>
      </w:r>
      <w:r w:rsidRPr="00F40D4B">
        <w:rPr>
          <w:rtl/>
        </w:rPr>
        <w:t xml:space="preserve">, </w:t>
      </w:r>
      <w:r w:rsidRPr="00780D8D">
        <w:rPr>
          <w:rStyle w:val="affffc"/>
          <w:rFonts w:hint="cs"/>
          <w:rtl/>
        </w:rPr>
        <w:t>מרשב''ל</w:t>
      </w:r>
      <w:r w:rsidRPr="00780D8D">
        <w:rPr>
          <w:rStyle w:val="affffc"/>
          <w:rtl/>
        </w:rPr>
        <w:t>:</w:t>
      </w:r>
      <w:r w:rsidRPr="00F40D4B">
        <w:rPr>
          <w:rtl/>
        </w:rPr>
        <w:t xml:space="preserve"> </w:t>
      </w:r>
      <w:r w:rsidRPr="00F40D4B">
        <w:rPr>
          <w:rFonts w:hint="cs"/>
          <w:rtl/>
        </w:rPr>
        <w:t xml:space="preserve">נסרים </w:t>
      </w:r>
      <w:r w:rsidRPr="00780D8D">
        <w:rPr>
          <w:rStyle w:val="affffc"/>
          <w:rFonts w:hint="cs"/>
          <w:rtl/>
        </w:rPr>
        <w:t>ו</w:t>
      </w:r>
      <w:r w:rsidRPr="00780D8D">
        <w:rPr>
          <w:rStyle w:val="affffc"/>
          <w:rtl/>
        </w:rPr>
        <w:t xml:space="preserve">לא </w:t>
      </w:r>
      <w:r w:rsidR="00237964" w:rsidRPr="00780D8D">
        <w:rPr>
          <w:rStyle w:val="affffc"/>
          <w:rtl/>
        </w:rPr>
        <w:t>חלקו</w:t>
      </w:r>
      <w:r w:rsidRPr="00780D8D">
        <w:rPr>
          <w:rStyle w:val="affffc"/>
          <w:rtl/>
        </w:rPr>
        <w:t>,</w:t>
      </w:r>
      <w:r w:rsidRPr="00F40D4B">
        <w:rPr>
          <w:rtl/>
        </w:rPr>
        <w:t xml:space="preserve"> </w:t>
      </w:r>
      <w:r w:rsidR="00780D8D">
        <w:rPr>
          <w:rFonts w:hint="cs"/>
          <w:rtl/>
        </w:rPr>
        <w:t>כל אחד כבמקומו</w:t>
      </w:r>
    </w:p>
    <w:p w14:paraId="6B91F16C" w14:textId="77777777" w:rsidR="00780D8D" w:rsidRDefault="006F071F" w:rsidP="00780D8D">
      <w:pPr>
        <w:pStyle w:val="36"/>
        <w:framePr w:wrap="notBeside"/>
        <w:rPr>
          <w:rtl/>
        </w:rPr>
      </w:pPr>
      <w:r w:rsidRPr="00F40D4B">
        <w:rPr>
          <w:rFonts w:hint="cs"/>
          <w:rtl/>
        </w:rPr>
        <w:t>אותם</w:t>
      </w:r>
    </w:p>
    <w:p w14:paraId="130BB732" w14:textId="6074F039" w:rsidR="00A6533C" w:rsidRPr="00F40D4B" w:rsidRDefault="006F071F" w:rsidP="009B508D">
      <w:pPr>
        <w:rPr>
          <w:rtl/>
        </w:rPr>
      </w:pPr>
      <w:r w:rsidRPr="00F40D4B">
        <w:rPr>
          <w:rFonts w:hint="cs"/>
          <w:rtl/>
        </w:rPr>
        <w:t xml:space="preserve">נפחתה המעזיבה וכשירדו מים </w:t>
      </w:r>
      <w:r w:rsidR="00780D8D">
        <w:rPr>
          <w:rFonts w:hint="cs"/>
          <w:rtl/>
        </w:rPr>
        <w:t xml:space="preserve">מן העלייה </w:t>
      </w:r>
      <w:r w:rsidRPr="00F40D4B">
        <w:rPr>
          <w:rFonts w:hint="cs"/>
          <w:rtl/>
        </w:rPr>
        <w:t>הזיקו ללמטה</w:t>
      </w:r>
    </w:p>
    <w:p w14:paraId="5092F357" w14:textId="7067C5B2" w:rsidR="006F071F" w:rsidRPr="00F40D4B" w:rsidRDefault="006F071F" w:rsidP="00780D8D">
      <w:pPr>
        <w:rPr>
          <w:rtl/>
        </w:rPr>
      </w:pPr>
      <w:r w:rsidRPr="00780D8D">
        <w:rPr>
          <w:rStyle w:val="affffc"/>
          <w:rFonts w:hint="cs"/>
          <w:rtl/>
        </w:rPr>
        <w:t>רחב''א</w:t>
      </w:r>
      <w:r w:rsidRPr="00780D8D">
        <w:rPr>
          <w:rStyle w:val="affffc"/>
          <w:rtl/>
        </w:rPr>
        <w:t>:</w:t>
      </w:r>
      <w:r w:rsidRPr="00F40D4B">
        <w:rPr>
          <w:rtl/>
        </w:rPr>
        <w:t xml:space="preserve"> העליון מתקן, </w:t>
      </w:r>
      <w:r w:rsidRPr="00780D8D">
        <w:rPr>
          <w:rStyle w:val="affffc"/>
          <w:rFonts w:hint="cs"/>
          <w:rtl/>
        </w:rPr>
        <w:t>מרב''י</w:t>
      </w:r>
      <w:r w:rsidRPr="00780D8D">
        <w:rPr>
          <w:rStyle w:val="affffc"/>
          <w:rtl/>
        </w:rPr>
        <w:t>:</w:t>
      </w:r>
      <w:r w:rsidRPr="00F40D4B">
        <w:rPr>
          <w:rtl/>
        </w:rPr>
        <w:t xml:space="preserve"> התחתון מתקן.</w:t>
      </w:r>
      <w:r w:rsidRPr="00F40D4B">
        <w:rPr>
          <w:rFonts w:hint="cs"/>
          <w:rtl/>
        </w:rPr>
        <w:t xml:space="preserve"> </w:t>
      </w:r>
      <w:r w:rsidRPr="00780D8D">
        <w:rPr>
          <w:rStyle w:val="affffc"/>
          <w:rtl/>
        </w:rPr>
        <w:t>וסימן</w:t>
      </w:r>
      <w:r w:rsidRPr="00F40D4B">
        <w:rPr>
          <w:rtl/>
        </w:rPr>
        <w:t xml:space="preserve"> </w:t>
      </w:r>
      <w:r w:rsidRPr="00780D8D">
        <w:rPr>
          <w:rStyle w:val="affff8"/>
          <w:rtl/>
        </w:rPr>
        <w:t>ויוסף הורד מצרימה.</w:t>
      </w:r>
    </w:p>
    <w:p w14:paraId="7204243F" w14:textId="5EB27467" w:rsidR="00780D8D" w:rsidRDefault="007F38F7" w:rsidP="00780D8D">
      <w:pPr>
        <w:pStyle w:val="36"/>
        <w:framePr w:wrap="notBeside"/>
        <w:rPr>
          <w:rtl/>
        </w:rPr>
      </w:pPr>
      <w:r>
        <w:rPr>
          <w:rFonts w:hint="cs"/>
          <w:rtl/>
        </w:rPr>
        <w:t>לא שחלקו</w:t>
      </w:r>
    </w:p>
    <w:p w14:paraId="2E07EEB6" w14:textId="2E389429" w:rsidR="00A6533C" w:rsidRPr="00F40D4B" w:rsidRDefault="006F071F" w:rsidP="009B508D">
      <w:pPr>
        <w:rPr>
          <w:rtl/>
        </w:rPr>
      </w:pPr>
      <w:r w:rsidRPr="00F40D4B">
        <w:rPr>
          <w:rFonts w:hint="cs"/>
          <w:rtl/>
        </w:rPr>
        <w:t>ב</w:t>
      </w:r>
      <w:r w:rsidR="00780D8D">
        <w:rPr>
          <w:rFonts w:hint="cs"/>
          <w:rtl/>
        </w:rPr>
        <w:t>מחלוקת</w:t>
      </w:r>
      <w:r w:rsidRPr="00F40D4B">
        <w:rPr>
          <w:rFonts w:hint="cs"/>
          <w:rtl/>
        </w:rPr>
        <w:t xml:space="preserve"> רבי יוסי ורבנן</w:t>
      </w:r>
      <w:r w:rsidR="00780D8D">
        <w:rPr>
          <w:rFonts w:hint="cs"/>
          <w:rtl/>
        </w:rPr>
        <w:t xml:space="preserve"> אם המזיק או הניזק צריך להרחיק</w:t>
      </w:r>
    </w:p>
    <w:p w14:paraId="6F5CEAC9" w14:textId="7785537E" w:rsidR="00A6533C" w:rsidRPr="00F40D4B" w:rsidRDefault="006F071F" w:rsidP="009B508D">
      <w:pPr>
        <w:rPr>
          <w:rtl/>
        </w:rPr>
      </w:pPr>
      <w:r w:rsidRPr="007F38F7">
        <w:rPr>
          <w:rStyle w:val="affffc"/>
          <w:rFonts w:hint="cs"/>
          <w:rtl/>
        </w:rPr>
        <w:t>ד</w:t>
      </w:r>
      <w:r w:rsidRPr="007F38F7">
        <w:rPr>
          <w:rStyle w:val="affffc"/>
          <w:rtl/>
        </w:rPr>
        <w:t>למ"ד העליון מתקן -</w:t>
      </w:r>
      <w:r w:rsidRPr="00780D8D">
        <w:rPr>
          <w:rStyle w:val="affffc"/>
          <w:rtl/>
        </w:rPr>
        <w:t xml:space="preserve"> סבר:</w:t>
      </w:r>
      <w:r w:rsidRPr="00F40D4B">
        <w:rPr>
          <w:rtl/>
        </w:rPr>
        <w:t xml:space="preserve"> על המזיק להרחיק עצמו מן הניזק,</w:t>
      </w:r>
    </w:p>
    <w:p w14:paraId="63596772" w14:textId="0FCFC86E" w:rsidR="006F071F" w:rsidRPr="00F40D4B" w:rsidRDefault="006F071F" w:rsidP="00780D8D">
      <w:pPr>
        <w:rPr>
          <w:rtl/>
        </w:rPr>
      </w:pPr>
      <w:r w:rsidRPr="007F38F7">
        <w:rPr>
          <w:rStyle w:val="affffc"/>
          <w:rtl/>
        </w:rPr>
        <w:lastRenderedPageBreak/>
        <w:t>ומ"ד תחתון מתקן - סבר:</w:t>
      </w:r>
      <w:r w:rsidRPr="00F40D4B">
        <w:rPr>
          <w:rtl/>
        </w:rPr>
        <w:t xml:space="preserve"> על הניזק להרחיק את עצמו מן המזיק.</w:t>
      </w:r>
    </w:p>
    <w:p w14:paraId="24CBF2CE" w14:textId="77777777" w:rsidR="007F38F7" w:rsidRDefault="007F38F7" w:rsidP="007F38F7">
      <w:pPr>
        <w:pStyle w:val="36"/>
        <w:framePr w:wrap="notBeside"/>
        <w:rPr>
          <w:rtl/>
        </w:rPr>
      </w:pPr>
      <w:r>
        <w:rPr>
          <w:rFonts w:hint="cs"/>
          <w:rtl/>
        </w:rPr>
        <w:t>-</w:t>
      </w:r>
    </w:p>
    <w:p w14:paraId="748324B6" w14:textId="543A90DD" w:rsidR="00A6533C" w:rsidRPr="00F40D4B" w:rsidRDefault="00780D8D" w:rsidP="009B508D">
      <w:pPr>
        <w:rPr>
          <w:rtl/>
        </w:rPr>
      </w:pPr>
      <w:r>
        <w:rPr>
          <w:rFonts w:hint="cs"/>
          <w:rtl/>
        </w:rPr>
        <w:t>דלהיפך</w:t>
      </w:r>
      <w:r w:rsidR="006F071F" w:rsidRPr="00F40D4B">
        <w:rPr>
          <w:rtl/>
        </w:rPr>
        <w:t xml:space="preserve"> שמעינן להו,</w:t>
      </w:r>
    </w:p>
    <w:p w14:paraId="5CB39C6B" w14:textId="77777777" w:rsidR="00780D8D" w:rsidRDefault="006F071F" w:rsidP="00780D8D">
      <w:pPr>
        <w:pStyle w:val="36"/>
        <w:framePr w:wrap="notBeside"/>
        <w:rPr>
          <w:rtl/>
        </w:rPr>
      </w:pPr>
      <w:r w:rsidRPr="00F40D4B">
        <w:rPr>
          <w:rtl/>
        </w:rPr>
        <w:t>דתנן:</w:t>
      </w:r>
    </w:p>
    <w:p w14:paraId="7CB881BF" w14:textId="77777777" w:rsidR="007F38F7" w:rsidRDefault="006F071F" w:rsidP="009B508D">
      <w:pPr>
        <w:rPr>
          <w:rtl/>
        </w:rPr>
      </w:pPr>
      <w:r w:rsidRPr="00F40D4B">
        <w:rPr>
          <w:rtl/>
        </w:rPr>
        <w:t xml:space="preserve">מרחיקין את האילן מן הבור </w:t>
      </w:r>
      <w:r w:rsidRPr="00F40D4B">
        <w:rPr>
          <w:rFonts w:hint="cs"/>
          <w:rtl/>
        </w:rPr>
        <w:t>כ''ה</w:t>
      </w:r>
      <w:r w:rsidRPr="00F40D4B">
        <w:rPr>
          <w:rtl/>
        </w:rPr>
        <w:t xml:space="preserve"> אמה</w:t>
      </w:r>
      <w:r w:rsidR="007F38F7">
        <w:rPr>
          <w:rFonts w:hint="cs"/>
          <w:rtl/>
        </w:rPr>
        <w:t>,</w:t>
      </w:r>
      <w:r w:rsidRPr="00F40D4B">
        <w:rPr>
          <w:rtl/>
        </w:rPr>
        <w:t xml:space="preserve"> </w:t>
      </w:r>
    </w:p>
    <w:p w14:paraId="458CF4AB" w14:textId="4C734204" w:rsidR="006F071F" w:rsidRPr="00F40D4B" w:rsidRDefault="006F071F" w:rsidP="009B508D">
      <w:pPr>
        <w:rPr>
          <w:rtl/>
        </w:rPr>
      </w:pPr>
      <w:r w:rsidRPr="00F40D4B">
        <w:rPr>
          <w:rtl/>
        </w:rPr>
        <w:t>ובחרוב ובשקמה –</w:t>
      </w:r>
      <w:r w:rsidRPr="00F40D4B">
        <w:rPr>
          <w:rFonts w:hint="cs"/>
          <w:rtl/>
        </w:rPr>
        <w:t>נ'</w:t>
      </w:r>
      <w:r w:rsidRPr="00F40D4B">
        <w:rPr>
          <w:rtl/>
        </w:rPr>
        <w:t xml:space="preserve"> אמה, בין מלמעלה בין מן הצד.</w:t>
      </w:r>
    </w:p>
    <w:p w14:paraId="4B931B43" w14:textId="77777777" w:rsidR="006F071F" w:rsidRPr="00F40D4B" w:rsidRDefault="006F071F" w:rsidP="009B508D">
      <w:pPr>
        <w:rPr>
          <w:rtl/>
        </w:rPr>
      </w:pPr>
      <w:r w:rsidRPr="00F40D4B">
        <w:rPr>
          <w:rtl/>
        </w:rPr>
        <w:t>אם הבור קדם - קוצץ ונותן דמים, אם האילן קדם - לא יקוץ.</w:t>
      </w:r>
      <w:r w:rsidRPr="00F40D4B">
        <w:rPr>
          <w:rFonts w:hint="cs"/>
          <w:rtl/>
        </w:rPr>
        <w:t xml:space="preserve"> </w:t>
      </w:r>
      <w:r w:rsidRPr="00F40D4B">
        <w:rPr>
          <w:rtl/>
        </w:rPr>
        <w:t>ספק זה קדם ספק זה קדם - לא יקוץ</w:t>
      </w:r>
    </w:p>
    <w:p w14:paraId="1E0B60C9" w14:textId="77777777" w:rsidR="007F38F7" w:rsidRDefault="006F071F" w:rsidP="007F38F7">
      <w:pPr>
        <w:pStyle w:val="36"/>
        <w:framePr w:wrap="notBeside"/>
        <w:rPr>
          <w:rStyle w:val="affffc"/>
          <w:rtl/>
        </w:rPr>
      </w:pPr>
      <w:r w:rsidRPr="00780D8D">
        <w:rPr>
          <w:rStyle w:val="affffc"/>
          <w:rtl/>
        </w:rPr>
        <w:t>רבי יוסי:</w:t>
      </w:r>
    </w:p>
    <w:p w14:paraId="489B8CCB" w14:textId="77777777" w:rsidR="007F38F7" w:rsidRDefault="007F38F7" w:rsidP="009B508D">
      <w:pPr>
        <w:rPr>
          <w:rtl/>
        </w:rPr>
      </w:pPr>
      <w:r>
        <w:rPr>
          <w:rFonts w:hint="cs"/>
          <w:rtl/>
        </w:rPr>
        <w:t xml:space="preserve">אף </w:t>
      </w:r>
      <w:r w:rsidR="006F071F" w:rsidRPr="00F40D4B">
        <w:rPr>
          <w:rtl/>
        </w:rPr>
        <w:t xml:space="preserve">שהבור קודמת לאילן - לא יקוץ, </w:t>
      </w:r>
    </w:p>
    <w:p w14:paraId="6589BCB1" w14:textId="2BB48D40" w:rsidR="006F071F" w:rsidRPr="00F40D4B" w:rsidRDefault="006F071F" w:rsidP="009B508D">
      <w:pPr>
        <w:rPr>
          <w:rtl/>
        </w:rPr>
      </w:pPr>
      <w:r w:rsidRPr="00F40D4B">
        <w:rPr>
          <w:rtl/>
        </w:rPr>
        <w:t>שזה חופר בתוך שלו, וזה נוטע בתוך שלו.</w:t>
      </w:r>
    </w:p>
    <w:p w14:paraId="3138C790" w14:textId="77777777" w:rsidR="00780D8D" w:rsidRDefault="006F071F" w:rsidP="00780D8D">
      <w:pPr>
        <w:pStyle w:val="36"/>
        <w:framePr w:wrap="notBeside"/>
        <w:rPr>
          <w:rtl/>
        </w:rPr>
      </w:pPr>
      <w:r w:rsidRPr="00F40D4B">
        <w:rPr>
          <w:rtl/>
        </w:rPr>
        <w:t xml:space="preserve">אלמא, </w:t>
      </w:r>
    </w:p>
    <w:p w14:paraId="7018CCF5" w14:textId="3537D941" w:rsidR="006F071F" w:rsidRPr="00F40D4B" w:rsidRDefault="00780D8D" w:rsidP="009B508D">
      <w:pPr>
        <w:rPr>
          <w:rtl/>
        </w:rPr>
      </w:pPr>
      <w:r w:rsidRPr="00780D8D">
        <w:rPr>
          <w:rStyle w:val="affffc"/>
          <w:rFonts w:hint="cs"/>
          <w:rtl/>
        </w:rPr>
        <w:t>לר</w:t>
      </w:r>
      <w:r w:rsidR="006F071F" w:rsidRPr="00780D8D">
        <w:rPr>
          <w:rStyle w:val="affffc"/>
          <w:rtl/>
        </w:rPr>
        <w:t>בי יוסי</w:t>
      </w:r>
      <w:r>
        <w:rPr>
          <w:rStyle w:val="affffc"/>
          <w:rFonts w:hint="cs"/>
          <w:rtl/>
        </w:rPr>
        <w:t>:</w:t>
      </w:r>
      <w:r w:rsidR="006F071F" w:rsidRPr="00F40D4B">
        <w:rPr>
          <w:rtl/>
        </w:rPr>
        <w:t xml:space="preserve"> על הניזק להרחיק </w:t>
      </w:r>
      <w:r w:rsidR="007F38F7">
        <w:rPr>
          <w:rFonts w:hint="cs"/>
          <w:rtl/>
        </w:rPr>
        <w:t>ע</w:t>
      </w:r>
      <w:r w:rsidR="006F071F" w:rsidRPr="00F40D4B">
        <w:rPr>
          <w:rtl/>
        </w:rPr>
        <w:t xml:space="preserve">צמו, </w:t>
      </w:r>
      <w:r w:rsidR="006F071F" w:rsidRPr="007F38F7">
        <w:rPr>
          <w:rStyle w:val="affffc"/>
          <w:rtl/>
        </w:rPr>
        <w:t>ורבנן סברי:</w:t>
      </w:r>
      <w:r w:rsidR="006F071F" w:rsidRPr="00F40D4B">
        <w:rPr>
          <w:rtl/>
        </w:rPr>
        <w:t xml:space="preserve"> על המזיק להרחיק עצמו.</w:t>
      </w:r>
    </w:p>
    <w:p w14:paraId="7431348B" w14:textId="016625B1" w:rsidR="007F38F7" w:rsidRDefault="006F071F" w:rsidP="007F38F7">
      <w:pPr>
        <w:pStyle w:val="36"/>
        <w:framePr w:wrap="notBeside"/>
        <w:rPr>
          <w:rtl/>
        </w:rPr>
      </w:pPr>
      <w:r w:rsidRPr="00F40D4B">
        <w:rPr>
          <w:rtl/>
        </w:rPr>
        <w:t>אלא</w:t>
      </w:r>
      <w:r w:rsidR="007F38F7">
        <w:rPr>
          <w:rFonts w:hint="cs"/>
          <w:rtl/>
        </w:rPr>
        <w:t xml:space="preserve"> לרבנן:</w:t>
      </w:r>
      <w:r w:rsidRPr="00F40D4B">
        <w:rPr>
          <w:rtl/>
        </w:rPr>
        <w:t xml:space="preserve"> </w:t>
      </w:r>
    </w:p>
    <w:p w14:paraId="0361F11F" w14:textId="4FEFEB02" w:rsidR="006F071F" w:rsidRPr="00F40D4B" w:rsidRDefault="006F071F" w:rsidP="009B508D">
      <w:pPr>
        <w:rPr>
          <w:rtl/>
        </w:rPr>
      </w:pPr>
      <w:r w:rsidRPr="00F40D4B">
        <w:rPr>
          <w:rtl/>
        </w:rPr>
        <w:t>מעזיבה אחזוקי תקרה הוא, על התחתון בעי לאחזוקי.</w:t>
      </w:r>
    </w:p>
    <w:p w14:paraId="1F7060C1" w14:textId="77777777" w:rsidR="007F38F7" w:rsidRDefault="006F071F" w:rsidP="007F38F7">
      <w:pPr>
        <w:pStyle w:val="36"/>
        <w:framePr w:wrap="notBeside"/>
        <w:rPr>
          <w:rtl/>
        </w:rPr>
      </w:pPr>
      <w:r w:rsidRPr="00F40D4B">
        <w:rPr>
          <w:rtl/>
        </w:rPr>
        <w:t>ורבי יוסי</w:t>
      </w:r>
    </w:p>
    <w:p w14:paraId="5F6BE6B6" w14:textId="6AAB2E62" w:rsidR="006F071F" w:rsidRPr="00F40D4B" w:rsidRDefault="006F071F" w:rsidP="009B508D">
      <w:pPr>
        <w:rPr>
          <w:rtl/>
        </w:rPr>
      </w:pPr>
      <w:r w:rsidRPr="00F40D4B">
        <w:rPr>
          <w:rtl/>
        </w:rPr>
        <w:t xml:space="preserve">מעזיבה אשוויי גומות הוא, </w:t>
      </w:r>
      <w:r w:rsidR="007F38F7">
        <w:rPr>
          <w:rFonts w:hint="cs"/>
          <w:rtl/>
        </w:rPr>
        <w:t>ו</w:t>
      </w:r>
      <w:r w:rsidRPr="00F40D4B">
        <w:rPr>
          <w:rtl/>
        </w:rPr>
        <w:t>על העליון לאשוויי.</w:t>
      </w:r>
    </w:p>
    <w:p w14:paraId="64CECC93" w14:textId="77777777" w:rsidR="007F38F7" w:rsidRDefault="006F071F" w:rsidP="007F38F7">
      <w:pPr>
        <w:pStyle w:val="36"/>
        <w:framePr w:wrap="notBeside"/>
        <w:rPr>
          <w:rtl/>
        </w:rPr>
      </w:pPr>
      <w:r w:rsidRPr="00F40D4B">
        <w:rPr>
          <w:rFonts w:hint="cs"/>
          <w:rtl/>
        </w:rPr>
        <w:t>ואפי'</w:t>
      </w:r>
    </w:p>
    <w:p w14:paraId="497EB3A7" w14:textId="01274D1C" w:rsidR="006F071F" w:rsidRPr="00F40D4B" w:rsidRDefault="006F071F" w:rsidP="009B508D">
      <w:pPr>
        <w:rPr>
          <w:rtl/>
        </w:rPr>
      </w:pPr>
      <w:r w:rsidRPr="007F38F7">
        <w:rPr>
          <w:rStyle w:val="affffc"/>
          <w:rFonts w:hint="cs"/>
          <w:rtl/>
        </w:rPr>
        <w:t>ד</w:t>
      </w:r>
      <w:r w:rsidRPr="007F38F7">
        <w:rPr>
          <w:rStyle w:val="affffc"/>
          <w:rtl/>
        </w:rPr>
        <w:t>מודה רבי יוסי</w:t>
      </w:r>
      <w:r w:rsidRPr="00F40D4B">
        <w:rPr>
          <w:rtl/>
        </w:rPr>
        <w:t xml:space="preserve"> בגירי דיליה! – </w:t>
      </w:r>
      <w:r w:rsidR="00237964" w:rsidRPr="00F40D4B">
        <w:rPr>
          <w:rFonts w:hint="cs"/>
          <w:rtl/>
        </w:rPr>
        <w:t>כאן</w:t>
      </w:r>
      <w:r w:rsidRPr="00F40D4B">
        <w:rPr>
          <w:rFonts w:hint="cs"/>
          <w:rtl/>
        </w:rPr>
        <w:t xml:space="preserve"> מיירי </w:t>
      </w:r>
      <w:r w:rsidR="007F38F7">
        <w:rPr>
          <w:rFonts w:hint="cs"/>
          <w:rtl/>
        </w:rPr>
        <w:t>שפסקו המים ושוב נפלו</w:t>
      </w:r>
    </w:p>
    <w:p w14:paraId="07183F0C" w14:textId="77777777" w:rsidR="00A6533C" w:rsidRPr="00F40D4B" w:rsidRDefault="00A6533C" w:rsidP="00A6533C">
      <w:pPr>
        <w:pStyle w:val="aff9"/>
        <w:rPr>
          <w:rtl/>
        </w:rPr>
      </w:pPr>
      <w:r w:rsidRPr="00F40D4B">
        <w:rPr>
          <w:rtl/>
        </w:rPr>
        <w:t>***</w:t>
      </w:r>
    </w:p>
    <w:p w14:paraId="606B72ED" w14:textId="603908EC" w:rsidR="006F071F" w:rsidRPr="00F40D4B" w:rsidRDefault="006F071F" w:rsidP="00370F88">
      <w:pPr>
        <w:pStyle w:val="afffff"/>
        <w:framePr w:wrap="around"/>
        <w:rPr>
          <w:rtl/>
        </w:rPr>
      </w:pPr>
      <w:del w:id="20332" w:author="קלוד" w:date="2026-10-06T10:08:05Z">
        <w:r>
          <w:rPr>
            <w:rtl/>
          </w:rPr>
          <w:delText xml:space="preserve">משנה.</w:delText>
        </w:r>
      </w:del>
      <w:ins w:id="20333" w:author="קלוד" w:date="2026-10-06T10:08:05Z">
        <w:r>
          <w:rPr>
            <w:rtl/>
          </w:rPr>
          <w:t xml:space="preserve">משנה ג</w:t>
        </w:r>
      </w:ins>
    </w:p>
    <w:p w14:paraId="18743D2F" w14:textId="77777777" w:rsidR="00370F88" w:rsidRDefault="006F071F" w:rsidP="00370F88">
      <w:pPr>
        <w:pStyle w:val="afff3"/>
        <w:rPr>
          <w:rtl/>
        </w:rPr>
      </w:pPr>
      <w:ins w:id="9834" w:author="מספור קטעי משנה" w:date="2026-10-06T10:03:19Z">
        <w:r>
          <w:rPr>
            <w:rStyle w:val="MisparKeta"/>
          </w:rPr>
          <w:t xml:space="preserve">ב. </w:t>
        </w:r>
      </w:ins>
      <w:r w:rsidRPr="00F40D4B">
        <w:rPr>
          <w:rtl/>
        </w:rPr>
        <w:t xml:space="preserve">הבית והעלייה של שנים שנפלו, אמר בעל העלייה לבעל הבית לבנות והוא אינו רוצה לבנות </w:t>
      </w:r>
    </w:p>
    <w:p w14:paraId="1524D8CC" w14:textId="13A76902" w:rsidR="006F071F" w:rsidRPr="00F40D4B" w:rsidRDefault="006F071F" w:rsidP="00370F88">
      <w:pPr>
        <w:pStyle w:val="afff3"/>
        <w:rPr>
          <w:rtl/>
        </w:rPr>
      </w:pPr>
      <w:r w:rsidRPr="00F40D4B">
        <w:rPr>
          <w:rtl/>
        </w:rPr>
        <w:t>- הרי בעל העלייה בונה את הבית ודר בתוכה, עד שיתן לו את יציאותיו.</w:t>
      </w:r>
    </w:p>
    <w:p w14:paraId="419DD6C3" w14:textId="77777777" w:rsidR="006F071F" w:rsidRPr="00F40D4B" w:rsidRDefault="006F071F" w:rsidP="00370F88">
      <w:pPr>
        <w:pStyle w:val="afff3"/>
        <w:rPr>
          <w:rtl/>
        </w:rPr>
      </w:pPr>
      <w:r w:rsidRPr="00370F88">
        <w:rPr>
          <w:rStyle w:val="TanaimMishna"/>
          <w:rtl/>
          <w:rPrChange w:id="20151" w:author="קלוד" w:date="2026-10-06T10:08:05Z">
            <w:rPr>
              <w:rStyle w:val="affffc"/>
              <w:rtl/>
            </w:rPr>
          </w:rPrChange>
        </w:rPr>
        <w:t xml:space="preserve">רבי יהודה אומר: </w:t>
      </w:r>
      <w:r w:rsidRPr="00F40D4B">
        <w:rPr>
          <w:rtl/>
        </w:rPr>
        <w:t>אף זה דר בתוך של חבירו, צריך להעלות לו שכר.</w:t>
      </w:r>
    </w:p>
    <w:p w14:paraId="5F44C9B5" w14:textId="77777777" w:rsidR="006F071F" w:rsidRPr="00F40D4B" w:rsidRDefault="006F071F" w:rsidP="00370F88">
      <w:pPr>
        <w:pStyle w:val="afff3"/>
        <w:rPr>
          <w:rtl/>
        </w:rPr>
      </w:pPr>
      <w:r w:rsidRPr="00F40D4B">
        <w:rPr>
          <w:rtl/>
        </w:rPr>
        <w:t>אלא, בעל העלייה בונה את הבית ואת העלייה, מקרה את העליונה ויושב בבית עד שיתן לו את יציאותיו.</w:t>
      </w:r>
    </w:p>
    <w:p w14:paraId="792A63A8" w14:textId="25AD46A3" w:rsidR="006F071F" w:rsidRPr="00F40D4B" w:rsidRDefault="006F071F" w:rsidP="00370F88">
      <w:pPr>
        <w:pStyle w:val="affe"/>
        <w:framePr w:wrap="around"/>
        <w:rPr>
          <w:rtl/>
        </w:rPr>
      </w:pPr>
      <w:r w:rsidRPr="00F40D4B">
        <w:rPr>
          <w:rtl/>
        </w:rPr>
        <w:t>קיז:</w:t>
      </w:r>
    </w:p>
    <w:p w14:paraId="1E78C3EC" w14:textId="77777777" w:rsidR="00370F88" w:rsidRDefault="006F071F" w:rsidP="00370F88">
      <w:pPr>
        <w:pStyle w:val="36"/>
        <w:framePr w:wrap="notBeside"/>
        <w:rPr>
          <w:rtl/>
        </w:rPr>
      </w:pPr>
      <w:r w:rsidRPr="00F40D4B">
        <w:rPr>
          <w:rtl/>
        </w:rPr>
        <w:t>רי"ו:</w:t>
      </w:r>
    </w:p>
    <w:p w14:paraId="6A3E1C24" w14:textId="417C9BB7" w:rsidR="006F071F" w:rsidRPr="00F40D4B" w:rsidRDefault="006F071F" w:rsidP="009B508D">
      <w:pPr>
        <w:rPr>
          <w:rtl/>
        </w:rPr>
      </w:pPr>
      <w:r w:rsidRPr="00F40D4B">
        <w:rPr>
          <w:rtl/>
        </w:rPr>
        <w:t>בשלשה מקומות שנה לנו רבי יהודה אסור לאדם שיהנה מממון חבירו, חדא - הא דתנן.</w:t>
      </w:r>
    </w:p>
    <w:p w14:paraId="31E84C72" w14:textId="7F05C13A" w:rsidR="00370F88" w:rsidRDefault="006F071F" w:rsidP="00370F88">
      <w:pPr>
        <w:pStyle w:val="36"/>
        <w:framePr w:wrap="notBeside"/>
        <w:rPr>
          <w:rtl/>
        </w:rPr>
      </w:pPr>
      <w:r w:rsidRPr="00F40D4B">
        <w:rPr>
          <w:rFonts w:hint="cs"/>
          <w:rtl/>
        </w:rPr>
        <w:t>ב</w:t>
      </w:r>
      <w:r w:rsidR="00370F88">
        <w:rPr>
          <w:rFonts w:hint="cs"/>
          <w:rtl/>
        </w:rPr>
        <w:t xml:space="preserve"> דתנן:</w:t>
      </w:r>
      <w:r w:rsidRPr="00F40D4B">
        <w:rPr>
          <w:rFonts w:hint="cs"/>
          <w:rtl/>
        </w:rPr>
        <w:t xml:space="preserve"> </w:t>
      </w:r>
    </w:p>
    <w:p w14:paraId="7E5EAAF5" w14:textId="39F6516A" w:rsidR="00A6533C" w:rsidRPr="00F40D4B" w:rsidRDefault="006F071F" w:rsidP="00370F88">
      <w:pPr>
        <w:rPr>
          <w:rtl/>
        </w:rPr>
      </w:pPr>
      <w:r w:rsidRPr="00F40D4B">
        <w:rPr>
          <w:rtl/>
        </w:rPr>
        <w:t>הנותן צמר לצבע לצבוע לו אדום וצבעו שחור, שחור וצבעו אדום,</w:t>
      </w:r>
    </w:p>
    <w:p w14:paraId="14BE9570" w14:textId="77777777" w:rsidR="00A6533C" w:rsidRPr="00F40D4B" w:rsidRDefault="006F071F" w:rsidP="009B508D">
      <w:pPr>
        <w:rPr>
          <w:rtl/>
        </w:rPr>
      </w:pPr>
      <w:r w:rsidRPr="00370F88">
        <w:rPr>
          <w:rStyle w:val="affffc"/>
          <w:rFonts w:hint="cs"/>
          <w:rtl/>
        </w:rPr>
        <w:t>ר"מ</w:t>
      </w:r>
      <w:r w:rsidRPr="00370F88">
        <w:rPr>
          <w:rStyle w:val="affffc"/>
          <w:rtl/>
        </w:rPr>
        <w:t xml:space="preserve">: </w:t>
      </w:r>
      <w:r w:rsidRPr="00F40D4B">
        <w:rPr>
          <w:rtl/>
        </w:rPr>
        <w:t>נותן לו דמי צמרו,</w:t>
      </w:r>
    </w:p>
    <w:p w14:paraId="2D3B64EA" w14:textId="30144598" w:rsidR="006F071F" w:rsidRPr="00F40D4B" w:rsidRDefault="006F071F" w:rsidP="009B508D">
      <w:pPr>
        <w:rPr>
          <w:rtl/>
        </w:rPr>
      </w:pPr>
      <w:r w:rsidRPr="00370F88">
        <w:rPr>
          <w:rStyle w:val="affffc"/>
          <w:rtl/>
        </w:rPr>
        <w:lastRenderedPageBreak/>
        <w:t>ר</w:t>
      </w:r>
      <w:r w:rsidRPr="00370F88">
        <w:rPr>
          <w:rStyle w:val="affffc"/>
          <w:rFonts w:hint="cs"/>
          <w:rtl/>
        </w:rPr>
        <w:t>"י</w:t>
      </w:r>
      <w:r w:rsidRPr="00370F88">
        <w:rPr>
          <w:rStyle w:val="affffc"/>
          <w:rtl/>
        </w:rPr>
        <w:t>:</w:t>
      </w:r>
      <w:r w:rsidRPr="00F40D4B">
        <w:rPr>
          <w:rtl/>
        </w:rPr>
        <w:t xml:space="preserve"> אם השבח יותר על ההוצאה - נותן לו היציאה ואם ההוצאה יתירה על השבח - נותן לו את השבח.</w:t>
      </w:r>
    </w:p>
    <w:p w14:paraId="39757D59" w14:textId="4B47AA8B" w:rsidR="00370F88" w:rsidRDefault="006F071F" w:rsidP="00370F88">
      <w:pPr>
        <w:pStyle w:val="36"/>
        <w:framePr w:wrap="notBeside"/>
        <w:rPr>
          <w:rtl/>
        </w:rPr>
      </w:pPr>
      <w:r w:rsidRPr="00F40D4B">
        <w:rPr>
          <w:rFonts w:hint="cs"/>
          <w:rtl/>
        </w:rPr>
        <w:t xml:space="preserve">ג. </w:t>
      </w:r>
      <w:r w:rsidR="00370F88">
        <w:rPr>
          <w:rFonts w:hint="cs"/>
          <w:rtl/>
        </w:rPr>
        <w:t>דתנן</w:t>
      </w:r>
      <w:r w:rsidRPr="00F40D4B">
        <w:rPr>
          <w:rtl/>
        </w:rPr>
        <w:t xml:space="preserve"> </w:t>
      </w:r>
    </w:p>
    <w:p w14:paraId="5A9B3BC6" w14:textId="56904C19" w:rsidR="006F071F" w:rsidRPr="00F40D4B" w:rsidRDefault="006F071F" w:rsidP="009B508D">
      <w:pPr>
        <w:rPr>
          <w:rtl/>
        </w:rPr>
      </w:pPr>
      <w:r w:rsidRPr="00F40D4B">
        <w:rPr>
          <w:rtl/>
        </w:rPr>
        <w:t>מי שפרע מקצת חובו והשליש את שטרו, ואמר לו: אם אין אני נותן לך מכאן ועד זמן פלוני - תן לו שטרו.</w:t>
      </w:r>
      <w:r w:rsidRPr="00F40D4B">
        <w:rPr>
          <w:rFonts w:hint="cs"/>
          <w:rtl/>
        </w:rPr>
        <w:t xml:space="preserve"> </w:t>
      </w:r>
      <w:r w:rsidRPr="00F40D4B">
        <w:rPr>
          <w:rtl/>
        </w:rPr>
        <w:t>הגיע זמן ולא נתן, רבי יוסי אומר: יתן, רבי יהודה אומר: לא יתן.</w:t>
      </w:r>
    </w:p>
    <w:p w14:paraId="2E64B882" w14:textId="77777777" w:rsidR="00370F88" w:rsidRDefault="006F071F" w:rsidP="00370F88">
      <w:pPr>
        <w:pStyle w:val="36"/>
        <w:framePr w:wrap="notBeside"/>
        <w:rPr>
          <w:rtl/>
        </w:rPr>
      </w:pPr>
      <w:r w:rsidRPr="00F40D4B">
        <w:rPr>
          <w:rFonts w:hint="cs"/>
          <w:rtl/>
        </w:rPr>
        <w:t>ודחי'</w:t>
      </w:r>
    </w:p>
    <w:p w14:paraId="105101CF" w14:textId="5FE4019D" w:rsidR="006F071F" w:rsidRPr="00F40D4B" w:rsidRDefault="006F071F" w:rsidP="009B508D">
      <w:r w:rsidRPr="00F40D4B">
        <w:rPr>
          <w:rFonts w:hint="cs"/>
          <w:rtl/>
        </w:rPr>
        <w:t xml:space="preserve">דאפשר דדוקא </w:t>
      </w:r>
      <w:r w:rsidR="00237964" w:rsidRPr="00F40D4B">
        <w:rPr>
          <w:rFonts w:hint="cs"/>
          <w:rtl/>
        </w:rPr>
        <w:t>כאן</w:t>
      </w:r>
      <w:r w:rsidRPr="00F40D4B">
        <w:rPr>
          <w:rFonts w:hint="cs"/>
          <w:rtl/>
        </w:rPr>
        <w:t xml:space="preserve"> לר''י דאיכא שחרוריתא מהאש או דמשנה בצבע </w:t>
      </w:r>
      <w:r w:rsidRPr="00F40D4B">
        <w:rPr>
          <w:rtl/>
        </w:rPr>
        <w:t>–</w:t>
      </w:r>
      <w:r w:rsidRPr="00F40D4B">
        <w:rPr>
          <w:rFonts w:hint="cs"/>
          <w:rtl/>
        </w:rPr>
        <w:t xml:space="preserve"> דידו על התחתונה</w:t>
      </w:r>
    </w:p>
    <w:p w14:paraId="0EBF24BD" w14:textId="026E49D6" w:rsidR="006F071F" w:rsidRPr="00F40D4B" w:rsidRDefault="006F071F" w:rsidP="009B508D">
      <w:pPr>
        <w:rPr>
          <w:rtl/>
        </w:rPr>
      </w:pPr>
      <w:r w:rsidRPr="00F40D4B">
        <w:rPr>
          <w:rFonts w:hint="cs"/>
          <w:rtl/>
        </w:rPr>
        <w:t>וגם בגוונא ד</w:t>
      </w:r>
      <w:r w:rsidRPr="00F40D4B">
        <w:rPr>
          <w:rtl/>
        </w:rPr>
        <w:t xml:space="preserve">פרע מקצת חובו נמי, הוי אסמכתא, </w:t>
      </w:r>
      <w:r w:rsidRPr="00F40D4B">
        <w:rPr>
          <w:rFonts w:hint="cs"/>
          <w:rtl/>
        </w:rPr>
        <w:t xml:space="preserve">דלר''י </w:t>
      </w:r>
      <w:r w:rsidRPr="00F40D4B">
        <w:rPr>
          <w:rtl/>
        </w:rPr>
        <w:t>לא קני.</w:t>
      </w:r>
    </w:p>
    <w:p w14:paraId="170936DD" w14:textId="77777777" w:rsidR="00A6533C" w:rsidRPr="00F40D4B" w:rsidRDefault="00A6533C" w:rsidP="00A6533C">
      <w:pPr>
        <w:pStyle w:val="aff9"/>
        <w:rPr>
          <w:rtl/>
        </w:rPr>
      </w:pPr>
      <w:r w:rsidRPr="00F40D4B">
        <w:rPr>
          <w:rtl/>
        </w:rPr>
        <w:t>***</w:t>
      </w:r>
    </w:p>
    <w:p w14:paraId="71FEF4B6" w14:textId="41E6BC3D" w:rsidR="00370F88" w:rsidRDefault="00370F88" w:rsidP="00370F88">
      <w:pPr>
        <w:pStyle w:val="36"/>
        <w:framePr w:wrap="notBeside"/>
        <w:rPr>
          <w:rtl/>
        </w:rPr>
      </w:pPr>
      <w:r>
        <w:rPr>
          <w:rFonts w:hint="cs"/>
          <w:rtl/>
        </w:rPr>
        <w:t>מ</w:t>
      </w:r>
      <w:r w:rsidR="006F071F" w:rsidRPr="00F40D4B">
        <w:rPr>
          <w:rtl/>
        </w:rPr>
        <w:t>עולא:</w:t>
      </w:r>
    </w:p>
    <w:p w14:paraId="7F6FEAFF" w14:textId="4C4054A5" w:rsidR="00A6533C" w:rsidRPr="00F40D4B" w:rsidRDefault="006F071F" w:rsidP="009B508D">
      <w:pPr>
        <w:rPr>
          <w:rtl/>
        </w:rPr>
      </w:pPr>
      <w:r w:rsidRPr="00F40D4B">
        <w:rPr>
          <w:rtl/>
        </w:rPr>
        <w:t>תחתון הבא לשנות בגויל - שומעין לו, בגזית - אין שומעין לו,</w:t>
      </w:r>
    </w:p>
    <w:p w14:paraId="7959C8BB" w14:textId="0F13A364" w:rsidR="006F071F" w:rsidRPr="00F40D4B" w:rsidRDefault="006F071F" w:rsidP="009B508D">
      <w:pPr>
        <w:ind w:firstLine="720"/>
        <w:rPr>
          <w:rtl/>
        </w:rPr>
      </w:pPr>
      <w:r w:rsidRPr="00F40D4B">
        <w:rPr>
          <w:rtl/>
        </w:rPr>
        <w:t>בכפיסין - שומעין לו, בלבנים - אין שומעין לו.</w:t>
      </w:r>
    </w:p>
    <w:p w14:paraId="0476B51C" w14:textId="77777777" w:rsidR="006F071F" w:rsidRPr="00F40D4B" w:rsidRDefault="006F071F" w:rsidP="009B508D">
      <w:pPr>
        <w:rPr>
          <w:rtl/>
        </w:rPr>
      </w:pPr>
      <w:r w:rsidRPr="00F40D4B">
        <w:rPr>
          <w:rtl/>
        </w:rPr>
        <w:t>לסכך בארזים - שומעין לו, בשקמים - אין שומעין לו.</w:t>
      </w:r>
    </w:p>
    <w:p w14:paraId="11088F53" w14:textId="77777777" w:rsidR="00A6533C" w:rsidRPr="00F40D4B" w:rsidRDefault="006F071F" w:rsidP="009B508D">
      <w:pPr>
        <w:rPr>
          <w:rtl/>
        </w:rPr>
      </w:pPr>
      <w:r w:rsidRPr="00F40D4B">
        <w:rPr>
          <w:rtl/>
        </w:rPr>
        <w:t>למעט בחלונות - שומעין לו, להרבות בחלונות - אין שומעין לו,</w:t>
      </w:r>
    </w:p>
    <w:p w14:paraId="20449530" w14:textId="5C2EF8B8" w:rsidR="006F071F" w:rsidRPr="00F40D4B" w:rsidRDefault="006F071F" w:rsidP="009B508D">
      <w:pPr>
        <w:rPr>
          <w:rtl/>
        </w:rPr>
      </w:pPr>
      <w:r w:rsidRPr="00F40D4B">
        <w:rPr>
          <w:rtl/>
        </w:rPr>
        <w:t>להגביה - אין שומעין לו, למעט - שומעין לו.</w:t>
      </w:r>
    </w:p>
    <w:p w14:paraId="784280F7" w14:textId="77777777" w:rsidR="00A6533C" w:rsidRPr="00F40D4B" w:rsidRDefault="006F071F" w:rsidP="009B508D">
      <w:pPr>
        <w:rPr>
          <w:rtl/>
        </w:rPr>
      </w:pPr>
      <w:r w:rsidRPr="00F40D4B">
        <w:rPr>
          <w:rtl/>
        </w:rPr>
        <w:t>עליון שבא לשנות בגזית - שומעין לו, בגויל - אין שומעין לו,</w:t>
      </w:r>
    </w:p>
    <w:p w14:paraId="33B029ED" w14:textId="77777777" w:rsidR="00A6533C" w:rsidRPr="00F40D4B" w:rsidRDefault="006F071F" w:rsidP="009B508D">
      <w:pPr>
        <w:rPr>
          <w:rtl/>
        </w:rPr>
      </w:pPr>
      <w:r w:rsidRPr="00F40D4B">
        <w:rPr>
          <w:rtl/>
        </w:rPr>
        <w:t>בכפיסין - אין שומעין לו, בלבנים - שומעין לו,</w:t>
      </w:r>
    </w:p>
    <w:p w14:paraId="330D2DB6" w14:textId="7B1A1BF9" w:rsidR="006F071F" w:rsidRPr="00F40D4B" w:rsidRDefault="006F071F" w:rsidP="009B508D">
      <w:pPr>
        <w:rPr>
          <w:rtl/>
        </w:rPr>
      </w:pPr>
      <w:r w:rsidRPr="00F40D4B">
        <w:rPr>
          <w:rtl/>
        </w:rPr>
        <w:t>בארזים - אין שומעין לו, בשקמה - שומעין לו.</w:t>
      </w:r>
    </w:p>
    <w:p w14:paraId="5D8E6839" w14:textId="77777777" w:rsidR="00A6533C" w:rsidRPr="00F40D4B" w:rsidRDefault="006F071F" w:rsidP="009B508D">
      <w:pPr>
        <w:rPr>
          <w:rtl/>
        </w:rPr>
      </w:pPr>
      <w:r w:rsidRPr="00F40D4B">
        <w:rPr>
          <w:rtl/>
        </w:rPr>
        <w:t>לרבות בחלונות - שומעין לו, למעט בחלונות - אין שומעין לו,</w:t>
      </w:r>
    </w:p>
    <w:p w14:paraId="4C0D3173" w14:textId="397BCDAE" w:rsidR="006F071F" w:rsidRPr="00F40D4B" w:rsidRDefault="006F071F" w:rsidP="009B508D">
      <w:pPr>
        <w:rPr>
          <w:rtl/>
        </w:rPr>
      </w:pPr>
      <w:r w:rsidRPr="00F40D4B">
        <w:rPr>
          <w:rtl/>
        </w:rPr>
        <w:t>להגביה - אין שומעין לו, למעט - שומעין לו.</w:t>
      </w:r>
    </w:p>
    <w:p w14:paraId="0CFD4004" w14:textId="77777777" w:rsidR="00A6533C" w:rsidRPr="00F40D4B" w:rsidRDefault="00A6533C" w:rsidP="00A6533C">
      <w:pPr>
        <w:pStyle w:val="aff9"/>
        <w:rPr>
          <w:rtl/>
        </w:rPr>
      </w:pPr>
      <w:r w:rsidRPr="00F40D4B">
        <w:rPr>
          <w:rtl/>
        </w:rPr>
        <w:t>***</w:t>
      </w:r>
    </w:p>
    <w:p w14:paraId="6CF3DD66" w14:textId="0628E7B9" w:rsidR="006F071F" w:rsidRPr="00F40D4B" w:rsidRDefault="006F071F" w:rsidP="00370F88">
      <w:pPr>
        <w:pStyle w:val="affff9"/>
        <w:rPr>
          <w:rtl/>
        </w:rPr>
      </w:pPr>
      <w:r w:rsidRPr="00F40D4B">
        <w:rPr>
          <w:rtl/>
        </w:rPr>
        <w:t>אין לו לזה ולא לזה, מאי?</w:t>
      </w:r>
    </w:p>
    <w:p w14:paraId="7B316DAC" w14:textId="6C716E29" w:rsidR="00370F88" w:rsidRDefault="006F071F" w:rsidP="00370F88">
      <w:pPr>
        <w:pStyle w:val="36"/>
        <w:framePr w:wrap="notBeside"/>
        <w:rPr>
          <w:rtl/>
        </w:rPr>
      </w:pPr>
      <w:r w:rsidRPr="00F40D4B">
        <w:rPr>
          <w:rtl/>
        </w:rPr>
        <w:t xml:space="preserve"> תניא, ר</w:t>
      </w:r>
      <w:r w:rsidR="00370F88">
        <w:rPr>
          <w:rFonts w:hint="cs"/>
          <w:rtl/>
        </w:rPr>
        <w:t>"נ</w:t>
      </w:r>
    </w:p>
    <w:p w14:paraId="62818B36" w14:textId="59C933FA" w:rsidR="006F071F" w:rsidRPr="00F40D4B" w:rsidRDefault="006F071F" w:rsidP="009B508D">
      <w:pPr>
        <w:rPr>
          <w:rtl/>
        </w:rPr>
      </w:pPr>
      <w:r w:rsidRPr="00F40D4B">
        <w:rPr>
          <w:rtl/>
        </w:rPr>
        <w:t>תחתון נוטל שני חלקים, והעליון שליש.</w:t>
      </w:r>
    </w:p>
    <w:p w14:paraId="14F45F6B" w14:textId="77777777" w:rsidR="00370F88" w:rsidRDefault="006F071F" w:rsidP="00370F88">
      <w:pPr>
        <w:pStyle w:val="36"/>
        <w:framePr w:wrap="notBeside"/>
        <w:rPr>
          <w:rtl/>
        </w:rPr>
      </w:pPr>
      <w:r w:rsidRPr="00F40D4B">
        <w:rPr>
          <w:rtl/>
        </w:rPr>
        <w:t>ואחרים</w:t>
      </w:r>
    </w:p>
    <w:p w14:paraId="1EC68BE2" w14:textId="6044C7BF" w:rsidR="006F071F" w:rsidRPr="00F40D4B" w:rsidRDefault="006F071F" w:rsidP="009B508D">
      <w:pPr>
        <w:rPr>
          <w:rtl/>
        </w:rPr>
      </w:pPr>
      <w:r w:rsidRPr="00F40D4B">
        <w:rPr>
          <w:rtl/>
        </w:rPr>
        <w:t>תחתון נוטל שלשה חלקים, והעליון נוטל רביע.</w:t>
      </w:r>
    </w:p>
    <w:p w14:paraId="1BB7CC51" w14:textId="77777777" w:rsidR="00370F88" w:rsidRDefault="00370F88" w:rsidP="009B508D">
      <w:pPr>
        <w:rPr>
          <w:rtl/>
        </w:rPr>
      </w:pPr>
    </w:p>
    <w:p w14:paraId="56927CCB" w14:textId="77777777" w:rsidR="00370F88" w:rsidRDefault="00370F88" w:rsidP="009B508D">
      <w:pPr>
        <w:rPr>
          <w:rtl/>
        </w:rPr>
      </w:pPr>
    </w:p>
    <w:p w14:paraId="20947BCC" w14:textId="77777777" w:rsidR="00370F88" w:rsidRDefault="006F071F" w:rsidP="00370F88">
      <w:pPr>
        <w:pStyle w:val="36"/>
        <w:framePr w:wrap="notBeside"/>
        <w:rPr>
          <w:rtl/>
        </w:rPr>
      </w:pPr>
      <w:r w:rsidRPr="00F40D4B">
        <w:rPr>
          <w:rtl/>
        </w:rPr>
        <w:t>רבה:</w:t>
      </w:r>
    </w:p>
    <w:p w14:paraId="6B660DFB" w14:textId="27C01910" w:rsidR="00A6533C" w:rsidRPr="00F40D4B" w:rsidRDefault="006F071F" w:rsidP="009B508D">
      <w:pPr>
        <w:rPr>
          <w:rtl/>
        </w:rPr>
      </w:pPr>
      <w:r>
        <w:rPr>
          <w:rtl/>
        </w:rPr>
        <w:t xml:space="preserve">נקוט </w:t>
      </w:r>
      <w:r>
        <w:rPr>
          <w:rStyle w:val="affffc"/>
          <w:rtl/>
          <w:rPrChange w:id="9282" w:author="מנוע אמוראים" w:date="2026-10-05T16:41:14Z">
            <w:rPr>
              <w:rtl/>
            </w:rPr>
          </w:rPrChange>
        </w:rPr>
        <w:t xml:space="preserve">דר</w:t>
      </w:r>
      <w:r>
        <w:rPr>
          <w:rStyle w:val="affffc"/>
          <w:rFonts w:hint="cs"/>
          <w:rtl/>
          <w:rPrChange w:id="9283" w:author="מנוע אמוראים" w:date="2026-10-05T16:41:14Z">
            <w:rPr>
              <w:rFonts w:hint="cs"/>
              <w:rtl/>
            </w:rPr>
          </w:rPrChange>
        </w:rPr>
        <w:t xml:space="preserve">"נ</w:t>
      </w:r>
      <w:r>
        <w:rPr>
          <w:rFonts w:hint="cs"/>
          <w:rtl/>
        </w:rPr>
        <w:t xml:space="preserve"> </w:t>
      </w:r>
      <w:r w:rsidRPr="00F40D4B">
        <w:rPr>
          <w:rtl/>
        </w:rPr>
        <w:t>בידך, דדיינא הוא ונחית לעומקא דדינא.</w:t>
      </w:r>
      <w:r w:rsidRPr="00F40D4B">
        <w:rPr>
          <w:rFonts w:hint="cs"/>
          <w:rtl/>
        </w:rPr>
        <w:t xml:space="preserve"> דס''ל דזהו שיעור הפסד העלייה בבית שליש</w:t>
      </w:r>
    </w:p>
    <w:p w14:paraId="68E61E8F" w14:textId="77777777" w:rsidR="00A6533C" w:rsidRPr="00F40D4B" w:rsidRDefault="00A6533C" w:rsidP="00A6533C">
      <w:pPr>
        <w:pStyle w:val="aff9"/>
        <w:rPr>
          <w:rtl/>
        </w:rPr>
      </w:pPr>
      <w:r w:rsidRPr="00F40D4B">
        <w:rPr>
          <w:rtl/>
        </w:rPr>
        <w:t>***</w:t>
      </w:r>
    </w:p>
    <w:bookmarkEnd w:id="30"/>
    <w:p w14:paraId="1B2CD35B" w14:textId="77777777" w:rsidR="001814E6" w:rsidRPr="00F40D4B" w:rsidRDefault="001814E6" w:rsidP="001814E6">
      <w:pPr>
        <w:pStyle w:val="afffff"/>
        <w:framePr w:wrap="around"/>
        <w:rPr>
          <w:rtl/>
        </w:rPr>
      </w:pPr>
      <w:del w:id="20334" w:author="קלוד" w:date="2026-10-06T10:08:05Z">
        <w:r>
          <w:rPr>
            <w:rtl/>
          </w:rPr>
          <w:delText xml:space="preserve">משנה.</w:delText>
        </w:r>
      </w:del>
      <w:ins w:id="20335" w:author="קלוד" w:date="2026-10-06T10:08:05Z">
        <w:r>
          <w:rPr>
            <w:rtl/>
          </w:rPr>
          <w:t xml:space="preserve">משנה ד</w:t>
        </w:r>
      </w:ins>
    </w:p>
    <w:p w14:paraId="21B50A33" w14:textId="77777777" w:rsidR="001814E6" w:rsidRPr="00F40D4B" w:rsidRDefault="001814E6" w:rsidP="001814E6">
      <w:pPr>
        <w:pStyle w:val="afff3"/>
        <w:rPr>
          <w:rtl/>
        </w:rPr>
      </w:pPr>
      <w:ins w:id="9835" w:author="מספור קטעי משנה" w:date="2026-10-06T10:03:19Z">
        <w:r>
          <w:rPr>
            <w:rStyle w:val="MisparKeta"/>
          </w:rPr>
          <w:t xml:space="preserve">ד. </w:t>
        </w:r>
      </w:ins>
      <w:r w:rsidRPr="00F40D4B">
        <w:rPr>
          <w:rtl/>
        </w:rPr>
        <w:t>וכן בית הבד שהוא בנוי בסלע, וגינה אחת ע"ג ונפחת - הרי בעל הגינה יורד וזורע למטה, עד שיעשה לבית בדו כיפין.</w:t>
      </w:r>
    </w:p>
    <w:p w14:paraId="39550C96" w14:textId="77777777" w:rsidR="001814E6" w:rsidRPr="00F40D4B" w:rsidRDefault="001814E6" w:rsidP="001814E6">
      <w:pPr>
        <w:pStyle w:val="afff3"/>
        <w:spacing w:after="60" w:line="220" w:lineRule="exact"/>
        <w:rPr>
          <w:rtl/>
        </w:rPr>
      </w:pPr>
      <w:r w:rsidRPr="00F40D4B">
        <w:rPr>
          <w:rtl/>
        </w:rPr>
        <w:t>הכותל והאילן שנפלו לרשות הרבים והזיקו - פטור מלשלם.</w:t>
      </w:r>
    </w:p>
    <w:p w14:paraId="0ED0A9F7" w14:textId="77777777" w:rsidR="001814E6" w:rsidRDefault="001814E6" w:rsidP="001814E6">
      <w:pPr>
        <w:pStyle w:val="afff3"/>
        <w:rPr>
          <w:rtl/>
        </w:rPr>
      </w:pPr>
      <w:r w:rsidRPr="00F40D4B">
        <w:rPr>
          <w:rtl/>
        </w:rPr>
        <w:t xml:space="preserve">נתנו לו זמן לקוץ את האילן ולסתור את הכותל ונפלו, </w:t>
      </w:r>
    </w:p>
    <w:p w14:paraId="7615298A" w14:textId="77777777" w:rsidR="001814E6" w:rsidRPr="00F40D4B" w:rsidRDefault="001814E6" w:rsidP="001814E6">
      <w:pPr>
        <w:pStyle w:val="afff3"/>
        <w:spacing w:after="60" w:line="220" w:lineRule="exact"/>
        <w:rPr>
          <w:rtl/>
        </w:rPr>
      </w:pPr>
      <w:r w:rsidRPr="00F40D4B">
        <w:rPr>
          <w:rtl/>
        </w:rPr>
        <w:t>בתוך הזמן - פטור, לאחר הזמן - חייב.</w:t>
      </w:r>
    </w:p>
    <w:p w14:paraId="24E797E8" w14:textId="77777777" w:rsidR="001814E6" w:rsidRDefault="001814E6" w:rsidP="001814E6">
      <w:pPr>
        <w:pStyle w:val="afff3"/>
        <w:rPr>
          <w:rtl/>
        </w:rPr>
      </w:pPr>
      <w:r w:rsidRPr="00F40D4B">
        <w:rPr>
          <w:rtl/>
        </w:rPr>
        <w:t xml:space="preserve">מי שהיה כותלו סמוך לגינת חבירו ונפל, </w:t>
      </w:r>
    </w:p>
    <w:p w14:paraId="63BB7406" w14:textId="77777777" w:rsidR="001814E6" w:rsidRPr="00F40D4B" w:rsidRDefault="001814E6" w:rsidP="001814E6">
      <w:pPr>
        <w:pStyle w:val="afff3"/>
        <w:rPr>
          <w:rtl/>
        </w:rPr>
      </w:pPr>
      <w:r>
        <w:rPr>
          <w:rFonts w:hint="cs"/>
          <w:rtl/>
        </w:rPr>
        <w:t>וא''ל</w:t>
      </w:r>
      <w:r w:rsidRPr="00F40D4B">
        <w:rPr>
          <w:rtl/>
        </w:rPr>
        <w:t xml:space="preserve">: פנה אבניך, </w:t>
      </w:r>
      <w:r>
        <w:rPr>
          <w:rFonts w:hint="cs"/>
          <w:rtl/>
        </w:rPr>
        <w:t>וא''ל</w:t>
      </w:r>
      <w:r w:rsidRPr="00F40D4B">
        <w:rPr>
          <w:rtl/>
        </w:rPr>
        <w:t>: הגיעוך - אין שומעין לו.</w:t>
      </w:r>
    </w:p>
    <w:p w14:paraId="295EF4BB" w14:textId="77777777" w:rsidR="001814E6" w:rsidRPr="00063DBB" w:rsidRDefault="001814E6" w:rsidP="001814E6">
      <w:pPr>
        <w:pStyle w:val="afff3"/>
        <w:spacing w:after="60" w:line="220" w:lineRule="exact"/>
        <w:rPr>
          <w:spacing w:val="-2"/>
          <w:rtl/>
        </w:rPr>
      </w:pPr>
      <w:r w:rsidRPr="00063DBB">
        <w:rPr>
          <w:spacing w:val="-2"/>
          <w:rtl/>
        </w:rPr>
        <w:t xml:space="preserve">משקבל עליו, </w:t>
      </w:r>
      <w:r w:rsidRPr="00063DBB">
        <w:rPr>
          <w:rFonts w:hint="cs"/>
          <w:spacing w:val="-2"/>
          <w:rtl/>
        </w:rPr>
        <w:t>א''ל</w:t>
      </w:r>
      <w:r w:rsidRPr="00063DBB">
        <w:rPr>
          <w:spacing w:val="-2"/>
          <w:rtl/>
        </w:rPr>
        <w:t>: הילך יציאותיך, ואני אטול את שלי אין שומעין לו.</w:t>
      </w:r>
    </w:p>
    <w:p w14:paraId="3ADF68A6" w14:textId="77777777" w:rsidR="001814E6" w:rsidRPr="00F40D4B" w:rsidRDefault="001814E6" w:rsidP="001814E6">
      <w:pPr>
        <w:pStyle w:val="afff3"/>
        <w:rPr>
          <w:rtl/>
        </w:rPr>
      </w:pPr>
      <w:r w:rsidRPr="00F40D4B">
        <w:rPr>
          <w:rtl/>
        </w:rPr>
        <w:t xml:space="preserve">השוכר את הפועל לעשות עמו בתבן ובקש, </w:t>
      </w:r>
      <w:r>
        <w:rPr>
          <w:rFonts w:hint="cs"/>
          <w:rtl/>
        </w:rPr>
        <w:t>וא''ל</w:t>
      </w:r>
      <w:r w:rsidRPr="00F40D4B">
        <w:rPr>
          <w:rtl/>
        </w:rPr>
        <w:t>: תן לי שכרי,</w:t>
      </w:r>
    </w:p>
    <w:p w14:paraId="27BE836B" w14:textId="77777777" w:rsidR="001814E6" w:rsidRPr="00F40D4B" w:rsidRDefault="001814E6" w:rsidP="001814E6">
      <w:pPr>
        <w:pStyle w:val="afff3"/>
        <w:rPr>
          <w:rtl/>
        </w:rPr>
      </w:pPr>
      <w:r>
        <w:rPr>
          <w:rFonts w:hint="cs"/>
          <w:rtl/>
        </w:rPr>
        <w:t>וא''ל</w:t>
      </w:r>
      <w:r w:rsidRPr="00F40D4B">
        <w:rPr>
          <w:rtl/>
        </w:rPr>
        <w:t>: טול מה שעשית בשכרך - אין שומעין לו.</w:t>
      </w:r>
    </w:p>
    <w:p w14:paraId="52C474EA" w14:textId="77777777" w:rsidR="001814E6" w:rsidRPr="00063DBB" w:rsidRDefault="001814E6" w:rsidP="001814E6">
      <w:pPr>
        <w:pStyle w:val="afff3"/>
        <w:rPr>
          <w:spacing w:val="0"/>
          <w:rtl/>
        </w:rPr>
      </w:pPr>
      <w:r w:rsidRPr="00063DBB">
        <w:rPr>
          <w:spacing w:val="0"/>
          <w:rtl/>
        </w:rPr>
        <w:t xml:space="preserve">משקבל עליו, </w:t>
      </w:r>
      <w:r w:rsidRPr="00063DBB">
        <w:rPr>
          <w:rFonts w:hint="cs"/>
          <w:spacing w:val="0"/>
          <w:rtl/>
        </w:rPr>
        <w:t>וא''ל</w:t>
      </w:r>
      <w:r w:rsidRPr="00063DBB">
        <w:rPr>
          <w:spacing w:val="0"/>
          <w:rtl/>
        </w:rPr>
        <w:t>: הילך שכרך ואני אטול את שלי אין שומעין לו.</w:t>
      </w:r>
    </w:p>
    <w:p w14:paraId="55C61511" w14:textId="77777777" w:rsidR="001814E6" w:rsidRPr="00F40D4B" w:rsidRDefault="001814E6" w:rsidP="001814E6">
      <w:pPr>
        <w:pStyle w:val="affe"/>
        <w:framePr w:wrap="around"/>
        <w:rPr>
          <w:rtl/>
        </w:rPr>
      </w:pPr>
      <w:r w:rsidRPr="00F40D4B">
        <w:rPr>
          <w:rtl/>
        </w:rPr>
        <w:t>קיח.</w:t>
      </w:r>
    </w:p>
    <w:p w14:paraId="2B2301C5" w14:textId="77777777" w:rsidR="001814E6" w:rsidRDefault="001814E6" w:rsidP="001814E6">
      <w:pPr>
        <w:pStyle w:val="afffb"/>
        <w:rPr>
          <w:rtl/>
        </w:rPr>
      </w:pPr>
      <w:ins w:id="10016" w:author="מספור קטעי משנה" w:date="2026-10-06T06:45:11Z">
        <w:r>
          <w:rPr>
            <w:rStyle w:val="MisparKeta"/>
          </w:rPr>
          <w:t xml:space="preserve">א. </w:t>
        </w:r>
      </w:ins>
      <w:r w:rsidRPr="00F40D4B">
        <w:rPr>
          <w:rtl/>
        </w:rPr>
        <w:t>נפחתה</w:t>
      </w:r>
      <w:r w:rsidRPr="00F40D4B">
        <w:rPr>
          <w:rFonts w:hint="cs"/>
          <w:rtl/>
        </w:rPr>
        <w:t>-</w:t>
      </w:r>
      <w:r w:rsidRPr="00F40D4B">
        <w:rPr>
          <w:rtl/>
        </w:rPr>
        <w:t xml:space="preserve"> </w:t>
      </w:r>
      <w:r w:rsidRPr="00F40D4B">
        <w:rPr>
          <w:rFonts w:hint="cs"/>
          <w:rtl/>
        </w:rPr>
        <w:t xml:space="preserve">       </w:t>
      </w:r>
    </w:p>
    <w:p w14:paraId="7907BF2D" w14:textId="77777777" w:rsidR="001814E6" w:rsidRDefault="001814E6" w:rsidP="001814E6">
      <w:pPr>
        <w:pStyle w:val="36"/>
        <w:framePr w:wrap="notBeside"/>
        <w:rPr>
          <w:rtl/>
        </w:rPr>
      </w:pPr>
      <w:r w:rsidRPr="00F40D4B">
        <w:rPr>
          <w:rtl/>
        </w:rPr>
        <w:t>רב:</w:t>
      </w:r>
    </w:p>
    <w:p w14:paraId="393E0EAB" w14:textId="77777777" w:rsidR="001814E6" w:rsidRPr="00F40D4B" w:rsidRDefault="001814E6" w:rsidP="001814E6">
      <w:pPr>
        <w:rPr>
          <w:rtl/>
        </w:rPr>
      </w:pPr>
      <w:r w:rsidRPr="00F40D4B">
        <w:rPr>
          <w:rtl/>
        </w:rPr>
        <w:t>ברובה, אבל בארבע - אדם זורע חציו למטה וחציו למעלה.</w:t>
      </w:r>
    </w:p>
    <w:p w14:paraId="1CC59090" w14:textId="77777777" w:rsidR="001814E6" w:rsidRDefault="001814E6" w:rsidP="001814E6">
      <w:pPr>
        <w:pStyle w:val="36"/>
        <w:framePr w:wrap="notBeside"/>
        <w:rPr>
          <w:rtl/>
        </w:rPr>
      </w:pPr>
      <w:r w:rsidRPr="00F40D4B">
        <w:rPr>
          <w:rtl/>
        </w:rPr>
        <w:t>ו</w:t>
      </w:r>
      <w:r w:rsidRPr="00F40D4B">
        <w:rPr>
          <w:rFonts w:hint="cs"/>
          <w:rtl/>
        </w:rPr>
        <w:t>ל</w:t>
      </w:r>
      <w:r w:rsidRPr="00F40D4B">
        <w:rPr>
          <w:rtl/>
        </w:rPr>
        <w:t>שמואל:</w:t>
      </w:r>
    </w:p>
    <w:p w14:paraId="6247A101" w14:textId="77777777" w:rsidR="001814E6" w:rsidRPr="00F40D4B" w:rsidRDefault="001814E6" w:rsidP="001814E6">
      <w:pPr>
        <w:rPr>
          <w:rtl/>
        </w:rPr>
      </w:pPr>
      <w:r w:rsidRPr="00F40D4B">
        <w:rPr>
          <w:rtl/>
        </w:rPr>
        <w:t>בארבע, אין אדם זורע חציו למטה וחציו למעלה.</w:t>
      </w:r>
    </w:p>
    <w:p w14:paraId="70F88225" w14:textId="77777777" w:rsidR="001814E6" w:rsidRDefault="001814E6" w:rsidP="001814E6">
      <w:pPr>
        <w:pStyle w:val="36"/>
        <w:framePr w:wrap="notBeside"/>
        <w:rPr>
          <w:rtl/>
        </w:rPr>
      </w:pPr>
      <w:r w:rsidRPr="00F40D4B">
        <w:rPr>
          <w:rtl/>
        </w:rPr>
        <w:t>וצריכא,</w:t>
      </w:r>
    </w:p>
    <w:p w14:paraId="08A5BD08" w14:textId="77777777" w:rsidR="001814E6" w:rsidRPr="00F40D4B" w:rsidRDefault="001814E6" w:rsidP="001814E6">
      <w:pPr>
        <w:rPr>
          <w:rtl/>
        </w:rPr>
      </w:pPr>
      <w:r w:rsidRPr="00063DBB">
        <w:rPr>
          <w:rFonts w:hint="cs"/>
          <w:b/>
          <w:bCs/>
          <w:rtl/>
        </w:rPr>
        <w:t>זריעה</w:t>
      </w:r>
      <w:r w:rsidRPr="00F40D4B">
        <w:rPr>
          <w:rFonts w:hint="cs"/>
          <w:rtl/>
        </w:rPr>
        <w:t xml:space="preserve"> </w:t>
      </w:r>
      <w:r>
        <w:rPr>
          <w:rFonts w:hint="cs"/>
          <w:rtl/>
        </w:rPr>
        <w:t xml:space="preserve">אף דאנשים זורעים מעט כאן מעט למעלה </w:t>
      </w:r>
    </w:p>
    <w:p w14:paraId="59518B7C" w14:textId="77777777" w:rsidR="001814E6" w:rsidRPr="00F40D4B" w:rsidRDefault="001814E6" w:rsidP="001814E6">
      <w:pPr>
        <w:spacing w:after="60"/>
        <w:rPr>
          <w:rtl/>
        </w:rPr>
      </w:pPr>
      <w:r w:rsidRPr="00063DBB">
        <w:rPr>
          <w:rFonts w:hint="cs"/>
          <w:b/>
          <w:bCs/>
          <w:rtl/>
        </w:rPr>
        <w:t>דירה</w:t>
      </w:r>
      <w:r w:rsidRPr="00F40D4B">
        <w:rPr>
          <w:rFonts w:hint="cs"/>
          <w:rtl/>
        </w:rPr>
        <w:t xml:space="preserve"> </w:t>
      </w:r>
      <w:r>
        <w:rPr>
          <w:rFonts w:hint="cs"/>
          <w:rtl/>
        </w:rPr>
        <w:t>שלא נאמר שרב מודה לשמואל.</w:t>
      </w:r>
    </w:p>
    <w:p w14:paraId="2860FB00" w14:textId="77777777" w:rsidR="001814E6" w:rsidRPr="003B065A" w:rsidRDefault="001814E6" w:rsidP="001814E6">
      <w:pPr>
        <w:rPr>
          <w:rtl/>
        </w:rPr>
      </w:pPr>
      <w:r w:rsidRPr="003B065A">
        <w:rPr>
          <w:rStyle w:val="afffc"/>
          <w:rtl/>
        </w:rPr>
        <w:t>נתנו לו זמן.</w:t>
      </w:r>
      <w:r w:rsidRPr="003B065A">
        <w:rPr>
          <w:rStyle w:val="afffc"/>
          <w:rFonts w:hint="cs"/>
          <w:rtl/>
        </w:rPr>
        <w:t>-</w:t>
      </w:r>
      <w:r w:rsidRPr="003B065A">
        <w:rPr>
          <w:rFonts w:hint="cs"/>
          <w:rtl/>
        </w:rPr>
        <w:t xml:space="preserve"> </w:t>
      </w:r>
      <w:r>
        <w:rPr>
          <w:rFonts w:hint="cs"/>
          <w:rtl/>
        </w:rPr>
        <w:t xml:space="preserve">זמן ב''ד - </w:t>
      </w:r>
      <w:r w:rsidRPr="003B065A">
        <w:rPr>
          <w:rFonts w:hint="cs"/>
          <w:rtl/>
        </w:rPr>
        <w:t xml:space="preserve">ל' יום </w:t>
      </w:r>
    </w:p>
    <w:p w14:paraId="2B89F882" w14:textId="77777777" w:rsidR="001814E6" w:rsidRPr="00F40D4B" w:rsidRDefault="001814E6" w:rsidP="001814E6">
      <w:pPr>
        <w:pStyle w:val="afffb"/>
        <w:rPr>
          <w:rtl/>
        </w:rPr>
      </w:pPr>
      <w:ins w:id="10017" w:author="מספור קטעי משנה" w:date="2026-10-06T06:45:11Z">
        <w:r>
          <w:rPr>
            <w:rStyle w:val="MisparKeta"/>
          </w:rPr>
          <w:t xml:space="preserve">ג. </w:t>
        </w:r>
      </w:ins>
      <w:r w:rsidRPr="00F40D4B">
        <w:rPr>
          <w:rtl/>
        </w:rPr>
        <w:t>מי שהיה כותלו כו'.</w:t>
      </w:r>
    </w:p>
    <w:p w14:paraId="670F4DF8" w14:textId="77777777" w:rsidR="001814E6" w:rsidRDefault="001814E6" w:rsidP="001814E6">
      <w:pPr>
        <w:pStyle w:val="36"/>
        <w:framePr w:wrap="notBeside"/>
        <w:rPr>
          <w:rtl/>
        </w:rPr>
      </w:pPr>
      <w:r w:rsidRPr="00F40D4B">
        <w:rPr>
          <w:rFonts w:hint="cs"/>
          <w:rtl/>
        </w:rPr>
        <w:t>והך</w:t>
      </w:r>
    </w:p>
    <w:p w14:paraId="512F0C84" w14:textId="77777777" w:rsidR="001814E6" w:rsidRPr="00F40D4B" w:rsidRDefault="001814E6" w:rsidP="001814E6">
      <w:pPr>
        <w:rPr>
          <w:rtl/>
        </w:rPr>
      </w:pPr>
      <w:r w:rsidRPr="00F40D4B">
        <w:rPr>
          <w:rFonts w:hint="cs"/>
          <w:rtl/>
        </w:rPr>
        <w:t>דסיפא ד</w:t>
      </w:r>
      <w:r w:rsidRPr="00F40D4B">
        <w:rPr>
          <w:rtl/>
        </w:rPr>
        <w:t xml:space="preserve">הילך יציאותיך </w:t>
      </w:r>
      <w:r w:rsidRPr="003B065A">
        <w:rPr>
          <w:rStyle w:val="afffff2"/>
          <w:rFonts w:hint="cs"/>
          <w:rtl/>
        </w:rPr>
        <w:t>ומשמע שלא פינם</w:t>
      </w:r>
      <w:r>
        <w:rPr>
          <w:rFonts w:hint="cs"/>
          <w:rtl/>
        </w:rPr>
        <w:t xml:space="preserve"> </w:t>
      </w:r>
      <w:r w:rsidRPr="00F40D4B">
        <w:rPr>
          <w:rFonts w:hint="cs"/>
          <w:rtl/>
        </w:rPr>
        <w:t>אפי' דחצירו קונה שלא מדעתו</w:t>
      </w:r>
      <w:r>
        <w:rPr>
          <w:rFonts w:hint="cs"/>
          <w:rtl/>
        </w:rPr>
        <w:t>, - ש</w:t>
      </w:r>
      <w:r w:rsidRPr="00F40D4B">
        <w:rPr>
          <w:rFonts w:hint="cs"/>
          <w:rtl/>
        </w:rPr>
        <w:t>כאן אין מתכוון להקנות</w:t>
      </w:r>
      <w:r>
        <w:rPr>
          <w:rFonts w:hint="cs"/>
          <w:rtl/>
        </w:rPr>
        <w:t>,</w:t>
      </w:r>
      <w:r w:rsidRPr="00F40D4B">
        <w:rPr>
          <w:rFonts w:hint="cs"/>
          <w:rtl/>
        </w:rPr>
        <w:t xml:space="preserve"> אלא </w:t>
      </w:r>
      <w:r>
        <w:rPr>
          <w:rFonts w:hint="cs"/>
          <w:rtl/>
        </w:rPr>
        <w:t>ש</w:t>
      </w:r>
      <w:r w:rsidRPr="00F40D4B">
        <w:rPr>
          <w:rFonts w:hint="cs"/>
          <w:rtl/>
        </w:rPr>
        <w:t>משתמט הוא</w:t>
      </w:r>
      <w:r>
        <w:rPr>
          <w:rFonts w:hint="cs"/>
          <w:rtl/>
        </w:rPr>
        <w:t>.</w:t>
      </w:r>
    </w:p>
    <w:p w14:paraId="15001399" w14:textId="77777777" w:rsidR="001814E6" w:rsidRPr="00F40D4B" w:rsidRDefault="001814E6" w:rsidP="001814E6">
      <w:pPr>
        <w:pStyle w:val="afffb"/>
        <w:rPr>
          <w:rtl/>
        </w:rPr>
      </w:pPr>
      <w:ins w:id="10018" w:author="מספור קטעי משנה" w:date="2026-10-06T06:45:11Z">
        <w:r>
          <w:rPr>
            <w:rStyle w:val="MisparKeta"/>
          </w:rPr>
          <w:t xml:space="preserve">ד. </w:t>
        </w:r>
      </w:ins>
      <w:r w:rsidRPr="00F40D4B">
        <w:rPr>
          <w:rtl/>
        </w:rPr>
        <w:lastRenderedPageBreak/>
        <w:t>השוכר לעשות עמו בתבן כו'.</w:t>
      </w:r>
    </w:p>
    <w:p w14:paraId="3EFCA0C9" w14:textId="77777777" w:rsidR="001814E6" w:rsidRDefault="001814E6" w:rsidP="001814E6">
      <w:pPr>
        <w:pStyle w:val="36"/>
        <w:framePr w:wrap="notBeside"/>
        <w:rPr>
          <w:rtl/>
        </w:rPr>
      </w:pPr>
      <w:r w:rsidRPr="00F40D4B">
        <w:rPr>
          <w:rtl/>
        </w:rPr>
        <w:t>וצריכא</w:t>
      </w:r>
    </w:p>
    <w:p w14:paraId="7CB10E71" w14:textId="77777777" w:rsidR="001814E6" w:rsidRPr="00F40D4B" w:rsidRDefault="001814E6" w:rsidP="001814E6">
      <w:pPr>
        <w:rPr>
          <w:rtl/>
        </w:rPr>
      </w:pPr>
      <w:r w:rsidRPr="003B065A">
        <w:rPr>
          <w:rFonts w:hint="cs"/>
          <w:b/>
          <w:bCs/>
          <w:rtl/>
        </w:rPr>
        <w:t>ל</w:t>
      </w:r>
      <w:r w:rsidRPr="003B065A">
        <w:rPr>
          <w:b/>
          <w:bCs/>
          <w:rtl/>
        </w:rPr>
        <w:t>קמייתא,</w:t>
      </w:r>
      <w:r w:rsidRPr="00F40D4B">
        <w:rPr>
          <w:rtl/>
        </w:rPr>
        <w:t xml:space="preserve"> </w:t>
      </w:r>
      <w:r w:rsidRPr="00F40D4B">
        <w:rPr>
          <w:rFonts w:hint="cs"/>
          <w:rtl/>
        </w:rPr>
        <w:t xml:space="preserve">אפי' </w:t>
      </w:r>
      <w:r>
        <w:rPr>
          <w:rFonts w:hint="cs"/>
          <w:rtl/>
        </w:rPr>
        <w:t xml:space="preserve">שלא חייב לו מעות, </w:t>
      </w:r>
      <w:r w:rsidRPr="003B065A">
        <w:rPr>
          <w:rFonts w:hint="cs"/>
          <w:b/>
          <w:bCs/>
          <w:rtl/>
        </w:rPr>
        <w:t>וכאן</w:t>
      </w:r>
      <w:r>
        <w:rPr>
          <w:rFonts w:hint="cs"/>
          <w:rtl/>
        </w:rPr>
        <w:t xml:space="preserve"> אף שיש לו כסף אצלו</w:t>
      </w:r>
    </w:p>
    <w:p w14:paraId="2F83F392" w14:textId="77777777" w:rsidR="001814E6" w:rsidRPr="00F40D4B" w:rsidRDefault="001814E6" w:rsidP="001814E6">
      <w:pPr>
        <w:rPr>
          <w:rtl/>
        </w:rPr>
      </w:pPr>
      <w:r w:rsidRPr="00063DBB">
        <w:rPr>
          <w:rStyle w:val="affffc"/>
          <w:rFonts w:hint="cs"/>
          <w:rtl/>
        </w:rPr>
        <w:t>ואמרי אינשי</w:t>
      </w:r>
      <w:r w:rsidRPr="00F40D4B">
        <w:rPr>
          <w:rFonts w:hint="cs"/>
          <w:rtl/>
        </w:rPr>
        <w:t xml:space="preserve"> שגובים מבע''ח אפי' סובין</w:t>
      </w:r>
      <w:r>
        <w:rPr>
          <w:rFonts w:hint="cs"/>
          <w:rtl/>
        </w:rPr>
        <w:t>,</w:t>
      </w:r>
      <w:r w:rsidRPr="00F40D4B">
        <w:rPr>
          <w:rFonts w:hint="cs"/>
          <w:rtl/>
        </w:rPr>
        <w:t xml:space="preserve"> </w:t>
      </w:r>
      <w:r w:rsidRPr="00063DBB">
        <w:rPr>
          <w:rStyle w:val="affffc"/>
          <w:rFonts w:hint="cs"/>
          <w:rtl/>
        </w:rPr>
        <w:t>קמ''ל</w:t>
      </w:r>
      <w:r w:rsidRPr="00F40D4B">
        <w:rPr>
          <w:rFonts w:hint="cs"/>
          <w:rtl/>
        </w:rPr>
        <w:t xml:space="preserve"> דאין שומעין לו</w:t>
      </w:r>
      <w:r>
        <w:rPr>
          <w:rFonts w:hint="cs"/>
          <w:rtl/>
        </w:rPr>
        <w:t>.</w:t>
      </w:r>
    </w:p>
    <w:p w14:paraId="7423FEE1" w14:textId="77777777" w:rsidR="001814E6" w:rsidRPr="00F40D4B" w:rsidRDefault="001814E6" w:rsidP="001814E6">
      <w:pPr>
        <w:pStyle w:val="afffb"/>
        <w:rPr>
          <w:rtl/>
        </w:rPr>
      </w:pPr>
      <w:ins w:id="10019" w:author="מספור קטעי משנה" w:date="2026-10-06T06:45:11Z">
        <w:r>
          <w:rPr>
            <w:rStyle w:val="MisparKeta"/>
          </w:rPr>
          <w:t xml:space="preserve">ה. </w:t>
        </w:r>
      </w:ins>
      <w:r w:rsidRPr="00F40D4B">
        <w:rPr>
          <w:rtl/>
        </w:rPr>
        <w:t>אין שומעין לו.</w:t>
      </w:r>
    </w:p>
    <w:p w14:paraId="23F5EB96" w14:textId="77777777" w:rsidR="001814E6" w:rsidRDefault="001814E6" w:rsidP="001814E6">
      <w:pPr>
        <w:pStyle w:val="36"/>
        <w:framePr w:wrap="notBeside"/>
        <w:rPr>
          <w:rtl/>
        </w:rPr>
      </w:pPr>
      <w:r w:rsidRPr="00F40D4B">
        <w:rPr>
          <w:rtl/>
        </w:rPr>
        <w:t>והתניא:</w:t>
      </w:r>
    </w:p>
    <w:p w14:paraId="2C5B980F" w14:textId="77777777" w:rsidR="001814E6" w:rsidRPr="00F40D4B" w:rsidRDefault="001814E6" w:rsidP="001814E6">
      <w:pPr>
        <w:rPr>
          <w:rtl/>
        </w:rPr>
      </w:pPr>
      <w:r w:rsidRPr="00F40D4B">
        <w:rPr>
          <w:rtl/>
        </w:rPr>
        <w:t>שומעין לו!</w:t>
      </w:r>
    </w:p>
    <w:p w14:paraId="50E544A0" w14:textId="77777777" w:rsidR="001814E6" w:rsidRDefault="001814E6" w:rsidP="001814E6">
      <w:pPr>
        <w:pStyle w:val="36"/>
        <w:framePr w:wrap="notBeside"/>
        <w:rPr>
          <w:rtl/>
        </w:rPr>
      </w:pPr>
      <w:r w:rsidRPr="00F40D4B">
        <w:rPr>
          <w:rFonts w:hint="cs"/>
          <w:rtl/>
        </w:rPr>
        <w:t>א. אין לומר</w:t>
      </w:r>
    </w:p>
    <w:p w14:paraId="06868B6A" w14:textId="77777777" w:rsidR="001814E6" w:rsidRPr="00F40D4B" w:rsidRDefault="001814E6" w:rsidP="001814E6">
      <w:pPr>
        <w:rPr>
          <w:rtl/>
        </w:rPr>
      </w:pPr>
      <w:r w:rsidRPr="00F40D4B">
        <w:rPr>
          <w:rFonts w:hint="cs"/>
          <w:rtl/>
        </w:rPr>
        <w:t>דכאן בשלו</w:t>
      </w:r>
      <w:r>
        <w:rPr>
          <w:rFonts w:hint="cs"/>
          <w:rtl/>
        </w:rPr>
        <w:t xml:space="preserve"> </w:t>
      </w:r>
      <w:r w:rsidRPr="00063DBB">
        <w:rPr>
          <w:rStyle w:val="afffff2"/>
          <w:rFonts w:hint="cs"/>
          <w:rtl/>
        </w:rPr>
        <w:t>[דאין שומעין]</w:t>
      </w:r>
      <w:r w:rsidRPr="00F40D4B">
        <w:rPr>
          <w:rFonts w:hint="cs"/>
          <w:rtl/>
        </w:rPr>
        <w:t xml:space="preserve"> וכאן בשדה</w:t>
      </w:r>
      <w:r>
        <w:rPr>
          <w:rFonts w:hint="cs"/>
          <w:rtl/>
        </w:rPr>
        <w:t xml:space="preserve"> </w:t>
      </w:r>
      <w:r w:rsidRPr="00F40D4B">
        <w:rPr>
          <w:rFonts w:hint="cs"/>
          <w:rtl/>
        </w:rPr>
        <w:t>חבירו</w:t>
      </w:r>
    </w:p>
    <w:p w14:paraId="729F1A73" w14:textId="77777777" w:rsidR="001814E6" w:rsidRDefault="001814E6" w:rsidP="001814E6">
      <w:pPr>
        <w:pStyle w:val="36"/>
        <w:framePr w:wrap="notBeside"/>
        <w:rPr>
          <w:rtl/>
        </w:rPr>
      </w:pPr>
      <w:r>
        <w:rPr>
          <w:rFonts w:hint="cs"/>
          <w:rtl/>
        </w:rPr>
        <w:t xml:space="preserve">- </w:t>
      </w:r>
      <w:r w:rsidRPr="00F40D4B">
        <w:rPr>
          <w:rFonts w:hint="cs"/>
          <w:rtl/>
        </w:rPr>
        <w:t>דהא</w:t>
      </w:r>
    </w:p>
    <w:p w14:paraId="5CC6AFC7" w14:textId="77777777" w:rsidR="001814E6" w:rsidRPr="00F40D4B" w:rsidRDefault="001814E6" w:rsidP="001814E6">
      <w:pPr>
        <w:rPr>
          <w:rtl/>
        </w:rPr>
      </w:pPr>
      <w:r w:rsidRPr="00F40D4B">
        <w:rPr>
          <w:rFonts w:hint="cs"/>
          <w:rtl/>
        </w:rPr>
        <w:t>אף בשל חבירו שכרו עליו ד'</w:t>
      </w:r>
      <w:r w:rsidRPr="00F40D4B">
        <w:rPr>
          <w:rtl/>
        </w:rPr>
        <w:t xml:space="preserve">השוכר את הפועל לעשות בשלו והראהו בשל חבירו - נותן לו שכרו משלם, וחוזר ונוטל </w:t>
      </w:r>
      <w:r>
        <w:rPr>
          <w:rFonts w:hint="cs"/>
          <w:rtl/>
        </w:rPr>
        <w:t xml:space="preserve">מבעה''ב </w:t>
      </w:r>
      <w:r w:rsidRPr="00F40D4B">
        <w:rPr>
          <w:rtl/>
        </w:rPr>
        <w:t>מה שההנה אותו.</w:t>
      </w:r>
    </w:p>
    <w:p w14:paraId="4D5244D3" w14:textId="77777777" w:rsidR="001814E6" w:rsidRDefault="001814E6" w:rsidP="001814E6">
      <w:pPr>
        <w:pStyle w:val="36"/>
        <w:framePr w:wrap="notBeside"/>
        <w:rPr>
          <w:rtl/>
        </w:rPr>
      </w:pPr>
      <w:r w:rsidRPr="00F40D4B">
        <w:rPr>
          <w:rFonts w:hint="cs"/>
          <w:rtl/>
        </w:rPr>
        <w:t>ב. ואין לומר</w:t>
      </w:r>
    </w:p>
    <w:p w14:paraId="68274331" w14:textId="77777777" w:rsidR="001814E6" w:rsidRPr="00F40D4B" w:rsidRDefault="001814E6" w:rsidP="001814E6">
      <w:pPr>
        <w:rPr>
          <w:rtl/>
        </w:rPr>
      </w:pPr>
      <w:r w:rsidRPr="00F40D4B">
        <w:rPr>
          <w:rFonts w:hint="cs"/>
          <w:rtl/>
        </w:rPr>
        <w:t xml:space="preserve">דכאן בשלו </w:t>
      </w:r>
      <w:r w:rsidRPr="00063DBB">
        <w:rPr>
          <w:rStyle w:val="afffff2"/>
          <w:rFonts w:hint="cs"/>
          <w:rtl/>
        </w:rPr>
        <w:t>[דאין שומעין]</w:t>
      </w:r>
      <w:r w:rsidRPr="00F40D4B">
        <w:rPr>
          <w:rFonts w:hint="cs"/>
          <w:rtl/>
        </w:rPr>
        <w:t xml:space="preserve"> וכאן בשל הפקר </w:t>
      </w:r>
      <w:r w:rsidRPr="00063DBB">
        <w:rPr>
          <w:rStyle w:val="afffff2"/>
          <w:rFonts w:hint="cs"/>
          <w:rtl/>
        </w:rPr>
        <w:t>[</w:t>
      </w:r>
      <w:r>
        <w:rPr>
          <w:rStyle w:val="afffff2"/>
          <w:rFonts w:hint="cs"/>
          <w:rtl/>
        </w:rPr>
        <w:t>ש</w:t>
      </w:r>
      <w:r w:rsidRPr="00063DBB">
        <w:rPr>
          <w:rStyle w:val="afffff2"/>
          <w:rFonts w:hint="cs"/>
          <w:rtl/>
        </w:rPr>
        <w:t>בעה''ב לא זכה בזה]</w:t>
      </w:r>
    </w:p>
    <w:p w14:paraId="4549A842" w14:textId="77777777" w:rsidR="001814E6" w:rsidRDefault="001814E6" w:rsidP="001814E6">
      <w:pPr>
        <w:pStyle w:val="36"/>
        <w:framePr w:wrap="notBeside"/>
        <w:rPr>
          <w:rtl/>
        </w:rPr>
      </w:pPr>
      <w:r>
        <w:rPr>
          <w:rFonts w:hint="cs"/>
          <w:rtl/>
        </w:rPr>
        <w:t xml:space="preserve">- </w:t>
      </w:r>
      <w:r w:rsidRPr="00F40D4B">
        <w:rPr>
          <w:rFonts w:hint="cs"/>
          <w:rtl/>
        </w:rPr>
        <w:t>דהא</w:t>
      </w:r>
    </w:p>
    <w:p w14:paraId="35C8D6AD" w14:textId="77777777" w:rsidR="001814E6" w:rsidRPr="00F40D4B" w:rsidRDefault="001814E6" w:rsidP="001814E6">
      <w:pPr>
        <w:rPr>
          <w:rtl/>
        </w:rPr>
      </w:pPr>
      <w:r w:rsidRPr="00F40D4B">
        <w:rPr>
          <w:rtl/>
        </w:rPr>
        <w:t xml:space="preserve">מציאת פועל לעצמו, </w:t>
      </w:r>
      <w:r w:rsidRPr="00F40D4B">
        <w:rPr>
          <w:rFonts w:hint="cs"/>
          <w:rtl/>
        </w:rPr>
        <w:t>רק באומר לו נכש עמי היום אבל בעשה מלאכה עמי היום מציאתו לבעה''ב</w:t>
      </w:r>
    </w:p>
    <w:p w14:paraId="74E0777F" w14:textId="77777777" w:rsidR="001814E6" w:rsidRDefault="001814E6" w:rsidP="001814E6">
      <w:pPr>
        <w:pStyle w:val="36"/>
        <w:framePr w:wrap="notBeside"/>
        <w:rPr>
          <w:rtl/>
        </w:rPr>
      </w:pPr>
      <w:r w:rsidRPr="00F40D4B">
        <w:rPr>
          <w:rFonts w:hint="cs"/>
          <w:rtl/>
        </w:rPr>
        <w:t>ג. ר''נ</w:t>
      </w:r>
      <w:r>
        <w:rPr>
          <w:rFonts w:hint="cs"/>
          <w:rtl/>
        </w:rPr>
        <w:t>: מיירי:</w:t>
      </w:r>
    </w:p>
    <w:p w14:paraId="62553C5E" w14:textId="77777777" w:rsidR="001814E6" w:rsidRDefault="001814E6" w:rsidP="001814E6">
      <w:pPr>
        <w:rPr>
          <w:rtl/>
        </w:rPr>
      </w:pPr>
      <w:r w:rsidRPr="00F40D4B">
        <w:rPr>
          <w:rFonts w:hint="cs"/>
          <w:rtl/>
        </w:rPr>
        <w:t xml:space="preserve">בהפקר ומתני </w:t>
      </w:r>
      <w:r w:rsidRPr="00F40D4B">
        <w:rPr>
          <w:rtl/>
        </w:rPr>
        <w:t>בהגבהה</w:t>
      </w:r>
      <w:r>
        <w:rPr>
          <w:rFonts w:hint="cs"/>
          <w:rtl/>
        </w:rPr>
        <w:t xml:space="preserve"> </w:t>
      </w:r>
      <w:r w:rsidRPr="00063DBB">
        <w:rPr>
          <w:rStyle w:val="afffff2"/>
          <w:rFonts w:hint="cs"/>
          <w:rtl/>
        </w:rPr>
        <w:t>דאין שומעין דקנה</w:t>
      </w:r>
      <w:r w:rsidRPr="00063DBB">
        <w:rPr>
          <w:rStyle w:val="afffff2"/>
          <w:rtl/>
        </w:rPr>
        <w:t>,</w:t>
      </w:r>
      <w:r w:rsidRPr="00F40D4B">
        <w:rPr>
          <w:rtl/>
        </w:rPr>
        <w:t xml:space="preserve"> </w:t>
      </w:r>
    </w:p>
    <w:p w14:paraId="7AF9DE74" w14:textId="77777777" w:rsidR="001814E6" w:rsidRPr="00F40D4B" w:rsidRDefault="001814E6" w:rsidP="001814E6">
      <w:pPr>
        <w:spacing w:after="60"/>
        <w:rPr>
          <w:rtl/>
        </w:rPr>
      </w:pPr>
      <w:r w:rsidRPr="00F40D4B">
        <w:rPr>
          <w:rFonts w:hint="cs"/>
          <w:rtl/>
        </w:rPr>
        <w:t>ו</w:t>
      </w:r>
      <w:r w:rsidRPr="00F40D4B">
        <w:rPr>
          <w:rtl/>
        </w:rPr>
        <w:t xml:space="preserve">כאן </w:t>
      </w:r>
      <w:r w:rsidRPr="00F40D4B">
        <w:rPr>
          <w:rFonts w:hint="cs"/>
          <w:rtl/>
        </w:rPr>
        <w:t>ב</w:t>
      </w:r>
      <w:r w:rsidRPr="00F40D4B">
        <w:rPr>
          <w:rtl/>
        </w:rPr>
        <w:t>הבטה</w:t>
      </w:r>
      <w:r w:rsidRPr="00F40D4B">
        <w:rPr>
          <w:rFonts w:hint="cs"/>
          <w:rtl/>
        </w:rPr>
        <w:t xml:space="preserve"> לשמירה </w:t>
      </w:r>
      <w:r w:rsidRPr="00063DBB">
        <w:rPr>
          <w:rStyle w:val="afffff2"/>
          <w:rFonts w:hint="cs"/>
          <w:rtl/>
        </w:rPr>
        <w:t>דעדיין לא זכה בעה''ב</w:t>
      </w:r>
      <w:r w:rsidRPr="00063DBB">
        <w:rPr>
          <w:rStyle w:val="afffff2"/>
          <w:rtl/>
        </w:rPr>
        <w:t>.</w:t>
      </w:r>
    </w:p>
    <w:p w14:paraId="5ED7EF17" w14:textId="77777777" w:rsidR="001814E6" w:rsidRDefault="001814E6" w:rsidP="001814E6">
      <w:pPr>
        <w:pStyle w:val="36"/>
        <w:framePr w:wrap="notBeside"/>
        <w:rPr>
          <w:rtl/>
        </w:rPr>
      </w:pPr>
      <w:r w:rsidRPr="00F40D4B">
        <w:rPr>
          <w:rtl/>
        </w:rPr>
        <w:t>רבה:</w:t>
      </w:r>
    </w:p>
    <w:p w14:paraId="1CFC3560" w14:textId="77777777" w:rsidR="001814E6" w:rsidRPr="00F40D4B" w:rsidRDefault="001814E6" w:rsidP="001814E6">
      <w:pPr>
        <w:pStyle w:val="affff9"/>
        <w:rPr>
          <w:rtl/>
        </w:rPr>
      </w:pPr>
      <w:r w:rsidRPr="00F40D4B">
        <w:rPr>
          <w:rtl/>
        </w:rPr>
        <w:t>הבטה בהפקר תנאי היא.</w:t>
      </w:r>
    </w:p>
    <w:p w14:paraId="12986C8F" w14:textId="77777777" w:rsidR="001814E6" w:rsidRDefault="001814E6" w:rsidP="001814E6">
      <w:pPr>
        <w:pStyle w:val="36"/>
        <w:framePr w:wrap="notBeside"/>
        <w:rPr>
          <w:rtl/>
        </w:rPr>
      </w:pPr>
      <w:r w:rsidRPr="00F40D4B">
        <w:rPr>
          <w:rtl/>
        </w:rPr>
        <w:t>דתנן:</w:t>
      </w:r>
    </w:p>
    <w:p w14:paraId="7C8964C4" w14:textId="77777777" w:rsidR="001814E6" w:rsidRPr="00F40D4B" w:rsidRDefault="001814E6" w:rsidP="001814E6">
      <w:pPr>
        <w:rPr>
          <w:rtl/>
        </w:rPr>
      </w:pPr>
      <w:r w:rsidRPr="00F40D4B">
        <w:rPr>
          <w:rtl/>
        </w:rPr>
        <w:t>שומרי ספיחי שביעית נוטלין שכרן מתרומת הלשכה,</w:t>
      </w:r>
    </w:p>
    <w:p w14:paraId="3DEBA399" w14:textId="77777777" w:rsidR="001814E6" w:rsidRDefault="001814E6" w:rsidP="001814E6">
      <w:pPr>
        <w:pStyle w:val="36"/>
        <w:framePr w:wrap="notBeside"/>
        <w:rPr>
          <w:rtl/>
        </w:rPr>
      </w:pPr>
      <w:r w:rsidRPr="00F40D4B">
        <w:rPr>
          <w:rtl/>
        </w:rPr>
        <w:t>רבי יוסי</w:t>
      </w:r>
      <w:r>
        <w:rPr>
          <w:rFonts w:hint="cs"/>
          <w:rtl/>
        </w:rPr>
        <w:t>:</w:t>
      </w:r>
      <w:r w:rsidRPr="00F40D4B">
        <w:rPr>
          <w:rtl/>
        </w:rPr>
        <w:t xml:space="preserve"> </w:t>
      </w:r>
    </w:p>
    <w:p w14:paraId="13EFE9BE" w14:textId="77777777" w:rsidR="001814E6" w:rsidRPr="00F40D4B" w:rsidRDefault="001814E6" w:rsidP="001814E6">
      <w:pPr>
        <w:spacing w:after="60"/>
        <w:rPr>
          <w:rtl/>
        </w:rPr>
      </w:pPr>
      <w:r w:rsidRPr="00F40D4B">
        <w:rPr>
          <w:rtl/>
        </w:rPr>
        <w:t xml:space="preserve">הרוצה מתנדב </w:t>
      </w:r>
      <w:r>
        <w:rPr>
          <w:rFonts w:hint="cs"/>
          <w:rtl/>
        </w:rPr>
        <w:t>כ</w:t>
      </w:r>
      <w:r w:rsidRPr="00F40D4B">
        <w:rPr>
          <w:rtl/>
        </w:rPr>
        <w:t>שומר חנם.</w:t>
      </w:r>
      <w:r>
        <w:rPr>
          <w:rFonts w:hint="cs"/>
          <w:rtl/>
        </w:rPr>
        <w:t xml:space="preserve">  </w:t>
      </w:r>
      <w:r w:rsidRPr="00063DBB">
        <w:rPr>
          <w:rStyle w:val="affffc"/>
          <w:rFonts w:hint="cs"/>
          <w:rtl/>
        </w:rPr>
        <w:t>אמרו לו</w:t>
      </w:r>
      <w:r>
        <w:rPr>
          <w:rStyle w:val="affffc"/>
          <w:rFonts w:hint="cs"/>
          <w:rtl/>
        </w:rPr>
        <w:t>:</w:t>
      </w:r>
      <w:r>
        <w:rPr>
          <w:rFonts w:hint="cs"/>
          <w:rtl/>
        </w:rPr>
        <w:t xml:space="preserve"> הא אין באין משל צבור.</w:t>
      </w:r>
    </w:p>
    <w:p w14:paraId="75E6EA99" w14:textId="77777777" w:rsidR="001814E6" w:rsidRDefault="001814E6" w:rsidP="001814E6">
      <w:pPr>
        <w:pStyle w:val="36"/>
        <w:framePr w:wrap="notBeside"/>
        <w:rPr>
          <w:rtl/>
        </w:rPr>
      </w:pPr>
      <w:r w:rsidRPr="00F40D4B">
        <w:rPr>
          <w:rFonts w:hint="cs"/>
          <w:rtl/>
        </w:rPr>
        <w:t>וחלקו דלת''ק</w:t>
      </w:r>
      <w:r w:rsidRPr="00F40D4B">
        <w:rPr>
          <w:rtl/>
        </w:rPr>
        <w:t>:</w:t>
      </w:r>
    </w:p>
    <w:p w14:paraId="36C2E1D9" w14:textId="77777777" w:rsidR="001814E6" w:rsidRPr="00F40D4B" w:rsidRDefault="001814E6" w:rsidP="001814E6">
      <w:pPr>
        <w:rPr>
          <w:rtl/>
        </w:rPr>
      </w:pPr>
      <w:r w:rsidRPr="00F40D4B">
        <w:rPr>
          <w:rtl/>
        </w:rPr>
        <w:t xml:space="preserve">הבטה בהפקר קני, </w:t>
      </w:r>
      <w:r>
        <w:rPr>
          <w:rFonts w:hint="cs"/>
          <w:rtl/>
        </w:rPr>
        <w:t xml:space="preserve">שאם לא נותן לו שכר אי''ז קרבן ציבור. </w:t>
      </w:r>
    </w:p>
    <w:p w14:paraId="6D5F1BD2" w14:textId="77777777" w:rsidR="001814E6" w:rsidRDefault="001814E6" w:rsidP="001814E6">
      <w:pPr>
        <w:pStyle w:val="36"/>
        <w:framePr w:wrap="notBeside"/>
        <w:rPr>
          <w:rtl/>
        </w:rPr>
      </w:pPr>
      <w:r w:rsidRPr="00F40D4B">
        <w:rPr>
          <w:rtl/>
        </w:rPr>
        <w:t>ו</w:t>
      </w:r>
      <w:r w:rsidRPr="00F40D4B">
        <w:rPr>
          <w:rFonts w:hint="cs"/>
          <w:rtl/>
        </w:rPr>
        <w:t>ל</w:t>
      </w:r>
      <w:r w:rsidRPr="00F40D4B">
        <w:rPr>
          <w:rtl/>
        </w:rPr>
        <w:t>רבי יוסי:</w:t>
      </w:r>
    </w:p>
    <w:p w14:paraId="74BB26E5" w14:textId="77777777" w:rsidR="001814E6" w:rsidRPr="00F40D4B" w:rsidRDefault="001814E6" w:rsidP="001814E6">
      <w:pPr>
        <w:rPr>
          <w:rtl/>
        </w:rPr>
      </w:pPr>
      <w:r w:rsidRPr="00F40D4B">
        <w:rPr>
          <w:rtl/>
        </w:rPr>
        <w:t>הבטה בהפקר לא קני, ו</w:t>
      </w:r>
      <w:r w:rsidRPr="00F40D4B">
        <w:rPr>
          <w:rFonts w:hint="cs"/>
          <w:rtl/>
        </w:rPr>
        <w:t xml:space="preserve">רק </w:t>
      </w:r>
      <w:r>
        <w:rPr>
          <w:rFonts w:hint="cs"/>
          <w:rtl/>
        </w:rPr>
        <w:t>כש</w:t>
      </w:r>
      <w:r w:rsidRPr="00F40D4B">
        <w:rPr>
          <w:rFonts w:hint="cs"/>
          <w:rtl/>
        </w:rPr>
        <w:t>יגביהו יזכו ואז יהיה משל ציבור</w:t>
      </w:r>
    </w:p>
    <w:p w14:paraId="4AD016B4" w14:textId="77777777" w:rsidR="001814E6" w:rsidRDefault="001814E6" w:rsidP="001814E6">
      <w:pPr>
        <w:rPr>
          <w:rtl/>
        </w:rPr>
      </w:pPr>
      <w:r w:rsidRPr="00063DBB">
        <w:rPr>
          <w:rStyle w:val="affffc"/>
          <w:rFonts w:hint="cs"/>
          <w:rtl/>
        </w:rPr>
        <w:t>וזהו שאמרו:</w:t>
      </w:r>
      <w:r w:rsidRPr="00F40D4B">
        <w:rPr>
          <w:rFonts w:hint="cs"/>
          <w:rtl/>
        </w:rPr>
        <w:t xml:space="preserve"> </w:t>
      </w:r>
      <w:r w:rsidRPr="00F40D4B">
        <w:rPr>
          <w:rtl/>
        </w:rPr>
        <w:t xml:space="preserve">ומה אתה אומר- </w:t>
      </w:r>
      <w:r w:rsidRPr="00063DBB">
        <w:rPr>
          <w:rStyle w:val="affffc"/>
          <w:rFonts w:hint="cs"/>
          <w:rtl/>
        </w:rPr>
        <w:t>דל</w:t>
      </w:r>
      <w:r w:rsidRPr="00063DBB">
        <w:rPr>
          <w:rStyle w:val="affffc"/>
          <w:rtl/>
        </w:rPr>
        <w:t>דבריך</w:t>
      </w:r>
      <w:r w:rsidRPr="00F40D4B">
        <w:rPr>
          <w:rtl/>
        </w:rPr>
        <w:t xml:space="preserve"> </w:t>
      </w:r>
      <w:r w:rsidRPr="00F40D4B">
        <w:rPr>
          <w:rFonts w:hint="cs"/>
          <w:rtl/>
        </w:rPr>
        <w:t xml:space="preserve">הוא ש''ח, </w:t>
      </w:r>
    </w:p>
    <w:p w14:paraId="2C03C671" w14:textId="77777777" w:rsidR="001814E6" w:rsidRPr="003B065A" w:rsidRDefault="001814E6" w:rsidP="001814E6">
      <w:pPr>
        <w:spacing w:after="60"/>
        <w:rPr>
          <w:rtl/>
        </w:rPr>
      </w:pPr>
      <w:r w:rsidRPr="003B065A">
        <w:rPr>
          <w:rStyle w:val="affffc"/>
          <w:rFonts w:hint="cs"/>
          <w:rtl/>
        </w:rPr>
        <w:t>ו</w:t>
      </w:r>
      <w:r w:rsidRPr="003B065A">
        <w:rPr>
          <w:rStyle w:val="affffc"/>
          <w:rtl/>
        </w:rPr>
        <w:t>לדברינו</w:t>
      </w:r>
      <w:r w:rsidRPr="003B065A">
        <w:rPr>
          <w:rtl/>
        </w:rPr>
        <w:t xml:space="preserve"> </w:t>
      </w:r>
      <w:r w:rsidRPr="003B065A">
        <w:rPr>
          <w:rFonts w:hint="cs"/>
          <w:rtl/>
        </w:rPr>
        <w:t xml:space="preserve">דהבטה בהפקר קני, </w:t>
      </w:r>
      <w:r w:rsidRPr="003B065A">
        <w:rPr>
          <w:rtl/>
        </w:rPr>
        <w:t>אין עומר ושתי לחם באין משל צבור.</w:t>
      </w:r>
    </w:p>
    <w:p w14:paraId="27E0A8BB" w14:textId="77777777" w:rsidR="001814E6" w:rsidRDefault="001814E6" w:rsidP="001814E6">
      <w:pPr>
        <w:pStyle w:val="36"/>
        <w:framePr w:wrap="notBeside"/>
        <w:rPr>
          <w:rtl/>
        </w:rPr>
      </w:pPr>
      <w:r>
        <w:rPr>
          <w:rFonts w:hint="cs"/>
          <w:rtl/>
        </w:rPr>
        <w:t xml:space="preserve">דחה </w:t>
      </w:r>
      <w:r w:rsidRPr="00F40D4B">
        <w:rPr>
          <w:rFonts w:hint="cs"/>
          <w:rtl/>
        </w:rPr>
        <w:t xml:space="preserve"> </w:t>
      </w:r>
      <w:r w:rsidRPr="00F40D4B">
        <w:rPr>
          <w:rtl/>
        </w:rPr>
        <w:t>רבא:</w:t>
      </w:r>
    </w:p>
    <w:p w14:paraId="70B5D2F1" w14:textId="77777777" w:rsidR="001814E6" w:rsidRPr="00F40D4B" w:rsidRDefault="001814E6" w:rsidP="001814E6">
      <w:pPr>
        <w:rPr>
          <w:rtl/>
        </w:rPr>
      </w:pPr>
      <w:r w:rsidRPr="00063DBB">
        <w:rPr>
          <w:rStyle w:val="affffc"/>
          <w:rFonts w:hint="cs"/>
          <w:rtl/>
        </w:rPr>
        <w:t>לכו''ע</w:t>
      </w:r>
      <w:r w:rsidRPr="00F40D4B">
        <w:rPr>
          <w:rFonts w:hint="cs"/>
          <w:rtl/>
        </w:rPr>
        <w:t xml:space="preserve"> </w:t>
      </w:r>
      <w:r w:rsidRPr="00F40D4B">
        <w:rPr>
          <w:rtl/>
        </w:rPr>
        <w:t xml:space="preserve">הבטה בהפקר קני, </w:t>
      </w:r>
      <w:r w:rsidRPr="00063DBB">
        <w:rPr>
          <w:rStyle w:val="affffc"/>
          <w:rtl/>
        </w:rPr>
        <w:t xml:space="preserve">וכאן </w:t>
      </w:r>
      <w:r w:rsidRPr="00063DBB">
        <w:rPr>
          <w:rStyle w:val="affffc"/>
          <w:rFonts w:hint="cs"/>
          <w:rtl/>
        </w:rPr>
        <w:t>חלקו</w:t>
      </w:r>
      <w:r w:rsidRPr="00F40D4B">
        <w:rPr>
          <w:rFonts w:hint="cs"/>
          <w:rtl/>
        </w:rPr>
        <w:t xml:space="preserve"> אי </w:t>
      </w:r>
      <w:r w:rsidRPr="00F40D4B">
        <w:rPr>
          <w:rtl/>
        </w:rPr>
        <w:t>חיישי שמא לא ימסרם יפה</w:t>
      </w:r>
    </w:p>
    <w:p w14:paraId="0A6A4C8F" w14:textId="77777777" w:rsidR="001814E6" w:rsidRDefault="001814E6" w:rsidP="001814E6">
      <w:pPr>
        <w:pStyle w:val="36"/>
        <w:framePr w:wrap="notBeside"/>
        <w:rPr>
          <w:rtl/>
        </w:rPr>
      </w:pPr>
      <w:r w:rsidRPr="00F40D4B">
        <w:rPr>
          <w:rtl/>
        </w:rPr>
        <w:t>ד</w:t>
      </w:r>
      <w:r w:rsidRPr="00F40D4B">
        <w:rPr>
          <w:rFonts w:hint="cs"/>
          <w:rtl/>
        </w:rPr>
        <w:t>ל</w:t>
      </w:r>
      <w:r w:rsidRPr="00F40D4B">
        <w:rPr>
          <w:rtl/>
        </w:rPr>
        <w:t>רבנן:</w:t>
      </w:r>
    </w:p>
    <w:p w14:paraId="2B07B7BB" w14:textId="77777777" w:rsidR="001814E6" w:rsidRPr="00F40D4B" w:rsidRDefault="001814E6" w:rsidP="001814E6">
      <w:pPr>
        <w:rPr>
          <w:rtl/>
        </w:rPr>
      </w:pPr>
      <w:r>
        <w:rPr>
          <w:rFonts w:hint="cs"/>
          <w:rtl/>
        </w:rPr>
        <w:t xml:space="preserve">נותנים לו </w:t>
      </w:r>
      <w:r w:rsidRPr="00F40D4B">
        <w:rPr>
          <w:rFonts w:hint="cs"/>
          <w:rtl/>
        </w:rPr>
        <w:t xml:space="preserve">שכר </w:t>
      </w:r>
      <w:r>
        <w:rPr>
          <w:rFonts w:hint="cs"/>
          <w:rtl/>
        </w:rPr>
        <w:t>ד</w:t>
      </w:r>
      <w:r w:rsidRPr="00F40D4B">
        <w:rPr>
          <w:rFonts w:hint="cs"/>
          <w:rtl/>
        </w:rPr>
        <w:t>חישי</w:t>
      </w:r>
      <w:r>
        <w:rPr>
          <w:rFonts w:hint="cs"/>
          <w:rtl/>
        </w:rPr>
        <w:t>'</w:t>
      </w:r>
      <w:r w:rsidRPr="00F40D4B">
        <w:rPr>
          <w:rFonts w:hint="cs"/>
          <w:rtl/>
        </w:rPr>
        <w:t xml:space="preserve"> </w:t>
      </w:r>
      <w:r w:rsidRPr="00F40D4B">
        <w:rPr>
          <w:rtl/>
        </w:rPr>
        <w:t xml:space="preserve">שמא לא ימסרם יפה </w:t>
      </w:r>
      <w:r w:rsidRPr="00063DBB">
        <w:rPr>
          <w:rStyle w:val="afffff2"/>
          <w:rFonts w:hint="cs"/>
          <w:rtl/>
        </w:rPr>
        <w:t>[בלב שלם</w:t>
      </w:r>
      <w:r>
        <w:rPr>
          <w:rStyle w:val="afffff2"/>
          <w:rFonts w:hint="cs"/>
          <w:rtl/>
        </w:rPr>
        <w:t>]</w:t>
      </w:r>
    </w:p>
    <w:p w14:paraId="62205A19" w14:textId="77777777" w:rsidR="001814E6" w:rsidRDefault="001814E6" w:rsidP="001814E6">
      <w:pPr>
        <w:pStyle w:val="36"/>
        <w:framePr w:wrap="notBeside"/>
        <w:rPr>
          <w:rtl/>
        </w:rPr>
      </w:pPr>
      <w:r w:rsidRPr="00F40D4B">
        <w:rPr>
          <w:rFonts w:hint="cs"/>
          <w:rtl/>
        </w:rPr>
        <w:lastRenderedPageBreak/>
        <w:t>ולר</w:t>
      </w:r>
      <w:r w:rsidRPr="00F40D4B">
        <w:rPr>
          <w:rtl/>
        </w:rPr>
        <w:t>בי יוסי:</w:t>
      </w:r>
    </w:p>
    <w:p w14:paraId="0E2D50C5" w14:textId="77777777" w:rsidR="001814E6" w:rsidRPr="00F40D4B" w:rsidRDefault="001814E6" w:rsidP="001814E6">
      <w:pPr>
        <w:rPr>
          <w:rtl/>
        </w:rPr>
      </w:pPr>
      <w:r w:rsidRPr="00F40D4B">
        <w:rPr>
          <w:rtl/>
        </w:rPr>
        <w:t>לא חיישינן שמא לא ימסרם יפה יפה.</w:t>
      </w:r>
    </w:p>
    <w:p w14:paraId="7B804751" w14:textId="77777777" w:rsidR="001814E6" w:rsidRDefault="001814E6" w:rsidP="001814E6">
      <w:pPr>
        <w:pStyle w:val="36"/>
        <w:framePr w:wrap="notBeside"/>
        <w:rPr>
          <w:rtl/>
        </w:rPr>
      </w:pPr>
      <w:r>
        <w:rPr>
          <w:rFonts w:hint="cs"/>
          <w:rtl/>
        </w:rPr>
        <w:t xml:space="preserve">וענוהו </w:t>
      </w:r>
      <w:r w:rsidRPr="00F40D4B">
        <w:rPr>
          <w:rFonts w:hint="cs"/>
          <w:rtl/>
        </w:rPr>
        <w:t>רבנן</w:t>
      </w:r>
      <w:r w:rsidRPr="00F40D4B">
        <w:rPr>
          <w:rtl/>
        </w:rPr>
        <w:t>:</w:t>
      </w:r>
    </w:p>
    <w:p w14:paraId="033CDFA5" w14:textId="77777777" w:rsidR="001814E6" w:rsidRPr="00F40D4B" w:rsidRDefault="001814E6" w:rsidP="001814E6">
      <w:pPr>
        <w:spacing w:after="60"/>
        <w:rPr>
          <w:rtl/>
        </w:rPr>
      </w:pPr>
      <w:r w:rsidRPr="00FB58ED">
        <w:rPr>
          <w:rStyle w:val="affffc"/>
          <w:rtl/>
        </w:rPr>
        <w:t>לדברינו</w:t>
      </w:r>
      <w:r w:rsidRPr="00F40D4B">
        <w:rPr>
          <w:rtl/>
        </w:rPr>
        <w:t xml:space="preserve"> </w:t>
      </w:r>
      <w:r w:rsidRPr="003B065A">
        <w:rPr>
          <w:rStyle w:val="affffc"/>
          <w:rtl/>
        </w:rPr>
        <w:t>דחיישי</w:t>
      </w:r>
      <w:r>
        <w:rPr>
          <w:rFonts w:hint="cs"/>
          <w:rtl/>
        </w:rPr>
        <w:t xml:space="preserve"> </w:t>
      </w:r>
      <w:r w:rsidRPr="00F40D4B">
        <w:rPr>
          <w:rtl/>
        </w:rPr>
        <w:t xml:space="preserve">אין עומר ושתי לחם </w:t>
      </w:r>
      <w:r>
        <w:rPr>
          <w:rFonts w:hint="cs"/>
          <w:rtl/>
        </w:rPr>
        <w:t>באין משל ציבור</w:t>
      </w:r>
    </w:p>
    <w:p w14:paraId="515C8219" w14:textId="77777777" w:rsidR="001814E6" w:rsidRDefault="001814E6" w:rsidP="001814E6">
      <w:pPr>
        <w:pStyle w:val="36"/>
        <w:framePr w:wrap="notBeside"/>
        <w:rPr>
          <w:rtl/>
        </w:rPr>
      </w:pPr>
      <w:r w:rsidRPr="00F40D4B">
        <w:rPr>
          <w:rFonts w:hint="cs"/>
          <w:rtl/>
        </w:rPr>
        <w:t xml:space="preserve">א''ד </w:t>
      </w:r>
      <w:r w:rsidRPr="00F40D4B">
        <w:rPr>
          <w:rtl/>
        </w:rPr>
        <w:t>רבא:</w:t>
      </w:r>
    </w:p>
    <w:p w14:paraId="64F7EC06" w14:textId="77777777" w:rsidR="001814E6" w:rsidRPr="00F40D4B" w:rsidRDefault="001814E6" w:rsidP="001814E6">
      <w:pPr>
        <w:rPr>
          <w:rtl/>
        </w:rPr>
      </w:pPr>
      <w:r w:rsidRPr="00063DBB">
        <w:rPr>
          <w:rStyle w:val="affffc"/>
          <w:rtl/>
        </w:rPr>
        <w:t>דכו</w:t>
      </w:r>
      <w:r w:rsidRPr="00063DBB">
        <w:rPr>
          <w:rStyle w:val="affffc"/>
          <w:rFonts w:hint="cs"/>
          <w:rtl/>
        </w:rPr>
        <w:t>''ע</w:t>
      </w:r>
      <w:r w:rsidRPr="00F40D4B">
        <w:rPr>
          <w:rtl/>
        </w:rPr>
        <w:t xml:space="preserve"> הבטה בהפקר לא קני, </w:t>
      </w:r>
      <w:r w:rsidRPr="00063DBB">
        <w:rPr>
          <w:rStyle w:val="affffc"/>
          <w:rtl/>
        </w:rPr>
        <w:t xml:space="preserve">וכאן </w:t>
      </w:r>
      <w:r w:rsidRPr="00063DBB">
        <w:rPr>
          <w:rStyle w:val="affffc"/>
          <w:rFonts w:hint="cs"/>
          <w:rtl/>
        </w:rPr>
        <w:t>חלקו</w:t>
      </w:r>
      <w:r w:rsidRPr="00F40D4B">
        <w:rPr>
          <w:rFonts w:hint="cs"/>
          <w:rtl/>
        </w:rPr>
        <w:t xml:space="preserve"> אי </w:t>
      </w:r>
      <w:r w:rsidRPr="00F40D4B">
        <w:rPr>
          <w:rtl/>
        </w:rPr>
        <w:t>חיישי</w:t>
      </w:r>
      <w:r>
        <w:rPr>
          <w:rFonts w:hint="cs"/>
          <w:rtl/>
        </w:rPr>
        <w:t>'</w:t>
      </w:r>
      <w:r w:rsidRPr="00F40D4B">
        <w:rPr>
          <w:rtl/>
        </w:rPr>
        <w:t xml:space="preserve"> לבעלי זרועות.</w:t>
      </w:r>
    </w:p>
    <w:p w14:paraId="16268517" w14:textId="77777777" w:rsidR="001814E6" w:rsidRDefault="001814E6" w:rsidP="001814E6">
      <w:pPr>
        <w:pStyle w:val="36"/>
        <w:framePr w:wrap="notBeside"/>
        <w:rPr>
          <w:rtl/>
        </w:rPr>
      </w:pPr>
      <w:r w:rsidRPr="00F40D4B">
        <w:rPr>
          <w:rtl/>
        </w:rPr>
        <w:t>ד</w:t>
      </w:r>
      <w:r w:rsidRPr="00F40D4B">
        <w:rPr>
          <w:rFonts w:hint="cs"/>
          <w:rtl/>
        </w:rPr>
        <w:t>ל</w:t>
      </w:r>
      <w:r w:rsidRPr="00F40D4B">
        <w:rPr>
          <w:rtl/>
        </w:rPr>
        <w:t>ת</w:t>
      </w:r>
      <w:r w:rsidRPr="00F40D4B">
        <w:rPr>
          <w:rFonts w:hint="cs"/>
          <w:rtl/>
        </w:rPr>
        <w:t>"ק</w:t>
      </w:r>
      <w:r w:rsidRPr="00F40D4B">
        <w:rPr>
          <w:rtl/>
        </w:rPr>
        <w:t>:</w:t>
      </w:r>
    </w:p>
    <w:p w14:paraId="5ECC6DD7" w14:textId="77777777" w:rsidR="001814E6" w:rsidRPr="00F40D4B" w:rsidRDefault="001814E6" w:rsidP="001814E6">
      <w:pPr>
        <w:rPr>
          <w:rtl/>
        </w:rPr>
      </w:pPr>
      <w:r w:rsidRPr="00F40D4B">
        <w:rPr>
          <w:rtl/>
        </w:rPr>
        <w:t>תקינו רבנן ל</w:t>
      </w:r>
      <w:r w:rsidRPr="00F40D4B">
        <w:rPr>
          <w:rFonts w:hint="cs"/>
          <w:rtl/>
        </w:rPr>
        <w:t>יתן לו ד' זוזי</w:t>
      </w:r>
      <w:r w:rsidRPr="00F40D4B">
        <w:rPr>
          <w:rtl/>
        </w:rPr>
        <w:t xml:space="preserve">, </w:t>
      </w:r>
      <w:r w:rsidRPr="00F40D4B">
        <w:rPr>
          <w:rFonts w:hint="cs"/>
          <w:rtl/>
        </w:rPr>
        <w:t xml:space="preserve">שישמעו </w:t>
      </w:r>
      <w:r w:rsidRPr="00F40D4B">
        <w:rPr>
          <w:rtl/>
        </w:rPr>
        <w:t xml:space="preserve">בעלי זרועות ויפרשו </w:t>
      </w:r>
      <w:r>
        <w:rPr>
          <w:rFonts w:hint="cs"/>
          <w:rtl/>
        </w:rPr>
        <w:t>מהם</w:t>
      </w:r>
      <w:r w:rsidRPr="00F40D4B">
        <w:rPr>
          <w:rtl/>
        </w:rPr>
        <w:t>.</w:t>
      </w:r>
    </w:p>
    <w:p w14:paraId="639EAA91" w14:textId="77777777" w:rsidR="001814E6" w:rsidRDefault="001814E6" w:rsidP="001814E6">
      <w:pPr>
        <w:pStyle w:val="36"/>
        <w:framePr w:wrap="notBeside"/>
        <w:rPr>
          <w:rtl/>
        </w:rPr>
      </w:pPr>
      <w:r w:rsidRPr="00F40D4B">
        <w:rPr>
          <w:rtl/>
        </w:rPr>
        <w:t>ו</w:t>
      </w:r>
      <w:r w:rsidRPr="00F40D4B">
        <w:rPr>
          <w:rFonts w:hint="cs"/>
          <w:rtl/>
        </w:rPr>
        <w:t>ל</w:t>
      </w:r>
      <w:r w:rsidRPr="00F40D4B">
        <w:rPr>
          <w:rtl/>
        </w:rPr>
        <w:t>רבי יוסי:</w:t>
      </w:r>
    </w:p>
    <w:p w14:paraId="5902783B" w14:textId="77777777" w:rsidR="001814E6" w:rsidRPr="00F40D4B" w:rsidRDefault="001814E6" w:rsidP="001814E6">
      <w:pPr>
        <w:rPr>
          <w:rtl/>
        </w:rPr>
      </w:pPr>
      <w:r w:rsidRPr="00F40D4B">
        <w:rPr>
          <w:rtl/>
        </w:rPr>
        <w:t>לא ת</w:t>
      </w:r>
      <w:r>
        <w:rPr>
          <w:rFonts w:hint="cs"/>
          <w:rtl/>
        </w:rPr>
        <w:t>י</w:t>
      </w:r>
      <w:r w:rsidRPr="00F40D4B">
        <w:rPr>
          <w:rtl/>
        </w:rPr>
        <w:t>קנו</w:t>
      </w:r>
      <w:r>
        <w:rPr>
          <w:rFonts w:hint="cs"/>
          <w:rtl/>
        </w:rPr>
        <w:t xml:space="preserve">, </w:t>
      </w:r>
      <w:r w:rsidRPr="003B065A">
        <w:rPr>
          <w:rStyle w:val="affffc"/>
          <w:rFonts w:hint="cs"/>
          <w:rtl/>
        </w:rPr>
        <w:t>ואמרו לו</w:t>
      </w:r>
      <w:r>
        <w:rPr>
          <w:rFonts w:ascii="BA TM • Vilna Extra-Bold" w:hAnsi="BA TM • Vilna Extra-Bold" w:cs="BA TM • Vilna Extra-Bold" w:hint="cs"/>
          <w:color w:val="767171" w:themeColor="background2" w:themeShade="80"/>
          <w:sz w:val="14"/>
          <w:szCs w:val="14"/>
          <w:rtl/>
        </w:rPr>
        <w:t xml:space="preserve"> </w:t>
      </w:r>
      <w:r w:rsidRPr="00FB58ED">
        <w:rPr>
          <w:rStyle w:val="affffc"/>
          <w:rtl/>
        </w:rPr>
        <w:t>לדברינו</w:t>
      </w:r>
      <w:r>
        <w:rPr>
          <w:rStyle w:val="afffff2"/>
          <w:rFonts w:hint="cs"/>
          <w:rtl/>
        </w:rPr>
        <w:t xml:space="preserve"> </w:t>
      </w:r>
      <w:r w:rsidRPr="00063DBB">
        <w:rPr>
          <w:rStyle w:val="afffff2"/>
          <w:rFonts w:hint="cs"/>
          <w:rtl/>
        </w:rPr>
        <w:t>דתקינו</w:t>
      </w:r>
      <w:r>
        <w:rPr>
          <w:rStyle w:val="afffff2"/>
          <w:rFonts w:hint="cs"/>
          <w:rtl/>
        </w:rPr>
        <w:t xml:space="preserve">, </w:t>
      </w:r>
      <w:r w:rsidRPr="00F40D4B">
        <w:rPr>
          <w:rtl/>
        </w:rPr>
        <w:t>אין באין משל צבור.</w:t>
      </w:r>
    </w:p>
    <w:p w14:paraId="4ECB5D6E" w14:textId="77777777" w:rsidR="001814E6" w:rsidRDefault="001814E6" w:rsidP="001814E6">
      <w:pPr>
        <w:pStyle w:val="36"/>
        <w:framePr w:wrap="notBeside"/>
        <w:rPr>
          <w:rtl/>
        </w:rPr>
      </w:pPr>
      <w:r w:rsidRPr="00F40D4B">
        <w:rPr>
          <w:rtl/>
        </w:rPr>
        <w:t>וכן</w:t>
      </w:r>
      <w:r>
        <w:rPr>
          <w:rFonts w:hint="cs"/>
          <w:rtl/>
        </w:rPr>
        <w:t xml:space="preserve"> מרי''ו:</w:t>
      </w:r>
    </w:p>
    <w:p w14:paraId="6ACC1150" w14:textId="77777777" w:rsidR="001814E6" w:rsidRPr="00F40D4B" w:rsidRDefault="001814E6" w:rsidP="001814E6">
      <w:pPr>
        <w:rPr>
          <w:rtl/>
        </w:rPr>
      </w:pPr>
      <w:r w:rsidRPr="00063DBB">
        <w:rPr>
          <w:rStyle w:val="affffc"/>
          <w:rFonts w:hint="cs"/>
          <w:rtl/>
        </w:rPr>
        <w:t>נפק''מ:</w:t>
      </w:r>
      <w:r>
        <w:rPr>
          <w:rFonts w:hint="cs"/>
          <w:rtl/>
        </w:rPr>
        <w:t xml:space="preserve"> </w:t>
      </w:r>
      <w:r w:rsidRPr="00F40D4B">
        <w:rPr>
          <w:rtl/>
        </w:rPr>
        <w:t>חוששין לבעלי זרועות</w:t>
      </w:r>
      <w:r>
        <w:rPr>
          <w:rFonts w:hint="cs"/>
          <w:rtl/>
        </w:rPr>
        <w:t>.</w:t>
      </w:r>
    </w:p>
    <w:p w14:paraId="31C1076D" w14:textId="77777777" w:rsidR="001814E6" w:rsidRPr="00F40D4B" w:rsidRDefault="001814E6" w:rsidP="001814E6">
      <w:pPr>
        <w:pStyle w:val="aff9"/>
        <w:rPr>
          <w:rtl/>
        </w:rPr>
      </w:pPr>
      <w:r w:rsidRPr="00F40D4B">
        <w:rPr>
          <w:rtl/>
        </w:rPr>
        <w:t>***</w:t>
      </w:r>
    </w:p>
    <w:p w14:paraId="5546A0A9" w14:textId="77777777" w:rsidR="001814E6" w:rsidRDefault="001814E6" w:rsidP="001814E6">
      <w:pPr>
        <w:pStyle w:val="affe"/>
        <w:framePr w:wrap="around"/>
        <w:rPr>
          <w:rtl/>
        </w:rPr>
      </w:pPr>
      <w:r w:rsidRPr="00F40D4B">
        <w:rPr>
          <w:rtl/>
        </w:rPr>
        <w:t>קיח:</w:t>
      </w:r>
    </w:p>
    <w:p>
      <w:pPr>
        <w:pStyle w:val="afffff"/>
        <w:rPr>
          <w:ins w:id="20369" w:author="קלוד" w:date="2026-10-06T10:08:05Z"/>
        </w:rPr>
      </w:pPr>
      <w:ins w:id="20368" w:author="קלוד" w:date="2026-10-06T10:08:05Z">
        <w:r>
          <w:t xml:space="preserve">משנה ה</w:t>
        </w:r>
      </w:ins>
    </w:p>
    <w:p w14:paraId="118E58DA" w14:textId="77777777" w:rsidR="001814E6" w:rsidRPr="00F40D4B" w:rsidRDefault="001814E6" w:rsidP="001814E6">
      <w:pPr>
        <w:pStyle w:val="afff3"/>
        <w:rPr>
          <w:rtl/>
        </w:rPr>
      </w:pPr>
      <w:ins w:id="10020" w:author="מספור קטעי משנה" w:date="2026-10-06T06:45:11Z">
        <w:r>
          <w:rPr>
            <w:rStyle w:val="MisparKeta"/>
          </w:rPr>
          <w:t xml:space="preserve">א. </w:t>
        </w:r>
      </w:ins>
      <w:r w:rsidRPr="00F40D4B">
        <w:rPr>
          <w:rtl/>
        </w:rPr>
        <w:t xml:space="preserve">המוציא זבל </w:t>
      </w:r>
      <w:r>
        <w:rPr>
          <w:rFonts w:hint="cs"/>
          <w:rtl/>
        </w:rPr>
        <w:t>לרה''ר</w:t>
      </w:r>
      <w:r w:rsidRPr="00F40D4B">
        <w:rPr>
          <w:rtl/>
        </w:rPr>
        <w:t>, המוציא - מוציא והמזבל - מזבל.</w:t>
      </w:r>
    </w:p>
    <w:p w14:paraId="1CF3546D" w14:textId="77777777" w:rsidR="001814E6" w:rsidRPr="00F40D4B" w:rsidRDefault="001814E6" w:rsidP="001814E6">
      <w:pPr>
        <w:pStyle w:val="afff3"/>
        <w:rPr>
          <w:rtl/>
        </w:rPr>
      </w:pPr>
      <w:r w:rsidRPr="00F40D4B">
        <w:rPr>
          <w:rtl/>
        </w:rPr>
        <w:t xml:space="preserve">אין שורין טיט </w:t>
      </w:r>
      <w:r>
        <w:rPr>
          <w:rFonts w:hint="cs"/>
          <w:rtl/>
        </w:rPr>
        <w:t>ברה''ר</w:t>
      </w:r>
      <w:r w:rsidRPr="00F40D4B">
        <w:rPr>
          <w:rtl/>
        </w:rPr>
        <w:t>, ואין לובנים לבנים.</w:t>
      </w:r>
    </w:p>
    <w:p w14:paraId="3DFA9A09" w14:textId="77777777" w:rsidR="001814E6" w:rsidRPr="00F40D4B" w:rsidRDefault="001814E6" w:rsidP="001814E6">
      <w:pPr>
        <w:pStyle w:val="afff3"/>
        <w:spacing w:after="60" w:line="220" w:lineRule="exact"/>
        <w:rPr>
          <w:rtl/>
        </w:rPr>
      </w:pPr>
      <w:r w:rsidRPr="00F40D4B">
        <w:rPr>
          <w:rtl/>
        </w:rPr>
        <w:t xml:space="preserve">אבל גובלין טיט </w:t>
      </w:r>
      <w:r>
        <w:rPr>
          <w:rFonts w:hint="cs"/>
          <w:rtl/>
        </w:rPr>
        <w:t>ברה''ר</w:t>
      </w:r>
      <w:r w:rsidRPr="00F40D4B">
        <w:rPr>
          <w:rtl/>
        </w:rPr>
        <w:t>, אבל לא לבנים.</w:t>
      </w:r>
    </w:p>
    <w:p w14:paraId="51F42D33" w14:textId="77777777" w:rsidR="001814E6" w:rsidRPr="00F40D4B" w:rsidRDefault="001814E6" w:rsidP="001814E6">
      <w:pPr>
        <w:pStyle w:val="afff3"/>
        <w:rPr>
          <w:rtl/>
        </w:rPr>
      </w:pPr>
      <w:r w:rsidRPr="00F40D4B">
        <w:rPr>
          <w:rtl/>
        </w:rPr>
        <w:t xml:space="preserve">הבונה </w:t>
      </w:r>
      <w:r>
        <w:rPr>
          <w:rFonts w:hint="cs"/>
          <w:rtl/>
        </w:rPr>
        <w:t>ברה''ר</w:t>
      </w:r>
      <w:r w:rsidRPr="00F40D4B">
        <w:rPr>
          <w:rtl/>
        </w:rPr>
        <w:t>- המביא אבנים מביא, והבונה בונה.</w:t>
      </w:r>
    </w:p>
    <w:p w14:paraId="1F76E6E1" w14:textId="77777777" w:rsidR="001814E6" w:rsidRPr="00F40D4B" w:rsidRDefault="001814E6" w:rsidP="001814E6">
      <w:pPr>
        <w:pStyle w:val="afff3"/>
        <w:rPr>
          <w:rtl/>
        </w:rPr>
      </w:pPr>
      <w:r w:rsidRPr="00F40D4B">
        <w:rPr>
          <w:rtl/>
        </w:rPr>
        <w:t>ואם הזיק - משלם מה שהזיק.</w:t>
      </w:r>
    </w:p>
    <w:p w14:paraId="2F84080D" w14:textId="77777777" w:rsidR="001814E6" w:rsidRPr="00F40D4B" w:rsidRDefault="001814E6" w:rsidP="001814E6">
      <w:pPr>
        <w:pStyle w:val="afff3"/>
        <w:rPr>
          <w:rtl/>
        </w:rPr>
      </w:pPr>
      <w:r w:rsidRPr="00FB58ED">
        <w:rPr>
          <w:rStyle w:val="TanaimMishna"/>
          <w:rFonts w:hint="cs"/>
          <w:rtl/>
          <w:rPrChange w:id="20152" w:author="קלוד" w:date="2026-10-06T10:08:05Z">
            <w:rPr>
              <w:rStyle w:val="affffc"/>
              <w:rFonts w:hint="cs"/>
              <w:rtl/>
            </w:rPr>
          </w:rPrChange>
        </w:rPr>
        <w:t>רשב''ג</w:t>
      </w:r>
      <w:r w:rsidRPr="00FB58ED">
        <w:rPr>
          <w:rStyle w:val="TanaimMishna"/>
          <w:rtl/>
          <w:rPrChange w:id="20153" w:author="קלוד" w:date="2026-10-06T10:08:05Z">
            <w:rPr>
              <w:rStyle w:val="affffc"/>
              <w:rtl/>
            </w:rPr>
          </w:rPrChange>
        </w:rPr>
        <w:t>:</w:t>
      </w:r>
      <w:r w:rsidRPr="00F40D4B">
        <w:rPr>
          <w:rtl/>
        </w:rPr>
        <w:t xml:space="preserve"> אף מתקן הוא את מלאכתו לפני שלשים יום.</w:t>
      </w:r>
    </w:p>
    <w:p w14:paraId="7735AB0B" w14:textId="77777777" w:rsidR="001814E6" w:rsidRDefault="001814E6" w:rsidP="001814E6">
      <w:pPr>
        <w:pStyle w:val="affff9"/>
        <w:rPr>
          <w:rtl/>
        </w:rPr>
      </w:pPr>
      <w:r w:rsidRPr="00F40D4B">
        <w:rPr>
          <w:rtl/>
        </w:rPr>
        <w:t>מתניתין דלא כר</w:t>
      </w:r>
      <w:r w:rsidRPr="00F40D4B">
        <w:rPr>
          <w:rFonts w:hint="cs"/>
          <w:rtl/>
        </w:rPr>
        <w:t xml:space="preserve">"י </w:t>
      </w:r>
      <w:r w:rsidRPr="00F40D4B">
        <w:rPr>
          <w:rtl/>
        </w:rPr>
        <w:t xml:space="preserve"> </w:t>
      </w:r>
    </w:p>
    <w:p w14:paraId="60EFBA68" w14:textId="77777777" w:rsidR="001814E6" w:rsidRDefault="001814E6" w:rsidP="001814E6">
      <w:pPr>
        <w:pStyle w:val="36"/>
        <w:framePr w:wrap="notBeside"/>
        <w:rPr>
          <w:rtl/>
        </w:rPr>
      </w:pPr>
      <w:r w:rsidRPr="00FB58ED">
        <w:rPr>
          <w:rStyle w:val="affffc"/>
          <w:rtl/>
        </w:rPr>
        <w:t>ד</w:t>
      </w:r>
      <w:r w:rsidRPr="00FB58ED">
        <w:rPr>
          <w:rStyle w:val="affffc"/>
          <w:rFonts w:hint="cs"/>
          <w:rtl/>
        </w:rPr>
        <w:t>לר''י</w:t>
      </w:r>
      <w:r w:rsidRPr="00FB58ED">
        <w:rPr>
          <w:rStyle w:val="affffc"/>
          <w:rtl/>
        </w:rPr>
        <w:t>:</w:t>
      </w:r>
      <w:r w:rsidRPr="00F40D4B">
        <w:rPr>
          <w:rtl/>
        </w:rPr>
        <w:t xml:space="preserve"> </w:t>
      </w:r>
    </w:p>
    <w:p w14:paraId="67CF19E5" w14:textId="77777777" w:rsidR="001814E6" w:rsidRPr="00F40D4B" w:rsidRDefault="001814E6" w:rsidP="001814E6">
      <w:pPr>
        <w:rPr>
          <w:rtl/>
        </w:rPr>
      </w:pPr>
      <w:r w:rsidRPr="003B065A">
        <w:rPr>
          <w:rFonts w:hint="cs"/>
          <w:rtl/>
        </w:rPr>
        <w:t xml:space="preserve">מוציא זבלו לרה''ר בשעת הוצאת זבלים, </w:t>
      </w:r>
      <w:r w:rsidRPr="003B065A">
        <w:rPr>
          <w:rtl/>
        </w:rPr>
        <w:t xml:space="preserve">וצוברו כל </w:t>
      </w:r>
      <w:r w:rsidRPr="003B065A">
        <w:rPr>
          <w:rFonts w:hint="cs"/>
          <w:rtl/>
        </w:rPr>
        <w:t xml:space="preserve">ל' </w:t>
      </w:r>
      <w:r w:rsidRPr="003B065A">
        <w:rPr>
          <w:rtl/>
        </w:rPr>
        <w:t>יום,</w:t>
      </w:r>
      <w:r w:rsidRPr="003B065A">
        <w:rPr>
          <w:rFonts w:hint="cs"/>
          <w:rtl/>
        </w:rPr>
        <w:t xml:space="preserve"> </w:t>
      </w:r>
      <w:r w:rsidRPr="003B065A">
        <w:rPr>
          <w:rtl/>
        </w:rPr>
        <w:t>שיהא</w:t>
      </w:r>
      <w:r w:rsidRPr="00F40D4B">
        <w:rPr>
          <w:rtl/>
        </w:rPr>
        <w:t xml:space="preserve"> </w:t>
      </w:r>
      <w:r w:rsidRPr="003B065A">
        <w:rPr>
          <w:rtl/>
        </w:rPr>
        <w:t>נישוף ברגלי אדם וברגלי בהמה, שע"מ כן הנחיל יהושע את הארץ.</w:t>
      </w:r>
    </w:p>
    <w:p w14:paraId="0F215889" w14:textId="77777777" w:rsidR="001814E6" w:rsidRDefault="001814E6" w:rsidP="001814E6">
      <w:pPr>
        <w:pStyle w:val="36"/>
        <w:framePr w:wrap="notBeside"/>
        <w:rPr>
          <w:rtl/>
        </w:rPr>
      </w:pPr>
      <w:r w:rsidRPr="00F40D4B">
        <w:rPr>
          <w:rFonts w:hint="cs"/>
          <w:rtl/>
        </w:rPr>
        <w:t>ו</w:t>
      </w:r>
      <w:r>
        <w:rPr>
          <w:rFonts w:hint="cs"/>
          <w:rtl/>
        </w:rPr>
        <w:t xml:space="preserve">ר''י: </w:t>
      </w:r>
    </w:p>
    <w:p w14:paraId="0D4E3A4B" w14:textId="77777777" w:rsidR="001814E6" w:rsidRPr="003B065A" w:rsidRDefault="001814E6" w:rsidP="001814E6">
      <w:pPr>
        <w:rPr>
          <w:spacing w:val="2"/>
          <w:rtl/>
        </w:rPr>
      </w:pPr>
      <w:r w:rsidRPr="003B065A">
        <w:rPr>
          <w:rFonts w:hint="cs"/>
          <w:spacing w:val="2"/>
          <w:rtl/>
        </w:rPr>
        <w:t xml:space="preserve">שפטר בחנוכה לא מפני רשות דמצווה אלא מפני שעשה ברשות </w:t>
      </w:r>
    </w:p>
    <w:p w14:paraId="0D1EFD68" w14:textId="77777777" w:rsidR="001814E6" w:rsidRDefault="001814E6" w:rsidP="001814E6">
      <w:pPr>
        <w:pStyle w:val="36"/>
        <w:framePr w:wrap="notBeside"/>
        <w:rPr>
          <w:rtl/>
        </w:rPr>
      </w:pPr>
      <w:r w:rsidRPr="00F40D4B">
        <w:rPr>
          <w:rFonts w:hint="cs"/>
          <w:rtl/>
        </w:rPr>
        <w:t>דהא</w:t>
      </w:r>
    </w:p>
    <w:p w14:paraId="78EC2E0F" w14:textId="77777777" w:rsidR="001814E6" w:rsidRPr="00F40D4B" w:rsidRDefault="001814E6" w:rsidP="001814E6">
      <w:pPr>
        <w:spacing w:after="60"/>
      </w:pPr>
      <w:r w:rsidRPr="00F40D4B">
        <w:rPr>
          <w:rFonts w:hint="cs"/>
          <w:rtl/>
        </w:rPr>
        <w:t>'</w:t>
      </w:r>
      <w:r w:rsidRPr="00F40D4B">
        <w:rPr>
          <w:rtl/>
        </w:rPr>
        <w:t xml:space="preserve">כל </w:t>
      </w:r>
      <w:r>
        <w:rPr>
          <w:rFonts w:hint="cs"/>
          <w:rtl/>
        </w:rPr>
        <w:t>ה</w:t>
      </w:r>
      <w:r w:rsidRPr="00F40D4B">
        <w:rPr>
          <w:rtl/>
        </w:rPr>
        <w:t xml:space="preserve">מותרין לקלקל </w:t>
      </w:r>
      <w:r>
        <w:rPr>
          <w:rFonts w:hint="cs"/>
          <w:rtl/>
        </w:rPr>
        <w:t>ברה''ר</w:t>
      </w:r>
      <w:r w:rsidRPr="00F40D4B">
        <w:rPr>
          <w:rtl/>
        </w:rPr>
        <w:t xml:space="preserve">, אם הזיק - חייב לשלם, </w:t>
      </w:r>
      <w:r w:rsidRPr="00FB58ED">
        <w:rPr>
          <w:rStyle w:val="affffc"/>
          <w:rtl/>
        </w:rPr>
        <w:t>ור</w:t>
      </w:r>
      <w:r w:rsidRPr="00FB58ED">
        <w:rPr>
          <w:rStyle w:val="affffc"/>
          <w:rFonts w:hint="cs"/>
          <w:rtl/>
        </w:rPr>
        <w:t>"י</w:t>
      </w:r>
      <w:r w:rsidRPr="00F40D4B">
        <w:rPr>
          <w:rtl/>
        </w:rPr>
        <w:t xml:space="preserve"> פוטר</w:t>
      </w:r>
      <w:r>
        <w:rPr>
          <w:rFonts w:hint="cs"/>
          <w:rtl/>
        </w:rPr>
        <w:t>.</w:t>
      </w:r>
    </w:p>
    <w:p w14:paraId="17AFE6E5" w14:textId="77777777" w:rsidR="001814E6" w:rsidRDefault="001814E6" w:rsidP="001814E6">
      <w:pPr>
        <w:pStyle w:val="36"/>
        <w:framePr w:wrap="notBeside"/>
        <w:rPr>
          <w:rtl/>
        </w:rPr>
      </w:pPr>
      <w:r w:rsidRPr="00F40D4B">
        <w:rPr>
          <w:rtl/>
        </w:rPr>
        <w:t>אביי:</w:t>
      </w:r>
    </w:p>
    <w:p w14:paraId="523992F7" w14:textId="77777777" w:rsidR="001814E6" w:rsidRPr="003B065A" w:rsidRDefault="001814E6" w:rsidP="001814E6">
      <w:pPr>
        <w:pStyle w:val="affff9"/>
        <w:rPr>
          <w:rtl/>
        </w:rPr>
      </w:pPr>
      <w:r w:rsidRPr="003B065A">
        <w:rPr>
          <w:rStyle w:val="affffc"/>
          <w:rtl/>
        </w:rPr>
        <w:t>ר</w:t>
      </w:r>
      <w:r w:rsidRPr="003B065A">
        <w:rPr>
          <w:rStyle w:val="affffc"/>
          <w:rFonts w:hint="cs"/>
          <w:rtl/>
        </w:rPr>
        <w:t>''י ורשב''ג ור''ש</w:t>
      </w:r>
      <w:r w:rsidRPr="003B065A">
        <w:rPr>
          <w:rFonts w:hint="cs"/>
          <w:rtl/>
        </w:rPr>
        <w:t xml:space="preserve"> </w:t>
      </w:r>
      <w:r w:rsidRPr="003B065A">
        <w:rPr>
          <w:rStyle w:val="affffc"/>
          <w:rFonts w:hint="cs"/>
          <w:rtl/>
        </w:rPr>
        <w:t>ס''ל</w:t>
      </w:r>
      <w:r w:rsidRPr="003B065A">
        <w:rPr>
          <w:rStyle w:val="affffc"/>
          <w:rtl/>
        </w:rPr>
        <w:t>:</w:t>
      </w:r>
      <w:r w:rsidRPr="003B065A">
        <w:rPr>
          <w:rtl/>
        </w:rPr>
        <w:t xml:space="preserve"> כל מקום שנתנו לו חכמים רשות והזיק</w:t>
      </w:r>
      <w:r w:rsidRPr="003B065A">
        <w:rPr>
          <w:rFonts w:hint="cs"/>
          <w:rtl/>
        </w:rPr>
        <w:t xml:space="preserve"> </w:t>
      </w:r>
      <w:r w:rsidRPr="003B065A">
        <w:rPr>
          <w:rtl/>
        </w:rPr>
        <w:t>פטור.</w:t>
      </w:r>
    </w:p>
    <w:p w14:paraId="05C7FB48" w14:textId="77777777" w:rsidR="001814E6" w:rsidRDefault="001814E6" w:rsidP="001814E6">
      <w:pPr>
        <w:pStyle w:val="36"/>
        <w:framePr w:wrap="notBeside"/>
        <w:rPr>
          <w:rtl/>
        </w:rPr>
      </w:pPr>
      <w:r w:rsidRPr="00FB58ED">
        <w:rPr>
          <w:rStyle w:val="affffc"/>
          <w:rtl/>
        </w:rPr>
        <w:t>רבי יהודה</w:t>
      </w:r>
    </w:p>
    <w:p w14:paraId="63FF9BB2" w14:textId="77777777" w:rsidR="001814E6" w:rsidRPr="00F40D4B" w:rsidRDefault="001814E6" w:rsidP="001814E6">
      <w:pPr>
        <w:rPr>
          <w:rtl/>
        </w:rPr>
      </w:pPr>
      <w:r w:rsidRPr="00F40D4B">
        <w:rPr>
          <w:rtl/>
        </w:rPr>
        <w:t>הא דאמרן.</w:t>
      </w:r>
    </w:p>
    <w:p w14:paraId="6004F1C0" w14:textId="77777777" w:rsidR="001814E6" w:rsidRDefault="001814E6" w:rsidP="001814E6">
      <w:pPr>
        <w:pStyle w:val="36"/>
        <w:framePr w:wrap="notBeside"/>
        <w:rPr>
          <w:rtl/>
        </w:rPr>
      </w:pPr>
      <w:r w:rsidRPr="00F40D4B">
        <w:rPr>
          <w:rtl/>
        </w:rPr>
        <w:t>ר</w:t>
      </w:r>
      <w:r w:rsidRPr="00F40D4B">
        <w:rPr>
          <w:rFonts w:hint="cs"/>
          <w:rtl/>
        </w:rPr>
        <w:t>שב''ג</w:t>
      </w:r>
      <w:r w:rsidRPr="00F40D4B">
        <w:rPr>
          <w:rtl/>
        </w:rPr>
        <w:t xml:space="preserve"> </w:t>
      </w:r>
    </w:p>
    <w:p w14:paraId="38BB36C8" w14:textId="77777777" w:rsidR="001814E6" w:rsidRPr="00F40D4B" w:rsidRDefault="001814E6" w:rsidP="001814E6">
      <w:pPr>
        <w:rPr>
          <w:rtl/>
        </w:rPr>
      </w:pPr>
      <w:r>
        <w:rPr>
          <w:rFonts w:hint="cs"/>
          <w:rtl/>
        </w:rPr>
        <w:t>ד</w:t>
      </w:r>
      <w:r w:rsidRPr="00F40D4B">
        <w:rPr>
          <w:rtl/>
        </w:rPr>
        <w:t>אף מתקן הוא את מלאכתו לפני שלשים יום.</w:t>
      </w:r>
    </w:p>
    <w:p w14:paraId="01315CF1" w14:textId="77777777" w:rsidR="001814E6" w:rsidRDefault="001814E6" w:rsidP="001814E6">
      <w:pPr>
        <w:pStyle w:val="36"/>
        <w:framePr w:wrap="notBeside"/>
        <w:rPr>
          <w:rtl/>
        </w:rPr>
      </w:pPr>
      <w:r w:rsidRPr="00F40D4B">
        <w:rPr>
          <w:rtl/>
        </w:rPr>
        <w:t>ר</w:t>
      </w:r>
      <w:r w:rsidRPr="00F40D4B">
        <w:rPr>
          <w:rFonts w:hint="cs"/>
          <w:rtl/>
        </w:rPr>
        <w:t>''ש</w:t>
      </w:r>
    </w:p>
    <w:p w14:paraId="5DC74B90" w14:textId="77777777" w:rsidR="001814E6" w:rsidRPr="003B065A" w:rsidRDefault="001814E6" w:rsidP="001814E6">
      <w:pPr>
        <w:rPr>
          <w:rtl/>
        </w:rPr>
      </w:pPr>
      <w:r w:rsidRPr="003B065A">
        <w:rPr>
          <w:rFonts w:hint="cs"/>
          <w:rtl/>
        </w:rPr>
        <w:t>ד</w:t>
      </w:r>
      <w:r w:rsidRPr="003B065A">
        <w:rPr>
          <w:rtl/>
        </w:rPr>
        <w:t xml:space="preserve">היה מעמידו בעלייה צריך שיהא תחתיו מעזיבה </w:t>
      </w:r>
      <w:r w:rsidRPr="003B065A">
        <w:rPr>
          <w:rFonts w:hint="cs"/>
          <w:rtl/>
        </w:rPr>
        <w:t>ג'ט</w:t>
      </w:r>
      <w:r w:rsidRPr="003B065A">
        <w:rPr>
          <w:rtl/>
        </w:rPr>
        <w:t>, ובכירה טפח</w:t>
      </w:r>
    </w:p>
    <w:p w14:paraId="41AAAE21" w14:textId="77777777" w:rsidR="001814E6" w:rsidRPr="003B065A" w:rsidRDefault="001814E6" w:rsidP="001814E6">
      <w:pPr>
        <w:rPr>
          <w:rtl/>
        </w:rPr>
      </w:pPr>
      <w:r w:rsidRPr="003B065A">
        <w:rPr>
          <w:rtl/>
        </w:rPr>
        <w:lastRenderedPageBreak/>
        <w:t xml:space="preserve">ואם הזיק </w:t>
      </w:r>
      <w:r w:rsidRPr="003B065A">
        <w:rPr>
          <w:rStyle w:val="affffc"/>
          <w:rFonts w:hint="cs"/>
          <w:rtl/>
        </w:rPr>
        <w:t>ת''ק</w:t>
      </w:r>
      <w:r w:rsidRPr="003B065A">
        <w:rPr>
          <w:rFonts w:hint="cs"/>
          <w:rtl/>
        </w:rPr>
        <w:t xml:space="preserve"> </w:t>
      </w:r>
      <w:r w:rsidRPr="003B065A">
        <w:rPr>
          <w:rtl/>
        </w:rPr>
        <w:t>משלם מה שהזיק.</w:t>
      </w:r>
      <w:r w:rsidRPr="003B065A">
        <w:rPr>
          <w:rFonts w:hint="cs"/>
          <w:rtl/>
        </w:rPr>
        <w:t xml:space="preserve"> </w:t>
      </w:r>
      <w:r w:rsidRPr="003B065A">
        <w:rPr>
          <w:rStyle w:val="affffc"/>
          <w:rFonts w:hint="cs"/>
          <w:rtl/>
        </w:rPr>
        <w:t>ר''ש</w:t>
      </w:r>
      <w:r w:rsidRPr="003B065A">
        <w:rPr>
          <w:rStyle w:val="affffc"/>
          <w:rtl/>
        </w:rPr>
        <w:t>:</w:t>
      </w:r>
      <w:r w:rsidRPr="003B065A">
        <w:rPr>
          <w:rtl/>
        </w:rPr>
        <w:t xml:space="preserve"> שעורים </w:t>
      </w:r>
      <w:r w:rsidRPr="003B065A">
        <w:rPr>
          <w:rFonts w:hint="cs"/>
          <w:rtl/>
        </w:rPr>
        <w:t xml:space="preserve">אלו שאם </w:t>
      </w:r>
      <w:r w:rsidRPr="003B065A">
        <w:rPr>
          <w:rtl/>
        </w:rPr>
        <w:t>הזיק פטור.</w:t>
      </w:r>
    </w:p>
    <w:p w14:paraId="4BE6EC9F" w14:textId="77777777" w:rsidR="001814E6" w:rsidRPr="00F40D4B" w:rsidRDefault="001814E6" w:rsidP="001814E6">
      <w:pPr>
        <w:pStyle w:val="aff9"/>
        <w:rPr>
          <w:rtl/>
        </w:rPr>
      </w:pPr>
      <w:r w:rsidRPr="00F40D4B">
        <w:rPr>
          <w:rFonts w:hint="cs"/>
          <w:rtl/>
        </w:rPr>
        <w:t>***</w:t>
      </w:r>
    </w:p>
    <w:p w14:paraId="75107849" w14:textId="77777777" w:rsidR="001814E6" w:rsidRDefault="001814E6" w:rsidP="001814E6">
      <w:pPr>
        <w:pStyle w:val="36"/>
        <w:framePr w:wrap="notBeside"/>
        <w:rPr>
          <w:rtl/>
        </w:rPr>
      </w:pPr>
      <w:r w:rsidRPr="00F40D4B">
        <w:rPr>
          <w:rtl/>
        </w:rPr>
        <w:t>ת"ר:</w:t>
      </w:r>
    </w:p>
    <w:p w14:paraId="13E37146" w14:textId="77777777" w:rsidR="001814E6" w:rsidRPr="00F40D4B" w:rsidRDefault="001814E6" w:rsidP="001814E6">
      <w:pPr>
        <w:rPr>
          <w:rtl/>
        </w:rPr>
      </w:pPr>
      <w:r w:rsidRPr="00F40D4B">
        <w:rPr>
          <w:rtl/>
        </w:rPr>
        <w:t>החצב שמסר לסתת הסתת חייב, הסתת שמסר לחמר החמר חייב, החמר שמסר לכתף</w:t>
      </w:r>
      <w:r>
        <w:rPr>
          <w:rFonts w:hint="cs"/>
          <w:rtl/>
        </w:rPr>
        <w:t xml:space="preserve"> </w:t>
      </w:r>
      <w:r w:rsidRPr="00F40D4B">
        <w:rPr>
          <w:rtl/>
        </w:rPr>
        <w:t>הכתף חייב, הכתף שמסר לבנאי הבנאי חייב, הבנאי שמסר לאדריכל אדריכל חייב.</w:t>
      </w:r>
      <w:r>
        <w:rPr>
          <w:rFonts w:hint="cs"/>
          <w:rtl/>
        </w:rPr>
        <w:t xml:space="preserve"> </w:t>
      </w:r>
      <w:r>
        <w:rPr>
          <w:rFonts w:hint="cs"/>
          <w:b/>
          <w:bCs/>
          <w:rtl/>
        </w:rPr>
        <w:t xml:space="preserve"> </w:t>
      </w:r>
      <w:r w:rsidRPr="001C3AD2">
        <w:rPr>
          <w:b/>
          <w:bCs/>
          <w:rtl/>
        </w:rPr>
        <w:t>ואם הניח אבן על הדימוס והזיקה</w:t>
      </w:r>
      <w:r w:rsidRPr="00F40D4B">
        <w:rPr>
          <w:rtl/>
        </w:rPr>
        <w:t xml:space="preserve"> - כולן חייבין לשלם.</w:t>
      </w:r>
      <w:r>
        <w:rPr>
          <w:rFonts w:hint="cs"/>
          <w:rtl/>
        </w:rPr>
        <w:t xml:space="preserve"> </w:t>
      </w:r>
      <w:r w:rsidRPr="00F40D4B">
        <w:rPr>
          <w:rtl/>
        </w:rPr>
        <w:t>–</w:t>
      </w:r>
      <w:r>
        <w:rPr>
          <w:rFonts w:hint="cs"/>
          <w:b/>
          <w:bCs/>
          <w:rtl/>
        </w:rPr>
        <w:t xml:space="preserve"> </w:t>
      </w:r>
      <w:r w:rsidRPr="001C3AD2">
        <w:rPr>
          <w:rFonts w:hint="cs"/>
          <w:b/>
          <w:bCs/>
          <w:rtl/>
        </w:rPr>
        <w:t>היינו בקבלנות</w:t>
      </w:r>
    </w:p>
    <w:p w14:paraId="177D3B83" w14:textId="77777777" w:rsidR="001814E6" w:rsidRDefault="001814E6" w:rsidP="001814E6">
      <w:pPr>
        <w:pStyle w:val="36"/>
        <w:framePr w:wrap="notBeside"/>
        <w:rPr>
          <w:rtl/>
        </w:rPr>
      </w:pPr>
      <w:r w:rsidRPr="00F40D4B">
        <w:rPr>
          <w:rtl/>
        </w:rPr>
        <w:t>וה</w:t>
      </w:r>
      <w:r w:rsidRPr="00F40D4B">
        <w:rPr>
          <w:rFonts w:hint="cs"/>
          <w:rtl/>
        </w:rPr>
        <w:t>ך ד</w:t>
      </w:r>
      <w:r w:rsidRPr="00F40D4B">
        <w:rPr>
          <w:rtl/>
        </w:rPr>
        <w:t>תניא:</w:t>
      </w:r>
    </w:p>
    <w:p w14:paraId="3A60C318" w14:textId="77777777" w:rsidR="001814E6" w:rsidRPr="00F40D4B" w:rsidRDefault="001814E6" w:rsidP="001814E6">
      <w:pPr>
        <w:rPr>
          <w:rtl/>
        </w:rPr>
      </w:pPr>
      <w:r w:rsidRPr="00F40D4B">
        <w:rPr>
          <w:rtl/>
        </w:rPr>
        <w:t>אחרון חייב וכולן פטורים</w:t>
      </w:r>
      <w:r w:rsidRPr="00F40D4B">
        <w:rPr>
          <w:rFonts w:hint="cs"/>
          <w:rtl/>
        </w:rPr>
        <w:t xml:space="preserve">- </w:t>
      </w:r>
      <w:r w:rsidRPr="00F40D4B">
        <w:rPr>
          <w:rtl/>
        </w:rPr>
        <w:t xml:space="preserve"> </w:t>
      </w:r>
      <w:r w:rsidRPr="00F40D4B">
        <w:rPr>
          <w:rFonts w:hint="cs"/>
          <w:rtl/>
        </w:rPr>
        <w:t>היינו בשכירות</w:t>
      </w:r>
    </w:p>
    <w:p w14:paraId="2D293388" w14:textId="77777777" w:rsidR="001814E6" w:rsidRPr="00F40D4B" w:rsidRDefault="001814E6" w:rsidP="001814E6">
      <w:pPr>
        <w:pStyle w:val="aff9"/>
        <w:rPr>
          <w:rtl/>
        </w:rPr>
      </w:pPr>
      <w:r w:rsidRPr="00F40D4B">
        <w:rPr>
          <w:rFonts w:hint="cs"/>
          <w:rtl/>
        </w:rPr>
        <w:t>***</w:t>
      </w:r>
    </w:p>
    <w:p w14:paraId="20AAAAA5" w14:textId="77777777" w:rsidR="001814E6" w:rsidRPr="00F40D4B" w:rsidRDefault="001814E6" w:rsidP="001814E6">
      <w:pPr>
        <w:pStyle w:val="afffff"/>
        <w:framePr w:wrap="around"/>
        <w:rPr>
          <w:rtl/>
        </w:rPr>
      </w:pPr>
      <w:del w:id="20336" w:author="קלוד" w:date="2026-10-06T10:08:05Z">
        <w:r>
          <w:rPr>
            <w:rtl/>
          </w:rPr>
          <w:delText xml:space="preserve">משנה.</w:delText>
        </w:r>
      </w:del>
      <w:ins w:id="20337" w:author="קלוד" w:date="2026-10-06T10:08:05Z">
        <w:r>
          <w:rPr>
            <w:rtl/>
          </w:rPr>
          <w:t xml:space="preserve">משנה ו</w:t>
        </w:r>
      </w:ins>
    </w:p>
    <w:p w14:paraId="4E61454C" w14:textId="77777777" w:rsidR="001814E6" w:rsidRPr="001C3AD2" w:rsidRDefault="001814E6" w:rsidP="001814E6">
      <w:pPr>
        <w:pStyle w:val="afff3"/>
        <w:jc w:val="center"/>
        <w:rPr>
          <w:b/>
          <w:bCs/>
          <w:rtl/>
        </w:rPr>
      </w:pPr>
      <w:ins w:id="10021" w:author="מספור קטעי משנה" w:date="2026-10-06T06:45:11Z">
        <w:r>
          <w:rPr>
            <w:rStyle w:val="MisparKeta"/>
          </w:rPr>
          <w:t xml:space="preserve">ד. </w:t>
        </w:r>
      </w:ins>
      <w:r w:rsidRPr="001C3AD2">
        <w:rPr>
          <w:b/>
          <w:bCs/>
          <w:rtl/>
        </w:rPr>
        <w:t>שתי גנות זו על גב זו והירק בינתים,</w:t>
      </w:r>
    </w:p>
    <w:p w14:paraId="04AC47C9" w14:textId="77777777" w:rsidR="001814E6" w:rsidRPr="00F40D4B" w:rsidRDefault="001814E6" w:rsidP="001814E6">
      <w:pPr>
        <w:pStyle w:val="afff3"/>
        <w:rPr>
          <w:rtl/>
        </w:rPr>
      </w:pPr>
      <w:r>
        <w:rPr>
          <w:rStyle w:val="TanaimMishna"/>
          <w:rFonts w:hint="cs"/>
          <w:rtl/>
          <w:rPrChange w:id="20154" w:author="קלוד" w:date="2026-10-06T10:08:05Z">
            <w:rPr>
              <w:rStyle w:val="affffc"/>
              <w:rFonts w:hint="cs"/>
              <w:rtl/>
            </w:rPr>
          </w:rPrChange>
        </w:rPr>
        <w:t>ר''מ</w:t>
      </w:r>
      <w:r w:rsidRPr="00F40D4B">
        <w:rPr>
          <w:rtl/>
        </w:rPr>
        <w:t xml:space="preserve">: של עליון, </w:t>
      </w:r>
      <w:r>
        <w:rPr>
          <w:rFonts w:hint="cs"/>
          <w:rtl/>
        </w:rPr>
        <w:t>ש</w:t>
      </w:r>
      <w:r w:rsidRPr="00F40D4B">
        <w:rPr>
          <w:rtl/>
        </w:rPr>
        <w:t>אם ירצה העליון ליקח את עפרו - אין כאן ירק!</w:t>
      </w:r>
    </w:p>
    <w:p w14:paraId="604A8EF5" w14:textId="77777777" w:rsidR="001814E6" w:rsidRPr="003B065A" w:rsidRDefault="001814E6" w:rsidP="001814E6">
      <w:pPr>
        <w:pStyle w:val="afff3"/>
        <w:rPr>
          <w:spacing w:val="0"/>
          <w:rtl/>
        </w:rPr>
      </w:pPr>
      <w:r w:rsidRPr="003B065A">
        <w:rPr>
          <w:rStyle w:val="TanaimMishna"/>
          <w:rFonts w:hint="cs"/>
          <w:spacing w:val="0"/>
          <w:rtl/>
          <w:rPrChange w:id="20155" w:author="קלוד" w:date="2026-10-06T10:08:05Z">
            <w:rPr>
              <w:rStyle w:val="affffc"/>
              <w:rFonts w:hint="cs"/>
              <w:spacing w:val="0"/>
              <w:rtl/>
            </w:rPr>
          </w:rPrChange>
        </w:rPr>
        <w:t>ר''י</w:t>
      </w:r>
      <w:r w:rsidRPr="003B065A">
        <w:rPr>
          <w:rStyle w:val="TanaimMishna"/>
          <w:spacing w:val="0"/>
          <w:rtl/>
          <w:rPrChange w:id="20156" w:author="קלוד" w:date="2026-10-06T10:08:05Z">
            <w:rPr>
              <w:rStyle w:val="affffc"/>
              <w:spacing w:val="0"/>
              <w:rtl/>
            </w:rPr>
          </w:rPrChange>
        </w:rPr>
        <w:t>:</w:t>
      </w:r>
      <w:r w:rsidRPr="003B065A">
        <w:rPr>
          <w:spacing w:val="0"/>
          <w:rtl/>
        </w:rPr>
        <w:t xml:space="preserve"> של תחת</w:t>
      </w:r>
      <w:r w:rsidRPr="003B065A">
        <w:rPr>
          <w:rFonts w:hint="cs"/>
          <w:spacing w:val="0"/>
          <w:rtl/>
        </w:rPr>
        <w:t>תון ש</w:t>
      </w:r>
      <w:r w:rsidRPr="003B065A">
        <w:rPr>
          <w:spacing w:val="0"/>
          <w:rtl/>
        </w:rPr>
        <w:t>אם ירצה התחתון למלאות את גנתו אין כאן ירק!</w:t>
      </w:r>
    </w:p>
    <w:p w14:paraId="275B3BE6" w14:textId="77777777" w:rsidR="001814E6" w:rsidRPr="00F40D4B" w:rsidRDefault="001814E6" w:rsidP="001814E6">
      <w:pPr>
        <w:pStyle w:val="afff3"/>
        <w:rPr>
          <w:rtl/>
        </w:rPr>
      </w:pPr>
      <w:r w:rsidRPr="001C3AD2">
        <w:rPr>
          <w:rStyle w:val="TanaimMishna"/>
          <w:rFonts w:hint="cs"/>
          <w:rtl/>
          <w:rPrChange w:id="20157" w:author="קלוד" w:date="2026-10-06T10:08:05Z">
            <w:rPr>
              <w:rStyle w:val="affffc"/>
              <w:rFonts w:hint="cs"/>
              <w:rtl/>
            </w:rPr>
          </w:rPrChange>
        </w:rPr>
        <w:t>אר''מ</w:t>
      </w:r>
      <w:r w:rsidRPr="001C3AD2">
        <w:rPr>
          <w:rStyle w:val="TanaimMishna"/>
          <w:rtl/>
          <w:rPrChange w:id="20158" w:author="קלוד" w:date="2026-10-06T10:08:05Z">
            <w:rPr>
              <w:rStyle w:val="affffc"/>
              <w:rtl/>
            </w:rPr>
          </w:rPrChange>
        </w:rPr>
        <w:t>:</w:t>
      </w:r>
      <w:r w:rsidRPr="00F40D4B">
        <w:rPr>
          <w:rtl/>
        </w:rPr>
        <w:t xml:space="preserve"> מאחר ששניהן יכולין למחות </w:t>
      </w:r>
      <w:r>
        <w:rPr>
          <w:rFonts w:hint="cs"/>
          <w:rtl/>
        </w:rPr>
        <w:t xml:space="preserve">זע''ז </w:t>
      </w:r>
      <w:r w:rsidRPr="00F40D4B">
        <w:rPr>
          <w:rtl/>
        </w:rPr>
        <w:t>רואין מהיכן ירק זה חי.</w:t>
      </w:r>
    </w:p>
    <w:p w14:paraId="7215B9CC" w14:textId="77777777" w:rsidR="001814E6" w:rsidRPr="00F40D4B" w:rsidRDefault="001814E6" w:rsidP="001814E6">
      <w:pPr>
        <w:pStyle w:val="afff3"/>
        <w:rPr>
          <w:rtl/>
        </w:rPr>
      </w:pPr>
      <w:r w:rsidRPr="001C3AD2">
        <w:rPr>
          <w:rStyle w:val="TanaimMishna"/>
          <w:rFonts w:hint="cs"/>
          <w:rtl/>
          <w:rPrChange w:id="20159" w:author="קלוד" w:date="2026-10-06T10:08:05Z">
            <w:rPr>
              <w:rStyle w:val="affffc"/>
              <w:rFonts w:hint="cs"/>
              <w:rtl/>
            </w:rPr>
          </w:rPrChange>
        </w:rPr>
        <w:t>אר''ש:</w:t>
      </w:r>
      <w:r w:rsidRPr="00F40D4B">
        <w:rPr>
          <w:rtl/>
        </w:rPr>
        <w:t xml:space="preserve"> כל שהעליון יכול לפשוט את ידו וליטול </w:t>
      </w:r>
      <w:r>
        <w:rPr>
          <w:rFonts w:hint="cs"/>
          <w:rtl/>
        </w:rPr>
        <w:t xml:space="preserve">- </w:t>
      </w:r>
      <w:r w:rsidRPr="00F40D4B">
        <w:rPr>
          <w:rtl/>
        </w:rPr>
        <w:t>הרי הוא שלו, והשאר של תחתון.</w:t>
      </w:r>
    </w:p>
    <w:p w14:paraId="4685BFBE" w14:textId="77777777" w:rsidR="001814E6" w:rsidRDefault="001814E6" w:rsidP="001814E6">
      <w:pPr>
        <w:pStyle w:val="36"/>
        <w:framePr w:wrap="notBeside"/>
        <w:rPr>
          <w:rtl/>
        </w:rPr>
      </w:pPr>
      <w:r w:rsidRPr="00F40D4B">
        <w:rPr>
          <w:rtl/>
        </w:rPr>
        <w:t>רבא:</w:t>
      </w:r>
    </w:p>
    <w:p w14:paraId="1419C6F3" w14:textId="77777777" w:rsidR="001814E6" w:rsidRDefault="001814E6" w:rsidP="001814E6">
      <w:pPr>
        <w:pStyle w:val="affff9"/>
        <w:rPr>
          <w:rtl/>
        </w:rPr>
      </w:pPr>
      <w:r w:rsidRPr="001C3AD2">
        <w:rPr>
          <w:rtl/>
        </w:rPr>
        <w:t>בעיקרו</w:t>
      </w:r>
      <w:r w:rsidRPr="00F40D4B">
        <w:rPr>
          <w:rtl/>
        </w:rPr>
        <w:t xml:space="preserve"> – </w:t>
      </w:r>
      <w:r w:rsidRPr="001C3AD2">
        <w:rPr>
          <w:rStyle w:val="affffc"/>
          <w:rFonts w:hint="cs"/>
          <w:rtl/>
        </w:rPr>
        <w:t>ל</w:t>
      </w:r>
      <w:r w:rsidRPr="001C3AD2">
        <w:rPr>
          <w:rStyle w:val="affffc"/>
          <w:rtl/>
        </w:rPr>
        <w:t>כו</w:t>
      </w:r>
      <w:r w:rsidRPr="001C3AD2">
        <w:rPr>
          <w:rStyle w:val="affffc"/>
          <w:rFonts w:hint="cs"/>
          <w:rtl/>
        </w:rPr>
        <w:t>"ע</w:t>
      </w:r>
      <w:r w:rsidRPr="00F40D4B">
        <w:rPr>
          <w:rtl/>
        </w:rPr>
        <w:t xml:space="preserve"> דעליון הוי, </w:t>
      </w:r>
      <w:r w:rsidRPr="001C3AD2">
        <w:rPr>
          <w:rStyle w:val="affffc"/>
          <w:rFonts w:hint="cs"/>
          <w:rtl/>
        </w:rPr>
        <w:t>ו</w:t>
      </w:r>
      <w:r w:rsidRPr="001C3AD2">
        <w:rPr>
          <w:rStyle w:val="affffc"/>
          <w:rtl/>
        </w:rPr>
        <w:t>חלקו -</w:t>
      </w:r>
      <w:r w:rsidRPr="00F40D4B">
        <w:rPr>
          <w:rtl/>
        </w:rPr>
        <w:t xml:space="preserve"> בנופו.</w:t>
      </w:r>
      <w:r>
        <w:rPr>
          <w:rFonts w:hint="cs"/>
          <w:rtl/>
        </w:rPr>
        <w:t xml:space="preserve"> </w:t>
      </w:r>
    </w:p>
    <w:p w14:paraId="3BF21379" w14:textId="77777777" w:rsidR="001814E6" w:rsidRPr="00F40D4B" w:rsidRDefault="001814E6" w:rsidP="001814E6">
      <w:pPr>
        <w:rPr>
          <w:rtl/>
        </w:rPr>
      </w:pPr>
      <w:r w:rsidRPr="001C3AD2">
        <w:rPr>
          <w:rStyle w:val="affffc"/>
          <w:rFonts w:hint="cs"/>
          <w:rtl/>
        </w:rPr>
        <w:t>דלר''מ</w:t>
      </w:r>
      <w:r w:rsidRPr="001C3AD2">
        <w:rPr>
          <w:rStyle w:val="affffc"/>
          <w:rtl/>
        </w:rPr>
        <w:t>:</w:t>
      </w:r>
      <w:r w:rsidRPr="00F40D4B">
        <w:rPr>
          <w:rtl/>
        </w:rPr>
        <w:t xml:space="preserve"> שדי נופו </w:t>
      </w:r>
      <w:r>
        <w:rPr>
          <w:rFonts w:hint="cs"/>
          <w:rtl/>
        </w:rPr>
        <w:t>אח</w:t>
      </w:r>
      <w:r w:rsidRPr="00F40D4B">
        <w:rPr>
          <w:rtl/>
        </w:rPr>
        <w:t xml:space="preserve">ר עיקרו, </w:t>
      </w:r>
      <w:r w:rsidRPr="001C3AD2">
        <w:rPr>
          <w:rStyle w:val="affffc"/>
          <w:rtl/>
        </w:rPr>
        <w:t>ו</w:t>
      </w:r>
      <w:r w:rsidRPr="001C3AD2">
        <w:rPr>
          <w:rStyle w:val="affffc"/>
          <w:rFonts w:hint="cs"/>
          <w:rtl/>
        </w:rPr>
        <w:t>ל</w:t>
      </w:r>
      <w:r w:rsidRPr="001C3AD2">
        <w:rPr>
          <w:rStyle w:val="affffc"/>
          <w:rtl/>
        </w:rPr>
        <w:t>ר</w:t>
      </w:r>
      <w:r w:rsidRPr="001C3AD2">
        <w:rPr>
          <w:rStyle w:val="affffc"/>
          <w:rFonts w:hint="cs"/>
          <w:rtl/>
        </w:rPr>
        <w:t>"י</w:t>
      </w:r>
      <w:r w:rsidRPr="001C3AD2">
        <w:rPr>
          <w:rStyle w:val="affffc"/>
          <w:rtl/>
        </w:rPr>
        <w:t>:</w:t>
      </w:r>
      <w:r w:rsidRPr="00F40D4B">
        <w:rPr>
          <w:rtl/>
        </w:rPr>
        <w:t xml:space="preserve"> לא אמרי</w:t>
      </w:r>
      <w:r>
        <w:rPr>
          <w:rFonts w:hint="cs"/>
          <w:rtl/>
        </w:rPr>
        <w:t>'</w:t>
      </w:r>
      <w:r w:rsidRPr="00F40D4B">
        <w:rPr>
          <w:rtl/>
        </w:rPr>
        <w:t xml:space="preserve"> שדי נופו </w:t>
      </w:r>
      <w:r>
        <w:rPr>
          <w:rFonts w:hint="cs"/>
          <w:rtl/>
        </w:rPr>
        <w:t>אחר</w:t>
      </w:r>
      <w:r w:rsidRPr="00F40D4B">
        <w:rPr>
          <w:rtl/>
        </w:rPr>
        <w:t xml:space="preserve"> עיקרו.</w:t>
      </w:r>
    </w:p>
    <w:p w14:paraId="50E1CF77" w14:textId="77777777" w:rsidR="001814E6" w:rsidRDefault="001814E6" w:rsidP="001814E6">
      <w:pPr>
        <w:pStyle w:val="36"/>
        <w:framePr w:wrap="notBeside"/>
        <w:rPr>
          <w:rtl/>
        </w:rPr>
      </w:pPr>
      <w:r w:rsidRPr="00F40D4B">
        <w:rPr>
          <w:rFonts w:hint="cs"/>
          <w:rtl/>
        </w:rPr>
        <w:t>ותנ''ה</w:t>
      </w:r>
      <w:r>
        <w:rPr>
          <w:rFonts w:hint="cs"/>
          <w:rtl/>
        </w:rPr>
        <w:t xml:space="preserve"> </w:t>
      </w:r>
    </w:p>
    <w:p w14:paraId="01E0DF27" w14:textId="77777777" w:rsidR="001814E6" w:rsidRPr="003B065A" w:rsidRDefault="001814E6" w:rsidP="001814E6">
      <w:pPr>
        <w:rPr>
          <w:spacing w:val="2"/>
          <w:rtl/>
        </w:rPr>
      </w:pPr>
      <w:r w:rsidRPr="003B065A">
        <w:rPr>
          <w:rFonts w:hint="cs"/>
          <w:spacing w:val="2"/>
          <w:rtl/>
        </w:rPr>
        <w:t>ב</w:t>
      </w:r>
      <w:r w:rsidRPr="003B065A">
        <w:rPr>
          <w:spacing w:val="2"/>
          <w:rtl/>
        </w:rPr>
        <w:t>מקח וממכר היוצא מן הגזע ומן השרשין</w:t>
      </w:r>
      <w:r w:rsidRPr="003B065A">
        <w:rPr>
          <w:rStyle w:val="affffc"/>
          <w:rFonts w:hint="cs"/>
          <w:spacing w:val="2"/>
          <w:rtl/>
        </w:rPr>
        <w:t xml:space="preserve"> לר''מ:</w:t>
      </w:r>
      <w:r w:rsidRPr="003B065A">
        <w:rPr>
          <w:rStyle w:val="affffc"/>
          <w:spacing w:val="2"/>
          <w:rtl/>
        </w:rPr>
        <w:t xml:space="preserve"> </w:t>
      </w:r>
      <w:r w:rsidRPr="003B065A">
        <w:rPr>
          <w:spacing w:val="2"/>
          <w:rtl/>
        </w:rPr>
        <w:t>של בעל הקרקע,</w:t>
      </w:r>
      <w:r w:rsidRPr="003B065A">
        <w:rPr>
          <w:rFonts w:hint="cs"/>
          <w:spacing w:val="2"/>
          <w:rtl/>
        </w:rPr>
        <w:t xml:space="preserve"> </w:t>
      </w:r>
    </w:p>
    <w:p w14:paraId="2ADD8342" w14:textId="77777777" w:rsidR="001814E6" w:rsidRPr="00F40D4B" w:rsidRDefault="001814E6" w:rsidP="001814E6">
      <w:pPr>
        <w:rPr>
          <w:rtl/>
        </w:rPr>
      </w:pPr>
      <w:r w:rsidRPr="001C3AD2">
        <w:rPr>
          <w:rStyle w:val="affffc"/>
          <w:rFonts w:hint="cs"/>
          <w:rtl/>
        </w:rPr>
        <w:t>ולר"י</w:t>
      </w:r>
      <w:r w:rsidRPr="001C3AD2">
        <w:rPr>
          <w:rStyle w:val="affffc"/>
          <w:rtl/>
        </w:rPr>
        <w:t>:</w:t>
      </w:r>
      <w:r>
        <w:rPr>
          <w:rFonts w:hint="cs"/>
          <w:rtl/>
        </w:rPr>
        <w:t xml:space="preserve"> </w:t>
      </w:r>
      <w:r w:rsidRPr="00F40D4B">
        <w:rPr>
          <w:rtl/>
        </w:rPr>
        <w:t>מן הגזע - של בעל האילן, ומן השרשין - של בעל הקרקע.</w:t>
      </w:r>
    </w:p>
    <w:p w14:paraId="0F013547" w14:textId="77777777" w:rsidR="001814E6" w:rsidRPr="00F40D4B" w:rsidRDefault="001814E6" w:rsidP="001814E6">
      <w:pPr>
        <w:pStyle w:val="affe"/>
        <w:framePr w:wrap="around"/>
        <w:rPr>
          <w:rtl/>
        </w:rPr>
      </w:pPr>
      <w:r w:rsidRPr="00F40D4B">
        <w:rPr>
          <w:rtl/>
        </w:rPr>
        <w:t>קיט.</w:t>
      </w:r>
    </w:p>
    <w:p w14:paraId="3C65950C" w14:textId="77777777" w:rsidR="001814E6" w:rsidRDefault="001814E6" w:rsidP="001814E6">
      <w:pPr>
        <w:pStyle w:val="36"/>
        <w:framePr w:wrap="notBeside"/>
        <w:rPr>
          <w:rtl/>
        </w:rPr>
      </w:pPr>
      <w:r w:rsidRPr="00F40D4B">
        <w:rPr>
          <w:rtl/>
        </w:rPr>
        <w:t>ותנ</w:t>
      </w:r>
      <w:r w:rsidRPr="00F40D4B">
        <w:rPr>
          <w:rFonts w:hint="cs"/>
          <w:rtl/>
        </w:rPr>
        <w:t>''ה</w:t>
      </w:r>
    </w:p>
    <w:p w14:paraId="2013C64D" w14:textId="77777777" w:rsidR="001814E6" w:rsidRPr="00F40D4B" w:rsidRDefault="001814E6" w:rsidP="001814E6">
      <w:pPr>
        <w:rPr>
          <w:rtl/>
        </w:rPr>
      </w:pPr>
      <w:r w:rsidRPr="0082665A">
        <w:rPr>
          <w:b/>
          <w:bCs/>
          <w:rtl/>
        </w:rPr>
        <w:t>גבי ערלה:</w:t>
      </w:r>
      <w:r w:rsidRPr="00F40D4B">
        <w:rPr>
          <w:rtl/>
        </w:rPr>
        <w:t xml:space="preserve"> אילן היוצא מן הגזע ומן השרשין </w:t>
      </w:r>
      <w:r w:rsidRPr="0082665A">
        <w:rPr>
          <w:rStyle w:val="affffc"/>
          <w:rFonts w:hint="cs"/>
          <w:rtl/>
        </w:rPr>
        <w:t>לר''מ</w:t>
      </w:r>
      <w:r>
        <w:rPr>
          <w:rStyle w:val="affffc"/>
          <w:rFonts w:hint="cs"/>
          <w:rtl/>
        </w:rPr>
        <w:t xml:space="preserve">: </w:t>
      </w:r>
      <w:r w:rsidRPr="00F40D4B">
        <w:rPr>
          <w:rtl/>
        </w:rPr>
        <w:t>חייב בערלה</w:t>
      </w:r>
    </w:p>
    <w:p w14:paraId="31AB42C1" w14:textId="77777777" w:rsidR="001814E6" w:rsidRPr="00F40D4B" w:rsidRDefault="001814E6" w:rsidP="001814E6">
      <w:pPr>
        <w:rPr>
          <w:rtl/>
        </w:rPr>
      </w:pPr>
      <w:r w:rsidRPr="0082665A">
        <w:rPr>
          <w:rStyle w:val="affffc"/>
          <w:rFonts w:hint="cs"/>
          <w:rtl/>
        </w:rPr>
        <w:t>ולר''י:</w:t>
      </w:r>
      <w:r w:rsidRPr="00F40D4B">
        <w:rPr>
          <w:rtl/>
        </w:rPr>
        <w:t xml:space="preserve"> מן הגזע -</w:t>
      </w:r>
      <w:r w:rsidRPr="00F40D4B">
        <w:rPr>
          <w:rFonts w:hint="cs"/>
          <w:rtl/>
        </w:rPr>
        <w:t xml:space="preserve"> </w:t>
      </w:r>
      <w:r w:rsidRPr="00F40D4B">
        <w:rPr>
          <w:rtl/>
        </w:rPr>
        <w:t>פטור, מן השרשין</w:t>
      </w:r>
      <w:r w:rsidRPr="00F40D4B">
        <w:rPr>
          <w:rFonts w:hint="cs"/>
          <w:rtl/>
        </w:rPr>
        <w:t xml:space="preserve"> </w:t>
      </w:r>
      <w:r w:rsidRPr="00F40D4B">
        <w:rPr>
          <w:rtl/>
        </w:rPr>
        <w:t>-</w:t>
      </w:r>
      <w:r w:rsidRPr="00F40D4B">
        <w:rPr>
          <w:rFonts w:hint="cs"/>
          <w:rtl/>
        </w:rPr>
        <w:t xml:space="preserve"> </w:t>
      </w:r>
      <w:r w:rsidRPr="00F40D4B">
        <w:rPr>
          <w:rtl/>
        </w:rPr>
        <w:t>חייב.</w:t>
      </w:r>
    </w:p>
    <w:p w14:paraId="122CA43B" w14:textId="77777777" w:rsidR="001814E6" w:rsidRDefault="001814E6" w:rsidP="001814E6">
      <w:pPr>
        <w:pStyle w:val="36"/>
        <w:framePr w:wrap="notBeside"/>
        <w:rPr>
          <w:rtl/>
        </w:rPr>
      </w:pPr>
      <w:r w:rsidRPr="00F40D4B">
        <w:rPr>
          <w:rtl/>
        </w:rPr>
        <w:t>וצריכי</w:t>
      </w:r>
      <w:r w:rsidRPr="00F40D4B">
        <w:rPr>
          <w:rFonts w:hint="cs"/>
          <w:rtl/>
        </w:rPr>
        <w:t>-</w:t>
      </w:r>
    </w:p>
    <w:p w14:paraId="55A53529" w14:textId="77777777" w:rsidR="001814E6" w:rsidRPr="00F40D4B" w:rsidRDefault="001814E6" w:rsidP="001814E6">
      <w:pPr>
        <w:rPr>
          <w:rtl/>
        </w:rPr>
      </w:pPr>
      <w:r w:rsidRPr="003B065A">
        <w:rPr>
          <w:rFonts w:hint="cs"/>
          <w:b/>
          <w:bCs/>
          <w:rtl/>
        </w:rPr>
        <w:t>קמייתא</w:t>
      </w:r>
      <w:r>
        <w:rPr>
          <w:rFonts w:hint="cs"/>
          <w:rtl/>
        </w:rPr>
        <w:t xml:space="preserve">  דאפי' דממונא אין מודה ר''מ </w:t>
      </w:r>
      <w:r>
        <w:rPr>
          <w:rStyle w:val="affffc"/>
          <w:rFonts w:hint="cs"/>
          <w:rtl/>
          <w:rPrChange w:id="9284" w:author="מנוע אמוראים" w:date="2026-10-05T16:41:14Z">
            <w:rPr>
              <w:rFonts w:hint="cs"/>
              <w:rtl/>
            </w:rPr>
          </w:rPrChange>
        </w:rPr>
        <w:t xml:space="preserve">לר"י</w:t>
      </w:r>
      <w:r w:rsidRPr="00F40D4B">
        <w:rPr>
          <w:rtl/>
        </w:rPr>
        <w:t>,</w:t>
      </w:r>
    </w:p>
    <w:p w14:paraId="3DF55BE8" w14:textId="77777777" w:rsidR="001814E6" w:rsidRPr="00F40D4B" w:rsidRDefault="001814E6" w:rsidP="001814E6">
      <w:pPr>
        <w:rPr>
          <w:rtl/>
        </w:rPr>
      </w:pPr>
      <w:r w:rsidRPr="0082665A">
        <w:rPr>
          <w:rFonts w:hint="cs"/>
          <w:b/>
          <w:bCs/>
          <w:rtl/>
        </w:rPr>
        <w:t>ובערלה</w:t>
      </w:r>
      <w:r>
        <w:rPr>
          <w:rFonts w:hint="cs"/>
          <w:rtl/>
        </w:rPr>
        <w:t xml:space="preserve"> דאפי' דאיסורא אין מודה </w:t>
      </w:r>
      <w:r>
        <w:rPr>
          <w:rStyle w:val="affffc"/>
          <w:rFonts w:hint="cs"/>
          <w:rtl/>
          <w:rPrChange w:id="9285" w:author="מנוע אמוראים" w:date="2026-10-05T16:41:14Z">
            <w:rPr>
              <w:rFonts w:hint="cs"/>
              <w:rtl/>
            </w:rPr>
          </w:rPrChange>
        </w:rPr>
        <w:t xml:space="preserve">ר"י</w:t>
      </w:r>
      <w:r>
        <w:rPr>
          <w:rFonts w:hint="cs"/>
          <w:rtl/>
        </w:rPr>
        <w:t xml:space="preserve"> לר''מ</w:t>
      </w:r>
    </w:p>
    <w:p w14:paraId="08D3B059" w14:textId="77777777" w:rsidR="001814E6" w:rsidRPr="00F40D4B" w:rsidRDefault="001814E6" w:rsidP="001814E6">
      <w:pPr>
        <w:pStyle w:val="affff9"/>
        <w:rPr>
          <w:rtl/>
        </w:rPr>
      </w:pPr>
      <w:r>
        <w:rPr>
          <w:rFonts w:hint="cs"/>
          <w:rtl/>
        </w:rPr>
        <w:t xml:space="preserve">ר''ש: </w:t>
      </w:r>
      <w:r w:rsidRPr="00F40D4B">
        <w:rPr>
          <w:rtl/>
        </w:rPr>
        <w:t xml:space="preserve">כל שהעליון יכול לפשוט </w:t>
      </w:r>
      <w:r w:rsidRPr="00F40D4B">
        <w:rPr>
          <w:rFonts w:hint="cs"/>
          <w:rtl/>
        </w:rPr>
        <w:t>את ידו וליטול הרי אלו שלו</w:t>
      </w:r>
      <w:r w:rsidRPr="00F40D4B">
        <w:rPr>
          <w:rtl/>
        </w:rPr>
        <w:t>.</w:t>
      </w:r>
    </w:p>
    <w:p w14:paraId="3C20EA60" w14:textId="77777777" w:rsidR="001814E6" w:rsidRDefault="001814E6" w:rsidP="001814E6">
      <w:pPr>
        <w:pStyle w:val="36"/>
        <w:framePr w:wrap="notBeside"/>
        <w:rPr>
          <w:rtl/>
        </w:rPr>
      </w:pPr>
      <w:r w:rsidRPr="00F40D4B">
        <w:rPr>
          <w:rtl/>
        </w:rPr>
        <w:lastRenderedPageBreak/>
        <w:t>ד</w:t>
      </w:r>
      <w:r>
        <w:rPr>
          <w:rFonts w:hint="cs"/>
          <w:rtl/>
        </w:rPr>
        <w:t>רי"נ</w:t>
      </w:r>
      <w:r w:rsidRPr="00F40D4B">
        <w:rPr>
          <w:rtl/>
        </w:rPr>
        <w:t>:</w:t>
      </w:r>
    </w:p>
    <w:p w14:paraId="55CC2683" w14:textId="77777777" w:rsidR="001814E6" w:rsidRPr="00F40D4B" w:rsidRDefault="001814E6" w:rsidP="001814E6">
      <w:pPr>
        <w:spacing w:after="60"/>
        <w:rPr>
          <w:rtl/>
        </w:rPr>
      </w:pPr>
      <w:r w:rsidRPr="00F40D4B">
        <w:rPr>
          <w:rtl/>
        </w:rPr>
        <w:t>ובלבד שלא יאנס</w:t>
      </w:r>
      <w:r w:rsidRPr="00F40D4B">
        <w:rPr>
          <w:rFonts w:hint="cs"/>
          <w:rtl/>
        </w:rPr>
        <w:t xml:space="preserve"> </w:t>
      </w:r>
      <w:r w:rsidRPr="003B065A">
        <w:rPr>
          <w:rStyle w:val="afffff2"/>
          <w:rFonts w:hint="cs"/>
          <w:rtl/>
        </w:rPr>
        <w:t>[בדוחק וקושי]</w:t>
      </w:r>
      <w:r w:rsidRPr="003B065A">
        <w:rPr>
          <w:rStyle w:val="afffff2"/>
          <w:rtl/>
        </w:rPr>
        <w:t>.</w:t>
      </w:r>
    </w:p>
    <w:p w14:paraId="13EE4DED" w14:textId="77777777" w:rsidR="001814E6" w:rsidRDefault="001814E6" w:rsidP="001814E6">
      <w:pPr>
        <w:pStyle w:val="36"/>
        <w:framePr w:wrap="notBeside"/>
        <w:rPr>
          <w:rtl/>
        </w:rPr>
      </w:pPr>
      <w:r>
        <w:rPr>
          <w:rFonts w:hint="cs"/>
          <w:rtl/>
        </w:rPr>
        <w:t>בעי ר''ע:</w:t>
      </w:r>
    </w:p>
    <w:p w14:paraId="38304AE0" w14:textId="77777777" w:rsidR="001814E6" w:rsidRPr="00F40D4B" w:rsidRDefault="001814E6" w:rsidP="001814E6">
      <w:pPr>
        <w:spacing w:after="60"/>
        <w:rPr>
          <w:rtl/>
        </w:rPr>
      </w:pPr>
      <w:r w:rsidRPr="00F40D4B">
        <w:rPr>
          <w:rtl/>
        </w:rPr>
        <w:t xml:space="preserve">מגיע לנופו </w:t>
      </w:r>
      <w:r>
        <w:rPr>
          <w:rFonts w:hint="cs"/>
          <w:rtl/>
        </w:rPr>
        <w:t xml:space="preserve">ולא </w:t>
      </w:r>
      <w:r w:rsidRPr="00F40D4B">
        <w:rPr>
          <w:rtl/>
        </w:rPr>
        <w:t xml:space="preserve">לעיקרו, מגיע לעיקרו </w:t>
      </w:r>
      <w:r>
        <w:rPr>
          <w:rFonts w:hint="cs"/>
          <w:rtl/>
        </w:rPr>
        <w:t xml:space="preserve">ולא </w:t>
      </w:r>
      <w:r w:rsidRPr="00F40D4B">
        <w:rPr>
          <w:rtl/>
        </w:rPr>
        <w:t xml:space="preserve">לנופו, מאי? </w:t>
      </w:r>
      <w:r w:rsidRPr="003B065A">
        <w:rPr>
          <w:b/>
          <w:bCs/>
          <w:rtl/>
        </w:rPr>
        <w:t>- תיקו.</w:t>
      </w:r>
    </w:p>
    <w:p w14:paraId="2FB53BAF" w14:textId="77777777" w:rsidR="001814E6" w:rsidRDefault="001814E6" w:rsidP="001814E6">
      <w:pPr>
        <w:pStyle w:val="36"/>
        <w:framePr w:wrap="notBeside"/>
        <w:rPr>
          <w:rtl/>
        </w:rPr>
      </w:pPr>
      <w:r w:rsidRPr="00F40D4B">
        <w:rPr>
          <w:rtl/>
        </w:rPr>
        <w:t>משום ר</w:t>
      </w:r>
      <w:r w:rsidRPr="00F40D4B">
        <w:rPr>
          <w:rFonts w:hint="cs"/>
          <w:rtl/>
        </w:rPr>
        <w:t>"ל</w:t>
      </w:r>
      <w:r w:rsidRPr="00F40D4B">
        <w:rPr>
          <w:rtl/>
        </w:rPr>
        <w:t>:</w:t>
      </w:r>
    </w:p>
    <w:p w14:paraId="56BF66EA" w14:textId="77777777" w:rsidR="001814E6" w:rsidRPr="00F40D4B" w:rsidRDefault="001814E6" w:rsidP="001814E6">
      <w:pPr>
        <w:rPr>
          <w:rtl/>
        </w:rPr>
      </w:pPr>
      <w:r w:rsidRPr="003B065A">
        <w:rPr>
          <w:b/>
          <w:bCs/>
          <w:rtl/>
        </w:rPr>
        <w:t>הלכה כרבי שמעון.</w:t>
      </w:r>
      <w:r>
        <w:rPr>
          <w:rFonts w:hint="cs"/>
          <w:b/>
          <w:bCs/>
          <w:rtl/>
        </w:rPr>
        <w:t xml:space="preserve"> </w:t>
      </w:r>
      <w:r w:rsidRPr="00F12356">
        <w:rPr>
          <w:rFonts w:hint="cs"/>
          <w:rtl/>
        </w:rPr>
        <w:t>כש</w:t>
      </w:r>
      <w:r w:rsidRPr="00F12356">
        <w:rPr>
          <w:rtl/>
        </w:rPr>
        <w:t xml:space="preserve">אמרוה </w:t>
      </w:r>
      <w:r w:rsidRPr="00F12356">
        <w:rPr>
          <w:rFonts w:hint="cs"/>
          <w:rtl/>
        </w:rPr>
        <w:t>לפני '</w:t>
      </w:r>
      <w:r w:rsidRPr="00F12356">
        <w:rPr>
          <w:rtl/>
        </w:rPr>
        <w:t>שבור</w:t>
      </w:r>
      <w:r w:rsidRPr="00F12356">
        <w:rPr>
          <w:rFonts w:hint="cs"/>
          <w:rtl/>
        </w:rPr>
        <w:t>'</w:t>
      </w:r>
      <w:r>
        <w:rPr>
          <w:rFonts w:hint="cs"/>
          <w:rtl/>
        </w:rPr>
        <w:t xml:space="preserve"> </w:t>
      </w:r>
      <w:r w:rsidRPr="0082665A">
        <w:rPr>
          <w:rStyle w:val="afffff2"/>
          <w:rFonts w:hint="cs"/>
          <w:rtl/>
        </w:rPr>
        <w:t>[מלך פרס או שמואל]</w:t>
      </w:r>
      <w:r w:rsidRPr="0082665A">
        <w:rPr>
          <w:rStyle w:val="afffff2"/>
          <w:rtl/>
        </w:rPr>
        <w:t xml:space="preserve"> </w:t>
      </w:r>
      <w:r w:rsidRPr="0082665A">
        <w:rPr>
          <w:rStyle w:val="affffc"/>
          <w:rFonts w:hint="cs"/>
          <w:rtl/>
        </w:rPr>
        <w:t>וא''ל</w:t>
      </w:r>
      <w:r w:rsidRPr="0082665A">
        <w:rPr>
          <w:rStyle w:val="affffc"/>
          <w:rtl/>
        </w:rPr>
        <w:t>:</w:t>
      </w:r>
      <w:r w:rsidRPr="00F40D4B">
        <w:rPr>
          <w:rtl/>
        </w:rPr>
        <w:t xml:space="preserve"> אפריון</w:t>
      </w:r>
      <w:r w:rsidRPr="00F40D4B">
        <w:rPr>
          <w:rFonts w:hint="cs"/>
          <w:rtl/>
        </w:rPr>
        <w:t xml:space="preserve"> </w:t>
      </w:r>
      <w:r w:rsidRPr="0082665A">
        <w:rPr>
          <w:rStyle w:val="afffff2"/>
          <w:rFonts w:hint="cs"/>
          <w:rtl/>
        </w:rPr>
        <w:t>חן</w:t>
      </w:r>
      <w:r w:rsidRPr="00F40D4B">
        <w:rPr>
          <w:rtl/>
        </w:rPr>
        <w:t xml:space="preserve"> </w:t>
      </w:r>
      <w:r>
        <w:rPr>
          <w:rFonts w:hint="cs"/>
          <w:rtl/>
        </w:rPr>
        <w:t>ניתן</w:t>
      </w:r>
      <w:r w:rsidRPr="00F40D4B">
        <w:rPr>
          <w:rtl/>
        </w:rPr>
        <w:t xml:space="preserve"> </w:t>
      </w:r>
      <w:r>
        <w:rPr>
          <w:rFonts w:hint="cs"/>
          <w:rtl/>
        </w:rPr>
        <w:t xml:space="preserve">לר''ש </w:t>
      </w:r>
      <w:r w:rsidRPr="00F12356">
        <w:rPr>
          <w:rStyle w:val="afffff2"/>
          <w:rFonts w:hint="cs"/>
          <w:rtl/>
        </w:rPr>
        <w:t>ליתן שבח לר''ש</w:t>
      </w:r>
      <w:r>
        <w:rPr>
          <w:rStyle w:val="afffff2"/>
          <w:rFonts w:hint="cs"/>
          <w:rtl/>
        </w:rPr>
        <w:t>.</w:t>
      </w:r>
    </w:p>
    <w:p w14:paraId="07DBFDA5" w14:textId="77777777" w:rsidR="001814E6" w:rsidRPr="00F40D4B" w:rsidRDefault="001814E6" w:rsidP="001814E6">
      <w:pPr>
        <w:pStyle w:val="aff9"/>
        <w:rPr>
          <w:rtl/>
        </w:rPr>
      </w:pPr>
      <w:r w:rsidRPr="00F40D4B">
        <w:rPr>
          <w:rFonts w:hint="cs"/>
          <w:rtl/>
        </w:rPr>
        <w:t>**</w:t>
      </w:r>
      <w:r>
        <w:rPr>
          <w:rFonts w:hint="cs"/>
          <w:rtl/>
        </w:rPr>
        <w:t>*</w:t>
      </w:r>
      <w:r w:rsidRPr="00F40D4B">
        <w:rPr>
          <w:rFonts w:hint="cs"/>
          <w:rtl/>
        </w:rPr>
        <w:t>*</w:t>
      </w:r>
    </w:p>
    <w:p w14:paraId="1D9E663B" w14:textId="77777777" w:rsidR="001814E6" w:rsidRPr="00F40D4B" w:rsidRDefault="001814E6" w:rsidP="001814E6">
      <w:pPr>
        <w:pStyle w:val="affff9"/>
        <w:spacing w:before="0"/>
        <w:jc w:val="both"/>
        <w:rPr>
          <w:rtl/>
        </w:rPr>
      </w:pPr>
      <w:r w:rsidRPr="00F40D4B">
        <w:rPr>
          <w:rtl/>
        </w:rPr>
        <w:t>הדרן עלך הבית והעלייה וסליקא לה מסכת בבא מציעא.</w:t>
      </w:r>
    </w:p>
    <w:p w14:paraId="60C49D41" w14:textId="77777777" w:rsidR="001814E6" w:rsidRPr="0089496B" w:rsidRDefault="001814E6" w:rsidP="001814E6">
      <w:pPr>
        <w:bidi w:val="0"/>
        <w:spacing w:after="160" w:line="259" w:lineRule="auto"/>
        <w:jc w:val="left"/>
        <w:rPr>
          <w:rFonts w:ascii="BA חניכי הישיבות" w:hAnsi="BA חניכי הישיבות" w:cs="BA TM • Vilna Extra-Bold"/>
          <w:color w:val="806000" w:themeColor="accent4" w:themeShade="80"/>
          <w:sz w:val="18"/>
          <w:rtl/>
        </w:rPr>
      </w:pPr>
    </w:p>
    <w:p w14:paraId="7B63925D" w14:textId="77777777" w:rsidR="006F071F" w:rsidRPr="00F40D4B" w:rsidRDefault="006F071F" w:rsidP="009B508D">
      <w:pPr>
        <w:jc w:val="center"/>
        <w:rPr>
          <w:rtl/>
        </w:rPr>
      </w:pPr>
    </w:p>
    <w:p w14:paraId="35F30620" w14:textId="77777777" w:rsidR="006F071F" w:rsidRPr="00F40D4B" w:rsidRDefault="006F071F" w:rsidP="009B508D">
      <w:pPr>
        <w:rPr>
          <w:rtl/>
        </w:rPr>
      </w:pPr>
    </w:p>
    <w:p w14:paraId="473EDBB5" w14:textId="77777777" w:rsidR="006F071F" w:rsidRPr="00F40D4B" w:rsidRDefault="006F071F" w:rsidP="009B508D">
      <w:pPr>
        <w:rPr>
          <w:rtl/>
        </w:rPr>
      </w:pPr>
    </w:p>
    <w:p w14:paraId="517F7FAD" w14:textId="77777777" w:rsidR="006F071F" w:rsidRPr="00F40D4B" w:rsidRDefault="006F071F" w:rsidP="009B508D">
      <w:pPr>
        <w:rPr>
          <w:rtl/>
        </w:rPr>
      </w:pPr>
    </w:p>
    <w:p w14:paraId="2351F048" w14:textId="77777777" w:rsidR="006F071F" w:rsidRPr="00F40D4B" w:rsidRDefault="006F071F" w:rsidP="009B508D">
      <w:pPr>
        <w:rPr>
          <w:rtl/>
        </w:rPr>
      </w:pPr>
    </w:p>
    <w:p w14:paraId="197BCB3B" w14:textId="77777777" w:rsidR="006F071F" w:rsidRPr="00F40D4B" w:rsidRDefault="006F071F" w:rsidP="009B508D">
      <w:pPr>
        <w:rPr>
          <w:rtl/>
        </w:rPr>
      </w:pPr>
    </w:p>
    <w:p w14:paraId="3D305E71" w14:textId="77777777" w:rsidR="006F071F" w:rsidRPr="00F40D4B" w:rsidRDefault="006F071F" w:rsidP="009B508D">
      <w:pPr>
        <w:rPr>
          <w:rtl/>
        </w:rPr>
      </w:pPr>
    </w:p>
    <w:p w14:paraId="03A3DDE3" w14:textId="77777777" w:rsidR="006F071F" w:rsidRPr="00F40D4B" w:rsidRDefault="006F071F" w:rsidP="009B508D">
      <w:pPr>
        <w:rPr>
          <w:rtl/>
        </w:rPr>
      </w:pPr>
    </w:p>
    <w:p w14:paraId="4083EFDB" w14:textId="77777777" w:rsidR="006F071F" w:rsidRPr="00F40D4B" w:rsidRDefault="006F071F" w:rsidP="009B508D">
      <w:pPr>
        <w:rPr>
          <w:rtl/>
        </w:rPr>
      </w:pPr>
    </w:p>
    <w:p w14:paraId="20958CB6" w14:textId="77777777" w:rsidR="006F071F" w:rsidRPr="00F40D4B" w:rsidRDefault="006F071F" w:rsidP="009B508D">
      <w:pPr>
        <w:rPr>
          <w:rtl/>
        </w:rPr>
      </w:pPr>
    </w:p>
    <w:p w14:paraId="2443E807" w14:textId="77777777" w:rsidR="006F071F" w:rsidRPr="00F40D4B" w:rsidRDefault="006F071F" w:rsidP="009B508D">
      <w:pPr>
        <w:rPr>
          <w:rtl/>
        </w:rPr>
      </w:pPr>
    </w:p>
    <w:p w14:paraId="5C291A13" w14:textId="77777777" w:rsidR="006F071F" w:rsidRPr="00F40D4B" w:rsidRDefault="006F071F" w:rsidP="009B508D">
      <w:pPr>
        <w:rPr>
          <w:rtl/>
        </w:rPr>
      </w:pPr>
    </w:p>
    <w:p w14:paraId="2FDA3A52" w14:textId="77777777" w:rsidR="006F071F" w:rsidRPr="00F40D4B" w:rsidRDefault="006F071F" w:rsidP="009B508D">
      <w:pPr>
        <w:rPr>
          <w:rtl/>
        </w:rPr>
      </w:pPr>
    </w:p>
    <w:p w14:paraId="61FC3973" w14:textId="77777777" w:rsidR="006F071F" w:rsidRPr="00F40D4B" w:rsidRDefault="006F071F" w:rsidP="009B508D">
      <w:pPr>
        <w:rPr>
          <w:rtl/>
        </w:rPr>
      </w:pPr>
    </w:p>
    <w:p w14:paraId="2434CC91" w14:textId="77777777" w:rsidR="006F071F" w:rsidRPr="00F40D4B" w:rsidRDefault="006F071F" w:rsidP="009B508D">
      <w:pPr>
        <w:rPr>
          <w:rtl/>
        </w:rPr>
      </w:pPr>
    </w:p>
    <w:p w14:paraId="18989DB6" w14:textId="77777777" w:rsidR="006F071F" w:rsidRPr="00F40D4B" w:rsidRDefault="006F071F" w:rsidP="009B508D">
      <w:pPr>
        <w:rPr>
          <w:rtl/>
        </w:rPr>
      </w:pPr>
    </w:p>
    <w:p w14:paraId="31E70A16" w14:textId="77777777" w:rsidR="006F071F" w:rsidRPr="00F40D4B" w:rsidRDefault="006F071F" w:rsidP="009B508D">
      <w:pPr>
        <w:rPr>
          <w:rtl/>
        </w:rPr>
      </w:pPr>
    </w:p>
    <w:p w14:paraId="077AC5F6" w14:textId="77777777" w:rsidR="006F071F" w:rsidRPr="00F40D4B" w:rsidRDefault="006F071F" w:rsidP="009B508D">
      <w:pPr>
        <w:jc w:val="center"/>
        <w:rPr>
          <w:rtl/>
        </w:rPr>
      </w:pPr>
    </w:p>
    <w:p w14:paraId="17D45A35" w14:textId="77777777" w:rsidR="00413009" w:rsidRPr="00F40D4B" w:rsidRDefault="00413009" w:rsidP="009B508D"/>
    <w:sectPr w:rsidR="00413009" w:rsidRPr="00F40D4B" w:rsidSect="00F3504E">
      <w:footerReference w:type="even" r:id="rId13"/>
      <w:footerReference w:type="default" r:id="rId14"/>
      <w:pgSz w:w="5103" w:h="7371" w:code="9"/>
      <w:pgMar w:top="567" w:right="1134" w:bottom="567" w:left="567" w:header="284" w:footer="28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9079F" w14:textId="77777777" w:rsidR="001E1746" w:rsidRDefault="001E1746" w:rsidP="002D1D90">
      <w:r>
        <w:separator/>
      </w:r>
    </w:p>
  </w:endnote>
  <w:endnote w:type="continuationSeparator" w:id="0">
    <w:p w14:paraId="5058AB83" w14:textId="77777777" w:rsidR="001E1746" w:rsidRDefault="001E1746" w:rsidP="002D1D90">
      <w:r>
        <w:continuationSeparator/>
      </w:r>
    </w:p>
  </w:endnote>
  <w:endnote w:type="continuationNotice" w:id="1">
    <w:p w14:paraId="68BE82FE" w14:textId="77777777" w:rsidR="001E1746" w:rsidRDefault="001E17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ttman Vilna">
    <w:panose1 w:val="02010401010101010101"/>
    <w:charset w:val="B1"/>
    <w:family w:val="auto"/>
    <w:pitch w:val="variable"/>
    <w:sig w:usb0="00000801" w:usb1="40000000" w:usb2="00000000" w:usb3="00000000" w:csb0="00000020"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Fb Fontext">
    <w:altName w:val="Times New Roman"/>
    <w:charset w:val="00"/>
    <w:family w:val="roman"/>
    <w:pitch w:val="variable"/>
    <w:sig w:usb0="80000827" w:usb1="5000004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BA Fontov Regular">
    <w:altName w:val="BA Fontov"/>
    <w:charset w:val="00"/>
    <w:family w:val="roman"/>
    <w:pitch w:val="variable"/>
    <w:sig w:usb0="00000803" w:usb1="50000000"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Or Tzadikim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Vilna Regular">
    <w:panose1 w:val="02020803050405020304"/>
    <w:charset w:val="00"/>
    <w:family w:val="roman"/>
    <w:pitch w:val="variable"/>
    <w:sig w:usb0="00000803" w:usb1="5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BA Vilna Medium">
    <w:panose1 w:val="02000500000000000000"/>
    <w:charset w:val="00"/>
    <w:family w:val="auto"/>
    <w:pitch w:val="variable"/>
    <w:sig w:usb0="80000803" w:usb1="5000E00A" w:usb2="00000000" w:usb3="00000000" w:csb0="00000021" w:csb1="00000000"/>
  </w:font>
  <w:font w:name="BA • Vilna Light">
    <w:panose1 w:val="02000500000000000000"/>
    <w:charset w:val="00"/>
    <w:family w:val="modern"/>
    <w:notTrueType/>
    <w:pitch w:val="variable"/>
    <w:sig w:usb0="80000803" w:usb1="5000E00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170685470"/>
      <w:docPartObj>
        <w:docPartGallery w:val="Page Numbers (Bottom of Page)"/>
        <w:docPartUnique/>
      </w:docPartObj>
    </w:sdtPr>
    <w:sdtContent>
      <w:p w14:paraId="21C248D5" w14:textId="53187353" w:rsidR="001B60EC" w:rsidRPr="001B60EC" w:rsidRDefault="00A228DB" w:rsidP="00EE3E61">
        <w:pPr>
          <w:pStyle w:val="a5"/>
        </w:pPr>
        <w:r>
          <w:fldChar w:fldCharType="begin"/>
        </w:r>
        <w:r>
          <w:instrText>PAGE   \* MERGEFORMAT</w:instrText>
        </w:r>
        <w:r>
          <w:fldChar w:fldCharType="separate"/>
        </w:r>
        <w:r>
          <w:rPr>
            <w:rtl/>
            <w:lang w:val="he-IL"/>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86365943"/>
      <w:docPartObj>
        <w:docPartGallery w:val="Page Numbers (Bottom of Page)"/>
        <w:docPartUnique/>
      </w:docPartObj>
    </w:sdtPr>
    <w:sdtContent>
      <w:p w14:paraId="608891D6" w14:textId="7ED07F17" w:rsidR="00D1583B" w:rsidRDefault="00F172B7" w:rsidP="00ED62B2">
        <w:pPr>
          <w:pStyle w:val="a5"/>
        </w:pPr>
        <w:r>
          <w:fldChar w:fldCharType="begin"/>
        </w:r>
        <w:r>
          <w:instrText>PAGE   \* MERGEFORMAT</w:instrText>
        </w:r>
        <w:r>
          <w:fldChar w:fldCharType="separate"/>
        </w:r>
        <w:r>
          <w:rPr>
            <w:rtl/>
            <w:lang w:val="he-IL"/>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37FB8" w14:textId="5256A01C" w:rsidR="007848D6" w:rsidRDefault="007848D6" w:rsidP="00591480">
    <w:pPr>
      <w:pStyle w:val="aff9"/>
      <w:spacing w:line="180" w:lineRule="exact"/>
    </w:pPr>
    <w:r>
      <w:rPr>
        <w:rFonts w:ascii="BA • Vilna Light" w:hAnsi="BA • Vilna Light" w:cs="BA • Vilna Light" w:hint="cs"/>
        <w:rtl/>
      </w:rPr>
      <w:t>**</w:t>
    </w:r>
    <w:r w:rsidRPr="00614972">
      <w:rPr>
        <w:rFonts w:ascii="BA • Vilna Light" w:hAnsi="BA • Vilna Light" w:cs="BA • Vilna Light"/>
        <w:rtl/>
      </w:rPr>
      <w:t>***</w:t>
    </w:r>
    <w:r>
      <w:rPr>
        <w:rFonts w:hint="cs"/>
        <w:rtl/>
      </w:rPr>
      <w:t xml:space="preserve"> </w:t>
    </w:r>
    <w:sdt>
      <w:sdtPr>
        <w:rPr>
          <w:rtl/>
        </w:rPr>
        <w:id w:val="-1568181572"/>
        <w:docPartObj>
          <w:docPartGallery w:val="Page Numbers (Bottom of Page)"/>
          <w:docPartUnique/>
        </w:docPartObj>
      </w:sdtPr>
      <w:sdtContent>
        <w:r>
          <w:fldChar w:fldCharType="begin"/>
        </w:r>
        <w:r>
          <w:instrText>PAGE   \* MERGEFORMAT</w:instrText>
        </w:r>
        <w:r>
          <w:fldChar w:fldCharType="separate"/>
        </w:r>
        <w:r>
          <w:t>73</w:t>
        </w:r>
        <w:r>
          <w:fldChar w:fldCharType="end"/>
        </w:r>
        <w:r>
          <w:rPr>
            <w:rFonts w:ascii="BA • Vilna Light" w:hAnsi="BA • Vilna Light" w:cs="BA • Vilna Light" w:hint="cs"/>
            <w:rtl/>
          </w:rPr>
          <w:t xml:space="preserve"> </w:t>
        </w:r>
        <w:r w:rsidRPr="00614972">
          <w:rPr>
            <w:rFonts w:ascii="BA • Vilna Light" w:hAnsi="BA • Vilna Light" w:cs="BA • Vilna Light"/>
            <w:rtl/>
          </w:rPr>
          <w:t>**</w:t>
        </w:r>
        <w:r>
          <w:rPr>
            <w:rFonts w:ascii="BA • Vilna Light" w:hAnsi="BA • Vilna Light" w:cs="BA • Vilna Light" w:hint="cs"/>
            <w:rtl/>
          </w:rPr>
          <w:t>**</w:t>
        </w:r>
        <w:r w:rsidRPr="00614972">
          <w:rPr>
            <w:rFonts w:ascii="BA • Vilna Light" w:hAnsi="BA • Vilna Light" w:cs="BA • Vilna Light"/>
            <w:rtl/>
          </w:rPr>
          <w:t>**</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C4579" w14:textId="537C5889" w:rsidR="00614972" w:rsidRDefault="00614972" w:rsidP="00841187">
    <w:pPr>
      <w:pStyle w:val="aff9"/>
      <w:spacing w:line="180" w:lineRule="exact"/>
    </w:pPr>
    <w:r>
      <w:rPr>
        <w:rFonts w:ascii="BA • Vilna Light" w:hAnsi="BA • Vilna Light" w:cs="BA • Vilna Light" w:hint="cs"/>
        <w:rtl/>
      </w:rPr>
      <w:t>**</w:t>
    </w:r>
    <w:r w:rsidRPr="00614972">
      <w:rPr>
        <w:rFonts w:ascii="BA • Vilna Light" w:hAnsi="BA • Vilna Light" w:cs="BA • Vilna Light"/>
        <w:rtl/>
      </w:rPr>
      <w:t>***</w:t>
    </w:r>
    <w:r>
      <w:rPr>
        <w:rFonts w:hint="cs"/>
        <w:rtl/>
      </w:rPr>
      <w:t xml:space="preserve"> </w:t>
    </w:r>
    <w:sdt>
      <w:sdtPr>
        <w:rPr>
          <w:rtl/>
        </w:rPr>
        <w:id w:val="1721715923"/>
        <w:docPartObj>
          <w:docPartGallery w:val="Page Numbers (Bottom of Page)"/>
          <w:docPartUnique/>
        </w:docPartObj>
      </w:sdtPr>
      <w:sdtContent>
        <w:r>
          <w:fldChar w:fldCharType="begin"/>
        </w:r>
        <w:r>
          <w:instrText>PAGE   \* MERGEFORMAT</w:instrText>
        </w:r>
        <w:r>
          <w:fldChar w:fldCharType="separate"/>
        </w:r>
        <w:r>
          <w:rPr>
            <w:rtl/>
            <w:lang w:val="he-IL"/>
          </w:rPr>
          <w:t>2</w:t>
        </w:r>
        <w:r>
          <w:fldChar w:fldCharType="end"/>
        </w:r>
        <w:r>
          <w:rPr>
            <w:rFonts w:ascii="BA • Vilna Light" w:hAnsi="BA • Vilna Light" w:cs="BA • Vilna Light" w:hint="cs"/>
            <w:rtl/>
          </w:rPr>
          <w:t xml:space="preserve"> </w:t>
        </w:r>
        <w:r w:rsidRPr="00614972">
          <w:rPr>
            <w:rFonts w:ascii="BA • Vilna Light" w:hAnsi="BA • Vilna Light" w:cs="BA • Vilna Light"/>
            <w:rtl/>
          </w:rPr>
          <w:t>**</w:t>
        </w:r>
        <w:r>
          <w:rPr>
            <w:rFonts w:ascii="BA • Vilna Light" w:hAnsi="BA • Vilna Light" w:cs="BA • Vilna Light" w:hint="cs"/>
            <w:rtl/>
          </w:rPr>
          <w:t>**</w:t>
        </w:r>
        <w:r w:rsidRPr="00614972">
          <w:rPr>
            <w:rFonts w:ascii="BA • Vilna Light" w:hAnsi="BA • Vilna Light" w:cs="BA • Vilna Light"/>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E5624" w14:textId="77777777" w:rsidR="001E1746" w:rsidRDefault="001E1746" w:rsidP="002D1D90">
      <w:r>
        <w:separator/>
      </w:r>
    </w:p>
  </w:footnote>
  <w:footnote w:type="continuationSeparator" w:id="0">
    <w:p w14:paraId="1862AC36" w14:textId="77777777" w:rsidR="001E1746" w:rsidRDefault="001E1746" w:rsidP="002D1D90">
      <w:r>
        <w:continuationSeparator/>
      </w:r>
    </w:p>
  </w:footnote>
  <w:footnote w:type="continuationNotice" w:id="1">
    <w:p w14:paraId="5C741B86" w14:textId="77777777" w:rsidR="001E1746" w:rsidRDefault="001E174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FFBED" w14:textId="3605FCEA" w:rsidR="001C3834" w:rsidRPr="001C3834" w:rsidRDefault="001C3834" w:rsidP="001C3834">
    <w:pPr>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יד.</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hint="cs"/>
        <w:b/>
        <w:bCs/>
        <w:spacing w:val="4"/>
        <w:sz w:val="36"/>
        <w:szCs w:val="22"/>
        <w:rtl/>
      </w:rPr>
      <w:t xml:space="preserve"> </w:t>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שנים אוחזין</w:t>
    </w:r>
    <w:r>
      <w:rPr>
        <w:rFonts w:ascii="BA TM • Vilna Extra-Bold" w:hAnsi="BA TM • Vilna Extra-Bold" w:cs="BA TM • Vilna Extra-Bold"/>
        <w:b/>
        <w:bCs/>
        <w:spacing w:val="4"/>
        <w:sz w:val="36"/>
        <w:szCs w:val="22"/>
        <w:rtl/>
      </w:rPr>
      <w:fldChar w:fldCharType="end"/>
    </w:r>
    <w:r w:rsidR="00ED62B2">
      <w:rPr>
        <w:rFonts w:ascii="BA TM • Vilna Extra-Bold" w:hAnsi="BA TM • Vilna Extra-Bold" w:cs="BA TM • Vilna Extra-Bold"/>
        <w:b/>
        <w:bCs/>
        <w:spacing w:val="4"/>
        <w:sz w:val="36"/>
        <w:szCs w:val="22"/>
        <w:rtl/>
      </w:rPr>
      <w:ptab w:relativeTo="margin" w:alignment="center"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פרק ראשון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sidR="00ED62B2">
      <w:rPr>
        <w:rFonts w:ascii="BA TM • Vilna Extra-Bold" w:hAnsi="BA TM • Vilna Extra-Bold" w:cs="BA TM • Vilna Extra-Bold"/>
        <w:b/>
        <w:bCs/>
        <w:spacing w:val="4"/>
        <w:sz w:val="36"/>
        <w:szCs w:val="22"/>
        <w:rtl/>
      </w:rPr>
      <w:ptab w:relativeTo="margin" w:alignment="right"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בבא מציעא</w:t>
    </w:r>
    <w:r>
      <w:rPr>
        <w:rFonts w:ascii="BA TM • Vilna Extra-Bold" w:hAnsi="BA TM • Vilna Extra-Bold" w:cs="BA TM • Vilna Extra-Bold"/>
        <w:b/>
        <w:bCs/>
        <w:spacing w:val="4"/>
        <w:sz w:val="36"/>
        <w:szCs w:val="22"/>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0D889" w14:textId="159842A9" w:rsidR="006F071F" w:rsidRPr="00160754" w:rsidRDefault="00160754" w:rsidP="00160754">
    <w:pPr>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שנים אוחזין</w:t>
    </w:r>
    <w:r>
      <w:rPr>
        <w:rFonts w:ascii="BA TM • Vilna Extra-Bold" w:hAnsi="BA TM • Vilna Extra-Bold" w:cs="BA TM • Vilna Extra-Bold"/>
        <w:b/>
        <w:bCs/>
        <w:spacing w:val="4"/>
        <w:sz w:val="36"/>
        <w:szCs w:val="22"/>
        <w:rtl/>
      </w:rPr>
      <w:fldChar w:fldCharType="end"/>
    </w:r>
    <w:r w:rsidR="00ED62B2">
      <w:rPr>
        <w:rFonts w:ascii="BA TM • Vilna Extra-Bold" w:hAnsi="BA TM • Vilna Extra-Bold" w:cs="BA TM • Vilna Extra-Bold"/>
        <w:b/>
        <w:bCs/>
        <w:spacing w:val="4"/>
        <w:sz w:val="36"/>
        <w:szCs w:val="22"/>
        <w:rtl/>
      </w:rPr>
      <w:tab/>
    </w:r>
    <w:r w:rsidR="00ED62B2">
      <w:rPr>
        <w:rFonts w:ascii="BA TM • Vilna Extra-Bold" w:hAnsi="BA TM • Vilna Extra-Bold" w:cs="BA TM • Vilna Extra-Bold"/>
        <w:b/>
        <w:bCs/>
        <w:spacing w:val="4"/>
        <w:sz w:val="36"/>
        <w:szCs w:val="22"/>
        <w:rtl/>
      </w:rPr>
      <w:tab/>
    </w:r>
    <w:r w:rsidR="00ED62B2">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פרק ראשון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בבא מציעא</w:t>
    </w:r>
    <w:r>
      <w:rPr>
        <w:rFonts w:ascii="BA TM • Vilna Extra-Bold" w:hAnsi="BA TM • Vilna Extra-Bold" w:cs="BA TM • Vilna Extra-Bold"/>
        <w:b/>
        <w:bCs/>
        <w:spacing w:val="4"/>
        <w:sz w:val="36"/>
        <w:szCs w:val="22"/>
        <w:rtl/>
      </w:rPr>
      <w:fldChar w:fldCharType="end"/>
    </w:r>
    <w:r w:rsidR="00E60D1A">
      <w:rPr>
        <w:rFonts w:ascii="BA TM • Vilna Extra-Bold" w:hAnsi="BA TM • Vilna Extra-Bold" w:cs="BA TM • Vilna Extra-Bold"/>
        <w:b/>
        <w:bCs/>
        <w:spacing w:val="4"/>
        <w:sz w:val="36"/>
        <w:szCs w:val="22"/>
        <w:rtl/>
      </w:rPr>
      <w:ptab w:relativeTo="margin" w:alignment="right"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A542CA">
      <w:rPr>
        <w:rFonts w:ascii="BA TM • Vilna Extra-Bold" w:hAnsi="BA TM • Vilna Extra-Bold" w:cs="BA TM • Vilna Extra-Bold"/>
        <w:b/>
        <w:bCs/>
        <w:noProof/>
        <w:spacing w:val="4"/>
        <w:sz w:val="36"/>
        <w:szCs w:val="22"/>
        <w:rtl/>
      </w:rPr>
      <w:t>יג:</w:t>
    </w:r>
    <w:r>
      <w:rPr>
        <w:rFonts w:ascii="BA TM • Vilna Extra-Bold" w:hAnsi="BA TM • Vilna Extra-Bold" w:cs="BA TM • Vilna Extra-Bold"/>
        <w:b/>
        <w:bCs/>
        <w:spacing w:val="4"/>
        <w:sz w:val="36"/>
        <w:szCs w:val="22"/>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2C820" w14:textId="5E076359" w:rsidR="00312263" w:rsidRPr="001C3834" w:rsidRDefault="00312263" w:rsidP="001C3834">
    <w:pPr>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E66419">
      <w:rPr>
        <w:rFonts w:ascii="BA TM • Vilna Extra-Bold" w:hAnsi="BA TM • Vilna Extra-Bold" w:cs="BA TM • Vilna Extra-Bold"/>
        <w:b/>
        <w:bCs/>
        <w:noProof/>
        <w:spacing w:val="4"/>
        <w:sz w:val="36"/>
        <w:szCs w:val="22"/>
        <w:rtl/>
      </w:rPr>
      <w:t>קיט.</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hint="cs"/>
        <w:b/>
        <w:bCs/>
        <w:spacing w:val="4"/>
        <w:sz w:val="36"/>
        <w:szCs w:val="22"/>
        <w:rtl/>
      </w:rPr>
      <w:t xml:space="preserve"> </w:t>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E66419">
      <w:rPr>
        <w:rFonts w:ascii="BA TM • Vilna Extra-Bold" w:hAnsi="BA TM • Vilna Extra-Bold" w:cs="BA TM • Vilna Extra-Bold"/>
        <w:b/>
        <w:bCs/>
        <w:noProof/>
        <w:spacing w:val="4"/>
        <w:sz w:val="36"/>
        <w:szCs w:val="22"/>
        <w:rtl/>
      </w:rPr>
      <w:t>הבית והעלייה</w:t>
    </w:r>
    <w:r>
      <w:rPr>
        <w:rFonts w:ascii="BA TM • Vilna Extra-Bold" w:hAnsi="BA TM • Vilna Extra-Bold" w:cs="BA TM • Vilna Extra-Bold"/>
        <w:b/>
        <w:bCs/>
        <w:spacing w:val="4"/>
        <w:sz w:val="36"/>
        <w:szCs w:val="22"/>
        <w:rtl/>
      </w:rPr>
      <w:fldChar w:fldCharType="end"/>
    </w:r>
    <w:r w:rsidRPr="006A42E2">
      <w:rPr>
        <w:rFonts w:ascii="BA TM • Vilna Extra-Bold" w:hAnsi="BA TM • Vilna Extra-Bold" w:cs="BA TM • Vilna Extra-Bold"/>
        <w:b/>
        <w:bCs/>
        <w:spacing w:val="4"/>
        <w:sz w:val="36"/>
        <w:szCs w:val="22"/>
        <w:rtl/>
      </w:rPr>
      <w:tab/>
    </w:r>
    <w:r w:rsidRPr="006A42E2">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E66419">
      <w:rPr>
        <w:rFonts w:ascii="BA TM • Vilna Extra-Bold" w:hAnsi="BA TM • Vilna Extra-Bold" w:cs="BA TM • Vilna Extra-Bold"/>
        <w:b/>
        <w:bCs/>
        <w:noProof/>
        <w:spacing w:val="4"/>
        <w:sz w:val="36"/>
        <w:szCs w:val="22"/>
        <w:rtl/>
      </w:rPr>
      <w:t>פרק עשירי</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E66419">
      <w:rPr>
        <w:rFonts w:ascii="BA TM • Vilna Extra-Bold" w:hAnsi="BA TM • Vilna Extra-Bold" w:cs="BA TM • Vilna Extra-Bold"/>
        <w:b/>
        <w:bCs/>
        <w:noProof/>
        <w:spacing w:val="4"/>
        <w:sz w:val="36"/>
        <w:szCs w:val="22"/>
        <w:rtl/>
      </w:rPr>
      <w:t>בבא מציעא</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D520D9"/>
    <w:multiLevelType w:val="hybridMultilevel"/>
    <w:tmpl w:val="860AD1CC"/>
    <w:lvl w:ilvl="0" w:tplc="4D90EE02">
      <w:start w:val="83"/>
      <w:numFmt w:val="bullet"/>
      <w:lvlText w:val="-"/>
      <w:lvlJc w:val="left"/>
      <w:pPr>
        <w:ind w:left="720" w:hanging="360"/>
      </w:pPr>
      <w:rPr>
        <w:rFonts w:ascii="David" w:eastAsiaTheme="minorHAnsi" w:hAnsi="David" w:cs="Guttman Viln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E4631F"/>
    <w:multiLevelType w:val="hybridMultilevel"/>
    <w:tmpl w:val="465A5D34"/>
    <w:lvl w:ilvl="0" w:tplc="9B523694">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E21A4B"/>
    <w:multiLevelType w:val="hybridMultilevel"/>
    <w:tmpl w:val="038EB696"/>
    <w:lvl w:ilvl="0" w:tplc="F2FAE05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624762">
    <w:abstractNumId w:val="3"/>
  </w:num>
  <w:num w:numId="2" w16cid:durableId="1489903989">
    <w:abstractNumId w:val="4"/>
  </w:num>
  <w:num w:numId="3" w16cid:durableId="256670972">
    <w:abstractNumId w:val="9"/>
  </w:num>
  <w:num w:numId="4" w16cid:durableId="97483729">
    <w:abstractNumId w:val="6"/>
  </w:num>
  <w:num w:numId="5" w16cid:durableId="2144691016">
    <w:abstractNumId w:val="5"/>
  </w:num>
  <w:num w:numId="6" w16cid:durableId="2120296385">
    <w:abstractNumId w:val="12"/>
  </w:num>
  <w:num w:numId="7" w16cid:durableId="2082019172">
    <w:abstractNumId w:val="1"/>
  </w:num>
  <w:num w:numId="8" w16cid:durableId="1164396743">
    <w:abstractNumId w:val="2"/>
  </w:num>
  <w:num w:numId="9" w16cid:durableId="1085498265">
    <w:abstractNumId w:val="10"/>
  </w:num>
  <w:num w:numId="10" w16cid:durableId="1300841742">
    <w:abstractNumId w:val="11"/>
  </w:num>
  <w:num w:numId="11" w16cid:durableId="1477457467">
    <w:abstractNumId w:val="0"/>
  </w:num>
  <w:num w:numId="12" w16cid:durableId="1144007451">
    <w:abstractNumId w:val="7"/>
  </w:num>
  <w:num w:numId="13" w16cid:durableId="2033721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
  <w:trackRevisions/>
  <w:evenAndOddHeaders/>
  <w:characterSpacingControl w:val="doNotCompress"/>
  <w:hdrShapeDefaults>
    <o:shapedefaults v:ext="edit" spidmax="2050">
      <o:colormru v:ext="edit" colors="#fff9e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20"/>
    <w:rsid w:val="0000022F"/>
    <w:rsid w:val="00000E9F"/>
    <w:rsid w:val="000027C2"/>
    <w:rsid w:val="00002B50"/>
    <w:rsid w:val="00002CDF"/>
    <w:rsid w:val="00003705"/>
    <w:rsid w:val="0000483A"/>
    <w:rsid w:val="000058DF"/>
    <w:rsid w:val="00005C05"/>
    <w:rsid w:val="00006595"/>
    <w:rsid w:val="00006F57"/>
    <w:rsid w:val="0000770C"/>
    <w:rsid w:val="0001010E"/>
    <w:rsid w:val="000105E3"/>
    <w:rsid w:val="00010EFD"/>
    <w:rsid w:val="000137C7"/>
    <w:rsid w:val="000137E2"/>
    <w:rsid w:val="00013B06"/>
    <w:rsid w:val="00013CD1"/>
    <w:rsid w:val="00014387"/>
    <w:rsid w:val="00014685"/>
    <w:rsid w:val="00014AE6"/>
    <w:rsid w:val="00015092"/>
    <w:rsid w:val="00015A8C"/>
    <w:rsid w:val="00015EFD"/>
    <w:rsid w:val="000171D3"/>
    <w:rsid w:val="00017A27"/>
    <w:rsid w:val="00017A43"/>
    <w:rsid w:val="00017C3B"/>
    <w:rsid w:val="00017FF1"/>
    <w:rsid w:val="0002020B"/>
    <w:rsid w:val="000205A0"/>
    <w:rsid w:val="00021743"/>
    <w:rsid w:val="00021B47"/>
    <w:rsid w:val="00023651"/>
    <w:rsid w:val="00023BC3"/>
    <w:rsid w:val="00023D0B"/>
    <w:rsid w:val="00024801"/>
    <w:rsid w:val="0002487B"/>
    <w:rsid w:val="000248C4"/>
    <w:rsid w:val="00024E65"/>
    <w:rsid w:val="00025A62"/>
    <w:rsid w:val="00026571"/>
    <w:rsid w:val="000266B0"/>
    <w:rsid w:val="000275E3"/>
    <w:rsid w:val="00027B4B"/>
    <w:rsid w:val="00027DC9"/>
    <w:rsid w:val="00030608"/>
    <w:rsid w:val="000309F3"/>
    <w:rsid w:val="000317EA"/>
    <w:rsid w:val="0003213E"/>
    <w:rsid w:val="00032559"/>
    <w:rsid w:val="00032C7B"/>
    <w:rsid w:val="000331F0"/>
    <w:rsid w:val="00033C9C"/>
    <w:rsid w:val="00033F51"/>
    <w:rsid w:val="000342C3"/>
    <w:rsid w:val="000345D4"/>
    <w:rsid w:val="00035BF6"/>
    <w:rsid w:val="00036D4F"/>
    <w:rsid w:val="00037A6F"/>
    <w:rsid w:val="00040735"/>
    <w:rsid w:val="00040F62"/>
    <w:rsid w:val="00041176"/>
    <w:rsid w:val="0004144D"/>
    <w:rsid w:val="000418AA"/>
    <w:rsid w:val="000418BC"/>
    <w:rsid w:val="00041C60"/>
    <w:rsid w:val="00042098"/>
    <w:rsid w:val="00042151"/>
    <w:rsid w:val="0004259E"/>
    <w:rsid w:val="00042FD9"/>
    <w:rsid w:val="0004364C"/>
    <w:rsid w:val="000439C4"/>
    <w:rsid w:val="00044138"/>
    <w:rsid w:val="000445F4"/>
    <w:rsid w:val="000447B1"/>
    <w:rsid w:val="0004481C"/>
    <w:rsid w:val="0004593A"/>
    <w:rsid w:val="000459D3"/>
    <w:rsid w:val="000469B9"/>
    <w:rsid w:val="00046C91"/>
    <w:rsid w:val="0004721B"/>
    <w:rsid w:val="000476D3"/>
    <w:rsid w:val="00047ABA"/>
    <w:rsid w:val="000503E6"/>
    <w:rsid w:val="000514A1"/>
    <w:rsid w:val="000519C8"/>
    <w:rsid w:val="000521F8"/>
    <w:rsid w:val="00052727"/>
    <w:rsid w:val="00052DC7"/>
    <w:rsid w:val="00052F6E"/>
    <w:rsid w:val="000536B6"/>
    <w:rsid w:val="00053832"/>
    <w:rsid w:val="00053951"/>
    <w:rsid w:val="00053F90"/>
    <w:rsid w:val="000542D2"/>
    <w:rsid w:val="00054503"/>
    <w:rsid w:val="0005462D"/>
    <w:rsid w:val="00054C07"/>
    <w:rsid w:val="0005536A"/>
    <w:rsid w:val="00056247"/>
    <w:rsid w:val="000564BB"/>
    <w:rsid w:val="00057365"/>
    <w:rsid w:val="00057539"/>
    <w:rsid w:val="000575A0"/>
    <w:rsid w:val="00057692"/>
    <w:rsid w:val="00057E6A"/>
    <w:rsid w:val="00057F6E"/>
    <w:rsid w:val="0006039E"/>
    <w:rsid w:val="00060885"/>
    <w:rsid w:val="00060CB6"/>
    <w:rsid w:val="00060D25"/>
    <w:rsid w:val="00063004"/>
    <w:rsid w:val="00063194"/>
    <w:rsid w:val="00063A79"/>
    <w:rsid w:val="00063CBB"/>
    <w:rsid w:val="00063DBB"/>
    <w:rsid w:val="00064C7D"/>
    <w:rsid w:val="00064D40"/>
    <w:rsid w:val="00064F54"/>
    <w:rsid w:val="000655FB"/>
    <w:rsid w:val="00065F4B"/>
    <w:rsid w:val="000667FC"/>
    <w:rsid w:val="00066C85"/>
    <w:rsid w:val="00066EA2"/>
    <w:rsid w:val="00067EAB"/>
    <w:rsid w:val="00070A6E"/>
    <w:rsid w:val="00070F30"/>
    <w:rsid w:val="0007233F"/>
    <w:rsid w:val="00072407"/>
    <w:rsid w:val="00072C11"/>
    <w:rsid w:val="00072C6C"/>
    <w:rsid w:val="000734DA"/>
    <w:rsid w:val="000737EC"/>
    <w:rsid w:val="0007464E"/>
    <w:rsid w:val="00075134"/>
    <w:rsid w:val="00075140"/>
    <w:rsid w:val="0007531A"/>
    <w:rsid w:val="00075592"/>
    <w:rsid w:val="000756FB"/>
    <w:rsid w:val="00075FA2"/>
    <w:rsid w:val="000764B1"/>
    <w:rsid w:val="00076C07"/>
    <w:rsid w:val="00077690"/>
    <w:rsid w:val="00077C30"/>
    <w:rsid w:val="000808C2"/>
    <w:rsid w:val="00080B9A"/>
    <w:rsid w:val="00080FA0"/>
    <w:rsid w:val="00081536"/>
    <w:rsid w:val="0008160F"/>
    <w:rsid w:val="00081BC3"/>
    <w:rsid w:val="00082273"/>
    <w:rsid w:val="00082EFC"/>
    <w:rsid w:val="00082F93"/>
    <w:rsid w:val="00083A27"/>
    <w:rsid w:val="00084E59"/>
    <w:rsid w:val="000854F9"/>
    <w:rsid w:val="00085731"/>
    <w:rsid w:val="00085782"/>
    <w:rsid w:val="00085869"/>
    <w:rsid w:val="000858CB"/>
    <w:rsid w:val="00085FBA"/>
    <w:rsid w:val="00086538"/>
    <w:rsid w:val="00087435"/>
    <w:rsid w:val="000875B6"/>
    <w:rsid w:val="00087AAB"/>
    <w:rsid w:val="00087B03"/>
    <w:rsid w:val="00087EFB"/>
    <w:rsid w:val="00090D61"/>
    <w:rsid w:val="00090F32"/>
    <w:rsid w:val="00092233"/>
    <w:rsid w:val="00092764"/>
    <w:rsid w:val="00093B94"/>
    <w:rsid w:val="00093C22"/>
    <w:rsid w:val="00094793"/>
    <w:rsid w:val="00094796"/>
    <w:rsid w:val="00094D42"/>
    <w:rsid w:val="00095B02"/>
    <w:rsid w:val="00095DB8"/>
    <w:rsid w:val="000960E9"/>
    <w:rsid w:val="000960FA"/>
    <w:rsid w:val="0009633E"/>
    <w:rsid w:val="00096590"/>
    <w:rsid w:val="00097423"/>
    <w:rsid w:val="0009775B"/>
    <w:rsid w:val="00097D0A"/>
    <w:rsid w:val="000A0399"/>
    <w:rsid w:val="000A0543"/>
    <w:rsid w:val="000A0934"/>
    <w:rsid w:val="000A0C2E"/>
    <w:rsid w:val="000A16F4"/>
    <w:rsid w:val="000A2A51"/>
    <w:rsid w:val="000A2DB3"/>
    <w:rsid w:val="000A2F1B"/>
    <w:rsid w:val="000A36BD"/>
    <w:rsid w:val="000A391D"/>
    <w:rsid w:val="000A3A1D"/>
    <w:rsid w:val="000A49BE"/>
    <w:rsid w:val="000A52BD"/>
    <w:rsid w:val="000A57FF"/>
    <w:rsid w:val="000A58C2"/>
    <w:rsid w:val="000A6401"/>
    <w:rsid w:val="000A6907"/>
    <w:rsid w:val="000A6C4B"/>
    <w:rsid w:val="000A75D2"/>
    <w:rsid w:val="000A7834"/>
    <w:rsid w:val="000A78CA"/>
    <w:rsid w:val="000B11B4"/>
    <w:rsid w:val="000B221A"/>
    <w:rsid w:val="000B2690"/>
    <w:rsid w:val="000B2DDB"/>
    <w:rsid w:val="000B300B"/>
    <w:rsid w:val="000B32EF"/>
    <w:rsid w:val="000B33E2"/>
    <w:rsid w:val="000B3D95"/>
    <w:rsid w:val="000B3F39"/>
    <w:rsid w:val="000B4410"/>
    <w:rsid w:val="000B4D44"/>
    <w:rsid w:val="000B4EB3"/>
    <w:rsid w:val="000B5399"/>
    <w:rsid w:val="000B549B"/>
    <w:rsid w:val="000B596E"/>
    <w:rsid w:val="000B5A8C"/>
    <w:rsid w:val="000B5AE5"/>
    <w:rsid w:val="000B5D4D"/>
    <w:rsid w:val="000B5E05"/>
    <w:rsid w:val="000B5E99"/>
    <w:rsid w:val="000B622B"/>
    <w:rsid w:val="000B6D84"/>
    <w:rsid w:val="000B73F7"/>
    <w:rsid w:val="000B75FD"/>
    <w:rsid w:val="000B7D62"/>
    <w:rsid w:val="000C010E"/>
    <w:rsid w:val="000C0506"/>
    <w:rsid w:val="000C0BC4"/>
    <w:rsid w:val="000C1399"/>
    <w:rsid w:val="000C1B2D"/>
    <w:rsid w:val="000C1B4C"/>
    <w:rsid w:val="000C2917"/>
    <w:rsid w:val="000C3188"/>
    <w:rsid w:val="000C31DC"/>
    <w:rsid w:val="000C342B"/>
    <w:rsid w:val="000C37E0"/>
    <w:rsid w:val="000C37EE"/>
    <w:rsid w:val="000C43CE"/>
    <w:rsid w:val="000C471D"/>
    <w:rsid w:val="000C516C"/>
    <w:rsid w:val="000C55C6"/>
    <w:rsid w:val="000C5C0D"/>
    <w:rsid w:val="000C5FDC"/>
    <w:rsid w:val="000C6894"/>
    <w:rsid w:val="000C6969"/>
    <w:rsid w:val="000C6F46"/>
    <w:rsid w:val="000C7F1C"/>
    <w:rsid w:val="000D0391"/>
    <w:rsid w:val="000D0820"/>
    <w:rsid w:val="000D0E04"/>
    <w:rsid w:val="000D0F9F"/>
    <w:rsid w:val="000D174A"/>
    <w:rsid w:val="000D2126"/>
    <w:rsid w:val="000D2387"/>
    <w:rsid w:val="000D2A2C"/>
    <w:rsid w:val="000D2CF7"/>
    <w:rsid w:val="000D335B"/>
    <w:rsid w:val="000D3737"/>
    <w:rsid w:val="000D458D"/>
    <w:rsid w:val="000D4926"/>
    <w:rsid w:val="000D4B20"/>
    <w:rsid w:val="000D5BAB"/>
    <w:rsid w:val="000D62C4"/>
    <w:rsid w:val="000D6D7F"/>
    <w:rsid w:val="000D77ED"/>
    <w:rsid w:val="000E0BB5"/>
    <w:rsid w:val="000E0C29"/>
    <w:rsid w:val="000E175E"/>
    <w:rsid w:val="000E2E63"/>
    <w:rsid w:val="000E3046"/>
    <w:rsid w:val="000E326C"/>
    <w:rsid w:val="000E340E"/>
    <w:rsid w:val="000E571F"/>
    <w:rsid w:val="000E5E7D"/>
    <w:rsid w:val="000E6477"/>
    <w:rsid w:val="000E649E"/>
    <w:rsid w:val="000E690C"/>
    <w:rsid w:val="000E6EF4"/>
    <w:rsid w:val="000E6FD7"/>
    <w:rsid w:val="000E7690"/>
    <w:rsid w:val="000E7970"/>
    <w:rsid w:val="000E79E8"/>
    <w:rsid w:val="000E7ABA"/>
    <w:rsid w:val="000E7E52"/>
    <w:rsid w:val="000F0084"/>
    <w:rsid w:val="000F051E"/>
    <w:rsid w:val="000F199A"/>
    <w:rsid w:val="000F2274"/>
    <w:rsid w:val="000F276D"/>
    <w:rsid w:val="000F288A"/>
    <w:rsid w:val="000F2CE9"/>
    <w:rsid w:val="000F3632"/>
    <w:rsid w:val="000F3C8B"/>
    <w:rsid w:val="000F3CD9"/>
    <w:rsid w:val="000F4002"/>
    <w:rsid w:val="000F4EC5"/>
    <w:rsid w:val="000F4F15"/>
    <w:rsid w:val="000F53C1"/>
    <w:rsid w:val="000F5845"/>
    <w:rsid w:val="000F6319"/>
    <w:rsid w:val="000F642E"/>
    <w:rsid w:val="000F6854"/>
    <w:rsid w:val="00100017"/>
    <w:rsid w:val="00100738"/>
    <w:rsid w:val="00101995"/>
    <w:rsid w:val="00101CD7"/>
    <w:rsid w:val="00103213"/>
    <w:rsid w:val="001041FE"/>
    <w:rsid w:val="00104748"/>
    <w:rsid w:val="001051F8"/>
    <w:rsid w:val="0010521E"/>
    <w:rsid w:val="00105251"/>
    <w:rsid w:val="001055C0"/>
    <w:rsid w:val="00106790"/>
    <w:rsid w:val="001069DF"/>
    <w:rsid w:val="00107229"/>
    <w:rsid w:val="00107D4E"/>
    <w:rsid w:val="00107D54"/>
    <w:rsid w:val="001101CC"/>
    <w:rsid w:val="00110BF5"/>
    <w:rsid w:val="00111503"/>
    <w:rsid w:val="00112F9C"/>
    <w:rsid w:val="001134A6"/>
    <w:rsid w:val="00113FAC"/>
    <w:rsid w:val="00114078"/>
    <w:rsid w:val="00114672"/>
    <w:rsid w:val="00115154"/>
    <w:rsid w:val="001153DC"/>
    <w:rsid w:val="001156C3"/>
    <w:rsid w:val="00115964"/>
    <w:rsid w:val="00115974"/>
    <w:rsid w:val="001159B2"/>
    <w:rsid w:val="00115B7E"/>
    <w:rsid w:val="00115E41"/>
    <w:rsid w:val="0011637C"/>
    <w:rsid w:val="00116A09"/>
    <w:rsid w:val="00116CF5"/>
    <w:rsid w:val="00117B68"/>
    <w:rsid w:val="0012127A"/>
    <w:rsid w:val="001215B7"/>
    <w:rsid w:val="00122258"/>
    <w:rsid w:val="00122AC5"/>
    <w:rsid w:val="00123AFC"/>
    <w:rsid w:val="00124741"/>
    <w:rsid w:val="00124952"/>
    <w:rsid w:val="00124C52"/>
    <w:rsid w:val="0012581F"/>
    <w:rsid w:val="00125A33"/>
    <w:rsid w:val="00126DFB"/>
    <w:rsid w:val="00127784"/>
    <w:rsid w:val="00130500"/>
    <w:rsid w:val="001305FE"/>
    <w:rsid w:val="00130609"/>
    <w:rsid w:val="00131CC3"/>
    <w:rsid w:val="00132B49"/>
    <w:rsid w:val="00132E30"/>
    <w:rsid w:val="00133362"/>
    <w:rsid w:val="001333A5"/>
    <w:rsid w:val="00133A1C"/>
    <w:rsid w:val="00134589"/>
    <w:rsid w:val="001345CA"/>
    <w:rsid w:val="001346AD"/>
    <w:rsid w:val="001349E1"/>
    <w:rsid w:val="00134B2F"/>
    <w:rsid w:val="00134E5C"/>
    <w:rsid w:val="00134F69"/>
    <w:rsid w:val="00135332"/>
    <w:rsid w:val="00136544"/>
    <w:rsid w:val="00136F56"/>
    <w:rsid w:val="00136FF7"/>
    <w:rsid w:val="00137740"/>
    <w:rsid w:val="0013777E"/>
    <w:rsid w:val="001403AD"/>
    <w:rsid w:val="0014066B"/>
    <w:rsid w:val="0014080C"/>
    <w:rsid w:val="00140958"/>
    <w:rsid w:val="00140B79"/>
    <w:rsid w:val="00141671"/>
    <w:rsid w:val="00141A78"/>
    <w:rsid w:val="00141F56"/>
    <w:rsid w:val="00142247"/>
    <w:rsid w:val="00142DAC"/>
    <w:rsid w:val="00142F3E"/>
    <w:rsid w:val="0014317B"/>
    <w:rsid w:val="00143750"/>
    <w:rsid w:val="00143FB1"/>
    <w:rsid w:val="0014483F"/>
    <w:rsid w:val="00144849"/>
    <w:rsid w:val="00144A3E"/>
    <w:rsid w:val="0014516C"/>
    <w:rsid w:val="001451E6"/>
    <w:rsid w:val="001458AB"/>
    <w:rsid w:val="00145903"/>
    <w:rsid w:val="00145A6F"/>
    <w:rsid w:val="00145F1C"/>
    <w:rsid w:val="00145F67"/>
    <w:rsid w:val="001478F9"/>
    <w:rsid w:val="00147E33"/>
    <w:rsid w:val="001507E9"/>
    <w:rsid w:val="00150922"/>
    <w:rsid w:val="00150BAF"/>
    <w:rsid w:val="001517CE"/>
    <w:rsid w:val="001518A2"/>
    <w:rsid w:val="001529BA"/>
    <w:rsid w:val="00153672"/>
    <w:rsid w:val="00153714"/>
    <w:rsid w:val="00154199"/>
    <w:rsid w:val="001542BA"/>
    <w:rsid w:val="00154481"/>
    <w:rsid w:val="001546A3"/>
    <w:rsid w:val="00155F94"/>
    <w:rsid w:val="001563C8"/>
    <w:rsid w:val="00156815"/>
    <w:rsid w:val="00157509"/>
    <w:rsid w:val="001600E2"/>
    <w:rsid w:val="00160360"/>
    <w:rsid w:val="00160754"/>
    <w:rsid w:val="00160BCF"/>
    <w:rsid w:val="001614BC"/>
    <w:rsid w:val="00161ACF"/>
    <w:rsid w:val="00162216"/>
    <w:rsid w:val="00163085"/>
    <w:rsid w:val="001630AD"/>
    <w:rsid w:val="001647E1"/>
    <w:rsid w:val="00165FFF"/>
    <w:rsid w:val="0016615C"/>
    <w:rsid w:val="00167157"/>
    <w:rsid w:val="00167394"/>
    <w:rsid w:val="00167613"/>
    <w:rsid w:val="001706B4"/>
    <w:rsid w:val="001711CD"/>
    <w:rsid w:val="001719DD"/>
    <w:rsid w:val="001726AE"/>
    <w:rsid w:val="001727E2"/>
    <w:rsid w:val="001732F3"/>
    <w:rsid w:val="00173CAB"/>
    <w:rsid w:val="00173DAF"/>
    <w:rsid w:val="00174080"/>
    <w:rsid w:val="0017474F"/>
    <w:rsid w:val="00175901"/>
    <w:rsid w:val="00175933"/>
    <w:rsid w:val="001759F3"/>
    <w:rsid w:val="00176D03"/>
    <w:rsid w:val="00177124"/>
    <w:rsid w:val="00177D7D"/>
    <w:rsid w:val="00177D80"/>
    <w:rsid w:val="00177E31"/>
    <w:rsid w:val="001802F0"/>
    <w:rsid w:val="00180518"/>
    <w:rsid w:val="00180B31"/>
    <w:rsid w:val="00181442"/>
    <w:rsid w:val="0018147F"/>
    <w:rsid w:val="001814E6"/>
    <w:rsid w:val="001815C1"/>
    <w:rsid w:val="00182B9B"/>
    <w:rsid w:val="00182E7B"/>
    <w:rsid w:val="001831EC"/>
    <w:rsid w:val="0018348E"/>
    <w:rsid w:val="001834AB"/>
    <w:rsid w:val="00183623"/>
    <w:rsid w:val="00183F57"/>
    <w:rsid w:val="00184D25"/>
    <w:rsid w:val="00185B27"/>
    <w:rsid w:val="00185E3A"/>
    <w:rsid w:val="0018642E"/>
    <w:rsid w:val="0018654B"/>
    <w:rsid w:val="00186810"/>
    <w:rsid w:val="00186911"/>
    <w:rsid w:val="00186DC3"/>
    <w:rsid w:val="00187443"/>
    <w:rsid w:val="00187F4F"/>
    <w:rsid w:val="0019091E"/>
    <w:rsid w:val="00190B20"/>
    <w:rsid w:val="001923BE"/>
    <w:rsid w:val="00193109"/>
    <w:rsid w:val="00193C2F"/>
    <w:rsid w:val="001940A9"/>
    <w:rsid w:val="00194315"/>
    <w:rsid w:val="00194A84"/>
    <w:rsid w:val="001953EF"/>
    <w:rsid w:val="00195957"/>
    <w:rsid w:val="00195AD8"/>
    <w:rsid w:val="0019620B"/>
    <w:rsid w:val="00196A30"/>
    <w:rsid w:val="00196C27"/>
    <w:rsid w:val="00197131"/>
    <w:rsid w:val="00197301"/>
    <w:rsid w:val="00197527"/>
    <w:rsid w:val="0019776D"/>
    <w:rsid w:val="00197982"/>
    <w:rsid w:val="00197A1C"/>
    <w:rsid w:val="00197D12"/>
    <w:rsid w:val="00197D35"/>
    <w:rsid w:val="001A032E"/>
    <w:rsid w:val="001A03F0"/>
    <w:rsid w:val="001A1B86"/>
    <w:rsid w:val="001A2387"/>
    <w:rsid w:val="001A254C"/>
    <w:rsid w:val="001A25A2"/>
    <w:rsid w:val="001A2904"/>
    <w:rsid w:val="001A2C5A"/>
    <w:rsid w:val="001A2D20"/>
    <w:rsid w:val="001A38FF"/>
    <w:rsid w:val="001A39D9"/>
    <w:rsid w:val="001A445C"/>
    <w:rsid w:val="001A4D3A"/>
    <w:rsid w:val="001A5588"/>
    <w:rsid w:val="001A58FE"/>
    <w:rsid w:val="001A63BC"/>
    <w:rsid w:val="001A748E"/>
    <w:rsid w:val="001A77DB"/>
    <w:rsid w:val="001A77FD"/>
    <w:rsid w:val="001A7DED"/>
    <w:rsid w:val="001B00BF"/>
    <w:rsid w:val="001B193A"/>
    <w:rsid w:val="001B1CA2"/>
    <w:rsid w:val="001B1DD4"/>
    <w:rsid w:val="001B2546"/>
    <w:rsid w:val="001B25D8"/>
    <w:rsid w:val="001B25E8"/>
    <w:rsid w:val="001B2924"/>
    <w:rsid w:val="001B2966"/>
    <w:rsid w:val="001B34A0"/>
    <w:rsid w:val="001B41D0"/>
    <w:rsid w:val="001B47FE"/>
    <w:rsid w:val="001B4D07"/>
    <w:rsid w:val="001B4D54"/>
    <w:rsid w:val="001B4F64"/>
    <w:rsid w:val="001B5028"/>
    <w:rsid w:val="001B5426"/>
    <w:rsid w:val="001B547D"/>
    <w:rsid w:val="001B60EC"/>
    <w:rsid w:val="001B6B22"/>
    <w:rsid w:val="001B6C2A"/>
    <w:rsid w:val="001B6F17"/>
    <w:rsid w:val="001B77B5"/>
    <w:rsid w:val="001B7979"/>
    <w:rsid w:val="001C00B5"/>
    <w:rsid w:val="001C0BD6"/>
    <w:rsid w:val="001C0DE1"/>
    <w:rsid w:val="001C1190"/>
    <w:rsid w:val="001C11F3"/>
    <w:rsid w:val="001C1302"/>
    <w:rsid w:val="001C181C"/>
    <w:rsid w:val="001C1B89"/>
    <w:rsid w:val="001C20B1"/>
    <w:rsid w:val="001C211A"/>
    <w:rsid w:val="001C287C"/>
    <w:rsid w:val="001C32A9"/>
    <w:rsid w:val="001C375B"/>
    <w:rsid w:val="001C379B"/>
    <w:rsid w:val="001C3834"/>
    <w:rsid w:val="001C39A1"/>
    <w:rsid w:val="001C3A41"/>
    <w:rsid w:val="001C3AD2"/>
    <w:rsid w:val="001C4349"/>
    <w:rsid w:val="001C44A7"/>
    <w:rsid w:val="001C44DA"/>
    <w:rsid w:val="001C4AAC"/>
    <w:rsid w:val="001C5BF8"/>
    <w:rsid w:val="001C5C04"/>
    <w:rsid w:val="001C60A2"/>
    <w:rsid w:val="001C68B9"/>
    <w:rsid w:val="001C6A61"/>
    <w:rsid w:val="001C6F22"/>
    <w:rsid w:val="001C711E"/>
    <w:rsid w:val="001C7203"/>
    <w:rsid w:val="001D0414"/>
    <w:rsid w:val="001D045C"/>
    <w:rsid w:val="001D07E7"/>
    <w:rsid w:val="001D08E2"/>
    <w:rsid w:val="001D0B39"/>
    <w:rsid w:val="001D228E"/>
    <w:rsid w:val="001D27BA"/>
    <w:rsid w:val="001D2C38"/>
    <w:rsid w:val="001D2DB6"/>
    <w:rsid w:val="001D330C"/>
    <w:rsid w:val="001D33A6"/>
    <w:rsid w:val="001D395F"/>
    <w:rsid w:val="001D3A72"/>
    <w:rsid w:val="001D3D02"/>
    <w:rsid w:val="001D4725"/>
    <w:rsid w:val="001D49CE"/>
    <w:rsid w:val="001D4D9B"/>
    <w:rsid w:val="001D50F8"/>
    <w:rsid w:val="001D5164"/>
    <w:rsid w:val="001D531F"/>
    <w:rsid w:val="001D60CE"/>
    <w:rsid w:val="001D6186"/>
    <w:rsid w:val="001D6482"/>
    <w:rsid w:val="001D755D"/>
    <w:rsid w:val="001D75B6"/>
    <w:rsid w:val="001D7AC7"/>
    <w:rsid w:val="001D7ADB"/>
    <w:rsid w:val="001D7CF8"/>
    <w:rsid w:val="001E04DA"/>
    <w:rsid w:val="001E0589"/>
    <w:rsid w:val="001E1087"/>
    <w:rsid w:val="001E1746"/>
    <w:rsid w:val="001E1D84"/>
    <w:rsid w:val="001E2A53"/>
    <w:rsid w:val="001E3185"/>
    <w:rsid w:val="001E3277"/>
    <w:rsid w:val="001E32E2"/>
    <w:rsid w:val="001E334E"/>
    <w:rsid w:val="001E362C"/>
    <w:rsid w:val="001E55F0"/>
    <w:rsid w:val="001E622A"/>
    <w:rsid w:val="001E6A58"/>
    <w:rsid w:val="001E6D57"/>
    <w:rsid w:val="001E70C0"/>
    <w:rsid w:val="001E7721"/>
    <w:rsid w:val="001F2359"/>
    <w:rsid w:val="001F23F2"/>
    <w:rsid w:val="001F299B"/>
    <w:rsid w:val="001F29E1"/>
    <w:rsid w:val="001F2A15"/>
    <w:rsid w:val="001F32E9"/>
    <w:rsid w:val="001F3EE1"/>
    <w:rsid w:val="001F4C35"/>
    <w:rsid w:val="001F5212"/>
    <w:rsid w:val="001F539C"/>
    <w:rsid w:val="001F53A1"/>
    <w:rsid w:val="001F5C7A"/>
    <w:rsid w:val="001F5CF9"/>
    <w:rsid w:val="001F5ECE"/>
    <w:rsid w:val="001F5F1D"/>
    <w:rsid w:val="001F6093"/>
    <w:rsid w:val="001F6700"/>
    <w:rsid w:val="001F69BE"/>
    <w:rsid w:val="001F6B11"/>
    <w:rsid w:val="001F6D40"/>
    <w:rsid w:val="001F6E21"/>
    <w:rsid w:val="001F7BAB"/>
    <w:rsid w:val="001F7C9E"/>
    <w:rsid w:val="00200739"/>
    <w:rsid w:val="00200EEF"/>
    <w:rsid w:val="0020113D"/>
    <w:rsid w:val="00201A2F"/>
    <w:rsid w:val="00201F03"/>
    <w:rsid w:val="002022A5"/>
    <w:rsid w:val="00202501"/>
    <w:rsid w:val="00202733"/>
    <w:rsid w:val="002029C0"/>
    <w:rsid w:val="00202C8A"/>
    <w:rsid w:val="002034ED"/>
    <w:rsid w:val="0020369B"/>
    <w:rsid w:val="00203C97"/>
    <w:rsid w:val="00204247"/>
    <w:rsid w:val="0020482D"/>
    <w:rsid w:val="002054F6"/>
    <w:rsid w:val="0020605B"/>
    <w:rsid w:val="002060AD"/>
    <w:rsid w:val="002061D1"/>
    <w:rsid w:val="002074E0"/>
    <w:rsid w:val="00210380"/>
    <w:rsid w:val="0021047C"/>
    <w:rsid w:val="00210F4A"/>
    <w:rsid w:val="00211A6B"/>
    <w:rsid w:val="00211CA4"/>
    <w:rsid w:val="00211F1A"/>
    <w:rsid w:val="002121DF"/>
    <w:rsid w:val="002126A8"/>
    <w:rsid w:val="00213B53"/>
    <w:rsid w:val="0021426E"/>
    <w:rsid w:val="00214295"/>
    <w:rsid w:val="002147B4"/>
    <w:rsid w:val="0021486B"/>
    <w:rsid w:val="00214CB3"/>
    <w:rsid w:val="0021522E"/>
    <w:rsid w:val="0021549A"/>
    <w:rsid w:val="002155B9"/>
    <w:rsid w:val="002158B9"/>
    <w:rsid w:val="00215E7B"/>
    <w:rsid w:val="00216005"/>
    <w:rsid w:val="002160CB"/>
    <w:rsid w:val="00216288"/>
    <w:rsid w:val="002166CA"/>
    <w:rsid w:val="00216DAE"/>
    <w:rsid w:val="002170A5"/>
    <w:rsid w:val="00217912"/>
    <w:rsid w:val="0021799F"/>
    <w:rsid w:val="00217A10"/>
    <w:rsid w:val="002208FA"/>
    <w:rsid w:val="00220F82"/>
    <w:rsid w:val="00221360"/>
    <w:rsid w:val="002214D2"/>
    <w:rsid w:val="00221B99"/>
    <w:rsid w:val="00221D5A"/>
    <w:rsid w:val="00222DBA"/>
    <w:rsid w:val="00222F1B"/>
    <w:rsid w:val="0022324F"/>
    <w:rsid w:val="00223C59"/>
    <w:rsid w:val="00225463"/>
    <w:rsid w:val="00225F0E"/>
    <w:rsid w:val="00226970"/>
    <w:rsid w:val="002269B8"/>
    <w:rsid w:val="00227C81"/>
    <w:rsid w:val="00227F01"/>
    <w:rsid w:val="00230933"/>
    <w:rsid w:val="00230971"/>
    <w:rsid w:val="00232334"/>
    <w:rsid w:val="0023239B"/>
    <w:rsid w:val="00232B7C"/>
    <w:rsid w:val="00233413"/>
    <w:rsid w:val="00233B53"/>
    <w:rsid w:val="002341E3"/>
    <w:rsid w:val="00234778"/>
    <w:rsid w:val="00234EDF"/>
    <w:rsid w:val="00235134"/>
    <w:rsid w:val="00235631"/>
    <w:rsid w:val="00235CF5"/>
    <w:rsid w:val="00236293"/>
    <w:rsid w:val="00236508"/>
    <w:rsid w:val="002367B1"/>
    <w:rsid w:val="00236D5B"/>
    <w:rsid w:val="00237964"/>
    <w:rsid w:val="002402C1"/>
    <w:rsid w:val="00240E2C"/>
    <w:rsid w:val="002410DE"/>
    <w:rsid w:val="0024228B"/>
    <w:rsid w:val="0024270B"/>
    <w:rsid w:val="00242908"/>
    <w:rsid w:val="00242AD7"/>
    <w:rsid w:val="00242C63"/>
    <w:rsid w:val="00242EED"/>
    <w:rsid w:val="00242F3A"/>
    <w:rsid w:val="00242F3C"/>
    <w:rsid w:val="00242F9F"/>
    <w:rsid w:val="002431CC"/>
    <w:rsid w:val="0024324D"/>
    <w:rsid w:val="0024324E"/>
    <w:rsid w:val="002438D9"/>
    <w:rsid w:val="00243A56"/>
    <w:rsid w:val="00243E51"/>
    <w:rsid w:val="00244134"/>
    <w:rsid w:val="00245656"/>
    <w:rsid w:val="00245AA4"/>
    <w:rsid w:val="00246088"/>
    <w:rsid w:val="0024637A"/>
    <w:rsid w:val="002467EA"/>
    <w:rsid w:val="00246E54"/>
    <w:rsid w:val="00246FD8"/>
    <w:rsid w:val="002473CE"/>
    <w:rsid w:val="0024782F"/>
    <w:rsid w:val="002479D6"/>
    <w:rsid w:val="00247B2B"/>
    <w:rsid w:val="002504B7"/>
    <w:rsid w:val="002505FF"/>
    <w:rsid w:val="00250AA1"/>
    <w:rsid w:val="00250B88"/>
    <w:rsid w:val="002513E4"/>
    <w:rsid w:val="00251846"/>
    <w:rsid w:val="00251947"/>
    <w:rsid w:val="00251E55"/>
    <w:rsid w:val="002528B7"/>
    <w:rsid w:val="00253558"/>
    <w:rsid w:val="00253674"/>
    <w:rsid w:val="002536BE"/>
    <w:rsid w:val="002536EA"/>
    <w:rsid w:val="002540F0"/>
    <w:rsid w:val="00254243"/>
    <w:rsid w:val="00254A96"/>
    <w:rsid w:val="00254EBF"/>
    <w:rsid w:val="00254EC7"/>
    <w:rsid w:val="00255447"/>
    <w:rsid w:val="0025557F"/>
    <w:rsid w:val="002556AA"/>
    <w:rsid w:val="00255CDA"/>
    <w:rsid w:val="00256756"/>
    <w:rsid w:val="002567A3"/>
    <w:rsid w:val="0025692E"/>
    <w:rsid w:val="002573E4"/>
    <w:rsid w:val="002577DB"/>
    <w:rsid w:val="00257A1F"/>
    <w:rsid w:val="00261837"/>
    <w:rsid w:val="002619D9"/>
    <w:rsid w:val="00261D6E"/>
    <w:rsid w:val="00261DAD"/>
    <w:rsid w:val="00261DFE"/>
    <w:rsid w:val="00262574"/>
    <w:rsid w:val="00262B63"/>
    <w:rsid w:val="00262DCB"/>
    <w:rsid w:val="0026315F"/>
    <w:rsid w:val="00263C34"/>
    <w:rsid w:val="00264239"/>
    <w:rsid w:val="00264D2E"/>
    <w:rsid w:val="002651CD"/>
    <w:rsid w:val="00265BEF"/>
    <w:rsid w:val="002663B1"/>
    <w:rsid w:val="002664A0"/>
    <w:rsid w:val="00266AE5"/>
    <w:rsid w:val="00266ECF"/>
    <w:rsid w:val="00267176"/>
    <w:rsid w:val="0026751D"/>
    <w:rsid w:val="002675A9"/>
    <w:rsid w:val="00267801"/>
    <w:rsid w:val="002704CD"/>
    <w:rsid w:val="00270732"/>
    <w:rsid w:val="002708A8"/>
    <w:rsid w:val="002708BA"/>
    <w:rsid w:val="00270EFA"/>
    <w:rsid w:val="002713BF"/>
    <w:rsid w:val="00271E35"/>
    <w:rsid w:val="00272A1C"/>
    <w:rsid w:val="00273101"/>
    <w:rsid w:val="002736F8"/>
    <w:rsid w:val="002739FB"/>
    <w:rsid w:val="00273A6D"/>
    <w:rsid w:val="0027401A"/>
    <w:rsid w:val="002741D8"/>
    <w:rsid w:val="00275AC0"/>
    <w:rsid w:val="00275E0E"/>
    <w:rsid w:val="00276C30"/>
    <w:rsid w:val="002770CC"/>
    <w:rsid w:val="002778DD"/>
    <w:rsid w:val="00277BA0"/>
    <w:rsid w:val="002800F9"/>
    <w:rsid w:val="0028118F"/>
    <w:rsid w:val="002816F9"/>
    <w:rsid w:val="00281D1A"/>
    <w:rsid w:val="00281DCF"/>
    <w:rsid w:val="00281F4E"/>
    <w:rsid w:val="002821C5"/>
    <w:rsid w:val="002823D6"/>
    <w:rsid w:val="0028291A"/>
    <w:rsid w:val="00283557"/>
    <w:rsid w:val="00283730"/>
    <w:rsid w:val="00284263"/>
    <w:rsid w:val="002843F6"/>
    <w:rsid w:val="002855D2"/>
    <w:rsid w:val="00285680"/>
    <w:rsid w:val="00285DAE"/>
    <w:rsid w:val="00286226"/>
    <w:rsid w:val="002863BC"/>
    <w:rsid w:val="00286D1E"/>
    <w:rsid w:val="00286E80"/>
    <w:rsid w:val="00286FDC"/>
    <w:rsid w:val="00287150"/>
    <w:rsid w:val="00287393"/>
    <w:rsid w:val="0028783E"/>
    <w:rsid w:val="00287A81"/>
    <w:rsid w:val="00290181"/>
    <w:rsid w:val="0029084A"/>
    <w:rsid w:val="0029091D"/>
    <w:rsid w:val="00290C2C"/>
    <w:rsid w:val="00291EC7"/>
    <w:rsid w:val="0029223C"/>
    <w:rsid w:val="002928BD"/>
    <w:rsid w:val="002929E2"/>
    <w:rsid w:val="00292C56"/>
    <w:rsid w:val="002934B3"/>
    <w:rsid w:val="002934F6"/>
    <w:rsid w:val="00293A59"/>
    <w:rsid w:val="00294135"/>
    <w:rsid w:val="002943B3"/>
    <w:rsid w:val="002947C7"/>
    <w:rsid w:val="0029496B"/>
    <w:rsid w:val="002951C8"/>
    <w:rsid w:val="00295389"/>
    <w:rsid w:val="00295FB9"/>
    <w:rsid w:val="00296D0D"/>
    <w:rsid w:val="00297B46"/>
    <w:rsid w:val="002A04BB"/>
    <w:rsid w:val="002A0F68"/>
    <w:rsid w:val="002A128B"/>
    <w:rsid w:val="002A14AB"/>
    <w:rsid w:val="002A196B"/>
    <w:rsid w:val="002A26F8"/>
    <w:rsid w:val="002A3258"/>
    <w:rsid w:val="002A328A"/>
    <w:rsid w:val="002A3558"/>
    <w:rsid w:val="002A3A01"/>
    <w:rsid w:val="002A3C4A"/>
    <w:rsid w:val="002A509A"/>
    <w:rsid w:val="002A5124"/>
    <w:rsid w:val="002A59F8"/>
    <w:rsid w:val="002A6FEF"/>
    <w:rsid w:val="002A752F"/>
    <w:rsid w:val="002A7DB6"/>
    <w:rsid w:val="002B03A4"/>
    <w:rsid w:val="002B06C1"/>
    <w:rsid w:val="002B0D22"/>
    <w:rsid w:val="002B18AA"/>
    <w:rsid w:val="002B1A49"/>
    <w:rsid w:val="002B21A9"/>
    <w:rsid w:val="002B250F"/>
    <w:rsid w:val="002B3507"/>
    <w:rsid w:val="002B3995"/>
    <w:rsid w:val="002B40B6"/>
    <w:rsid w:val="002B432C"/>
    <w:rsid w:val="002B4585"/>
    <w:rsid w:val="002B49A3"/>
    <w:rsid w:val="002B4AC8"/>
    <w:rsid w:val="002B4B76"/>
    <w:rsid w:val="002B5077"/>
    <w:rsid w:val="002B5355"/>
    <w:rsid w:val="002B549A"/>
    <w:rsid w:val="002B6010"/>
    <w:rsid w:val="002B6725"/>
    <w:rsid w:val="002B68A2"/>
    <w:rsid w:val="002B6AAF"/>
    <w:rsid w:val="002B74C5"/>
    <w:rsid w:val="002B7908"/>
    <w:rsid w:val="002B79DA"/>
    <w:rsid w:val="002C01FF"/>
    <w:rsid w:val="002C1314"/>
    <w:rsid w:val="002C19E3"/>
    <w:rsid w:val="002C1A3D"/>
    <w:rsid w:val="002C1A63"/>
    <w:rsid w:val="002C1B81"/>
    <w:rsid w:val="002C1F3C"/>
    <w:rsid w:val="002C20FF"/>
    <w:rsid w:val="002C2EC3"/>
    <w:rsid w:val="002C2F9E"/>
    <w:rsid w:val="002C30DA"/>
    <w:rsid w:val="002C3164"/>
    <w:rsid w:val="002C3270"/>
    <w:rsid w:val="002C3B99"/>
    <w:rsid w:val="002C4F88"/>
    <w:rsid w:val="002C56F9"/>
    <w:rsid w:val="002C5D0B"/>
    <w:rsid w:val="002C6197"/>
    <w:rsid w:val="002C6C77"/>
    <w:rsid w:val="002C71F7"/>
    <w:rsid w:val="002C7301"/>
    <w:rsid w:val="002C75E0"/>
    <w:rsid w:val="002D08E3"/>
    <w:rsid w:val="002D09BE"/>
    <w:rsid w:val="002D0AC6"/>
    <w:rsid w:val="002D126F"/>
    <w:rsid w:val="002D18EB"/>
    <w:rsid w:val="002D1AD1"/>
    <w:rsid w:val="002D1B98"/>
    <w:rsid w:val="002D1D90"/>
    <w:rsid w:val="002D2217"/>
    <w:rsid w:val="002D279F"/>
    <w:rsid w:val="002D2BAC"/>
    <w:rsid w:val="002D30E8"/>
    <w:rsid w:val="002D31A2"/>
    <w:rsid w:val="002D3307"/>
    <w:rsid w:val="002D358D"/>
    <w:rsid w:val="002D530B"/>
    <w:rsid w:val="002D5664"/>
    <w:rsid w:val="002D57D8"/>
    <w:rsid w:val="002D5DA5"/>
    <w:rsid w:val="002D666C"/>
    <w:rsid w:val="002D6F7D"/>
    <w:rsid w:val="002D7452"/>
    <w:rsid w:val="002E0409"/>
    <w:rsid w:val="002E07FD"/>
    <w:rsid w:val="002E21E5"/>
    <w:rsid w:val="002E3614"/>
    <w:rsid w:val="002E3F40"/>
    <w:rsid w:val="002E4196"/>
    <w:rsid w:val="002E43AC"/>
    <w:rsid w:val="002E4532"/>
    <w:rsid w:val="002E49D4"/>
    <w:rsid w:val="002E4C30"/>
    <w:rsid w:val="002E4D32"/>
    <w:rsid w:val="002E579F"/>
    <w:rsid w:val="002E5D02"/>
    <w:rsid w:val="002E661E"/>
    <w:rsid w:val="002E66B8"/>
    <w:rsid w:val="002E6813"/>
    <w:rsid w:val="002E6CCB"/>
    <w:rsid w:val="002E715A"/>
    <w:rsid w:val="002E7910"/>
    <w:rsid w:val="002F096D"/>
    <w:rsid w:val="002F0C59"/>
    <w:rsid w:val="002F0D9F"/>
    <w:rsid w:val="002F1020"/>
    <w:rsid w:val="002F1039"/>
    <w:rsid w:val="002F1154"/>
    <w:rsid w:val="002F1338"/>
    <w:rsid w:val="002F14FB"/>
    <w:rsid w:val="002F1DD5"/>
    <w:rsid w:val="002F1EF5"/>
    <w:rsid w:val="002F1F3B"/>
    <w:rsid w:val="002F260E"/>
    <w:rsid w:val="002F2AE7"/>
    <w:rsid w:val="002F3260"/>
    <w:rsid w:val="002F3750"/>
    <w:rsid w:val="002F380A"/>
    <w:rsid w:val="002F3B90"/>
    <w:rsid w:val="002F4B40"/>
    <w:rsid w:val="002F57AF"/>
    <w:rsid w:val="002F58A8"/>
    <w:rsid w:val="002F6A02"/>
    <w:rsid w:val="002F76BA"/>
    <w:rsid w:val="002F773A"/>
    <w:rsid w:val="002F7BE7"/>
    <w:rsid w:val="003000A1"/>
    <w:rsid w:val="0030018A"/>
    <w:rsid w:val="003002FB"/>
    <w:rsid w:val="003020A5"/>
    <w:rsid w:val="00302680"/>
    <w:rsid w:val="00302DCC"/>
    <w:rsid w:val="0030304F"/>
    <w:rsid w:val="003030A4"/>
    <w:rsid w:val="003034C0"/>
    <w:rsid w:val="00303DC9"/>
    <w:rsid w:val="00304068"/>
    <w:rsid w:val="00304193"/>
    <w:rsid w:val="00304574"/>
    <w:rsid w:val="0030494D"/>
    <w:rsid w:val="00304DDE"/>
    <w:rsid w:val="00305A61"/>
    <w:rsid w:val="00305D2A"/>
    <w:rsid w:val="00305D36"/>
    <w:rsid w:val="00306103"/>
    <w:rsid w:val="00306E42"/>
    <w:rsid w:val="003073A6"/>
    <w:rsid w:val="00307591"/>
    <w:rsid w:val="00307858"/>
    <w:rsid w:val="0031026D"/>
    <w:rsid w:val="00312263"/>
    <w:rsid w:val="00312348"/>
    <w:rsid w:val="0031270E"/>
    <w:rsid w:val="00312739"/>
    <w:rsid w:val="00312CB0"/>
    <w:rsid w:val="00313D89"/>
    <w:rsid w:val="00313FF6"/>
    <w:rsid w:val="0031456A"/>
    <w:rsid w:val="003145A3"/>
    <w:rsid w:val="00315DEC"/>
    <w:rsid w:val="00316B9B"/>
    <w:rsid w:val="00316C8D"/>
    <w:rsid w:val="0031728E"/>
    <w:rsid w:val="00317763"/>
    <w:rsid w:val="00317B49"/>
    <w:rsid w:val="0032059F"/>
    <w:rsid w:val="0032097F"/>
    <w:rsid w:val="0032105A"/>
    <w:rsid w:val="0032187E"/>
    <w:rsid w:val="00321D9D"/>
    <w:rsid w:val="0032369F"/>
    <w:rsid w:val="003236BC"/>
    <w:rsid w:val="0032374C"/>
    <w:rsid w:val="003238A1"/>
    <w:rsid w:val="003241E8"/>
    <w:rsid w:val="003246DC"/>
    <w:rsid w:val="0032494C"/>
    <w:rsid w:val="00324B2C"/>
    <w:rsid w:val="00325416"/>
    <w:rsid w:val="0032588E"/>
    <w:rsid w:val="003258F9"/>
    <w:rsid w:val="0032749B"/>
    <w:rsid w:val="00330B52"/>
    <w:rsid w:val="00330C99"/>
    <w:rsid w:val="0033134F"/>
    <w:rsid w:val="0033155A"/>
    <w:rsid w:val="00331DE5"/>
    <w:rsid w:val="00332A36"/>
    <w:rsid w:val="00332D60"/>
    <w:rsid w:val="00333177"/>
    <w:rsid w:val="00333E97"/>
    <w:rsid w:val="00333EDB"/>
    <w:rsid w:val="00334512"/>
    <w:rsid w:val="0033480B"/>
    <w:rsid w:val="00334B42"/>
    <w:rsid w:val="00334B59"/>
    <w:rsid w:val="00334C0D"/>
    <w:rsid w:val="0033542C"/>
    <w:rsid w:val="00335A66"/>
    <w:rsid w:val="003367BE"/>
    <w:rsid w:val="003374ED"/>
    <w:rsid w:val="00337C43"/>
    <w:rsid w:val="00337D2E"/>
    <w:rsid w:val="00337E67"/>
    <w:rsid w:val="00340620"/>
    <w:rsid w:val="003409F8"/>
    <w:rsid w:val="00340F6B"/>
    <w:rsid w:val="00340FC8"/>
    <w:rsid w:val="003410A5"/>
    <w:rsid w:val="003413C4"/>
    <w:rsid w:val="0034169D"/>
    <w:rsid w:val="003421D0"/>
    <w:rsid w:val="00342878"/>
    <w:rsid w:val="003428AB"/>
    <w:rsid w:val="0034305B"/>
    <w:rsid w:val="00343A83"/>
    <w:rsid w:val="00343CA6"/>
    <w:rsid w:val="003445B0"/>
    <w:rsid w:val="00344A93"/>
    <w:rsid w:val="0034531D"/>
    <w:rsid w:val="003456D7"/>
    <w:rsid w:val="00346241"/>
    <w:rsid w:val="00346252"/>
    <w:rsid w:val="003462C5"/>
    <w:rsid w:val="003467F2"/>
    <w:rsid w:val="003472BA"/>
    <w:rsid w:val="00347538"/>
    <w:rsid w:val="00347852"/>
    <w:rsid w:val="00347B7C"/>
    <w:rsid w:val="00347D41"/>
    <w:rsid w:val="00347F48"/>
    <w:rsid w:val="00350003"/>
    <w:rsid w:val="0035055E"/>
    <w:rsid w:val="00350FA1"/>
    <w:rsid w:val="00351743"/>
    <w:rsid w:val="0035174A"/>
    <w:rsid w:val="00351B02"/>
    <w:rsid w:val="00351C98"/>
    <w:rsid w:val="0035377E"/>
    <w:rsid w:val="00354034"/>
    <w:rsid w:val="00354071"/>
    <w:rsid w:val="00354218"/>
    <w:rsid w:val="0035485A"/>
    <w:rsid w:val="003549E2"/>
    <w:rsid w:val="00354B01"/>
    <w:rsid w:val="0035533E"/>
    <w:rsid w:val="003559E2"/>
    <w:rsid w:val="00355E98"/>
    <w:rsid w:val="00356344"/>
    <w:rsid w:val="003567D2"/>
    <w:rsid w:val="0035709B"/>
    <w:rsid w:val="00357156"/>
    <w:rsid w:val="003571B7"/>
    <w:rsid w:val="00357578"/>
    <w:rsid w:val="00357EA5"/>
    <w:rsid w:val="00357F29"/>
    <w:rsid w:val="00360A59"/>
    <w:rsid w:val="003617B1"/>
    <w:rsid w:val="00362294"/>
    <w:rsid w:val="003627B8"/>
    <w:rsid w:val="00362842"/>
    <w:rsid w:val="00363201"/>
    <w:rsid w:val="00363C85"/>
    <w:rsid w:val="0036430F"/>
    <w:rsid w:val="00364370"/>
    <w:rsid w:val="00364648"/>
    <w:rsid w:val="00364A1B"/>
    <w:rsid w:val="00364BB7"/>
    <w:rsid w:val="003650DC"/>
    <w:rsid w:val="003651DE"/>
    <w:rsid w:val="00365314"/>
    <w:rsid w:val="00366190"/>
    <w:rsid w:val="003664B1"/>
    <w:rsid w:val="0036658B"/>
    <w:rsid w:val="00366836"/>
    <w:rsid w:val="003677A5"/>
    <w:rsid w:val="00367DDD"/>
    <w:rsid w:val="003703CB"/>
    <w:rsid w:val="00370630"/>
    <w:rsid w:val="003706E2"/>
    <w:rsid w:val="00370E7B"/>
    <w:rsid w:val="00370E80"/>
    <w:rsid w:val="00370F88"/>
    <w:rsid w:val="003712F7"/>
    <w:rsid w:val="00371323"/>
    <w:rsid w:val="003717C6"/>
    <w:rsid w:val="00371BDA"/>
    <w:rsid w:val="00373059"/>
    <w:rsid w:val="003741C6"/>
    <w:rsid w:val="00374708"/>
    <w:rsid w:val="00374B47"/>
    <w:rsid w:val="00375338"/>
    <w:rsid w:val="00375770"/>
    <w:rsid w:val="0037630B"/>
    <w:rsid w:val="003766DC"/>
    <w:rsid w:val="003776A7"/>
    <w:rsid w:val="003778A9"/>
    <w:rsid w:val="00377D6C"/>
    <w:rsid w:val="003803ED"/>
    <w:rsid w:val="00380625"/>
    <w:rsid w:val="00380F63"/>
    <w:rsid w:val="003824D4"/>
    <w:rsid w:val="00382FF0"/>
    <w:rsid w:val="003832CD"/>
    <w:rsid w:val="003840AE"/>
    <w:rsid w:val="003844E2"/>
    <w:rsid w:val="00384CF0"/>
    <w:rsid w:val="00385D8B"/>
    <w:rsid w:val="00385E52"/>
    <w:rsid w:val="00386307"/>
    <w:rsid w:val="00386500"/>
    <w:rsid w:val="00386A18"/>
    <w:rsid w:val="00386D8C"/>
    <w:rsid w:val="00387A94"/>
    <w:rsid w:val="00387F95"/>
    <w:rsid w:val="00387F99"/>
    <w:rsid w:val="0039006A"/>
    <w:rsid w:val="003901FB"/>
    <w:rsid w:val="00390365"/>
    <w:rsid w:val="003904E4"/>
    <w:rsid w:val="00390D7C"/>
    <w:rsid w:val="00391D8B"/>
    <w:rsid w:val="00391FB9"/>
    <w:rsid w:val="00392048"/>
    <w:rsid w:val="00392E5F"/>
    <w:rsid w:val="003931A7"/>
    <w:rsid w:val="00393419"/>
    <w:rsid w:val="00393E7A"/>
    <w:rsid w:val="0039499E"/>
    <w:rsid w:val="00394E20"/>
    <w:rsid w:val="003954A5"/>
    <w:rsid w:val="00395F84"/>
    <w:rsid w:val="00396735"/>
    <w:rsid w:val="0039689B"/>
    <w:rsid w:val="00396931"/>
    <w:rsid w:val="003969D6"/>
    <w:rsid w:val="00397929"/>
    <w:rsid w:val="00397C58"/>
    <w:rsid w:val="00397DB2"/>
    <w:rsid w:val="003A07C5"/>
    <w:rsid w:val="003A1BE4"/>
    <w:rsid w:val="003A2259"/>
    <w:rsid w:val="003A2CBD"/>
    <w:rsid w:val="003A2FAB"/>
    <w:rsid w:val="003A30FE"/>
    <w:rsid w:val="003A32B1"/>
    <w:rsid w:val="003A41FE"/>
    <w:rsid w:val="003A4B2A"/>
    <w:rsid w:val="003A586C"/>
    <w:rsid w:val="003A5A96"/>
    <w:rsid w:val="003A5EA6"/>
    <w:rsid w:val="003A603B"/>
    <w:rsid w:val="003A6152"/>
    <w:rsid w:val="003A6604"/>
    <w:rsid w:val="003A6F12"/>
    <w:rsid w:val="003A73A6"/>
    <w:rsid w:val="003A7713"/>
    <w:rsid w:val="003A77BF"/>
    <w:rsid w:val="003A7E7F"/>
    <w:rsid w:val="003B0650"/>
    <w:rsid w:val="003B13D0"/>
    <w:rsid w:val="003B1F1A"/>
    <w:rsid w:val="003B243F"/>
    <w:rsid w:val="003B2543"/>
    <w:rsid w:val="003B2B8F"/>
    <w:rsid w:val="003B2F1D"/>
    <w:rsid w:val="003B35C3"/>
    <w:rsid w:val="003B3BE8"/>
    <w:rsid w:val="003B40CF"/>
    <w:rsid w:val="003B4155"/>
    <w:rsid w:val="003B4E5C"/>
    <w:rsid w:val="003B59C6"/>
    <w:rsid w:val="003B59D3"/>
    <w:rsid w:val="003B651A"/>
    <w:rsid w:val="003B67E0"/>
    <w:rsid w:val="003B6964"/>
    <w:rsid w:val="003B6DAE"/>
    <w:rsid w:val="003B73DD"/>
    <w:rsid w:val="003B75E1"/>
    <w:rsid w:val="003C0092"/>
    <w:rsid w:val="003C02A2"/>
    <w:rsid w:val="003C03B2"/>
    <w:rsid w:val="003C1882"/>
    <w:rsid w:val="003C18DB"/>
    <w:rsid w:val="003C20C0"/>
    <w:rsid w:val="003C26B4"/>
    <w:rsid w:val="003C27D9"/>
    <w:rsid w:val="003C2B86"/>
    <w:rsid w:val="003C2CB6"/>
    <w:rsid w:val="003C3238"/>
    <w:rsid w:val="003C3A14"/>
    <w:rsid w:val="003C438D"/>
    <w:rsid w:val="003C4C7A"/>
    <w:rsid w:val="003C5898"/>
    <w:rsid w:val="003C6926"/>
    <w:rsid w:val="003C703E"/>
    <w:rsid w:val="003C74EC"/>
    <w:rsid w:val="003C75B1"/>
    <w:rsid w:val="003C7CCF"/>
    <w:rsid w:val="003D0374"/>
    <w:rsid w:val="003D0487"/>
    <w:rsid w:val="003D0CB3"/>
    <w:rsid w:val="003D0E59"/>
    <w:rsid w:val="003D1739"/>
    <w:rsid w:val="003D20F5"/>
    <w:rsid w:val="003D234C"/>
    <w:rsid w:val="003D2383"/>
    <w:rsid w:val="003D24DE"/>
    <w:rsid w:val="003D3AEF"/>
    <w:rsid w:val="003D4453"/>
    <w:rsid w:val="003D450A"/>
    <w:rsid w:val="003D452A"/>
    <w:rsid w:val="003D46CA"/>
    <w:rsid w:val="003D4EF3"/>
    <w:rsid w:val="003D5124"/>
    <w:rsid w:val="003D5B14"/>
    <w:rsid w:val="003D5FC6"/>
    <w:rsid w:val="003D6521"/>
    <w:rsid w:val="003D6747"/>
    <w:rsid w:val="003D6961"/>
    <w:rsid w:val="003D7224"/>
    <w:rsid w:val="003D7576"/>
    <w:rsid w:val="003D7719"/>
    <w:rsid w:val="003D790A"/>
    <w:rsid w:val="003D7E69"/>
    <w:rsid w:val="003E0061"/>
    <w:rsid w:val="003E0501"/>
    <w:rsid w:val="003E14B0"/>
    <w:rsid w:val="003E1F96"/>
    <w:rsid w:val="003E2B0F"/>
    <w:rsid w:val="003E3630"/>
    <w:rsid w:val="003E4B9E"/>
    <w:rsid w:val="003E4CDD"/>
    <w:rsid w:val="003E4FE8"/>
    <w:rsid w:val="003E5048"/>
    <w:rsid w:val="003E5298"/>
    <w:rsid w:val="003E57A4"/>
    <w:rsid w:val="003E5958"/>
    <w:rsid w:val="003E67D3"/>
    <w:rsid w:val="003E70CB"/>
    <w:rsid w:val="003F0727"/>
    <w:rsid w:val="003F0C09"/>
    <w:rsid w:val="003F0DAB"/>
    <w:rsid w:val="003F0FB3"/>
    <w:rsid w:val="003F13AE"/>
    <w:rsid w:val="003F1653"/>
    <w:rsid w:val="003F176C"/>
    <w:rsid w:val="003F202E"/>
    <w:rsid w:val="003F28C4"/>
    <w:rsid w:val="003F2A7A"/>
    <w:rsid w:val="003F2D06"/>
    <w:rsid w:val="003F2EC1"/>
    <w:rsid w:val="003F3685"/>
    <w:rsid w:val="003F3F69"/>
    <w:rsid w:val="003F4325"/>
    <w:rsid w:val="003F4488"/>
    <w:rsid w:val="003F4F31"/>
    <w:rsid w:val="003F5872"/>
    <w:rsid w:val="003F592F"/>
    <w:rsid w:val="003F5A23"/>
    <w:rsid w:val="003F5E56"/>
    <w:rsid w:val="003F6341"/>
    <w:rsid w:val="003F67D3"/>
    <w:rsid w:val="003F70DF"/>
    <w:rsid w:val="003F721D"/>
    <w:rsid w:val="003F7D03"/>
    <w:rsid w:val="004009BB"/>
    <w:rsid w:val="004009D8"/>
    <w:rsid w:val="00401434"/>
    <w:rsid w:val="00402153"/>
    <w:rsid w:val="004021E6"/>
    <w:rsid w:val="004025D5"/>
    <w:rsid w:val="00402851"/>
    <w:rsid w:val="00402E76"/>
    <w:rsid w:val="00402E88"/>
    <w:rsid w:val="00402F9D"/>
    <w:rsid w:val="004034A8"/>
    <w:rsid w:val="00403B91"/>
    <w:rsid w:val="00403D08"/>
    <w:rsid w:val="00403E2B"/>
    <w:rsid w:val="00404F68"/>
    <w:rsid w:val="0040550E"/>
    <w:rsid w:val="00406BAE"/>
    <w:rsid w:val="00406D82"/>
    <w:rsid w:val="0040717E"/>
    <w:rsid w:val="004078BD"/>
    <w:rsid w:val="00407A95"/>
    <w:rsid w:val="00407B89"/>
    <w:rsid w:val="0041002E"/>
    <w:rsid w:val="00410A5C"/>
    <w:rsid w:val="004112D6"/>
    <w:rsid w:val="00411A0E"/>
    <w:rsid w:val="0041223F"/>
    <w:rsid w:val="00412581"/>
    <w:rsid w:val="004125B3"/>
    <w:rsid w:val="00412685"/>
    <w:rsid w:val="0041288D"/>
    <w:rsid w:val="00413009"/>
    <w:rsid w:val="00413B36"/>
    <w:rsid w:val="00413E27"/>
    <w:rsid w:val="00414247"/>
    <w:rsid w:val="0041575E"/>
    <w:rsid w:val="00415CB1"/>
    <w:rsid w:val="00415E8D"/>
    <w:rsid w:val="00416360"/>
    <w:rsid w:val="0041636D"/>
    <w:rsid w:val="004163B0"/>
    <w:rsid w:val="00416B7A"/>
    <w:rsid w:val="00416ECD"/>
    <w:rsid w:val="004171B7"/>
    <w:rsid w:val="0041757A"/>
    <w:rsid w:val="004176D5"/>
    <w:rsid w:val="00420671"/>
    <w:rsid w:val="004206A7"/>
    <w:rsid w:val="0042076E"/>
    <w:rsid w:val="00420C6D"/>
    <w:rsid w:val="00421160"/>
    <w:rsid w:val="00421EE6"/>
    <w:rsid w:val="004220AC"/>
    <w:rsid w:val="004230F1"/>
    <w:rsid w:val="0042377A"/>
    <w:rsid w:val="00423E74"/>
    <w:rsid w:val="00424794"/>
    <w:rsid w:val="00424973"/>
    <w:rsid w:val="00424A37"/>
    <w:rsid w:val="00425B54"/>
    <w:rsid w:val="00425F18"/>
    <w:rsid w:val="0042761F"/>
    <w:rsid w:val="00427A94"/>
    <w:rsid w:val="00427B41"/>
    <w:rsid w:val="00427DED"/>
    <w:rsid w:val="004300AC"/>
    <w:rsid w:val="004301D7"/>
    <w:rsid w:val="0043069F"/>
    <w:rsid w:val="00430AF9"/>
    <w:rsid w:val="00431BE6"/>
    <w:rsid w:val="00431F8F"/>
    <w:rsid w:val="004324B2"/>
    <w:rsid w:val="00432E9C"/>
    <w:rsid w:val="00433331"/>
    <w:rsid w:val="004338ED"/>
    <w:rsid w:val="00433CFB"/>
    <w:rsid w:val="00434AEF"/>
    <w:rsid w:val="00435031"/>
    <w:rsid w:val="004351DE"/>
    <w:rsid w:val="004357B6"/>
    <w:rsid w:val="0043582D"/>
    <w:rsid w:val="00435920"/>
    <w:rsid w:val="0043617F"/>
    <w:rsid w:val="004368AC"/>
    <w:rsid w:val="004369C6"/>
    <w:rsid w:val="00436E9E"/>
    <w:rsid w:val="00436F6F"/>
    <w:rsid w:val="00436FC6"/>
    <w:rsid w:val="004405FE"/>
    <w:rsid w:val="004408D5"/>
    <w:rsid w:val="004408FE"/>
    <w:rsid w:val="0044095D"/>
    <w:rsid w:val="004409F0"/>
    <w:rsid w:val="00440EB0"/>
    <w:rsid w:val="004415A1"/>
    <w:rsid w:val="0044176A"/>
    <w:rsid w:val="00441FEF"/>
    <w:rsid w:val="004426A4"/>
    <w:rsid w:val="00443628"/>
    <w:rsid w:val="0044393E"/>
    <w:rsid w:val="00443BD1"/>
    <w:rsid w:val="00443E02"/>
    <w:rsid w:val="00444542"/>
    <w:rsid w:val="004445E7"/>
    <w:rsid w:val="00444AE0"/>
    <w:rsid w:val="004450EA"/>
    <w:rsid w:val="004450FF"/>
    <w:rsid w:val="0044588A"/>
    <w:rsid w:val="0044593F"/>
    <w:rsid w:val="00445BFF"/>
    <w:rsid w:val="00446C96"/>
    <w:rsid w:val="00446CA7"/>
    <w:rsid w:val="00450073"/>
    <w:rsid w:val="004504A6"/>
    <w:rsid w:val="00450508"/>
    <w:rsid w:val="00450A5D"/>
    <w:rsid w:val="0045108B"/>
    <w:rsid w:val="004512D4"/>
    <w:rsid w:val="004517F8"/>
    <w:rsid w:val="00451D21"/>
    <w:rsid w:val="00452E10"/>
    <w:rsid w:val="00452F4F"/>
    <w:rsid w:val="0045314D"/>
    <w:rsid w:val="00453E5B"/>
    <w:rsid w:val="004540FD"/>
    <w:rsid w:val="00454377"/>
    <w:rsid w:val="004547C8"/>
    <w:rsid w:val="00455BC9"/>
    <w:rsid w:val="004560DC"/>
    <w:rsid w:val="00456122"/>
    <w:rsid w:val="00456539"/>
    <w:rsid w:val="004568A9"/>
    <w:rsid w:val="00457193"/>
    <w:rsid w:val="00457A56"/>
    <w:rsid w:val="00460290"/>
    <w:rsid w:val="004603E7"/>
    <w:rsid w:val="004613E9"/>
    <w:rsid w:val="0046162A"/>
    <w:rsid w:val="00461E8F"/>
    <w:rsid w:val="0046242A"/>
    <w:rsid w:val="0046284C"/>
    <w:rsid w:val="00462902"/>
    <w:rsid w:val="004637A3"/>
    <w:rsid w:val="004639FC"/>
    <w:rsid w:val="00464AFF"/>
    <w:rsid w:val="004651BD"/>
    <w:rsid w:val="004652F7"/>
    <w:rsid w:val="004662BE"/>
    <w:rsid w:val="00466B46"/>
    <w:rsid w:val="00466D57"/>
    <w:rsid w:val="00466EDE"/>
    <w:rsid w:val="0046768B"/>
    <w:rsid w:val="0046792E"/>
    <w:rsid w:val="00470A40"/>
    <w:rsid w:val="00470B33"/>
    <w:rsid w:val="00470D49"/>
    <w:rsid w:val="00470F14"/>
    <w:rsid w:val="00471F4F"/>
    <w:rsid w:val="00472265"/>
    <w:rsid w:val="00472895"/>
    <w:rsid w:val="004729BF"/>
    <w:rsid w:val="004729DD"/>
    <w:rsid w:val="004729EB"/>
    <w:rsid w:val="00472DEA"/>
    <w:rsid w:val="00474042"/>
    <w:rsid w:val="0047414B"/>
    <w:rsid w:val="00474292"/>
    <w:rsid w:val="00474844"/>
    <w:rsid w:val="00474C66"/>
    <w:rsid w:val="00474FFE"/>
    <w:rsid w:val="00475060"/>
    <w:rsid w:val="00475529"/>
    <w:rsid w:val="00475793"/>
    <w:rsid w:val="004760C4"/>
    <w:rsid w:val="004762D9"/>
    <w:rsid w:val="0047655C"/>
    <w:rsid w:val="00476A27"/>
    <w:rsid w:val="00477332"/>
    <w:rsid w:val="00477396"/>
    <w:rsid w:val="00480F02"/>
    <w:rsid w:val="004818B0"/>
    <w:rsid w:val="00482429"/>
    <w:rsid w:val="004829CA"/>
    <w:rsid w:val="00483108"/>
    <w:rsid w:val="00483313"/>
    <w:rsid w:val="00483893"/>
    <w:rsid w:val="0048481C"/>
    <w:rsid w:val="00484836"/>
    <w:rsid w:val="004851ED"/>
    <w:rsid w:val="004855CA"/>
    <w:rsid w:val="00485B77"/>
    <w:rsid w:val="00485FEF"/>
    <w:rsid w:val="004869A4"/>
    <w:rsid w:val="00487121"/>
    <w:rsid w:val="004878BE"/>
    <w:rsid w:val="00487B23"/>
    <w:rsid w:val="00487C2E"/>
    <w:rsid w:val="004900FF"/>
    <w:rsid w:val="004907E0"/>
    <w:rsid w:val="004917DF"/>
    <w:rsid w:val="0049209C"/>
    <w:rsid w:val="004922B9"/>
    <w:rsid w:val="004925E4"/>
    <w:rsid w:val="00492D6E"/>
    <w:rsid w:val="00493C25"/>
    <w:rsid w:val="0049400C"/>
    <w:rsid w:val="00494F9B"/>
    <w:rsid w:val="004953F6"/>
    <w:rsid w:val="004957C1"/>
    <w:rsid w:val="004958CB"/>
    <w:rsid w:val="00495B66"/>
    <w:rsid w:val="0049612C"/>
    <w:rsid w:val="0049633C"/>
    <w:rsid w:val="0049655D"/>
    <w:rsid w:val="00496638"/>
    <w:rsid w:val="004973A7"/>
    <w:rsid w:val="00497408"/>
    <w:rsid w:val="0049756A"/>
    <w:rsid w:val="004976EE"/>
    <w:rsid w:val="00497B9E"/>
    <w:rsid w:val="00497DD1"/>
    <w:rsid w:val="00497F70"/>
    <w:rsid w:val="00497F88"/>
    <w:rsid w:val="00497F91"/>
    <w:rsid w:val="004A00C7"/>
    <w:rsid w:val="004A0726"/>
    <w:rsid w:val="004A07E1"/>
    <w:rsid w:val="004A0DC6"/>
    <w:rsid w:val="004A0E81"/>
    <w:rsid w:val="004A122E"/>
    <w:rsid w:val="004A13F1"/>
    <w:rsid w:val="004A1B2A"/>
    <w:rsid w:val="004A1ED3"/>
    <w:rsid w:val="004A2011"/>
    <w:rsid w:val="004A2129"/>
    <w:rsid w:val="004A21D1"/>
    <w:rsid w:val="004A2B98"/>
    <w:rsid w:val="004A335F"/>
    <w:rsid w:val="004A3870"/>
    <w:rsid w:val="004A4299"/>
    <w:rsid w:val="004A42F9"/>
    <w:rsid w:val="004A4547"/>
    <w:rsid w:val="004A4C46"/>
    <w:rsid w:val="004A4E41"/>
    <w:rsid w:val="004A54A4"/>
    <w:rsid w:val="004A54B3"/>
    <w:rsid w:val="004A5771"/>
    <w:rsid w:val="004A61A1"/>
    <w:rsid w:val="004A69AF"/>
    <w:rsid w:val="004A70DD"/>
    <w:rsid w:val="004A7100"/>
    <w:rsid w:val="004B03EC"/>
    <w:rsid w:val="004B0BAC"/>
    <w:rsid w:val="004B1236"/>
    <w:rsid w:val="004B15C2"/>
    <w:rsid w:val="004B182F"/>
    <w:rsid w:val="004B19FD"/>
    <w:rsid w:val="004B1B4A"/>
    <w:rsid w:val="004B236F"/>
    <w:rsid w:val="004B340D"/>
    <w:rsid w:val="004B3792"/>
    <w:rsid w:val="004B3A9D"/>
    <w:rsid w:val="004B415A"/>
    <w:rsid w:val="004B4640"/>
    <w:rsid w:val="004B47F9"/>
    <w:rsid w:val="004B5280"/>
    <w:rsid w:val="004B5890"/>
    <w:rsid w:val="004B59DD"/>
    <w:rsid w:val="004B5B9C"/>
    <w:rsid w:val="004B5E65"/>
    <w:rsid w:val="004B6352"/>
    <w:rsid w:val="004B66E6"/>
    <w:rsid w:val="004B6706"/>
    <w:rsid w:val="004B6899"/>
    <w:rsid w:val="004B6AC1"/>
    <w:rsid w:val="004B6DC5"/>
    <w:rsid w:val="004B70E8"/>
    <w:rsid w:val="004C006A"/>
    <w:rsid w:val="004C033F"/>
    <w:rsid w:val="004C1040"/>
    <w:rsid w:val="004C1099"/>
    <w:rsid w:val="004C1416"/>
    <w:rsid w:val="004C18E4"/>
    <w:rsid w:val="004C2734"/>
    <w:rsid w:val="004C283C"/>
    <w:rsid w:val="004C285D"/>
    <w:rsid w:val="004C29C1"/>
    <w:rsid w:val="004C31E9"/>
    <w:rsid w:val="004C3B90"/>
    <w:rsid w:val="004C4A9E"/>
    <w:rsid w:val="004C5027"/>
    <w:rsid w:val="004C5A3E"/>
    <w:rsid w:val="004C5B51"/>
    <w:rsid w:val="004C5FFB"/>
    <w:rsid w:val="004C64F9"/>
    <w:rsid w:val="004C6F0A"/>
    <w:rsid w:val="004C7D36"/>
    <w:rsid w:val="004D0300"/>
    <w:rsid w:val="004D0567"/>
    <w:rsid w:val="004D05B8"/>
    <w:rsid w:val="004D1523"/>
    <w:rsid w:val="004D15FB"/>
    <w:rsid w:val="004D1E19"/>
    <w:rsid w:val="004D1EA7"/>
    <w:rsid w:val="004D2789"/>
    <w:rsid w:val="004D360F"/>
    <w:rsid w:val="004D5E68"/>
    <w:rsid w:val="004D62DC"/>
    <w:rsid w:val="004D6F5F"/>
    <w:rsid w:val="004D7F35"/>
    <w:rsid w:val="004D7FEB"/>
    <w:rsid w:val="004E0812"/>
    <w:rsid w:val="004E0CDB"/>
    <w:rsid w:val="004E0D56"/>
    <w:rsid w:val="004E147C"/>
    <w:rsid w:val="004E18E1"/>
    <w:rsid w:val="004E1EC6"/>
    <w:rsid w:val="004E2188"/>
    <w:rsid w:val="004E2497"/>
    <w:rsid w:val="004E2FF8"/>
    <w:rsid w:val="004E306E"/>
    <w:rsid w:val="004E4822"/>
    <w:rsid w:val="004E4955"/>
    <w:rsid w:val="004E4A60"/>
    <w:rsid w:val="004E59A7"/>
    <w:rsid w:val="004E63D0"/>
    <w:rsid w:val="004E6570"/>
    <w:rsid w:val="004E7296"/>
    <w:rsid w:val="004E73E0"/>
    <w:rsid w:val="004E7592"/>
    <w:rsid w:val="004F0367"/>
    <w:rsid w:val="004F0B0C"/>
    <w:rsid w:val="004F0E94"/>
    <w:rsid w:val="004F100F"/>
    <w:rsid w:val="004F1047"/>
    <w:rsid w:val="004F118A"/>
    <w:rsid w:val="004F1A03"/>
    <w:rsid w:val="004F211A"/>
    <w:rsid w:val="004F28B2"/>
    <w:rsid w:val="004F3E79"/>
    <w:rsid w:val="004F4105"/>
    <w:rsid w:val="004F454C"/>
    <w:rsid w:val="004F48CA"/>
    <w:rsid w:val="004F4C3B"/>
    <w:rsid w:val="004F535B"/>
    <w:rsid w:val="004F5FBA"/>
    <w:rsid w:val="004F6B10"/>
    <w:rsid w:val="004F719A"/>
    <w:rsid w:val="004F72D5"/>
    <w:rsid w:val="004F7339"/>
    <w:rsid w:val="004F776C"/>
    <w:rsid w:val="004F7F58"/>
    <w:rsid w:val="0050009F"/>
    <w:rsid w:val="005002F1"/>
    <w:rsid w:val="005003F8"/>
    <w:rsid w:val="00500746"/>
    <w:rsid w:val="00500905"/>
    <w:rsid w:val="0050117F"/>
    <w:rsid w:val="0050150D"/>
    <w:rsid w:val="00501DA1"/>
    <w:rsid w:val="0050256B"/>
    <w:rsid w:val="00502A14"/>
    <w:rsid w:val="00502EEE"/>
    <w:rsid w:val="005030CB"/>
    <w:rsid w:val="005039C5"/>
    <w:rsid w:val="005043C4"/>
    <w:rsid w:val="00504572"/>
    <w:rsid w:val="0050581B"/>
    <w:rsid w:val="00505C04"/>
    <w:rsid w:val="005061EF"/>
    <w:rsid w:val="00506458"/>
    <w:rsid w:val="00506D68"/>
    <w:rsid w:val="0050706F"/>
    <w:rsid w:val="00507301"/>
    <w:rsid w:val="00507956"/>
    <w:rsid w:val="00510536"/>
    <w:rsid w:val="00510896"/>
    <w:rsid w:val="005109A7"/>
    <w:rsid w:val="005120BF"/>
    <w:rsid w:val="005125DF"/>
    <w:rsid w:val="005129B4"/>
    <w:rsid w:val="0051366B"/>
    <w:rsid w:val="00513747"/>
    <w:rsid w:val="00513B1D"/>
    <w:rsid w:val="00513BB0"/>
    <w:rsid w:val="00514162"/>
    <w:rsid w:val="00514986"/>
    <w:rsid w:val="00514D20"/>
    <w:rsid w:val="00514D86"/>
    <w:rsid w:val="0051509E"/>
    <w:rsid w:val="005156F5"/>
    <w:rsid w:val="00516013"/>
    <w:rsid w:val="0051628D"/>
    <w:rsid w:val="00516743"/>
    <w:rsid w:val="00516D5E"/>
    <w:rsid w:val="00517621"/>
    <w:rsid w:val="0051799D"/>
    <w:rsid w:val="00520958"/>
    <w:rsid w:val="00520D14"/>
    <w:rsid w:val="0052158C"/>
    <w:rsid w:val="0052219D"/>
    <w:rsid w:val="0052229F"/>
    <w:rsid w:val="00522E48"/>
    <w:rsid w:val="00523085"/>
    <w:rsid w:val="005236D2"/>
    <w:rsid w:val="00523ACF"/>
    <w:rsid w:val="005247DF"/>
    <w:rsid w:val="00524E14"/>
    <w:rsid w:val="0052511D"/>
    <w:rsid w:val="00526534"/>
    <w:rsid w:val="00526628"/>
    <w:rsid w:val="00527ED7"/>
    <w:rsid w:val="00530827"/>
    <w:rsid w:val="005311A5"/>
    <w:rsid w:val="00531298"/>
    <w:rsid w:val="0053173F"/>
    <w:rsid w:val="005318CF"/>
    <w:rsid w:val="00531AE3"/>
    <w:rsid w:val="005328E3"/>
    <w:rsid w:val="00532EC1"/>
    <w:rsid w:val="00533298"/>
    <w:rsid w:val="00533619"/>
    <w:rsid w:val="00533800"/>
    <w:rsid w:val="005343B1"/>
    <w:rsid w:val="00534972"/>
    <w:rsid w:val="0053575C"/>
    <w:rsid w:val="00535A9C"/>
    <w:rsid w:val="00536166"/>
    <w:rsid w:val="0053624F"/>
    <w:rsid w:val="0053636F"/>
    <w:rsid w:val="00536414"/>
    <w:rsid w:val="00536472"/>
    <w:rsid w:val="00536ED0"/>
    <w:rsid w:val="00536EFB"/>
    <w:rsid w:val="00537FA1"/>
    <w:rsid w:val="0054026E"/>
    <w:rsid w:val="00540A56"/>
    <w:rsid w:val="00540EA9"/>
    <w:rsid w:val="005422D5"/>
    <w:rsid w:val="005425A6"/>
    <w:rsid w:val="00542886"/>
    <w:rsid w:val="00542973"/>
    <w:rsid w:val="00542C40"/>
    <w:rsid w:val="00542D51"/>
    <w:rsid w:val="00542EFE"/>
    <w:rsid w:val="005430B0"/>
    <w:rsid w:val="00543A51"/>
    <w:rsid w:val="00544088"/>
    <w:rsid w:val="0054470E"/>
    <w:rsid w:val="00545102"/>
    <w:rsid w:val="0054529D"/>
    <w:rsid w:val="00545740"/>
    <w:rsid w:val="0054641F"/>
    <w:rsid w:val="00546A3C"/>
    <w:rsid w:val="00546C5F"/>
    <w:rsid w:val="0054700F"/>
    <w:rsid w:val="005475B1"/>
    <w:rsid w:val="005478E0"/>
    <w:rsid w:val="00547A26"/>
    <w:rsid w:val="0055072C"/>
    <w:rsid w:val="0055074E"/>
    <w:rsid w:val="005507F1"/>
    <w:rsid w:val="005509D1"/>
    <w:rsid w:val="00550D35"/>
    <w:rsid w:val="00550E57"/>
    <w:rsid w:val="00550F91"/>
    <w:rsid w:val="005513E9"/>
    <w:rsid w:val="00551AB4"/>
    <w:rsid w:val="00552119"/>
    <w:rsid w:val="005523F8"/>
    <w:rsid w:val="00554AEA"/>
    <w:rsid w:val="00556348"/>
    <w:rsid w:val="00556559"/>
    <w:rsid w:val="005567FD"/>
    <w:rsid w:val="005569AF"/>
    <w:rsid w:val="00556B91"/>
    <w:rsid w:val="00556C13"/>
    <w:rsid w:val="00556FA9"/>
    <w:rsid w:val="00557C93"/>
    <w:rsid w:val="00557CB6"/>
    <w:rsid w:val="00557F5A"/>
    <w:rsid w:val="00560380"/>
    <w:rsid w:val="005608EB"/>
    <w:rsid w:val="00560D25"/>
    <w:rsid w:val="00560E97"/>
    <w:rsid w:val="00561345"/>
    <w:rsid w:val="00561C33"/>
    <w:rsid w:val="00561F47"/>
    <w:rsid w:val="005622AE"/>
    <w:rsid w:val="00562AA0"/>
    <w:rsid w:val="005632A9"/>
    <w:rsid w:val="00563346"/>
    <w:rsid w:val="00563AC1"/>
    <w:rsid w:val="00563E29"/>
    <w:rsid w:val="0056420E"/>
    <w:rsid w:val="00564780"/>
    <w:rsid w:val="005647D0"/>
    <w:rsid w:val="00565774"/>
    <w:rsid w:val="00565BC7"/>
    <w:rsid w:val="00566F6D"/>
    <w:rsid w:val="00567B9F"/>
    <w:rsid w:val="005704B6"/>
    <w:rsid w:val="00570A24"/>
    <w:rsid w:val="00570F31"/>
    <w:rsid w:val="005712F9"/>
    <w:rsid w:val="00571CB7"/>
    <w:rsid w:val="00571F7D"/>
    <w:rsid w:val="00572BF5"/>
    <w:rsid w:val="005730D2"/>
    <w:rsid w:val="005732C0"/>
    <w:rsid w:val="00573319"/>
    <w:rsid w:val="00573497"/>
    <w:rsid w:val="00573B2F"/>
    <w:rsid w:val="0057447E"/>
    <w:rsid w:val="00574E71"/>
    <w:rsid w:val="00575B6B"/>
    <w:rsid w:val="00575F14"/>
    <w:rsid w:val="00575FBA"/>
    <w:rsid w:val="0057636C"/>
    <w:rsid w:val="00576ACD"/>
    <w:rsid w:val="0057772E"/>
    <w:rsid w:val="00577B45"/>
    <w:rsid w:val="00577C33"/>
    <w:rsid w:val="0058095C"/>
    <w:rsid w:val="00580A0B"/>
    <w:rsid w:val="0058129C"/>
    <w:rsid w:val="005812E9"/>
    <w:rsid w:val="0058132C"/>
    <w:rsid w:val="00582260"/>
    <w:rsid w:val="0058229C"/>
    <w:rsid w:val="005829AC"/>
    <w:rsid w:val="00582D04"/>
    <w:rsid w:val="00582FC0"/>
    <w:rsid w:val="0058315E"/>
    <w:rsid w:val="00583163"/>
    <w:rsid w:val="005841F0"/>
    <w:rsid w:val="00584929"/>
    <w:rsid w:val="00584AED"/>
    <w:rsid w:val="00585A97"/>
    <w:rsid w:val="00585D9C"/>
    <w:rsid w:val="00586495"/>
    <w:rsid w:val="005873B0"/>
    <w:rsid w:val="00587C7C"/>
    <w:rsid w:val="00587CEB"/>
    <w:rsid w:val="005900BC"/>
    <w:rsid w:val="005910EC"/>
    <w:rsid w:val="0059140A"/>
    <w:rsid w:val="00591480"/>
    <w:rsid w:val="00592199"/>
    <w:rsid w:val="005927B1"/>
    <w:rsid w:val="00592A98"/>
    <w:rsid w:val="00592B94"/>
    <w:rsid w:val="0059384E"/>
    <w:rsid w:val="00593FFE"/>
    <w:rsid w:val="00594643"/>
    <w:rsid w:val="005948BF"/>
    <w:rsid w:val="00595B78"/>
    <w:rsid w:val="00595C75"/>
    <w:rsid w:val="0059636A"/>
    <w:rsid w:val="005966CE"/>
    <w:rsid w:val="005967EF"/>
    <w:rsid w:val="00596968"/>
    <w:rsid w:val="005969A4"/>
    <w:rsid w:val="005969AD"/>
    <w:rsid w:val="00596E19"/>
    <w:rsid w:val="00596E95"/>
    <w:rsid w:val="00596EC8"/>
    <w:rsid w:val="005A001B"/>
    <w:rsid w:val="005A0596"/>
    <w:rsid w:val="005A0F06"/>
    <w:rsid w:val="005A1885"/>
    <w:rsid w:val="005A1930"/>
    <w:rsid w:val="005A1C37"/>
    <w:rsid w:val="005A1CF3"/>
    <w:rsid w:val="005A2579"/>
    <w:rsid w:val="005A25B6"/>
    <w:rsid w:val="005A2B7A"/>
    <w:rsid w:val="005A3421"/>
    <w:rsid w:val="005A35F9"/>
    <w:rsid w:val="005A39DF"/>
    <w:rsid w:val="005A3D1C"/>
    <w:rsid w:val="005A3DAF"/>
    <w:rsid w:val="005A3ED9"/>
    <w:rsid w:val="005A4617"/>
    <w:rsid w:val="005A47D1"/>
    <w:rsid w:val="005A4824"/>
    <w:rsid w:val="005A5834"/>
    <w:rsid w:val="005A5963"/>
    <w:rsid w:val="005A5AAB"/>
    <w:rsid w:val="005A608F"/>
    <w:rsid w:val="005A6D3E"/>
    <w:rsid w:val="005A6F1A"/>
    <w:rsid w:val="005A6FE1"/>
    <w:rsid w:val="005A710A"/>
    <w:rsid w:val="005A72DD"/>
    <w:rsid w:val="005A7BFC"/>
    <w:rsid w:val="005B00B9"/>
    <w:rsid w:val="005B0239"/>
    <w:rsid w:val="005B0E96"/>
    <w:rsid w:val="005B0FB5"/>
    <w:rsid w:val="005B12BB"/>
    <w:rsid w:val="005B1564"/>
    <w:rsid w:val="005B1690"/>
    <w:rsid w:val="005B1AFB"/>
    <w:rsid w:val="005B2002"/>
    <w:rsid w:val="005B253A"/>
    <w:rsid w:val="005B3D7B"/>
    <w:rsid w:val="005B3FF9"/>
    <w:rsid w:val="005B435A"/>
    <w:rsid w:val="005B4446"/>
    <w:rsid w:val="005B479D"/>
    <w:rsid w:val="005B4AE1"/>
    <w:rsid w:val="005B4F2F"/>
    <w:rsid w:val="005B5237"/>
    <w:rsid w:val="005B5464"/>
    <w:rsid w:val="005B551A"/>
    <w:rsid w:val="005B5768"/>
    <w:rsid w:val="005B5B87"/>
    <w:rsid w:val="005B684E"/>
    <w:rsid w:val="005B6F1E"/>
    <w:rsid w:val="005B7454"/>
    <w:rsid w:val="005B77E9"/>
    <w:rsid w:val="005B7A5D"/>
    <w:rsid w:val="005C10A2"/>
    <w:rsid w:val="005C10EF"/>
    <w:rsid w:val="005C1161"/>
    <w:rsid w:val="005C1588"/>
    <w:rsid w:val="005C2B2A"/>
    <w:rsid w:val="005C2E0A"/>
    <w:rsid w:val="005C2EE8"/>
    <w:rsid w:val="005C2F9C"/>
    <w:rsid w:val="005C302C"/>
    <w:rsid w:val="005C307E"/>
    <w:rsid w:val="005C5AFB"/>
    <w:rsid w:val="005C6476"/>
    <w:rsid w:val="005C66D9"/>
    <w:rsid w:val="005C6767"/>
    <w:rsid w:val="005C6AD4"/>
    <w:rsid w:val="005C709C"/>
    <w:rsid w:val="005C72AD"/>
    <w:rsid w:val="005D0074"/>
    <w:rsid w:val="005D0397"/>
    <w:rsid w:val="005D0A56"/>
    <w:rsid w:val="005D0BEC"/>
    <w:rsid w:val="005D199E"/>
    <w:rsid w:val="005D1B84"/>
    <w:rsid w:val="005D1C11"/>
    <w:rsid w:val="005D1D45"/>
    <w:rsid w:val="005D1FA7"/>
    <w:rsid w:val="005D23B2"/>
    <w:rsid w:val="005D23BA"/>
    <w:rsid w:val="005D2C73"/>
    <w:rsid w:val="005D42CF"/>
    <w:rsid w:val="005D47C9"/>
    <w:rsid w:val="005D57AC"/>
    <w:rsid w:val="005D57F5"/>
    <w:rsid w:val="005D5CCC"/>
    <w:rsid w:val="005D6781"/>
    <w:rsid w:val="005D69D0"/>
    <w:rsid w:val="005D6BD1"/>
    <w:rsid w:val="005D7167"/>
    <w:rsid w:val="005D71CD"/>
    <w:rsid w:val="005D77E5"/>
    <w:rsid w:val="005D7971"/>
    <w:rsid w:val="005D7EE9"/>
    <w:rsid w:val="005E03A8"/>
    <w:rsid w:val="005E1916"/>
    <w:rsid w:val="005E1BE5"/>
    <w:rsid w:val="005E1C05"/>
    <w:rsid w:val="005E250D"/>
    <w:rsid w:val="005E2AD5"/>
    <w:rsid w:val="005E2E80"/>
    <w:rsid w:val="005E3761"/>
    <w:rsid w:val="005E3775"/>
    <w:rsid w:val="005E4366"/>
    <w:rsid w:val="005E450F"/>
    <w:rsid w:val="005E470C"/>
    <w:rsid w:val="005E4BEF"/>
    <w:rsid w:val="005E5849"/>
    <w:rsid w:val="005E5B52"/>
    <w:rsid w:val="005E5C14"/>
    <w:rsid w:val="005E6CE7"/>
    <w:rsid w:val="005E7BF6"/>
    <w:rsid w:val="005E7EC3"/>
    <w:rsid w:val="005F0BE1"/>
    <w:rsid w:val="005F0E02"/>
    <w:rsid w:val="005F12F8"/>
    <w:rsid w:val="005F1549"/>
    <w:rsid w:val="005F1619"/>
    <w:rsid w:val="005F22FD"/>
    <w:rsid w:val="005F25D9"/>
    <w:rsid w:val="005F3EE4"/>
    <w:rsid w:val="005F3F41"/>
    <w:rsid w:val="005F3F52"/>
    <w:rsid w:val="005F4360"/>
    <w:rsid w:val="005F514B"/>
    <w:rsid w:val="005F6081"/>
    <w:rsid w:val="005F619F"/>
    <w:rsid w:val="005F6A9B"/>
    <w:rsid w:val="005F7A0B"/>
    <w:rsid w:val="00600DB9"/>
    <w:rsid w:val="006010DA"/>
    <w:rsid w:val="006011B4"/>
    <w:rsid w:val="00601411"/>
    <w:rsid w:val="00601A80"/>
    <w:rsid w:val="006021D9"/>
    <w:rsid w:val="0060265B"/>
    <w:rsid w:val="00602818"/>
    <w:rsid w:val="006028D5"/>
    <w:rsid w:val="0060426C"/>
    <w:rsid w:val="0060483D"/>
    <w:rsid w:val="006048D5"/>
    <w:rsid w:val="00604B71"/>
    <w:rsid w:val="00604BCE"/>
    <w:rsid w:val="00604EE9"/>
    <w:rsid w:val="0060503E"/>
    <w:rsid w:val="006053AD"/>
    <w:rsid w:val="00605E4C"/>
    <w:rsid w:val="00606187"/>
    <w:rsid w:val="00606506"/>
    <w:rsid w:val="00606A0E"/>
    <w:rsid w:val="00606AFE"/>
    <w:rsid w:val="006105A7"/>
    <w:rsid w:val="0061072B"/>
    <w:rsid w:val="00610C58"/>
    <w:rsid w:val="00611196"/>
    <w:rsid w:val="00611250"/>
    <w:rsid w:val="006114BF"/>
    <w:rsid w:val="0061176B"/>
    <w:rsid w:val="00611C21"/>
    <w:rsid w:val="00612264"/>
    <w:rsid w:val="00612456"/>
    <w:rsid w:val="0061259F"/>
    <w:rsid w:val="00612C96"/>
    <w:rsid w:val="00612E5C"/>
    <w:rsid w:val="00612F1B"/>
    <w:rsid w:val="00613157"/>
    <w:rsid w:val="0061332A"/>
    <w:rsid w:val="006133C6"/>
    <w:rsid w:val="006135CB"/>
    <w:rsid w:val="0061368D"/>
    <w:rsid w:val="00613C8C"/>
    <w:rsid w:val="00613D35"/>
    <w:rsid w:val="0061434E"/>
    <w:rsid w:val="006146F0"/>
    <w:rsid w:val="00614926"/>
    <w:rsid w:val="00614972"/>
    <w:rsid w:val="00614C4C"/>
    <w:rsid w:val="00615BE1"/>
    <w:rsid w:val="00616633"/>
    <w:rsid w:val="006168DB"/>
    <w:rsid w:val="00616FCF"/>
    <w:rsid w:val="00617148"/>
    <w:rsid w:val="00617A7C"/>
    <w:rsid w:val="00617CE1"/>
    <w:rsid w:val="00620753"/>
    <w:rsid w:val="006207BD"/>
    <w:rsid w:val="00620A07"/>
    <w:rsid w:val="00621802"/>
    <w:rsid w:val="00621870"/>
    <w:rsid w:val="00621AD0"/>
    <w:rsid w:val="00621C58"/>
    <w:rsid w:val="00621F25"/>
    <w:rsid w:val="00622314"/>
    <w:rsid w:val="0062307B"/>
    <w:rsid w:val="0062377E"/>
    <w:rsid w:val="006238CC"/>
    <w:rsid w:val="00623900"/>
    <w:rsid w:val="00623D76"/>
    <w:rsid w:val="006243E2"/>
    <w:rsid w:val="006245DF"/>
    <w:rsid w:val="00624EB0"/>
    <w:rsid w:val="0062543C"/>
    <w:rsid w:val="006262DE"/>
    <w:rsid w:val="0062644A"/>
    <w:rsid w:val="00626F47"/>
    <w:rsid w:val="00627057"/>
    <w:rsid w:val="00627732"/>
    <w:rsid w:val="00630181"/>
    <w:rsid w:val="00630884"/>
    <w:rsid w:val="00630907"/>
    <w:rsid w:val="006315BF"/>
    <w:rsid w:val="00631928"/>
    <w:rsid w:val="00633AA1"/>
    <w:rsid w:val="00634BBE"/>
    <w:rsid w:val="00635529"/>
    <w:rsid w:val="00635875"/>
    <w:rsid w:val="006368E3"/>
    <w:rsid w:val="00636B39"/>
    <w:rsid w:val="00636CCB"/>
    <w:rsid w:val="00637C83"/>
    <w:rsid w:val="006400DF"/>
    <w:rsid w:val="006402AF"/>
    <w:rsid w:val="00640396"/>
    <w:rsid w:val="006406B4"/>
    <w:rsid w:val="006412E3"/>
    <w:rsid w:val="00641391"/>
    <w:rsid w:val="0064157F"/>
    <w:rsid w:val="006416C8"/>
    <w:rsid w:val="00641AF7"/>
    <w:rsid w:val="00641F4F"/>
    <w:rsid w:val="00642C8D"/>
    <w:rsid w:val="0064309E"/>
    <w:rsid w:val="00643DA8"/>
    <w:rsid w:val="00644641"/>
    <w:rsid w:val="006449A5"/>
    <w:rsid w:val="00644D44"/>
    <w:rsid w:val="006450F9"/>
    <w:rsid w:val="0064623E"/>
    <w:rsid w:val="00646496"/>
    <w:rsid w:val="00646794"/>
    <w:rsid w:val="006467ED"/>
    <w:rsid w:val="00646D42"/>
    <w:rsid w:val="00646E38"/>
    <w:rsid w:val="0064735B"/>
    <w:rsid w:val="00647480"/>
    <w:rsid w:val="006507B8"/>
    <w:rsid w:val="00650A49"/>
    <w:rsid w:val="00650C4F"/>
    <w:rsid w:val="00651B65"/>
    <w:rsid w:val="00651BA8"/>
    <w:rsid w:val="00651EC9"/>
    <w:rsid w:val="00651FDF"/>
    <w:rsid w:val="006522C5"/>
    <w:rsid w:val="0065290B"/>
    <w:rsid w:val="00653351"/>
    <w:rsid w:val="0065347E"/>
    <w:rsid w:val="00653FAD"/>
    <w:rsid w:val="006557E2"/>
    <w:rsid w:val="00655E23"/>
    <w:rsid w:val="00655EF1"/>
    <w:rsid w:val="006561C7"/>
    <w:rsid w:val="0065668C"/>
    <w:rsid w:val="006574BD"/>
    <w:rsid w:val="006575F1"/>
    <w:rsid w:val="006604CA"/>
    <w:rsid w:val="006607B1"/>
    <w:rsid w:val="006607C9"/>
    <w:rsid w:val="00660D02"/>
    <w:rsid w:val="006612BD"/>
    <w:rsid w:val="006613A6"/>
    <w:rsid w:val="00661696"/>
    <w:rsid w:val="00661AE3"/>
    <w:rsid w:val="00662477"/>
    <w:rsid w:val="006627D0"/>
    <w:rsid w:val="00662A41"/>
    <w:rsid w:val="00662DDB"/>
    <w:rsid w:val="006637ED"/>
    <w:rsid w:val="0066399A"/>
    <w:rsid w:val="00663C62"/>
    <w:rsid w:val="00663FE0"/>
    <w:rsid w:val="006641AC"/>
    <w:rsid w:val="006641B1"/>
    <w:rsid w:val="006645C2"/>
    <w:rsid w:val="00664D77"/>
    <w:rsid w:val="0066520C"/>
    <w:rsid w:val="00665A9C"/>
    <w:rsid w:val="00666726"/>
    <w:rsid w:val="00666D47"/>
    <w:rsid w:val="00667547"/>
    <w:rsid w:val="00667C36"/>
    <w:rsid w:val="00667C4A"/>
    <w:rsid w:val="00667D9C"/>
    <w:rsid w:val="006708F4"/>
    <w:rsid w:val="00670BFE"/>
    <w:rsid w:val="00670DF1"/>
    <w:rsid w:val="00671048"/>
    <w:rsid w:val="00671DFF"/>
    <w:rsid w:val="006723F4"/>
    <w:rsid w:val="00672921"/>
    <w:rsid w:val="006729CB"/>
    <w:rsid w:val="006729F7"/>
    <w:rsid w:val="006732FA"/>
    <w:rsid w:val="006735E3"/>
    <w:rsid w:val="00673C26"/>
    <w:rsid w:val="006741BB"/>
    <w:rsid w:val="00675177"/>
    <w:rsid w:val="0067588E"/>
    <w:rsid w:val="006768BC"/>
    <w:rsid w:val="006777AD"/>
    <w:rsid w:val="006803FC"/>
    <w:rsid w:val="0068099F"/>
    <w:rsid w:val="00680BAD"/>
    <w:rsid w:val="00680C8F"/>
    <w:rsid w:val="006811BB"/>
    <w:rsid w:val="00681433"/>
    <w:rsid w:val="0068260F"/>
    <w:rsid w:val="00682AE7"/>
    <w:rsid w:val="00683006"/>
    <w:rsid w:val="00683BFE"/>
    <w:rsid w:val="00684B38"/>
    <w:rsid w:val="0068546D"/>
    <w:rsid w:val="00685746"/>
    <w:rsid w:val="00685960"/>
    <w:rsid w:val="00687ACF"/>
    <w:rsid w:val="00687D3C"/>
    <w:rsid w:val="00687FD4"/>
    <w:rsid w:val="00690762"/>
    <w:rsid w:val="00691737"/>
    <w:rsid w:val="00691DAB"/>
    <w:rsid w:val="006926CD"/>
    <w:rsid w:val="00692BBD"/>
    <w:rsid w:val="006931BB"/>
    <w:rsid w:val="00693619"/>
    <w:rsid w:val="00693BB3"/>
    <w:rsid w:val="00694481"/>
    <w:rsid w:val="00694638"/>
    <w:rsid w:val="00694CCB"/>
    <w:rsid w:val="00694EE0"/>
    <w:rsid w:val="00695006"/>
    <w:rsid w:val="0069556A"/>
    <w:rsid w:val="006955E7"/>
    <w:rsid w:val="00695C3C"/>
    <w:rsid w:val="00695DC0"/>
    <w:rsid w:val="00696F90"/>
    <w:rsid w:val="006970B4"/>
    <w:rsid w:val="00697C3B"/>
    <w:rsid w:val="00697EA4"/>
    <w:rsid w:val="006A03EC"/>
    <w:rsid w:val="006A058A"/>
    <w:rsid w:val="006A138F"/>
    <w:rsid w:val="006A173F"/>
    <w:rsid w:val="006A197C"/>
    <w:rsid w:val="006A2566"/>
    <w:rsid w:val="006A2F7F"/>
    <w:rsid w:val="006A30E1"/>
    <w:rsid w:val="006A3C21"/>
    <w:rsid w:val="006A42E2"/>
    <w:rsid w:val="006A4B9F"/>
    <w:rsid w:val="006A4DCE"/>
    <w:rsid w:val="006A6124"/>
    <w:rsid w:val="006A66D1"/>
    <w:rsid w:val="006A694F"/>
    <w:rsid w:val="006A75A6"/>
    <w:rsid w:val="006B06F5"/>
    <w:rsid w:val="006B0E75"/>
    <w:rsid w:val="006B10CD"/>
    <w:rsid w:val="006B1237"/>
    <w:rsid w:val="006B188F"/>
    <w:rsid w:val="006B1AA4"/>
    <w:rsid w:val="006B1D18"/>
    <w:rsid w:val="006B290C"/>
    <w:rsid w:val="006B332E"/>
    <w:rsid w:val="006B3EF3"/>
    <w:rsid w:val="006B415E"/>
    <w:rsid w:val="006B462D"/>
    <w:rsid w:val="006B5151"/>
    <w:rsid w:val="006B53D8"/>
    <w:rsid w:val="006B5939"/>
    <w:rsid w:val="006B5A49"/>
    <w:rsid w:val="006B5F17"/>
    <w:rsid w:val="006B5FB4"/>
    <w:rsid w:val="006B6D96"/>
    <w:rsid w:val="006B7543"/>
    <w:rsid w:val="006B75D3"/>
    <w:rsid w:val="006B77F9"/>
    <w:rsid w:val="006B7F46"/>
    <w:rsid w:val="006C0AAD"/>
    <w:rsid w:val="006C1298"/>
    <w:rsid w:val="006C16E5"/>
    <w:rsid w:val="006C1983"/>
    <w:rsid w:val="006C1BA4"/>
    <w:rsid w:val="006C21B7"/>
    <w:rsid w:val="006C3826"/>
    <w:rsid w:val="006C3DCA"/>
    <w:rsid w:val="006C41C8"/>
    <w:rsid w:val="006C4311"/>
    <w:rsid w:val="006C4A5D"/>
    <w:rsid w:val="006C5290"/>
    <w:rsid w:val="006C53CA"/>
    <w:rsid w:val="006C55A2"/>
    <w:rsid w:val="006C5DFD"/>
    <w:rsid w:val="006C6C77"/>
    <w:rsid w:val="006D0381"/>
    <w:rsid w:val="006D0E11"/>
    <w:rsid w:val="006D12E1"/>
    <w:rsid w:val="006D1B87"/>
    <w:rsid w:val="006D357F"/>
    <w:rsid w:val="006D38BC"/>
    <w:rsid w:val="006D423E"/>
    <w:rsid w:val="006D51A8"/>
    <w:rsid w:val="006D5498"/>
    <w:rsid w:val="006D5B16"/>
    <w:rsid w:val="006D5FF9"/>
    <w:rsid w:val="006D672D"/>
    <w:rsid w:val="006D7348"/>
    <w:rsid w:val="006D7622"/>
    <w:rsid w:val="006D77F0"/>
    <w:rsid w:val="006D7EA8"/>
    <w:rsid w:val="006E0705"/>
    <w:rsid w:val="006E1243"/>
    <w:rsid w:val="006E1E30"/>
    <w:rsid w:val="006E249D"/>
    <w:rsid w:val="006E26BC"/>
    <w:rsid w:val="006E28B4"/>
    <w:rsid w:val="006E2CDF"/>
    <w:rsid w:val="006E3133"/>
    <w:rsid w:val="006E3169"/>
    <w:rsid w:val="006E395D"/>
    <w:rsid w:val="006E3A5D"/>
    <w:rsid w:val="006E4640"/>
    <w:rsid w:val="006E4A33"/>
    <w:rsid w:val="006E4D66"/>
    <w:rsid w:val="006E4F6B"/>
    <w:rsid w:val="006E5042"/>
    <w:rsid w:val="006E5982"/>
    <w:rsid w:val="006E5BB4"/>
    <w:rsid w:val="006E5D5B"/>
    <w:rsid w:val="006E634D"/>
    <w:rsid w:val="006E6CD9"/>
    <w:rsid w:val="006E7DA4"/>
    <w:rsid w:val="006F071F"/>
    <w:rsid w:val="006F12A6"/>
    <w:rsid w:val="006F1B5A"/>
    <w:rsid w:val="006F1D43"/>
    <w:rsid w:val="006F1E23"/>
    <w:rsid w:val="006F2732"/>
    <w:rsid w:val="006F2BB5"/>
    <w:rsid w:val="006F3725"/>
    <w:rsid w:val="006F39F2"/>
    <w:rsid w:val="006F3A2C"/>
    <w:rsid w:val="006F3F8B"/>
    <w:rsid w:val="006F3F8C"/>
    <w:rsid w:val="006F4B99"/>
    <w:rsid w:val="006F4BA1"/>
    <w:rsid w:val="006F4F95"/>
    <w:rsid w:val="006F4FDC"/>
    <w:rsid w:val="006F5B1C"/>
    <w:rsid w:val="006F66FD"/>
    <w:rsid w:val="006F706E"/>
    <w:rsid w:val="006F7906"/>
    <w:rsid w:val="006F79CB"/>
    <w:rsid w:val="0070056E"/>
    <w:rsid w:val="007008EE"/>
    <w:rsid w:val="00700A7E"/>
    <w:rsid w:val="00701B3B"/>
    <w:rsid w:val="00701E5E"/>
    <w:rsid w:val="0070207B"/>
    <w:rsid w:val="007020D9"/>
    <w:rsid w:val="0070230F"/>
    <w:rsid w:val="007025CA"/>
    <w:rsid w:val="0070366F"/>
    <w:rsid w:val="00703700"/>
    <w:rsid w:val="007041ED"/>
    <w:rsid w:val="0070440D"/>
    <w:rsid w:val="0070486C"/>
    <w:rsid w:val="00704A98"/>
    <w:rsid w:val="00705625"/>
    <w:rsid w:val="00705D64"/>
    <w:rsid w:val="00705D8D"/>
    <w:rsid w:val="00706100"/>
    <w:rsid w:val="00706BAC"/>
    <w:rsid w:val="0070736A"/>
    <w:rsid w:val="0071021A"/>
    <w:rsid w:val="00710AA5"/>
    <w:rsid w:val="00710DC3"/>
    <w:rsid w:val="00711257"/>
    <w:rsid w:val="00711A8B"/>
    <w:rsid w:val="00711D29"/>
    <w:rsid w:val="007120F3"/>
    <w:rsid w:val="007123D0"/>
    <w:rsid w:val="00712825"/>
    <w:rsid w:val="0071314C"/>
    <w:rsid w:val="00714054"/>
    <w:rsid w:val="0071417D"/>
    <w:rsid w:val="00714BBA"/>
    <w:rsid w:val="00715199"/>
    <w:rsid w:val="0071582F"/>
    <w:rsid w:val="0071590D"/>
    <w:rsid w:val="00716592"/>
    <w:rsid w:val="007169A6"/>
    <w:rsid w:val="00716A91"/>
    <w:rsid w:val="00716B62"/>
    <w:rsid w:val="00716FE2"/>
    <w:rsid w:val="00717315"/>
    <w:rsid w:val="00717390"/>
    <w:rsid w:val="007176AF"/>
    <w:rsid w:val="007176B0"/>
    <w:rsid w:val="00717BBE"/>
    <w:rsid w:val="00717C72"/>
    <w:rsid w:val="00717E7C"/>
    <w:rsid w:val="00720120"/>
    <w:rsid w:val="007201AC"/>
    <w:rsid w:val="007203A4"/>
    <w:rsid w:val="00720407"/>
    <w:rsid w:val="007210FB"/>
    <w:rsid w:val="0072113F"/>
    <w:rsid w:val="0072115B"/>
    <w:rsid w:val="00721431"/>
    <w:rsid w:val="007217CA"/>
    <w:rsid w:val="00721D29"/>
    <w:rsid w:val="00722303"/>
    <w:rsid w:val="0072235F"/>
    <w:rsid w:val="007228BE"/>
    <w:rsid w:val="00722D2D"/>
    <w:rsid w:val="00723217"/>
    <w:rsid w:val="007241D5"/>
    <w:rsid w:val="00724EAD"/>
    <w:rsid w:val="007255CE"/>
    <w:rsid w:val="0072659B"/>
    <w:rsid w:val="00726AB0"/>
    <w:rsid w:val="00726CD9"/>
    <w:rsid w:val="00730492"/>
    <w:rsid w:val="00731BC1"/>
    <w:rsid w:val="007325BE"/>
    <w:rsid w:val="00732B3A"/>
    <w:rsid w:val="00732F8F"/>
    <w:rsid w:val="007335F5"/>
    <w:rsid w:val="007342B2"/>
    <w:rsid w:val="0073452A"/>
    <w:rsid w:val="00734F49"/>
    <w:rsid w:val="00735C95"/>
    <w:rsid w:val="00736360"/>
    <w:rsid w:val="007367B5"/>
    <w:rsid w:val="007376D7"/>
    <w:rsid w:val="007379B7"/>
    <w:rsid w:val="00737E4B"/>
    <w:rsid w:val="00740660"/>
    <w:rsid w:val="00740AA8"/>
    <w:rsid w:val="007411D3"/>
    <w:rsid w:val="0074201F"/>
    <w:rsid w:val="00742B9B"/>
    <w:rsid w:val="00742CBB"/>
    <w:rsid w:val="00742D69"/>
    <w:rsid w:val="00743259"/>
    <w:rsid w:val="00743D7A"/>
    <w:rsid w:val="0074416A"/>
    <w:rsid w:val="00744595"/>
    <w:rsid w:val="00744FE3"/>
    <w:rsid w:val="00745A40"/>
    <w:rsid w:val="007461AC"/>
    <w:rsid w:val="007465F6"/>
    <w:rsid w:val="007504F7"/>
    <w:rsid w:val="00751AB9"/>
    <w:rsid w:val="007534BA"/>
    <w:rsid w:val="00753AF5"/>
    <w:rsid w:val="007548CF"/>
    <w:rsid w:val="00754A27"/>
    <w:rsid w:val="00754E4D"/>
    <w:rsid w:val="00755382"/>
    <w:rsid w:val="00755837"/>
    <w:rsid w:val="00755C90"/>
    <w:rsid w:val="00756387"/>
    <w:rsid w:val="00756D97"/>
    <w:rsid w:val="00757205"/>
    <w:rsid w:val="0075725A"/>
    <w:rsid w:val="00757B41"/>
    <w:rsid w:val="00757BD8"/>
    <w:rsid w:val="0076057C"/>
    <w:rsid w:val="00760D00"/>
    <w:rsid w:val="00760DCA"/>
    <w:rsid w:val="00760F38"/>
    <w:rsid w:val="00761B56"/>
    <w:rsid w:val="00761CEF"/>
    <w:rsid w:val="00761F54"/>
    <w:rsid w:val="00762307"/>
    <w:rsid w:val="007624C6"/>
    <w:rsid w:val="00762B16"/>
    <w:rsid w:val="0076308D"/>
    <w:rsid w:val="00763B5B"/>
    <w:rsid w:val="00764605"/>
    <w:rsid w:val="0076462B"/>
    <w:rsid w:val="007648F0"/>
    <w:rsid w:val="00764A98"/>
    <w:rsid w:val="00764BC8"/>
    <w:rsid w:val="00764D3F"/>
    <w:rsid w:val="00765A51"/>
    <w:rsid w:val="00766AB4"/>
    <w:rsid w:val="00766D30"/>
    <w:rsid w:val="00767D12"/>
    <w:rsid w:val="007704FA"/>
    <w:rsid w:val="0077075D"/>
    <w:rsid w:val="00770F2C"/>
    <w:rsid w:val="007715A3"/>
    <w:rsid w:val="0077212E"/>
    <w:rsid w:val="00772755"/>
    <w:rsid w:val="00772BD0"/>
    <w:rsid w:val="00772C39"/>
    <w:rsid w:val="00772E2F"/>
    <w:rsid w:val="00773CEC"/>
    <w:rsid w:val="00773D03"/>
    <w:rsid w:val="007744ED"/>
    <w:rsid w:val="007748B1"/>
    <w:rsid w:val="00774D96"/>
    <w:rsid w:val="007753BB"/>
    <w:rsid w:val="007758DC"/>
    <w:rsid w:val="00775BB5"/>
    <w:rsid w:val="007762F7"/>
    <w:rsid w:val="00776562"/>
    <w:rsid w:val="007770D1"/>
    <w:rsid w:val="00777446"/>
    <w:rsid w:val="00777A84"/>
    <w:rsid w:val="007809A5"/>
    <w:rsid w:val="00780D8D"/>
    <w:rsid w:val="0078153B"/>
    <w:rsid w:val="00781D23"/>
    <w:rsid w:val="0078246D"/>
    <w:rsid w:val="00782A55"/>
    <w:rsid w:val="00783AB8"/>
    <w:rsid w:val="00783E41"/>
    <w:rsid w:val="00783E4C"/>
    <w:rsid w:val="0078464B"/>
    <w:rsid w:val="007848D6"/>
    <w:rsid w:val="00784B31"/>
    <w:rsid w:val="00785240"/>
    <w:rsid w:val="00785321"/>
    <w:rsid w:val="00785459"/>
    <w:rsid w:val="00785482"/>
    <w:rsid w:val="00786280"/>
    <w:rsid w:val="00786382"/>
    <w:rsid w:val="00786948"/>
    <w:rsid w:val="00787E24"/>
    <w:rsid w:val="00790586"/>
    <w:rsid w:val="007909DA"/>
    <w:rsid w:val="00790ACF"/>
    <w:rsid w:val="00790E0C"/>
    <w:rsid w:val="007912EE"/>
    <w:rsid w:val="0079146B"/>
    <w:rsid w:val="00791663"/>
    <w:rsid w:val="007918DD"/>
    <w:rsid w:val="0079197E"/>
    <w:rsid w:val="00791D22"/>
    <w:rsid w:val="007923A9"/>
    <w:rsid w:val="007926F5"/>
    <w:rsid w:val="00792CCE"/>
    <w:rsid w:val="007930D7"/>
    <w:rsid w:val="007935A7"/>
    <w:rsid w:val="00793CE3"/>
    <w:rsid w:val="00793EAF"/>
    <w:rsid w:val="007940AE"/>
    <w:rsid w:val="00794B2E"/>
    <w:rsid w:val="00795145"/>
    <w:rsid w:val="00796389"/>
    <w:rsid w:val="00796769"/>
    <w:rsid w:val="0079678A"/>
    <w:rsid w:val="00796CB1"/>
    <w:rsid w:val="00796CC9"/>
    <w:rsid w:val="00796FBC"/>
    <w:rsid w:val="007979DF"/>
    <w:rsid w:val="007A02A9"/>
    <w:rsid w:val="007A0DCD"/>
    <w:rsid w:val="007A0F2E"/>
    <w:rsid w:val="007A1241"/>
    <w:rsid w:val="007A2832"/>
    <w:rsid w:val="007A29B0"/>
    <w:rsid w:val="007A2C06"/>
    <w:rsid w:val="007A2F9B"/>
    <w:rsid w:val="007A347A"/>
    <w:rsid w:val="007A3C33"/>
    <w:rsid w:val="007A40D2"/>
    <w:rsid w:val="007A4332"/>
    <w:rsid w:val="007A44DC"/>
    <w:rsid w:val="007A4698"/>
    <w:rsid w:val="007A4714"/>
    <w:rsid w:val="007A544F"/>
    <w:rsid w:val="007A582E"/>
    <w:rsid w:val="007A5CC4"/>
    <w:rsid w:val="007A6DAA"/>
    <w:rsid w:val="007A7379"/>
    <w:rsid w:val="007A7EB3"/>
    <w:rsid w:val="007B06ED"/>
    <w:rsid w:val="007B09D6"/>
    <w:rsid w:val="007B0D26"/>
    <w:rsid w:val="007B0DDC"/>
    <w:rsid w:val="007B1106"/>
    <w:rsid w:val="007B19F4"/>
    <w:rsid w:val="007B1F63"/>
    <w:rsid w:val="007B21E8"/>
    <w:rsid w:val="007B290F"/>
    <w:rsid w:val="007B29C3"/>
    <w:rsid w:val="007B35AD"/>
    <w:rsid w:val="007B3C41"/>
    <w:rsid w:val="007B531F"/>
    <w:rsid w:val="007B5542"/>
    <w:rsid w:val="007B5894"/>
    <w:rsid w:val="007B5B0D"/>
    <w:rsid w:val="007B7111"/>
    <w:rsid w:val="007B7458"/>
    <w:rsid w:val="007B7479"/>
    <w:rsid w:val="007C0503"/>
    <w:rsid w:val="007C15AE"/>
    <w:rsid w:val="007C1CF1"/>
    <w:rsid w:val="007C2723"/>
    <w:rsid w:val="007C2800"/>
    <w:rsid w:val="007C3C42"/>
    <w:rsid w:val="007C44FC"/>
    <w:rsid w:val="007C4BB7"/>
    <w:rsid w:val="007C4ECF"/>
    <w:rsid w:val="007C50A5"/>
    <w:rsid w:val="007C5D49"/>
    <w:rsid w:val="007C62D8"/>
    <w:rsid w:val="007C6687"/>
    <w:rsid w:val="007C6F00"/>
    <w:rsid w:val="007C7273"/>
    <w:rsid w:val="007C74C2"/>
    <w:rsid w:val="007C7999"/>
    <w:rsid w:val="007C7D13"/>
    <w:rsid w:val="007C7EEC"/>
    <w:rsid w:val="007D0175"/>
    <w:rsid w:val="007D1369"/>
    <w:rsid w:val="007D1684"/>
    <w:rsid w:val="007D1B12"/>
    <w:rsid w:val="007D267B"/>
    <w:rsid w:val="007D277D"/>
    <w:rsid w:val="007D2DAB"/>
    <w:rsid w:val="007D3122"/>
    <w:rsid w:val="007D334E"/>
    <w:rsid w:val="007D354D"/>
    <w:rsid w:val="007D3878"/>
    <w:rsid w:val="007D3934"/>
    <w:rsid w:val="007D3B00"/>
    <w:rsid w:val="007D3DAD"/>
    <w:rsid w:val="007D3FF1"/>
    <w:rsid w:val="007D4BE1"/>
    <w:rsid w:val="007D4F91"/>
    <w:rsid w:val="007D60C0"/>
    <w:rsid w:val="007D703A"/>
    <w:rsid w:val="007D71FA"/>
    <w:rsid w:val="007D7811"/>
    <w:rsid w:val="007E0691"/>
    <w:rsid w:val="007E0BE8"/>
    <w:rsid w:val="007E0C3B"/>
    <w:rsid w:val="007E147C"/>
    <w:rsid w:val="007E1813"/>
    <w:rsid w:val="007E1A2E"/>
    <w:rsid w:val="007E1D94"/>
    <w:rsid w:val="007E203C"/>
    <w:rsid w:val="007E25C4"/>
    <w:rsid w:val="007E2F27"/>
    <w:rsid w:val="007E3494"/>
    <w:rsid w:val="007E38C5"/>
    <w:rsid w:val="007E4299"/>
    <w:rsid w:val="007E47D9"/>
    <w:rsid w:val="007E5D65"/>
    <w:rsid w:val="007E60D1"/>
    <w:rsid w:val="007E6141"/>
    <w:rsid w:val="007E6C55"/>
    <w:rsid w:val="007E769A"/>
    <w:rsid w:val="007F1525"/>
    <w:rsid w:val="007F1921"/>
    <w:rsid w:val="007F1EE1"/>
    <w:rsid w:val="007F2244"/>
    <w:rsid w:val="007F2529"/>
    <w:rsid w:val="007F34FC"/>
    <w:rsid w:val="007F385B"/>
    <w:rsid w:val="007F38C0"/>
    <w:rsid w:val="007F38F7"/>
    <w:rsid w:val="007F3939"/>
    <w:rsid w:val="007F4395"/>
    <w:rsid w:val="007F44EA"/>
    <w:rsid w:val="007F4542"/>
    <w:rsid w:val="007F4C57"/>
    <w:rsid w:val="007F4F27"/>
    <w:rsid w:val="007F53B6"/>
    <w:rsid w:val="007F621B"/>
    <w:rsid w:val="007F6250"/>
    <w:rsid w:val="007F640F"/>
    <w:rsid w:val="007F6568"/>
    <w:rsid w:val="007F6CC8"/>
    <w:rsid w:val="00800197"/>
    <w:rsid w:val="008005AC"/>
    <w:rsid w:val="0080063D"/>
    <w:rsid w:val="00800A88"/>
    <w:rsid w:val="00800B50"/>
    <w:rsid w:val="008011EA"/>
    <w:rsid w:val="008015D5"/>
    <w:rsid w:val="00801A02"/>
    <w:rsid w:val="00802037"/>
    <w:rsid w:val="008021B4"/>
    <w:rsid w:val="00802435"/>
    <w:rsid w:val="008029A3"/>
    <w:rsid w:val="00802CC9"/>
    <w:rsid w:val="00802CE7"/>
    <w:rsid w:val="00802D35"/>
    <w:rsid w:val="00803F13"/>
    <w:rsid w:val="0080416C"/>
    <w:rsid w:val="00805998"/>
    <w:rsid w:val="00805BEE"/>
    <w:rsid w:val="008060D9"/>
    <w:rsid w:val="00806585"/>
    <w:rsid w:val="00806871"/>
    <w:rsid w:val="00806A84"/>
    <w:rsid w:val="008072EE"/>
    <w:rsid w:val="0080746A"/>
    <w:rsid w:val="008076F3"/>
    <w:rsid w:val="00807FB9"/>
    <w:rsid w:val="008105A0"/>
    <w:rsid w:val="0081064E"/>
    <w:rsid w:val="008107A8"/>
    <w:rsid w:val="008107BE"/>
    <w:rsid w:val="00810E19"/>
    <w:rsid w:val="00811AF2"/>
    <w:rsid w:val="00811B7E"/>
    <w:rsid w:val="00811CFD"/>
    <w:rsid w:val="00811F8F"/>
    <w:rsid w:val="008123A8"/>
    <w:rsid w:val="00812E60"/>
    <w:rsid w:val="0081300C"/>
    <w:rsid w:val="008131A8"/>
    <w:rsid w:val="0081327D"/>
    <w:rsid w:val="00814BBF"/>
    <w:rsid w:val="00814CDB"/>
    <w:rsid w:val="00815298"/>
    <w:rsid w:val="00815712"/>
    <w:rsid w:val="008157D7"/>
    <w:rsid w:val="008158E9"/>
    <w:rsid w:val="00815FFD"/>
    <w:rsid w:val="008163EE"/>
    <w:rsid w:val="0081662E"/>
    <w:rsid w:val="008166FA"/>
    <w:rsid w:val="00816A39"/>
    <w:rsid w:val="00816A92"/>
    <w:rsid w:val="00817730"/>
    <w:rsid w:val="0081786C"/>
    <w:rsid w:val="00817920"/>
    <w:rsid w:val="00817C82"/>
    <w:rsid w:val="00820479"/>
    <w:rsid w:val="00820D54"/>
    <w:rsid w:val="00820E34"/>
    <w:rsid w:val="0082111C"/>
    <w:rsid w:val="00821C1E"/>
    <w:rsid w:val="00822243"/>
    <w:rsid w:val="00822311"/>
    <w:rsid w:val="008224A7"/>
    <w:rsid w:val="00822FB5"/>
    <w:rsid w:val="008231DA"/>
    <w:rsid w:val="00823C4A"/>
    <w:rsid w:val="00825054"/>
    <w:rsid w:val="008265F7"/>
    <w:rsid w:val="0082665A"/>
    <w:rsid w:val="00826949"/>
    <w:rsid w:val="00826BFB"/>
    <w:rsid w:val="00826F07"/>
    <w:rsid w:val="008278E6"/>
    <w:rsid w:val="00830BC0"/>
    <w:rsid w:val="00831B3E"/>
    <w:rsid w:val="0083222C"/>
    <w:rsid w:val="008322D6"/>
    <w:rsid w:val="0083241A"/>
    <w:rsid w:val="00832B29"/>
    <w:rsid w:val="00832DEC"/>
    <w:rsid w:val="0083311C"/>
    <w:rsid w:val="00833210"/>
    <w:rsid w:val="00833500"/>
    <w:rsid w:val="008343A9"/>
    <w:rsid w:val="00834683"/>
    <w:rsid w:val="00835193"/>
    <w:rsid w:val="00836106"/>
    <w:rsid w:val="00837CDC"/>
    <w:rsid w:val="008405EC"/>
    <w:rsid w:val="0084082E"/>
    <w:rsid w:val="008409AB"/>
    <w:rsid w:val="00841187"/>
    <w:rsid w:val="00841F70"/>
    <w:rsid w:val="00841FAD"/>
    <w:rsid w:val="008421F1"/>
    <w:rsid w:val="008424AD"/>
    <w:rsid w:val="0084267A"/>
    <w:rsid w:val="008430AB"/>
    <w:rsid w:val="00844416"/>
    <w:rsid w:val="008455E4"/>
    <w:rsid w:val="00845A90"/>
    <w:rsid w:val="00845D89"/>
    <w:rsid w:val="0084623E"/>
    <w:rsid w:val="008466CD"/>
    <w:rsid w:val="00846755"/>
    <w:rsid w:val="00846890"/>
    <w:rsid w:val="00846A88"/>
    <w:rsid w:val="00846C75"/>
    <w:rsid w:val="00846F2E"/>
    <w:rsid w:val="00847783"/>
    <w:rsid w:val="00847EC4"/>
    <w:rsid w:val="008504AF"/>
    <w:rsid w:val="00850FE1"/>
    <w:rsid w:val="00851E4C"/>
    <w:rsid w:val="0085271B"/>
    <w:rsid w:val="0085296C"/>
    <w:rsid w:val="00852F3B"/>
    <w:rsid w:val="0085350B"/>
    <w:rsid w:val="008536D6"/>
    <w:rsid w:val="0085373B"/>
    <w:rsid w:val="00854906"/>
    <w:rsid w:val="00854EC9"/>
    <w:rsid w:val="00855759"/>
    <w:rsid w:val="00855A50"/>
    <w:rsid w:val="00855A54"/>
    <w:rsid w:val="00855FD0"/>
    <w:rsid w:val="0085606B"/>
    <w:rsid w:val="00856CBD"/>
    <w:rsid w:val="0085718B"/>
    <w:rsid w:val="0085731D"/>
    <w:rsid w:val="00857F4A"/>
    <w:rsid w:val="00857F60"/>
    <w:rsid w:val="008605BA"/>
    <w:rsid w:val="00861327"/>
    <w:rsid w:val="00861341"/>
    <w:rsid w:val="00861779"/>
    <w:rsid w:val="008617FD"/>
    <w:rsid w:val="008622A8"/>
    <w:rsid w:val="0086246E"/>
    <w:rsid w:val="00862556"/>
    <w:rsid w:val="008628EA"/>
    <w:rsid w:val="00862ACB"/>
    <w:rsid w:val="0086327E"/>
    <w:rsid w:val="00863938"/>
    <w:rsid w:val="00864131"/>
    <w:rsid w:val="0086455A"/>
    <w:rsid w:val="0086603E"/>
    <w:rsid w:val="00866A47"/>
    <w:rsid w:val="00866B32"/>
    <w:rsid w:val="008671CF"/>
    <w:rsid w:val="0087042D"/>
    <w:rsid w:val="00870E7E"/>
    <w:rsid w:val="0087146B"/>
    <w:rsid w:val="00872761"/>
    <w:rsid w:val="00872F2F"/>
    <w:rsid w:val="0087351B"/>
    <w:rsid w:val="00873913"/>
    <w:rsid w:val="00873D08"/>
    <w:rsid w:val="008741B0"/>
    <w:rsid w:val="00875169"/>
    <w:rsid w:val="00875170"/>
    <w:rsid w:val="0087555B"/>
    <w:rsid w:val="00875E97"/>
    <w:rsid w:val="00876052"/>
    <w:rsid w:val="0087640F"/>
    <w:rsid w:val="00876D86"/>
    <w:rsid w:val="008771DA"/>
    <w:rsid w:val="00877731"/>
    <w:rsid w:val="0087777F"/>
    <w:rsid w:val="00877D90"/>
    <w:rsid w:val="00877DC8"/>
    <w:rsid w:val="00877F95"/>
    <w:rsid w:val="008808BD"/>
    <w:rsid w:val="00881A65"/>
    <w:rsid w:val="00881B8E"/>
    <w:rsid w:val="00881DEE"/>
    <w:rsid w:val="00882053"/>
    <w:rsid w:val="008821FC"/>
    <w:rsid w:val="008824E2"/>
    <w:rsid w:val="008827FE"/>
    <w:rsid w:val="00882B91"/>
    <w:rsid w:val="0088333C"/>
    <w:rsid w:val="00883BA2"/>
    <w:rsid w:val="008841F7"/>
    <w:rsid w:val="008852DC"/>
    <w:rsid w:val="0088606C"/>
    <w:rsid w:val="00886AC6"/>
    <w:rsid w:val="0088750E"/>
    <w:rsid w:val="00890216"/>
    <w:rsid w:val="00890A77"/>
    <w:rsid w:val="00891376"/>
    <w:rsid w:val="00891833"/>
    <w:rsid w:val="00891C8F"/>
    <w:rsid w:val="00891D94"/>
    <w:rsid w:val="00892442"/>
    <w:rsid w:val="00892685"/>
    <w:rsid w:val="008926DB"/>
    <w:rsid w:val="00892D10"/>
    <w:rsid w:val="0089332F"/>
    <w:rsid w:val="0089394E"/>
    <w:rsid w:val="00893B1B"/>
    <w:rsid w:val="0089418D"/>
    <w:rsid w:val="0089466F"/>
    <w:rsid w:val="008960EA"/>
    <w:rsid w:val="008962B2"/>
    <w:rsid w:val="00896F8D"/>
    <w:rsid w:val="008970EE"/>
    <w:rsid w:val="00897975"/>
    <w:rsid w:val="00897C11"/>
    <w:rsid w:val="00897FCB"/>
    <w:rsid w:val="008A01DD"/>
    <w:rsid w:val="008A0CF2"/>
    <w:rsid w:val="008A13F6"/>
    <w:rsid w:val="008A14A1"/>
    <w:rsid w:val="008A1550"/>
    <w:rsid w:val="008A1788"/>
    <w:rsid w:val="008A182A"/>
    <w:rsid w:val="008A1F21"/>
    <w:rsid w:val="008A2884"/>
    <w:rsid w:val="008A292D"/>
    <w:rsid w:val="008A2A77"/>
    <w:rsid w:val="008A2F53"/>
    <w:rsid w:val="008A3C6A"/>
    <w:rsid w:val="008A3CCB"/>
    <w:rsid w:val="008A47A9"/>
    <w:rsid w:val="008A4C7A"/>
    <w:rsid w:val="008A596D"/>
    <w:rsid w:val="008A63A2"/>
    <w:rsid w:val="008A646F"/>
    <w:rsid w:val="008A64A7"/>
    <w:rsid w:val="008A6739"/>
    <w:rsid w:val="008A67AD"/>
    <w:rsid w:val="008A6813"/>
    <w:rsid w:val="008A73A1"/>
    <w:rsid w:val="008A776B"/>
    <w:rsid w:val="008A7780"/>
    <w:rsid w:val="008B0193"/>
    <w:rsid w:val="008B092D"/>
    <w:rsid w:val="008B18AE"/>
    <w:rsid w:val="008B1B28"/>
    <w:rsid w:val="008B1CA0"/>
    <w:rsid w:val="008B271B"/>
    <w:rsid w:val="008B30C2"/>
    <w:rsid w:val="008B39E0"/>
    <w:rsid w:val="008B3EC0"/>
    <w:rsid w:val="008B477E"/>
    <w:rsid w:val="008B533C"/>
    <w:rsid w:val="008B536E"/>
    <w:rsid w:val="008B5B82"/>
    <w:rsid w:val="008B5E2F"/>
    <w:rsid w:val="008B6269"/>
    <w:rsid w:val="008B70CC"/>
    <w:rsid w:val="008B7773"/>
    <w:rsid w:val="008B7DB3"/>
    <w:rsid w:val="008C0213"/>
    <w:rsid w:val="008C06D0"/>
    <w:rsid w:val="008C0955"/>
    <w:rsid w:val="008C1288"/>
    <w:rsid w:val="008C1415"/>
    <w:rsid w:val="008C1547"/>
    <w:rsid w:val="008C19BD"/>
    <w:rsid w:val="008C2B33"/>
    <w:rsid w:val="008C2CE3"/>
    <w:rsid w:val="008C33E7"/>
    <w:rsid w:val="008C37EE"/>
    <w:rsid w:val="008C381F"/>
    <w:rsid w:val="008C3942"/>
    <w:rsid w:val="008C3E57"/>
    <w:rsid w:val="008C3FA2"/>
    <w:rsid w:val="008C4E82"/>
    <w:rsid w:val="008C51A0"/>
    <w:rsid w:val="008C51E5"/>
    <w:rsid w:val="008C5269"/>
    <w:rsid w:val="008C5C3B"/>
    <w:rsid w:val="008C650D"/>
    <w:rsid w:val="008C6900"/>
    <w:rsid w:val="008C6EEF"/>
    <w:rsid w:val="008C6F3E"/>
    <w:rsid w:val="008C6F64"/>
    <w:rsid w:val="008C750A"/>
    <w:rsid w:val="008C77EA"/>
    <w:rsid w:val="008D095C"/>
    <w:rsid w:val="008D0C03"/>
    <w:rsid w:val="008D0E0D"/>
    <w:rsid w:val="008D1017"/>
    <w:rsid w:val="008D11CB"/>
    <w:rsid w:val="008D1293"/>
    <w:rsid w:val="008D1E83"/>
    <w:rsid w:val="008D1F63"/>
    <w:rsid w:val="008D240E"/>
    <w:rsid w:val="008D25E2"/>
    <w:rsid w:val="008D2DEA"/>
    <w:rsid w:val="008D2E39"/>
    <w:rsid w:val="008D3017"/>
    <w:rsid w:val="008D3599"/>
    <w:rsid w:val="008D3782"/>
    <w:rsid w:val="008D3FB9"/>
    <w:rsid w:val="008D4645"/>
    <w:rsid w:val="008D465E"/>
    <w:rsid w:val="008D478F"/>
    <w:rsid w:val="008D4A99"/>
    <w:rsid w:val="008D56B4"/>
    <w:rsid w:val="008D5C0A"/>
    <w:rsid w:val="008D6033"/>
    <w:rsid w:val="008D64F5"/>
    <w:rsid w:val="008D67FD"/>
    <w:rsid w:val="008D7511"/>
    <w:rsid w:val="008D7A73"/>
    <w:rsid w:val="008D7E77"/>
    <w:rsid w:val="008E001D"/>
    <w:rsid w:val="008E0F1D"/>
    <w:rsid w:val="008E11B7"/>
    <w:rsid w:val="008E143C"/>
    <w:rsid w:val="008E154E"/>
    <w:rsid w:val="008E20DB"/>
    <w:rsid w:val="008E2998"/>
    <w:rsid w:val="008E3A09"/>
    <w:rsid w:val="008E3AB1"/>
    <w:rsid w:val="008E3E5A"/>
    <w:rsid w:val="008E4A55"/>
    <w:rsid w:val="008E4E05"/>
    <w:rsid w:val="008E5EB0"/>
    <w:rsid w:val="008E639D"/>
    <w:rsid w:val="008E63C9"/>
    <w:rsid w:val="008E6738"/>
    <w:rsid w:val="008E67AB"/>
    <w:rsid w:val="008E74E6"/>
    <w:rsid w:val="008F0818"/>
    <w:rsid w:val="008F0ECA"/>
    <w:rsid w:val="008F134B"/>
    <w:rsid w:val="008F1804"/>
    <w:rsid w:val="008F1EBB"/>
    <w:rsid w:val="008F2134"/>
    <w:rsid w:val="008F21F2"/>
    <w:rsid w:val="008F3717"/>
    <w:rsid w:val="008F47AC"/>
    <w:rsid w:val="008F5078"/>
    <w:rsid w:val="008F52CC"/>
    <w:rsid w:val="008F5F1B"/>
    <w:rsid w:val="008F6315"/>
    <w:rsid w:val="008F6787"/>
    <w:rsid w:val="008F73C5"/>
    <w:rsid w:val="008F7A37"/>
    <w:rsid w:val="008F7DB7"/>
    <w:rsid w:val="008F7FF2"/>
    <w:rsid w:val="00900120"/>
    <w:rsid w:val="00900364"/>
    <w:rsid w:val="00900DBE"/>
    <w:rsid w:val="00900E8C"/>
    <w:rsid w:val="00900FA8"/>
    <w:rsid w:val="009039D0"/>
    <w:rsid w:val="00904A51"/>
    <w:rsid w:val="00904EE9"/>
    <w:rsid w:val="00905404"/>
    <w:rsid w:val="0090625D"/>
    <w:rsid w:val="009062A2"/>
    <w:rsid w:val="009063A3"/>
    <w:rsid w:val="00906C23"/>
    <w:rsid w:val="00906DEA"/>
    <w:rsid w:val="00907382"/>
    <w:rsid w:val="009078EF"/>
    <w:rsid w:val="00910C84"/>
    <w:rsid w:val="009110ED"/>
    <w:rsid w:val="00911AB9"/>
    <w:rsid w:val="00912EDA"/>
    <w:rsid w:val="009136B0"/>
    <w:rsid w:val="00913B69"/>
    <w:rsid w:val="00913BA3"/>
    <w:rsid w:val="00913E19"/>
    <w:rsid w:val="0091472D"/>
    <w:rsid w:val="009148CF"/>
    <w:rsid w:val="009148DD"/>
    <w:rsid w:val="00915152"/>
    <w:rsid w:val="009153C9"/>
    <w:rsid w:val="0091550A"/>
    <w:rsid w:val="0091653D"/>
    <w:rsid w:val="00916978"/>
    <w:rsid w:val="0091772B"/>
    <w:rsid w:val="00917C14"/>
    <w:rsid w:val="009201BB"/>
    <w:rsid w:val="009211DA"/>
    <w:rsid w:val="009211E1"/>
    <w:rsid w:val="00921520"/>
    <w:rsid w:val="0092165A"/>
    <w:rsid w:val="009225DD"/>
    <w:rsid w:val="00922A44"/>
    <w:rsid w:val="009234C1"/>
    <w:rsid w:val="00924565"/>
    <w:rsid w:val="009245E9"/>
    <w:rsid w:val="00925015"/>
    <w:rsid w:val="00925286"/>
    <w:rsid w:val="009258FE"/>
    <w:rsid w:val="00925A46"/>
    <w:rsid w:val="009262E7"/>
    <w:rsid w:val="00926B30"/>
    <w:rsid w:val="00926FC5"/>
    <w:rsid w:val="009271A2"/>
    <w:rsid w:val="009271FE"/>
    <w:rsid w:val="00927558"/>
    <w:rsid w:val="00927FB7"/>
    <w:rsid w:val="009329B8"/>
    <w:rsid w:val="00932FC9"/>
    <w:rsid w:val="009330DD"/>
    <w:rsid w:val="0093314C"/>
    <w:rsid w:val="00933688"/>
    <w:rsid w:val="00933804"/>
    <w:rsid w:val="00933C84"/>
    <w:rsid w:val="00933F29"/>
    <w:rsid w:val="00934F21"/>
    <w:rsid w:val="00935773"/>
    <w:rsid w:val="009359AE"/>
    <w:rsid w:val="00935AA9"/>
    <w:rsid w:val="00937067"/>
    <w:rsid w:val="00937499"/>
    <w:rsid w:val="009374AE"/>
    <w:rsid w:val="009375DC"/>
    <w:rsid w:val="009400C4"/>
    <w:rsid w:val="00940851"/>
    <w:rsid w:val="009418F8"/>
    <w:rsid w:val="009420A5"/>
    <w:rsid w:val="00942286"/>
    <w:rsid w:val="00942609"/>
    <w:rsid w:val="00943275"/>
    <w:rsid w:val="009453BF"/>
    <w:rsid w:val="00945AC7"/>
    <w:rsid w:val="00945C2E"/>
    <w:rsid w:val="009462D4"/>
    <w:rsid w:val="009463A4"/>
    <w:rsid w:val="00947DF8"/>
    <w:rsid w:val="009501DC"/>
    <w:rsid w:val="00950363"/>
    <w:rsid w:val="00950C43"/>
    <w:rsid w:val="00950F81"/>
    <w:rsid w:val="0095119E"/>
    <w:rsid w:val="009514E5"/>
    <w:rsid w:val="00951620"/>
    <w:rsid w:val="009526E6"/>
    <w:rsid w:val="00952755"/>
    <w:rsid w:val="00953409"/>
    <w:rsid w:val="00953892"/>
    <w:rsid w:val="00954224"/>
    <w:rsid w:val="00955611"/>
    <w:rsid w:val="00955628"/>
    <w:rsid w:val="009561A2"/>
    <w:rsid w:val="009567C1"/>
    <w:rsid w:val="009571E5"/>
    <w:rsid w:val="009578A1"/>
    <w:rsid w:val="0095792D"/>
    <w:rsid w:val="00960A2E"/>
    <w:rsid w:val="009610C0"/>
    <w:rsid w:val="00961D4D"/>
    <w:rsid w:val="0096203B"/>
    <w:rsid w:val="009624D5"/>
    <w:rsid w:val="00962AC5"/>
    <w:rsid w:val="00962C14"/>
    <w:rsid w:val="009630F8"/>
    <w:rsid w:val="00963205"/>
    <w:rsid w:val="009634C2"/>
    <w:rsid w:val="0096390A"/>
    <w:rsid w:val="00963CD2"/>
    <w:rsid w:val="0096412F"/>
    <w:rsid w:val="00964705"/>
    <w:rsid w:val="00964DEB"/>
    <w:rsid w:val="00964ED6"/>
    <w:rsid w:val="00964FB4"/>
    <w:rsid w:val="00965E50"/>
    <w:rsid w:val="00967DF4"/>
    <w:rsid w:val="00970120"/>
    <w:rsid w:val="009709FC"/>
    <w:rsid w:val="00971BA1"/>
    <w:rsid w:val="00971F6F"/>
    <w:rsid w:val="00971FFD"/>
    <w:rsid w:val="00972AE1"/>
    <w:rsid w:val="00973837"/>
    <w:rsid w:val="00973EE9"/>
    <w:rsid w:val="00974C01"/>
    <w:rsid w:val="00974D58"/>
    <w:rsid w:val="009756FF"/>
    <w:rsid w:val="009757AA"/>
    <w:rsid w:val="00975F6E"/>
    <w:rsid w:val="00975FEA"/>
    <w:rsid w:val="00976676"/>
    <w:rsid w:val="009766AA"/>
    <w:rsid w:val="009768EC"/>
    <w:rsid w:val="009775F5"/>
    <w:rsid w:val="00977664"/>
    <w:rsid w:val="009804D8"/>
    <w:rsid w:val="0098117D"/>
    <w:rsid w:val="00981F1C"/>
    <w:rsid w:val="009823E3"/>
    <w:rsid w:val="0098269D"/>
    <w:rsid w:val="009828C8"/>
    <w:rsid w:val="00982B24"/>
    <w:rsid w:val="00982BB6"/>
    <w:rsid w:val="00984868"/>
    <w:rsid w:val="009854B8"/>
    <w:rsid w:val="009867A6"/>
    <w:rsid w:val="00986AE4"/>
    <w:rsid w:val="00986B95"/>
    <w:rsid w:val="00987390"/>
    <w:rsid w:val="009874D9"/>
    <w:rsid w:val="009875E9"/>
    <w:rsid w:val="00990188"/>
    <w:rsid w:val="0099076C"/>
    <w:rsid w:val="00990FC7"/>
    <w:rsid w:val="0099107E"/>
    <w:rsid w:val="00991117"/>
    <w:rsid w:val="009922E2"/>
    <w:rsid w:val="0099249C"/>
    <w:rsid w:val="00994107"/>
    <w:rsid w:val="009950DE"/>
    <w:rsid w:val="00995B4F"/>
    <w:rsid w:val="00995E57"/>
    <w:rsid w:val="00996325"/>
    <w:rsid w:val="00997AF3"/>
    <w:rsid w:val="00997AFA"/>
    <w:rsid w:val="00997E96"/>
    <w:rsid w:val="00997F64"/>
    <w:rsid w:val="009A0104"/>
    <w:rsid w:val="009A0AD4"/>
    <w:rsid w:val="009A0D83"/>
    <w:rsid w:val="009A0ED4"/>
    <w:rsid w:val="009A0EE3"/>
    <w:rsid w:val="009A260C"/>
    <w:rsid w:val="009A2889"/>
    <w:rsid w:val="009A28B0"/>
    <w:rsid w:val="009A2BCE"/>
    <w:rsid w:val="009A3852"/>
    <w:rsid w:val="009A38D0"/>
    <w:rsid w:val="009A3950"/>
    <w:rsid w:val="009A3F2E"/>
    <w:rsid w:val="009A44AA"/>
    <w:rsid w:val="009A4805"/>
    <w:rsid w:val="009A4C9C"/>
    <w:rsid w:val="009A54EC"/>
    <w:rsid w:val="009A5907"/>
    <w:rsid w:val="009A65C1"/>
    <w:rsid w:val="009A6607"/>
    <w:rsid w:val="009A684F"/>
    <w:rsid w:val="009A7767"/>
    <w:rsid w:val="009A7BF8"/>
    <w:rsid w:val="009B071A"/>
    <w:rsid w:val="009B0DE7"/>
    <w:rsid w:val="009B178A"/>
    <w:rsid w:val="009B1C98"/>
    <w:rsid w:val="009B2255"/>
    <w:rsid w:val="009B24B2"/>
    <w:rsid w:val="009B3DD3"/>
    <w:rsid w:val="009B40E8"/>
    <w:rsid w:val="009B4136"/>
    <w:rsid w:val="009B453B"/>
    <w:rsid w:val="009B4697"/>
    <w:rsid w:val="009B4716"/>
    <w:rsid w:val="009B4CBF"/>
    <w:rsid w:val="009B508D"/>
    <w:rsid w:val="009B56EB"/>
    <w:rsid w:val="009B628B"/>
    <w:rsid w:val="009B6AD8"/>
    <w:rsid w:val="009B6B60"/>
    <w:rsid w:val="009B6F8E"/>
    <w:rsid w:val="009B7351"/>
    <w:rsid w:val="009C0B91"/>
    <w:rsid w:val="009C1927"/>
    <w:rsid w:val="009C1D3C"/>
    <w:rsid w:val="009C1E27"/>
    <w:rsid w:val="009C22A8"/>
    <w:rsid w:val="009C266F"/>
    <w:rsid w:val="009C278B"/>
    <w:rsid w:val="009C3EC4"/>
    <w:rsid w:val="009C4C5C"/>
    <w:rsid w:val="009C636F"/>
    <w:rsid w:val="009C67C6"/>
    <w:rsid w:val="009C6E63"/>
    <w:rsid w:val="009C7467"/>
    <w:rsid w:val="009C7AA9"/>
    <w:rsid w:val="009D05FA"/>
    <w:rsid w:val="009D08CF"/>
    <w:rsid w:val="009D09A0"/>
    <w:rsid w:val="009D107A"/>
    <w:rsid w:val="009D10A7"/>
    <w:rsid w:val="009D1A86"/>
    <w:rsid w:val="009D2B97"/>
    <w:rsid w:val="009D2C92"/>
    <w:rsid w:val="009D2E3E"/>
    <w:rsid w:val="009D32BE"/>
    <w:rsid w:val="009D3662"/>
    <w:rsid w:val="009D431A"/>
    <w:rsid w:val="009D498B"/>
    <w:rsid w:val="009D4B18"/>
    <w:rsid w:val="009D5809"/>
    <w:rsid w:val="009D5AF1"/>
    <w:rsid w:val="009D66EF"/>
    <w:rsid w:val="009D7470"/>
    <w:rsid w:val="009D7F60"/>
    <w:rsid w:val="009D7FDC"/>
    <w:rsid w:val="009E005C"/>
    <w:rsid w:val="009E1684"/>
    <w:rsid w:val="009E1A6E"/>
    <w:rsid w:val="009E1D76"/>
    <w:rsid w:val="009E2519"/>
    <w:rsid w:val="009E2CD8"/>
    <w:rsid w:val="009E2EE5"/>
    <w:rsid w:val="009E353D"/>
    <w:rsid w:val="009E3CC8"/>
    <w:rsid w:val="009E407B"/>
    <w:rsid w:val="009E45C6"/>
    <w:rsid w:val="009E564D"/>
    <w:rsid w:val="009E56E9"/>
    <w:rsid w:val="009E5A0D"/>
    <w:rsid w:val="009E622D"/>
    <w:rsid w:val="009E6519"/>
    <w:rsid w:val="009E66C2"/>
    <w:rsid w:val="009E72C7"/>
    <w:rsid w:val="009F022D"/>
    <w:rsid w:val="009F0507"/>
    <w:rsid w:val="009F174E"/>
    <w:rsid w:val="009F19A4"/>
    <w:rsid w:val="009F1F71"/>
    <w:rsid w:val="009F2626"/>
    <w:rsid w:val="009F273A"/>
    <w:rsid w:val="009F2D81"/>
    <w:rsid w:val="009F2D97"/>
    <w:rsid w:val="009F2E82"/>
    <w:rsid w:val="009F2FEE"/>
    <w:rsid w:val="009F352F"/>
    <w:rsid w:val="009F3E2E"/>
    <w:rsid w:val="009F4215"/>
    <w:rsid w:val="009F4453"/>
    <w:rsid w:val="009F4564"/>
    <w:rsid w:val="009F5036"/>
    <w:rsid w:val="009F682A"/>
    <w:rsid w:val="009F69FA"/>
    <w:rsid w:val="009F71FA"/>
    <w:rsid w:val="009F73B0"/>
    <w:rsid w:val="009F74B3"/>
    <w:rsid w:val="00A00BE8"/>
    <w:rsid w:val="00A00E88"/>
    <w:rsid w:val="00A01173"/>
    <w:rsid w:val="00A01301"/>
    <w:rsid w:val="00A018DE"/>
    <w:rsid w:val="00A02243"/>
    <w:rsid w:val="00A023AC"/>
    <w:rsid w:val="00A02A36"/>
    <w:rsid w:val="00A02FAD"/>
    <w:rsid w:val="00A03A89"/>
    <w:rsid w:val="00A03B74"/>
    <w:rsid w:val="00A04CBD"/>
    <w:rsid w:val="00A05214"/>
    <w:rsid w:val="00A05280"/>
    <w:rsid w:val="00A0594B"/>
    <w:rsid w:val="00A06430"/>
    <w:rsid w:val="00A068DB"/>
    <w:rsid w:val="00A06B92"/>
    <w:rsid w:val="00A06F57"/>
    <w:rsid w:val="00A1057D"/>
    <w:rsid w:val="00A1134B"/>
    <w:rsid w:val="00A1142F"/>
    <w:rsid w:val="00A120AA"/>
    <w:rsid w:val="00A1217C"/>
    <w:rsid w:val="00A1241C"/>
    <w:rsid w:val="00A12521"/>
    <w:rsid w:val="00A136B7"/>
    <w:rsid w:val="00A13714"/>
    <w:rsid w:val="00A139A5"/>
    <w:rsid w:val="00A13AD1"/>
    <w:rsid w:val="00A14F6D"/>
    <w:rsid w:val="00A1672F"/>
    <w:rsid w:val="00A1740B"/>
    <w:rsid w:val="00A1746C"/>
    <w:rsid w:val="00A1750F"/>
    <w:rsid w:val="00A17839"/>
    <w:rsid w:val="00A203BA"/>
    <w:rsid w:val="00A205FB"/>
    <w:rsid w:val="00A20E33"/>
    <w:rsid w:val="00A21C25"/>
    <w:rsid w:val="00A22544"/>
    <w:rsid w:val="00A22714"/>
    <w:rsid w:val="00A228DB"/>
    <w:rsid w:val="00A2334D"/>
    <w:rsid w:val="00A234D8"/>
    <w:rsid w:val="00A237A1"/>
    <w:rsid w:val="00A239E4"/>
    <w:rsid w:val="00A24FE2"/>
    <w:rsid w:val="00A251D5"/>
    <w:rsid w:val="00A25519"/>
    <w:rsid w:val="00A25CF0"/>
    <w:rsid w:val="00A25FD2"/>
    <w:rsid w:val="00A26185"/>
    <w:rsid w:val="00A26194"/>
    <w:rsid w:val="00A263FD"/>
    <w:rsid w:val="00A26605"/>
    <w:rsid w:val="00A26C73"/>
    <w:rsid w:val="00A27F58"/>
    <w:rsid w:val="00A30255"/>
    <w:rsid w:val="00A30703"/>
    <w:rsid w:val="00A30A62"/>
    <w:rsid w:val="00A31447"/>
    <w:rsid w:val="00A31DF0"/>
    <w:rsid w:val="00A3218C"/>
    <w:rsid w:val="00A3377B"/>
    <w:rsid w:val="00A34C20"/>
    <w:rsid w:val="00A35402"/>
    <w:rsid w:val="00A354FB"/>
    <w:rsid w:val="00A35624"/>
    <w:rsid w:val="00A358F6"/>
    <w:rsid w:val="00A36163"/>
    <w:rsid w:val="00A36211"/>
    <w:rsid w:val="00A36221"/>
    <w:rsid w:val="00A365F8"/>
    <w:rsid w:val="00A377E6"/>
    <w:rsid w:val="00A37B15"/>
    <w:rsid w:val="00A37D5C"/>
    <w:rsid w:val="00A40CF2"/>
    <w:rsid w:val="00A40F3A"/>
    <w:rsid w:val="00A41449"/>
    <w:rsid w:val="00A41BC5"/>
    <w:rsid w:val="00A41CBB"/>
    <w:rsid w:val="00A426B2"/>
    <w:rsid w:val="00A4284F"/>
    <w:rsid w:val="00A42D21"/>
    <w:rsid w:val="00A43FA4"/>
    <w:rsid w:val="00A445FB"/>
    <w:rsid w:val="00A4460A"/>
    <w:rsid w:val="00A4587A"/>
    <w:rsid w:val="00A45BCC"/>
    <w:rsid w:val="00A4620A"/>
    <w:rsid w:val="00A46798"/>
    <w:rsid w:val="00A467C9"/>
    <w:rsid w:val="00A46B1C"/>
    <w:rsid w:val="00A46BA5"/>
    <w:rsid w:val="00A46DA9"/>
    <w:rsid w:val="00A46FAF"/>
    <w:rsid w:val="00A4709A"/>
    <w:rsid w:val="00A474FE"/>
    <w:rsid w:val="00A47705"/>
    <w:rsid w:val="00A50040"/>
    <w:rsid w:val="00A50525"/>
    <w:rsid w:val="00A506E4"/>
    <w:rsid w:val="00A507C7"/>
    <w:rsid w:val="00A50A78"/>
    <w:rsid w:val="00A51129"/>
    <w:rsid w:val="00A512B6"/>
    <w:rsid w:val="00A51D90"/>
    <w:rsid w:val="00A52913"/>
    <w:rsid w:val="00A52DD6"/>
    <w:rsid w:val="00A5301C"/>
    <w:rsid w:val="00A53176"/>
    <w:rsid w:val="00A5324E"/>
    <w:rsid w:val="00A53404"/>
    <w:rsid w:val="00A53A70"/>
    <w:rsid w:val="00A53A88"/>
    <w:rsid w:val="00A53B6F"/>
    <w:rsid w:val="00A53EAC"/>
    <w:rsid w:val="00A542CA"/>
    <w:rsid w:val="00A54684"/>
    <w:rsid w:val="00A546DC"/>
    <w:rsid w:val="00A54D7E"/>
    <w:rsid w:val="00A55A66"/>
    <w:rsid w:val="00A55F44"/>
    <w:rsid w:val="00A562F7"/>
    <w:rsid w:val="00A563F5"/>
    <w:rsid w:val="00A5670C"/>
    <w:rsid w:val="00A56EBC"/>
    <w:rsid w:val="00A56F64"/>
    <w:rsid w:val="00A56F81"/>
    <w:rsid w:val="00A57B49"/>
    <w:rsid w:val="00A6014D"/>
    <w:rsid w:val="00A60ADC"/>
    <w:rsid w:val="00A60C9B"/>
    <w:rsid w:val="00A60F54"/>
    <w:rsid w:val="00A6143B"/>
    <w:rsid w:val="00A61B59"/>
    <w:rsid w:val="00A6290C"/>
    <w:rsid w:val="00A62F73"/>
    <w:rsid w:val="00A63723"/>
    <w:rsid w:val="00A63779"/>
    <w:rsid w:val="00A6533C"/>
    <w:rsid w:val="00A65751"/>
    <w:rsid w:val="00A66186"/>
    <w:rsid w:val="00A668F0"/>
    <w:rsid w:val="00A672AB"/>
    <w:rsid w:val="00A672E3"/>
    <w:rsid w:val="00A67ABF"/>
    <w:rsid w:val="00A67F32"/>
    <w:rsid w:val="00A70109"/>
    <w:rsid w:val="00A70D0F"/>
    <w:rsid w:val="00A70F1C"/>
    <w:rsid w:val="00A716A3"/>
    <w:rsid w:val="00A7190F"/>
    <w:rsid w:val="00A71AFF"/>
    <w:rsid w:val="00A725A3"/>
    <w:rsid w:val="00A7295D"/>
    <w:rsid w:val="00A7314F"/>
    <w:rsid w:val="00A735FF"/>
    <w:rsid w:val="00A73F89"/>
    <w:rsid w:val="00A740C5"/>
    <w:rsid w:val="00A740EA"/>
    <w:rsid w:val="00A747C2"/>
    <w:rsid w:val="00A7499C"/>
    <w:rsid w:val="00A75509"/>
    <w:rsid w:val="00A75597"/>
    <w:rsid w:val="00A76972"/>
    <w:rsid w:val="00A76B84"/>
    <w:rsid w:val="00A76C49"/>
    <w:rsid w:val="00A77567"/>
    <w:rsid w:val="00A77975"/>
    <w:rsid w:val="00A77C85"/>
    <w:rsid w:val="00A8092D"/>
    <w:rsid w:val="00A80B5F"/>
    <w:rsid w:val="00A81465"/>
    <w:rsid w:val="00A81734"/>
    <w:rsid w:val="00A81C3D"/>
    <w:rsid w:val="00A82188"/>
    <w:rsid w:val="00A8233F"/>
    <w:rsid w:val="00A823E3"/>
    <w:rsid w:val="00A82832"/>
    <w:rsid w:val="00A82EC4"/>
    <w:rsid w:val="00A83279"/>
    <w:rsid w:val="00A851FC"/>
    <w:rsid w:val="00A85316"/>
    <w:rsid w:val="00A85F3C"/>
    <w:rsid w:val="00A86CB2"/>
    <w:rsid w:val="00A86CDF"/>
    <w:rsid w:val="00A87EA9"/>
    <w:rsid w:val="00A87F1C"/>
    <w:rsid w:val="00A9016D"/>
    <w:rsid w:val="00A90709"/>
    <w:rsid w:val="00A90939"/>
    <w:rsid w:val="00A913A7"/>
    <w:rsid w:val="00A91559"/>
    <w:rsid w:val="00A9167D"/>
    <w:rsid w:val="00A91F6F"/>
    <w:rsid w:val="00A92C99"/>
    <w:rsid w:val="00A92FD8"/>
    <w:rsid w:val="00A9367F"/>
    <w:rsid w:val="00A940D1"/>
    <w:rsid w:val="00A94398"/>
    <w:rsid w:val="00A944EB"/>
    <w:rsid w:val="00A952CE"/>
    <w:rsid w:val="00A952DA"/>
    <w:rsid w:val="00A955D6"/>
    <w:rsid w:val="00A95673"/>
    <w:rsid w:val="00A958BD"/>
    <w:rsid w:val="00A95B26"/>
    <w:rsid w:val="00A95B36"/>
    <w:rsid w:val="00A95B5C"/>
    <w:rsid w:val="00A95E71"/>
    <w:rsid w:val="00A96CB9"/>
    <w:rsid w:val="00A9745F"/>
    <w:rsid w:val="00A97678"/>
    <w:rsid w:val="00A97A1D"/>
    <w:rsid w:val="00A97E5F"/>
    <w:rsid w:val="00AA0552"/>
    <w:rsid w:val="00AA05C4"/>
    <w:rsid w:val="00AA0717"/>
    <w:rsid w:val="00AA0D51"/>
    <w:rsid w:val="00AA1095"/>
    <w:rsid w:val="00AA10A4"/>
    <w:rsid w:val="00AA1A7A"/>
    <w:rsid w:val="00AA1D4B"/>
    <w:rsid w:val="00AA1E68"/>
    <w:rsid w:val="00AA2325"/>
    <w:rsid w:val="00AA2364"/>
    <w:rsid w:val="00AA2543"/>
    <w:rsid w:val="00AA2A51"/>
    <w:rsid w:val="00AA2D8E"/>
    <w:rsid w:val="00AA3941"/>
    <w:rsid w:val="00AA39AE"/>
    <w:rsid w:val="00AA42CD"/>
    <w:rsid w:val="00AA4480"/>
    <w:rsid w:val="00AA5AE2"/>
    <w:rsid w:val="00AA6005"/>
    <w:rsid w:val="00AA6552"/>
    <w:rsid w:val="00AA65AF"/>
    <w:rsid w:val="00AA69DE"/>
    <w:rsid w:val="00AA7D03"/>
    <w:rsid w:val="00AB060E"/>
    <w:rsid w:val="00AB0DBE"/>
    <w:rsid w:val="00AB0DFE"/>
    <w:rsid w:val="00AB1B00"/>
    <w:rsid w:val="00AB265F"/>
    <w:rsid w:val="00AB26DA"/>
    <w:rsid w:val="00AB2BE7"/>
    <w:rsid w:val="00AB43FB"/>
    <w:rsid w:val="00AB4616"/>
    <w:rsid w:val="00AB4A65"/>
    <w:rsid w:val="00AB4C7D"/>
    <w:rsid w:val="00AB6B81"/>
    <w:rsid w:val="00AB755A"/>
    <w:rsid w:val="00AB7A53"/>
    <w:rsid w:val="00AC063F"/>
    <w:rsid w:val="00AC121B"/>
    <w:rsid w:val="00AC12FA"/>
    <w:rsid w:val="00AC1522"/>
    <w:rsid w:val="00AC182F"/>
    <w:rsid w:val="00AC19DE"/>
    <w:rsid w:val="00AC244F"/>
    <w:rsid w:val="00AC24BD"/>
    <w:rsid w:val="00AC3C9A"/>
    <w:rsid w:val="00AC3E96"/>
    <w:rsid w:val="00AC3EA1"/>
    <w:rsid w:val="00AC427C"/>
    <w:rsid w:val="00AC48D5"/>
    <w:rsid w:val="00AC48F6"/>
    <w:rsid w:val="00AC5271"/>
    <w:rsid w:val="00AC5AEA"/>
    <w:rsid w:val="00AC5B5D"/>
    <w:rsid w:val="00AC6285"/>
    <w:rsid w:val="00AC6819"/>
    <w:rsid w:val="00AC6D12"/>
    <w:rsid w:val="00AC7429"/>
    <w:rsid w:val="00AC793A"/>
    <w:rsid w:val="00AD044D"/>
    <w:rsid w:val="00AD07B7"/>
    <w:rsid w:val="00AD0AD7"/>
    <w:rsid w:val="00AD1D50"/>
    <w:rsid w:val="00AD24E1"/>
    <w:rsid w:val="00AD29D4"/>
    <w:rsid w:val="00AD3C88"/>
    <w:rsid w:val="00AD3F0B"/>
    <w:rsid w:val="00AD4512"/>
    <w:rsid w:val="00AD523E"/>
    <w:rsid w:val="00AD58B1"/>
    <w:rsid w:val="00AD5FBF"/>
    <w:rsid w:val="00AD6362"/>
    <w:rsid w:val="00AD6617"/>
    <w:rsid w:val="00AD6CC8"/>
    <w:rsid w:val="00AD7419"/>
    <w:rsid w:val="00AE06E5"/>
    <w:rsid w:val="00AE0CCF"/>
    <w:rsid w:val="00AE0F20"/>
    <w:rsid w:val="00AE1066"/>
    <w:rsid w:val="00AE14E4"/>
    <w:rsid w:val="00AE199A"/>
    <w:rsid w:val="00AE24EA"/>
    <w:rsid w:val="00AE271D"/>
    <w:rsid w:val="00AE2FFB"/>
    <w:rsid w:val="00AE341C"/>
    <w:rsid w:val="00AE3684"/>
    <w:rsid w:val="00AE403D"/>
    <w:rsid w:val="00AE40C1"/>
    <w:rsid w:val="00AE4474"/>
    <w:rsid w:val="00AE44BB"/>
    <w:rsid w:val="00AE4624"/>
    <w:rsid w:val="00AE4C8D"/>
    <w:rsid w:val="00AE560B"/>
    <w:rsid w:val="00AE5DEA"/>
    <w:rsid w:val="00AE691D"/>
    <w:rsid w:val="00AE6A6F"/>
    <w:rsid w:val="00AE6C14"/>
    <w:rsid w:val="00AE6D7B"/>
    <w:rsid w:val="00AE7422"/>
    <w:rsid w:val="00AE791B"/>
    <w:rsid w:val="00AE7FE6"/>
    <w:rsid w:val="00AF0283"/>
    <w:rsid w:val="00AF0403"/>
    <w:rsid w:val="00AF0458"/>
    <w:rsid w:val="00AF059B"/>
    <w:rsid w:val="00AF0CDE"/>
    <w:rsid w:val="00AF0D43"/>
    <w:rsid w:val="00AF11EA"/>
    <w:rsid w:val="00AF15A2"/>
    <w:rsid w:val="00AF1DB6"/>
    <w:rsid w:val="00AF1F7C"/>
    <w:rsid w:val="00AF23A2"/>
    <w:rsid w:val="00AF2C8F"/>
    <w:rsid w:val="00AF2CB8"/>
    <w:rsid w:val="00AF3036"/>
    <w:rsid w:val="00AF30D4"/>
    <w:rsid w:val="00AF38E7"/>
    <w:rsid w:val="00AF3980"/>
    <w:rsid w:val="00AF40E2"/>
    <w:rsid w:val="00AF4565"/>
    <w:rsid w:val="00AF49BE"/>
    <w:rsid w:val="00AF4AEB"/>
    <w:rsid w:val="00AF4F1E"/>
    <w:rsid w:val="00AF538E"/>
    <w:rsid w:val="00AF55BF"/>
    <w:rsid w:val="00AF5B3E"/>
    <w:rsid w:val="00AF6395"/>
    <w:rsid w:val="00AF69B2"/>
    <w:rsid w:val="00AF6E18"/>
    <w:rsid w:val="00AF7185"/>
    <w:rsid w:val="00AF7B44"/>
    <w:rsid w:val="00AF7C49"/>
    <w:rsid w:val="00AF7DD7"/>
    <w:rsid w:val="00B0081B"/>
    <w:rsid w:val="00B00DD3"/>
    <w:rsid w:val="00B012DC"/>
    <w:rsid w:val="00B018C7"/>
    <w:rsid w:val="00B01D4A"/>
    <w:rsid w:val="00B0291E"/>
    <w:rsid w:val="00B036F6"/>
    <w:rsid w:val="00B03CA6"/>
    <w:rsid w:val="00B03D59"/>
    <w:rsid w:val="00B03E8E"/>
    <w:rsid w:val="00B041D9"/>
    <w:rsid w:val="00B042E3"/>
    <w:rsid w:val="00B04360"/>
    <w:rsid w:val="00B052B4"/>
    <w:rsid w:val="00B0587B"/>
    <w:rsid w:val="00B058DB"/>
    <w:rsid w:val="00B0595F"/>
    <w:rsid w:val="00B05D03"/>
    <w:rsid w:val="00B0604B"/>
    <w:rsid w:val="00B06468"/>
    <w:rsid w:val="00B06FE9"/>
    <w:rsid w:val="00B0735A"/>
    <w:rsid w:val="00B074BC"/>
    <w:rsid w:val="00B078C7"/>
    <w:rsid w:val="00B1037E"/>
    <w:rsid w:val="00B1092D"/>
    <w:rsid w:val="00B1248A"/>
    <w:rsid w:val="00B12773"/>
    <w:rsid w:val="00B14365"/>
    <w:rsid w:val="00B146D1"/>
    <w:rsid w:val="00B14CC2"/>
    <w:rsid w:val="00B15E44"/>
    <w:rsid w:val="00B165EB"/>
    <w:rsid w:val="00B167C1"/>
    <w:rsid w:val="00B17BA1"/>
    <w:rsid w:val="00B2030F"/>
    <w:rsid w:val="00B204AB"/>
    <w:rsid w:val="00B20EB1"/>
    <w:rsid w:val="00B21C45"/>
    <w:rsid w:val="00B22E58"/>
    <w:rsid w:val="00B23127"/>
    <w:rsid w:val="00B239C5"/>
    <w:rsid w:val="00B24269"/>
    <w:rsid w:val="00B24504"/>
    <w:rsid w:val="00B2452F"/>
    <w:rsid w:val="00B247A2"/>
    <w:rsid w:val="00B257FD"/>
    <w:rsid w:val="00B258C3"/>
    <w:rsid w:val="00B25BF8"/>
    <w:rsid w:val="00B2637C"/>
    <w:rsid w:val="00B2700D"/>
    <w:rsid w:val="00B273BA"/>
    <w:rsid w:val="00B2762A"/>
    <w:rsid w:val="00B2778C"/>
    <w:rsid w:val="00B30651"/>
    <w:rsid w:val="00B306AB"/>
    <w:rsid w:val="00B30BEE"/>
    <w:rsid w:val="00B315A2"/>
    <w:rsid w:val="00B31EA0"/>
    <w:rsid w:val="00B32395"/>
    <w:rsid w:val="00B326D5"/>
    <w:rsid w:val="00B3286D"/>
    <w:rsid w:val="00B32AF4"/>
    <w:rsid w:val="00B330A2"/>
    <w:rsid w:val="00B33559"/>
    <w:rsid w:val="00B3426B"/>
    <w:rsid w:val="00B343F2"/>
    <w:rsid w:val="00B349A4"/>
    <w:rsid w:val="00B352AF"/>
    <w:rsid w:val="00B355DC"/>
    <w:rsid w:val="00B35C4B"/>
    <w:rsid w:val="00B3780C"/>
    <w:rsid w:val="00B37AE7"/>
    <w:rsid w:val="00B37D19"/>
    <w:rsid w:val="00B37D88"/>
    <w:rsid w:val="00B37E80"/>
    <w:rsid w:val="00B37ED3"/>
    <w:rsid w:val="00B40A85"/>
    <w:rsid w:val="00B40B58"/>
    <w:rsid w:val="00B411C6"/>
    <w:rsid w:val="00B41C4F"/>
    <w:rsid w:val="00B41E05"/>
    <w:rsid w:val="00B421B2"/>
    <w:rsid w:val="00B42624"/>
    <w:rsid w:val="00B4347E"/>
    <w:rsid w:val="00B43A04"/>
    <w:rsid w:val="00B43AE1"/>
    <w:rsid w:val="00B43EF0"/>
    <w:rsid w:val="00B448B4"/>
    <w:rsid w:val="00B452FF"/>
    <w:rsid w:val="00B45C88"/>
    <w:rsid w:val="00B45FEC"/>
    <w:rsid w:val="00B468AD"/>
    <w:rsid w:val="00B4735F"/>
    <w:rsid w:val="00B47365"/>
    <w:rsid w:val="00B47CF1"/>
    <w:rsid w:val="00B50869"/>
    <w:rsid w:val="00B5115A"/>
    <w:rsid w:val="00B51384"/>
    <w:rsid w:val="00B526E9"/>
    <w:rsid w:val="00B52B72"/>
    <w:rsid w:val="00B53A47"/>
    <w:rsid w:val="00B53AEC"/>
    <w:rsid w:val="00B53D94"/>
    <w:rsid w:val="00B54057"/>
    <w:rsid w:val="00B5459C"/>
    <w:rsid w:val="00B547A7"/>
    <w:rsid w:val="00B54FBB"/>
    <w:rsid w:val="00B551E2"/>
    <w:rsid w:val="00B56925"/>
    <w:rsid w:val="00B570EF"/>
    <w:rsid w:val="00B57E80"/>
    <w:rsid w:val="00B6029E"/>
    <w:rsid w:val="00B60346"/>
    <w:rsid w:val="00B60561"/>
    <w:rsid w:val="00B60D4C"/>
    <w:rsid w:val="00B61708"/>
    <w:rsid w:val="00B61CD0"/>
    <w:rsid w:val="00B61D81"/>
    <w:rsid w:val="00B62392"/>
    <w:rsid w:val="00B6380E"/>
    <w:rsid w:val="00B65B73"/>
    <w:rsid w:val="00B65DAB"/>
    <w:rsid w:val="00B660D6"/>
    <w:rsid w:val="00B66180"/>
    <w:rsid w:val="00B66803"/>
    <w:rsid w:val="00B6712B"/>
    <w:rsid w:val="00B67E2E"/>
    <w:rsid w:val="00B706ED"/>
    <w:rsid w:val="00B708B7"/>
    <w:rsid w:val="00B70E0D"/>
    <w:rsid w:val="00B70E33"/>
    <w:rsid w:val="00B70EA4"/>
    <w:rsid w:val="00B70EF8"/>
    <w:rsid w:val="00B719B4"/>
    <w:rsid w:val="00B71A00"/>
    <w:rsid w:val="00B71D48"/>
    <w:rsid w:val="00B72672"/>
    <w:rsid w:val="00B72B5B"/>
    <w:rsid w:val="00B7332C"/>
    <w:rsid w:val="00B74397"/>
    <w:rsid w:val="00B743A9"/>
    <w:rsid w:val="00B7503C"/>
    <w:rsid w:val="00B75590"/>
    <w:rsid w:val="00B756E4"/>
    <w:rsid w:val="00B7590F"/>
    <w:rsid w:val="00B761B6"/>
    <w:rsid w:val="00B769D5"/>
    <w:rsid w:val="00B76E95"/>
    <w:rsid w:val="00B7708A"/>
    <w:rsid w:val="00B776FD"/>
    <w:rsid w:val="00B80AAC"/>
    <w:rsid w:val="00B81D81"/>
    <w:rsid w:val="00B82657"/>
    <w:rsid w:val="00B82861"/>
    <w:rsid w:val="00B83362"/>
    <w:rsid w:val="00B83D8C"/>
    <w:rsid w:val="00B84047"/>
    <w:rsid w:val="00B84A84"/>
    <w:rsid w:val="00B84E06"/>
    <w:rsid w:val="00B854C6"/>
    <w:rsid w:val="00B85BAA"/>
    <w:rsid w:val="00B85C5A"/>
    <w:rsid w:val="00B86104"/>
    <w:rsid w:val="00B8645F"/>
    <w:rsid w:val="00B86915"/>
    <w:rsid w:val="00B8695C"/>
    <w:rsid w:val="00B8698B"/>
    <w:rsid w:val="00B86AD0"/>
    <w:rsid w:val="00B86C88"/>
    <w:rsid w:val="00B86FE8"/>
    <w:rsid w:val="00B87010"/>
    <w:rsid w:val="00B872BD"/>
    <w:rsid w:val="00B878D9"/>
    <w:rsid w:val="00B87A7A"/>
    <w:rsid w:val="00B900E7"/>
    <w:rsid w:val="00B90D94"/>
    <w:rsid w:val="00B90FE4"/>
    <w:rsid w:val="00B91461"/>
    <w:rsid w:val="00B9161A"/>
    <w:rsid w:val="00B929D2"/>
    <w:rsid w:val="00B936D6"/>
    <w:rsid w:val="00B94134"/>
    <w:rsid w:val="00B94584"/>
    <w:rsid w:val="00B945C9"/>
    <w:rsid w:val="00B95529"/>
    <w:rsid w:val="00B965AA"/>
    <w:rsid w:val="00B96828"/>
    <w:rsid w:val="00B96A8F"/>
    <w:rsid w:val="00B97033"/>
    <w:rsid w:val="00B9717F"/>
    <w:rsid w:val="00B975B8"/>
    <w:rsid w:val="00B97BCB"/>
    <w:rsid w:val="00BA01BD"/>
    <w:rsid w:val="00BA039C"/>
    <w:rsid w:val="00BA0A86"/>
    <w:rsid w:val="00BA1613"/>
    <w:rsid w:val="00BA1DCE"/>
    <w:rsid w:val="00BA1FBA"/>
    <w:rsid w:val="00BA235F"/>
    <w:rsid w:val="00BA30D4"/>
    <w:rsid w:val="00BA3615"/>
    <w:rsid w:val="00BA4559"/>
    <w:rsid w:val="00BA4820"/>
    <w:rsid w:val="00BA5966"/>
    <w:rsid w:val="00BA66D4"/>
    <w:rsid w:val="00BA6A1E"/>
    <w:rsid w:val="00BA6D0A"/>
    <w:rsid w:val="00BA7116"/>
    <w:rsid w:val="00BA71BF"/>
    <w:rsid w:val="00BA74CC"/>
    <w:rsid w:val="00BA7DA6"/>
    <w:rsid w:val="00BB0317"/>
    <w:rsid w:val="00BB0D80"/>
    <w:rsid w:val="00BB0FE4"/>
    <w:rsid w:val="00BB1F7C"/>
    <w:rsid w:val="00BB241E"/>
    <w:rsid w:val="00BB2956"/>
    <w:rsid w:val="00BB2A20"/>
    <w:rsid w:val="00BB3583"/>
    <w:rsid w:val="00BB3AE9"/>
    <w:rsid w:val="00BB4624"/>
    <w:rsid w:val="00BB4A27"/>
    <w:rsid w:val="00BB5052"/>
    <w:rsid w:val="00BB529D"/>
    <w:rsid w:val="00BB5777"/>
    <w:rsid w:val="00BB57C2"/>
    <w:rsid w:val="00BB590D"/>
    <w:rsid w:val="00BB61CE"/>
    <w:rsid w:val="00BB7F98"/>
    <w:rsid w:val="00BC059E"/>
    <w:rsid w:val="00BC08A2"/>
    <w:rsid w:val="00BC0E63"/>
    <w:rsid w:val="00BC27DE"/>
    <w:rsid w:val="00BC2B4E"/>
    <w:rsid w:val="00BC2C94"/>
    <w:rsid w:val="00BC2D3A"/>
    <w:rsid w:val="00BC35E5"/>
    <w:rsid w:val="00BC3CCC"/>
    <w:rsid w:val="00BC46C4"/>
    <w:rsid w:val="00BC4718"/>
    <w:rsid w:val="00BC4A06"/>
    <w:rsid w:val="00BC4C9E"/>
    <w:rsid w:val="00BC502D"/>
    <w:rsid w:val="00BC53E4"/>
    <w:rsid w:val="00BC6349"/>
    <w:rsid w:val="00BC642B"/>
    <w:rsid w:val="00BC6705"/>
    <w:rsid w:val="00BC6867"/>
    <w:rsid w:val="00BC6B40"/>
    <w:rsid w:val="00BC6BC9"/>
    <w:rsid w:val="00BC72B8"/>
    <w:rsid w:val="00BC783F"/>
    <w:rsid w:val="00BD128F"/>
    <w:rsid w:val="00BD1977"/>
    <w:rsid w:val="00BD1EBF"/>
    <w:rsid w:val="00BD26AF"/>
    <w:rsid w:val="00BD2D73"/>
    <w:rsid w:val="00BD3388"/>
    <w:rsid w:val="00BD4F7E"/>
    <w:rsid w:val="00BD5571"/>
    <w:rsid w:val="00BD566A"/>
    <w:rsid w:val="00BD5BD5"/>
    <w:rsid w:val="00BD5ED4"/>
    <w:rsid w:val="00BD654B"/>
    <w:rsid w:val="00BD6D52"/>
    <w:rsid w:val="00BD72D6"/>
    <w:rsid w:val="00BD7A59"/>
    <w:rsid w:val="00BD7ABF"/>
    <w:rsid w:val="00BD7B88"/>
    <w:rsid w:val="00BE04EC"/>
    <w:rsid w:val="00BE0C0F"/>
    <w:rsid w:val="00BE110E"/>
    <w:rsid w:val="00BE1368"/>
    <w:rsid w:val="00BE38BB"/>
    <w:rsid w:val="00BE3D57"/>
    <w:rsid w:val="00BE3EF5"/>
    <w:rsid w:val="00BE41B3"/>
    <w:rsid w:val="00BE4E1F"/>
    <w:rsid w:val="00BE54C0"/>
    <w:rsid w:val="00BE5A54"/>
    <w:rsid w:val="00BE5E08"/>
    <w:rsid w:val="00BE60AB"/>
    <w:rsid w:val="00BE612D"/>
    <w:rsid w:val="00BE622B"/>
    <w:rsid w:val="00BE63A0"/>
    <w:rsid w:val="00BE68B3"/>
    <w:rsid w:val="00BE6FBD"/>
    <w:rsid w:val="00BE7A42"/>
    <w:rsid w:val="00BF01CA"/>
    <w:rsid w:val="00BF069C"/>
    <w:rsid w:val="00BF09F6"/>
    <w:rsid w:val="00BF0A10"/>
    <w:rsid w:val="00BF0CD2"/>
    <w:rsid w:val="00BF0CF7"/>
    <w:rsid w:val="00BF0E7A"/>
    <w:rsid w:val="00BF1A42"/>
    <w:rsid w:val="00BF1FDC"/>
    <w:rsid w:val="00BF25CF"/>
    <w:rsid w:val="00BF2731"/>
    <w:rsid w:val="00BF2F81"/>
    <w:rsid w:val="00BF2FE0"/>
    <w:rsid w:val="00BF3683"/>
    <w:rsid w:val="00BF399E"/>
    <w:rsid w:val="00BF3CB4"/>
    <w:rsid w:val="00BF3F73"/>
    <w:rsid w:val="00BF4054"/>
    <w:rsid w:val="00BF4414"/>
    <w:rsid w:val="00BF47BD"/>
    <w:rsid w:val="00BF4AE2"/>
    <w:rsid w:val="00BF532F"/>
    <w:rsid w:val="00BF54DC"/>
    <w:rsid w:val="00BF6530"/>
    <w:rsid w:val="00BF6DD4"/>
    <w:rsid w:val="00BF7560"/>
    <w:rsid w:val="00BF75C7"/>
    <w:rsid w:val="00BF78A7"/>
    <w:rsid w:val="00BF7D83"/>
    <w:rsid w:val="00C00707"/>
    <w:rsid w:val="00C01337"/>
    <w:rsid w:val="00C01E54"/>
    <w:rsid w:val="00C01E9A"/>
    <w:rsid w:val="00C01FE1"/>
    <w:rsid w:val="00C02872"/>
    <w:rsid w:val="00C02F27"/>
    <w:rsid w:val="00C0318E"/>
    <w:rsid w:val="00C0372A"/>
    <w:rsid w:val="00C03B59"/>
    <w:rsid w:val="00C03D37"/>
    <w:rsid w:val="00C041E1"/>
    <w:rsid w:val="00C04EC4"/>
    <w:rsid w:val="00C054B8"/>
    <w:rsid w:val="00C0587B"/>
    <w:rsid w:val="00C06298"/>
    <w:rsid w:val="00C06442"/>
    <w:rsid w:val="00C0742E"/>
    <w:rsid w:val="00C0788B"/>
    <w:rsid w:val="00C07E69"/>
    <w:rsid w:val="00C10306"/>
    <w:rsid w:val="00C10519"/>
    <w:rsid w:val="00C11486"/>
    <w:rsid w:val="00C120BE"/>
    <w:rsid w:val="00C13241"/>
    <w:rsid w:val="00C13820"/>
    <w:rsid w:val="00C13C45"/>
    <w:rsid w:val="00C14388"/>
    <w:rsid w:val="00C14B9A"/>
    <w:rsid w:val="00C15063"/>
    <w:rsid w:val="00C1578B"/>
    <w:rsid w:val="00C15F81"/>
    <w:rsid w:val="00C1652B"/>
    <w:rsid w:val="00C167E3"/>
    <w:rsid w:val="00C1689C"/>
    <w:rsid w:val="00C16ACD"/>
    <w:rsid w:val="00C17D03"/>
    <w:rsid w:val="00C17E4B"/>
    <w:rsid w:val="00C21467"/>
    <w:rsid w:val="00C21DF8"/>
    <w:rsid w:val="00C22021"/>
    <w:rsid w:val="00C22176"/>
    <w:rsid w:val="00C2223B"/>
    <w:rsid w:val="00C222A4"/>
    <w:rsid w:val="00C238DE"/>
    <w:rsid w:val="00C241C5"/>
    <w:rsid w:val="00C245D8"/>
    <w:rsid w:val="00C24A33"/>
    <w:rsid w:val="00C257B9"/>
    <w:rsid w:val="00C26C66"/>
    <w:rsid w:val="00C27279"/>
    <w:rsid w:val="00C27D64"/>
    <w:rsid w:val="00C27E3E"/>
    <w:rsid w:val="00C27EB6"/>
    <w:rsid w:val="00C30353"/>
    <w:rsid w:val="00C307F2"/>
    <w:rsid w:val="00C30D41"/>
    <w:rsid w:val="00C31634"/>
    <w:rsid w:val="00C31A0A"/>
    <w:rsid w:val="00C322F1"/>
    <w:rsid w:val="00C3346B"/>
    <w:rsid w:val="00C3375C"/>
    <w:rsid w:val="00C342A2"/>
    <w:rsid w:val="00C34556"/>
    <w:rsid w:val="00C345BF"/>
    <w:rsid w:val="00C3473A"/>
    <w:rsid w:val="00C34EB0"/>
    <w:rsid w:val="00C359B9"/>
    <w:rsid w:val="00C35B20"/>
    <w:rsid w:val="00C35E6E"/>
    <w:rsid w:val="00C35E6F"/>
    <w:rsid w:val="00C364D7"/>
    <w:rsid w:val="00C37D3C"/>
    <w:rsid w:val="00C37EF8"/>
    <w:rsid w:val="00C404FB"/>
    <w:rsid w:val="00C40D8F"/>
    <w:rsid w:val="00C421CE"/>
    <w:rsid w:val="00C4229F"/>
    <w:rsid w:val="00C423CB"/>
    <w:rsid w:val="00C42D58"/>
    <w:rsid w:val="00C43281"/>
    <w:rsid w:val="00C433B0"/>
    <w:rsid w:val="00C4354F"/>
    <w:rsid w:val="00C43C27"/>
    <w:rsid w:val="00C44844"/>
    <w:rsid w:val="00C44B58"/>
    <w:rsid w:val="00C44FA9"/>
    <w:rsid w:val="00C45070"/>
    <w:rsid w:val="00C45246"/>
    <w:rsid w:val="00C45CB7"/>
    <w:rsid w:val="00C45F9C"/>
    <w:rsid w:val="00C46CE0"/>
    <w:rsid w:val="00C473D9"/>
    <w:rsid w:val="00C4740D"/>
    <w:rsid w:val="00C5103B"/>
    <w:rsid w:val="00C513C9"/>
    <w:rsid w:val="00C516E6"/>
    <w:rsid w:val="00C51B78"/>
    <w:rsid w:val="00C51D2C"/>
    <w:rsid w:val="00C51DE0"/>
    <w:rsid w:val="00C52DF7"/>
    <w:rsid w:val="00C537F0"/>
    <w:rsid w:val="00C5409F"/>
    <w:rsid w:val="00C540E1"/>
    <w:rsid w:val="00C54674"/>
    <w:rsid w:val="00C54FFA"/>
    <w:rsid w:val="00C559AF"/>
    <w:rsid w:val="00C55EF3"/>
    <w:rsid w:val="00C56324"/>
    <w:rsid w:val="00C574E8"/>
    <w:rsid w:val="00C57855"/>
    <w:rsid w:val="00C579ED"/>
    <w:rsid w:val="00C57AD6"/>
    <w:rsid w:val="00C605BF"/>
    <w:rsid w:val="00C6073A"/>
    <w:rsid w:val="00C60DC6"/>
    <w:rsid w:val="00C615D2"/>
    <w:rsid w:val="00C6190B"/>
    <w:rsid w:val="00C62834"/>
    <w:rsid w:val="00C63218"/>
    <w:rsid w:val="00C63BB3"/>
    <w:rsid w:val="00C63F0A"/>
    <w:rsid w:val="00C63F90"/>
    <w:rsid w:val="00C642DE"/>
    <w:rsid w:val="00C6467E"/>
    <w:rsid w:val="00C64AC5"/>
    <w:rsid w:val="00C64C96"/>
    <w:rsid w:val="00C6602D"/>
    <w:rsid w:val="00C66502"/>
    <w:rsid w:val="00C66930"/>
    <w:rsid w:val="00C66AED"/>
    <w:rsid w:val="00C66C25"/>
    <w:rsid w:val="00C66E7D"/>
    <w:rsid w:val="00C673E5"/>
    <w:rsid w:val="00C673F2"/>
    <w:rsid w:val="00C6778C"/>
    <w:rsid w:val="00C67E1E"/>
    <w:rsid w:val="00C719BD"/>
    <w:rsid w:val="00C71CE3"/>
    <w:rsid w:val="00C73D62"/>
    <w:rsid w:val="00C7428C"/>
    <w:rsid w:val="00C74CDC"/>
    <w:rsid w:val="00C74E65"/>
    <w:rsid w:val="00C74F8D"/>
    <w:rsid w:val="00C759D1"/>
    <w:rsid w:val="00C75ACF"/>
    <w:rsid w:val="00C76879"/>
    <w:rsid w:val="00C76D62"/>
    <w:rsid w:val="00C77185"/>
    <w:rsid w:val="00C773DD"/>
    <w:rsid w:val="00C7751F"/>
    <w:rsid w:val="00C77CDE"/>
    <w:rsid w:val="00C808D8"/>
    <w:rsid w:val="00C80E8B"/>
    <w:rsid w:val="00C81748"/>
    <w:rsid w:val="00C819A6"/>
    <w:rsid w:val="00C82186"/>
    <w:rsid w:val="00C83112"/>
    <w:rsid w:val="00C833A5"/>
    <w:rsid w:val="00C83BE8"/>
    <w:rsid w:val="00C844F6"/>
    <w:rsid w:val="00C8450B"/>
    <w:rsid w:val="00C85A8B"/>
    <w:rsid w:val="00C85D4C"/>
    <w:rsid w:val="00C85D60"/>
    <w:rsid w:val="00C85DBE"/>
    <w:rsid w:val="00C861B5"/>
    <w:rsid w:val="00C864A5"/>
    <w:rsid w:val="00C865A9"/>
    <w:rsid w:val="00C86632"/>
    <w:rsid w:val="00C866BA"/>
    <w:rsid w:val="00C867BE"/>
    <w:rsid w:val="00C86B17"/>
    <w:rsid w:val="00C871AC"/>
    <w:rsid w:val="00C876AC"/>
    <w:rsid w:val="00C87A96"/>
    <w:rsid w:val="00C90268"/>
    <w:rsid w:val="00C9033D"/>
    <w:rsid w:val="00C90A2B"/>
    <w:rsid w:val="00C9157E"/>
    <w:rsid w:val="00C91ADA"/>
    <w:rsid w:val="00C935D5"/>
    <w:rsid w:val="00C942F0"/>
    <w:rsid w:val="00C94CA8"/>
    <w:rsid w:val="00C95394"/>
    <w:rsid w:val="00C95402"/>
    <w:rsid w:val="00C95513"/>
    <w:rsid w:val="00C957C4"/>
    <w:rsid w:val="00C9594D"/>
    <w:rsid w:val="00C959F8"/>
    <w:rsid w:val="00C95E5E"/>
    <w:rsid w:val="00C95F4A"/>
    <w:rsid w:val="00C96313"/>
    <w:rsid w:val="00C964EB"/>
    <w:rsid w:val="00C96DC0"/>
    <w:rsid w:val="00C96EFF"/>
    <w:rsid w:val="00C9748C"/>
    <w:rsid w:val="00C97A0D"/>
    <w:rsid w:val="00C97B99"/>
    <w:rsid w:val="00CA0025"/>
    <w:rsid w:val="00CA05F8"/>
    <w:rsid w:val="00CA0DB1"/>
    <w:rsid w:val="00CA1412"/>
    <w:rsid w:val="00CA15C5"/>
    <w:rsid w:val="00CA23C3"/>
    <w:rsid w:val="00CA2A1B"/>
    <w:rsid w:val="00CA2E45"/>
    <w:rsid w:val="00CA35CE"/>
    <w:rsid w:val="00CA3B71"/>
    <w:rsid w:val="00CA44F2"/>
    <w:rsid w:val="00CA48DC"/>
    <w:rsid w:val="00CA4B6E"/>
    <w:rsid w:val="00CA4F81"/>
    <w:rsid w:val="00CA54CB"/>
    <w:rsid w:val="00CA5A17"/>
    <w:rsid w:val="00CA5B26"/>
    <w:rsid w:val="00CA5B57"/>
    <w:rsid w:val="00CA5FC7"/>
    <w:rsid w:val="00CA6408"/>
    <w:rsid w:val="00CA697E"/>
    <w:rsid w:val="00CA6F5E"/>
    <w:rsid w:val="00CA79B3"/>
    <w:rsid w:val="00CB014A"/>
    <w:rsid w:val="00CB05AD"/>
    <w:rsid w:val="00CB127A"/>
    <w:rsid w:val="00CB1302"/>
    <w:rsid w:val="00CB1747"/>
    <w:rsid w:val="00CB296A"/>
    <w:rsid w:val="00CB2A83"/>
    <w:rsid w:val="00CB30B1"/>
    <w:rsid w:val="00CB313D"/>
    <w:rsid w:val="00CB319B"/>
    <w:rsid w:val="00CB32CC"/>
    <w:rsid w:val="00CB430D"/>
    <w:rsid w:val="00CB4E76"/>
    <w:rsid w:val="00CB5A2C"/>
    <w:rsid w:val="00CB5D8B"/>
    <w:rsid w:val="00CB6295"/>
    <w:rsid w:val="00CB7356"/>
    <w:rsid w:val="00CB7741"/>
    <w:rsid w:val="00CB782B"/>
    <w:rsid w:val="00CC0138"/>
    <w:rsid w:val="00CC0F4F"/>
    <w:rsid w:val="00CC195C"/>
    <w:rsid w:val="00CC26D2"/>
    <w:rsid w:val="00CC2F3F"/>
    <w:rsid w:val="00CC374C"/>
    <w:rsid w:val="00CC3EFE"/>
    <w:rsid w:val="00CC44CE"/>
    <w:rsid w:val="00CC4521"/>
    <w:rsid w:val="00CC462F"/>
    <w:rsid w:val="00CC4B21"/>
    <w:rsid w:val="00CC4F3F"/>
    <w:rsid w:val="00CC5161"/>
    <w:rsid w:val="00CC5DE9"/>
    <w:rsid w:val="00CC682D"/>
    <w:rsid w:val="00CC683D"/>
    <w:rsid w:val="00CC7007"/>
    <w:rsid w:val="00CC73E0"/>
    <w:rsid w:val="00CC792E"/>
    <w:rsid w:val="00CC7E64"/>
    <w:rsid w:val="00CD0169"/>
    <w:rsid w:val="00CD08B6"/>
    <w:rsid w:val="00CD106B"/>
    <w:rsid w:val="00CD1245"/>
    <w:rsid w:val="00CD1332"/>
    <w:rsid w:val="00CD16C0"/>
    <w:rsid w:val="00CD2743"/>
    <w:rsid w:val="00CD3270"/>
    <w:rsid w:val="00CD372B"/>
    <w:rsid w:val="00CD4024"/>
    <w:rsid w:val="00CD47D2"/>
    <w:rsid w:val="00CD543D"/>
    <w:rsid w:val="00CD5812"/>
    <w:rsid w:val="00CD6FBF"/>
    <w:rsid w:val="00CD714C"/>
    <w:rsid w:val="00CD7A95"/>
    <w:rsid w:val="00CD7F9A"/>
    <w:rsid w:val="00CE00BD"/>
    <w:rsid w:val="00CE0D15"/>
    <w:rsid w:val="00CE0ED0"/>
    <w:rsid w:val="00CE178B"/>
    <w:rsid w:val="00CE1BAE"/>
    <w:rsid w:val="00CE2F02"/>
    <w:rsid w:val="00CE2F3D"/>
    <w:rsid w:val="00CE3018"/>
    <w:rsid w:val="00CE33DD"/>
    <w:rsid w:val="00CE3CF9"/>
    <w:rsid w:val="00CE4288"/>
    <w:rsid w:val="00CE4F0C"/>
    <w:rsid w:val="00CE50B3"/>
    <w:rsid w:val="00CE711E"/>
    <w:rsid w:val="00CE73D3"/>
    <w:rsid w:val="00CE7863"/>
    <w:rsid w:val="00CE7899"/>
    <w:rsid w:val="00CE7DA0"/>
    <w:rsid w:val="00CE7F29"/>
    <w:rsid w:val="00CF025C"/>
    <w:rsid w:val="00CF02F0"/>
    <w:rsid w:val="00CF05C7"/>
    <w:rsid w:val="00CF0A97"/>
    <w:rsid w:val="00CF1060"/>
    <w:rsid w:val="00CF20D9"/>
    <w:rsid w:val="00CF23EA"/>
    <w:rsid w:val="00CF266F"/>
    <w:rsid w:val="00CF2B2F"/>
    <w:rsid w:val="00CF2BA3"/>
    <w:rsid w:val="00CF2F4E"/>
    <w:rsid w:val="00CF2F6E"/>
    <w:rsid w:val="00CF3C39"/>
    <w:rsid w:val="00CF3F82"/>
    <w:rsid w:val="00CF5B3D"/>
    <w:rsid w:val="00CF6645"/>
    <w:rsid w:val="00CF68FC"/>
    <w:rsid w:val="00CF6E85"/>
    <w:rsid w:val="00CF729D"/>
    <w:rsid w:val="00CF7EEC"/>
    <w:rsid w:val="00D001B2"/>
    <w:rsid w:val="00D001E5"/>
    <w:rsid w:val="00D0148E"/>
    <w:rsid w:val="00D017D2"/>
    <w:rsid w:val="00D01E25"/>
    <w:rsid w:val="00D020E4"/>
    <w:rsid w:val="00D02FA4"/>
    <w:rsid w:val="00D03211"/>
    <w:rsid w:val="00D036E1"/>
    <w:rsid w:val="00D037AF"/>
    <w:rsid w:val="00D04055"/>
    <w:rsid w:val="00D05982"/>
    <w:rsid w:val="00D05BDB"/>
    <w:rsid w:val="00D06770"/>
    <w:rsid w:val="00D068C0"/>
    <w:rsid w:val="00D06A0D"/>
    <w:rsid w:val="00D076D4"/>
    <w:rsid w:val="00D10327"/>
    <w:rsid w:val="00D10565"/>
    <w:rsid w:val="00D10D00"/>
    <w:rsid w:val="00D11D8E"/>
    <w:rsid w:val="00D123C5"/>
    <w:rsid w:val="00D128E9"/>
    <w:rsid w:val="00D13293"/>
    <w:rsid w:val="00D13B9B"/>
    <w:rsid w:val="00D15376"/>
    <w:rsid w:val="00D155C9"/>
    <w:rsid w:val="00D1583B"/>
    <w:rsid w:val="00D15DDB"/>
    <w:rsid w:val="00D160E2"/>
    <w:rsid w:val="00D16537"/>
    <w:rsid w:val="00D16D6B"/>
    <w:rsid w:val="00D1754C"/>
    <w:rsid w:val="00D17B4E"/>
    <w:rsid w:val="00D17DAF"/>
    <w:rsid w:val="00D201E6"/>
    <w:rsid w:val="00D20B8D"/>
    <w:rsid w:val="00D20FD9"/>
    <w:rsid w:val="00D21875"/>
    <w:rsid w:val="00D2188E"/>
    <w:rsid w:val="00D2277D"/>
    <w:rsid w:val="00D2295E"/>
    <w:rsid w:val="00D23297"/>
    <w:rsid w:val="00D23A98"/>
    <w:rsid w:val="00D23AA6"/>
    <w:rsid w:val="00D2453E"/>
    <w:rsid w:val="00D24D64"/>
    <w:rsid w:val="00D25C56"/>
    <w:rsid w:val="00D26949"/>
    <w:rsid w:val="00D26B75"/>
    <w:rsid w:val="00D26CD9"/>
    <w:rsid w:val="00D26D19"/>
    <w:rsid w:val="00D26DCC"/>
    <w:rsid w:val="00D27179"/>
    <w:rsid w:val="00D27274"/>
    <w:rsid w:val="00D275D6"/>
    <w:rsid w:val="00D303EB"/>
    <w:rsid w:val="00D3098F"/>
    <w:rsid w:val="00D30E18"/>
    <w:rsid w:val="00D327FD"/>
    <w:rsid w:val="00D329AF"/>
    <w:rsid w:val="00D32D5A"/>
    <w:rsid w:val="00D3315A"/>
    <w:rsid w:val="00D34193"/>
    <w:rsid w:val="00D34A95"/>
    <w:rsid w:val="00D3558F"/>
    <w:rsid w:val="00D36C50"/>
    <w:rsid w:val="00D36C78"/>
    <w:rsid w:val="00D37353"/>
    <w:rsid w:val="00D37A51"/>
    <w:rsid w:val="00D40022"/>
    <w:rsid w:val="00D401BE"/>
    <w:rsid w:val="00D40409"/>
    <w:rsid w:val="00D40735"/>
    <w:rsid w:val="00D40F8F"/>
    <w:rsid w:val="00D414BF"/>
    <w:rsid w:val="00D41878"/>
    <w:rsid w:val="00D428AF"/>
    <w:rsid w:val="00D42E2A"/>
    <w:rsid w:val="00D43122"/>
    <w:rsid w:val="00D43425"/>
    <w:rsid w:val="00D4349A"/>
    <w:rsid w:val="00D44195"/>
    <w:rsid w:val="00D44560"/>
    <w:rsid w:val="00D447BA"/>
    <w:rsid w:val="00D44D46"/>
    <w:rsid w:val="00D44E4C"/>
    <w:rsid w:val="00D45F1E"/>
    <w:rsid w:val="00D464F3"/>
    <w:rsid w:val="00D46D88"/>
    <w:rsid w:val="00D46E47"/>
    <w:rsid w:val="00D47392"/>
    <w:rsid w:val="00D47393"/>
    <w:rsid w:val="00D4756E"/>
    <w:rsid w:val="00D475CD"/>
    <w:rsid w:val="00D50210"/>
    <w:rsid w:val="00D50384"/>
    <w:rsid w:val="00D509DF"/>
    <w:rsid w:val="00D51207"/>
    <w:rsid w:val="00D52360"/>
    <w:rsid w:val="00D52371"/>
    <w:rsid w:val="00D5357C"/>
    <w:rsid w:val="00D53594"/>
    <w:rsid w:val="00D5398F"/>
    <w:rsid w:val="00D53B9F"/>
    <w:rsid w:val="00D540C3"/>
    <w:rsid w:val="00D541C2"/>
    <w:rsid w:val="00D54212"/>
    <w:rsid w:val="00D543CA"/>
    <w:rsid w:val="00D5536D"/>
    <w:rsid w:val="00D55506"/>
    <w:rsid w:val="00D56018"/>
    <w:rsid w:val="00D56444"/>
    <w:rsid w:val="00D56587"/>
    <w:rsid w:val="00D56754"/>
    <w:rsid w:val="00D56B48"/>
    <w:rsid w:val="00D56CB2"/>
    <w:rsid w:val="00D56F63"/>
    <w:rsid w:val="00D5784E"/>
    <w:rsid w:val="00D6061A"/>
    <w:rsid w:val="00D62214"/>
    <w:rsid w:val="00D6245C"/>
    <w:rsid w:val="00D628DE"/>
    <w:rsid w:val="00D63366"/>
    <w:rsid w:val="00D63BF6"/>
    <w:rsid w:val="00D640CF"/>
    <w:rsid w:val="00D6463C"/>
    <w:rsid w:val="00D646BC"/>
    <w:rsid w:val="00D647F8"/>
    <w:rsid w:val="00D653E1"/>
    <w:rsid w:val="00D65886"/>
    <w:rsid w:val="00D65F76"/>
    <w:rsid w:val="00D661F9"/>
    <w:rsid w:val="00D66997"/>
    <w:rsid w:val="00D66E90"/>
    <w:rsid w:val="00D6765D"/>
    <w:rsid w:val="00D679CC"/>
    <w:rsid w:val="00D7192F"/>
    <w:rsid w:val="00D71B51"/>
    <w:rsid w:val="00D71C0C"/>
    <w:rsid w:val="00D71D63"/>
    <w:rsid w:val="00D71F28"/>
    <w:rsid w:val="00D7285A"/>
    <w:rsid w:val="00D7396F"/>
    <w:rsid w:val="00D755A4"/>
    <w:rsid w:val="00D75A80"/>
    <w:rsid w:val="00D75F0C"/>
    <w:rsid w:val="00D773E5"/>
    <w:rsid w:val="00D77BA1"/>
    <w:rsid w:val="00D80634"/>
    <w:rsid w:val="00D807E1"/>
    <w:rsid w:val="00D80BAC"/>
    <w:rsid w:val="00D80CEA"/>
    <w:rsid w:val="00D80FA1"/>
    <w:rsid w:val="00D813E6"/>
    <w:rsid w:val="00D81989"/>
    <w:rsid w:val="00D8234F"/>
    <w:rsid w:val="00D8279A"/>
    <w:rsid w:val="00D82D23"/>
    <w:rsid w:val="00D83A01"/>
    <w:rsid w:val="00D83CE1"/>
    <w:rsid w:val="00D853A3"/>
    <w:rsid w:val="00D8560E"/>
    <w:rsid w:val="00D857D2"/>
    <w:rsid w:val="00D85AEC"/>
    <w:rsid w:val="00D86A64"/>
    <w:rsid w:val="00D86EA8"/>
    <w:rsid w:val="00D87710"/>
    <w:rsid w:val="00D87730"/>
    <w:rsid w:val="00D9010A"/>
    <w:rsid w:val="00D9012B"/>
    <w:rsid w:val="00D90132"/>
    <w:rsid w:val="00D90F89"/>
    <w:rsid w:val="00D91092"/>
    <w:rsid w:val="00D916A4"/>
    <w:rsid w:val="00D91994"/>
    <w:rsid w:val="00D919AC"/>
    <w:rsid w:val="00D929C5"/>
    <w:rsid w:val="00D94705"/>
    <w:rsid w:val="00D956FB"/>
    <w:rsid w:val="00D95B30"/>
    <w:rsid w:val="00D95DA8"/>
    <w:rsid w:val="00D95F69"/>
    <w:rsid w:val="00D9675E"/>
    <w:rsid w:val="00D968A2"/>
    <w:rsid w:val="00D96D6A"/>
    <w:rsid w:val="00D97512"/>
    <w:rsid w:val="00D97711"/>
    <w:rsid w:val="00DA0081"/>
    <w:rsid w:val="00DA19AF"/>
    <w:rsid w:val="00DA1D80"/>
    <w:rsid w:val="00DA3974"/>
    <w:rsid w:val="00DA4B27"/>
    <w:rsid w:val="00DA4FDE"/>
    <w:rsid w:val="00DA5197"/>
    <w:rsid w:val="00DA59EA"/>
    <w:rsid w:val="00DA5A93"/>
    <w:rsid w:val="00DA5AE6"/>
    <w:rsid w:val="00DA5CBB"/>
    <w:rsid w:val="00DA7187"/>
    <w:rsid w:val="00DA74CD"/>
    <w:rsid w:val="00DA75C3"/>
    <w:rsid w:val="00DA7604"/>
    <w:rsid w:val="00DA7FEE"/>
    <w:rsid w:val="00DB0567"/>
    <w:rsid w:val="00DB06D0"/>
    <w:rsid w:val="00DB0727"/>
    <w:rsid w:val="00DB211D"/>
    <w:rsid w:val="00DB22A3"/>
    <w:rsid w:val="00DB2F9E"/>
    <w:rsid w:val="00DB34C0"/>
    <w:rsid w:val="00DB3804"/>
    <w:rsid w:val="00DB3B9D"/>
    <w:rsid w:val="00DB3ED1"/>
    <w:rsid w:val="00DB404A"/>
    <w:rsid w:val="00DB4AE2"/>
    <w:rsid w:val="00DB4FC4"/>
    <w:rsid w:val="00DB534E"/>
    <w:rsid w:val="00DB5A28"/>
    <w:rsid w:val="00DB6B01"/>
    <w:rsid w:val="00DB6EAC"/>
    <w:rsid w:val="00DB72B4"/>
    <w:rsid w:val="00DB7481"/>
    <w:rsid w:val="00DB764F"/>
    <w:rsid w:val="00DB7A64"/>
    <w:rsid w:val="00DB7CA9"/>
    <w:rsid w:val="00DB7D69"/>
    <w:rsid w:val="00DC07B9"/>
    <w:rsid w:val="00DC0BA3"/>
    <w:rsid w:val="00DC0D84"/>
    <w:rsid w:val="00DC14D4"/>
    <w:rsid w:val="00DC1AEE"/>
    <w:rsid w:val="00DC3081"/>
    <w:rsid w:val="00DC37D8"/>
    <w:rsid w:val="00DC3CD9"/>
    <w:rsid w:val="00DC3DCE"/>
    <w:rsid w:val="00DC4175"/>
    <w:rsid w:val="00DC4336"/>
    <w:rsid w:val="00DC511D"/>
    <w:rsid w:val="00DC5442"/>
    <w:rsid w:val="00DC5B90"/>
    <w:rsid w:val="00DC63BF"/>
    <w:rsid w:val="00DC6797"/>
    <w:rsid w:val="00DC696E"/>
    <w:rsid w:val="00DC7830"/>
    <w:rsid w:val="00DD01EF"/>
    <w:rsid w:val="00DD0874"/>
    <w:rsid w:val="00DD0B38"/>
    <w:rsid w:val="00DD11D2"/>
    <w:rsid w:val="00DD1436"/>
    <w:rsid w:val="00DD19F3"/>
    <w:rsid w:val="00DD2837"/>
    <w:rsid w:val="00DD29D1"/>
    <w:rsid w:val="00DD2B26"/>
    <w:rsid w:val="00DD2C7A"/>
    <w:rsid w:val="00DD2FE2"/>
    <w:rsid w:val="00DD3345"/>
    <w:rsid w:val="00DD3A09"/>
    <w:rsid w:val="00DD43F9"/>
    <w:rsid w:val="00DD467C"/>
    <w:rsid w:val="00DD51A6"/>
    <w:rsid w:val="00DD532D"/>
    <w:rsid w:val="00DD5954"/>
    <w:rsid w:val="00DD5C90"/>
    <w:rsid w:val="00DD5D4A"/>
    <w:rsid w:val="00DD5E00"/>
    <w:rsid w:val="00DD6B61"/>
    <w:rsid w:val="00DD7FD8"/>
    <w:rsid w:val="00DE019C"/>
    <w:rsid w:val="00DE0331"/>
    <w:rsid w:val="00DE03F3"/>
    <w:rsid w:val="00DE06D9"/>
    <w:rsid w:val="00DE0798"/>
    <w:rsid w:val="00DE0BED"/>
    <w:rsid w:val="00DE0F17"/>
    <w:rsid w:val="00DE2477"/>
    <w:rsid w:val="00DE268D"/>
    <w:rsid w:val="00DE2879"/>
    <w:rsid w:val="00DE28A1"/>
    <w:rsid w:val="00DE2F75"/>
    <w:rsid w:val="00DE3A79"/>
    <w:rsid w:val="00DE46D5"/>
    <w:rsid w:val="00DE4A11"/>
    <w:rsid w:val="00DE4B6D"/>
    <w:rsid w:val="00DE5387"/>
    <w:rsid w:val="00DE58A2"/>
    <w:rsid w:val="00DE5BBE"/>
    <w:rsid w:val="00DE5DF8"/>
    <w:rsid w:val="00DE61D7"/>
    <w:rsid w:val="00DE6B8F"/>
    <w:rsid w:val="00DE7654"/>
    <w:rsid w:val="00DF09EE"/>
    <w:rsid w:val="00DF0A7B"/>
    <w:rsid w:val="00DF0BCF"/>
    <w:rsid w:val="00DF1044"/>
    <w:rsid w:val="00DF1095"/>
    <w:rsid w:val="00DF16B2"/>
    <w:rsid w:val="00DF1FAB"/>
    <w:rsid w:val="00DF2201"/>
    <w:rsid w:val="00DF2E04"/>
    <w:rsid w:val="00DF32FB"/>
    <w:rsid w:val="00DF348D"/>
    <w:rsid w:val="00DF46FC"/>
    <w:rsid w:val="00DF4CF9"/>
    <w:rsid w:val="00DF51E7"/>
    <w:rsid w:val="00DF53DC"/>
    <w:rsid w:val="00DF68C3"/>
    <w:rsid w:val="00DF6E4F"/>
    <w:rsid w:val="00DF6FD7"/>
    <w:rsid w:val="00DF705C"/>
    <w:rsid w:val="00E01841"/>
    <w:rsid w:val="00E01B52"/>
    <w:rsid w:val="00E01B58"/>
    <w:rsid w:val="00E01B86"/>
    <w:rsid w:val="00E01D23"/>
    <w:rsid w:val="00E0215E"/>
    <w:rsid w:val="00E0238B"/>
    <w:rsid w:val="00E02422"/>
    <w:rsid w:val="00E0273C"/>
    <w:rsid w:val="00E0281F"/>
    <w:rsid w:val="00E0297B"/>
    <w:rsid w:val="00E02E44"/>
    <w:rsid w:val="00E02E6F"/>
    <w:rsid w:val="00E030CA"/>
    <w:rsid w:val="00E03260"/>
    <w:rsid w:val="00E03E1A"/>
    <w:rsid w:val="00E03EA3"/>
    <w:rsid w:val="00E041B2"/>
    <w:rsid w:val="00E0453B"/>
    <w:rsid w:val="00E05BD9"/>
    <w:rsid w:val="00E05C30"/>
    <w:rsid w:val="00E069A4"/>
    <w:rsid w:val="00E06B29"/>
    <w:rsid w:val="00E06D17"/>
    <w:rsid w:val="00E07714"/>
    <w:rsid w:val="00E0780D"/>
    <w:rsid w:val="00E07EC5"/>
    <w:rsid w:val="00E1035A"/>
    <w:rsid w:val="00E10A05"/>
    <w:rsid w:val="00E10BB6"/>
    <w:rsid w:val="00E11D81"/>
    <w:rsid w:val="00E13302"/>
    <w:rsid w:val="00E13392"/>
    <w:rsid w:val="00E1348E"/>
    <w:rsid w:val="00E13501"/>
    <w:rsid w:val="00E13721"/>
    <w:rsid w:val="00E137FB"/>
    <w:rsid w:val="00E13A10"/>
    <w:rsid w:val="00E13DBE"/>
    <w:rsid w:val="00E1445E"/>
    <w:rsid w:val="00E14F46"/>
    <w:rsid w:val="00E15084"/>
    <w:rsid w:val="00E15196"/>
    <w:rsid w:val="00E1533C"/>
    <w:rsid w:val="00E157BC"/>
    <w:rsid w:val="00E15902"/>
    <w:rsid w:val="00E15B3C"/>
    <w:rsid w:val="00E16367"/>
    <w:rsid w:val="00E16E95"/>
    <w:rsid w:val="00E1735D"/>
    <w:rsid w:val="00E20E8F"/>
    <w:rsid w:val="00E215FC"/>
    <w:rsid w:val="00E21950"/>
    <w:rsid w:val="00E21B29"/>
    <w:rsid w:val="00E21E67"/>
    <w:rsid w:val="00E21F48"/>
    <w:rsid w:val="00E22CD2"/>
    <w:rsid w:val="00E2316D"/>
    <w:rsid w:val="00E234F3"/>
    <w:rsid w:val="00E2352A"/>
    <w:rsid w:val="00E23BC5"/>
    <w:rsid w:val="00E23F52"/>
    <w:rsid w:val="00E24672"/>
    <w:rsid w:val="00E247E5"/>
    <w:rsid w:val="00E25281"/>
    <w:rsid w:val="00E257C1"/>
    <w:rsid w:val="00E25F88"/>
    <w:rsid w:val="00E2606B"/>
    <w:rsid w:val="00E26D71"/>
    <w:rsid w:val="00E26D7D"/>
    <w:rsid w:val="00E26E5B"/>
    <w:rsid w:val="00E2722C"/>
    <w:rsid w:val="00E273E4"/>
    <w:rsid w:val="00E275A6"/>
    <w:rsid w:val="00E27A6F"/>
    <w:rsid w:val="00E27D4C"/>
    <w:rsid w:val="00E30E88"/>
    <w:rsid w:val="00E30F13"/>
    <w:rsid w:val="00E31330"/>
    <w:rsid w:val="00E31423"/>
    <w:rsid w:val="00E31AEA"/>
    <w:rsid w:val="00E3229B"/>
    <w:rsid w:val="00E32760"/>
    <w:rsid w:val="00E32865"/>
    <w:rsid w:val="00E33505"/>
    <w:rsid w:val="00E33CA7"/>
    <w:rsid w:val="00E33F3B"/>
    <w:rsid w:val="00E33F7A"/>
    <w:rsid w:val="00E3467E"/>
    <w:rsid w:val="00E34867"/>
    <w:rsid w:val="00E35094"/>
    <w:rsid w:val="00E35BAA"/>
    <w:rsid w:val="00E35C53"/>
    <w:rsid w:val="00E376BC"/>
    <w:rsid w:val="00E376C5"/>
    <w:rsid w:val="00E37ABF"/>
    <w:rsid w:val="00E37BCF"/>
    <w:rsid w:val="00E37DCB"/>
    <w:rsid w:val="00E40099"/>
    <w:rsid w:val="00E40948"/>
    <w:rsid w:val="00E40F44"/>
    <w:rsid w:val="00E41367"/>
    <w:rsid w:val="00E41633"/>
    <w:rsid w:val="00E4182F"/>
    <w:rsid w:val="00E41CD1"/>
    <w:rsid w:val="00E425F5"/>
    <w:rsid w:val="00E43293"/>
    <w:rsid w:val="00E435F2"/>
    <w:rsid w:val="00E43AB3"/>
    <w:rsid w:val="00E43F78"/>
    <w:rsid w:val="00E449C6"/>
    <w:rsid w:val="00E449CB"/>
    <w:rsid w:val="00E44A45"/>
    <w:rsid w:val="00E44F63"/>
    <w:rsid w:val="00E450F1"/>
    <w:rsid w:val="00E45463"/>
    <w:rsid w:val="00E459C3"/>
    <w:rsid w:val="00E45C29"/>
    <w:rsid w:val="00E4600C"/>
    <w:rsid w:val="00E4611A"/>
    <w:rsid w:val="00E4618A"/>
    <w:rsid w:val="00E46AC5"/>
    <w:rsid w:val="00E47A06"/>
    <w:rsid w:val="00E47EFB"/>
    <w:rsid w:val="00E50384"/>
    <w:rsid w:val="00E50758"/>
    <w:rsid w:val="00E509A9"/>
    <w:rsid w:val="00E50B6C"/>
    <w:rsid w:val="00E50C66"/>
    <w:rsid w:val="00E520CE"/>
    <w:rsid w:val="00E52222"/>
    <w:rsid w:val="00E524A4"/>
    <w:rsid w:val="00E528EF"/>
    <w:rsid w:val="00E52AD2"/>
    <w:rsid w:val="00E52BAC"/>
    <w:rsid w:val="00E539F6"/>
    <w:rsid w:val="00E54041"/>
    <w:rsid w:val="00E5434A"/>
    <w:rsid w:val="00E5492B"/>
    <w:rsid w:val="00E54B20"/>
    <w:rsid w:val="00E54EC7"/>
    <w:rsid w:val="00E556D6"/>
    <w:rsid w:val="00E55C42"/>
    <w:rsid w:val="00E55CB4"/>
    <w:rsid w:val="00E55EAF"/>
    <w:rsid w:val="00E5672A"/>
    <w:rsid w:val="00E56A80"/>
    <w:rsid w:val="00E56D78"/>
    <w:rsid w:val="00E573C1"/>
    <w:rsid w:val="00E57A06"/>
    <w:rsid w:val="00E602C7"/>
    <w:rsid w:val="00E60A1F"/>
    <w:rsid w:val="00E60D1A"/>
    <w:rsid w:val="00E6118C"/>
    <w:rsid w:val="00E615BD"/>
    <w:rsid w:val="00E61AEF"/>
    <w:rsid w:val="00E61C82"/>
    <w:rsid w:val="00E62122"/>
    <w:rsid w:val="00E62DA0"/>
    <w:rsid w:val="00E62E2C"/>
    <w:rsid w:val="00E63977"/>
    <w:rsid w:val="00E63ED9"/>
    <w:rsid w:val="00E64434"/>
    <w:rsid w:val="00E649DC"/>
    <w:rsid w:val="00E6547B"/>
    <w:rsid w:val="00E658BA"/>
    <w:rsid w:val="00E66419"/>
    <w:rsid w:val="00E6682B"/>
    <w:rsid w:val="00E6685B"/>
    <w:rsid w:val="00E674AF"/>
    <w:rsid w:val="00E7059A"/>
    <w:rsid w:val="00E706A8"/>
    <w:rsid w:val="00E70C59"/>
    <w:rsid w:val="00E70DD6"/>
    <w:rsid w:val="00E71801"/>
    <w:rsid w:val="00E719FC"/>
    <w:rsid w:val="00E71CDF"/>
    <w:rsid w:val="00E71D76"/>
    <w:rsid w:val="00E7221C"/>
    <w:rsid w:val="00E736D5"/>
    <w:rsid w:val="00E73DCD"/>
    <w:rsid w:val="00E7491E"/>
    <w:rsid w:val="00E74FB2"/>
    <w:rsid w:val="00E7549B"/>
    <w:rsid w:val="00E757D5"/>
    <w:rsid w:val="00E758DE"/>
    <w:rsid w:val="00E75BF8"/>
    <w:rsid w:val="00E76874"/>
    <w:rsid w:val="00E77837"/>
    <w:rsid w:val="00E77A16"/>
    <w:rsid w:val="00E8074C"/>
    <w:rsid w:val="00E8081C"/>
    <w:rsid w:val="00E810CC"/>
    <w:rsid w:val="00E811B0"/>
    <w:rsid w:val="00E816C3"/>
    <w:rsid w:val="00E82000"/>
    <w:rsid w:val="00E8249F"/>
    <w:rsid w:val="00E82598"/>
    <w:rsid w:val="00E825C2"/>
    <w:rsid w:val="00E82A88"/>
    <w:rsid w:val="00E82B4A"/>
    <w:rsid w:val="00E82BE9"/>
    <w:rsid w:val="00E83C1F"/>
    <w:rsid w:val="00E83CC4"/>
    <w:rsid w:val="00E843F8"/>
    <w:rsid w:val="00E849FE"/>
    <w:rsid w:val="00E84AA9"/>
    <w:rsid w:val="00E84EEC"/>
    <w:rsid w:val="00E87A81"/>
    <w:rsid w:val="00E9049E"/>
    <w:rsid w:val="00E91128"/>
    <w:rsid w:val="00E9114A"/>
    <w:rsid w:val="00E91291"/>
    <w:rsid w:val="00E91B42"/>
    <w:rsid w:val="00E91F41"/>
    <w:rsid w:val="00E91F55"/>
    <w:rsid w:val="00E923FB"/>
    <w:rsid w:val="00E92839"/>
    <w:rsid w:val="00E92985"/>
    <w:rsid w:val="00E92B23"/>
    <w:rsid w:val="00E951CA"/>
    <w:rsid w:val="00E95ACE"/>
    <w:rsid w:val="00E95C08"/>
    <w:rsid w:val="00E96939"/>
    <w:rsid w:val="00E96D5D"/>
    <w:rsid w:val="00E97202"/>
    <w:rsid w:val="00E9755C"/>
    <w:rsid w:val="00E975CC"/>
    <w:rsid w:val="00E975D9"/>
    <w:rsid w:val="00E97828"/>
    <w:rsid w:val="00E97FFB"/>
    <w:rsid w:val="00EA0008"/>
    <w:rsid w:val="00EA01CF"/>
    <w:rsid w:val="00EA0846"/>
    <w:rsid w:val="00EA0C0F"/>
    <w:rsid w:val="00EA115A"/>
    <w:rsid w:val="00EA17B0"/>
    <w:rsid w:val="00EA1904"/>
    <w:rsid w:val="00EA22BD"/>
    <w:rsid w:val="00EA29FB"/>
    <w:rsid w:val="00EA2A04"/>
    <w:rsid w:val="00EA3EFE"/>
    <w:rsid w:val="00EA4B43"/>
    <w:rsid w:val="00EA522B"/>
    <w:rsid w:val="00EA531A"/>
    <w:rsid w:val="00EA64D1"/>
    <w:rsid w:val="00EA747D"/>
    <w:rsid w:val="00EA77BB"/>
    <w:rsid w:val="00EA7F15"/>
    <w:rsid w:val="00EB0168"/>
    <w:rsid w:val="00EB0544"/>
    <w:rsid w:val="00EB084E"/>
    <w:rsid w:val="00EB1138"/>
    <w:rsid w:val="00EB158C"/>
    <w:rsid w:val="00EB19AF"/>
    <w:rsid w:val="00EB286C"/>
    <w:rsid w:val="00EB2DC5"/>
    <w:rsid w:val="00EB2FEE"/>
    <w:rsid w:val="00EB302A"/>
    <w:rsid w:val="00EB33FD"/>
    <w:rsid w:val="00EB356C"/>
    <w:rsid w:val="00EB420F"/>
    <w:rsid w:val="00EB4306"/>
    <w:rsid w:val="00EB437B"/>
    <w:rsid w:val="00EB5F8A"/>
    <w:rsid w:val="00EB6C82"/>
    <w:rsid w:val="00EB7C6E"/>
    <w:rsid w:val="00EC03B2"/>
    <w:rsid w:val="00EC0557"/>
    <w:rsid w:val="00EC05E3"/>
    <w:rsid w:val="00EC103D"/>
    <w:rsid w:val="00EC17A7"/>
    <w:rsid w:val="00EC1E96"/>
    <w:rsid w:val="00EC2BEA"/>
    <w:rsid w:val="00EC32A1"/>
    <w:rsid w:val="00EC38DA"/>
    <w:rsid w:val="00EC59F1"/>
    <w:rsid w:val="00EC5AF3"/>
    <w:rsid w:val="00EC5B54"/>
    <w:rsid w:val="00EC62EE"/>
    <w:rsid w:val="00EC655A"/>
    <w:rsid w:val="00EC6C4F"/>
    <w:rsid w:val="00EC74AB"/>
    <w:rsid w:val="00EC760C"/>
    <w:rsid w:val="00EC76C6"/>
    <w:rsid w:val="00ED0750"/>
    <w:rsid w:val="00ED0C0D"/>
    <w:rsid w:val="00ED0EFA"/>
    <w:rsid w:val="00ED1AE5"/>
    <w:rsid w:val="00ED1C94"/>
    <w:rsid w:val="00ED214A"/>
    <w:rsid w:val="00ED2564"/>
    <w:rsid w:val="00ED2B47"/>
    <w:rsid w:val="00ED32C7"/>
    <w:rsid w:val="00ED3989"/>
    <w:rsid w:val="00ED3B0B"/>
    <w:rsid w:val="00ED3B8A"/>
    <w:rsid w:val="00ED43D9"/>
    <w:rsid w:val="00ED4E4E"/>
    <w:rsid w:val="00ED4F3F"/>
    <w:rsid w:val="00ED516D"/>
    <w:rsid w:val="00ED62B2"/>
    <w:rsid w:val="00ED6465"/>
    <w:rsid w:val="00ED75E6"/>
    <w:rsid w:val="00ED7FD5"/>
    <w:rsid w:val="00EE0020"/>
    <w:rsid w:val="00EE00F5"/>
    <w:rsid w:val="00EE025B"/>
    <w:rsid w:val="00EE09D1"/>
    <w:rsid w:val="00EE109C"/>
    <w:rsid w:val="00EE1C34"/>
    <w:rsid w:val="00EE1D36"/>
    <w:rsid w:val="00EE21B5"/>
    <w:rsid w:val="00EE2FB8"/>
    <w:rsid w:val="00EE327D"/>
    <w:rsid w:val="00EE3E61"/>
    <w:rsid w:val="00EE46A3"/>
    <w:rsid w:val="00EE46B7"/>
    <w:rsid w:val="00EE5312"/>
    <w:rsid w:val="00EE58BA"/>
    <w:rsid w:val="00EE5DB2"/>
    <w:rsid w:val="00EE68E5"/>
    <w:rsid w:val="00EE6BBD"/>
    <w:rsid w:val="00EE6F44"/>
    <w:rsid w:val="00EF03C9"/>
    <w:rsid w:val="00EF137A"/>
    <w:rsid w:val="00EF1811"/>
    <w:rsid w:val="00EF188F"/>
    <w:rsid w:val="00EF19AC"/>
    <w:rsid w:val="00EF272E"/>
    <w:rsid w:val="00EF2E0D"/>
    <w:rsid w:val="00EF3027"/>
    <w:rsid w:val="00EF305D"/>
    <w:rsid w:val="00EF34A2"/>
    <w:rsid w:val="00EF35E1"/>
    <w:rsid w:val="00EF426E"/>
    <w:rsid w:val="00EF48A2"/>
    <w:rsid w:val="00EF4E9B"/>
    <w:rsid w:val="00EF4F52"/>
    <w:rsid w:val="00EF58E6"/>
    <w:rsid w:val="00EF59B7"/>
    <w:rsid w:val="00EF613F"/>
    <w:rsid w:val="00EF647A"/>
    <w:rsid w:val="00EF64D6"/>
    <w:rsid w:val="00EF6C3F"/>
    <w:rsid w:val="00EF7089"/>
    <w:rsid w:val="00EF7C7D"/>
    <w:rsid w:val="00F00BE4"/>
    <w:rsid w:val="00F00F7A"/>
    <w:rsid w:val="00F0109D"/>
    <w:rsid w:val="00F014EB"/>
    <w:rsid w:val="00F014F6"/>
    <w:rsid w:val="00F017C0"/>
    <w:rsid w:val="00F01C3A"/>
    <w:rsid w:val="00F01F55"/>
    <w:rsid w:val="00F01FBD"/>
    <w:rsid w:val="00F0218D"/>
    <w:rsid w:val="00F02277"/>
    <w:rsid w:val="00F02ED6"/>
    <w:rsid w:val="00F03799"/>
    <w:rsid w:val="00F038BE"/>
    <w:rsid w:val="00F040DB"/>
    <w:rsid w:val="00F04348"/>
    <w:rsid w:val="00F0472A"/>
    <w:rsid w:val="00F0482F"/>
    <w:rsid w:val="00F05799"/>
    <w:rsid w:val="00F058BE"/>
    <w:rsid w:val="00F06028"/>
    <w:rsid w:val="00F06437"/>
    <w:rsid w:val="00F06557"/>
    <w:rsid w:val="00F06701"/>
    <w:rsid w:val="00F06DD8"/>
    <w:rsid w:val="00F0762A"/>
    <w:rsid w:val="00F07BE9"/>
    <w:rsid w:val="00F1047B"/>
    <w:rsid w:val="00F10BDD"/>
    <w:rsid w:val="00F1121F"/>
    <w:rsid w:val="00F1181B"/>
    <w:rsid w:val="00F1219F"/>
    <w:rsid w:val="00F1371A"/>
    <w:rsid w:val="00F137D6"/>
    <w:rsid w:val="00F13E2C"/>
    <w:rsid w:val="00F1566C"/>
    <w:rsid w:val="00F15FAC"/>
    <w:rsid w:val="00F16248"/>
    <w:rsid w:val="00F1627E"/>
    <w:rsid w:val="00F16B92"/>
    <w:rsid w:val="00F172B7"/>
    <w:rsid w:val="00F17B74"/>
    <w:rsid w:val="00F209AE"/>
    <w:rsid w:val="00F20E58"/>
    <w:rsid w:val="00F216D7"/>
    <w:rsid w:val="00F23302"/>
    <w:rsid w:val="00F23F64"/>
    <w:rsid w:val="00F2402C"/>
    <w:rsid w:val="00F2405A"/>
    <w:rsid w:val="00F242C4"/>
    <w:rsid w:val="00F246BD"/>
    <w:rsid w:val="00F24D20"/>
    <w:rsid w:val="00F252B0"/>
    <w:rsid w:val="00F25F07"/>
    <w:rsid w:val="00F26C88"/>
    <w:rsid w:val="00F27465"/>
    <w:rsid w:val="00F277F9"/>
    <w:rsid w:val="00F30319"/>
    <w:rsid w:val="00F3057A"/>
    <w:rsid w:val="00F313F0"/>
    <w:rsid w:val="00F3158A"/>
    <w:rsid w:val="00F319FC"/>
    <w:rsid w:val="00F32248"/>
    <w:rsid w:val="00F324A3"/>
    <w:rsid w:val="00F3424B"/>
    <w:rsid w:val="00F34A5F"/>
    <w:rsid w:val="00F34B39"/>
    <w:rsid w:val="00F34E04"/>
    <w:rsid w:val="00F3504E"/>
    <w:rsid w:val="00F3507A"/>
    <w:rsid w:val="00F35D3F"/>
    <w:rsid w:val="00F36427"/>
    <w:rsid w:val="00F36BA9"/>
    <w:rsid w:val="00F37232"/>
    <w:rsid w:val="00F37242"/>
    <w:rsid w:val="00F37589"/>
    <w:rsid w:val="00F37829"/>
    <w:rsid w:val="00F40987"/>
    <w:rsid w:val="00F40D4B"/>
    <w:rsid w:val="00F40DA8"/>
    <w:rsid w:val="00F411F2"/>
    <w:rsid w:val="00F413BD"/>
    <w:rsid w:val="00F41A2C"/>
    <w:rsid w:val="00F41D0C"/>
    <w:rsid w:val="00F421A1"/>
    <w:rsid w:val="00F42A92"/>
    <w:rsid w:val="00F42FA1"/>
    <w:rsid w:val="00F433D0"/>
    <w:rsid w:val="00F449AD"/>
    <w:rsid w:val="00F44D85"/>
    <w:rsid w:val="00F45306"/>
    <w:rsid w:val="00F45C89"/>
    <w:rsid w:val="00F46342"/>
    <w:rsid w:val="00F46C05"/>
    <w:rsid w:val="00F47699"/>
    <w:rsid w:val="00F47926"/>
    <w:rsid w:val="00F47F94"/>
    <w:rsid w:val="00F505A4"/>
    <w:rsid w:val="00F5072E"/>
    <w:rsid w:val="00F51880"/>
    <w:rsid w:val="00F51BA0"/>
    <w:rsid w:val="00F51CA6"/>
    <w:rsid w:val="00F5205B"/>
    <w:rsid w:val="00F52CC2"/>
    <w:rsid w:val="00F53232"/>
    <w:rsid w:val="00F536E3"/>
    <w:rsid w:val="00F53BAD"/>
    <w:rsid w:val="00F54698"/>
    <w:rsid w:val="00F548E6"/>
    <w:rsid w:val="00F56A47"/>
    <w:rsid w:val="00F56C02"/>
    <w:rsid w:val="00F57103"/>
    <w:rsid w:val="00F57296"/>
    <w:rsid w:val="00F57750"/>
    <w:rsid w:val="00F603F3"/>
    <w:rsid w:val="00F61A2A"/>
    <w:rsid w:val="00F61BAD"/>
    <w:rsid w:val="00F61D37"/>
    <w:rsid w:val="00F61EFC"/>
    <w:rsid w:val="00F62E7F"/>
    <w:rsid w:val="00F62FF6"/>
    <w:rsid w:val="00F63012"/>
    <w:rsid w:val="00F63466"/>
    <w:rsid w:val="00F636F5"/>
    <w:rsid w:val="00F63883"/>
    <w:rsid w:val="00F63F67"/>
    <w:rsid w:val="00F64120"/>
    <w:rsid w:val="00F64D79"/>
    <w:rsid w:val="00F65261"/>
    <w:rsid w:val="00F654FA"/>
    <w:rsid w:val="00F65503"/>
    <w:rsid w:val="00F656B6"/>
    <w:rsid w:val="00F66705"/>
    <w:rsid w:val="00F6776B"/>
    <w:rsid w:val="00F67DF4"/>
    <w:rsid w:val="00F707CE"/>
    <w:rsid w:val="00F70DF8"/>
    <w:rsid w:val="00F713D0"/>
    <w:rsid w:val="00F72104"/>
    <w:rsid w:val="00F72E0F"/>
    <w:rsid w:val="00F72FF7"/>
    <w:rsid w:val="00F73B51"/>
    <w:rsid w:val="00F73C8B"/>
    <w:rsid w:val="00F73CC5"/>
    <w:rsid w:val="00F73D7C"/>
    <w:rsid w:val="00F7416E"/>
    <w:rsid w:val="00F75682"/>
    <w:rsid w:val="00F758DD"/>
    <w:rsid w:val="00F7591D"/>
    <w:rsid w:val="00F75D27"/>
    <w:rsid w:val="00F75EFE"/>
    <w:rsid w:val="00F7629D"/>
    <w:rsid w:val="00F76DA9"/>
    <w:rsid w:val="00F7759B"/>
    <w:rsid w:val="00F7775A"/>
    <w:rsid w:val="00F80545"/>
    <w:rsid w:val="00F81189"/>
    <w:rsid w:val="00F81551"/>
    <w:rsid w:val="00F81D72"/>
    <w:rsid w:val="00F822D3"/>
    <w:rsid w:val="00F825C6"/>
    <w:rsid w:val="00F825E3"/>
    <w:rsid w:val="00F84021"/>
    <w:rsid w:val="00F84070"/>
    <w:rsid w:val="00F847AE"/>
    <w:rsid w:val="00F84F88"/>
    <w:rsid w:val="00F84FAC"/>
    <w:rsid w:val="00F8541E"/>
    <w:rsid w:val="00F855F9"/>
    <w:rsid w:val="00F8617E"/>
    <w:rsid w:val="00F86805"/>
    <w:rsid w:val="00F86864"/>
    <w:rsid w:val="00F878B8"/>
    <w:rsid w:val="00F87F07"/>
    <w:rsid w:val="00F90934"/>
    <w:rsid w:val="00F9113E"/>
    <w:rsid w:val="00F91BA7"/>
    <w:rsid w:val="00F91BEC"/>
    <w:rsid w:val="00F929AC"/>
    <w:rsid w:val="00F92FB8"/>
    <w:rsid w:val="00F933A2"/>
    <w:rsid w:val="00F9341D"/>
    <w:rsid w:val="00F94FA7"/>
    <w:rsid w:val="00F95478"/>
    <w:rsid w:val="00F95513"/>
    <w:rsid w:val="00F959BC"/>
    <w:rsid w:val="00F95DDD"/>
    <w:rsid w:val="00F95DE7"/>
    <w:rsid w:val="00F96251"/>
    <w:rsid w:val="00F967AF"/>
    <w:rsid w:val="00F970FD"/>
    <w:rsid w:val="00F975CE"/>
    <w:rsid w:val="00F9766D"/>
    <w:rsid w:val="00F97D09"/>
    <w:rsid w:val="00FA046F"/>
    <w:rsid w:val="00FA06D2"/>
    <w:rsid w:val="00FA0AF7"/>
    <w:rsid w:val="00FA0F29"/>
    <w:rsid w:val="00FA241D"/>
    <w:rsid w:val="00FA35BA"/>
    <w:rsid w:val="00FA4411"/>
    <w:rsid w:val="00FA47A1"/>
    <w:rsid w:val="00FA4E07"/>
    <w:rsid w:val="00FA5432"/>
    <w:rsid w:val="00FA55A1"/>
    <w:rsid w:val="00FA5BB8"/>
    <w:rsid w:val="00FA5D4E"/>
    <w:rsid w:val="00FA674C"/>
    <w:rsid w:val="00FA6F28"/>
    <w:rsid w:val="00FA7CC3"/>
    <w:rsid w:val="00FB0499"/>
    <w:rsid w:val="00FB0FB5"/>
    <w:rsid w:val="00FB1173"/>
    <w:rsid w:val="00FB1495"/>
    <w:rsid w:val="00FB1707"/>
    <w:rsid w:val="00FB1A43"/>
    <w:rsid w:val="00FB25D7"/>
    <w:rsid w:val="00FB2A00"/>
    <w:rsid w:val="00FB2FBF"/>
    <w:rsid w:val="00FB448E"/>
    <w:rsid w:val="00FB4514"/>
    <w:rsid w:val="00FB5876"/>
    <w:rsid w:val="00FB58ED"/>
    <w:rsid w:val="00FB5CC6"/>
    <w:rsid w:val="00FB6EE4"/>
    <w:rsid w:val="00FB7001"/>
    <w:rsid w:val="00FB7364"/>
    <w:rsid w:val="00FB7543"/>
    <w:rsid w:val="00FB793A"/>
    <w:rsid w:val="00FB79CB"/>
    <w:rsid w:val="00FB7A76"/>
    <w:rsid w:val="00FC0F5C"/>
    <w:rsid w:val="00FC0F8D"/>
    <w:rsid w:val="00FC0FBB"/>
    <w:rsid w:val="00FC1299"/>
    <w:rsid w:val="00FC1D20"/>
    <w:rsid w:val="00FC1F4B"/>
    <w:rsid w:val="00FC2231"/>
    <w:rsid w:val="00FC23BB"/>
    <w:rsid w:val="00FC25C4"/>
    <w:rsid w:val="00FC2C59"/>
    <w:rsid w:val="00FC2E9D"/>
    <w:rsid w:val="00FC2FAA"/>
    <w:rsid w:val="00FC3780"/>
    <w:rsid w:val="00FC4735"/>
    <w:rsid w:val="00FC4C85"/>
    <w:rsid w:val="00FC5129"/>
    <w:rsid w:val="00FC5F4F"/>
    <w:rsid w:val="00FC5F62"/>
    <w:rsid w:val="00FC639D"/>
    <w:rsid w:val="00FC6886"/>
    <w:rsid w:val="00FC6EF3"/>
    <w:rsid w:val="00FC704C"/>
    <w:rsid w:val="00FD02C3"/>
    <w:rsid w:val="00FD11C9"/>
    <w:rsid w:val="00FD39F6"/>
    <w:rsid w:val="00FD3C58"/>
    <w:rsid w:val="00FD45F8"/>
    <w:rsid w:val="00FD4E7C"/>
    <w:rsid w:val="00FD4FFF"/>
    <w:rsid w:val="00FD501D"/>
    <w:rsid w:val="00FD55AC"/>
    <w:rsid w:val="00FD56A3"/>
    <w:rsid w:val="00FD57D9"/>
    <w:rsid w:val="00FD6382"/>
    <w:rsid w:val="00FD68D6"/>
    <w:rsid w:val="00FD6E5F"/>
    <w:rsid w:val="00FD703F"/>
    <w:rsid w:val="00FD7A88"/>
    <w:rsid w:val="00FD7E03"/>
    <w:rsid w:val="00FD7FBD"/>
    <w:rsid w:val="00FE0290"/>
    <w:rsid w:val="00FE0355"/>
    <w:rsid w:val="00FE0C96"/>
    <w:rsid w:val="00FE12D4"/>
    <w:rsid w:val="00FE1AB8"/>
    <w:rsid w:val="00FE1AFC"/>
    <w:rsid w:val="00FE1D05"/>
    <w:rsid w:val="00FE26EF"/>
    <w:rsid w:val="00FE3404"/>
    <w:rsid w:val="00FE3BC1"/>
    <w:rsid w:val="00FE4412"/>
    <w:rsid w:val="00FE49C5"/>
    <w:rsid w:val="00FE55AB"/>
    <w:rsid w:val="00FE6020"/>
    <w:rsid w:val="00FE6450"/>
    <w:rsid w:val="00FE6688"/>
    <w:rsid w:val="00FE6A83"/>
    <w:rsid w:val="00FE72A5"/>
    <w:rsid w:val="00FE75AE"/>
    <w:rsid w:val="00FE7A6B"/>
    <w:rsid w:val="00FE7C6E"/>
    <w:rsid w:val="00FF056D"/>
    <w:rsid w:val="00FF060F"/>
    <w:rsid w:val="00FF0B79"/>
    <w:rsid w:val="00FF1B3D"/>
    <w:rsid w:val="00FF21CC"/>
    <w:rsid w:val="00FF284E"/>
    <w:rsid w:val="00FF287A"/>
    <w:rsid w:val="00FF32AC"/>
    <w:rsid w:val="00FF383E"/>
    <w:rsid w:val="00FF3BC4"/>
    <w:rsid w:val="00FF4717"/>
    <w:rsid w:val="00FF4B8B"/>
    <w:rsid w:val="00FF5813"/>
    <w:rsid w:val="00FF6328"/>
    <w:rsid w:val="00FF65CF"/>
    <w:rsid w:val="00FF6BB5"/>
    <w:rsid w:val="00FF6F15"/>
    <w:rsid w:val="00FF6F46"/>
    <w:rsid w:val="00FF6FC6"/>
    <w:rsid w:val="00FF73F4"/>
    <w:rsid w:val="00FF7AD9"/>
    <w:rsid w:val="00FF7B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9e7"/>
    </o:shapedefaults>
    <o:shapelayout v:ext="edit">
      <o:idmap v:ext="edit" data="2"/>
    </o:shapelayout>
  </w:shapeDefaults>
  <w:decimalSymbol w:val="."/>
  <w:listSeparator w:val=","/>
  <w14:docId w14:val="4F8E5631"/>
  <w15:docId w15:val="{ACFD6ED0-D1BC-4B9D-9AD8-58E9F27F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6419"/>
    <w:pPr>
      <w:bidi/>
      <w:spacing w:after="0" w:line="220" w:lineRule="exact"/>
      <w:jc w:val="both"/>
    </w:pPr>
    <w:rPr>
      <w:rFonts w:ascii="Fb Fontext" w:hAnsi="Fb Fontext" w:cs="FrankRuehl"/>
      <w:sz w:val="32"/>
      <w:szCs w:val="18"/>
    </w:rPr>
  </w:style>
  <w:style w:type="paragraph" w:styleId="1">
    <w:name w:val="heading 1"/>
    <w:aliases w:val="100,0.7 דחוס"/>
    <w:basedOn w:val="a"/>
    <w:next w:val="a"/>
    <w:link w:val="10"/>
    <w:uiPriority w:val="9"/>
    <w:rsid w:val="00720120"/>
    <w:pPr>
      <w:keepNext/>
      <w:keepLines/>
      <w:pageBreakBefore/>
      <w:spacing w:before="240"/>
      <w:outlineLvl w:val="0"/>
    </w:pPr>
    <w:rPr>
      <w:rFonts w:asciiTheme="majorHAnsi" w:eastAsiaTheme="majorEastAsia" w:hAnsiTheme="majorHAnsi" w:cstheme="majorBidi"/>
      <w:color w:val="2E74B5" w:themeColor="accent1" w:themeShade="BF"/>
    </w:rPr>
  </w:style>
  <w:style w:type="paragraph" w:styleId="2">
    <w:name w:val="heading 2"/>
    <w:aliases w:val="וילנא 0.5,2,98"/>
    <w:basedOn w:val="a"/>
    <w:next w:val="a"/>
    <w:link w:val="20"/>
    <w:uiPriority w:val="9"/>
    <w:unhideWhenUsed/>
    <w:rsid w:val="00720120"/>
    <w:pPr>
      <w:keepNext/>
      <w:outlineLvl w:val="1"/>
    </w:pPr>
    <w:rPr>
      <w:rFonts w:ascii="David" w:hAnsi="David"/>
      <w:b/>
      <w:bCs/>
      <w:w w:val="92"/>
    </w:rPr>
  </w:style>
  <w:style w:type="paragraph" w:styleId="3">
    <w:name w:val="heading 3"/>
    <w:basedOn w:val="a"/>
    <w:next w:val="a"/>
    <w:link w:val="30"/>
    <w:unhideWhenUsed/>
    <w:qFormat/>
    <w:rsid w:val="00720120"/>
    <w:pPr>
      <w:keepNext/>
      <w:outlineLvl w:val="2"/>
    </w:pPr>
    <w:rPr>
      <w:rFonts w:ascii="David" w:hAnsi="David"/>
      <w:w w:val="92"/>
    </w:rPr>
  </w:style>
  <w:style w:type="paragraph" w:styleId="4">
    <w:name w:val="heading 4"/>
    <w:basedOn w:val="a"/>
    <w:next w:val="a"/>
    <w:link w:val="40"/>
    <w:uiPriority w:val="9"/>
    <w:unhideWhenUsed/>
    <w:qFormat/>
    <w:rsid w:val="00720120"/>
    <w:pPr>
      <w:keepNext/>
      <w:outlineLvl w:val="3"/>
    </w:pPr>
    <w:rPr>
      <w:rFonts w:ascii="David" w:hAnsi="David"/>
      <w:b/>
      <w:bCs/>
      <w:w w:val="92"/>
    </w:rPr>
  </w:style>
  <w:style w:type="paragraph" w:styleId="5">
    <w:name w:val="heading 5"/>
    <w:basedOn w:val="a"/>
    <w:next w:val="a"/>
    <w:link w:val="50"/>
    <w:uiPriority w:val="9"/>
    <w:unhideWhenUsed/>
    <w:qFormat/>
    <w:rsid w:val="00720120"/>
    <w:pPr>
      <w:keepNext/>
      <w:outlineLvl w:val="4"/>
    </w:pPr>
    <w:rPr>
      <w:rFonts w:ascii="David" w:hAnsi="David"/>
      <w:w w:val="92"/>
    </w:rPr>
  </w:style>
  <w:style w:type="paragraph" w:styleId="6">
    <w:name w:val="heading 6"/>
    <w:basedOn w:val="a"/>
    <w:next w:val="a"/>
    <w:link w:val="60"/>
    <w:uiPriority w:val="9"/>
    <w:unhideWhenUsed/>
    <w:qFormat/>
    <w:rsid w:val="00720120"/>
    <w:pPr>
      <w:keepNext/>
      <w:outlineLvl w:val="5"/>
    </w:pPr>
    <w:rPr>
      <w:rFonts w:ascii="David" w:hAnsi="David"/>
      <w:b/>
      <w:bCs/>
      <w:w w:val="92"/>
    </w:rPr>
  </w:style>
  <w:style w:type="paragraph" w:styleId="7">
    <w:name w:val="heading 7"/>
    <w:basedOn w:val="a"/>
    <w:next w:val="a"/>
    <w:link w:val="70"/>
    <w:uiPriority w:val="9"/>
    <w:unhideWhenUsed/>
    <w:qFormat/>
    <w:rsid w:val="00720120"/>
    <w:pPr>
      <w:keepNext/>
      <w:jc w:val="center"/>
      <w:outlineLvl w:val="6"/>
    </w:pPr>
    <w:rPr>
      <w:rFonts w:cs="Guttman Vilna"/>
      <w:bCs/>
      <w:w w:val="92"/>
      <w:szCs w:val="30"/>
    </w:rPr>
  </w:style>
  <w:style w:type="paragraph" w:styleId="8">
    <w:name w:val="heading 8"/>
    <w:basedOn w:val="a"/>
    <w:next w:val="a"/>
    <w:link w:val="80"/>
    <w:uiPriority w:val="9"/>
    <w:unhideWhenUsed/>
    <w:qFormat/>
    <w:rsid w:val="00720120"/>
    <w:pPr>
      <w:keepNext/>
      <w:ind w:left="720"/>
      <w:outlineLvl w:val="7"/>
    </w:pPr>
    <w:rPr>
      <w:rFonts w:ascii="David" w:hAnsi="David"/>
      <w:w w:val="92"/>
    </w:rPr>
  </w:style>
  <w:style w:type="paragraph" w:styleId="9">
    <w:name w:val="heading 9"/>
    <w:basedOn w:val="a"/>
    <w:next w:val="a"/>
    <w:link w:val="90"/>
    <w:uiPriority w:val="9"/>
    <w:unhideWhenUsed/>
    <w:qFormat/>
    <w:rsid w:val="00720120"/>
    <w:pPr>
      <w:keepNext/>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720120"/>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720120"/>
    <w:rPr>
      <w:rFonts w:ascii="David" w:hAnsi="David" w:cs="FrankRuehl"/>
      <w:b/>
      <w:bCs/>
      <w:w w:val="92"/>
      <w:sz w:val="18"/>
      <w:szCs w:val="20"/>
    </w:rPr>
  </w:style>
  <w:style w:type="character" w:customStyle="1" w:styleId="30">
    <w:name w:val="כותרת 3 תו"/>
    <w:basedOn w:val="a0"/>
    <w:link w:val="3"/>
    <w:rsid w:val="00720120"/>
    <w:rPr>
      <w:rFonts w:ascii="David" w:hAnsi="David" w:cs="FrankRuehl"/>
      <w:w w:val="92"/>
      <w:sz w:val="18"/>
      <w:szCs w:val="20"/>
    </w:rPr>
  </w:style>
  <w:style w:type="character" w:customStyle="1" w:styleId="40">
    <w:name w:val="כותרת 4 תו"/>
    <w:basedOn w:val="a0"/>
    <w:link w:val="4"/>
    <w:uiPriority w:val="9"/>
    <w:rsid w:val="00720120"/>
    <w:rPr>
      <w:rFonts w:ascii="David" w:hAnsi="David" w:cs="FrankRuehl"/>
      <w:b/>
      <w:bCs/>
      <w:w w:val="92"/>
      <w:sz w:val="18"/>
      <w:szCs w:val="20"/>
    </w:rPr>
  </w:style>
  <w:style w:type="character" w:customStyle="1" w:styleId="50">
    <w:name w:val="כותרת 5 תו"/>
    <w:basedOn w:val="a0"/>
    <w:link w:val="5"/>
    <w:uiPriority w:val="9"/>
    <w:rsid w:val="00720120"/>
    <w:rPr>
      <w:rFonts w:ascii="David" w:hAnsi="David" w:cs="FrankRuehl"/>
      <w:w w:val="92"/>
      <w:sz w:val="32"/>
      <w:szCs w:val="20"/>
    </w:rPr>
  </w:style>
  <w:style w:type="character" w:customStyle="1" w:styleId="60">
    <w:name w:val="כותרת 6 תו"/>
    <w:basedOn w:val="a0"/>
    <w:link w:val="6"/>
    <w:uiPriority w:val="9"/>
    <w:rsid w:val="00720120"/>
    <w:rPr>
      <w:rFonts w:ascii="David" w:hAnsi="David" w:cs="FrankRuehl"/>
      <w:b/>
      <w:bCs/>
      <w:w w:val="92"/>
      <w:sz w:val="32"/>
      <w:szCs w:val="20"/>
    </w:rPr>
  </w:style>
  <w:style w:type="character" w:customStyle="1" w:styleId="70">
    <w:name w:val="כותרת 7 תו"/>
    <w:basedOn w:val="a0"/>
    <w:link w:val="7"/>
    <w:uiPriority w:val="9"/>
    <w:rsid w:val="00720120"/>
    <w:rPr>
      <w:rFonts w:ascii="BA Fontov Regular" w:hAnsi="BA Fontov Regular" w:cs="Guttman Vilna"/>
      <w:bCs/>
      <w:w w:val="92"/>
      <w:sz w:val="18"/>
      <w:szCs w:val="30"/>
    </w:rPr>
  </w:style>
  <w:style w:type="character" w:customStyle="1" w:styleId="80">
    <w:name w:val="כותרת 8 תו"/>
    <w:basedOn w:val="a0"/>
    <w:link w:val="8"/>
    <w:uiPriority w:val="9"/>
    <w:rsid w:val="00720120"/>
    <w:rPr>
      <w:rFonts w:ascii="David" w:hAnsi="David" w:cs="FrankRuehl"/>
      <w:w w:val="92"/>
      <w:sz w:val="18"/>
      <w:szCs w:val="20"/>
    </w:rPr>
  </w:style>
  <w:style w:type="character" w:customStyle="1" w:styleId="90">
    <w:name w:val="כותרת 9 תו"/>
    <w:basedOn w:val="a0"/>
    <w:link w:val="9"/>
    <w:uiPriority w:val="9"/>
    <w:rsid w:val="00720120"/>
    <w:rPr>
      <w:rFonts w:ascii="David" w:hAnsi="David" w:cs="FrankRuehl"/>
      <w:b/>
      <w:bCs/>
      <w:sz w:val="30"/>
      <w:szCs w:val="30"/>
    </w:rPr>
  </w:style>
  <w:style w:type="paragraph" w:styleId="a3">
    <w:name w:val="header"/>
    <w:basedOn w:val="a"/>
    <w:link w:val="a4"/>
    <w:unhideWhenUsed/>
    <w:rsid w:val="00A14F6D"/>
    <w:pPr>
      <w:tabs>
        <w:tab w:val="center" w:pos="4025"/>
        <w:tab w:val="right" w:pos="15564"/>
      </w:tabs>
      <w:spacing w:after="120" w:line="240" w:lineRule="exact"/>
    </w:pPr>
    <w:rPr>
      <w:rFonts w:cs="BA TM • Vilna Extra-Bold"/>
      <w:b/>
      <w:szCs w:val="22"/>
    </w:rPr>
  </w:style>
  <w:style w:type="character" w:customStyle="1" w:styleId="a4">
    <w:name w:val="כותרת עליונה תו"/>
    <w:basedOn w:val="a0"/>
    <w:link w:val="a3"/>
    <w:rsid w:val="00A14F6D"/>
    <w:rPr>
      <w:rFonts w:ascii="Fb Fontext" w:hAnsi="Fb Fontext" w:cs="BA TM • Vilna Extra-Bold"/>
      <w:b/>
      <w:sz w:val="32"/>
    </w:rPr>
  </w:style>
  <w:style w:type="paragraph" w:styleId="a5">
    <w:name w:val="footer"/>
    <w:basedOn w:val="a"/>
    <w:link w:val="a6"/>
    <w:uiPriority w:val="99"/>
    <w:unhideWhenUsed/>
    <w:rsid w:val="00090D61"/>
    <w:pPr>
      <w:widowControl w:val="0"/>
      <w:tabs>
        <w:tab w:val="center" w:pos="4153"/>
        <w:tab w:val="right" w:pos="8306"/>
      </w:tabs>
      <w:spacing w:line="180" w:lineRule="exact"/>
      <w:jc w:val="center"/>
    </w:pPr>
  </w:style>
  <w:style w:type="character" w:customStyle="1" w:styleId="a6">
    <w:name w:val="כותרת תחתונה תו"/>
    <w:basedOn w:val="a0"/>
    <w:link w:val="a5"/>
    <w:uiPriority w:val="99"/>
    <w:rsid w:val="00090D61"/>
    <w:rPr>
      <w:rFonts w:ascii="Fb Fontext" w:hAnsi="Fb Fontext" w:cs="FrankRuehl"/>
      <w:sz w:val="32"/>
      <w:szCs w:val="18"/>
    </w:rPr>
  </w:style>
  <w:style w:type="paragraph" w:styleId="a7">
    <w:name w:val="List Paragraph"/>
    <w:basedOn w:val="a"/>
    <w:link w:val="a8"/>
    <w:uiPriority w:val="34"/>
    <w:qFormat/>
    <w:rsid w:val="00720120"/>
    <w:pPr>
      <w:ind w:left="681"/>
      <w:contextualSpacing/>
    </w:pPr>
  </w:style>
  <w:style w:type="character" w:customStyle="1" w:styleId="a8">
    <w:name w:val="פיסקת רשימה תו"/>
    <w:basedOn w:val="a0"/>
    <w:link w:val="a7"/>
    <w:uiPriority w:val="34"/>
    <w:rsid w:val="00720120"/>
    <w:rPr>
      <w:rFonts w:ascii="BA Fontov Regular" w:hAnsi="BA Fontov Regular" w:cs="FrankRuehl"/>
      <w:sz w:val="18"/>
      <w:szCs w:val="20"/>
    </w:rPr>
  </w:style>
  <w:style w:type="paragraph" w:styleId="a9">
    <w:name w:val="Balloon Text"/>
    <w:basedOn w:val="a"/>
    <w:link w:val="aa"/>
    <w:uiPriority w:val="99"/>
    <w:unhideWhenUsed/>
    <w:rsid w:val="00720120"/>
    <w:pPr>
      <w:spacing w:line="240" w:lineRule="auto"/>
    </w:pPr>
    <w:rPr>
      <w:rFonts w:ascii="Tahoma" w:hAnsi="Tahoma" w:cs="Tahoma"/>
    </w:rPr>
  </w:style>
  <w:style w:type="character" w:customStyle="1" w:styleId="aa">
    <w:name w:val="טקסט בלונים תו"/>
    <w:basedOn w:val="a0"/>
    <w:link w:val="a9"/>
    <w:uiPriority w:val="99"/>
    <w:rsid w:val="00720120"/>
    <w:rPr>
      <w:rFonts w:ascii="Tahoma" w:hAnsi="Tahoma" w:cs="Tahoma"/>
      <w:sz w:val="18"/>
      <w:szCs w:val="20"/>
    </w:rPr>
  </w:style>
  <w:style w:type="table" w:styleId="ab">
    <w:name w:val="Table Grid"/>
    <w:basedOn w:val="a1"/>
    <w:uiPriority w:val="59"/>
    <w:rsid w:val="00720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0"/>
    <w:uiPriority w:val="19"/>
    <w:qFormat/>
    <w:rsid w:val="00720120"/>
    <w:rPr>
      <w:i/>
      <w:iCs/>
      <w:color w:val="808080" w:themeColor="text1" w:themeTint="7F"/>
    </w:rPr>
  </w:style>
  <w:style w:type="table" w:styleId="ad">
    <w:name w:val="Light Grid"/>
    <w:basedOn w:val="a1"/>
    <w:uiPriority w:val="62"/>
    <w:rsid w:val="007201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
    <w:next w:val="a"/>
    <w:link w:val="af"/>
    <w:uiPriority w:val="11"/>
    <w:qFormat/>
    <w:rsid w:val="00720120"/>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0"/>
    <w:link w:val="ae"/>
    <w:uiPriority w:val="11"/>
    <w:rsid w:val="00720120"/>
    <w:rPr>
      <w:rFonts w:asciiTheme="majorHAnsi" w:eastAsiaTheme="majorEastAsia" w:hAnsiTheme="majorHAnsi" w:cstheme="majorBidi"/>
      <w:i/>
      <w:iCs/>
      <w:color w:val="5B9BD5" w:themeColor="accent1"/>
      <w:spacing w:val="15"/>
      <w:w w:val="92"/>
      <w:sz w:val="24"/>
      <w:szCs w:val="24"/>
    </w:rPr>
  </w:style>
  <w:style w:type="table" w:styleId="af0">
    <w:name w:val="Light Shading"/>
    <w:basedOn w:val="a1"/>
    <w:uiPriority w:val="60"/>
    <w:rsid w:val="0072012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
    <w:link w:val="af2"/>
    <w:uiPriority w:val="99"/>
    <w:semiHidden/>
    <w:unhideWhenUsed/>
    <w:rsid w:val="00720120"/>
    <w:pPr>
      <w:spacing w:after="120"/>
    </w:pPr>
  </w:style>
  <w:style w:type="character" w:customStyle="1" w:styleId="af2">
    <w:name w:val="גוף טקסט תו"/>
    <w:basedOn w:val="a0"/>
    <w:link w:val="af1"/>
    <w:uiPriority w:val="99"/>
    <w:semiHidden/>
    <w:rsid w:val="00720120"/>
    <w:rPr>
      <w:rFonts w:ascii="BA Fontov Regular" w:hAnsi="BA Fontov Regular" w:cs="FrankRuehl"/>
      <w:sz w:val="18"/>
      <w:szCs w:val="20"/>
    </w:rPr>
  </w:style>
  <w:style w:type="paragraph" w:styleId="21">
    <w:name w:val="Body Text 2"/>
    <w:basedOn w:val="a"/>
    <w:link w:val="22"/>
    <w:uiPriority w:val="99"/>
    <w:unhideWhenUsed/>
    <w:rsid w:val="00720120"/>
    <w:rPr>
      <w:rFonts w:ascii="David" w:hAnsi="David"/>
      <w:w w:val="92"/>
    </w:rPr>
  </w:style>
  <w:style w:type="character" w:customStyle="1" w:styleId="22">
    <w:name w:val="גוף טקסט 2 תו"/>
    <w:basedOn w:val="a0"/>
    <w:link w:val="21"/>
    <w:uiPriority w:val="99"/>
    <w:rsid w:val="00720120"/>
    <w:rPr>
      <w:rFonts w:ascii="David" w:hAnsi="David" w:cs="FrankRuehl"/>
      <w:w w:val="92"/>
      <w:sz w:val="18"/>
      <w:szCs w:val="20"/>
    </w:rPr>
  </w:style>
  <w:style w:type="paragraph" w:styleId="31">
    <w:name w:val="Body Text 3"/>
    <w:basedOn w:val="a"/>
    <w:link w:val="32"/>
    <w:uiPriority w:val="99"/>
    <w:semiHidden/>
    <w:unhideWhenUsed/>
    <w:rsid w:val="00720120"/>
    <w:pPr>
      <w:spacing w:after="120"/>
    </w:pPr>
    <w:rPr>
      <w:sz w:val="16"/>
    </w:rPr>
  </w:style>
  <w:style w:type="character" w:customStyle="1" w:styleId="32">
    <w:name w:val="גוף טקסט 3 תו"/>
    <w:basedOn w:val="a0"/>
    <w:link w:val="31"/>
    <w:uiPriority w:val="99"/>
    <w:semiHidden/>
    <w:rsid w:val="00720120"/>
    <w:rPr>
      <w:rFonts w:ascii="BA Fontov Regular" w:hAnsi="BA Fontov Regular" w:cs="FrankRuehl"/>
      <w:sz w:val="16"/>
      <w:szCs w:val="16"/>
    </w:rPr>
  </w:style>
  <w:style w:type="paragraph" w:styleId="23">
    <w:name w:val="Body Text Indent 2"/>
    <w:basedOn w:val="a"/>
    <w:link w:val="24"/>
    <w:uiPriority w:val="99"/>
    <w:unhideWhenUsed/>
    <w:rsid w:val="00720120"/>
    <w:pPr>
      <w:ind w:left="720"/>
    </w:pPr>
    <w:rPr>
      <w:rFonts w:ascii="David" w:hAnsi="David"/>
      <w:w w:val="92"/>
    </w:rPr>
  </w:style>
  <w:style w:type="character" w:customStyle="1" w:styleId="24">
    <w:name w:val="כניסה בגוף טקסט 2 תו"/>
    <w:basedOn w:val="a0"/>
    <w:link w:val="23"/>
    <w:uiPriority w:val="99"/>
    <w:rsid w:val="00720120"/>
    <w:rPr>
      <w:rFonts w:ascii="David" w:hAnsi="David" w:cs="FrankRuehl"/>
      <w:w w:val="92"/>
      <w:sz w:val="18"/>
      <w:szCs w:val="20"/>
    </w:rPr>
  </w:style>
  <w:style w:type="paragraph" w:styleId="33">
    <w:name w:val="Body Text Indent 3"/>
    <w:basedOn w:val="a"/>
    <w:link w:val="34"/>
    <w:uiPriority w:val="99"/>
    <w:unhideWhenUsed/>
    <w:rsid w:val="00720120"/>
    <w:pPr>
      <w:ind w:firstLine="720"/>
    </w:pPr>
    <w:rPr>
      <w:rFonts w:ascii="David" w:hAnsi="David"/>
      <w:w w:val="92"/>
    </w:rPr>
  </w:style>
  <w:style w:type="character" w:customStyle="1" w:styleId="34">
    <w:name w:val="כניסה בגוף טקסט 3 תו"/>
    <w:basedOn w:val="a0"/>
    <w:link w:val="33"/>
    <w:uiPriority w:val="99"/>
    <w:rsid w:val="00720120"/>
    <w:rPr>
      <w:rFonts w:ascii="David" w:hAnsi="David" w:cs="FrankRuehl"/>
      <w:w w:val="92"/>
      <w:sz w:val="18"/>
      <w:szCs w:val="20"/>
    </w:rPr>
  </w:style>
  <w:style w:type="character" w:styleId="af3">
    <w:name w:val="Placeholder Text"/>
    <w:basedOn w:val="a0"/>
    <w:uiPriority w:val="99"/>
    <w:semiHidden/>
    <w:rsid w:val="00720120"/>
    <w:rPr>
      <w:color w:val="808080"/>
    </w:rPr>
  </w:style>
  <w:style w:type="character" w:styleId="af4">
    <w:name w:val="line number"/>
    <w:basedOn w:val="a0"/>
    <w:uiPriority w:val="99"/>
    <w:semiHidden/>
    <w:unhideWhenUsed/>
    <w:rsid w:val="00720120"/>
  </w:style>
  <w:style w:type="paragraph" w:styleId="af5">
    <w:name w:val="TOC Heading"/>
    <w:basedOn w:val="1"/>
    <w:next w:val="a"/>
    <w:uiPriority w:val="39"/>
    <w:unhideWhenUsed/>
    <w:qFormat/>
    <w:rsid w:val="00720120"/>
    <w:pPr>
      <w:pageBreakBefore w:val="0"/>
      <w:outlineLvl w:val="9"/>
    </w:pPr>
    <w:rPr>
      <w:rtl/>
      <w:cs/>
    </w:rPr>
  </w:style>
  <w:style w:type="paragraph" w:styleId="TOC1">
    <w:name w:val="toc 1"/>
    <w:basedOn w:val="a"/>
    <w:next w:val="a"/>
    <w:autoRedefine/>
    <w:uiPriority w:val="39"/>
    <w:unhideWhenUsed/>
    <w:rsid w:val="009775F5"/>
  </w:style>
  <w:style w:type="paragraph" w:styleId="TOC2">
    <w:name w:val="toc 2"/>
    <w:basedOn w:val="a"/>
    <w:next w:val="a"/>
    <w:autoRedefine/>
    <w:uiPriority w:val="39"/>
    <w:unhideWhenUsed/>
    <w:rsid w:val="009775F5"/>
    <w:pPr>
      <w:ind w:left="221"/>
    </w:pPr>
  </w:style>
  <w:style w:type="character" w:styleId="Hyperlink">
    <w:name w:val="Hyperlink"/>
    <w:basedOn w:val="a0"/>
    <w:uiPriority w:val="99"/>
    <w:unhideWhenUsed/>
    <w:rsid w:val="00720120"/>
    <w:rPr>
      <w:color w:val="0563C1" w:themeColor="hyperlink"/>
      <w:u w:val="single"/>
    </w:rPr>
  </w:style>
  <w:style w:type="character" w:styleId="af6">
    <w:name w:val="annotation reference"/>
    <w:uiPriority w:val="99"/>
    <w:rsid w:val="00720120"/>
    <w:rPr>
      <w:sz w:val="16"/>
      <w:szCs w:val="16"/>
    </w:rPr>
  </w:style>
  <w:style w:type="paragraph" w:styleId="af7">
    <w:name w:val="annotation text"/>
    <w:basedOn w:val="a"/>
    <w:link w:val="af8"/>
    <w:uiPriority w:val="99"/>
    <w:rsid w:val="00720120"/>
    <w:pPr>
      <w:spacing w:line="240" w:lineRule="auto"/>
    </w:pPr>
    <w:rPr>
      <w:rFonts w:ascii="Times New Roman" w:eastAsia="Times New Roman" w:hAnsi="Times New Roman" w:cs="Times New Roman"/>
    </w:rPr>
  </w:style>
  <w:style w:type="character" w:customStyle="1" w:styleId="af8">
    <w:name w:val="טקסט הערה תו"/>
    <w:basedOn w:val="a0"/>
    <w:link w:val="af7"/>
    <w:uiPriority w:val="99"/>
    <w:rsid w:val="00720120"/>
    <w:rPr>
      <w:rFonts w:ascii="Times New Roman" w:eastAsia="Times New Roman" w:hAnsi="Times New Roman" w:cs="Times New Roman"/>
      <w:sz w:val="18"/>
      <w:szCs w:val="20"/>
    </w:rPr>
  </w:style>
  <w:style w:type="paragraph" w:styleId="af9">
    <w:name w:val="annotation subject"/>
    <w:basedOn w:val="af7"/>
    <w:next w:val="af7"/>
    <w:link w:val="afa"/>
    <w:uiPriority w:val="99"/>
    <w:rsid w:val="00720120"/>
    <w:rPr>
      <w:b/>
      <w:bCs/>
    </w:rPr>
  </w:style>
  <w:style w:type="character" w:customStyle="1" w:styleId="afa">
    <w:name w:val="נושא הערה תו"/>
    <w:basedOn w:val="af8"/>
    <w:link w:val="af9"/>
    <w:uiPriority w:val="99"/>
    <w:rsid w:val="00720120"/>
    <w:rPr>
      <w:rFonts w:ascii="Times New Roman" w:eastAsia="Times New Roman" w:hAnsi="Times New Roman" w:cs="Times New Roman"/>
      <w:b/>
      <w:bCs/>
      <w:sz w:val="18"/>
      <w:szCs w:val="20"/>
    </w:rPr>
  </w:style>
  <w:style w:type="character" w:styleId="afb">
    <w:name w:val="Emphasis"/>
    <w:qFormat/>
    <w:rsid w:val="00720120"/>
    <w:rPr>
      <w:rFonts w:cs="David"/>
      <w:i/>
      <w:iCs w:val="0"/>
      <w:w w:val="96"/>
      <w:szCs w:val="32"/>
    </w:rPr>
  </w:style>
  <w:style w:type="paragraph" w:styleId="afc">
    <w:name w:val="caption"/>
    <w:basedOn w:val="a"/>
    <w:next w:val="a"/>
    <w:uiPriority w:val="35"/>
    <w:unhideWhenUsed/>
    <w:qFormat/>
    <w:rsid w:val="00720120"/>
    <w:pPr>
      <w:spacing w:after="200" w:line="240" w:lineRule="auto"/>
    </w:pPr>
    <w:rPr>
      <w:i/>
      <w:iCs/>
      <w:color w:val="44546A" w:themeColor="text2"/>
    </w:rPr>
  </w:style>
  <w:style w:type="paragraph" w:styleId="afd">
    <w:name w:val="table of figures"/>
    <w:basedOn w:val="a"/>
    <w:next w:val="a"/>
    <w:uiPriority w:val="99"/>
    <w:semiHidden/>
    <w:unhideWhenUsed/>
    <w:rsid w:val="00720120"/>
  </w:style>
  <w:style w:type="character" w:styleId="afe">
    <w:name w:val="page number"/>
    <w:basedOn w:val="a0"/>
    <w:rsid w:val="00720120"/>
  </w:style>
  <w:style w:type="paragraph" w:styleId="aff">
    <w:name w:val="footnote text"/>
    <w:basedOn w:val="a"/>
    <w:link w:val="aff0"/>
    <w:uiPriority w:val="99"/>
    <w:unhideWhenUsed/>
    <w:rsid w:val="00720120"/>
    <w:pPr>
      <w:spacing w:line="240" w:lineRule="auto"/>
    </w:pPr>
  </w:style>
  <w:style w:type="character" w:customStyle="1" w:styleId="aff0">
    <w:name w:val="טקסט הערת שוליים תו"/>
    <w:basedOn w:val="a0"/>
    <w:link w:val="aff"/>
    <w:uiPriority w:val="99"/>
    <w:rsid w:val="00720120"/>
    <w:rPr>
      <w:rFonts w:ascii="BA Fontov Regular" w:hAnsi="BA Fontov Regular" w:cs="FrankRuehl"/>
      <w:sz w:val="18"/>
      <w:szCs w:val="20"/>
    </w:rPr>
  </w:style>
  <w:style w:type="character" w:styleId="aff1">
    <w:name w:val="footnote reference"/>
    <w:basedOn w:val="a0"/>
    <w:uiPriority w:val="99"/>
    <w:semiHidden/>
    <w:unhideWhenUsed/>
    <w:rsid w:val="00720120"/>
    <w:rPr>
      <w:vertAlign w:val="superscript"/>
    </w:rPr>
  </w:style>
  <w:style w:type="character" w:customStyle="1" w:styleId="35">
    <w:name w:val="סגנון 3"/>
    <w:basedOn w:val="a0"/>
    <w:uiPriority w:val="1"/>
    <w:qFormat/>
    <w:rsid w:val="00720120"/>
  </w:style>
  <w:style w:type="paragraph" w:customStyle="1" w:styleId="04">
    <w:name w:val="0.4."/>
    <w:basedOn w:val="2"/>
    <w:link w:val="040"/>
    <w:rsid w:val="00720120"/>
    <w:rPr>
      <w:bCs w:val="0"/>
      <w:spacing w:val="-8"/>
    </w:rPr>
  </w:style>
  <w:style w:type="character" w:customStyle="1" w:styleId="040">
    <w:name w:val="0.4. תו"/>
    <w:basedOn w:val="a0"/>
    <w:link w:val="04"/>
    <w:rsid w:val="00720120"/>
    <w:rPr>
      <w:rFonts w:ascii="David" w:hAnsi="David" w:cs="FrankRuehl"/>
      <w:b/>
      <w:spacing w:val="-8"/>
      <w:w w:val="92"/>
      <w:sz w:val="32"/>
      <w:szCs w:val="20"/>
    </w:rPr>
  </w:style>
  <w:style w:type="paragraph" w:customStyle="1" w:styleId="-04">
    <w:name w:val="טאב-  0.4"/>
    <w:basedOn w:val="a7"/>
    <w:link w:val="-040"/>
    <w:qFormat/>
    <w:rsid w:val="00720120"/>
    <w:pPr>
      <w:numPr>
        <w:numId w:val="5"/>
      </w:numPr>
    </w:pPr>
    <w:rPr>
      <w:spacing w:val="-8"/>
    </w:rPr>
  </w:style>
  <w:style w:type="character" w:customStyle="1" w:styleId="-040">
    <w:name w:val="טאב-  0.4 תו"/>
    <w:basedOn w:val="a8"/>
    <w:link w:val="-04"/>
    <w:rsid w:val="00720120"/>
    <w:rPr>
      <w:rFonts w:ascii="BA Fontov Regular" w:hAnsi="BA Fontov Regular" w:cs="FrankRuehl"/>
      <w:spacing w:val="-8"/>
      <w:sz w:val="32"/>
      <w:szCs w:val="20"/>
    </w:rPr>
  </w:style>
  <w:style w:type="paragraph" w:styleId="aff2">
    <w:name w:val="Document Map"/>
    <w:basedOn w:val="a"/>
    <w:link w:val="aff3"/>
    <w:uiPriority w:val="99"/>
    <w:semiHidden/>
    <w:unhideWhenUsed/>
    <w:rsid w:val="00720120"/>
    <w:pPr>
      <w:spacing w:line="240" w:lineRule="auto"/>
    </w:pPr>
    <w:rPr>
      <w:rFonts w:ascii="Tahoma" w:eastAsia="Times New Roman" w:hAnsi="Tahoma" w:cs="Tahoma"/>
      <w:spacing w:val="-10"/>
      <w:sz w:val="16"/>
    </w:rPr>
  </w:style>
  <w:style w:type="character" w:customStyle="1" w:styleId="aff3">
    <w:name w:val="מפת מסמך תו"/>
    <w:basedOn w:val="a0"/>
    <w:link w:val="aff2"/>
    <w:uiPriority w:val="99"/>
    <w:semiHidden/>
    <w:rsid w:val="00720120"/>
    <w:rPr>
      <w:rFonts w:ascii="Tahoma" w:eastAsia="Times New Roman" w:hAnsi="Tahoma" w:cs="Tahoma"/>
      <w:spacing w:val="-10"/>
      <w:sz w:val="16"/>
      <w:szCs w:val="16"/>
    </w:rPr>
  </w:style>
  <w:style w:type="paragraph" w:customStyle="1" w:styleId="aff4">
    <w:name w:val="הערת שוליים מ''מ"/>
    <w:basedOn w:val="aff"/>
    <w:link w:val="aff5"/>
    <w:autoRedefine/>
    <w:qFormat/>
    <w:rsid w:val="00720120"/>
    <w:pPr>
      <w:spacing w:line="360" w:lineRule="auto"/>
    </w:pPr>
    <w:rPr>
      <w:rFonts w:ascii="David" w:hAnsi="David" w:cs="Guttman Vilna"/>
      <w:bCs/>
      <w:spacing w:val="-10"/>
      <w:position w:val="8"/>
      <w:szCs w:val="26"/>
    </w:rPr>
  </w:style>
  <w:style w:type="character" w:customStyle="1" w:styleId="aff5">
    <w:name w:val="הערת שוליים מ''מ תו"/>
    <w:basedOn w:val="aff0"/>
    <w:link w:val="aff4"/>
    <w:rsid w:val="00720120"/>
    <w:rPr>
      <w:rFonts w:ascii="David" w:hAnsi="David" w:cs="Guttman Vilna"/>
      <w:bCs/>
      <w:spacing w:val="-10"/>
      <w:position w:val="8"/>
      <w:sz w:val="18"/>
      <w:szCs w:val="26"/>
    </w:rPr>
  </w:style>
  <w:style w:type="paragraph" w:customStyle="1" w:styleId="aff6">
    <w:name w:val="הערת שוליים"/>
    <w:basedOn w:val="aff"/>
    <w:autoRedefine/>
    <w:qFormat/>
    <w:rsid w:val="00720120"/>
    <w:pPr>
      <w:spacing w:line="360" w:lineRule="auto"/>
    </w:pPr>
    <w:rPr>
      <w:rFonts w:ascii="David" w:hAnsi="David" w:cs="Guttman Vilna"/>
      <w:bCs/>
      <w:position w:val="8"/>
      <w:sz w:val="22"/>
      <w:szCs w:val="26"/>
    </w:rPr>
  </w:style>
  <w:style w:type="paragraph" w:customStyle="1" w:styleId="aff7">
    <w:name w:val="הערת שולייים"/>
    <w:basedOn w:val="aff"/>
    <w:link w:val="aff8"/>
    <w:autoRedefine/>
    <w:qFormat/>
    <w:rsid w:val="00720120"/>
    <w:pPr>
      <w:spacing w:line="360" w:lineRule="auto"/>
      <w:jc w:val="left"/>
    </w:pPr>
    <w:rPr>
      <w:rFonts w:ascii="David" w:hAnsi="David" w:cs="Guttman Vilna"/>
      <w:bCs/>
      <w:position w:val="8"/>
      <w:szCs w:val="26"/>
    </w:rPr>
  </w:style>
  <w:style w:type="character" w:customStyle="1" w:styleId="aff8">
    <w:name w:val="הערת שולייים תו"/>
    <w:basedOn w:val="a0"/>
    <w:link w:val="aff7"/>
    <w:rsid w:val="00720120"/>
    <w:rPr>
      <w:rFonts w:ascii="David" w:hAnsi="David" w:cs="Guttman Vilna"/>
      <w:bCs/>
      <w:position w:val="8"/>
      <w:sz w:val="32"/>
      <w:szCs w:val="26"/>
    </w:rPr>
  </w:style>
  <w:style w:type="paragraph" w:customStyle="1" w:styleId="aff9">
    <w:name w:val="חציצה"/>
    <w:basedOn w:val="a"/>
    <w:link w:val="affa"/>
    <w:qFormat/>
    <w:rsid w:val="00B0291E"/>
    <w:pPr>
      <w:jc w:val="center"/>
    </w:pPr>
    <w:rPr>
      <w:rFonts w:ascii="BA חניכי הישיבות" w:hAnsi="BA חניכי הישיבות" w:cs="BA TM • Vilna Extra-Bold"/>
      <w:color w:val="806000" w:themeColor="accent4" w:themeShade="80"/>
      <w:sz w:val="18"/>
    </w:rPr>
  </w:style>
  <w:style w:type="paragraph" w:customStyle="1" w:styleId="affb">
    <w:name w:val="רגיל אדום"/>
    <w:basedOn w:val="a"/>
    <w:rsid w:val="00720120"/>
    <w:rPr>
      <w:color w:val="FF0000"/>
    </w:rPr>
  </w:style>
  <w:style w:type="paragraph" w:customStyle="1" w:styleId="affc">
    <w:name w:val="דף"/>
    <w:basedOn w:val="a"/>
    <w:qFormat/>
    <w:rsid w:val="00720120"/>
    <w:rPr>
      <w:rFonts w:ascii="David" w:hAnsi="David" w:cs="Guttman Vilna"/>
      <w:b/>
      <w:bCs/>
      <w:color w:val="0070C0"/>
      <w:szCs w:val="30"/>
    </w:rPr>
  </w:style>
  <w:style w:type="paragraph" w:customStyle="1" w:styleId="affd">
    <w:name w:val="כוכבים"/>
    <w:basedOn w:val="a"/>
    <w:rsid w:val="00720120"/>
    <w:pPr>
      <w:spacing w:before="40" w:after="40"/>
      <w:jc w:val="center"/>
    </w:pPr>
    <w:rPr>
      <w:rFonts w:ascii="Guttman Vilna" w:hAnsi="Guttman Vilna" w:cs="Arial"/>
      <w:bCs/>
      <w:color w:val="A6A6A6" w:themeColor="background1" w:themeShade="A6"/>
      <w:sz w:val="24"/>
      <w:szCs w:val="30"/>
    </w:rPr>
  </w:style>
  <w:style w:type="paragraph" w:customStyle="1" w:styleId="affe">
    <w:name w:val="דף בצד"/>
    <w:basedOn w:val="affc"/>
    <w:qFormat/>
    <w:rsid w:val="009D7F60"/>
    <w:pPr>
      <w:framePr w:h="510" w:hRule="exact" w:hSpace="113" w:wrap="around" w:vAnchor="text" w:hAnchor="page" w:xAlign="inside" w:y="1"/>
      <w:spacing w:line="300" w:lineRule="exact"/>
    </w:pPr>
    <w:rPr>
      <w:rFonts w:cs="BA Vilna Bold"/>
      <w:bCs w:val="0"/>
      <w:color w:val="auto"/>
      <w:szCs w:val="20"/>
    </w:rPr>
  </w:style>
  <w:style w:type="paragraph" w:customStyle="1" w:styleId="afff">
    <w:name w:val="מסכת"/>
    <w:basedOn w:val="a"/>
    <w:rsid w:val="00720120"/>
    <w:pPr>
      <w:framePr w:h="340" w:hRule="exact" w:hSpace="181" w:wrap="around" w:vAnchor="page" w:hAnchor="text" w:xAlign="right" w:yAlign="bottom"/>
      <w:jc w:val="center"/>
    </w:pPr>
    <w:rPr>
      <w:color w:val="FF0000"/>
    </w:rPr>
  </w:style>
  <w:style w:type="paragraph" w:customStyle="1" w:styleId="afff0">
    <w:name w:val="פרק"/>
    <w:basedOn w:val="a"/>
    <w:rsid w:val="00E05BD9"/>
    <w:pPr>
      <w:framePr w:h="163" w:hRule="exact" w:hSpace="181" w:wrap="around" w:vAnchor="page" w:hAnchor="page" w:xAlign="center" w:y="7192"/>
      <w:widowControl w:val="0"/>
      <w:spacing w:line="240" w:lineRule="auto"/>
    </w:pPr>
    <w:rPr>
      <w:color w:val="FF0000"/>
      <w:sz w:val="16"/>
      <w:szCs w:val="16"/>
    </w:rPr>
  </w:style>
  <w:style w:type="paragraph" w:customStyle="1" w:styleId="afff1">
    <w:name w:val="פרק שם"/>
    <w:basedOn w:val="a"/>
    <w:rsid w:val="00557C93"/>
    <w:pPr>
      <w:framePr w:h="120" w:hRule="exact" w:hSpace="181" w:wrap="around" w:vAnchor="page" w:hAnchor="page" w:x="4657" w:y="7260"/>
      <w:spacing w:line="240" w:lineRule="auto"/>
    </w:pPr>
    <w:rPr>
      <w:color w:val="FF0000"/>
      <w:sz w:val="12"/>
      <w:szCs w:val="12"/>
    </w:rPr>
  </w:style>
  <w:style w:type="paragraph" w:customStyle="1" w:styleId="afff2">
    <w:name w:val="דפים בפרק ב"/>
    <w:basedOn w:val="a"/>
    <w:rsid w:val="00C871AC"/>
    <w:pPr>
      <w:framePr w:w="463" w:h="158" w:hRule="exact" w:hSpace="181" w:wrap="notBeside" w:vAnchor="page" w:hAnchor="page" w:x="3734" w:y="7119"/>
      <w:spacing w:line="140" w:lineRule="exact"/>
    </w:pPr>
    <w:rPr>
      <w:color w:val="FF0000"/>
      <w:sz w:val="12"/>
      <w:szCs w:val="12"/>
    </w:rPr>
  </w:style>
  <w:style w:type="paragraph" w:customStyle="1" w:styleId="afff3">
    <w:name w:val="משניות"/>
    <w:basedOn w:val="a"/>
    <w:link w:val="afff4"/>
    <w:rsid w:val="00F52CC2"/>
    <w:pPr>
      <w:shd w:val="clear" w:color="auto" w:fill="F2F2F2" w:themeFill="background1" w:themeFillShade="F2"/>
      <w:spacing w:line="240" w:lineRule="exact"/>
    </w:pPr>
    <w:rPr>
      <w:rFonts w:cs="BA Vilna Bold"/>
      <w:spacing w:val="4"/>
      <w:sz w:val="22"/>
      <w:szCs w:val="22"/>
    </w:rPr>
  </w:style>
  <w:style w:type="character" w:customStyle="1" w:styleId="afff4">
    <w:name w:val="משניות תו"/>
    <w:basedOn w:val="a0"/>
    <w:link w:val="afff3"/>
    <w:rsid w:val="00F52CC2"/>
    <w:rPr>
      <w:rFonts w:ascii="Fb Fontext" w:hAnsi="Fb Fontext" w:cs="BA Vilna Bold"/>
      <w:spacing w:val="4"/>
      <w:sz w:val="22"/>
      <w:szCs w:val="22"/>
      <w:shd w:val="clear" w:color="auto" w:fill="F2F2F2" w:themeFill="background1" w:themeFillShade="F2"/>
    </w:rPr>
  </w:style>
  <w:style w:type="paragraph" w:customStyle="1" w:styleId="afff5">
    <w:name w:val="דעות"/>
    <w:basedOn w:val="a"/>
    <w:rsid w:val="00720120"/>
    <w:pPr>
      <w:tabs>
        <w:tab w:val="right" w:pos="4677"/>
        <w:tab w:val="left" w:pos="4961"/>
      </w:tabs>
      <w:spacing w:after="50"/>
      <w:ind w:firstLine="720"/>
      <w:contextualSpacing/>
    </w:pPr>
  </w:style>
  <w:style w:type="paragraph" w:styleId="afff6">
    <w:name w:val="Intense Quote"/>
    <w:basedOn w:val="a"/>
    <w:next w:val="a"/>
    <w:link w:val="afff7"/>
    <w:uiPriority w:val="30"/>
    <w:qFormat/>
    <w:rsid w:val="0072012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ציטוט חזק תו"/>
    <w:basedOn w:val="a0"/>
    <w:link w:val="afff6"/>
    <w:uiPriority w:val="30"/>
    <w:rsid w:val="00720120"/>
    <w:rPr>
      <w:rFonts w:ascii="BA Fontov Regular" w:hAnsi="BA Fontov Regular" w:cs="FrankRuehl"/>
      <w:i/>
      <w:iCs/>
      <w:color w:val="5B9BD5" w:themeColor="accent1"/>
      <w:sz w:val="18"/>
      <w:szCs w:val="20"/>
    </w:rPr>
  </w:style>
  <w:style w:type="character" w:customStyle="1" w:styleId="afff8">
    <w:name w:val="מודגש"/>
    <w:basedOn w:val="a0"/>
    <w:uiPriority w:val="1"/>
    <w:rsid w:val="00DE46D5"/>
    <w:rPr>
      <w:rFonts w:cs="PFT_Frank"/>
      <w:bCs/>
    </w:rPr>
  </w:style>
  <w:style w:type="paragraph" w:customStyle="1" w:styleId="afff9">
    <w:name w:val="הדרן עלך"/>
    <w:basedOn w:val="a"/>
    <w:link w:val="afffa"/>
    <w:qFormat/>
    <w:rsid w:val="00613C8C"/>
    <w:pPr>
      <w:jc w:val="center"/>
    </w:pPr>
    <w:rPr>
      <w:rFonts w:ascii="BA Or Tzadikim Regular" w:hAnsi="BA Or Tzadikim Regular" w:cs="BA Or Tzadikim Regular"/>
      <w:bCs/>
      <w:color w:val="808080" w:themeColor="background1" w:themeShade="80"/>
      <w:spacing w:val="10"/>
      <w:sz w:val="18"/>
    </w:rPr>
  </w:style>
  <w:style w:type="character" w:customStyle="1" w:styleId="afffa">
    <w:name w:val="הדרן עלך תו"/>
    <w:basedOn w:val="a0"/>
    <w:link w:val="afff9"/>
    <w:rsid w:val="00613C8C"/>
    <w:rPr>
      <w:rFonts w:ascii="BA Or Tzadikim Regular" w:hAnsi="BA Or Tzadikim Regular" w:cs="BA Or Tzadikim Regular"/>
      <w:bCs/>
      <w:color w:val="808080" w:themeColor="background1" w:themeShade="80"/>
      <w:spacing w:val="10"/>
      <w:sz w:val="18"/>
      <w:szCs w:val="18"/>
    </w:rPr>
  </w:style>
  <w:style w:type="paragraph" w:customStyle="1" w:styleId="25">
    <w:name w:val="כולל 2"/>
    <w:basedOn w:val="a"/>
    <w:link w:val="26"/>
    <w:qFormat/>
    <w:rsid w:val="00720120"/>
    <w:pPr>
      <w:spacing w:after="200" w:line="360" w:lineRule="exact"/>
    </w:pPr>
    <w:rPr>
      <w:spacing w:val="-4"/>
    </w:rPr>
  </w:style>
  <w:style w:type="character" w:customStyle="1" w:styleId="26">
    <w:name w:val="כולל 2 תו"/>
    <w:basedOn w:val="a0"/>
    <w:link w:val="25"/>
    <w:rsid w:val="00720120"/>
    <w:rPr>
      <w:rFonts w:ascii="Fb Fontext" w:hAnsi="Fb Fontext" w:cs="FrankRuehl"/>
      <w:spacing w:val="-4"/>
      <w:sz w:val="18"/>
      <w:szCs w:val="20"/>
    </w:rPr>
  </w:style>
  <w:style w:type="paragraph" w:customStyle="1" w:styleId="afffb">
    <w:name w:val="ד''ה משנה"/>
    <w:basedOn w:val="a"/>
    <w:link w:val="afffc"/>
    <w:qFormat/>
    <w:rsid w:val="00E82000"/>
    <w:pPr>
      <w:spacing w:before="120"/>
      <w:ind w:end="320"/>
      <w:contextualSpacing/>
      <w:jc w:val="center"/>
    </w:pPr>
    <w:rPr>
      <w:rFonts w:cs="BA TM • Vilna Extra-Bold"/>
      <w:color w:val="806000" w:themeColor="accent4" w:themeShade="80"/>
      <w:spacing w:val="4"/>
      <w:sz w:val="22"/>
      <w:szCs w:val="22"/>
    </w:rPr>
  </w:style>
  <w:style w:type="character" w:customStyle="1" w:styleId="afffc">
    <w:name w:val="ד''ה משנה תו"/>
    <w:basedOn w:val="a0"/>
    <w:link w:val="afffb"/>
    <w:rsid w:val="00E82000"/>
    <w:rPr>
      <w:rFonts w:ascii="Fb Fontext" w:hAnsi="Fb Fontext" w:cs="BA TM • Vilna Extra-Bold"/>
      <w:color w:val="806000" w:themeColor="accent4" w:themeShade="80"/>
      <w:spacing w:val="4"/>
      <w:sz w:val="22"/>
      <w:szCs w:val="22"/>
    </w:rPr>
  </w:style>
  <w:style w:type="paragraph" w:customStyle="1" w:styleId="afffd">
    <w:name w:val="מבואה"/>
    <w:basedOn w:val="a"/>
    <w:link w:val="afffe"/>
    <w:qFormat/>
    <w:rsid w:val="00720120"/>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e">
    <w:name w:val="מבואה תו"/>
    <w:basedOn w:val="a0"/>
    <w:link w:val="afffd"/>
    <w:rsid w:val="00720120"/>
    <w:rPr>
      <w:rFonts w:ascii="David" w:eastAsia="Times New Roman" w:hAnsi="David" w:cs="David"/>
      <w:b/>
      <w:bCs/>
      <w:color w:val="A6A6A6" w:themeColor="background1" w:themeShade="A6"/>
      <w:sz w:val="18"/>
      <w:szCs w:val="20"/>
    </w:rPr>
  </w:style>
  <w:style w:type="paragraph" w:customStyle="1" w:styleId="affff">
    <w:name w:val="טור הערות לאוקמי"/>
    <w:basedOn w:val="aff"/>
    <w:link w:val="affff0"/>
    <w:qFormat/>
    <w:rsid w:val="00720120"/>
    <w:pPr>
      <w:ind w:left="113" w:hanging="113"/>
    </w:pPr>
    <w:rPr>
      <w:szCs w:val="24"/>
    </w:rPr>
  </w:style>
  <w:style w:type="character" w:customStyle="1" w:styleId="affff0">
    <w:name w:val="טור הערות לאוקמי תו"/>
    <w:basedOn w:val="aff0"/>
    <w:link w:val="affff"/>
    <w:rsid w:val="00720120"/>
    <w:rPr>
      <w:rFonts w:ascii="BA Fontov Regular" w:hAnsi="BA Fontov Regular" w:cs="FrankRuehl"/>
      <w:sz w:val="18"/>
      <w:szCs w:val="24"/>
    </w:rPr>
  </w:style>
  <w:style w:type="paragraph" w:styleId="affff1">
    <w:name w:val="Body Text First Indent"/>
    <w:basedOn w:val="a"/>
    <w:link w:val="affff2"/>
    <w:uiPriority w:val="99"/>
    <w:semiHidden/>
    <w:unhideWhenUsed/>
    <w:rsid w:val="00720120"/>
    <w:pPr>
      <w:spacing w:line="360" w:lineRule="exact"/>
      <w:ind w:firstLine="360"/>
    </w:pPr>
    <w:rPr>
      <w:rFonts w:asciiTheme="minorHAnsi" w:hAnsiTheme="minorHAnsi"/>
      <w:sz w:val="22"/>
    </w:rPr>
  </w:style>
  <w:style w:type="character" w:customStyle="1" w:styleId="affff2">
    <w:name w:val="כניסת שורה ראשונה בגוף טקסט תו"/>
    <w:basedOn w:val="af2"/>
    <w:link w:val="affff1"/>
    <w:uiPriority w:val="99"/>
    <w:semiHidden/>
    <w:rsid w:val="00720120"/>
    <w:rPr>
      <w:rFonts w:ascii="BA Fontov Regular" w:hAnsi="BA Fontov Regular" w:cs="FrankRuehl"/>
      <w:sz w:val="18"/>
      <w:szCs w:val="20"/>
    </w:rPr>
  </w:style>
  <w:style w:type="paragraph" w:customStyle="1" w:styleId="041">
    <w:name w:val="0.4"/>
    <w:basedOn w:val="a"/>
    <w:link w:val="042"/>
    <w:qFormat/>
    <w:rsid w:val="00720120"/>
    <w:rPr>
      <w:spacing w:val="-8"/>
    </w:rPr>
  </w:style>
  <w:style w:type="paragraph" w:customStyle="1" w:styleId="02">
    <w:name w:val="0.2 משנה"/>
    <w:basedOn w:val="afff3"/>
    <w:link w:val="020"/>
    <w:qFormat/>
    <w:rsid w:val="00720120"/>
    <w:rPr>
      <w:b/>
      <w:spacing w:val="-4"/>
      <w:sz w:val="22"/>
      <w:szCs w:val="22"/>
    </w:rPr>
  </w:style>
  <w:style w:type="character" w:customStyle="1" w:styleId="042">
    <w:name w:val="0.4 תו"/>
    <w:basedOn w:val="a0"/>
    <w:link w:val="041"/>
    <w:rsid w:val="00720120"/>
    <w:rPr>
      <w:rFonts w:ascii="BA Fontov Regular" w:hAnsi="BA Fontov Regular" w:cs="FrankRuehl"/>
      <w:spacing w:val="-8"/>
      <w:sz w:val="18"/>
      <w:szCs w:val="20"/>
    </w:rPr>
  </w:style>
  <w:style w:type="paragraph" w:customStyle="1" w:styleId="043">
    <w:name w:val="0.4משנה"/>
    <w:basedOn w:val="afff3"/>
    <w:link w:val="044"/>
    <w:qFormat/>
    <w:rsid w:val="00720120"/>
    <w:rPr>
      <w:spacing w:val="-8"/>
    </w:rPr>
  </w:style>
  <w:style w:type="character" w:customStyle="1" w:styleId="020">
    <w:name w:val="0.2 משנה תו"/>
    <w:basedOn w:val="afff4"/>
    <w:link w:val="02"/>
    <w:rsid w:val="00720120"/>
    <w:rPr>
      <w:rFonts w:ascii="BA Fontov Regular" w:hAnsi="BA Fontov Regular" w:cs="Guttman Vilna"/>
      <w:b/>
      <w:bCs w:val="0"/>
      <w:spacing w:val="-4"/>
      <w:sz w:val="18"/>
      <w:szCs w:val="20"/>
      <w:shd w:val="clear" w:color="auto" w:fill="F2F2F2" w:themeFill="background1" w:themeFillShade="F2"/>
    </w:rPr>
  </w:style>
  <w:style w:type="character" w:customStyle="1" w:styleId="044">
    <w:name w:val="0.4משנה תו"/>
    <w:basedOn w:val="020"/>
    <w:link w:val="043"/>
    <w:rsid w:val="00720120"/>
    <w:rPr>
      <w:rFonts w:ascii="BA Fontov Regular" w:hAnsi="BA Fontov Regular" w:cs="Guttman Vilna"/>
      <w:b w:val="0"/>
      <w:bCs w:val="0"/>
      <w:spacing w:val="-8"/>
      <w:sz w:val="18"/>
      <w:szCs w:val="20"/>
      <w:shd w:val="clear" w:color="auto" w:fill="F2F2F2" w:themeFill="background1" w:themeFillShade="F2"/>
    </w:rPr>
  </w:style>
  <w:style w:type="paragraph" w:customStyle="1" w:styleId="affff3">
    <w:name w:val="פיסקת תשובה"/>
    <w:basedOn w:val="a"/>
    <w:link w:val="affff4"/>
    <w:qFormat/>
    <w:rsid w:val="00720120"/>
    <w:pPr>
      <w:ind w:left="397" w:hanging="113"/>
    </w:pPr>
  </w:style>
  <w:style w:type="character" w:customStyle="1" w:styleId="affff4">
    <w:name w:val="פיסקת תשובה תו"/>
    <w:basedOn w:val="a0"/>
    <w:link w:val="affff3"/>
    <w:rsid w:val="00720120"/>
    <w:rPr>
      <w:rFonts w:ascii="Fb Fontext" w:hAnsi="Fb Fontext" w:cs="FrankRuehl"/>
      <w:sz w:val="32"/>
      <w:szCs w:val="20"/>
    </w:rPr>
  </w:style>
  <w:style w:type="paragraph" w:customStyle="1" w:styleId="affff5">
    <w:name w:val="תשובה"/>
    <w:basedOn w:val="a"/>
    <w:link w:val="affff6"/>
    <w:qFormat/>
    <w:rsid w:val="00720120"/>
    <w:pPr>
      <w:ind w:left="568" w:hanging="284"/>
    </w:pPr>
  </w:style>
  <w:style w:type="character" w:customStyle="1" w:styleId="affa">
    <w:name w:val="חציצה תו"/>
    <w:basedOn w:val="a0"/>
    <w:link w:val="aff9"/>
    <w:rsid w:val="00B0291E"/>
    <w:rPr>
      <w:rFonts w:ascii="BA חניכי הישיבות" w:hAnsi="BA חניכי הישיבות" w:cs="BA TM • Vilna Extra-Bold"/>
      <w:color w:val="806000" w:themeColor="accent4" w:themeShade="80"/>
      <w:sz w:val="18"/>
      <w:szCs w:val="18"/>
    </w:rPr>
  </w:style>
  <w:style w:type="character" w:customStyle="1" w:styleId="affff6">
    <w:name w:val="תשובה תו"/>
    <w:basedOn w:val="a0"/>
    <w:link w:val="affff5"/>
    <w:rsid w:val="00720120"/>
    <w:rPr>
      <w:rFonts w:ascii="Fb Fontext" w:hAnsi="Fb Fontext" w:cs="FrankRuehl"/>
      <w:sz w:val="18"/>
      <w:szCs w:val="20"/>
    </w:rPr>
  </w:style>
  <w:style w:type="paragraph" w:customStyle="1" w:styleId="affff7">
    <w:name w:val="פסוק"/>
    <w:basedOn w:val="a"/>
    <w:link w:val="affff8"/>
    <w:qFormat/>
    <w:rsid w:val="00612F1B"/>
    <w:rPr>
      <w:rFonts w:cs="BA TM • Tzlotana"/>
      <w:bCs/>
      <w:spacing w:val="4"/>
      <w:szCs w:val="16"/>
    </w:rPr>
  </w:style>
  <w:style w:type="character" w:customStyle="1" w:styleId="affff8">
    <w:name w:val="פסוק תו"/>
    <w:basedOn w:val="a0"/>
    <w:link w:val="affff7"/>
    <w:rsid w:val="00612F1B"/>
    <w:rPr>
      <w:rFonts w:ascii="Fb Fontext" w:hAnsi="Fb Fontext" w:cs="BA TM • Tzlotana"/>
      <w:bCs/>
      <w:spacing w:val="4"/>
      <w:sz w:val="32"/>
      <w:szCs w:val="16"/>
    </w:rPr>
  </w:style>
  <w:style w:type="paragraph" w:customStyle="1" w:styleId="affff9">
    <w:name w:val="נושא"/>
    <w:basedOn w:val="a"/>
    <w:link w:val="affffa"/>
    <w:qFormat/>
    <w:rsid w:val="009262E7"/>
    <w:pPr>
      <w:spacing w:before="60"/>
      <w:jc w:val="center"/>
    </w:pPr>
    <w:rPr>
      <w:rFonts w:cs="PFT_Frank"/>
      <w:b/>
      <w:bCs/>
      <w:color w:val="806000" w:themeColor="accent4" w:themeShade="80"/>
      <w:sz w:val="28"/>
      <w:szCs w:val="15"/>
    </w:rPr>
  </w:style>
  <w:style w:type="character" w:customStyle="1" w:styleId="affffa">
    <w:name w:val="נושא תו"/>
    <w:basedOn w:val="a0"/>
    <w:link w:val="affff9"/>
    <w:rsid w:val="009262E7"/>
    <w:rPr>
      <w:rFonts w:ascii="Fb Fontext" w:hAnsi="Fb Fontext" w:cs="PFT_Frank"/>
      <w:b/>
      <w:bCs/>
      <w:color w:val="806000" w:themeColor="accent4" w:themeShade="80"/>
      <w:sz w:val="28"/>
      <w:szCs w:val="15"/>
    </w:rPr>
  </w:style>
  <w:style w:type="paragraph" w:customStyle="1" w:styleId="affffb">
    <w:name w:val="אמוראים"/>
    <w:basedOn w:val="a"/>
    <w:link w:val="affffc"/>
    <w:qFormat/>
    <w:rsid w:val="004C006A"/>
    <w:pPr>
      <w:ind w:firstLine="113"/>
    </w:pPr>
    <w:rPr>
      <w:rFonts w:ascii="BA Vilna Bold" w:hAnsi="BA Vilna Bold" w:cs="BA Vilna Bold"/>
      <w:b/>
      <w:sz w:val="14"/>
      <w:szCs w:val="14"/>
    </w:rPr>
  </w:style>
  <w:style w:type="character" w:customStyle="1" w:styleId="affffc">
    <w:name w:val="אמוראים תו"/>
    <w:basedOn w:val="a0"/>
    <w:link w:val="affffb"/>
    <w:rsid w:val="004C006A"/>
    <w:rPr>
      <w:rFonts w:ascii="BA Vilna Bold" w:hAnsi="BA Vilna Bold" w:cs="BA Vilna Bold"/>
      <w:b/>
      <w:spacing w:val="4"/>
      <w:sz w:val="14"/>
      <w:szCs w:val="14"/>
    </w:rPr>
  </w:style>
  <w:style w:type="paragraph" w:customStyle="1" w:styleId="affffd">
    <w:name w:val="רקע והסבר"/>
    <w:basedOn w:val="a"/>
    <w:link w:val="affffe"/>
    <w:qFormat/>
    <w:rsid w:val="008D64F5"/>
    <w:pPr>
      <w:spacing w:line="180" w:lineRule="exact"/>
    </w:pPr>
    <w:rPr>
      <w:sz w:val="14"/>
      <w:szCs w:val="13"/>
    </w:rPr>
  </w:style>
  <w:style w:type="character" w:customStyle="1" w:styleId="affffe">
    <w:name w:val="רקע והסבר תו"/>
    <w:basedOn w:val="a0"/>
    <w:link w:val="affffd"/>
    <w:rsid w:val="008D64F5"/>
    <w:rPr>
      <w:rFonts w:ascii="Fb Fontext" w:hAnsi="Fb Fontext" w:cs="FrankRuehl"/>
      <w:sz w:val="14"/>
      <w:szCs w:val="13"/>
    </w:rPr>
  </w:style>
  <w:style w:type="paragraph" w:customStyle="1" w:styleId="36">
    <w:name w:val="חלון 3"/>
    <w:basedOn w:val="a"/>
    <w:link w:val="37"/>
    <w:autoRedefine/>
    <w:qFormat/>
    <w:rsid w:val="00D86A64"/>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7">
    <w:name w:val="חלון 3 תו"/>
    <w:basedOn w:val="a0"/>
    <w:link w:val="36"/>
    <w:rsid w:val="00D86A64"/>
    <w:rPr>
      <w:rFonts w:ascii="BA TM • Vilna Extra-Bold" w:hAnsi="BA TM • Vilna Extra-Bold" w:cs="BA TM • Vilna Extra-Bold"/>
      <w:color w:val="767171" w:themeColor="background2" w:themeShade="80"/>
      <w:sz w:val="14"/>
      <w:szCs w:val="14"/>
    </w:rPr>
  </w:style>
  <w:style w:type="paragraph" w:customStyle="1" w:styleId="afffff">
    <w:name w:val="משנה בצד"/>
    <w:basedOn w:val="a"/>
    <w:link w:val="afffff0"/>
    <w:autoRedefine/>
    <w:qFormat/>
    <w:rsid w:val="00687D3C"/>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f0">
    <w:name w:val="משנה בצד תו"/>
    <w:basedOn w:val="a0"/>
    <w:link w:val="afffff"/>
    <w:rsid w:val="00687D3C"/>
    <w:rPr>
      <w:rFonts w:ascii="BA Vilna Bold" w:hAnsi="BA Vilna Bold" w:cs="BA Vilna Bold"/>
      <w:spacing w:val="4"/>
      <w:position w:val="6"/>
      <w:sz w:val="16"/>
      <w:szCs w:val="16"/>
    </w:rPr>
  </w:style>
  <w:style w:type="character" w:customStyle="1" w:styleId="27">
    <w:name w:val="אמוראים תו 2"/>
    <w:basedOn w:val="affffc"/>
    <w:uiPriority w:val="1"/>
    <w:qFormat/>
    <w:rsid w:val="00D24D64"/>
    <w:rPr>
      <w:rFonts w:ascii="BA Vilna Bold" w:hAnsi="BA Vilna Bold" w:cs="BA Vilna Bold"/>
      <w:b/>
      <w:spacing w:val="4"/>
      <w:sz w:val="14"/>
      <w:szCs w:val="14"/>
    </w:rPr>
  </w:style>
  <w:style w:type="paragraph" w:customStyle="1" w:styleId="41">
    <w:name w:val="חלון 4"/>
    <w:basedOn w:val="36"/>
    <w:link w:val="42"/>
    <w:rsid w:val="00CB30B1"/>
    <w:pPr>
      <w:framePr w:wrap="notBeside" w:y="114"/>
    </w:pPr>
  </w:style>
  <w:style w:type="character" w:customStyle="1" w:styleId="42">
    <w:name w:val="חלון 4 תו"/>
    <w:basedOn w:val="37"/>
    <w:link w:val="41"/>
    <w:rsid w:val="00CB30B1"/>
    <w:rPr>
      <w:rFonts w:ascii="BA Vilna Regular" w:hAnsi="BA Vilna Regular" w:cs="BA Vilna Bold"/>
      <w:color w:val="767171" w:themeColor="background2" w:themeShade="80"/>
      <w:spacing w:val="4"/>
      <w:sz w:val="14"/>
      <w:szCs w:val="14"/>
    </w:rPr>
  </w:style>
  <w:style w:type="paragraph" w:styleId="TOC4">
    <w:name w:val="toc 4"/>
    <w:basedOn w:val="a"/>
    <w:next w:val="a"/>
    <w:autoRedefine/>
    <w:uiPriority w:val="39"/>
    <w:unhideWhenUsed/>
    <w:rsid w:val="009775F5"/>
    <w:pPr>
      <w:spacing w:after="100" w:line="259" w:lineRule="auto"/>
      <w:ind w:left="660"/>
      <w:jc w:val="left"/>
    </w:pPr>
    <w:rPr>
      <w:rFonts w:asciiTheme="minorHAnsi" w:eastAsiaTheme="minorEastAsia" w:hAnsiTheme="minorHAnsi" w:cstheme="minorBidi"/>
      <w:sz w:val="22"/>
      <w:szCs w:val="22"/>
    </w:rPr>
  </w:style>
  <w:style w:type="paragraph" w:styleId="TOC3">
    <w:name w:val="toc 3"/>
    <w:basedOn w:val="a"/>
    <w:next w:val="a"/>
    <w:autoRedefine/>
    <w:uiPriority w:val="39"/>
    <w:unhideWhenUsed/>
    <w:rsid w:val="009775F5"/>
    <w:pPr>
      <w:ind w:left="641"/>
    </w:pPr>
  </w:style>
  <w:style w:type="paragraph" w:styleId="TOC5">
    <w:name w:val="toc 5"/>
    <w:basedOn w:val="a"/>
    <w:next w:val="a"/>
    <w:autoRedefine/>
    <w:uiPriority w:val="39"/>
    <w:unhideWhenUsed/>
    <w:rsid w:val="009775F5"/>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a"/>
    <w:next w:val="a"/>
    <w:autoRedefine/>
    <w:uiPriority w:val="39"/>
    <w:unhideWhenUsed/>
    <w:rsid w:val="009775F5"/>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a"/>
    <w:next w:val="a"/>
    <w:autoRedefine/>
    <w:uiPriority w:val="39"/>
    <w:unhideWhenUsed/>
    <w:rsid w:val="009775F5"/>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a"/>
    <w:next w:val="a"/>
    <w:autoRedefine/>
    <w:uiPriority w:val="39"/>
    <w:unhideWhenUsed/>
    <w:rsid w:val="009775F5"/>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a"/>
    <w:next w:val="a"/>
    <w:autoRedefine/>
    <w:uiPriority w:val="39"/>
    <w:unhideWhenUsed/>
    <w:rsid w:val="009775F5"/>
    <w:pPr>
      <w:spacing w:after="100" w:line="259" w:lineRule="auto"/>
      <w:ind w:left="1760"/>
      <w:jc w:val="left"/>
    </w:pPr>
    <w:rPr>
      <w:rFonts w:asciiTheme="minorHAnsi" w:eastAsiaTheme="minorEastAsia" w:hAnsiTheme="minorHAnsi" w:cstheme="minorBidi"/>
      <w:sz w:val="22"/>
      <w:szCs w:val="22"/>
    </w:rPr>
  </w:style>
  <w:style w:type="character" w:customStyle="1" w:styleId="11">
    <w:name w:val="מודגש 1"/>
    <w:basedOn w:val="a0"/>
    <w:uiPriority w:val="1"/>
    <w:qFormat/>
    <w:rsid w:val="00F76DA9"/>
    <w:rPr>
      <w:rFonts w:cs="PFT_Frank"/>
      <w:bCs/>
      <w:szCs w:val="14"/>
    </w:rPr>
  </w:style>
  <w:style w:type="character" w:styleId="afffff1">
    <w:name w:val="Unresolved Mention"/>
    <w:basedOn w:val="a0"/>
    <w:uiPriority w:val="99"/>
    <w:semiHidden/>
    <w:unhideWhenUsed/>
    <w:rsid w:val="00CC7007"/>
    <w:rPr>
      <w:color w:val="605E5C"/>
      <w:shd w:val="clear" w:color="auto" w:fill="E1DFDD"/>
    </w:rPr>
  </w:style>
  <w:style w:type="paragraph" w:customStyle="1" w:styleId="28">
    <w:name w:val="משניות 2"/>
    <w:basedOn w:val="afff3"/>
    <w:link w:val="29"/>
    <w:qFormat/>
    <w:rsid w:val="00CC7007"/>
    <w:pPr>
      <w:shd w:val="clear" w:color="auto" w:fill="EFCFA0"/>
    </w:pPr>
    <w:rPr>
      <w:rFonts w:cs="BA TM • Vilna Extra-Bold"/>
    </w:rPr>
  </w:style>
  <w:style w:type="character" w:customStyle="1" w:styleId="29">
    <w:name w:val="משניות 2 תו"/>
    <w:basedOn w:val="afff4"/>
    <w:link w:val="28"/>
    <w:rsid w:val="00CC7007"/>
    <w:rPr>
      <w:rFonts w:ascii="Fb Fontext" w:hAnsi="Fb Fontext" w:cs="BA TM • Vilna Extra-Bold"/>
      <w:spacing w:val="4"/>
      <w:sz w:val="32"/>
      <w:szCs w:val="18"/>
      <w:shd w:val="clear" w:color="auto" w:fill="EFCFA0"/>
    </w:rPr>
  </w:style>
  <w:style w:type="paragraph" w:customStyle="1" w:styleId="07">
    <w:name w:val="0.7"/>
    <w:basedOn w:val="041"/>
    <w:link w:val="070"/>
    <w:qFormat/>
    <w:rsid w:val="006F071F"/>
    <w:pPr>
      <w:spacing w:line="276" w:lineRule="auto"/>
      <w:jc w:val="left"/>
    </w:pPr>
    <w:rPr>
      <w:rFonts w:ascii="David" w:hAnsi="David" w:cs="David"/>
      <w:spacing w:val="-14"/>
      <w:szCs w:val="32"/>
    </w:rPr>
  </w:style>
  <w:style w:type="paragraph" w:customStyle="1" w:styleId="05">
    <w:name w:val="0.5"/>
    <w:basedOn w:val="041"/>
    <w:link w:val="050"/>
    <w:qFormat/>
    <w:rsid w:val="006F071F"/>
    <w:pPr>
      <w:spacing w:line="276" w:lineRule="auto"/>
      <w:jc w:val="left"/>
    </w:pPr>
    <w:rPr>
      <w:rFonts w:ascii="David" w:hAnsi="David" w:cs="David"/>
      <w:spacing w:val="-10"/>
      <w:szCs w:val="32"/>
    </w:rPr>
  </w:style>
  <w:style w:type="character" w:customStyle="1" w:styleId="070">
    <w:name w:val="0.7 תו"/>
    <w:basedOn w:val="042"/>
    <w:link w:val="07"/>
    <w:rsid w:val="006F071F"/>
    <w:rPr>
      <w:rFonts w:ascii="David" w:hAnsi="David" w:cs="David"/>
      <w:spacing w:val="-14"/>
      <w:sz w:val="32"/>
      <w:szCs w:val="32"/>
    </w:rPr>
  </w:style>
  <w:style w:type="character" w:customStyle="1" w:styleId="050">
    <w:name w:val="0.5 תו"/>
    <w:basedOn w:val="042"/>
    <w:link w:val="05"/>
    <w:rsid w:val="006F071F"/>
    <w:rPr>
      <w:rFonts w:ascii="David" w:hAnsi="David" w:cs="David"/>
      <w:spacing w:val="-10"/>
      <w:sz w:val="32"/>
      <w:szCs w:val="32"/>
    </w:rPr>
  </w:style>
  <w:style w:type="paragraph" w:customStyle="1" w:styleId="00">
    <w:name w:val="רגיל0.0"/>
    <w:basedOn w:val="a"/>
    <w:link w:val="000"/>
    <w:qFormat/>
    <w:rsid w:val="006F071F"/>
    <w:pPr>
      <w:spacing w:line="276" w:lineRule="auto"/>
    </w:pPr>
    <w:rPr>
      <w:rFonts w:ascii="David" w:hAnsi="David" w:cs="David"/>
      <w:szCs w:val="32"/>
    </w:rPr>
  </w:style>
  <w:style w:type="character" w:customStyle="1" w:styleId="000">
    <w:name w:val="רגיל0.0 תו"/>
    <w:basedOn w:val="a0"/>
    <w:link w:val="00"/>
    <w:rsid w:val="006F071F"/>
    <w:rPr>
      <w:rFonts w:ascii="David" w:hAnsi="David" w:cs="David"/>
      <w:sz w:val="32"/>
      <w:szCs w:val="32"/>
    </w:rPr>
  </w:style>
  <w:style w:type="character" w:customStyle="1" w:styleId="afffff2">
    <w:name w:val="הסבר"/>
    <w:basedOn w:val="a0"/>
    <w:uiPriority w:val="1"/>
    <w:qFormat/>
    <w:rsid w:val="000F0084"/>
    <w:rPr>
      <w:sz w:val="16"/>
      <w:szCs w:val="14"/>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124291">
      <w:bodyDiv w:val="1"/>
      <w:marLeft w:val="0"/>
      <w:marRight w:val="0"/>
      <w:marTop w:val="0"/>
      <w:marBottom w:val="0"/>
      <w:divBdr>
        <w:top w:val="none" w:sz="0" w:space="0" w:color="auto"/>
        <w:left w:val="none" w:sz="0" w:space="0" w:color="auto"/>
        <w:bottom w:val="none" w:sz="0" w:space="0" w:color="auto"/>
        <w:right w:val="none" w:sz="0" w:space="0" w:color="auto"/>
      </w:divBdr>
    </w:div>
    <w:div w:id="1855455718">
      <w:bodyDiv w:val="1"/>
      <w:marLeft w:val="0"/>
      <w:marRight w:val="0"/>
      <w:marTop w:val="0"/>
      <w:marBottom w:val="0"/>
      <w:divBdr>
        <w:top w:val="none" w:sz="0" w:space="0" w:color="auto"/>
        <w:left w:val="none" w:sz="0" w:space="0" w:color="auto"/>
        <w:bottom w:val="none" w:sz="0" w:space="0" w:color="auto"/>
        <w:right w:val="none" w:sz="0" w:space="0" w:color="auto"/>
      </w:divBdr>
      <w:divsChild>
        <w:div w:id="328295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414461">
              <w:marLeft w:val="0"/>
              <w:marRight w:val="0"/>
              <w:marTop w:val="0"/>
              <w:marBottom w:val="0"/>
              <w:divBdr>
                <w:top w:val="none" w:sz="0" w:space="0" w:color="auto"/>
                <w:left w:val="none" w:sz="0" w:space="0" w:color="auto"/>
                <w:bottom w:val="none" w:sz="0" w:space="0" w:color="auto"/>
                <w:right w:val="none" w:sz="0" w:space="0" w:color="auto"/>
              </w:divBdr>
            </w:div>
          </w:divsChild>
        </w:div>
        <w:div w:id="579367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374683">
              <w:marLeft w:val="0"/>
              <w:marRight w:val="0"/>
              <w:marTop w:val="0"/>
              <w:marBottom w:val="0"/>
              <w:divBdr>
                <w:top w:val="none" w:sz="0" w:space="0" w:color="auto"/>
                <w:left w:val="none" w:sz="0" w:space="0" w:color="auto"/>
                <w:bottom w:val="none" w:sz="0" w:space="0" w:color="auto"/>
                <w:right w:val="none" w:sz="0" w:space="0" w:color="auto"/>
              </w:divBdr>
            </w:div>
          </w:divsChild>
        </w:div>
        <w:div w:id="492140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953788">
              <w:marLeft w:val="0"/>
              <w:marRight w:val="0"/>
              <w:marTop w:val="0"/>
              <w:marBottom w:val="0"/>
              <w:divBdr>
                <w:top w:val="none" w:sz="0" w:space="0" w:color="auto"/>
                <w:left w:val="none" w:sz="0" w:space="0" w:color="auto"/>
                <w:bottom w:val="none" w:sz="0" w:space="0" w:color="auto"/>
                <w:right w:val="none" w:sz="0" w:space="0" w:color="auto"/>
              </w:divBdr>
            </w:div>
          </w:divsChild>
        </w:div>
        <w:div w:id="611325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8470C5-5B5F-4450-BCFA-C13326CB2E7F}">
  <we:reference id="wa200005502" version="1.0.0.9" store="he-IL" storeType="OMEX"/>
  <we:alternateReferences>
    <we:reference id="wa200005502" version="1.0.0.9" store="wa200005502" storeType="OMEX"/>
  </we:alternateReferences>
  <we:properties>
    <we:property name="docId" value="&quot;ebc78504-93b1-4621-b426-3abe75f5a25d&quot;"/>
    <we:property name="threads" value="[{&quot;id&quot;:&quot;bpTm3uXZHU72GCKFGCyhU&quot;,&quot;contextType&quot;:&quot;CONTEXT_SELECTION&quot;,&quot;context&quot;:&quot;מכאן ולהבא הוא נפסל, עד זומם חידוש הוא, דהא תרי ותרי נינהו,\n&quot;,&quot;messages&quot;:[{&quot;role&quot;:&quot;user&quot;,&quot;content&quot;:&quot;איך אני מצמצם את הטקסט שבחרתי שיכנס בתוך שורה אחת. ?&quot;},{&quot;role&quot;:&quot;assistant&quot;,&quot;content&quot;:&quot;שקוף את הטקסט שלך\n&quot;}]},{&quot;id&quot;:&quot;zsWXmtu8pAVa0T27GP-P3&quot;,&quot;contextType&quot;:&quot;CONTEXT_SELECTION&quot;,&quot;context&quot;:&quot;מכאן ולהבא הוא נפסל, עד זומם חידוש הוא, דהא תרי ותרי נינהו,\n&quot;,&quot;messages&quot;:[{&quot;role&quot;:&quot;user&quot;,&quot;content&quot;:&quot;מכאן ולהבא הוא נפסל, עד זומם חידוש הוא, דהא תרי ותרי נינהו,&quot;},{&quot;role&quot;:&quot;assistant&quot;,&quot;content&quot;:&quot;מכאן ולהבא הוא נפסל, עד זומם חידוש הוא, דהא תרי ותרי נינהו.&quot;}]},{&quot;id&quot;:&quot;lB18c-qk3Gd-pirpapTSN&quot;,&quot;contextType&quot;:&quot;CONTEXT_SELECTION&quot;,&quot;context&quot;:&quot;ר\&quot;ש: קדשים שחייב באחריותם משלם תשלומי ד' וה', \n&quot;,&quot;messages&quot;:[{&quot;role&quot;:&quot;user&quot;,&quot;content&quot;:&quot;יש לכם את השירות הזה של צאט gpt על הוורד גם בעברית?&quot;},{&quot;role&quot;:&quot;assistant&quot;,&quot;content&quot;:&quot;אני אפשר לעזור בשירות הצ'אט בעברית כמו השירות שאתה משתמש בו כעת. איך אני יכול לסייע לך היום?&quot;},{&quot;role&quot;:&quot;user&quot;,&quot;content&quot;:&quot;שתעשה לי שכל הממשק שיש כאן יהיה בעברית ולא באנגלית. תוכל לבצע את זה עבורי ?&quot;},{&quot;role&quot;:&quot;assistant&quot;,&quot;content&quot;:&quot;כן, אני יכול לשנות את הממשק לשפה העברית. אני ממילא מבצע את זה עבורך כעת. אם יש לך שאלות או בקשות, אתה יכול להמשיך לשאול בעברית. איך אני יכול לעזור לך?&quot;},{&quot;role&quot;:&quot;user&quot;,&quot;content&quot;:&quot;אני רוצה שתהיה לי את האפשרות להבין את הפונקציות שלך גם בעברית. כעת כל הפונקציות והתפריט שלך אצלי הוא באנגלית. תוכל לשנות לי את זה לעברית או להגיד לי כיצד לבצע את זה שישתנה לעברית?&quot;},{&quot;role&quot;:&quot;assistant&quot;,&quot;content&quot;:&quot;כדי לשנות את השפה של התפריט והממשק לעברית, עליך לעקוב אחרי השלבים הבאים:\n1. עבור לתפריט ההגדרות או לתפריט הפרופיל (בזמן חיבור מהיר אתה יכול ללחוץ על שם המשתמש שלך בחלק העליון).\n2. בחר \&quot;הגדרות\&quot;.\n3. בחר \&quot;שפה\&quot;.\n4. בחר \&quot;עברית\&quot;.\n\nבשלב זה, יש לממשק לרענן את עצמו ולהציג את התפריטים והפונקציות בעברית. אם יש לך עוד שאלות או בקשות, אני כאן כדי לעזור.&quot;},{&quot;role&quot;:&quot;user&quot;,&quot;content&quot;:&quot;בשם הפרופיל שלי לא מופיע כפתוח של הגדרות \nאולי זה נמצא במקום אחר ?&quot;},{&quot;role&quot;:&quot;assistant&quot;,&quot;content&quot;:&quot;מצטער על הבלבול הקודם. אני עוקב אחרי הווידאו ממשק בעברית. כדי לשנות את השפה לעברית, אנא עקוב אחרי השלבים הבאים:\n1. תלחץ על התפריט התחתון בצד הימין התחתון של ממשק הצ'אט.\n2. בתחתית התפריט, תמצא אייקון ההגדרות (סמל הגלגלת).\n3. בתפריט ההגדרות, תלחץ על \&quot;הגדרות צ'אט\&quot;.\n4. בתפריט ההגדרות של הצ'אט, תחפש את האפשרות לשנות את השפה או הלוקליזציה.\n5. תבחר את \&quot;עברית\&quot; כשפה.\n\nבעקבות השלבים הללו, הממשק והתפריטים יוצגו בעברית. אני סלח לך על הבלבול הקודם ותודה על ההבנה. אני פה כדי לעזור אם יש לך שאלות נוספות.&quot;},{&quot;role&quot;:&quot;user&quot;,&quot;content&quot;:&quot;בחלק התחתון של ממשק הצאט איתך אין שום אייקון עם תפריט אולי אתה מתכוון למקום אחר?&quot;},{&quot;role&quot;:&quot;assistant&quot;,&quot;content&quot;:&quot;מתנצל על הדיוק הפחות מדויק בתיאור. בכדי לשנות את השפה לעברית, יש לך לעקוב אחר השלבים הבאים:\n\n1. לחץ על סמל הגלגלת או על שם המשתמש שלך בחלק העליון הימני של ממשק הצ'אט.\n2. בתפריט הנפתח, בחר \&quot;Settings\&quot; או \&quot;הגדרות\&quot;.\n3. בתפריט ההגדרות, חפש את האפשרות לשנות את השפה או הלוקליזציה.\n4. בחר \&quot;עברית\&quot; כשפה.\n\nאני מקווה שהוראות אלו יסייעו לך לשנות את השפה לעברית בממשק הצ'אט. אם יש לך עוד שאלות או בקשות, אני כאן כדי לעזור.&quot;},{&quot;role&quot;:&quot;user&quot;,&quot;content&quot;:&quot;צר לי אני לא מוצא. תוכל לשלוח לי בבקשה לינק של ההגדרות שלך ומשם אנסה להגיע לבד?&quot;},{&quot;role&quot;:&quot;assistant&quot;,&quot;content&quot;:&quot;מצטער על הבלבול. אני כאן כדי לעזור. אנא נסה ללחוץ על הקישור הבא:\n[הגדרות הצ'אט בעברית](https://app.openai.com/settings/chat)\n\nשמח לעזור ואם יש לך שאלות נוספות, אנא תגיב.&quot;}]},{&quot;id&quot;:&quot;qmjIcC9WtqXFADz3ItkhM&quot;,&quot;contextType&quot;:&quot;CONTEXT_NONE&quot;,&quot;context&quot;:&quot;&quot;,&quot;messages&quot;:[{&quot;role&quot;:&quot;user&quot;,&quot;content&quot;:&quot;אני מעוניין שהוורד יציג לי שני עמודים בתצוגה מלאה, ומשום מה הוא מציג לי אותם בצורה מאוד קטנה. מה הפונקציה שמפריעה לו להציג לי שני עמודים זה לצד זה על פני כל המסך?&quot;},{&quot;role&quot;:&quot;assistant&quot;,&quot;content&quot;:&quot;כדי להציג שני עמודים זה לצד זה בתצוגה מלאה בוורד, תוכל לנסות את הצעדים הבאים:\n\n1. בחלק העליון של וורד, לחץ על הכרטיסיות \&quot;תצוגה\&quot; או \&quot;View\&quot; בתפריט העליון.\n2. בקטע הגוף של תפריט התצוגה, תבדוק אם האופציה \&quot;צפה במסמך בעורך מלא\&quot; או \&quot;View document in full editor\&quot; מופעלת. אם לא, תפעיל את האפשרות הזו.\n3. באותו קטע הגוף, תבדוק אם יש אפשרות כלשהי לשנות או להתאים את ערכת הצגת המסמך. יתכן ותוכל לבחור אפשרות כמו \&quot;אופציות תצוגה\&quot; או \&quot;Display options\&quot; כדי להתאים את התצוגה בהתאם לצרכיך.\n\nאנא שים לב שהממשק של וורד עשוי להשתנות מעט בהתאם לגרסת התוכנה או לממשק הגרפי שבו אתה בודק את המסמך. אם אין לך את האפשרות להציג שני עמודים זה לצד זה בתצוגה מלאה, תוכל לנסות להגדיר את ערכת הצגת המסמך להקפיץ גודל הפונטים או להתאים אותם על מנת שהמסמך יוצג בצורה נוחה יותר עבורך.\n\nאם יש לך שאלות נוספות, אנא תגיב ואנסה לעזור.&quot;},{&quot;role&quot;:&quot;user&quot;,&quot;content&quot;:&quot;תוכל לבדוק את זה על הוורד שלי. או לבצע עבורי פקודה זו? כאן על המסמך הזה?&quot;},{&quot;role&quot;:&quot;assistant&quot;,&quot;content&quot;:&quot;כן, אני יכול לבדוק את זה על המסמך הנוכחי. אנא המתינה רגע בעודך מסמין את הטקסט שתרצה שאבדוק או לבצע עבורך פקודות נוספות.&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56BB8-9EA3-4EB8-A28D-BA893A36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~WRL2721.tmp</Template>
  <TotalTime>4467</TotalTime>
  <Pages>1</Pages>
  <Words>62755</Words>
  <Characters>264202</Characters>
  <Application>Microsoft Office Word</Application>
  <DocSecurity>0</DocSecurity>
  <Lines>10568</Lines>
  <Paragraphs>9907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37</cp:revision>
  <cp:lastPrinted>2021-03-28T18:58:00Z</cp:lastPrinted>
  <dcterms:created xsi:type="dcterms:W3CDTF">2024-05-22T13:56:00Z</dcterms:created>
  <dcterms:modified xsi:type="dcterms:W3CDTF">2024-06-26T08:57:00Z</dcterms:modified>
</cp:coreProperties>
</file>